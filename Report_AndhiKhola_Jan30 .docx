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153F7"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FD42C"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F8FBA"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535D4F4C" w:rsidR="00FC0085" w:rsidRPr="006D015F" w:rsidRDefault="008F6CE4" w:rsidP="003E1F10">
      <w:pPr>
        <w:spacing w:before="0" w:after="200"/>
        <w:ind w:right="-1418"/>
        <w:rPr>
          <w:rFonts w:cs="Mangal"/>
          <w:lang w:val="en-GB" w:eastAsia="en-GB" w:bidi="sa-IN"/>
        </w:rPr>
      </w:pPr>
      <w:r>
        <w:rPr>
          <w:noProof/>
          <w:lang w:bidi="ne-NP"/>
        </w:rPr>
        <w:drawing>
          <wp:inline distT="0" distB="0" distL="0" distR="0" wp14:anchorId="175DB09F" wp14:editId="4F5B7137">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230A18D9" w:rsidR="00AA3B2A" w:rsidRPr="00E1614D" w:rsidRDefault="004C79A5" w:rsidP="00FC0085">
      <w:pPr>
        <w:spacing w:before="240" w:after="0" w:line="240" w:lineRule="auto"/>
        <w:jc w:val="right"/>
        <w:rPr>
          <w:b/>
          <w:bCs/>
          <w:caps/>
          <w:color w:val="000000"/>
          <w:sz w:val="28"/>
          <w:szCs w:val="30"/>
        </w:rPr>
      </w:pPr>
      <w:r w:rsidRPr="00E1614D">
        <w:rPr>
          <w:b/>
          <w:bCs/>
          <w:caps/>
          <w:color w:val="000000"/>
          <w:sz w:val="28"/>
          <w:szCs w:val="30"/>
        </w:rPr>
        <w:t>ANDHI</w:t>
      </w:r>
      <w:r w:rsidR="00AA3B2A" w:rsidRPr="00E1614D">
        <w:rPr>
          <w:b/>
          <w:bCs/>
          <w:caps/>
          <w:color w:val="000000"/>
          <w:sz w:val="28"/>
          <w:szCs w:val="30"/>
        </w:rPr>
        <w:t xml:space="preserve"> KHOLA HYDROPOWER PROJECT (</w:t>
      </w:r>
      <w:r w:rsidRPr="00E1614D">
        <w:rPr>
          <w:b/>
          <w:bCs/>
          <w:caps/>
          <w:color w:val="000000"/>
          <w:sz w:val="28"/>
          <w:szCs w:val="30"/>
        </w:rPr>
        <w:t>9.4</w:t>
      </w:r>
      <w:del w:id="7" w:author="Kumar Baral" w:date="2022-12-13T12:06:00Z">
        <w:r w:rsidR="00AA3B2A" w:rsidRPr="00E1614D" w:rsidDel="00C4753F">
          <w:rPr>
            <w:b/>
            <w:bCs/>
            <w:caps/>
            <w:color w:val="000000"/>
            <w:sz w:val="28"/>
            <w:szCs w:val="30"/>
          </w:rPr>
          <w:delText>57.3</w:delText>
        </w:r>
      </w:del>
      <w:r w:rsidR="00AA3B2A" w:rsidRPr="00E1614D">
        <w:rPr>
          <w:b/>
          <w:bCs/>
          <w:caps/>
          <w:color w:val="000000"/>
          <w:sz w:val="28"/>
          <w:szCs w:val="30"/>
        </w:rPr>
        <w:t xml:space="preserve"> MW)</w:t>
      </w:r>
    </w:p>
    <w:p w14:paraId="0FF02F2F" w14:textId="79010995" w:rsidR="00FC0085" w:rsidRPr="00E1614D" w:rsidRDefault="004C79A5" w:rsidP="00FC0085">
      <w:pPr>
        <w:spacing w:before="240" w:after="0" w:line="240" w:lineRule="auto"/>
        <w:jc w:val="right"/>
        <w:rPr>
          <w:b/>
          <w:bCs/>
          <w:color w:val="000000"/>
          <w:sz w:val="24"/>
          <w:szCs w:val="30"/>
        </w:rPr>
      </w:pPr>
      <w:r w:rsidRPr="00E1614D">
        <w:rPr>
          <w:b/>
          <w:bCs/>
          <w:color w:val="000000"/>
          <w:sz w:val="24"/>
          <w:szCs w:val="30"/>
        </w:rPr>
        <w:t>SYANGJA</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8"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9" w:author="Kumar Baral" w:date="2023-01-25T15:04:00Z">
        <w:r w:rsidR="009B11E9" w:rsidRPr="00E1614D">
          <w:rPr>
            <w:rFonts w:cs="Mangal"/>
            <w:b/>
            <w:sz w:val="24"/>
            <w:lang w:val="en-GB" w:eastAsia="en-GB" w:bidi="sa-IN"/>
          </w:rPr>
          <w:t>3</w:t>
        </w:r>
      </w:ins>
      <w:del w:id="10"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6108093A"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943C41" w:rsidRPr="00E1614D">
        <w:rPr>
          <w:rFonts w:ascii="Gill Sans MT" w:hAnsi="Gill Sans MT" w:cs="Arial"/>
          <w:color w:val="000000"/>
          <w:sz w:val="32"/>
          <w:szCs w:val="32"/>
        </w:rPr>
        <w:lastRenderedPageBreak/>
        <w:t>ANDHI</w:t>
      </w:r>
      <w:r w:rsidR="002B4690" w:rsidRPr="00E1614D">
        <w:rPr>
          <w:rFonts w:ascii="Gill Sans MT" w:hAnsi="Gill Sans MT" w:cs="Arial"/>
          <w:color w:val="000000"/>
          <w:sz w:val="32"/>
          <w:szCs w:val="32"/>
        </w:rPr>
        <w:t xml:space="preserve"> KHOLA HYDROPOWER PROJECT (</w:t>
      </w:r>
      <w:r w:rsidR="00943C41" w:rsidRPr="00E1614D">
        <w:rPr>
          <w:rFonts w:ascii="Gill Sans MT" w:hAnsi="Gill Sans MT" w:cs="Arial"/>
          <w:color w:val="000000"/>
          <w:sz w:val="32"/>
          <w:szCs w:val="32"/>
        </w:rPr>
        <w:t>9.4</w:t>
      </w:r>
      <w:del w:id="11" w:author="Kumar Baral" w:date="2022-12-13T12:06:00Z">
        <w:r w:rsidR="002B4690" w:rsidRPr="00E1614D" w:rsidDel="00C4753F">
          <w:rPr>
            <w:rFonts w:ascii="Gill Sans MT" w:hAnsi="Gill Sans MT" w:cs="Arial"/>
            <w:color w:val="000000"/>
            <w:sz w:val="32"/>
            <w:szCs w:val="32"/>
          </w:rPr>
          <w:delText>57.3</w:delText>
        </w:r>
      </w:del>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071C5F36" w:rsidR="00CA7B91" w:rsidRPr="00E1614D" w:rsidRDefault="00CA7B91" w:rsidP="00CA7B91">
      <w:pPr>
        <w:spacing w:before="240" w:after="0"/>
        <w:jc w:val="right"/>
        <w:rPr>
          <w:b/>
          <w:bCs/>
          <w:caps/>
          <w:color w:val="000000"/>
          <w:sz w:val="32"/>
          <w:szCs w:val="32"/>
        </w:rPr>
      </w:pPr>
      <w:r w:rsidRPr="00E1614D">
        <w:rPr>
          <w:b/>
          <w:bCs/>
          <w:caps/>
          <w:color w:val="000000"/>
          <w:sz w:val="32"/>
          <w:szCs w:val="32"/>
        </w:rPr>
        <w:t xml:space="preserve">UPDATED FEASIBILITY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12"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13" w:author="Kumar Baral" w:date="2023-01-25T15:18:00Z"/>
          <w:b/>
          <w:bCs/>
          <w:caps/>
          <w:color w:val="000000"/>
          <w:sz w:val="32"/>
          <w:szCs w:val="32"/>
        </w:rPr>
      </w:pPr>
    </w:p>
    <w:p w14:paraId="7B28DD9E" w14:textId="231DF802" w:rsidR="00CA7B91" w:rsidRPr="00E1614D" w:rsidRDefault="00CA7B91" w:rsidP="00CA7B91">
      <w:pPr>
        <w:pStyle w:val="Subtitle"/>
        <w:spacing w:before="240"/>
        <w:ind w:right="33"/>
        <w:jc w:val="right"/>
        <w:rPr>
          <w:ins w:id="14" w:author="Kumar Baral" w:date="2023-01-25T15:18:00Z"/>
          <w:rFonts w:ascii="Gill Sans MT" w:hAnsi="Gill Sans MT" w:cs="Arial"/>
          <w:color w:val="000000"/>
          <w:sz w:val="24"/>
        </w:rPr>
      </w:pPr>
      <w:del w:id="15" w:author="Kumar Baral" w:date="2023-01-25T15:18:00Z">
        <w:r w:rsidRPr="00E1614D" w:rsidDel="00674AAA">
          <w:rPr>
            <w:rFonts w:ascii="Gill Sans MT" w:hAnsi="Gill Sans MT" w:cs="Arial"/>
            <w:color w:val="000000"/>
            <w:sz w:val="24"/>
          </w:rPr>
          <w:delText>F</w:delText>
        </w:r>
      </w:del>
      <w:ins w:id="16" w:author="Kumar Baral" w:date="2023-01-25T15:18:00Z">
        <w:r w:rsidR="00674AAA" w:rsidRPr="00E1614D">
          <w:rPr>
            <w:rFonts w:ascii="Gill Sans MT" w:hAnsi="Gill Sans MT" w:cs="Arial"/>
            <w:color w:val="000000"/>
            <w:sz w:val="24"/>
          </w:rPr>
          <w:t>Main</w:t>
        </w:r>
      </w:ins>
      <w:del w:id="17" w:author="Kumar Baral" w:date="2023-01-25T15:18:00Z">
        <w:r w:rsidRPr="00E1614D" w:rsidDel="00674AAA">
          <w:rPr>
            <w:rFonts w:ascii="Gill Sans MT" w:hAnsi="Gill Sans MT" w:cs="Arial"/>
            <w:color w:val="000000"/>
            <w:sz w:val="24"/>
          </w:rPr>
          <w:delText>inal</w:delText>
        </w:r>
      </w:del>
      <w:r w:rsidRPr="00E1614D">
        <w:rPr>
          <w:rFonts w:ascii="Gill Sans MT" w:hAnsi="Gill Sans MT" w:cs="Arial"/>
          <w:color w:val="000000"/>
          <w:sz w:val="24"/>
        </w:rPr>
        <w:t xml:space="preserve"> Report</w:t>
      </w:r>
    </w:p>
    <w:p w14:paraId="4FC01D26" w14:textId="54792F02" w:rsidR="00674AAA" w:rsidRPr="00E1614D" w:rsidRDefault="00674AAA" w:rsidP="00CA7B91">
      <w:pPr>
        <w:pStyle w:val="Subtitle"/>
        <w:spacing w:before="240"/>
        <w:ind w:right="33"/>
        <w:jc w:val="right"/>
        <w:rPr>
          <w:ins w:id="18"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19"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20" w:author="Kumar Baral" w:date="2023-01-25T15:17:00Z">
              <w:r w:rsidRPr="00E1614D" w:rsidDel="00674AAA">
                <w:rPr>
                  <w:sz w:val="24"/>
                  <w:szCs w:val="24"/>
                </w:rPr>
                <w:delText>Saphal Lamichhane</w:delText>
              </w:r>
            </w:del>
            <w:ins w:id="21"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22" w:author="Kumar Baral" w:date="2023-01-25T15:16:00Z"/>
                <w:sz w:val="24"/>
                <w:szCs w:val="24"/>
              </w:rPr>
            </w:pPr>
            <w:del w:id="23" w:author="Kumar Baral" w:date="2023-01-25T15:16:00Z">
              <w:r w:rsidRPr="00E1614D" w:rsidDel="00674AAA">
                <w:rPr>
                  <w:sz w:val="24"/>
                  <w:szCs w:val="24"/>
                </w:rPr>
                <w:delText>Shyam Bhusal</w:delText>
              </w:r>
            </w:del>
          </w:p>
          <w:p w14:paraId="4AA6C3C3" w14:textId="2D95970A" w:rsidR="00C767C4" w:rsidRPr="00E1614D" w:rsidRDefault="00C767C4" w:rsidP="00E9411B">
            <w:pPr>
              <w:spacing w:before="0" w:after="0" w:line="360" w:lineRule="auto"/>
              <w:jc w:val="left"/>
              <w:rPr>
                <w:sz w:val="24"/>
                <w:szCs w:val="24"/>
              </w:rPr>
            </w:pPr>
            <w:del w:id="24" w:author="Kumar Baral" w:date="2023-01-25T15:16:00Z">
              <w:r w:rsidRPr="00E1614D" w:rsidDel="00674AAA">
                <w:rPr>
                  <w:sz w:val="24"/>
                  <w:szCs w:val="24"/>
                </w:rPr>
                <w:delText>Subas Chandra Sunwar</w:delText>
              </w:r>
            </w:del>
            <w:r w:rsidR="00157A8B" w:rsidRPr="00E1614D">
              <w:rPr>
                <w:sz w:val="24"/>
                <w:szCs w:val="24"/>
              </w:rPr>
              <w:t>Kumar Baral</w:t>
            </w:r>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25"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26" w:author="Kumar Baral" w:date="2023-01-25T15:16:00Z"/>
                <w:sz w:val="24"/>
                <w:szCs w:val="24"/>
              </w:rPr>
            </w:pPr>
            <w:ins w:id="27" w:author="Kumar Baral" w:date="2023-01-25T15:16:00Z">
              <w:r w:rsidRPr="00E1614D">
                <w:rPr>
                  <w:sz w:val="24"/>
                  <w:szCs w:val="24"/>
                </w:rPr>
                <w:t>Recommended By:</w:t>
              </w:r>
            </w:ins>
          </w:p>
        </w:tc>
        <w:tc>
          <w:tcPr>
            <w:tcW w:w="2835" w:type="dxa"/>
            <w:shd w:val="clear" w:color="auto" w:fill="auto"/>
            <w:vAlign w:val="center"/>
          </w:tcPr>
          <w:p w14:paraId="657C0932" w14:textId="77777777" w:rsidR="00674AAA" w:rsidRPr="00E1614D" w:rsidRDefault="00674AAA" w:rsidP="00E9411B">
            <w:pPr>
              <w:spacing w:before="0" w:after="0" w:line="360" w:lineRule="auto"/>
              <w:jc w:val="left"/>
              <w:rPr>
                <w:sz w:val="24"/>
                <w:szCs w:val="24"/>
              </w:rPr>
            </w:pPr>
            <w:proofErr w:type="spellStart"/>
            <w:ins w:id="28" w:author="Kumar Baral" w:date="2023-01-25T15:16:00Z">
              <w:r w:rsidRPr="00E1614D">
                <w:rPr>
                  <w:sz w:val="24"/>
                  <w:szCs w:val="24"/>
                </w:rPr>
                <w:t>Shyam</w:t>
              </w:r>
              <w:proofErr w:type="spellEnd"/>
              <w:r w:rsidRPr="00E1614D">
                <w:rPr>
                  <w:sz w:val="24"/>
                  <w:szCs w:val="24"/>
                </w:rPr>
                <w:t xml:space="preserve"> </w:t>
              </w:r>
            </w:ins>
            <w:r w:rsidR="00943C41" w:rsidRPr="00E1614D">
              <w:rPr>
                <w:sz w:val="24"/>
                <w:szCs w:val="24"/>
              </w:rPr>
              <w:t xml:space="preserve">Prasad </w:t>
            </w:r>
            <w:proofErr w:type="spellStart"/>
            <w:ins w:id="29" w:author="Kumar Baral" w:date="2023-01-25T15:16:00Z">
              <w:r w:rsidRPr="00E1614D">
                <w:rPr>
                  <w:sz w:val="24"/>
                  <w:szCs w:val="24"/>
                </w:rPr>
                <w:t>Bhusal</w:t>
              </w:r>
            </w:ins>
            <w:proofErr w:type="spellEnd"/>
          </w:p>
          <w:p w14:paraId="5BE8D803" w14:textId="7178F863" w:rsidR="00157A8B" w:rsidRPr="00E1614D" w:rsidRDefault="00157A8B" w:rsidP="00E9411B">
            <w:pPr>
              <w:spacing w:before="0" w:after="0" w:line="360" w:lineRule="auto"/>
              <w:jc w:val="left"/>
              <w:rPr>
                <w:ins w:id="30" w:author="Kumar Baral" w:date="2023-01-25T15:16:00Z"/>
                <w:sz w:val="24"/>
                <w:szCs w:val="24"/>
              </w:rPr>
            </w:pPr>
            <w:proofErr w:type="spellStart"/>
            <w:r w:rsidRPr="00E1614D">
              <w:rPr>
                <w:sz w:val="24"/>
                <w:szCs w:val="24"/>
              </w:rPr>
              <w:t>Saroj</w:t>
            </w:r>
            <w:proofErr w:type="spellEnd"/>
            <w:r w:rsidRPr="00E1614D">
              <w:rPr>
                <w:sz w:val="24"/>
                <w:szCs w:val="24"/>
              </w:rPr>
              <w:t xml:space="preserve"> Lal Shrestha</w:t>
            </w:r>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31"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32"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0706EE46" w:rsidR="00CA7B91" w:rsidRPr="0066645A" w:rsidRDefault="00943C41" w:rsidP="00E9411B">
            <w:pPr>
              <w:spacing w:before="0" w:after="0" w:line="360" w:lineRule="auto"/>
              <w:jc w:val="left"/>
              <w:rPr>
                <w:sz w:val="24"/>
                <w:szCs w:val="24"/>
              </w:rPr>
            </w:pPr>
            <w:r w:rsidRPr="00E1614D">
              <w:rPr>
                <w:sz w:val="24"/>
                <w:szCs w:val="24"/>
              </w:rPr>
              <w:t>Bharat Raj Pandey</w:t>
            </w:r>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33" w:author="Kumar Baral" w:date="2023-01-25T15:18:00Z"/>
          <w:b/>
          <w:sz w:val="24"/>
        </w:rPr>
      </w:pPr>
    </w:p>
    <w:p w14:paraId="6871A8E8" w14:textId="77D7BA3A" w:rsidR="00674AAA" w:rsidRDefault="00674AAA" w:rsidP="00CA7B91">
      <w:pPr>
        <w:rPr>
          <w:ins w:id="34" w:author="Kumar Baral" w:date="2023-01-25T15:18:00Z"/>
          <w:b/>
          <w:sz w:val="24"/>
        </w:rPr>
      </w:pPr>
    </w:p>
    <w:p w14:paraId="2A102886" w14:textId="77777777" w:rsidR="00674AAA" w:rsidRDefault="00674AAA" w:rsidP="00CA7B91">
      <w:pPr>
        <w:rPr>
          <w:ins w:id="35"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36" w:author="Kumar Baral" w:date="2023-01-25T15:04:00Z">
        <w:r w:rsidDel="009B11E9">
          <w:rPr>
            <w:b/>
            <w:sz w:val="24"/>
          </w:rPr>
          <w:delText>June</w:delText>
        </w:r>
        <w:r w:rsidR="00CA7B91" w:rsidDel="009B11E9">
          <w:rPr>
            <w:b/>
            <w:sz w:val="24"/>
          </w:rPr>
          <w:delText xml:space="preserve"> </w:delText>
        </w:r>
      </w:del>
      <w:r w:rsidR="004C79A5">
        <w:rPr>
          <w:b/>
          <w:sz w:val="24"/>
        </w:rPr>
        <w:t>Febru</w:t>
      </w:r>
      <w:ins w:id="37" w:author="Kumar Baral" w:date="2023-01-25T15:04:00Z">
        <w:r w:rsidR="009B11E9">
          <w:rPr>
            <w:b/>
            <w:sz w:val="24"/>
          </w:rPr>
          <w:t xml:space="preserve">ary </w:t>
        </w:r>
      </w:ins>
      <w:r w:rsidR="00CA7B91">
        <w:rPr>
          <w:b/>
          <w:sz w:val="24"/>
        </w:rPr>
        <w:t>202</w:t>
      </w:r>
      <w:ins w:id="38" w:author="Kumar Baral" w:date="2023-01-25T15:05:00Z">
        <w:r w:rsidR="009B11E9">
          <w:rPr>
            <w:b/>
            <w:sz w:val="24"/>
          </w:rPr>
          <w:t>3</w:t>
        </w:r>
      </w:ins>
      <w:del w:id="39"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40" w:name="_Toc126057920"/>
      <w:r w:rsidRPr="00E1614D">
        <w:rPr>
          <w:caps w:val="0"/>
        </w:rPr>
        <w:lastRenderedPageBreak/>
        <w:t>LIST OF ACRONYMS</w:t>
      </w:r>
      <w:bookmarkEnd w:id="1"/>
      <w:bookmarkEnd w:id="40"/>
    </w:p>
    <w:p w14:paraId="02C2327A" w14:textId="77777777" w:rsidR="005B3316" w:rsidRPr="00E1614D"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6F17318F" w14:textId="77777777" w:rsidR="005B3316" w:rsidRPr="00E1614D" w:rsidRDefault="005B3316" w:rsidP="006D5FCE">
      <w:pPr>
        <w:spacing w:before="0" w:after="0"/>
        <w:jc w:val="left"/>
        <w:rPr>
          <w:szCs w:val="22"/>
        </w:rPr>
      </w:pPr>
      <w:r w:rsidRPr="00E1614D">
        <w:rPr>
          <w:szCs w:val="22"/>
        </w:rPr>
        <w:t>ASCE</w:t>
      </w:r>
      <w:r w:rsidRPr="00E1614D">
        <w:rPr>
          <w:szCs w:val="22"/>
        </w:rPr>
        <w:tab/>
      </w:r>
      <w:r w:rsidRPr="00E1614D">
        <w:rPr>
          <w:szCs w:val="22"/>
        </w:rPr>
        <w:tab/>
      </w:r>
      <w:r w:rsidRPr="00E1614D">
        <w:rPr>
          <w:szCs w:val="22"/>
        </w:rPr>
        <w:tab/>
        <w:t>American Society of Civil Engineers</w:t>
      </w:r>
    </w:p>
    <w:p w14:paraId="67D5207A" w14:textId="77777777" w:rsidR="001C408B" w:rsidRPr="00E1614D" w:rsidRDefault="001C408B" w:rsidP="006D5FCE">
      <w:pPr>
        <w:spacing w:before="0" w:after="0"/>
        <w:jc w:val="left"/>
        <w:rPr>
          <w:szCs w:val="22"/>
        </w:rPr>
      </w:pPr>
      <w:r w:rsidRPr="00E1614D">
        <w:rPr>
          <w:szCs w:val="22"/>
        </w:rPr>
        <w:t>AR</w:t>
      </w:r>
      <w:r w:rsidRPr="00E1614D">
        <w:rPr>
          <w:szCs w:val="22"/>
        </w:rPr>
        <w:tab/>
      </w:r>
      <w:r w:rsidRPr="00E1614D">
        <w:rPr>
          <w:szCs w:val="22"/>
        </w:rPr>
        <w:tab/>
      </w:r>
      <w:r w:rsidRPr="00E1614D">
        <w:rPr>
          <w:szCs w:val="22"/>
        </w:rPr>
        <w:tab/>
        <w:t>Access Road</w:t>
      </w:r>
    </w:p>
    <w:p w14:paraId="764BDDE1" w14:textId="77777777" w:rsidR="005B3316" w:rsidRPr="00E1614D" w:rsidRDefault="005B3316" w:rsidP="006D5FCE">
      <w:pPr>
        <w:spacing w:before="0" w:after="0"/>
        <w:jc w:val="left"/>
        <w:rPr>
          <w:szCs w:val="22"/>
        </w:rPr>
      </w:pPr>
      <w:r w:rsidRPr="00E1614D">
        <w:rPr>
          <w:szCs w:val="22"/>
        </w:rPr>
        <w:t>B/C</w:t>
      </w:r>
      <w:r w:rsidRPr="00E1614D">
        <w:rPr>
          <w:szCs w:val="22"/>
        </w:rPr>
        <w:tab/>
      </w:r>
      <w:r w:rsidRPr="00E1614D">
        <w:rPr>
          <w:szCs w:val="22"/>
        </w:rPr>
        <w:tab/>
      </w:r>
      <w:r w:rsidRPr="00E1614D">
        <w:rPr>
          <w:szCs w:val="22"/>
        </w:rPr>
        <w:tab/>
        <w:t xml:space="preserve">Benefit/Cost </w:t>
      </w:r>
    </w:p>
    <w:p w14:paraId="578C00B7" w14:textId="77777777" w:rsidR="005B3316" w:rsidRPr="00E1614D" w:rsidRDefault="005B3316" w:rsidP="006D5FCE">
      <w:pPr>
        <w:spacing w:before="0" w:after="0"/>
        <w:jc w:val="left"/>
        <w:rPr>
          <w:szCs w:val="22"/>
        </w:rPr>
      </w:pPr>
      <w:r w:rsidRPr="00E1614D">
        <w:rPr>
          <w:szCs w:val="22"/>
        </w:rPr>
        <w:t>BL</w:t>
      </w:r>
      <w:r w:rsidRPr="00E1614D">
        <w:rPr>
          <w:szCs w:val="22"/>
        </w:rPr>
        <w:tab/>
      </w:r>
      <w:r w:rsidRPr="00E1614D">
        <w:rPr>
          <w:szCs w:val="22"/>
        </w:rPr>
        <w:tab/>
      </w:r>
      <w:r w:rsidRPr="00E1614D">
        <w:rPr>
          <w:szCs w:val="22"/>
        </w:rPr>
        <w:tab/>
        <w:t>Base Line</w:t>
      </w:r>
    </w:p>
    <w:p w14:paraId="31044F9D" w14:textId="77777777" w:rsidR="001C408B" w:rsidRPr="00E1614D" w:rsidRDefault="001C408B" w:rsidP="006D5FCE">
      <w:pPr>
        <w:spacing w:before="0" w:after="0"/>
        <w:jc w:val="left"/>
        <w:rPr>
          <w:szCs w:val="22"/>
        </w:rPr>
      </w:pPr>
      <w:r w:rsidRPr="00E1614D">
        <w:rPr>
          <w:szCs w:val="22"/>
        </w:rPr>
        <w:t>BM</w:t>
      </w:r>
      <w:r w:rsidRPr="00E1614D">
        <w:rPr>
          <w:szCs w:val="22"/>
        </w:rPr>
        <w:tab/>
      </w:r>
      <w:r w:rsidRPr="00E1614D">
        <w:rPr>
          <w:szCs w:val="22"/>
        </w:rPr>
        <w:tab/>
      </w:r>
      <w:r w:rsidRPr="00E1614D">
        <w:rPr>
          <w:szCs w:val="22"/>
        </w:rPr>
        <w:tab/>
        <w:t>Bench Mark</w:t>
      </w:r>
    </w:p>
    <w:p w14:paraId="0D6EF96E" w14:textId="77777777" w:rsidR="005B3316" w:rsidRPr="00E1614D" w:rsidRDefault="005B3316" w:rsidP="006D5FCE">
      <w:pPr>
        <w:spacing w:before="0" w:after="0"/>
        <w:jc w:val="left"/>
        <w:rPr>
          <w:szCs w:val="22"/>
        </w:rPr>
      </w:pPr>
      <w:r w:rsidRPr="00E1614D">
        <w:rPr>
          <w:szCs w:val="22"/>
        </w:rPr>
        <w:t>BoQ</w:t>
      </w:r>
      <w:r w:rsidRPr="00E1614D">
        <w:rPr>
          <w:szCs w:val="22"/>
        </w:rPr>
        <w:tab/>
      </w:r>
      <w:r w:rsidRPr="00E1614D">
        <w:rPr>
          <w:szCs w:val="22"/>
        </w:rPr>
        <w:tab/>
      </w:r>
      <w:r w:rsidRPr="00E1614D">
        <w:rPr>
          <w:szCs w:val="22"/>
        </w:rPr>
        <w:tab/>
        <w:t>Bill of Quantities</w:t>
      </w:r>
    </w:p>
    <w:p w14:paraId="08BF8459" w14:textId="77777777" w:rsidR="005B3316" w:rsidRPr="00E1614D" w:rsidRDefault="005B3316" w:rsidP="006D5FCE">
      <w:pPr>
        <w:spacing w:before="0" w:after="0"/>
        <w:jc w:val="left"/>
        <w:rPr>
          <w:szCs w:val="22"/>
        </w:rPr>
      </w:pPr>
      <w:r w:rsidRPr="00E1614D">
        <w:rPr>
          <w:szCs w:val="22"/>
        </w:rPr>
        <w:t>CBR</w:t>
      </w:r>
      <w:r w:rsidRPr="00E1614D">
        <w:rPr>
          <w:szCs w:val="22"/>
        </w:rPr>
        <w:tab/>
      </w:r>
      <w:r w:rsidRPr="00E1614D">
        <w:rPr>
          <w:szCs w:val="22"/>
        </w:rPr>
        <w:tab/>
      </w:r>
      <w:r w:rsidRPr="00E1614D">
        <w:rPr>
          <w:szCs w:val="22"/>
        </w:rPr>
        <w:tab/>
        <w:t>California Bearing Ratio</w:t>
      </w:r>
    </w:p>
    <w:p w14:paraId="36450766" w14:textId="77777777" w:rsidR="005B3316" w:rsidRPr="00E1614D" w:rsidRDefault="005B3316" w:rsidP="006D5FCE">
      <w:pPr>
        <w:spacing w:before="0" w:after="0"/>
        <w:jc w:val="left"/>
        <w:rPr>
          <w:szCs w:val="22"/>
        </w:rPr>
      </w:pPr>
      <w:r w:rsidRPr="00E1614D">
        <w:rPr>
          <w:szCs w:val="22"/>
        </w:rPr>
        <w:t xml:space="preserve">DBM </w:t>
      </w:r>
      <w:r w:rsidRPr="00E1614D">
        <w:rPr>
          <w:szCs w:val="22"/>
        </w:rPr>
        <w:tab/>
      </w:r>
      <w:r w:rsidRPr="00E1614D">
        <w:rPr>
          <w:szCs w:val="22"/>
        </w:rPr>
        <w:tab/>
      </w:r>
      <w:r w:rsidRPr="00E1614D">
        <w:rPr>
          <w:szCs w:val="22"/>
        </w:rPr>
        <w:tab/>
        <w:t xml:space="preserve">Design Base Memorandum </w:t>
      </w:r>
    </w:p>
    <w:p w14:paraId="1139AF52" w14:textId="77777777" w:rsidR="005B3316" w:rsidRPr="00E1614D" w:rsidRDefault="005B3316" w:rsidP="006D5FCE">
      <w:pPr>
        <w:spacing w:before="0" w:after="0"/>
        <w:jc w:val="left"/>
        <w:rPr>
          <w:szCs w:val="22"/>
        </w:rPr>
      </w:pPr>
      <w:r w:rsidRPr="00E1614D">
        <w:rPr>
          <w:szCs w:val="22"/>
        </w:rPr>
        <w:t xml:space="preserve">DC </w:t>
      </w:r>
      <w:r w:rsidRPr="00E1614D">
        <w:rPr>
          <w:szCs w:val="22"/>
        </w:rPr>
        <w:tab/>
      </w:r>
      <w:r w:rsidRPr="00E1614D">
        <w:rPr>
          <w:szCs w:val="22"/>
        </w:rPr>
        <w:tab/>
      </w:r>
      <w:r w:rsidRPr="00E1614D">
        <w:rPr>
          <w:szCs w:val="22"/>
        </w:rPr>
        <w:tab/>
        <w:t>Direct Current</w:t>
      </w:r>
    </w:p>
    <w:p w14:paraId="6D079967" w14:textId="77777777" w:rsidR="005B3316" w:rsidRPr="00E1614D" w:rsidRDefault="005B3316" w:rsidP="006D5FCE">
      <w:pPr>
        <w:spacing w:before="0" w:after="0"/>
        <w:jc w:val="left"/>
        <w:rPr>
          <w:szCs w:val="22"/>
        </w:rPr>
      </w:pPr>
      <w:r w:rsidRPr="00E1614D">
        <w:rPr>
          <w:rFonts w:cs="Arial"/>
          <w:bCs/>
        </w:rPr>
        <w:t>DCPT</w:t>
      </w:r>
      <w:r w:rsidRPr="00E1614D">
        <w:rPr>
          <w:rFonts w:cs="Arial"/>
          <w:bCs/>
        </w:rPr>
        <w:tab/>
      </w:r>
      <w:r w:rsidRPr="00E1614D">
        <w:rPr>
          <w:rFonts w:cs="Arial"/>
          <w:bCs/>
        </w:rPr>
        <w:tab/>
      </w:r>
      <w:r w:rsidRPr="00E1614D">
        <w:rPr>
          <w:rFonts w:cs="Arial"/>
          <w:bCs/>
        </w:rPr>
        <w:tab/>
        <w:t>Dynamic Core Penetration Test</w:t>
      </w:r>
    </w:p>
    <w:p w14:paraId="57950299" w14:textId="77777777" w:rsidR="005B3316" w:rsidRPr="00E1614D" w:rsidRDefault="005B3316" w:rsidP="006D5FCE">
      <w:pPr>
        <w:spacing w:before="0" w:after="0"/>
        <w:jc w:val="left"/>
        <w:rPr>
          <w:szCs w:val="22"/>
        </w:rPr>
      </w:pPr>
      <w:r w:rsidRPr="00E1614D">
        <w:rPr>
          <w:szCs w:val="22"/>
        </w:rPr>
        <w:t>DDR</w:t>
      </w:r>
      <w:r w:rsidRPr="00E1614D">
        <w:rPr>
          <w:szCs w:val="22"/>
        </w:rPr>
        <w:tab/>
      </w:r>
      <w:r w:rsidRPr="00E1614D">
        <w:rPr>
          <w:szCs w:val="22"/>
        </w:rPr>
        <w:tab/>
      </w:r>
      <w:r w:rsidRPr="00E1614D">
        <w:rPr>
          <w:szCs w:val="22"/>
        </w:rPr>
        <w:tab/>
        <w:t>Detailed Design Report</w:t>
      </w:r>
    </w:p>
    <w:p w14:paraId="0A917CEE" w14:textId="77777777" w:rsidR="005B3316" w:rsidRPr="00E1614D" w:rsidRDefault="005B3316" w:rsidP="006D5FCE">
      <w:pPr>
        <w:spacing w:before="0" w:after="0"/>
        <w:jc w:val="left"/>
        <w:rPr>
          <w:szCs w:val="22"/>
        </w:rPr>
      </w:pPr>
      <w:r w:rsidRPr="00E1614D">
        <w:rPr>
          <w:szCs w:val="22"/>
        </w:rPr>
        <w:t>DEM</w:t>
      </w:r>
      <w:r w:rsidRPr="00E1614D">
        <w:rPr>
          <w:szCs w:val="22"/>
        </w:rPr>
        <w:tab/>
      </w:r>
      <w:r w:rsidRPr="00E1614D">
        <w:rPr>
          <w:szCs w:val="22"/>
        </w:rPr>
        <w:tab/>
      </w:r>
      <w:r w:rsidRPr="00E1614D">
        <w:rPr>
          <w:szCs w:val="22"/>
        </w:rPr>
        <w:tab/>
        <w:t>Digital Elevation Model</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61B3153B" w14:textId="033FC58D" w:rsidR="005B3316" w:rsidRPr="00E1614D" w:rsidRDefault="005B3316" w:rsidP="006D5FCE">
      <w:pPr>
        <w:spacing w:before="0" w:after="0"/>
        <w:jc w:val="left"/>
        <w:rPr>
          <w:szCs w:val="22"/>
        </w:rPr>
      </w:pPr>
      <w:proofErr w:type="spellStart"/>
      <w:r w:rsidRPr="00E1614D">
        <w:rPr>
          <w:szCs w:val="22"/>
        </w:rPr>
        <w:t>DoED</w:t>
      </w:r>
      <w:proofErr w:type="spellEnd"/>
      <w:r w:rsidRPr="00E1614D">
        <w:rPr>
          <w:szCs w:val="22"/>
        </w:rPr>
        <w:tab/>
      </w:r>
      <w:r w:rsidRPr="00E1614D">
        <w:rPr>
          <w:szCs w:val="22"/>
        </w:rPr>
        <w:tab/>
      </w:r>
      <w:r w:rsidRPr="00E1614D">
        <w:rPr>
          <w:szCs w:val="22"/>
        </w:rPr>
        <w:tab/>
        <w:t>Department of Electricity Development</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2E42568C" w14:textId="77777777" w:rsidR="005B3316" w:rsidRPr="00E1614D" w:rsidRDefault="005B3316" w:rsidP="006D5FCE">
      <w:pPr>
        <w:spacing w:before="0" w:after="0"/>
        <w:jc w:val="left"/>
        <w:rPr>
          <w:szCs w:val="22"/>
        </w:rPr>
      </w:pPr>
      <w:r w:rsidRPr="00E1614D">
        <w:rPr>
          <w:szCs w:val="22"/>
        </w:rPr>
        <w:t xml:space="preserve">EDR </w:t>
      </w:r>
      <w:r w:rsidRPr="00E1614D">
        <w:rPr>
          <w:szCs w:val="22"/>
        </w:rPr>
        <w:tab/>
      </w:r>
      <w:r w:rsidRPr="00E1614D">
        <w:rPr>
          <w:szCs w:val="22"/>
        </w:rPr>
        <w:tab/>
      </w:r>
      <w:r w:rsidRPr="00E1614D">
        <w:rPr>
          <w:szCs w:val="22"/>
        </w:rPr>
        <w:tab/>
        <w:t>Eastern Development Region</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6C8C679A" w14:textId="77777777" w:rsidR="005B3316" w:rsidRPr="00E1614D" w:rsidRDefault="005B3316" w:rsidP="006D5FCE">
      <w:pPr>
        <w:spacing w:before="0" w:after="0"/>
        <w:jc w:val="left"/>
        <w:rPr>
          <w:szCs w:val="22"/>
        </w:rPr>
      </w:pPr>
      <w:r w:rsidRPr="00E1614D">
        <w:rPr>
          <w:szCs w:val="22"/>
        </w:rPr>
        <w:t>EIRR</w:t>
      </w:r>
      <w:r w:rsidRPr="00E1614D">
        <w:rPr>
          <w:szCs w:val="22"/>
        </w:rPr>
        <w:tab/>
      </w:r>
      <w:r w:rsidRPr="00E1614D">
        <w:rPr>
          <w:szCs w:val="22"/>
        </w:rPr>
        <w:tab/>
      </w:r>
      <w:r w:rsidRPr="00E1614D">
        <w:rPr>
          <w:szCs w:val="22"/>
        </w:rPr>
        <w:tab/>
        <w:t>Economic Internal Rate of Return</w:t>
      </w:r>
    </w:p>
    <w:p w14:paraId="616F6286" w14:textId="77777777" w:rsidR="005B3316" w:rsidRPr="00E1614D" w:rsidRDefault="005B3316" w:rsidP="006D5FCE">
      <w:pPr>
        <w:spacing w:before="0" w:after="0"/>
        <w:jc w:val="left"/>
        <w:rPr>
          <w:szCs w:val="22"/>
        </w:rPr>
      </w:pPr>
      <w:r w:rsidRPr="00E1614D">
        <w:rPr>
          <w:szCs w:val="22"/>
        </w:rPr>
        <w:t>EPC</w:t>
      </w:r>
      <w:r w:rsidRPr="00E1614D">
        <w:rPr>
          <w:szCs w:val="22"/>
        </w:rPr>
        <w:tab/>
      </w:r>
      <w:r w:rsidRPr="00E1614D">
        <w:rPr>
          <w:szCs w:val="22"/>
        </w:rPr>
        <w:tab/>
      </w:r>
      <w:r w:rsidRPr="00E1614D">
        <w:rPr>
          <w:szCs w:val="22"/>
        </w:rPr>
        <w:tab/>
        <w:t>Engineering, Procurement, Construction</w:t>
      </w:r>
    </w:p>
    <w:p w14:paraId="092397F5" w14:textId="77777777" w:rsidR="005B3316" w:rsidRPr="00E1614D" w:rsidRDefault="005B3316" w:rsidP="006D5FCE">
      <w:pPr>
        <w:spacing w:before="0" w:after="0"/>
        <w:jc w:val="left"/>
        <w:rPr>
          <w:szCs w:val="22"/>
        </w:rPr>
      </w:pPr>
      <w:r w:rsidRPr="00E1614D">
        <w:rPr>
          <w:szCs w:val="22"/>
        </w:rPr>
        <w:t xml:space="preserve">ERMC </w:t>
      </w:r>
      <w:r w:rsidRPr="00E1614D">
        <w:rPr>
          <w:szCs w:val="22"/>
        </w:rPr>
        <w:tab/>
      </w:r>
      <w:r w:rsidRPr="00E1614D">
        <w:rPr>
          <w:szCs w:val="22"/>
        </w:rPr>
        <w:tab/>
      </w:r>
      <w:r w:rsidRPr="00E1614D">
        <w:rPr>
          <w:szCs w:val="22"/>
        </w:rPr>
        <w:tab/>
        <w:t>Environment and Resource Management Consultant</w:t>
      </w:r>
    </w:p>
    <w:p w14:paraId="35894D59" w14:textId="77777777" w:rsidR="005B3316" w:rsidRPr="00E1614D" w:rsidRDefault="005B3316" w:rsidP="006D5FCE">
      <w:pPr>
        <w:spacing w:before="0" w:after="0"/>
        <w:jc w:val="left"/>
        <w:rPr>
          <w:szCs w:val="22"/>
        </w:rPr>
      </w:pPr>
      <w:r w:rsidRPr="00E1614D">
        <w:rPr>
          <w:szCs w:val="22"/>
        </w:rPr>
        <w:t>ERT</w:t>
      </w:r>
      <w:r w:rsidRPr="00E1614D">
        <w:rPr>
          <w:szCs w:val="22"/>
        </w:rPr>
        <w:tab/>
      </w:r>
      <w:r w:rsidRPr="00E1614D">
        <w:rPr>
          <w:szCs w:val="22"/>
        </w:rPr>
        <w:tab/>
      </w:r>
      <w:r w:rsidRPr="00E1614D">
        <w:rPr>
          <w:szCs w:val="22"/>
        </w:rPr>
        <w:tab/>
        <w:t xml:space="preserve">Electric Resistivity Tomography </w:t>
      </w:r>
    </w:p>
    <w:p w14:paraId="6F6923C6" w14:textId="77777777" w:rsidR="005B3316" w:rsidRPr="00E1614D" w:rsidRDefault="005B3316" w:rsidP="006D5FCE">
      <w:pPr>
        <w:spacing w:before="0" w:after="0"/>
        <w:jc w:val="left"/>
        <w:rPr>
          <w:szCs w:val="22"/>
        </w:rPr>
      </w:pPr>
      <w:r w:rsidRPr="00E1614D">
        <w:rPr>
          <w:szCs w:val="22"/>
        </w:rPr>
        <w:t>FAT</w:t>
      </w:r>
      <w:r w:rsidRPr="00E1614D">
        <w:rPr>
          <w:szCs w:val="22"/>
        </w:rPr>
        <w:tab/>
      </w:r>
      <w:r w:rsidRPr="00E1614D">
        <w:rPr>
          <w:szCs w:val="22"/>
        </w:rPr>
        <w:tab/>
      </w:r>
      <w:r w:rsidRPr="00E1614D">
        <w:rPr>
          <w:szCs w:val="22"/>
        </w:rPr>
        <w:tab/>
        <w:t xml:space="preserve">Factory Acceptance Tests </w:t>
      </w:r>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02D19472" w14:textId="77777777" w:rsidR="005B3316" w:rsidRPr="00E1614D" w:rsidRDefault="005B3316" w:rsidP="006D5FCE">
      <w:pPr>
        <w:spacing w:before="0" w:after="0"/>
        <w:jc w:val="left"/>
        <w:rPr>
          <w:szCs w:val="22"/>
        </w:rPr>
      </w:pPr>
      <w:r w:rsidRPr="00E1614D">
        <w:rPr>
          <w:szCs w:val="22"/>
        </w:rPr>
        <w:t>FIDIC</w:t>
      </w:r>
      <w:r w:rsidRPr="00E1614D">
        <w:rPr>
          <w:szCs w:val="22"/>
        </w:rPr>
        <w:tab/>
      </w:r>
      <w:r w:rsidRPr="00E1614D">
        <w:rPr>
          <w:szCs w:val="22"/>
        </w:rPr>
        <w:tab/>
      </w:r>
      <w:r w:rsidRPr="00E1614D">
        <w:rPr>
          <w:szCs w:val="22"/>
        </w:rPr>
        <w:tab/>
        <w:t>International Federation of Consulting Engineers</w:t>
      </w:r>
    </w:p>
    <w:p w14:paraId="3D389A9A" w14:textId="77777777" w:rsidR="00761B9F" w:rsidRPr="00E1614D" w:rsidRDefault="00761B9F" w:rsidP="006D5FCE">
      <w:pPr>
        <w:spacing w:before="0" w:after="0"/>
        <w:jc w:val="left"/>
        <w:rPr>
          <w:szCs w:val="22"/>
        </w:rPr>
      </w:pPr>
      <w:r w:rsidRPr="00E1614D">
        <w:rPr>
          <w:szCs w:val="22"/>
        </w:rPr>
        <w:t>FSR</w:t>
      </w:r>
      <w:r w:rsidRPr="00E1614D">
        <w:rPr>
          <w:szCs w:val="22"/>
        </w:rPr>
        <w:tab/>
      </w:r>
      <w:r w:rsidRPr="00E1614D">
        <w:rPr>
          <w:szCs w:val="22"/>
        </w:rPr>
        <w:tab/>
      </w:r>
      <w:r w:rsidRPr="00E1614D">
        <w:rPr>
          <w:szCs w:val="22"/>
        </w:rPr>
        <w:tab/>
        <w:t>Feasibility Study Report</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6545E974" w14:textId="679B7623" w:rsidR="005B3316" w:rsidRPr="00E1614D" w:rsidRDefault="005B3316" w:rsidP="006D5FCE">
      <w:pPr>
        <w:spacing w:before="0" w:after="0"/>
        <w:jc w:val="left"/>
        <w:rPr>
          <w:szCs w:val="22"/>
        </w:rPr>
      </w:pPr>
      <w:r w:rsidRPr="00E1614D">
        <w:rPr>
          <w:szCs w:val="22"/>
        </w:rPr>
        <w:t>GPS</w:t>
      </w:r>
      <w:r w:rsidRPr="00E1614D">
        <w:rPr>
          <w:szCs w:val="22"/>
        </w:rPr>
        <w:tab/>
      </w:r>
      <w:r w:rsidRPr="00E1614D">
        <w:rPr>
          <w:szCs w:val="22"/>
        </w:rPr>
        <w:tab/>
      </w:r>
      <w:r w:rsidRPr="00E1614D">
        <w:rPr>
          <w:szCs w:val="22"/>
        </w:rPr>
        <w:tab/>
        <w:t>Global Positioning System</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410D541B" w14:textId="19D58BA3" w:rsidR="005B3316" w:rsidRPr="00E1614D" w:rsidRDefault="005B3316" w:rsidP="006D5FCE">
      <w:pPr>
        <w:spacing w:before="0" w:after="0"/>
        <w:jc w:val="left"/>
        <w:rPr>
          <w:szCs w:val="22"/>
        </w:rPr>
      </w:pPr>
      <w:r w:rsidRPr="00E1614D">
        <w:rPr>
          <w:szCs w:val="22"/>
        </w:rPr>
        <w:t>HEC-RAS</w:t>
      </w:r>
      <w:r w:rsidRPr="00E1614D">
        <w:rPr>
          <w:szCs w:val="22"/>
        </w:rPr>
        <w:tab/>
      </w:r>
      <w:r w:rsidRPr="00E1614D">
        <w:rPr>
          <w:szCs w:val="22"/>
        </w:rPr>
        <w:tab/>
        <w:t xml:space="preserve">Hydrologic Engineering </w:t>
      </w:r>
      <w:proofErr w:type="spellStart"/>
      <w:r w:rsidRPr="00E1614D">
        <w:rPr>
          <w:szCs w:val="22"/>
        </w:rPr>
        <w:t>Centres</w:t>
      </w:r>
      <w:proofErr w:type="spellEnd"/>
      <w:r w:rsidRPr="00E1614D">
        <w:rPr>
          <w:szCs w:val="22"/>
        </w:rPr>
        <w:t xml:space="preserve"> River Analysis System</w:t>
      </w:r>
    </w:p>
    <w:p w14:paraId="305AA191" w14:textId="5A68C4F5" w:rsidR="00885E62" w:rsidRPr="00E1614D" w:rsidRDefault="00885E62" w:rsidP="006D5FCE">
      <w:pPr>
        <w:spacing w:before="0" w:after="0"/>
        <w:jc w:val="left"/>
        <w:rPr>
          <w:szCs w:val="22"/>
        </w:rPr>
      </w:pPr>
      <w:r w:rsidRPr="00E1614D">
        <w:rPr>
          <w:szCs w:val="22"/>
        </w:rPr>
        <w:t>HP</w:t>
      </w:r>
      <w:r w:rsidRPr="00E1614D">
        <w:rPr>
          <w:szCs w:val="22"/>
        </w:rPr>
        <w:tab/>
      </w:r>
      <w:r w:rsidRPr="00E1614D">
        <w:rPr>
          <w:szCs w:val="22"/>
        </w:rPr>
        <w:tab/>
      </w:r>
      <w:r w:rsidRPr="00E1614D">
        <w:rPr>
          <w:szCs w:val="22"/>
        </w:rPr>
        <w:tab/>
        <w:t>Hydropower Project</w:t>
      </w:r>
    </w:p>
    <w:p w14:paraId="3760744A" w14:textId="77777777" w:rsidR="005B3316" w:rsidRPr="00E1614D" w:rsidRDefault="005B3316" w:rsidP="006D5FCE">
      <w:pPr>
        <w:spacing w:before="0" w:after="0"/>
        <w:jc w:val="left"/>
        <w:rPr>
          <w:szCs w:val="22"/>
        </w:rPr>
      </w:pPr>
      <w:r w:rsidRPr="00E1614D">
        <w:rPr>
          <w:szCs w:val="22"/>
        </w:rPr>
        <w:t xml:space="preserve">HFT </w:t>
      </w:r>
      <w:r w:rsidRPr="00E1614D">
        <w:rPr>
          <w:szCs w:val="22"/>
        </w:rPr>
        <w:tab/>
      </w:r>
      <w:r w:rsidRPr="00E1614D">
        <w:rPr>
          <w:szCs w:val="22"/>
        </w:rPr>
        <w:tab/>
      </w:r>
      <w:r w:rsidRPr="00E1614D">
        <w:rPr>
          <w:szCs w:val="22"/>
        </w:rPr>
        <w:tab/>
        <w:t>Himalayan Frontal Thrust</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77777777" w:rsidR="005B3316" w:rsidRPr="00E1614D"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0CC0C87A" w14:textId="77777777" w:rsidR="00617834" w:rsidRPr="00E1614D" w:rsidRDefault="00617834" w:rsidP="006D5FCE">
      <w:pPr>
        <w:spacing w:before="0" w:after="0"/>
        <w:jc w:val="left"/>
        <w:rPr>
          <w:szCs w:val="22"/>
        </w:rPr>
      </w:pPr>
      <w:r w:rsidRPr="00E1614D">
        <w:rPr>
          <w:szCs w:val="22"/>
        </w:rPr>
        <w:t>ICIMOD</w:t>
      </w:r>
      <w:r w:rsidRPr="00E1614D">
        <w:rPr>
          <w:szCs w:val="22"/>
        </w:rPr>
        <w:tab/>
      </w:r>
      <w:r w:rsidRPr="00E1614D">
        <w:rPr>
          <w:szCs w:val="22"/>
        </w:rPr>
        <w:tab/>
        <w:t>International Center for Integrated Mountain Development</w:t>
      </w:r>
    </w:p>
    <w:p w14:paraId="5AD7AF42" w14:textId="77777777" w:rsidR="005B3316" w:rsidRPr="00E1614D" w:rsidRDefault="005B3316" w:rsidP="006D5FCE">
      <w:pPr>
        <w:spacing w:before="0" w:after="0"/>
        <w:jc w:val="left"/>
        <w:rPr>
          <w:szCs w:val="22"/>
        </w:rPr>
      </w:pPr>
      <w:proofErr w:type="spellStart"/>
      <w:r w:rsidRPr="00E1614D">
        <w:rPr>
          <w:szCs w:val="22"/>
        </w:rPr>
        <w:t>lEC</w:t>
      </w:r>
      <w:proofErr w:type="spellEnd"/>
      <w:r w:rsidRPr="00E1614D">
        <w:rPr>
          <w:szCs w:val="22"/>
        </w:rPr>
        <w:tab/>
      </w:r>
      <w:r w:rsidRPr="00E1614D">
        <w:rPr>
          <w:szCs w:val="22"/>
        </w:rPr>
        <w:tab/>
      </w:r>
      <w:r w:rsidRPr="00E1614D">
        <w:rPr>
          <w:szCs w:val="22"/>
        </w:rPr>
        <w:tab/>
        <w:t xml:space="preserve">International </w:t>
      </w:r>
      <w:proofErr w:type="spellStart"/>
      <w:r w:rsidRPr="00E1614D">
        <w:rPr>
          <w:szCs w:val="22"/>
        </w:rPr>
        <w:t>Electrotechnical</w:t>
      </w:r>
      <w:proofErr w:type="spellEnd"/>
      <w:r w:rsidRPr="00E1614D">
        <w:rPr>
          <w:szCs w:val="22"/>
        </w:rPr>
        <w:t xml:space="preserve"> Commission</w:t>
      </w:r>
    </w:p>
    <w:p w14:paraId="1F6B66FF" w14:textId="77777777" w:rsidR="005B3316" w:rsidRPr="00E1614D" w:rsidRDefault="005B3316" w:rsidP="006D5FCE">
      <w:pPr>
        <w:spacing w:before="0" w:after="0"/>
        <w:jc w:val="left"/>
        <w:rPr>
          <w:szCs w:val="22"/>
        </w:rPr>
      </w:pPr>
      <w:proofErr w:type="spellStart"/>
      <w:r w:rsidRPr="00E1614D">
        <w:rPr>
          <w:szCs w:val="22"/>
        </w:rPr>
        <w:t>lEE</w:t>
      </w:r>
      <w:proofErr w:type="spellEnd"/>
      <w:r w:rsidRPr="00E1614D">
        <w:rPr>
          <w:szCs w:val="22"/>
        </w:rPr>
        <w:tab/>
      </w:r>
      <w:r w:rsidRPr="00E1614D">
        <w:rPr>
          <w:szCs w:val="22"/>
        </w:rPr>
        <w:tab/>
      </w:r>
      <w:r w:rsidRPr="00E1614D">
        <w:rPr>
          <w:szCs w:val="22"/>
        </w:rPr>
        <w:tab/>
        <w:t>Initial Environment Examination</w:t>
      </w:r>
    </w:p>
    <w:p w14:paraId="765B0D50" w14:textId="77777777" w:rsidR="005B3316" w:rsidRPr="00E1614D" w:rsidRDefault="005B3316" w:rsidP="006D5FCE">
      <w:pPr>
        <w:spacing w:before="0" w:after="0"/>
        <w:jc w:val="left"/>
        <w:rPr>
          <w:szCs w:val="22"/>
        </w:rPr>
      </w:pPr>
      <w:r w:rsidRPr="00E1614D">
        <w:rPr>
          <w:szCs w:val="22"/>
        </w:rPr>
        <w:t xml:space="preserve">IEO </w:t>
      </w:r>
      <w:r w:rsidRPr="00E1614D">
        <w:rPr>
          <w:szCs w:val="22"/>
        </w:rPr>
        <w:tab/>
      </w:r>
      <w:r w:rsidRPr="00E1614D">
        <w:rPr>
          <w:szCs w:val="22"/>
        </w:rPr>
        <w:tab/>
      </w:r>
      <w:r w:rsidRPr="00E1614D">
        <w:rPr>
          <w:szCs w:val="22"/>
        </w:rPr>
        <w:tab/>
        <w:t>International Electro Technical Commission</w:t>
      </w:r>
    </w:p>
    <w:p w14:paraId="1E1ABD9C" w14:textId="77777777" w:rsidR="005B3316" w:rsidRPr="00E1614D" w:rsidRDefault="005B3316" w:rsidP="006D5FCE">
      <w:pPr>
        <w:spacing w:before="0" w:after="0"/>
        <w:jc w:val="left"/>
        <w:rPr>
          <w:szCs w:val="22"/>
        </w:rPr>
      </w:pPr>
      <w:r w:rsidRPr="00E1614D">
        <w:rPr>
          <w:szCs w:val="22"/>
        </w:rPr>
        <w:t xml:space="preserve">INPS </w:t>
      </w:r>
      <w:r w:rsidRPr="00E1614D">
        <w:rPr>
          <w:szCs w:val="22"/>
        </w:rPr>
        <w:tab/>
      </w:r>
      <w:r w:rsidRPr="00E1614D">
        <w:rPr>
          <w:szCs w:val="22"/>
        </w:rPr>
        <w:tab/>
      </w:r>
      <w:r w:rsidRPr="00E1614D">
        <w:rPr>
          <w:szCs w:val="22"/>
        </w:rPr>
        <w:tab/>
        <w:t xml:space="preserve">Integrated Nepal Power System </w:t>
      </w:r>
    </w:p>
    <w:p w14:paraId="02E8D3C8" w14:textId="77777777" w:rsidR="005B3316" w:rsidRPr="00E1614D" w:rsidRDefault="005B3316" w:rsidP="006D5FCE">
      <w:pPr>
        <w:spacing w:before="0" w:after="0"/>
        <w:jc w:val="left"/>
        <w:rPr>
          <w:szCs w:val="22"/>
        </w:rPr>
      </w:pPr>
      <w:r w:rsidRPr="00E1614D">
        <w:rPr>
          <w:szCs w:val="22"/>
        </w:rPr>
        <w:t>IPP</w:t>
      </w:r>
      <w:r w:rsidRPr="00E1614D">
        <w:rPr>
          <w:szCs w:val="22"/>
        </w:rPr>
        <w:tab/>
      </w:r>
      <w:r w:rsidRPr="00E1614D">
        <w:rPr>
          <w:szCs w:val="22"/>
        </w:rPr>
        <w:tab/>
      </w:r>
      <w:r w:rsidRPr="00E1614D">
        <w:rPr>
          <w:szCs w:val="22"/>
        </w:rPr>
        <w:tab/>
        <w:t xml:space="preserve">Independent Power Producers </w:t>
      </w:r>
    </w:p>
    <w:p w14:paraId="3911456C" w14:textId="77777777" w:rsidR="005B3316" w:rsidRPr="00E1614D" w:rsidRDefault="005B3316" w:rsidP="006D5FCE">
      <w:pPr>
        <w:spacing w:before="0" w:after="0"/>
        <w:jc w:val="left"/>
        <w:rPr>
          <w:szCs w:val="22"/>
        </w:rPr>
      </w:pPr>
      <w:r w:rsidRPr="00E1614D">
        <w:rPr>
          <w:szCs w:val="22"/>
        </w:rPr>
        <w:t>IRR</w:t>
      </w:r>
      <w:r w:rsidRPr="00E1614D">
        <w:rPr>
          <w:szCs w:val="22"/>
        </w:rPr>
        <w:tab/>
      </w:r>
      <w:r w:rsidRPr="00E1614D">
        <w:rPr>
          <w:szCs w:val="22"/>
        </w:rPr>
        <w:tab/>
      </w:r>
      <w:r w:rsidRPr="00E1614D">
        <w:rPr>
          <w:szCs w:val="22"/>
        </w:rPr>
        <w:tab/>
        <w:t>Internal Rate of Return</w:t>
      </w:r>
    </w:p>
    <w:p w14:paraId="66A108B1" w14:textId="77777777" w:rsidR="005B3316" w:rsidRPr="00E1614D" w:rsidRDefault="005B3316" w:rsidP="006D5FCE">
      <w:pPr>
        <w:spacing w:before="0" w:after="0"/>
        <w:jc w:val="left"/>
        <w:rPr>
          <w:szCs w:val="22"/>
        </w:rPr>
      </w:pPr>
      <w:r w:rsidRPr="00E1614D">
        <w:rPr>
          <w:szCs w:val="22"/>
        </w:rPr>
        <w:t xml:space="preserve">ITP </w:t>
      </w:r>
      <w:r w:rsidRPr="00E1614D">
        <w:rPr>
          <w:szCs w:val="22"/>
        </w:rPr>
        <w:tab/>
      </w:r>
      <w:r w:rsidRPr="00E1614D">
        <w:rPr>
          <w:szCs w:val="22"/>
        </w:rPr>
        <w:tab/>
      </w:r>
      <w:r w:rsidRPr="00E1614D">
        <w:rPr>
          <w:szCs w:val="22"/>
        </w:rPr>
        <w:tab/>
        <w:t>Inspection and Test Plan</w:t>
      </w:r>
    </w:p>
    <w:p w14:paraId="41618E75" w14:textId="0058D70E" w:rsidR="005B3316" w:rsidRPr="00E1614D" w:rsidRDefault="005B3316" w:rsidP="006D5FCE">
      <w:pPr>
        <w:spacing w:before="0" w:after="0"/>
        <w:jc w:val="left"/>
        <w:rPr>
          <w:szCs w:val="22"/>
        </w:rPr>
      </w:pPr>
      <w:r w:rsidRPr="00E1614D">
        <w:rPr>
          <w:szCs w:val="22"/>
        </w:rPr>
        <w:lastRenderedPageBreak/>
        <w:t>KV</w:t>
      </w:r>
      <w:r w:rsidRPr="00E1614D">
        <w:rPr>
          <w:szCs w:val="22"/>
        </w:rPr>
        <w:tab/>
      </w:r>
      <w:r w:rsidRPr="00E1614D">
        <w:rPr>
          <w:szCs w:val="22"/>
        </w:rPr>
        <w:tab/>
      </w:r>
      <w:r w:rsidRPr="00E1614D">
        <w:rPr>
          <w:szCs w:val="22"/>
        </w:rPr>
        <w:tab/>
        <w:t>Kilo Volt</w:t>
      </w:r>
    </w:p>
    <w:p w14:paraId="6B3EE4B6" w14:textId="3FB37AD8" w:rsidR="00885E62" w:rsidRPr="00E1614D" w:rsidRDefault="00885E62" w:rsidP="006D5FCE">
      <w:pPr>
        <w:spacing w:before="0" w:after="0"/>
        <w:jc w:val="left"/>
        <w:rPr>
          <w:szCs w:val="22"/>
        </w:rPr>
      </w:pPr>
      <w:r w:rsidRPr="00E1614D">
        <w:rPr>
          <w:szCs w:val="22"/>
        </w:rPr>
        <w:t>MASL</w:t>
      </w:r>
      <w:r w:rsidRPr="00E1614D">
        <w:rPr>
          <w:szCs w:val="22"/>
        </w:rPr>
        <w:tab/>
      </w:r>
      <w:r w:rsidRPr="00E1614D">
        <w:rPr>
          <w:szCs w:val="22"/>
        </w:rPr>
        <w:tab/>
      </w:r>
      <w:r w:rsidRPr="00E1614D">
        <w:rPr>
          <w:szCs w:val="22"/>
        </w:rPr>
        <w:tab/>
        <w:t>Meters Above Sea Level</w:t>
      </w:r>
    </w:p>
    <w:p w14:paraId="41F93DDA" w14:textId="77777777" w:rsidR="005B3316" w:rsidRPr="00E1614D" w:rsidRDefault="005B3316" w:rsidP="006D5FCE">
      <w:pPr>
        <w:spacing w:before="0" w:after="0"/>
        <w:jc w:val="left"/>
        <w:rPr>
          <w:szCs w:val="22"/>
        </w:rPr>
      </w:pPr>
      <w:r w:rsidRPr="00E1614D">
        <w:rPr>
          <w:szCs w:val="22"/>
        </w:rPr>
        <w:t xml:space="preserve">MBT </w:t>
      </w:r>
      <w:r w:rsidRPr="00E1614D">
        <w:rPr>
          <w:szCs w:val="22"/>
        </w:rPr>
        <w:tab/>
      </w:r>
      <w:r w:rsidRPr="00E1614D">
        <w:rPr>
          <w:szCs w:val="22"/>
        </w:rPr>
        <w:tab/>
      </w:r>
      <w:r w:rsidRPr="00E1614D">
        <w:rPr>
          <w:szCs w:val="22"/>
        </w:rPr>
        <w:tab/>
        <w:t xml:space="preserve">Main Boundary Thrust </w:t>
      </w:r>
    </w:p>
    <w:p w14:paraId="11C6B096" w14:textId="77777777" w:rsidR="005B3316" w:rsidRPr="00E1614D" w:rsidRDefault="005B3316" w:rsidP="006D5FCE">
      <w:pPr>
        <w:spacing w:before="0" w:after="0"/>
        <w:jc w:val="left"/>
        <w:rPr>
          <w:szCs w:val="22"/>
        </w:rPr>
      </w:pPr>
      <w:r w:rsidRPr="00E1614D">
        <w:rPr>
          <w:szCs w:val="22"/>
        </w:rPr>
        <w:t xml:space="preserve">MCT </w:t>
      </w:r>
      <w:r w:rsidRPr="00E1614D">
        <w:rPr>
          <w:szCs w:val="22"/>
        </w:rPr>
        <w:tab/>
      </w:r>
      <w:r w:rsidRPr="00E1614D">
        <w:rPr>
          <w:szCs w:val="22"/>
        </w:rPr>
        <w:tab/>
      </w:r>
      <w:r w:rsidRPr="00E1614D">
        <w:rPr>
          <w:szCs w:val="22"/>
        </w:rPr>
        <w:tab/>
        <w:t xml:space="preserve">Main Central Thrust </w:t>
      </w:r>
    </w:p>
    <w:p w14:paraId="0E711C8C" w14:textId="77777777" w:rsidR="005B3316" w:rsidRPr="00E1614D" w:rsidRDefault="005B3316" w:rsidP="006D5FCE">
      <w:pPr>
        <w:spacing w:before="0" w:after="0"/>
        <w:jc w:val="left"/>
        <w:rPr>
          <w:szCs w:val="22"/>
        </w:rPr>
      </w:pPr>
      <w:r w:rsidRPr="00E1614D">
        <w:rPr>
          <w:szCs w:val="22"/>
        </w:rPr>
        <w:t xml:space="preserve">MDE </w:t>
      </w:r>
      <w:r w:rsidRPr="00E1614D">
        <w:rPr>
          <w:szCs w:val="22"/>
        </w:rPr>
        <w:tab/>
      </w:r>
      <w:r w:rsidRPr="00E1614D">
        <w:rPr>
          <w:szCs w:val="22"/>
        </w:rPr>
        <w:tab/>
      </w:r>
      <w:r w:rsidRPr="00E1614D">
        <w:rPr>
          <w:szCs w:val="22"/>
        </w:rPr>
        <w:tab/>
        <w:t>Maximum Design Earthquake</w:t>
      </w:r>
    </w:p>
    <w:p w14:paraId="2460E73A" w14:textId="520FFDE5" w:rsidR="005B3316" w:rsidRPr="00E1614D" w:rsidRDefault="005B3316" w:rsidP="006D5FCE">
      <w:pPr>
        <w:spacing w:before="0" w:after="0"/>
        <w:jc w:val="left"/>
        <w:rPr>
          <w:szCs w:val="22"/>
        </w:rPr>
      </w:pPr>
      <w:r w:rsidRPr="00E1614D">
        <w:rPr>
          <w:szCs w:val="22"/>
        </w:rPr>
        <w:t>MHPP</w:t>
      </w:r>
      <w:r w:rsidRPr="00E1614D">
        <w:rPr>
          <w:szCs w:val="22"/>
        </w:rPr>
        <w:tab/>
      </w:r>
      <w:r w:rsidRPr="00E1614D">
        <w:rPr>
          <w:szCs w:val="22"/>
        </w:rPr>
        <w:tab/>
      </w:r>
      <w:r w:rsidRPr="00E1614D">
        <w:rPr>
          <w:szCs w:val="22"/>
        </w:rPr>
        <w:tab/>
        <w:t>Ministry of Housing and Physical Planning</w:t>
      </w:r>
    </w:p>
    <w:p w14:paraId="4A8C2A95" w14:textId="723BD947" w:rsidR="00885E62" w:rsidRPr="00E1614D" w:rsidRDefault="00E1614D" w:rsidP="006D5FCE">
      <w:pPr>
        <w:spacing w:before="0" w:after="0"/>
        <w:jc w:val="left"/>
        <w:rPr>
          <w:szCs w:val="22"/>
        </w:rPr>
      </w:pPr>
      <w:r w:rsidRPr="00E1614D">
        <w:rPr>
          <w:szCs w:val="22"/>
        </w:rPr>
        <w:t>AKHPU</w:t>
      </w:r>
      <w:r w:rsidR="00885E62" w:rsidRPr="00E1614D">
        <w:rPr>
          <w:szCs w:val="22"/>
        </w:rPr>
        <w:tab/>
      </w:r>
      <w:r w:rsidR="00885E62" w:rsidRPr="00E1614D">
        <w:rPr>
          <w:szCs w:val="22"/>
        </w:rPr>
        <w:tab/>
      </w:r>
      <w:r w:rsidR="00885E62" w:rsidRPr="00E1614D">
        <w:rPr>
          <w:szCs w:val="22"/>
        </w:rPr>
        <w:tab/>
      </w:r>
      <w:proofErr w:type="spellStart"/>
      <w:r w:rsidRPr="00E1614D">
        <w:rPr>
          <w:szCs w:val="22"/>
        </w:rPr>
        <w:t>Andhi</w:t>
      </w:r>
      <w:proofErr w:type="spellEnd"/>
      <w:r w:rsidR="00885E62" w:rsidRPr="00E1614D">
        <w:rPr>
          <w:szCs w:val="22"/>
        </w:rPr>
        <w:t xml:space="preserve"> Khola Hydropower Project</w:t>
      </w:r>
      <w:r w:rsidRPr="00E1614D">
        <w:rPr>
          <w:szCs w:val="22"/>
        </w:rPr>
        <w:t xml:space="preserve"> (Upgrading)</w:t>
      </w:r>
    </w:p>
    <w:p w14:paraId="349350AC" w14:textId="77777777" w:rsidR="005B3316" w:rsidRPr="00E1614D"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128A9D98" w14:textId="77777777" w:rsidR="001C408B" w:rsidRPr="00E1614D" w:rsidRDefault="001C408B" w:rsidP="006D5FCE">
      <w:pPr>
        <w:spacing w:before="0" w:after="0"/>
        <w:jc w:val="left"/>
        <w:rPr>
          <w:szCs w:val="22"/>
        </w:rPr>
      </w:pPr>
      <w:r w:rsidRPr="00E1614D">
        <w:rPr>
          <w:szCs w:val="22"/>
        </w:rPr>
        <w:t>NBM</w:t>
      </w:r>
      <w:r w:rsidRPr="00E1614D">
        <w:rPr>
          <w:szCs w:val="22"/>
        </w:rPr>
        <w:tab/>
      </w:r>
      <w:r w:rsidRPr="00E1614D">
        <w:rPr>
          <w:szCs w:val="22"/>
        </w:rPr>
        <w:tab/>
      </w:r>
      <w:r w:rsidRPr="00E1614D">
        <w:rPr>
          <w:szCs w:val="22"/>
        </w:rPr>
        <w:tab/>
        <w:t>New Bench Mark</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450FDC60" w14:textId="77777777" w:rsidR="005B3316" w:rsidRPr="00E1614D" w:rsidRDefault="005B3316" w:rsidP="006D5FCE">
      <w:pPr>
        <w:spacing w:before="0" w:after="0"/>
        <w:jc w:val="left"/>
        <w:rPr>
          <w:szCs w:val="22"/>
        </w:rPr>
      </w:pPr>
      <w:r w:rsidRPr="00E1614D">
        <w:rPr>
          <w:szCs w:val="22"/>
        </w:rPr>
        <w:t>NPV</w:t>
      </w:r>
      <w:r w:rsidRPr="00E1614D">
        <w:rPr>
          <w:szCs w:val="22"/>
        </w:rPr>
        <w:tab/>
      </w:r>
      <w:r w:rsidRPr="00E1614D">
        <w:rPr>
          <w:szCs w:val="22"/>
        </w:rPr>
        <w:tab/>
      </w:r>
      <w:r w:rsidRPr="00E1614D">
        <w:rPr>
          <w:szCs w:val="22"/>
        </w:rPr>
        <w:tab/>
        <w:t>Net Present Value</w:t>
      </w:r>
    </w:p>
    <w:p w14:paraId="0C86329C" w14:textId="77777777" w:rsidR="005B3316" w:rsidRPr="00E1614D" w:rsidRDefault="005B3316" w:rsidP="006D5FCE">
      <w:pPr>
        <w:spacing w:before="0" w:after="0"/>
        <w:jc w:val="left"/>
        <w:rPr>
          <w:szCs w:val="22"/>
        </w:rPr>
      </w:pPr>
      <w:r w:rsidRPr="00E1614D">
        <w:rPr>
          <w:szCs w:val="22"/>
        </w:rPr>
        <w:t>O&amp;M</w:t>
      </w:r>
      <w:r w:rsidRPr="00E1614D">
        <w:rPr>
          <w:szCs w:val="22"/>
        </w:rPr>
        <w:tab/>
      </w:r>
      <w:r w:rsidRPr="00E1614D">
        <w:rPr>
          <w:szCs w:val="22"/>
        </w:rPr>
        <w:tab/>
      </w:r>
      <w:r w:rsidRPr="00E1614D">
        <w:rPr>
          <w:szCs w:val="22"/>
        </w:rPr>
        <w:tab/>
        <w:t>Operations and Maintenance</w:t>
      </w:r>
    </w:p>
    <w:p w14:paraId="13503516" w14:textId="77777777" w:rsidR="005B3316" w:rsidRPr="00E1614D" w:rsidRDefault="005B3316" w:rsidP="006D5FCE">
      <w:pPr>
        <w:spacing w:before="0" w:after="0"/>
        <w:jc w:val="left"/>
        <w:rPr>
          <w:szCs w:val="22"/>
        </w:rPr>
      </w:pPr>
      <w:r w:rsidRPr="00E1614D">
        <w:rPr>
          <w:szCs w:val="22"/>
        </w:rPr>
        <w:t>OBE</w:t>
      </w:r>
      <w:r w:rsidRPr="00E1614D">
        <w:rPr>
          <w:szCs w:val="22"/>
        </w:rPr>
        <w:tab/>
      </w:r>
      <w:r w:rsidRPr="00E1614D">
        <w:rPr>
          <w:szCs w:val="22"/>
        </w:rPr>
        <w:tab/>
      </w:r>
      <w:r w:rsidRPr="00E1614D">
        <w:rPr>
          <w:szCs w:val="22"/>
        </w:rPr>
        <w:tab/>
        <w:t xml:space="preserve">Operating Basis Earthquake </w:t>
      </w:r>
    </w:p>
    <w:p w14:paraId="07113921" w14:textId="77777777" w:rsidR="005B3316" w:rsidRPr="00E1614D" w:rsidRDefault="005B3316" w:rsidP="006D5FCE">
      <w:pPr>
        <w:spacing w:before="0" w:after="0"/>
        <w:jc w:val="left"/>
        <w:rPr>
          <w:szCs w:val="22"/>
        </w:rPr>
      </w:pPr>
      <w:r w:rsidRPr="00E1614D">
        <w:rPr>
          <w:szCs w:val="22"/>
        </w:rPr>
        <w:t>ODWFS</w:t>
      </w:r>
      <w:r w:rsidRPr="00E1614D">
        <w:rPr>
          <w:szCs w:val="22"/>
        </w:rPr>
        <w:tab/>
      </w:r>
      <w:r w:rsidRPr="00E1614D">
        <w:rPr>
          <w:szCs w:val="22"/>
        </w:rPr>
        <w:tab/>
        <w:t>Oil Directed Air Forced</w:t>
      </w:r>
    </w:p>
    <w:p w14:paraId="3AC959F1" w14:textId="77777777" w:rsidR="005B3316" w:rsidRPr="00E1614D" w:rsidRDefault="005B3316" w:rsidP="006D5FCE">
      <w:pPr>
        <w:spacing w:before="0" w:after="0"/>
        <w:jc w:val="left"/>
        <w:rPr>
          <w:szCs w:val="22"/>
        </w:rPr>
      </w:pPr>
      <w:r w:rsidRPr="00E1614D">
        <w:rPr>
          <w:szCs w:val="22"/>
        </w:rPr>
        <w:t>OFWF</w:t>
      </w:r>
      <w:r w:rsidRPr="00E1614D">
        <w:rPr>
          <w:szCs w:val="22"/>
        </w:rPr>
        <w:tab/>
      </w:r>
      <w:r w:rsidRPr="00E1614D">
        <w:rPr>
          <w:szCs w:val="22"/>
        </w:rPr>
        <w:tab/>
      </w:r>
      <w:r w:rsidRPr="00E1614D">
        <w:rPr>
          <w:szCs w:val="22"/>
        </w:rPr>
        <w:tab/>
        <w:t>Oil Forced Water Forced</w:t>
      </w:r>
    </w:p>
    <w:p w14:paraId="598C39CE" w14:textId="77777777" w:rsidR="005B3316" w:rsidRPr="00E1614D" w:rsidRDefault="005B3316" w:rsidP="006D5FCE">
      <w:pPr>
        <w:spacing w:before="0" w:after="0"/>
        <w:jc w:val="left"/>
        <w:rPr>
          <w:szCs w:val="22"/>
        </w:rPr>
      </w:pPr>
      <w:r w:rsidRPr="00E1614D">
        <w:rPr>
          <w:szCs w:val="22"/>
        </w:rPr>
        <w:t>ONAF</w:t>
      </w:r>
      <w:r w:rsidRPr="00E1614D">
        <w:rPr>
          <w:szCs w:val="22"/>
        </w:rPr>
        <w:tab/>
      </w:r>
      <w:r w:rsidRPr="00E1614D">
        <w:rPr>
          <w:szCs w:val="22"/>
        </w:rPr>
        <w:tab/>
      </w:r>
      <w:r w:rsidRPr="00E1614D">
        <w:rPr>
          <w:szCs w:val="22"/>
        </w:rPr>
        <w:tab/>
        <w:t>Oil Natural Air Forced</w:t>
      </w:r>
    </w:p>
    <w:p w14:paraId="73928A12" w14:textId="77777777" w:rsidR="005B3316" w:rsidRPr="00E1614D" w:rsidRDefault="005B3316" w:rsidP="006D5FCE">
      <w:pPr>
        <w:spacing w:before="0" w:after="0"/>
        <w:jc w:val="left"/>
        <w:rPr>
          <w:szCs w:val="22"/>
        </w:rPr>
      </w:pPr>
      <w:r w:rsidRPr="00E1614D">
        <w:rPr>
          <w:szCs w:val="22"/>
        </w:rPr>
        <w:t>ONAN</w:t>
      </w:r>
      <w:r w:rsidRPr="00E1614D">
        <w:rPr>
          <w:szCs w:val="22"/>
        </w:rPr>
        <w:tab/>
      </w:r>
      <w:r w:rsidRPr="00E1614D">
        <w:rPr>
          <w:szCs w:val="22"/>
        </w:rPr>
        <w:tab/>
      </w:r>
      <w:r w:rsidRPr="00E1614D">
        <w:rPr>
          <w:szCs w:val="22"/>
        </w:rPr>
        <w:tab/>
        <w:t>Oil Natural Air Natural</w:t>
      </w:r>
      <w:r w:rsidRPr="00E1614D">
        <w:rPr>
          <w:szCs w:val="22"/>
        </w:rPr>
        <w:tab/>
      </w:r>
    </w:p>
    <w:p w14:paraId="57C7C681" w14:textId="77777777" w:rsidR="005B3316" w:rsidRPr="00E1614D" w:rsidRDefault="005B3316" w:rsidP="006D5FCE">
      <w:pPr>
        <w:spacing w:before="0" w:after="0"/>
        <w:jc w:val="left"/>
        <w:rPr>
          <w:szCs w:val="22"/>
        </w:rPr>
      </w:pPr>
      <w:r w:rsidRPr="00E1614D">
        <w:rPr>
          <w:szCs w:val="22"/>
        </w:rPr>
        <w:t xml:space="preserve">PGA </w:t>
      </w:r>
      <w:r w:rsidRPr="00E1614D">
        <w:rPr>
          <w:szCs w:val="22"/>
        </w:rPr>
        <w:tab/>
      </w:r>
      <w:r w:rsidRPr="00E1614D">
        <w:rPr>
          <w:szCs w:val="22"/>
        </w:rPr>
        <w:tab/>
      </w:r>
      <w:r w:rsidRPr="00E1614D">
        <w:rPr>
          <w:szCs w:val="22"/>
        </w:rPr>
        <w:tab/>
        <w:t xml:space="preserve">Peak Ground Acceleration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6785B6AD" w14:textId="77777777" w:rsidR="005B3316" w:rsidRPr="00E1614D" w:rsidRDefault="005B3316" w:rsidP="006D5FCE">
      <w:pPr>
        <w:spacing w:before="0" w:after="0"/>
        <w:jc w:val="left"/>
        <w:rPr>
          <w:szCs w:val="22"/>
        </w:rPr>
      </w:pPr>
      <w:proofErr w:type="spellStart"/>
      <w:r w:rsidRPr="00E1614D">
        <w:rPr>
          <w:szCs w:val="22"/>
        </w:rPr>
        <w:t>PRoR</w:t>
      </w:r>
      <w:proofErr w:type="spellEnd"/>
      <w:r w:rsidRPr="00E1614D">
        <w:rPr>
          <w:szCs w:val="22"/>
        </w:rPr>
        <w:tab/>
      </w:r>
      <w:r w:rsidRPr="00E1614D">
        <w:rPr>
          <w:szCs w:val="22"/>
        </w:rPr>
        <w:tab/>
      </w:r>
      <w:r w:rsidRPr="00E1614D">
        <w:rPr>
          <w:szCs w:val="22"/>
        </w:rPr>
        <w:tab/>
        <w:t xml:space="preserve">Peaking Run of River </w:t>
      </w:r>
    </w:p>
    <w:p w14:paraId="0FBDE7E9" w14:textId="77777777" w:rsidR="00CB0CA7" w:rsidRPr="00E1614D" w:rsidRDefault="00CB0CA7" w:rsidP="006D5FCE">
      <w:pPr>
        <w:spacing w:before="0" w:after="0"/>
        <w:jc w:val="left"/>
        <w:rPr>
          <w:szCs w:val="22"/>
        </w:rPr>
      </w:pPr>
      <w:r w:rsidRPr="00E1614D">
        <w:rPr>
          <w:szCs w:val="22"/>
        </w:rPr>
        <w:t>RM</w:t>
      </w:r>
      <w:r w:rsidRPr="00E1614D">
        <w:rPr>
          <w:szCs w:val="22"/>
        </w:rPr>
        <w:tab/>
      </w:r>
      <w:r w:rsidRPr="00E1614D">
        <w:rPr>
          <w:szCs w:val="22"/>
        </w:rPr>
        <w:tab/>
      </w:r>
      <w:r w:rsidRPr="00E1614D">
        <w:rPr>
          <w:szCs w:val="22"/>
        </w:rPr>
        <w:tab/>
        <w:t>Rural Municipality</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78E6D45B" w14:textId="77777777" w:rsidR="005B3316" w:rsidRPr="00E1614D" w:rsidRDefault="005B3316" w:rsidP="006D5FCE">
      <w:pPr>
        <w:spacing w:before="0" w:after="0"/>
        <w:jc w:val="left"/>
        <w:rPr>
          <w:szCs w:val="22"/>
        </w:rPr>
      </w:pPr>
      <w:r w:rsidRPr="00E1614D">
        <w:rPr>
          <w:szCs w:val="22"/>
        </w:rPr>
        <w:t xml:space="preserve">SEIA </w:t>
      </w:r>
      <w:r w:rsidRPr="00E1614D">
        <w:rPr>
          <w:szCs w:val="22"/>
        </w:rPr>
        <w:tab/>
      </w:r>
      <w:r w:rsidRPr="00E1614D">
        <w:rPr>
          <w:szCs w:val="22"/>
        </w:rPr>
        <w:tab/>
      </w:r>
      <w:r w:rsidRPr="00E1614D">
        <w:rPr>
          <w:szCs w:val="22"/>
        </w:rPr>
        <w:tab/>
        <w:t>Supplementary Environmental Impact Assessment</w:t>
      </w:r>
    </w:p>
    <w:p w14:paraId="6C62FF53" w14:textId="77777777" w:rsidR="005B3316" w:rsidRPr="00E1614D" w:rsidRDefault="005B3316" w:rsidP="006D5FCE">
      <w:pPr>
        <w:spacing w:before="0" w:after="0"/>
        <w:jc w:val="left"/>
        <w:rPr>
          <w:szCs w:val="22"/>
        </w:rPr>
      </w:pPr>
      <w:r w:rsidRPr="00E1614D">
        <w:rPr>
          <w:szCs w:val="22"/>
        </w:rPr>
        <w:t xml:space="preserve">SPT </w:t>
      </w:r>
      <w:r w:rsidRPr="00E1614D">
        <w:rPr>
          <w:szCs w:val="22"/>
        </w:rPr>
        <w:tab/>
      </w:r>
      <w:r w:rsidRPr="00E1614D">
        <w:rPr>
          <w:szCs w:val="22"/>
        </w:rPr>
        <w:tab/>
      </w:r>
      <w:r w:rsidRPr="00E1614D">
        <w:rPr>
          <w:szCs w:val="22"/>
        </w:rPr>
        <w:tab/>
        <w:t xml:space="preserve">Standard Penetration Test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650A5B7B" w14:textId="77777777" w:rsidR="005B3316" w:rsidRPr="00E1614D" w:rsidRDefault="005B3316" w:rsidP="006D5FCE">
      <w:pPr>
        <w:spacing w:before="0" w:after="0"/>
        <w:jc w:val="left"/>
        <w:rPr>
          <w:szCs w:val="22"/>
        </w:rPr>
      </w:pPr>
      <w:r w:rsidRPr="00E1614D">
        <w:rPr>
          <w:szCs w:val="22"/>
        </w:rPr>
        <w:t>STDFS</w:t>
      </w:r>
      <w:r w:rsidRPr="00E1614D">
        <w:rPr>
          <w:szCs w:val="22"/>
        </w:rPr>
        <w:tab/>
      </w:r>
      <w:r w:rsidRPr="00E1614D">
        <w:rPr>
          <w:szCs w:val="22"/>
        </w:rPr>
        <w:tab/>
      </w:r>
      <w:r w:rsidRPr="00E1614D">
        <w:rPr>
          <w:szCs w:val="22"/>
        </w:rPr>
        <w:tab/>
        <w:t xml:space="preserve"> South Tibetan Detachment Fault System</w:t>
      </w:r>
    </w:p>
    <w:p w14:paraId="59645B91" w14:textId="13B8BC8B" w:rsidR="005B3316" w:rsidRPr="00E1614D" w:rsidRDefault="005B3316" w:rsidP="006D5FCE">
      <w:pPr>
        <w:spacing w:before="0" w:after="0"/>
        <w:jc w:val="left"/>
        <w:rPr>
          <w:szCs w:val="22"/>
        </w:rPr>
      </w:pPr>
      <w:proofErr w:type="spellStart"/>
      <w:r w:rsidRPr="00E1614D">
        <w:rPr>
          <w:szCs w:val="22"/>
        </w:rPr>
        <w:t>ToR</w:t>
      </w:r>
      <w:proofErr w:type="spellEnd"/>
      <w:r w:rsidRPr="00E1614D">
        <w:rPr>
          <w:szCs w:val="22"/>
        </w:rPr>
        <w:tab/>
      </w:r>
      <w:r w:rsidRPr="00E1614D">
        <w:rPr>
          <w:szCs w:val="22"/>
        </w:rPr>
        <w:tab/>
      </w:r>
      <w:r w:rsidRPr="00E1614D">
        <w:rPr>
          <w:szCs w:val="22"/>
        </w:rPr>
        <w:tab/>
        <w:t>Terms of Reference</w:t>
      </w:r>
    </w:p>
    <w:p w14:paraId="3125CA62" w14:textId="388D1FFA" w:rsidR="00E339E3" w:rsidRPr="00E1614D"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7A19BA5D" w14:textId="18AA9F18" w:rsidR="005B3316" w:rsidRPr="00E1614D" w:rsidRDefault="005B3316" w:rsidP="006D5FCE">
      <w:pPr>
        <w:spacing w:before="0" w:after="0"/>
        <w:jc w:val="left"/>
        <w:rPr>
          <w:szCs w:val="22"/>
        </w:rPr>
      </w:pPr>
      <w:r w:rsidRPr="00E1614D">
        <w:rPr>
          <w:szCs w:val="22"/>
        </w:rPr>
        <w:t>UNCHS</w:t>
      </w:r>
      <w:r w:rsidRPr="00E1614D">
        <w:rPr>
          <w:szCs w:val="22"/>
        </w:rPr>
        <w:tab/>
      </w:r>
      <w:r w:rsidRPr="00E1614D">
        <w:rPr>
          <w:szCs w:val="22"/>
        </w:rPr>
        <w:tab/>
        <w:t>United Nations Commission on Human Settlements</w:t>
      </w:r>
    </w:p>
    <w:p w14:paraId="64A613FD" w14:textId="528072DF" w:rsidR="00D26DAC" w:rsidRPr="00E1614D" w:rsidRDefault="00D26DAC" w:rsidP="006D5FCE">
      <w:pPr>
        <w:spacing w:before="0" w:after="0"/>
        <w:jc w:val="left"/>
        <w:rPr>
          <w:szCs w:val="22"/>
        </w:rPr>
      </w:pPr>
      <w:r w:rsidRPr="00E1614D">
        <w:rPr>
          <w:szCs w:val="22"/>
        </w:rPr>
        <w:t>U/S</w:t>
      </w:r>
      <w:r w:rsidRPr="00E1614D">
        <w:rPr>
          <w:szCs w:val="22"/>
        </w:rPr>
        <w:tab/>
      </w:r>
      <w:r w:rsidRPr="00E1614D">
        <w:rPr>
          <w:szCs w:val="22"/>
        </w:rPr>
        <w:tab/>
      </w:r>
      <w:r w:rsidRPr="00E1614D">
        <w:rPr>
          <w:szCs w:val="22"/>
        </w:rPr>
        <w:tab/>
        <w:t>Upstream</w:t>
      </w:r>
    </w:p>
    <w:p w14:paraId="480F892E" w14:textId="77777777" w:rsidR="005B3316" w:rsidRPr="00E1614D" w:rsidRDefault="005B3316" w:rsidP="006D5FCE">
      <w:pPr>
        <w:tabs>
          <w:tab w:val="left" w:pos="720"/>
          <w:tab w:val="left" w:pos="1440"/>
          <w:tab w:val="left" w:pos="2160"/>
          <w:tab w:val="left" w:pos="3994"/>
        </w:tabs>
        <w:spacing w:before="0" w:after="0"/>
        <w:jc w:val="left"/>
        <w:rPr>
          <w:szCs w:val="22"/>
        </w:rPr>
      </w:pPr>
      <w:r w:rsidRPr="00E1614D">
        <w:rPr>
          <w:szCs w:val="22"/>
        </w:rPr>
        <w:t>V</w:t>
      </w:r>
      <w:r w:rsidRPr="00E1614D">
        <w:rPr>
          <w:szCs w:val="22"/>
        </w:rPr>
        <w:tab/>
      </w:r>
      <w:r w:rsidRPr="00E1614D">
        <w:rPr>
          <w:szCs w:val="22"/>
        </w:rPr>
        <w:tab/>
      </w:r>
      <w:r w:rsidRPr="00E1614D">
        <w:rPr>
          <w:szCs w:val="22"/>
        </w:rPr>
        <w:tab/>
        <w:t>Volt</w:t>
      </w:r>
      <w:r w:rsidRPr="00E1614D">
        <w:rPr>
          <w:szCs w:val="22"/>
        </w:rPr>
        <w:tab/>
      </w:r>
    </w:p>
    <w:p w14:paraId="170E8C3F" w14:textId="4A7F509B" w:rsidR="005B3316" w:rsidRPr="00E1614D" w:rsidDel="007E52F0" w:rsidRDefault="005B3316" w:rsidP="006D5FCE">
      <w:pPr>
        <w:spacing w:before="0" w:after="0"/>
        <w:jc w:val="left"/>
        <w:rPr>
          <w:del w:id="41" w:author="Kumar Baral" w:date="2023-01-26T11:08:00Z"/>
          <w:szCs w:val="22"/>
        </w:rPr>
      </w:pPr>
      <w:del w:id="42"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6D015F" w:rsidRDefault="000C7DC9" w:rsidP="000C7DC9">
      <w:pPr>
        <w:pStyle w:val="TOC1"/>
      </w:pPr>
      <w:r w:rsidRPr="006D015F">
        <w:lastRenderedPageBreak/>
        <w:t>TABLE OF CONTENT</w:t>
      </w:r>
    </w:p>
    <w:p w14:paraId="2A83A7FC" w14:textId="31C5AFB4" w:rsidR="000D028B"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6057920" w:history="1">
        <w:r w:rsidR="000D028B" w:rsidRPr="008577B3">
          <w:rPr>
            <w:rStyle w:val="Hyperlink"/>
          </w:rPr>
          <w:t>LIST OF ACRONYMS</w:t>
        </w:r>
        <w:r w:rsidR="000D028B">
          <w:rPr>
            <w:webHidden/>
          </w:rPr>
          <w:tab/>
        </w:r>
        <w:r w:rsidR="000D028B">
          <w:rPr>
            <w:webHidden/>
          </w:rPr>
          <w:fldChar w:fldCharType="begin"/>
        </w:r>
        <w:r w:rsidR="000D028B">
          <w:rPr>
            <w:webHidden/>
          </w:rPr>
          <w:instrText xml:space="preserve"> PAGEREF _Toc126057920 \h </w:instrText>
        </w:r>
        <w:r w:rsidR="000D028B">
          <w:rPr>
            <w:webHidden/>
          </w:rPr>
        </w:r>
        <w:r w:rsidR="000D028B">
          <w:rPr>
            <w:webHidden/>
          </w:rPr>
          <w:fldChar w:fldCharType="separate"/>
        </w:r>
        <w:r w:rsidR="000D028B">
          <w:rPr>
            <w:webHidden/>
          </w:rPr>
          <w:t>i</w:t>
        </w:r>
        <w:r w:rsidR="000D028B">
          <w:rPr>
            <w:webHidden/>
          </w:rPr>
          <w:fldChar w:fldCharType="end"/>
        </w:r>
      </w:hyperlink>
    </w:p>
    <w:p w14:paraId="17D0325C" w14:textId="30A248D9" w:rsidR="000D028B" w:rsidRDefault="000F55AB">
      <w:pPr>
        <w:pStyle w:val="TOC1"/>
        <w:rPr>
          <w:rFonts w:asciiTheme="minorHAnsi" w:eastAsiaTheme="minorEastAsia" w:hAnsiTheme="minorHAnsi" w:cstheme="minorBidi"/>
          <w:b w:val="0"/>
          <w:sz w:val="22"/>
          <w:lang w:bidi="ne-NP"/>
        </w:rPr>
      </w:pPr>
      <w:hyperlink w:anchor="_Toc126057921" w:history="1">
        <w:r w:rsidR="000D028B" w:rsidRPr="008577B3">
          <w:rPr>
            <w:rStyle w:val="Hyperlink"/>
          </w:rPr>
          <w:t>LIST OF FIGURES</w:t>
        </w:r>
        <w:r w:rsidR="000D028B">
          <w:rPr>
            <w:webHidden/>
          </w:rPr>
          <w:tab/>
        </w:r>
        <w:r w:rsidR="000D028B">
          <w:rPr>
            <w:webHidden/>
          </w:rPr>
          <w:fldChar w:fldCharType="begin"/>
        </w:r>
        <w:r w:rsidR="000D028B">
          <w:rPr>
            <w:webHidden/>
          </w:rPr>
          <w:instrText xml:space="preserve"> PAGEREF _Toc126057921 \h </w:instrText>
        </w:r>
        <w:r w:rsidR="000D028B">
          <w:rPr>
            <w:webHidden/>
          </w:rPr>
        </w:r>
        <w:r w:rsidR="000D028B">
          <w:rPr>
            <w:webHidden/>
          </w:rPr>
          <w:fldChar w:fldCharType="separate"/>
        </w:r>
        <w:r w:rsidR="000D028B">
          <w:rPr>
            <w:webHidden/>
          </w:rPr>
          <w:t>iv</w:t>
        </w:r>
        <w:r w:rsidR="000D028B">
          <w:rPr>
            <w:webHidden/>
          </w:rPr>
          <w:fldChar w:fldCharType="end"/>
        </w:r>
      </w:hyperlink>
    </w:p>
    <w:p w14:paraId="2928B5A9" w14:textId="677B269C" w:rsidR="000D028B" w:rsidRDefault="000F55AB">
      <w:pPr>
        <w:pStyle w:val="TOC1"/>
        <w:rPr>
          <w:rFonts w:asciiTheme="minorHAnsi" w:eastAsiaTheme="minorEastAsia" w:hAnsiTheme="minorHAnsi" w:cstheme="minorBidi"/>
          <w:b w:val="0"/>
          <w:sz w:val="22"/>
          <w:lang w:bidi="ne-NP"/>
        </w:rPr>
      </w:pPr>
      <w:hyperlink w:anchor="_Toc126057922" w:history="1">
        <w:r w:rsidR="000D028B" w:rsidRPr="008577B3">
          <w:rPr>
            <w:rStyle w:val="Hyperlink"/>
          </w:rPr>
          <w:t>LIST OF TABLES</w:t>
        </w:r>
        <w:r w:rsidR="000D028B">
          <w:rPr>
            <w:webHidden/>
          </w:rPr>
          <w:tab/>
        </w:r>
        <w:r w:rsidR="000D028B">
          <w:rPr>
            <w:webHidden/>
          </w:rPr>
          <w:fldChar w:fldCharType="begin"/>
        </w:r>
        <w:r w:rsidR="000D028B">
          <w:rPr>
            <w:webHidden/>
          </w:rPr>
          <w:instrText xml:space="preserve"> PAGEREF _Toc126057922 \h </w:instrText>
        </w:r>
        <w:r w:rsidR="000D028B">
          <w:rPr>
            <w:webHidden/>
          </w:rPr>
        </w:r>
        <w:r w:rsidR="000D028B">
          <w:rPr>
            <w:webHidden/>
          </w:rPr>
          <w:fldChar w:fldCharType="separate"/>
        </w:r>
        <w:r w:rsidR="000D028B">
          <w:rPr>
            <w:webHidden/>
          </w:rPr>
          <w:t>v</w:t>
        </w:r>
        <w:r w:rsidR="000D028B">
          <w:rPr>
            <w:webHidden/>
          </w:rPr>
          <w:fldChar w:fldCharType="end"/>
        </w:r>
      </w:hyperlink>
    </w:p>
    <w:p w14:paraId="19CDDDC1" w14:textId="6C0072B6" w:rsidR="000D028B" w:rsidRDefault="000F55AB">
      <w:pPr>
        <w:pStyle w:val="TOC1"/>
        <w:rPr>
          <w:rFonts w:asciiTheme="minorHAnsi" w:eastAsiaTheme="minorEastAsia" w:hAnsiTheme="minorHAnsi" w:cstheme="minorBidi"/>
          <w:b w:val="0"/>
          <w:sz w:val="22"/>
          <w:lang w:bidi="ne-NP"/>
        </w:rPr>
      </w:pPr>
      <w:hyperlink w:anchor="_Toc126057923" w:history="1">
        <w:r w:rsidR="000D028B" w:rsidRPr="008577B3">
          <w:rPr>
            <w:rStyle w:val="Hyperlink"/>
          </w:rPr>
          <w:t>1</w:t>
        </w:r>
        <w:r w:rsidR="000D028B">
          <w:rPr>
            <w:rFonts w:asciiTheme="minorHAnsi" w:eastAsiaTheme="minorEastAsia" w:hAnsiTheme="minorHAnsi" w:cstheme="minorBidi"/>
            <w:b w:val="0"/>
            <w:sz w:val="22"/>
            <w:lang w:bidi="ne-NP"/>
          </w:rPr>
          <w:tab/>
        </w:r>
        <w:r w:rsidR="000D028B" w:rsidRPr="008577B3">
          <w:rPr>
            <w:rStyle w:val="Hyperlink"/>
          </w:rPr>
          <w:t>HYDROLOGY</w:t>
        </w:r>
        <w:r w:rsidR="000D028B">
          <w:rPr>
            <w:webHidden/>
          </w:rPr>
          <w:tab/>
        </w:r>
        <w:r w:rsidR="000D028B">
          <w:rPr>
            <w:webHidden/>
          </w:rPr>
          <w:fldChar w:fldCharType="begin"/>
        </w:r>
        <w:r w:rsidR="000D028B">
          <w:rPr>
            <w:webHidden/>
          </w:rPr>
          <w:instrText xml:space="preserve"> PAGEREF _Toc126057923 \h </w:instrText>
        </w:r>
        <w:r w:rsidR="000D028B">
          <w:rPr>
            <w:webHidden/>
          </w:rPr>
        </w:r>
        <w:r w:rsidR="000D028B">
          <w:rPr>
            <w:webHidden/>
          </w:rPr>
          <w:fldChar w:fldCharType="separate"/>
        </w:r>
        <w:r w:rsidR="000D028B">
          <w:rPr>
            <w:webHidden/>
          </w:rPr>
          <w:t>6</w:t>
        </w:r>
        <w:r w:rsidR="000D028B">
          <w:rPr>
            <w:webHidden/>
          </w:rPr>
          <w:fldChar w:fldCharType="end"/>
        </w:r>
      </w:hyperlink>
    </w:p>
    <w:p w14:paraId="09C0E1ED" w14:textId="013BBF7A" w:rsidR="000D028B" w:rsidRDefault="000F55AB">
      <w:pPr>
        <w:pStyle w:val="TOC2"/>
        <w:rPr>
          <w:rFonts w:asciiTheme="minorHAnsi" w:eastAsiaTheme="minorEastAsia" w:hAnsiTheme="minorHAnsi" w:cstheme="minorBidi"/>
          <w:noProof/>
          <w:lang w:bidi="ne-NP"/>
        </w:rPr>
      </w:pPr>
      <w:hyperlink w:anchor="_Toc126057924" w:history="1">
        <w:r w:rsidR="000D028B" w:rsidRPr="008577B3">
          <w:rPr>
            <w:rStyle w:val="Hyperlink"/>
            <w:noProof/>
          </w:rPr>
          <w:t>1.1</w:t>
        </w:r>
        <w:r w:rsidR="000D028B">
          <w:rPr>
            <w:rFonts w:asciiTheme="minorHAnsi" w:eastAsiaTheme="minorEastAsia" w:hAnsiTheme="minorHAnsi" w:cstheme="minorBidi"/>
            <w:noProof/>
            <w:lang w:bidi="ne-NP"/>
          </w:rPr>
          <w:tab/>
        </w:r>
        <w:r w:rsidR="000D028B" w:rsidRPr="008577B3">
          <w:rPr>
            <w:rStyle w:val="Hyperlink"/>
            <w:noProof/>
          </w:rPr>
          <w:t>Introduction</w:t>
        </w:r>
        <w:r w:rsidR="000D028B">
          <w:rPr>
            <w:noProof/>
            <w:webHidden/>
          </w:rPr>
          <w:tab/>
        </w:r>
        <w:r w:rsidR="000D028B">
          <w:rPr>
            <w:noProof/>
            <w:webHidden/>
          </w:rPr>
          <w:fldChar w:fldCharType="begin"/>
        </w:r>
        <w:r w:rsidR="000D028B">
          <w:rPr>
            <w:noProof/>
            <w:webHidden/>
          </w:rPr>
          <w:instrText xml:space="preserve"> PAGEREF _Toc126057924 \h </w:instrText>
        </w:r>
        <w:r w:rsidR="000D028B">
          <w:rPr>
            <w:noProof/>
            <w:webHidden/>
          </w:rPr>
        </w:r>
        <w:r w:rsidR="000D028B">
          <w:rPr>
            <w:noProof/>
            <w:webHidden/>
          </w:rPr>
          <w:fldChar w:fldCharType="separate"/>
        </w:r>
        <w:r w:rsidR="000D028B">
          <w:rPr>
            <w:noProof/>
            <w:webHidden/>
          </w:rPr>
          <w:t>6</w:t>
        </w:r>
        <w:r w:rsidR="000D028B">
          <w:rPr>
            <w:noProof/>
            <w:webHidden/>
          </w:rPr>
          <w:fldChar w:fldCharType="end"/>
        </w:r>
      </w:hyperlink>
    </w:p>
    <w:p w14:paraId="47A7E60A" w14:textId="56F1BAAE" w:rsidR="000D028B" w:rsidRDefault="000F55AB">
      <w:pPr>
        <w:pStyle w:val="TOC2"/>
        <w:rPr>
          <w:rFonts w:asciiTheme="minorHAnsi" w:eastAsiaTheme="minorEastAsia" w:hAnsiTheme="minorHAnsi" w:cstheme="minorBidi"/>
          <w:noProof/>
          <w:lang w:bidi="ne-NP"/>
        </w:rPr>
      </w:pPr>
      <w:hyperlink w:anchor="_Toc126057927" w:history="1">
        <w:r w:rsidR="000D028B" w:rsidRPr="008577B3">
          <w:rPr>
            <w:rStyle w:val="Hyperlink"/>
            <w:noProof/>
          </w:rPr>
          <w:t>1.2</w:t>
        </w:r>
        <w:r w:rsidR="000D028B">
          <w:rPr>
            <w:rFonts w:asciiTheme="minorHAnsi" w:eastAsiaTheme="minorEastAsia" w:hAnsiTheme="minorHAnsi" w:cstheme="minorBidi"/>
            <w:noProof/>
            <w:lang w:bidi="ne-NP"/>
          </w:rPr>
          <w:tab/>
        </w:r>
        <w:r w:rsidR="000D028B" w:rsidRPr="008577B3">
          <w:rPr>
            <w:rStyle w:val="Hyperlink"/>
            <w:noProof/>
          </w:rPr>
          <w:t>Catchment Characteristics</w:t>
        </w:r>
        <w:r w:rsidR="000D028B">
          <w:rPr>
            <w:noProof/>
            <w:webHidden/>
          </w:rPr>
          <w:tab/>
        </w:r>
        <w:r w:rsidR="000D028B">
          <w:rPr>
            <w:noProof/>
            <w:webHidden/>
          </w:rPr>
          <w:fldChar w:fldCharType="begin"/>
        </w:r>
        <w:r w:rsidR="000D028B">
          <w:rPr>
            <w:noProof/>
            <w:webHidden/>
          </w:rPr>
          <w:instrText xml:space="preserve"> PAGEREF _Toc126057927 \h </w:instrText>
        </w:r>
        <w:r w:rsidR="000D028B">
          <w:rPr>
            <w:noProof/>
            <w:webHidden/>
          </w:rPr>
        </w:r>
        <w:r w:rsidR="000D028B">
          <w:rPr>
            <w:noProof/>
            <w:webHidden/>
          </w:rPr>
          <w:fldChar w:fldCharType="separate"/>
        </w:r>
        <w:r w:rsidR="000D028B">
          <w:rPr>
            <w:noProof/>
            <w:webHidden/>
          </w:rPr>
          <w:t>9</w:t>
        </w:r>
        <w:r w:rsidR="000D028B">
          <w:rPr>
            <w:noProof/>
            <w:webHidden/>
          </w:rPr>
          <w:fldChar w:fldCharType="end"/>
        </w:r>
      </w:hyperlink>
    </w:p>
    <w:p w14:paraId="0F30D62B" w14:textId="524EF60A" w:rsidR="000D028B" w:rsidRDefault="000F55AB">
      <w:pPr>
        <w:pStyle w:val="TOC2"/>
        <w:rPr>
          <w:rFonts w:asciiTheme="minorHAnsi" w:eastAsiaTheme="minorEastAsia" w:hAnsiTheme="minorHAnsi" w:cstheme="minorBidi"/>
          <w:noProof/>
          <w:lang w:bidi="ne-NP"/>
        </w:rPr>
      </w:pPr>
      <w:hyperlink w:anchor="_Toc126058041" w:history="1">
        <w:r w:rsidR="000D028B" w:rsidRPr="008577B3">
          <w:rPr>
            <w:rStyle w:val="Hyperlink"/>
            <w:noProof/>
          </w:rPr>
          <w:t>1.3</w:t>
        </w:r>
        <w:r w:rsidR="000D028B">
          <w:rPr>
            <w:rFonts w:asciiTheme="minorHAnsi" w:eastAsiaTheme="minorEastAsia" w:hAnsiTheme="minorHAnsi" w:cstheme="minorBidi"/>
            <w:noProof/>
            <w:lang w:bidi="ne-NP"/>
          </w:rPr>
          <w:tab/>
        </w:r>
        <w:r w:rsidR="000D028B" w:rsidRPr="008577B3">
          <w:rPr>
            <w:rStyle w:val="Hyperlink"/>
            <w:noProof/>
          </w:rPr>
          <w:t>Climate</w:t>
        </w:r>
        <w:r w:rsidR="000D028B">
          <w:rPr>
            <w:noProof/>
            <w:webHidden/>
          </w:rPr>
          <w:tab/>
        </w:r>
        <w:r w:rsidR="000D028B">
          <w:rPr>
            <w:noProof/>
            <w:webHidden/>
          </w:rPr>
          <w:fldChar w:fldCharType="begin"/>
        </w:r>
        <w:r w:rsidR="000D028B">
          <w:rPr>
            <w:noProof/>
            <w:webHidden/>
          </w:rPr>
          <w:instrText xml:space="preserve"> PAGEREF _Toc126058041 \h </w:instrText>
        </w:r>
        <w:r w:rsidR="000D028B">
          <w:rPr>
            <w:noProof/>
            <w:webHidden/>
          </w:rPr>
        </w:r>
        <w:r w:rsidR="000D028B">
          <w:rPr>
            <w:noProof/>
            <w:webHidden/>
          </w:rPr>
          <w:fldChar w:fldCharType="separate"/>
        </w:r>
        <w:r w:rsidR="000D028B">
          <w:rPr>
            <w:noProof/>
            <w:webHidden/>
          </w:rPr>
          <w:t>10</w:t>
        </w:r>
        <w:r w:rsidR="000D028B">
          <w:rPr>
            <w:noProof/>
            <w:webHidden/>
          </w:rPr>
          <w:fldChar w:fldCharType="end"/>
        </w:r>
      </w:hyperlink>
    </w:p>
    <w:p w14:paraId="5F94DC80" w14:textId="164981F2" w:rsidR="000D028B" w:rsidRDefault="000F55AB">
      <w:pPr>
        <w:pStyle w:val="TOC2"/>
        <w:rPr>
          <w:rFonts w:asciiTheme="minorHAnsi" w:eastAsiaTheme="minorEastAsia" w:hAnsiTheme="minorHAnsi" w:cstheme="minorBidi"/>
          <w:noProof/>
          <w:lang w:bidi="ne-NP"/>
        </w:rPr>
      </w:pPr>
      <w:hyperlink w:anchor="_Toc126058042" w:history="1">
        <w:r w:rsidR="000D028B" w:rsidRPr="008577B3">
          <w:rPr>
            <w:rStyle w:val="Hyperlink"/>
            <w:noProof/>
          </w:rPr>
          <w:t>1.4</w:t>
        </w:r>
        <w:r w:rsidR="000D028B">
          <w:rPr>
            <w:rFonts w:asciiTheme="minorHAnsi" w:eastAsiaTheme="minorEastAsia" w:hAnsiTheme="minorHAnsi" w:cstheme="minorBidi"/>
            <w:noProof/>
            <w:lang w:bidi="ne-NP"/>
          </w:rPr>
          <w:tab/>
        </w:r>
        <w:r w:rsidR="000D028B" w:rsidRPr="008577B3">
          <w:rPr>
            <w:rStyle w:val="Hyperlink"/>
            <w:noProof/>
          </w:rPr>
          <w:t>Available Data</w:t>
        </w:r>
        <w:r w:rsidR="000D028B">
          <w:rPr>
            <w:noProof/>
            <w:webHidden/>
          </w:rPr>
          <w:tab/>
        </w:r>
        <w:r w:rsidR="000D028B">
          <w:rPr>
            <w:noProof/>
            <w:webHidden/>
          </w:rPr>
          <w:fldChar w:fldCharType="begin"/>
        </w:r>
        <w:r w:rsidR="000D028B">
          <w:rPr>
            <w:noProof/>
            <w:webHidden/>
          </w:rPr>
          <w:instrText xml:space="preserve"> PAGEREF _Toc126058042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6CDC1322" w14:textId="0BC782BD" w:rsidR="000D028B" w:rsidRDefault="000F55AB">
      <w:pPr>
        <w:pStyle w:val="TOC3"/>
        <w:rPr>
          <w:rFonts w:asciiTheme="minorHAnsi" w:eastAsiaTheme="minorEastAsia" w:hAnsiTheme="minorHAnsi" w:cstheme="minorBidi"/>
          <w:noProof/>
          <w:lang w:bidi="ne-NP"/>
        </w:rPr>
      </w:pPr>
      <w:hyperlink w:anchor="_Toc126058043" w:history="1">
        <w:r w:rsidR="000D028B" w:rsidRPr="008577B3">
          <w:rPr>
            <w:rStyle w:val="Hyperlink"/>
            <w:noProof/>
          </w:rPr>
          <w:t>1.4.1</w:t>
        </w:r>
        <w:r w:rsidR="000D028B">
          <w:rPr>
            <w:rFonts w:asciiTheme="minorHAnsi" w:eastAsiaTheme="minorEastAsia" w:hAnsiTheme="minorHAnsi" w:cstheme="minorBidi"/>
            <w:noProof/>
            <w:lang w:bidi="ne-NP"/>
          </w:rPr>
          <w:tab/>
        </w:r>
        <w:r w:rsidR="000D028B" w:rsidRPr="008577B3">
          <w:rPr>
            <w:rStyle w:val="Hyperlink"/>
            <w:noProof/>
          </w:rPr>
          <w:t>Hydrological Data</w:t>
        </w:r>
        <w:r w:rsidR="000D028B">
          <w:rPr>
            <w:noProof/>
            <w:webHidden/>
          </w:rPr>
          <w:tab/>
        </w:r>
        <w:r w:rsidR="000D028B">
          <w:rPr>
            <w:noProof/>
            <w:webHidden/>
          </w:rPr>
          <w:fldChar w:fldCharType="begin"/>
        </w:r>
        <w:r w:rsidR="000D028B">
          <w:rPr>
            <w:noProof/>
            <w:webHidden/>
          </w:rPr>
          <w:instrText xml:space="preserve"> PAGEREF _Toc126058043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51D6EA20" w14:textId="733646BA" w:rsidR="000D028B" w:rsidRDefault="000F55AB">
      <w:pPr>
        <w:pStyle w:val="TOC3"/>
        <w:rPr>
          <w:rFonts w:asciiTheme="minorHAnsi" w:eastAsiaTheme="minorEastAsia" w:hAnsiTheme="minorHAnsi" w:cstheme="minorBidi"/>
          <w:noProof/>
          <w:lang w:bidi="ne-NP"/>
        </w:rPr>
      </w:pPr>
      <w:hyperlink w:anchor="_Toc126058044" w:history="1">
        <w:r w:rsidR="000D028B" w:rsidRPr="008577B3">
          <w:rPr>
            <w:rStyle w:val="Hyperlink"/>
            <w:noProof/>
          </w:rPr>
          <w:t>1.4.2</w:t>
        </w:r>
        <w:r w:rsidR="000D028B">
          <w:rPr>
            <w:rFonts w:asciiTheme="minorHAnsi" w:eastAsiaTheme="minorEastAsia" w:hAnsiTheme="minorHAnsi" w:cstheme="minorBidi"/>
            <w:noProof/>
            <w:lang w:bidi="ne-NP"/>
          </w:rPr>
          <w:tab/>
        </w:r>
        <w:r w:rsidR="000D028B" w:rsidRPr="008577B3">
          <w:rPr>
            <w:rStyle w:val="Hyperlink"/>
            <w:noProof/>
          </w:rPr>
          <w:t>Gauge Installation and data recording</w:t>
        </w:r>
        <w:r w:rsidR="000D028B">
          <w:rPr>
            <w:noProof/>
            <w:webHidden/>
          </w:rPr>
          <w:tab/>
        </w:r>
        <w:r w:rsidR="000D028B">
          <w:rPr>
            <w:noProof/>
            <w:webHidden/>
          </w:rPr>
          <w:fldChar w:fldCharType="begin"/>
        </w:r>
        <w:r w:rsidR="000D028B">
          <w:rPr>
            <w:noProof/>
            <w:webHidden/>
          </w:rPr>
          <w:instrText xml:space="preserve"> PAGEREF _Toc126058044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3CE0A152" w14:textId="4238A994" w:rsidR="000D028B" w:rsidRDefault="000F55AB">
      <w:pPr>
        <w:pStyle w:val="TOC3"/>
        <w:rPr>
          <w:rFonts w:asciiTheme="minorHAnsi" w:eastAsiaTheme="minorEastAsia" w:hAnsiTheme="minorHAnsi" w:cstheme="minorBidi"/>
          <w:noProof/>
          <w:lang w:bidi="ne-NP"/>
        </w:rPr>
      </w:pPr>
      <w:hyperlink w:anchor="_Toc126058045" w:history="1">
        <w:r w:rsidR="000D028B" w:rsidRPr="008577B3">
          <w:rPr>
            <w:rStyle w:val="Hyperlink"/>
            <w:noProof/>
          </w:rPr>
          <w:t>1.4.3</w:t>
        </w:r>
        <w:r w:rsidR="000D028B">
          <w:rPr>
            <w:rFonts w:asciiTheme="minorHAnsi" w:eastAsiaTheme="minorEastAsia" w:hAnsiTheme="minorHAnsi" w:cstheme="minorBidi"/>
            <w:noProof/>
            <w:lang w:bidi="ne-NP"/>
          </w:rPr>
          <w:tab/>
        </w:r>
        <w:r w:rsidR="000D028B" w:rsidRPr="008577B3">
          <w:rPr>
            <w:rStyle w:val="Hyperlink"/>
            <w:noProof/>
          </w:rPr>
          <w:t>Meterological Data</w:t>
        </w:r>
        <w:r w:rsidR="000D028B">
          <w:rPr>
            <w:noProof/>
            <w:webHidden/>
          </w:rPr>
          <w:tab/>
        </w:r>
        <w:r w:rsidR="000D028B">
          <w:rPr>
            <w:noProof/>
            <w:webHidden/>
          </w:rPr>
          <w:fldChar w:fldCharType="begin"/>
        </w:r>
        <w:r w:rsidR="000D028B">
          <w:rPr>
            <w:noProof/>
            <w:webHidden/>
          </w:rPr>
          <w:instrText xml:space="preserve"> PAGEREF _Toc126058045 \h </w:instrText>
        </w:r>
        <w:r w:rsidR="000D028B">
          <w:rPr>
            <w:noProof/>
            <w:webHidden/>
          </w:rPr>
        </w:r>
        <w:r w:rsidR="000D028B">
          <w:rPr>
            <w:noProof/>
            <w:webHidden/>
          </w:rPr>
          <w:fldChar w:fldCharType="separate"/>
        </w:r>
        <w:r w:rsidR="000D028B">
          <w:rPr>
            <w:noProof/>
            <w:webHidden/>
          </w:rPr>
          <w:t>11</w:t>
        </w:r>
        <w:r w:rsidR="000D028B">
          <w:rPr>
            <w:noProof/>
            <w:webHidden/>
          </w:rPr>
          <w:fldChar w:fldCharType="end"/>
        </w:r>
      </w:hyperlink>
    </w:p>
    <w:p w14:paraId="10999C83" w14:textId="60ED3654" w:rsidR="000D028B" w:rsidRDefault="000F55AB">
      <w:pPr>
        <w:pStyle w:val="TOC2"/>
        <w:rPr>
          <w:rFonts w:asciiTheme="minorHAnsi" w:eastAsiaTheme="minorEastAsia" w:hAnsiTheme="minorHAnsi" w:cstheme="minorBidi"/>
          <w:noProof/>
          <w:lang w:bidi="ne-NP"/>
        </w:rPr>
      </w:pPr>
      <w:hyperlink w:anchor="_Toc126058046" w:history="1">
        <w:r w:rsidR="000D028B" w:rsidRPr="008577B3">
          <w:rPr>
            <w:rStyle w:val="Hyperlink"/>
            <w:noProof/>
          </w:rPr>
          <w:t>1.5</w:t>
        </w:r>
        <w:r w:rsidR="000D028B">
          <w:rPr>
            <w:rFonts w:asciiTheme="minorHAnsi" w:eastAsiaTheme="minorEastAsia" w:hAnsiTheme="minorHAnsi" w:cstheme="minorBidi"/>
            <w:noProof/>
            <w:lang w:bidi="ne-NP"/>
          </w:rPr>
          <w:tab/>
        </w:r>
        <w:r w:rsidR="000D028B" w:rsidRPr="008577B3">
          <w:rPr>
            <w:rStyle w:val="Hyperlink"/>
            <w:noProof/>
          </w:rPr>
          <w:t>Basin Rainfall</w:t>
        </w:r>
        <w:r w:rsidR="000D028B">
          <w:rPr>
            <w:noProof/>
            <w:webHidden/>
          </w:rPr>
          <w:tab/>
        </w:r>
        <w:r w:rsidR="000D028B">
          <w:rPr>
            <w:noProof/>
            <w:webHidden/>
          </w:rPr>
          <w:fldChar w:fldCharType="begin"/>
        </w:r>
        <w:r w:rsidR="000D028B">
          <w:rPr>
            <w:noProof/>
            <w:webHidden/>
          </w:rPr>
          <w:instrText xml:space="preserve"> PAGEREF _Toc126058046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7015F945" w14:textId="59CFCC9F" w:rsidR="000D028B" w:rsidRDefault="000F55AB">
      <w:pPr>
        <w:pStyle w:val="TOC2"/>
        <w:rPr>
          <w:rFonts w:asciiTheme="minorHAnsi" w:eastAsiaTheme="minorEastAsia" w:hAnsiTheme="minorHAnsi" w:cstheme="minorBidi"/>
          <w:noProof/>
          <w:lang w:bidi="ne-NP"/>
        </w:rPr>
      </w:pPr>
      <w:hyperlink w:anchor="_Toc126058055" w:history="1">
        <w:r w:rsidR="000D028B" w:rsidRPr="008577B3">
          <w:rPr>
            <w:rStyle w:val="Hyperlink"/>
            <w:noProof/>
          </w:rPr>
          <w:t>1.6</w:t>
        </w:r>
        <w:r w:rsidR="000D028B">
          <w:rPr>
            <w:rFonts w:asciiTheme="minorHAnsi" w:eastAsiaTheme="minorEastAsia" w:hAnsiTheme="minorHAnsi" w:cstheme="minorBidi"/>
            <w:noProof/>
            <w:lang w:bidi="ne-NP"/>
          </w:rPr>
          <w:tab/>
        </w:r>
        <w:r w:rsidR="000D028B" w:rsidRPr="008577B3">
          <w:rPr>
            <w:rStyle w:val="Hyperlink"/>
            <w:noProof/>
          </w:rPr>
          <w:t>Long Term Mean Monthly Flow</w:t>
        </w:r>
        <w:r w:rsidR="000D028B">
          <w:rPr>
            <w:noProof/>
            <w:webHidden/>
          </w:rPr>
          <w:tab/>
        </w:r>
        <w:r w:rsidR="000D028B">
          <w:rPr>
            <w:noProof/>
            <w:webHidden/>
          </w:rPr>
          <w:fldChar w:fldCharType="begin"/>
        </w:r>
        <w:r w:rsidR="000D028B">
          <w:rPr>
            <w:noProof/>
            <w:webHidden/>
          </w:rPr>
          <w:instrText xml:space="preserve"> PAGEREF _Toc126058055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1608C84D" w14:textId="445C415F" w:rsidR="000D028B" w:rsidRDefault="000F55AB">
      <w:pPr>
        <w:pStyle w:val="TOC3"/>
        <w:rPr>
          <w:rFonts w:asciiTheme="minorHAnsi" w:eastAsiaTheme="minorEastAsia" w:hAnsiTheme="minorHAnsi" w:cstheme="minorBidi"/>
          <w:noProof/>
          <w:lang w:bidi="ne-NP"/>
        </w:rPr>
      </w:pPr>
      <w:hyperlink w:anchor="_Toc126058056" w:history="1">
        <w:r w:rsidR="000D028B" w:rsidRPr="008577B3">
          <w:rPr>
            <w:rStyle w:val="Hyperlink"/>
            <w:noProof/>
          </w:rPr>
          <w:t>1.6.1</w:t>
        </w:r>
        <w:r w:rsidR="000D028B">
          <w:rPr>
            <w:rFonts w:asciiTheme="minorHAnsi" w:eastAsiaTheme="minorEastAsia" w:hAnsiTheme="minorHAnsi" w:cstheme="minorBidi"/>
            <w:noProof/>
            <w:lang w:bidi="ne-NP"/>
          </w:rPr>
          <w:tab/>
        </w:r>
        <w:r w:rsidR="000D028B" w:rsidRPr="008577B3">
          <w:rPr>
            <w:rStyle w:val="Hyperlink"/>
            <w:noProof/>
          </w:rPr>
          <w:t>Direct measured data</w:t>
        </w:r>
        <w:r w:rsidR="000D028B">
          <w:rPr>
            <w:noProof/>
            <w:webHidden/>
          </w:rPr>
          <w:tab/>
        </w:r>
        <w:r w:rsidR="000D028B">
          <w:rPr>
            <w:noProof/>
            <w:webHidden/>
          </w:rPr>
          <w:fldChar w:fldCharType="begin"/>
        </w:r>
        <w:r w:rsidR="000D028B">
          <w:rPr>
            <w:noProof/>
            <w:webHidden/>
          </w:rPr>
          <w:instrText xml:space="preserve"> PAGEREF _Toc126058056 \h </w:instrText>
        </w:r>
        <w:r w:rsidR="000D028B">
          <w:rPr>
            <w:noProof/>
            <w:webHidden/>
          </w:rPr>
        </w:r>
        <w:r w:rsidR="000D028B">
          <w:rPr>
            <w:noProof/>
            <w:webHidden/>
          </w:rPr>
          <w:fldChar w:fldCharType="separate"/>
        </w:r>
        <w:r w:rsidR="000D028B">
          <w:rPr>
            <w:noProof/>
            <w:webHidden/>
          </w:rPr>
          <w:t>13</w:t>
        </w:r>
        <w:r w:rsidR="000D028B">
          <w:rPr>
            <w:noProof/>
            <w:webHidden/>
          </w:rPr>
          <w:fldChar w:fldCharType="end"/>
        </w:r>
      </w:hyperlink>
    </w:p>
    <w:p w14:paraId="69F8EBBD" w14:textId="47B587FB" w:rsidR="000D028B" w:rsidRDefault="000F55AB">
      <w:pPr>
        <w:pStyle w:val="TOC3"/>
        <w:rPr>
          <w:rFonts w:asciiTheme="minorHAnsi" w:eastAsiaTheme="minorEastAsia" w:hAnsiTheme="minorHAnsi" w:cstheme="minorBidi"/>
          <w:noProof/>
          <w:lang w:bidi="ne-NP"/>
        </w:rPr>
      </w:pPr>
      <w:hyperlink w:anchor="_Toc126058057" w:history="1">
        <w:r w:rsidR="000D028B" w:rsidRPr="008577B3">
          <w:rPr>
            <w:rStyle w:val="Hyperlink"/>
            <w:noProof/>
          </w:rPr>
          <w:t>1.6.2</w:t>
        </w:r>
        <w:r w:rsidR="000D028B">
          <w:rPr>
            <w:rFonts w:asciiTheme="minorHAnsi" w:eastAsiaTheme="minorEastAsia" w:hAnsiTheme="minorHAnsi" w:cstheme="minorBidi"/>
            <w:noProof/>
            <w:lang w:bidi="ne-NP"/>
          </w:rPr>
          <w:tab/>
        </w:r>
        <w:r w:rsidR="000D028B" w:rsidRPr="008577B3">
          <w:rPr>
            <w:rStyle w:val="Hyperlink"/>
            <w:noProof/>
          </w:rPr>
          <w:t>Comparision with implemented Mean Monthly Flow</w:t>
        </w:r>
        <w:r w:rsidR="000D028B">
          <w:rPr>
            <w:noProof/>
            <w:webHidden/>
          </w:rPr>
          <w:tab/>
        </w:r>
        <w:r w:rsidR="000D028B">
          <w:rPr>
            <w:noProof/>
            <w:webHidden/>
          </w:rPr>
          <w:fldChar w:fldCharType="begin"/>
        </w:r>
        <w:r w:rsidR="000D028B">
          <w:rPr>
            <w:noProof/>
            <w:webHidden/>
          </w:rPr>
          <w:instrText xml:space="preserve"> PAGEREF _Toc126058057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0D78B397" w14:textId="2EBF859E" w:rsidR="000D028B" w:rsidRDefault="000F55AB">
      <w:pPr>
        <w:pStyle w:val="TOC3"/>
        <w:rPr>
          <w:rFonts w:asciiTheme="minorHAnsi" w:eastAsiaTheme="minorEastAsia" w:hAnsiTheme="minorHAnsi" w:cstheme="minorBidi"/>
          <w:noProof/>
          <w:lang w:bidi="ne-NP"/>
        </w:rPr>
      </w:pPr>
      <w:hyperlink w:anchor="_Toc126058058" w:history="1">
        <w:r w:rsidR="000D028B" w:rsidRPr="008577B3">
          <w:rPr>
            <w:rStyle w:val="Hyperlink"/>
            <w:noProof/>
          </w:rPr>
          <w:t>1.6.3</w:t>
        </w:r>
        <w:r w:rsidR="000D028B">
          <w:rPr>
            <w:rFonts w:asciiTheme="minorHAnsi" w:eastAsiaTheme="minorEastAsia" w:hAnsiTheme="minorHAnsi" w:cstheme="minorBidi"/>
            <w:noProof/>
            <w:lang w:bidi="ne-NP"/>
          </w:rPr>
          <w:tab/>
        </w:r>
        <w:r w:rsidR="000D028B" w:rsidRPr="008577B3">
          <w:rPr>
            <w:rStyle w:val="Hyperlink"/>
            <w:noProof/>
          </w:rPr>
          <w:t>Riparian Release</w:t>
        </w:r>
        <w:r w:rsidR="000D028B">
          <w:rPr>
            <w:noProof/>
            <w:webHidden/>
          </w:rPr>
          <w:tab/>
        </w:r>
        <w:r w:rsidR="000D028B">
          <w:rPr>
            <w:noProof/>
            <w:webHidden/>
          </w:rPr>
          <w:fldChar w:fldCharType="begin"/>
        </w:r>
        <w:r w:rsidR="000D028B">
          <w:rPr>
            <w:noProof/>
            <w:webHidden/>
          </w:rPr>
          <w:instrText xml:space="preserve"> PAGEREF _Toc126058058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6A8E59FB" w14:textId="25DB5EC5" w:rsidR="000D028B" w:rsidRDefault="000F55AB">
      <w:pPr>
        <w:pStyle w:val="TOC2"/>
        <w:rPr>
          <w:rFonts w:asciiTheme="minorHAnsi" w:eastAsiaTheme="minorEastAsia" w:hAnsiTheme="minorHAnsi" w:cstheme="minorBidi"/>
          <w:noProof/>
          <w:lang w:bidi="ne-NP"/>
        </w:rPr>
      </w:pPr>
      <w:hyperlink w:anchor="_Toc126058059" w:history="1">
        <w:r w:rsidR="000D028B" w:rsidRPr="008577B3">
          <w:rPr>
            <w:rStyle w:val="Hyperlink"/>
            <w:noProof/>
          </w:rPr>
          <w:t>1.7</w:t>
        </w:r>
        <w:r w:rsidR="000D028B">
          <w:rPr>
            <w:rFonts w:asciiTheme="minorHAnsi" w:eastAsiaTheme="minorEastAsia" w:hAnsiTheme="minorHAnsi" w:cstheme="minorBidi"/>
            <w:noProof/>
            <w:lang w:bidi="ne-NP"/>
          </w:rPr>
          <w:tab/>
        </w:r>
        <w:r w:rsidR="000D028B" w:rsidRPr="008577B3">
          <w:rPr>
            <w:rStyle w:val="Hyperlink"/>
            <w:noProof/>
          </w:rPr>
          <w:t>Flow Duration Curve (FDC) and Design Discharge</w:t>
        </w:r>
        <w:r w:rsidR="000D028B">
          <w:rPr>
            <w:noProof/>
            <w:webHidden/>
          </w:rPr>
          <w:tab/>
        </w:r>
        <w:r w:rsidR="000D028B">
          <w:rPr>
            <w:noProof/>
            <w:webHidden/>
          </w:rPr>
          <w:fldChar w:fldCharType="begin"/>
        </w:r>
        <w:r w:rsidR="000D028B">
          <w:rPr>
            <w:noProof/>
            <w:webHidden/>
          </w:rPr>
          <w:instrText xml:space="preserve"> PAGEREF _Toc126058059 \h </w:instrText>
        </w:r>
        <w:r w:rsidR="000D028B">
          <w:rPr>
            <w:noProof/>
            <w:webHidden/>
          </w:rPr>
        </w:r>
        <w:r w:rsidR="000D028B">
          <w:rPr>
            <w:noProof/>
            <w:webHidden/>
          </w:rPr>
          <w:fldChar w:fldCharType="separate"/>
        </w:r>
        <w:r w:rsidR="000D028B">
          <w:rPr>
            <w:noProof/>
            <w:webHidden/>
          </w:rPr>
          <w:t>16</w:t>
        </w:r>
        <w:r w:rsidR="000D028B">
          <w:rPr>
            <w:noProof/>
            <w:webHidden/>
          </w:rPr>
          <w:fldChar w:fldCharType="end"/>
        </w:r>
      </w:hyperlink>
    </w:p>
    <w:p w14:paraId="721EDFE0" w14:textId="7FBCC387" w:rsidR="000D028B" w:rsidRDefault="000F55AB">
      <w:pPr>
        <w:pStyle w:val="TOC3"/>
        <w:rPr>
          <w:rFonts w:asciiTheme="minorHAnsi" w:eastAsiaTheme="minorEastAsia" w:hAnsiTheme="minorHAnsi" w:cstheme="minorBidi"/>
          <w:noProof/>
          <w:lang w:bidi="ne-NP"/>
        </w:rPr>
      </w:pPr>
      <w:hyperlink w:anchor="_Toc126058060" w:history="1">
        <w:r w:rsidR="000D028B" w:rsidRPr="008577B3">
          <w:rPr>
            <w:rStyle w:val="Hyperlink"/>
            <w:noProof/>
          </w:rPr>
          <w:t>1.7.1</w:t>
        </w:r>
        <w:r w:rsidR="000D028B">
          <w:rPr>
            <w:rFonts w:asciiTheme="minorHAnsi" w:eastAsiaTheme="minorEastAsia" w:hAnsiTheme="minorHAnsi" w:cstheme="minorBidi"/>
            <w:noProof/>
            <w:lang w:bidi="ne-NP"/>
          </w:rPr>
          <w:tab/>
        </w:r>
        <w:r w:rsidR="000D028B" w:rsidRPr="008577B3">
          <w:rPr>
            <w:rStyle w:val="Hyperlink"/>
            <w:noProof/>
          </w:rPr>
          <w:t>FDC from the measured data</w:t>
        </w:r>
        <w:r w:rsidR="000D028B">
          <w:rPr>
            <w:noProof/>
            <w:webHidden/>
          </w:rPr>
          <w:tab/>
        </w:r>
        <w:r w:rsidR="000D028B">
          <w:rPr>
            <w:noProof/>
            <w:webHidden/>
          </w:rPr>
          <w:fldChar w:fldCharType="begin"/>
        </w:r>
        <w:r w:rsidR="000D028B">
          <w:rPr>
            <w:noProof/>
            <w:webHidden/>
          </w:rPr>
          <w:instrText xml:space="preserve"> PAGEREF _Toc126058060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57F9195" w14:textId="7E01549E" w:rsidR="000D028B" w:rsidRDefault="000F55AB">
      <w:pPr>
        <w:pStyle w:val="TOC3"/>
        <w:rPr>
          <w:rFonts w:asciiTheme="minorHAnsi" w:eastAsiaTheme="minorEastAsia" w:hAnsiTheme="minorHAnsi" w:cstheme="minorBidi"/>
          <w:noProof/>
          <w:lang w:bidi="ne-NP"/>
        </w:rPr>
      </w:pPr>
      <w:hyperlink w:anchor="_Toc126058061" w:history="1">
        <w:r w:rsidR="000D028B" w:rsidRPr="008577B3">
          <w:rPr>
            <w:rStyle w:val="Hyperlink"/>
            <w:noProof/>
          </w:rPr>
          <w:t>1.7.2</w:t>
        </w:r>
        <w:r w:rsidR="000D028B">
          <w:rPr>
            <w:rFonts w:asciiTheme="minorHAnsi" w:eastAsiaTheme="minorEastAsia" w:hAnsiTheme="minorHAnsi" w:cstheme="minorBidi"/>
            <w:noProof/>
            <w:lang w:bidi="ne-NP"/>
          </w:rPr>
          <w:tab/>
        </w:r>
        <w:r w:rsidR="000D028B" w:rsidRPr="008577B3">
          <w:rPr>
            <w:rStyle w:val="Hyperlink"/>
            <w:noProof/>
          </w:rPr>
          <w:t>Comparision of implemented FDC</w:t>
        </w:r>
        <w:r w:rsidR="000D028B">
          <w:rPr>
            <w:noProof/>
            <w:webHidden/>
          </w:rPr>
          <w:tab/>
        </w:r>
        <w:r w:rsidR="000D028B">
          <w:rPr>
            <w:noProof/>
            <w:webHidden/>
          </w:rPr>
          <w:fldChar w:fldCharType="begin"/>
        </w:r>
        <w:r w:rsidR="000D028B">
          <w:rPr>
            <w:noProof/>
            <w:webHidden/>
          </w:rPr>
          <w:instrText xml:space="preserve"> PAGEREF _Toc126058061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2A00C8B0" w14:textId="158828B2" w:rsidR="000D028B" w:rsidRDefault="000F55AB">
      <w:pPr>
        <w:pStyle w:val="TOC2"/>
        <w:rPr>
          <w:rFonts w:asciiTheme="minorHAnsi" w:eastAsiaTheme="minorEastAsia" w:hAnsiTheme="minorHAnsi" w:cstheme="minorBidi"/>
          <w:noProof/>
          <w:lang w:bidi="ne-NP"/>
        </w:rPr>
      </w:pPr>
      <w:hyperlink w:anchor="_Toc126058062" w:history="1">
        <w:r w:rsidR="000D028B" w:rsidRPr="008577B3">
          <w:rPr>
            <w:rStyle w:val="Hyperlink"/>
            <w:noProof/>
          </w:rPr>
          <w:t>1.8</w:t>
        </w:r>
        <w:r w:rsidR="000D028B">
          <w:rPr>
            <w:rFonts w:asciiTheme="minorHAnsi" w:eastAsiaTheme="minorEastAsia" w:hAnsiTheme="minorHAnsi" w:cstheme="minorBidi"/>
            <w:noProof/>
            <w:lang w:bidi="ne-NP"/>
          </w:rPr>
          <w:tab/>
        </w:r>
        <w:r w:rsidR="000D028B" w:rsidRPr="008577B3">
          <w:rPr>
            <w:rStyle w:val="Hyperlink"/>
            <w:noProof/>
          </w:rPr>
          <w:t>Flood Analysis</w:t>
        </w:r>
        <w:r w:rsidR="000D028B">
          <w:rPr>
            <w:noProof/>
            <w:webHidden/>
          </w:rPr>
          <w:tab/>
        </w:r>
        <w:r w:rsidR="000D028B">
          <w:rPr>
            <w:noProof/>
            <w:webHidden/>
          </w:rPr>
          <w:fldChar w:fldCharType="begin"/>
        </w:r>
        <w:r w:rsidR="000D028B">
          <w:rPr>
            <w:noProof/>
            <w:webHidden/>
          </w:rPr>
          <w:instrText xml:space="preserve"> PAGEREF _Toc126058062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7B1FCD51" w14:textId="6B8CD671" w:rsidR="000D028B" w:rsidRDefault="000F55AB">
      <w:pPr>
        <w:pStyle w:val="TOC3"/>
        <w:rPr>
          <w:rFonts w:asciiTheme="minorHAnsi" w:eastAsiaTheme="minorEastAsia" w:hAnsiTheme="minorHAnsi" w:cstheme="minorBidi"/>
          <w:noProof/>
          <w:lang w:bidi="ne-NP"/>
        </w:rPr>
      </w:pPr>
      <w:hyperlink w:anchor="_Toc126058063" w:history="1">
        <w:r w:rsidR="000D028B" w:rsidRPr="008577B3">
          <w:rPr>
            <w:rStyle w:val="Hyperlink"/>
            <w:noProof/>
          </w:rPr>
          <w:t>1.8.1</w:t>
        </w:r>
        <w:r w:rsidR="000D028B">
          <w:rPr>
            <w:rFonts w:asciiTheme="minorHAnsi" w:eastAsiaTheme="minorEastAsia" w:hAnsiTheme="minorHAnsi" w:cstheme="minorBidi"/>
            <w:noProof/>
            <w:lang w:bidi="ne-NP"/>
          </w:rPr>
          <w:tab/>
        </w:r>
        <w:r w:rsidR="000D028B" w:rsidRPr="008577B3">
          <w:rPr>
            <w:rStyle w:val="Hyperlink"/>
            <w:noProof/>
          </w:rPr>
          <w:t>Diversion during Construction Flood</w:t>
        </w:r>
        <w:r w:rsidR="000D028B">
          <w:rPr>
            <w:noProof/>
            <w:webHidden/>
          </w:rPr>
          <w:tab/>
        </w:r>
        <w:r w:rsidR="000D028B">
          <w:rPr>
            <w:noProof/>
            <w:webHidden/>
          </w:rPr>
          <w:fldChar w:fldCharType="begin"/>
        </w:r>
        <w:r w:rsidR="000D028B">
          <w:rPr>
            <w:noProof/>
            <w:webHidden/>
          </w:rPr>
          <w:instrText xml:space="preserve"> PAGEREF _Toc126058063 \h </w:instrText>
        </w:r>
        <w:r w:rsidR="000D028B">
          <w:rPr>
            <w:noProof/>
            <w:webHidden/>
          </w:rPr>
        </w:r>
        <w:r w:rsidR="000D028B">
          <w:rPr>
            <w:noProof/>
            <w:webHidden/>
          </w:rPr>
          <w:fldChar w:fldCharType="separate"/>
        </w:r>
        <w:r w:rsidR="000D028B">
          <w:rPr>
            <w:noProof/>
            <w:webHidden/>
          </w:rPr>
          <w:t>17</w:t>
        </w:r>
        <w:r w:rsidR="000D028B">
          <w:rPr>
            <w:noProof/>
            <w:webHidden/>
          </w:rPr>
          <w:fldChar w:fldCharType="end"/>
        </w:r>
      </w:hyperlink>
    </w:p>
    <w:p w14:paraId="0E14A446" w14:textId="237A8560" w:rsidR="000D028B" w:rsidRDefault="000F55AB">
      <w:pPr>
        <w:pStyle w:val="TOC2"/>
        <w:rPr>
          <w:rFonts w:asciiTheme="minorHAnsi" w:eastAsiaTheme="minorEastAsia" w:hAnsiTheme="minorHAnsi" w:cstheme="minorBidi"/>
          <w:noProof/>
          <w:lang w:bidi="ne-NP"/>
        </w:rPr>
      </w:pPr>
      <w:hyperlink w:anchor="_Toc126058064" w:history="1">
        <w:r w:rsidR="000D028B" w:rsidRPr="008577B3">
          <w:rPr>
            <w:rStyle w:val="Hyperlink"/>
            <w:noProof/>
          </w:rPr>
          <w:t>1.9</w:t>
        </w:r>
        <w:r w:rsidR="000D028B">
          <w:rPr>
            <w:rFonts w:asciiTheme="minorHAnsi" w:eastAsiaTheme="minorEastAsia" w:hAnsiTheme="minorHAnsi" w:cstheme="minorBidi"/>
            <w:noProof/>
            <w:lang w:bidi="ne-NP"/>
          </w:rPr>
          <w:tab/>
        </w:r>
        <w:r w:rsidR="000D028B" w:rsidRPr="008577B3">
          <w:rPr>
            <w:rStyle w:val="Hyperlink"/>
            <w:noProof/>
          </w:rPr>
          <w:t>Low Flow</w:t>
        </w:r>
        <w:r w:rsidR="000D028B">
          <w:rPr>
            <w:noProof/>
            <w:webHidden/>
          </w:rPr>
          <w:tab/>
        </w:r>
        <w:r w:rsidR="000D028B">
          <w:rPr>
            <w:noProof/>
            <w:webHidden/>
          </w:rPr>
          <w:fldChar w:fldCharType="begin"/>
        </w:r>
        <w:r w:rsidR="000D028B">
          <w:rPr>
            <w:noProof/>
            <w:webHidden/>
          </w:rPr>
          <w:instrText xml:space="preserve"> PAGEREF _Toc126058064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48EED10B" w14:textId="14148C6E" w:rsidR="000D028B" w:rsidRDefault="000F55AB">
      <w:pPr>
        <w:pStyle w:val="TOC2"/>
        <w:tabs>
          <w:tab w:val="left" w:pos="1320"/>
        </w:tabs>
        <w:rPr>
          <w:rFonts w:asciiTheme="minorHAnsi" w:eastAsiaTheme="minorEastAsia" w:hAnsiTheme="minorHAnsi" w:cstheme="minorBidi"/>
          <w:noProof/>
          <w:lang w:bidi="ne-NP"/>
        </w:rPr>
      </w:pPr>
      <w:hyperlink w:anchor="_Toc126058065" w:history="1">
        <w:r w:rsidR="000D028B" w:rsidRPr="008577B3">
          <w:rPr>
            <w:rStyle w:val="Hyperlink"/>
            <w:noProof/>
          </w:rPr>
          <w:t>1.10</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_Toc126058065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CD67501" w14:textId="43483C6E" w:rsidR="000D028B" w:rsidRDefault="000F55AB">
      <w:pPr>
        <w:pStyle w:val="TOC2"/>
        <w:tabs>
          <w:tab w:val="left" w:pos="1320"/>
        </w:tabs>
        <w:rPr>
          <w:rFonts w:asciiTheme="minorHAnsi" w:eastAsiaTheme="minorEastAsia" w:hAnsiTheme="minorHAnsi" w:cstheme="minorBidi"/>
          <w:noProof/>
          <w:lang w:bidi="ne-NP"/>
        </w:rPr>
      </w:pPr>
      <w:hyperlink w:anchor="_Toc126058066" w:history="1">
        <w:r w:rsidR="000D028B" w:rsidRPr="008577B3">
          <w:rPr>
            <w:rStyle w:val="Hyperlink"/>
            <w:noProof/>
          </w:rPr>
          <w:t>1.11</w:t>
        </w:r>
        <w:r w:rsidR="000D028B">
          <w:rPr>
            <w:rFonts w:asciiTheme="minorHAnsi" w:eastAsiaTheme="minorEastAsia" w:hAnsiTheme="minorHAnsi" w:cstheme="minorBidi"/>
            <w:noProof/>
            <w:lang w:bidi="ne-NP"/>
          </w:rPr>
          <w:tab/>
        </w:r>
        <w:r w:rsidR="000D028B" w:rsidRPr="008577B3">
          <w:rPr>
            <w:rStyle w:val="Hyperlink"/>
            <w:noProof/>
          </w:rPr>
          <w:t>Trend Analysis</w:t>
        </w:r>
        <w:r w:rsidR="000D028B">
          <w:rPr>
            <w:noProof/>
            <w:webHidden/>
          </w:rPr>
          <w:tab/>
        </w:r>
        <w:r w:rsidR="000D028B">
          <w:rPr>
            <w:noProof/>
            <w:webHidden/>
          </w:rPr>
          <w:fldChar w:fldCharType="begin"/>
        </w:r>
        <w:r w:rsidR="000D028B">
          <w:rPr>
            <w:noProof/>
            <w:webHidden/>
          </w:rPr>
          <w:instrText xml:space="preserve"> PAGEREF _Toc126058066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1A537152" w14:textId="4714C7D6" w:rsidR="000D028B" w:rsidRDefault="000F55AB">
      <w:pPr>
        <w:pStyle w:val="TOC3"/>
        <w:rPr>
          <w:rFonts w:asciiTheme="minorHAnsi" w:eastAsiaTheme="minorEastAsia" w:hAnsiTheme="minorHAnsi" w:cstheme="minorBidi"/>
          <w:noProof/>
          <w:lang w:bidi="ne-NP"/>
        </w:rPr>
      </w:pPr>
      <w:hyperlink w:anchor="_Toc126058067" w:history="1">
        <w:r w:rsidR="000D028B" w:rsidRPr="008577B3">
          <w:rPr>
            <w:rStyle w:val="Hyperlink"/>
            <w:noProof/>
          </w:rPr>
          <w:t>1.11.1</w:t>
        </w:r>
        <w:r w:rsidR="000D028B">
          <w:rPr>
            <w:rFonts w:asciiTheme="minorHAnsi" w:eastAsiaTheme="minorEastAsia" w:hAnsiTheme="minorHAnsi" w:cstheme="minorBidi"/>
            <w:noProof/>
            <w:lang w:bidi="ne-NP"/>
          </w:rPr>
          <w:tab/>
        </w:r>
        <w:r w:rsidR="000D028B" w:rsidRPr="008577B3">
          <w:rPr>
            <w:rStyle w:val="Hyperlink"/>
            <w:noProof/>
          </w:rPr>
          <w:t>Methodology</w:t>
        </w:r>
        <w:r w:rsidR="000D028B">
          <w:rPr>
            <w:noProof/>
            <w:webHidden/>
          </w:rPr>
          <w:tab/>
        </w:r>
        <w:r w:rsidR="000D028B">
          <w:rPr>
            <w:noProof/>
            <w:webHidden/>
          </w:rPr>
          <w:fldChar w:fldCharType="begin"/>
        </w:r>
        <w:r w:rsidR="000D028B">
          <w:rPr>
            <w:noProof/>
            <w:webHidden/>
          </w:rPr>
          <w:instrText xml:space="preserve"> PAGEREF _Toc126058067 \h </w:instrText>
        </w:r>
        <w:r w:rsidR="000D028B">
          <w:rPr>
            <w:noProof/>
            <w:webHidden/>
          </w:rPr>
        </w:r>
        <w:r w:rsidR="000D028B">
          <w:rPr>
            <w:noProof/>
            <w:webHidden/>
          </w:rPr>
          <w:fldChar w:fldCharType="separate"/>
        </w:r>
        <w:r w:rsidR="000D028B">
          <w:rPr>
            <w:noProof/>
            <w:webHidden/>
          </w:rPr>
          <w:t>18</w:t>
        </w:r>
        <w:r w:rsidR="000D028B">
          <w:rPr>
            <w:noProof/>
            <w:webHidden/>
          </w:rPr>
          <w:fldChar w:fldCharType="end"/>
        </w:r>
      </w:hyperlink>
    </w:p>
    <w:p w14:paraId="0E2F14FC" w14:textId="30E64A35" w:rsidR="000D028B" w:rsidRDefault="000F55AB">
      <w:pPr>
        <w:pStyle w:val="TOC2"/>
        <w:tabs>
          <w:tab w:val="left" w:pos="1320"/>
        </w:tabs>
        <w:rPr>
          <w:rFonts w:asciiTheme="minorHAnsi" w:eastAsiaTheme="minorEastAsia" w:hAnsiTheme="minorHAnsi" w:cstheme="minorBidi"/>
          <w:noProof/>
          <w:lang w:bidi="ne-NP"/>
        </w:rPr>
      </w:pPr>
      <w:hyperlink w:anchor="_Toc126058068" w:history="1">
        <w:r w:rsidR="000D028B" w:rsidRPr="008577B3">
          <w:rPr>
            <w:rStyle w:val="Hyperlink"/>
            <w:noProof/>
          </w:rPr>
          <w:t>1.12</w:t>
        </w:r>
        <w:r w:rsidR="000D028B">
          <w:rPr>
            <w:rFonts w:asciiTheme="minorHAnsi" w:eastAsiaTheme="minorEastAsia" w:hAnsiTheme="minorHAnsi" w:cstheme="minorBidi"/>
            <w:noProof/>
            <w:lang w:bidi="ne-NP"/>
          </w:rPr>
          <w:tab/>
        </w:r>
        <w:r w:rsidR="000D028B" w:rsidRPr="008577B3">
          <w:rPr>
            <w:rStyle w:val="Hyperlink"/>
            <w:noProof/>
          </w:rPr>
          <w:t>Glacier Lake Outburst Flood (GLOF)</w:t>
        </w:r>
        <w:r w:rsidR="000D028B">
          <w:rPr>
            <w:noProof/>
            <w:webHidden/>
          </w:rPr>
          <w:tab/>
        </w:r>
        <w:r w:rsidR="000D028B">
          <w:rPr>
            <w:noProof/>
            <w:webHidden/>
          </w:rPr>
          <w:fldChar w:fldCharType="begin"/>
        </w:r>
        <w:r w:rsidR="000D028B">
          <w:rPr>
            <w:noProof/>
            <w:webHidden/>
          </w:rPr>
          <w:instrText xml:space="preserve"> PAGEREF _Toc126058068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3F44B1E2" w14:textId="6638E0E4" w:rsidR="000D028B" w:rsidRDefault="000F55AB">
      <w:pPr>
        <w:pStyle w:val="TOC2"/>
        <w:tabs>
          <w:tab w:val="left" w:pos="1320"/>
        </w:tabs>
        <w:rPr>
          <w:rFonts w:asciiTheme="minorHAnsi" w:eastAsiaTheme="minorEastAsia" w:hAnsiTheme="minorHAnsi" w:cstheme="minorBidi"/>
          <w:noProof/>
          <w:lang w:bidi="ne-NP"/>
        </w:rPr>
      </w:pPr>
      <w:hyperlink w:anchor="_Toc126058069" w:history="1">
        <w:r w:rsidR="000D028B" w:rsidRPr="008577B3">
          <w:rPr>
            <w:rStyle w:val="Hyperlink"/>
            <w:noProof/>
          </w:rPr>
          <w:t>1.13</w:t>
        </w:r>
        <w:r w:rsidR="000D028B">
          <w:rPr>
            <w:rFonts w:asciiTheme="minorHAnsi" w:eastAsiaTheme="minorEastAsia" w:hAnsiTheme="minorHAnsi" w:cstheme="minorBidi"/>
            <w:noProof/>
            <w:lang w:bidi="ne-NP"/>
          </w:rPr>
          <w:tab/>
        </w:r>
        <w:r w:rsidR="000D028B" w:rsidRPr="008577B3">
          <w:rPr>
            <w:rStyle w:val="Hyperlink"/>
            <w:noProof/>
          </w:rPr>
          <w:t>Conclusions</w:t>
        </w:r>
        <w:r w:rsidR="000D028B">
          <w:rPr>
            <w:noProof/>
            <w:webHidden/>
          </w:rPr>
          <w:tab/>
        </w:r>
        <w:r w:rsidR="000D028B">
          <w:rPr>
            <w:noProof/>
            <w:webHidden/>
          </w:rPr>
          <w:fldChar w:fldCharType="begin"/>
        </w:r>
        <w:r w:rsidR="000D028B">
          <w:rPr>
            <w:noProof/>
            <w:webHidden/>
          </w:rPr>
          <w:instrText xml:space="preserve"> PAGEREF _Toc126058069 \h </w:instrText>
        </w:r>
        <w:r w:rsidR="000D028B">
          <w:rPr>
            <w:noProof/>
            <w:webHidden/>
          </w:rPr>
        </w:r>
        <w:r w:rsidR="000D028B">
          <w:rPr>
            <w:noProof/>
            <w:webHidden/>
          </w:rPr>
          <w:fldChar w:fldCharType="separate"/>
        </w:r>
        <w:r w:rsidR="000D028B">
          <w:rPr>
            <w:noProof/>
            <w:webHidden/>
          </w:rPr>
          <w:t>19</w:t>
        </w:r>
        <w:r w:rsidR="000D028B">
          <w:rPr>
            <w:noProof/>
            <w:webHidden/>
          </w:rPr>
          <w:fldChar w:fldCharType="end"/>
        </w:r>
      </w:hyperlink>
    </w:p>
    <w:p w14:paraId="4968F6A1" w14:textId="2ADE2C22" w:rsidR="000D028B" w:rsidRDefault="000F55AB">
      <w:pPr>
        <w:pStyle w:val="TOC2"/>
        <w:tabs>
          <w:tab w:val="left" w:pos="1320"/>
        </w:tabs>
        <w:rPr>
          <w:rFonts w:asciiTheme="minorHAnsi" w:eastAsiaTheme="minorEastAsia" w:hAnsiTheme="minorHAnsi" w:cstheme="minorBidi"/>
          <w:noProof/>
          <w:lang w:bidi="ne-NP"/>
        </w:rPr>
      </w:pPr>
      <w:hyperlink w:anchor="_Toc126058070" w:history="1">
        <w:r w:rsidR="000D028B" w:rsidRPr="008577B3">
          <w:rPr>
            <w:rStyle w:val="Hyperlink"/>
            <w:noProof/>
          </w:rPr>
          <w:t>1.14</w:t>
        </w:r>
        <w:r w:rsidR="000D028B">
          <w:rPr>
            <w:rFonts w:asciiTheme="minorHAnsi" w:eastAsiaTheme="minorEastAsia" w:hAnsiTheme="minorHAnsi" w:cstheme="minorBidi"/>
            <w:noProof/>
            <w:lang w:bidi="ne-NP"/>
          </w:rPr>
          <w:tab/>
        </w:r>
        <w:r w:rsidR="000D028B" w:rsidRPr="008577B3">
          <w:rPr>
            <w:rStyle w:val="Hyperlink"/>
            <w:noProof/>
          </w:rPr>
          <w:t>Recommendations</w:t>
        </w:r>
        <w:r w:rsidR="000D028B">
          <w:rPr>
            <w:noProof/>
            <w:webHidden/>
          </w:rPr>
          <w:tab/>
        </w:r>
        <w:r w:rsidR="000D028B">
          <w:rPr>
            <w:noProof/>
            <w:webHidden/>
          </w:rPr>
          <w:fldChar w:fldCharType="begin"/>
        </w:r>
        <w:r w:rsidR="000D028B">
          <w:rPr>
            <w:noProof/>
            <w:webHidden/>
          </w:rPr>
          <w:instrText xml:space="preserve"> PAGEREF _Toc126058070 \h </w:instrText>
        </w:r>
        <w:r w:rsidR="000D028B">
          <w:rPr>
            <w:noProof/>
            <w:webHidden/>
          </w:rPr>
        </w:r>
        <w:r w:rsidR="000D028B">
          <w:rPr>
            <w:noProof/>
            <w:webHidden/>
          </w:rPr>
          <w:fldChar w:fldCharType="separate"/>
        </w:r>
        <w:r w:rsidR="000D028B">
          <w:rPr>
            <w:noProof/>
            <w:webHidden/>
          </w:rPr>
          <w:t>20</w:t>
        </w:r>
        <w:r w:rsidR="000D028B">
          <w:rPr>
            <w:noProof/>
            <w:webHidden/>
          </w:rPr>
          <w:fldChar w:fldCharType="end"/>
        </w:r>
      </w:hyperlink>
    </w:p>
    <w:p w14:paraId="5ACA5BEC" w14:textId="532D6249" w:rsidR="000D028B" w:rsidRDefault="000F55AB">
      <w:pPr>
        <w:pStyle w:val="TOC1"/>
        <w:rPr>
          <w:rFonts w:asciiTheme="minorHAnsi" w:eastAsiaTheme="minorEastAsia" w:hAnsiTheme="minorHAnsi" w:cstheme="minorBidi"/>
          <w:b w:val="0"/>
          <w:sz w:val="22"/>
          <w:lang w:bidi="ne-NP"/>
        </w:rPr>
      </w:pPr>
      <w:hyperlink w:anchor="_Toc126058071" w:history="1">
        <w:r w:rsidR="000D028B" w:rsidRPr="008577B3">
          <w:rPr>
            <w:rStyle w:val="Hyperlink"/>
          </w:rPr>
          <w:t>2</w:t>
        </w:r>
        <w:r w:rsidR="000D028B">
          <w:rPr>
            <w:rFonts w:asciiTheme="minorHAnsi" w:eastAsiaTheme="minorEastAsia" w:hAnsiTheme="minorHAnsi" w:cstheme="minorBidi"/>
            <w:b w:val="0"/>
            <w:sz w:val="22"/>
            <w:lang w:bidi="ne-NP"/>
          </w:rPr>
          <w:tab/>
        </w:r>
        <w:r w:rsidR="000D028B" w:rsidRPr="008577B3">
          <w:rPr>
            <w:rStyle w:val="Hyperlink"/>
          </w:rPr>
          <w:t>REFERENCES</w:t>
        </w:r>
        <w:r w:rsidR="000D028B">
          <w:rPr>
            <w:webHidden/>
          </w:rPr>
          <w:tab/>
        </w:r>
        <w:r w:rsidR="000D028B">
          <w:rPr>
            <w:webHidden/>
          </w:rPr>
          <w:fldChar w:fldCharType="begin"/>
        </w:r>
        <w:r w:rsidR="000D028B">
          <w:rPr>
            <w:webHidden/>
          </w:rPr>
          <w:instrText xml:space="preserve"> PAGEREF _Toc126058071 \h </w:instrText>
        </w:r>
        <w:r w:rsidR="000D028B">
          <w:rPr>
            <w:webHidden/>
          </w:rPr>
        </w:r>
        <w:r w:rsidR="000D028B">
          <w:rPr>
            <w:webHidden/>
          </w:rPr>
          <w:fldChar w:fldCharType="separate"/>
        </w:r>
        <w:r w:rsidR="000D028B">
          <w:rPr>
            <w:webHidden/>
          </w:rPr>
          <w:t>21</w:t>
        </w:r>
        <w:r w:rsidR="000D028B">
          <w:rPr>
            <w:webHidden/>
          </w:rPr>
          <w:fldChar w:fldCharType="end"/>
        </w:r>
      </w:hyperlink>
    </w:p>
    <w:p w14:paraId="5DF0316D" w14:textId="7DB52CC6"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43"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44" w:name="_Toc435601561"/>
      <w:bookmarkStart w:id="45" w:name="_Toc126057921"/>
      <w:r w:rsidRPr="006D015F">
        <w:rPr>
          <w:caps w:val="0"/>
        </w:rPr>
        <w:lastRenderedPageBreak/>
        <w:t>LIST OF FIGURES</w:t>
      </w:r>
      <w:bookmarkEnd w:id="44"/>
      <w:bookmarkEnd w:id="45"/>
    </w:p>
    <w:p w14:paraId="181CF73F" w14:textId="548C51ED" w:rsidR="000D028B"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6058072" w:history="1">
        <w:r w:rsidR="000D028B" w:rsidRPr="00651420">
          <w:rPr>
            <w:rStyle w:val="Hyperlink"/>
            <w:noProof/>
          </w:rPr>
          <w:t>Figure 1</w:t>
        </w:r>
        <w:r w:rsidR="000D028B" w:rsidRPr="00651420">
          <w:rPr>
            <w:rStyle w:val="Hyperlink"/>
            <w:noProof/>
          </w:rPr>
          <w:noBreakHyphen/>
          <w:t>1: Hydrographical representation of Mean Monthly flow of Jhimruk River</w:t>
        </w:r>
        <w:r w:rsidR="000D028B">
          <w:rPr>
            <w:noProof/>
            <w:webHidden/>
          </w:rPr>
          <w:tab/>
        </w:r>
        <w:r w:rsidR="000D028B">
          <w:rPr>
            <w:noProof/>
            <w:webHidden/>
          </w:rPr>
          <w:fldChar w:fldCharType="begin"/>
        </w:r>
        <w:r w:rsidR="000D028B">
          <w:rPr>
            <w:noProof/>
            <w:webHidden/>
          </w:rPr>
          <w:instrText xml:space="preserve"> PAGEREF _Toc126058072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2A45E463" w14:textId="66D45D03" w:rsidR="000D028B" w:rsidRDefault="000F55AB">
      <w:pPr>
        <w:pStyle w:val="TableofFigures"/>
        <w:tabs>
          <w:tab w:val="right" w:leader="dot" w:pos="9170"/>
        </w:tabs>
        <w:rPr>
          <w:rFonts w:asciiTheme="minorHAnsi" w:eastAsiaTheme="minorEastAsia" w:hAnsiTheme="minorHAnsi" w:cstheme="minorBidi"/>
          <w:noProof/>
          <w:lang w:bidi="ne-NP"/>
        </w:rPr>
      </w:pPr>
      <w:hyperlink w:anchor="_Toc126058073" w:history="1">
        <w:r w:rsidR="000D028B" w:rsidRPr="00651420">
          <w:rPr>
            <w:rStyle w:val="Hyperlink"/>
            <w:noProof/>
          </w:rPr>
          <w:t>Figure 1</w:t>
        </w:r>
        <w:r w:rsidR="000D028B" w:rsidRPr="00651420">
          <w:rPr>
            <w:rStyle w:val="Hyperlink"/>
            <w:noProof/>
          </w:rPr>
          <w:noBreakHyphen/>
          <w:t>2: Comparison of implemented mean monthly flow and measured mean monthly flow</w:t>
        </w:r>
        <w:r w:rsidR="000D028B">
          <w:rPr>
            <w:noProof/>
            <w:webHidden/>
          </w:rPr>
          <w:tab/>
        </w:r>
        <w:r w:rsidR="000D028B">
          <w:rPr>
            <w:noProof/>
            <w:webHidden/>
          </w:rPr>
          <w:fldChar w:fldCharType="begin"/>
        </w:r>
        <w:r w:rsidR="000D028B">
          <w:rPr>
            <w:noProof/>
            <w:webHidden/>
          </w:rPr>
          <w:instrText xml:space="preserve"> PAGEREF _Toc126058073 \h </w:instrText>
        </w:r>
        <w:r w:rsidR="000D028B">
          <w:rPr>
            <w:noProof/>
            <w:webHidden/>
          </w:rPr>
        </w:r>
        <w:r w:rsidR="000D028B">
          <w:rPr>
            <w:noProof/>
            <w:webHidden/>
          </w:rPr>
          <w:fldChar w:fldCharType="separate"/>
        </w:r>
        <w:r w:rsidR="000D028B">
          <w:rPr>
            <w:noProof/>
            <w:webHidden/>
          </w:rPr>
          <w:t>15</w:t>
        </w:r>
        <w:r w:rsidR="000D028B">
          <w:rPr>
            <w:noProof/>
            <w:webHidden/>
          </w:rPr>
          <w:fldChar w:fldCharType="end"/>
        </w:r>
      </w:hyperlink>
    </w:p>
    <w:p w14:paraId="7AF6C440" w14:textId="032AB2E0"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46" w:name="_Toc126057922"/>
      <w:r w:rsidRPr="006D015F">
        <w:rPr>
          <w:caps w:val="0"/>
        </w:rPr>
        <w:lastRenderedPageBreak/>
        <w:t>LIST OF TABLES</w:t>
      </w:r>
      <w:bookmarkEnd w:id="46"/>
    </w:p>
    <w:p w14:paraId="54B77473" w14:textId="7975AA53" w:rsidR="00E1614D"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6055281" w:history="1">
        <w:r w:rsidR="00E1614D" w:rsidRPr="005A1D81">
          <w:rPr>
            <w:rStyle w:val="Hyperlink"/>
            <w:noProof/>
          </w:rPr>
          <w:t>Table 1</w:t>
        </w:r>
        <w:r w:rsidR="00E1614D" w:rsidRPr="005A1D81">
          <w:rPr>
            <w:rStyle w:val="Hyperlink"/>
            <w:noProof/>
          </w:rPr>
          <w:noBreakHyphen/>
          <w:t>1: Salient features of the project</w:t>
        </w:r>
        <w:r w:rsidR="00E1614D">
          <w:rPr>
            <w:noProof/>
            <w:webHidden/>
          </w:rPr>
          <w:tab/>
        </w:r>
        <w:r w:rsidR="00E1614D">
          <w:rPr>
            <w:noProof/>
            <w:webHidden/>
          </w:rPr>
          <w:fldChar w:fldCharType="begin"/>
        </w:r>
        <w:r w:rsidR="00E1614D">
          <w:rPr>
            <w:noProof/>
            <w:webHidden/>
          </w:rPr>
          <w:instrText xml:space="preserve"> PAGEREF _Toc126055281 \h </w:instrText>
        </w:r>
        <w:r w:rsidR="00E1614D">
          <w:rPr>
            <w:noProof/>
            <w:webHidden/>
          </w:rPr>
        </w:r>
        <w:r w:rsidR="00E1614D">
          <w:rPr>
            <w:noProof/>
            <w:webHidden/>
          </w:rPr>
          <w:fldChar w:fldCharType="separate"/>
        </w:r>
        <w:r w:rsidR="00E1614D">
          <w:rPr>
            <w:noProof/>
            <w:webHidden/>
          </w:rPr>
          <w:t>6</w:t>
        </w:r>
        <w:r w:rsidR="00E1614D">
          <w:rPr>
            <w:noProof/>
            <w:webHidden/>
          </w:rPr>
          <w:fldChar w:fldCharType="end"/>
        </w:r>
      </w:hyperlink>
    </w:p>
    <w:p w14:paraId="1CFB50FF" w14:textId="128A1A64" w:rsidR="00E1614D" w:rsidRDefault="000F55AB">
      <w:pPr>
        <w:pStyle w:val="TableofFigures"/>
        <w:tabs>
          <w:tab w:val="right" w:leader="dot" w:pos="9170"/>
        </w:tabs>
        <w:rPr>
          <w:rFonts w:asciiTheme="minorHAnsi" w:eastAsiaTheme="minorEastAsia" w:hAnsiTheme="minorHAnsi" w:cstheme="minorBidi"/>
          <w:noProof/>
          <w:lang w:bidi="ne-NP"/>
        </w:rPr>
      </w:pPr>
      <w:hyperlink w:anchor="_Toc126055282" w:history="1">
        <w:r w:rsidR="00E1614D" w:rsidRPr="005A1D81">
          <w:rPr>
            <w:rStyle w:val="Hyperlink"/>
            <w:noProof/>
          </w:rPr>
          <w:t>Table 1</w:t>
        </w:r>
        <w:r w:rsidR="00E1614D" w:rsidRPr="005A1D81">
          <w:rPr>
            <w:rStyle w:val="Hyperlink"/>
            <w:noProof/>
          </w:rPr>
          <w:noBreakHyphen/>
          <w:t>2: Mean Monthly Flow of Jhimruk River</w:t>
        </w:r>
        <w:r w:rsidR="00E1614D">
          <w:rPr>
            <w:noProof/>
            <w:webHidden/>
          </w:rPr>
          <w:tab/>
        </w:r>
        <w:r w:rsidR="00E1614D">
          <w:rPr>
            <w:noProof/>
            <w:webHidden/>
          </w:rPr>
          <w:fldChar w:fldCharType="begin"/>
        </w:r>
        <w:r w:rsidR="00E1614D">
          <w:rPr>
            <w:noProof/>
            <w:webHidden/>
          </w:rPr>
          <w:instrText xml:space="preserve"> PAGEREF _Toc126055282 \h </w:instrText>
        </w:r>
        <w:r w:rsidR="00E1614D">
          <w:rPr>
            <w:noProof/>
            <w:webHidden/>
          </w:rPr>
        </w:r>
        <w:r w:rsidR="00E1614D">
          <w:rPr>
            <w:noProof/>
            <w:webHidden/>
          </w:rPr>
          <w:fldChar w:fldCharType="separate"/>
        </w:r>
        <w:r w:rsidR="00E1614D">
          <w:rPr>
            <w:noProof/>
            <w:webHidden/>
          </w:rPr>
          <w:t>14</w:t>
        </w:r>
        <w:r w:rsidR="00E1614D">
          <w:rPr>
            <w:noProof/>
            <w:webHidden/>
          </w:rPr>
          <w:fldChar w:fldCharType="end"/>
        </w:r>
      </w:hyperlink>
    </w:p>
    <w:p w14:paraId="12313743" w14:textId="7C7FFA6F" w:rsidR="004E4200" w:rsidRPr="006D015F" w:rsidRDefault="00495F96" w:rsidP="004548FE">
      <w:pPr>
        <w:pStyle w:val="TableofFigures"/>
        <w:tabs>
          <w:tab w:val="right" w:leader="dot" w:pos="9170"/>
        </w:tabs>
        <w:rPr>
          <w:b/>
        </w:rPr>
      </w:pPr>
      <w:r w:rsidRPr="004548FE">
        <w:rPr>
          <w:rStyle w:val="Hyperlink"/>
          <w:noProof/>
        </w:rPr>
        <w:fldChar w:fldCharType="end"/>
      </w:r>
    </w:p>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53" w:name="_Ref68876457"/>
      <w:bookmarkStart w:id="54" w:name="_Toc68879951"/>
      <w:bookmarkStart w:id="55" w:name="_Toc126057923"/>
      <w:bookmarkEnd w:id="2"/>
      <w:r w:rsidRPr="008D528F">
        <w:lastRenderedPageBreak/>
        <w:t>HYDROLOGY</w:t>
      </w:r>
      <w:bookmarkEnd w:id="53"/>
      <w:bookmarkEnd w:id="54"/>
      <w:bookmarkEnd w:id="55"/>
    </w:p>
    <w:p w14:paraId="115C71AC" w14:textId="7CEE05C2" w:rsidR="00BE56FB" w:rsidRDefault="00BE56FB" w:rsidP="00BE56FB">
      <w:pPr>
        <w:pStyle w:val="Heading2"/>
      </w:pPr>
      <w:bookmarkStart w:id="56" w:name="_Toc126057924"/>
      <w:bookmarkStart w:id="57" w:name="_Toc434844264"/>
      <w:bookmarkStart w:id="58" w:name="_Toc25316034"/>
      <w:bookmarkStart w:id="59" w:name="_Toc68879952"/>
      <w:ins w:id="60" w:author="Kumar Baral" w:date="2023-01-25T17:07:00Z">
        <w:r w:rsidRPr="001F4328">
          <w:t>Introduction</w:t>
        </w:r>
      </w:ins>
      <w:bookmarkEnd w:id="56"/>
    </w:p>
    <w:p w14:paraId="3609E986" w14:textId="06A5FCAB" w:rsidR="001977F9" w:rsidRDefault="001977F9" w:rsidP="000C7DC9">
      <w:pPr>
        <w:ind w:right="-46"/>
      </w:pPr>
      <w:proofErr w:type="spellStart"/>
      <w:r>
        <w:t>Andhi</w:t>
      </w:r>
      <w:proofErr w:type="spellEnd"/>
      <w:r>
        <w:t xml:space="preserve"> Khola hydroelectric and rural electrification Project (AHREP) is located near </w:t>
      </w:r>
      <w:proofErr w:type="spellStart"/>
      <w:r>
        <w:t>Galyang</w:t>
      </w:r>
      <w:proofErr w:type="spellEnd"/>
      <w:r>
        <w:t xml:space="preserve"> Bazar, about 80km south-west from </w:t>
      </w:r>
      <w:proofErr w:type="spellStart"/>
      <w:r>
        <w:t>Pokhara</w:t>
      </w:r>
      <w:proofErr w:type="spellEnd"/>
      <w:r>
        <w:t xml:space="preserve"> on the </w:t>
      </w:r>
      <w:proofErr w:type="spellStart"/>
      <w:r>
        <w:t>siddhartha</w:t>
      </w:r>
      <w:proofErr w:type="spellEnd"/>
      <w:r>
        <w:t xml:space="preserve"> </w:t>
      </w:r>
      <w:proofErr w:type="spellStart"/>
      <w:r>
        <w:t>rajmarga</w:t>
      </w:r>
      <w:proofErr w:type="spellEnd"/>
      <w:r>
        <w:t xml:space="preserve"> </w:t>
      </w:r>
      <w:r w:rsidR="00833336">
        <w:t xml:space="preserve">in </w:t>
      </w:r>
      <w:proofErr w:type="spellStart"/>
      <w:r w:rsidR="00833336">
        <w:t>Syangja</w:t>
      </w:r>
      <w:proofErr w:type="spellEnd"/>
      <w:r w:rsidR="00833336">
        <w:t xml:space="preserve"> District, </w:t>
      </w:r>
      <w:proofErr w:type="spellStart"/>
      <w:r w:rsidR="00833336">
        <w:t>Gandaki</w:t>
      </w:r>
      <w:proofErr w:type="spellEnd"/>
      <w:r w:rsidR="00833336">
        <w:t xml:space="preserve"> Zone, Western Development Region, Nepal. </w:t>
      </w:r>
      <w:proofErr w:type="spellStart"/>
      <w:r w:rsidR="00833336">
        <w:t>Andhi</w:t>
      </w:r>
      <w:proofErr w:type="spellEnd"/>
      <w:r w:rsidR="00833336">
        <w:t xml:space="preserve"> Khola Hydroelectric &amp; Rural Electrification Project (AHREP) was commissioned in 1991 and has installed capacity of 5.1 MW. The Project was jointly funded by Government of Nepal (GON) and United Mission to Nepal (UMN). </w:t>
      </w:r>
      <w:proofErr w:type="spellStart"/>
      <w:r w:rsidR="00833336">
        <w:t>Butwal</w:t>
      </w:r>
      <w:proofErr w:type="spellEnd"/>
      <w:r w:rsidR="00833336">
        <w:t xml:space="preserve"> Power Company Ltd. owns and operates the power plant. </w:t>
      </w:r>
    </w:p>
    <w:p w14:paraId="28DAD602" w14:textId="40C16992" w:rsidR="00833336" w:rsidRDefault="00833336" w:rsidP="000C7DC9">
      <w:pPr>
        <w:ind w:right="-46"/>
      </w:pPr>
      <w:r>
        <w:t xml:space="preserve">The power produced is being mostly supplied to the 33kV national grid owned and operated by Nepal Electricity Authority (NEA) and part of power produced is distributed directly by BPC to local communities in </w:t>
      </w:r>
      <w:proofErr w:type="spellStart"/>
      <w:r>
        <w:t>Syangja</w:t>
      </w:r>
      <w:proofErr w:type="spellEnd"/>
      <w:r>
        <w:t xml:space="preserve"> and </w:t>
      </w:r>
      <w:proofErr w:type="spellStart"/>
      <w:r>
        <w:t>Palpa</w:t>
      </w:r>
      <w:proofErr w:type="spellEnd"/>
      <w:r>
        <w:t xml:space="preserve"> Districts. BPC has planned to further extend the rural electrification in those districts.</w:t>
      </w:r>
    </w:p>
    <w:p w14:paraId="002F42DA" w14:textId="6C459584" w:rsidR="00C27344" w:rsidRDefault="00833336" w:rsidP="000C7DC9">
      <w:pPr>
        <w:ind w:right="-46"/>
      </w:pPr>
      <w:r>
        <w:t xml:space="preserve">The existing </w:t>
      </w:r>
      <w:proofErr w:type="spellStart"/>
      <w:r>
        <w:t>Andhi</w:t>
      </w:r>
      <w:proofErr w:type="spellEnd"/>
      <w:r>
        <w:t xml:space="preserve"> Khola Hydropower Plant is designed for firm power supply i.e. with 93 percentile exceedance level. Second hand EM </w:t>
      </w:r>
      <w:proofErr w:type="spellStart"/>
      <w:r>
        <w:t>equipments</w:t>
      </w:r>
      <w:proofErr w:type="spellEnd"/>
      <w:r>
        <w:t xml:space="preserve"> were installed in the powerhouse because of the </w:t>
      </w:r>
      <w:proofErr w:type="spellStart"/>
      <w:r>
        <w:t>lact</w:t>
      </w:r>
      <w:proofErr w:type="spellEnd"/>
      <w:r>
        <w:t xml:space="preserve"> of resources then. </w:t>
      </w:r>
      <w:r w:rsidR="00C27344">
        <w:t xml:space="preserve">BPC has decided to construct the </w:t>
      </w:r>
      <w:proofErr w:type="spellStart"/>
      <w:r w:rsidR="00C27344">
        <w:t>Andhi</w:t>
      </w:r>
      <w:proofErr w:type="spellEnd"/>
      <w:r w:rsidR="00C27344">
        <w:t xml:space="preserve"> Khola Hydropower Project (U) (AKHPU). AKHPU is a run-off-river-the river type hydropower project planned to be constructed in the same place by replacing the </w:t>
      </w:r>
      <w:proofErr w:type="spellStart"/>
      <w:r w:rsidR="00C27344">
        <w:t>the</w:t>
      </w:r>
      <w:proofErr w:type="spellEnd"/>
      <w:r w:rsidR="00C27344">
        <w:t xml:space="preserve"> existing AHREP. The updated feasibility study report was prepared in June 2008.</w:t>
      </w:r>
    </w:p>
    <w:p w14:paraId="1CDBAC34" w14:textId="5A62C7FE" w:rsidR="00C27344" w:rsidRDefault="00C27344" w:rsidP="000C7DC9">
      <w:pPr>
        <w:ind w:right="-46"/>
      </w:pPr>
      <w:r>
        <w:t xml:space="preserve">The feasibility study conducted in May 2005 has been updated to check financial, technical and environmental viability of the project. </w:t>
      </w:r>
    </w:p>
    <w:p w14:paraId="4456134C" w14:textId="4B0373F2" w:rsidR="009734A5" w:rsidRDefault="000C5A61" w:rsidP="00C27344">
      <w:pPr>
        <w:pStyle w:val="Caption"/>
      </w:pPr>
      <w:del w:id="61" w:author="Kumar Baral" w:date="2023-02-10T16:12:00Z">
        <w:r w:rsidDel="00352BC0">
          <w:rPr>
            <w:highlight w:val="yellow"/>
          </w:rPr>
          <w:delText>h</w:delText>
        </w:r>
      </w:del>
      <w:bookmarkStart w:id="62" w:name="_Toc126055281"/>
      <w:r w:rsidR="00C27344">
        <w:t xml:space="preserve">Table </w:t>
      </w:r>
      <w:fldSimple w:instr=" STYLEREF 1 \s ">
        <w:r w:rsidR="00C27344">
          <w:rPr>
            <w:noProof/>
          </w:rPr>
          <w:t>1</w:t>
        </w:r>
      </w:fldSimple>
      <w:r w:rsidR="00C27344">
        <w:noBreakHyphen/>
      </w:r>
      <w:fldSimple w:instr=" SEQ Table \* ARABIC \s 1 ">
        <w:r w:rsidR="00C27344">
          <w:rPr>
            <w:noProof/>
          </w:rPr>
          <w:t>1</w:t>
        </w:r>
      </w:fldSimple>
      <w:r w:rsidR="00C27344">
        <w:t>: Salient features of the project</w:t>
      </w:r>
      <w:bookmarkEnd w:id="62"/>
    </w:p>
    <w:tbl>
      <w:tblPr>
        <w:tblStyle w:val="TableGrid"/>
        <w:tblW w:w="9436" w:type="dxa"/>
        <w:tblLook w:val="04A0" w:firstRow="1" w:lastRow="0" w:firstColumn="1" w:lastColumn="0" w:noHBand="0" w:noVBand="1"/>
      </w:tblPr>
      <w:tblGrid>
        <w:gridCol w:w="4718"/>
        <w:gridCol w:w="4718"/>
      </w:tblGrid>
      <w:tr w:rsidR="00185774" w14:paraId="7F6C2B94" w14:textId="77777777" w:rsidTr="000C5A61">
        <w:trPr>
          <w:trHeight w:val="476"/>
          <w:tblHeader/>
        </w:trPr>
        <w:tc>
          <w:tcPr>
            <w:tcW w:w="4718" w:type="dxa"/>
            <w:shd w:val="clear" w:color="auto" w:fill="BFBFBF" w:themeFill="background1" w:themeFillShade="BF"/>
          </w:tcPr>
          <w:p w14:paraId="70942F7C" w14:textId="2989FBD7" w:rsidR="00185774" w:rsidRPr="000C5A61" w:rsidRDefault="00C27344" w:rsidP="000C7DC9">
            <w:pPr>
              <w:ind w:right="-46"/>
              <w:rPr>
                <w:b/>
                <w:bCs/>
              </w:rPr>
            </w:pPr>
            <w:r w:rsidRPr="000C5A61">
              <w:rPr>
                <w:b/>
                <w:bCs/>
              </w:rPr>
              <w:t>Descriptions</w:t>
            </w:r>
          </w:p>
        </w:tc>
        <w:tc>
          <w:tcPr>
            <w:tcW w:w="4718" w:type="dxa"/>
            <w:shd w:val="clear" w:color="auto" w:fill="BFBFBF" w:themeFill="background1" w:themeFillShade="BF"/>
          </w:tcPr>
          <w:p w14:paraId="7FEE98E3" w14:textId="639C582E" w:rsidR="00185774" w:rsidRPr="000C5A61" w:rsidRDefault="00185774">
            <w:pPr>
              <w:ind w:right="-46"/>
              <w:rPr>
                <w:b/>
                <w:bCs/>
              </w:rPr>
            </w:pPr>
            <w:del w:id="63" w:author="Kumar Baral" w:date="2023-01-30T13:46:00Z">
              <w:r w:rsidRPr="000C5A61" w:rsidDel="009734A5">
                <w:rPr>
                  <w:b/>
                  <w:bCs/>
                </w:rPr>
                <w:delText>Darimchaur</w:delText>
              </w:r>
            </w:del>
            <w:r w:rsidR="00C27344" w:rsidRPr="000C5A61">
              <w:rPr>
                <w:b/>
                <w:bCs/>
              </w:rPr>
              <w:t>Parameters</w:t>
            </w:r>
          </w:p>
        </w:tc>
      </w:tr>
      <w:tr w:rsidR="00185774" w14:paraId="65F2DE8B" w14:textId="77777777" w:rsidTr="000C5A61">
        <w:trPr>
          <w:trHeight w:val="462"/>
        </w:trPr>
        <w:tc>
          <w:tcPr>
            <w:tcW w:w="4718" w:type="dxa"/>
          </w:tcPr>
          <w:p w14:paraId="73D0DB5A" w14:textId="1AEEA767" w:rsidR="00185774" w:rsidRDefault="00C27344" w:rsidP="000C7DC9">
            <w:pPr>
              <w:ind w:right="-46"/>
            </w:pPr>
            <w:r>
              <w:t>Catchment area</w:t>
            </w:r>
          </w:p>
        </w:tc>
        <w:tc>
          <w:tcPr>
            <w:tcW w:w="4718" w:type="dxa"/>
          </w:tcPr>
          <w:p w14:paraId="2E7BFF03" w14:textId="7559DF5B" w:rsidR="00185774" w:rsidRDefault="00AE3520">
            <w:pPr>
              <w:ind w:right="-46"/>
            </w:pPr>
            <w:r>
              <w:t>444 km</w:t>
            </w:r>
            <w:r w:rsidRPr="00AE3520">
              <w:rPr>
                <w:vertAlign w:val="superscript"/>
              </w:rPr>
              <w:t>2</w:t>
            </w:r>
            <w:del w:id="64" w:author="Kumar Baral" w:date="2023-01-30T13:46:00Z">
              <w:r w:rsidR="00B51A33" w:rsidDel="009734A5">
                <w:delText>the River with daily pondage</w:delText>
              </w:r>
            </w:del>
          </w:p>
        </w:tc>
      </w:tr>
      <w:tr w:rsidR="00185774" w14:paraId="0B5F2C36" w14:textId="77777777" w:rsidTr="000C5A61">
        <w:trPr>
          <w:trHeight w:val="476"/>
        </w:trPr>
        <w:tc>
          <w:tcPr>
            <w:tcW w:w="4718" w:type="dxa"/>
          </w:tcPr>
          <w:p w14:paraId="31506D23" w14:textId="0B2A5036" w:rsidR="00185774" w:rsidRDefault="00C27344" w:rsidP="000C7DC9">
            <w:pPr>
              <w:ind w:right="-46"/>
            </w:pPr>
            <w:r>
              <w:t>Type of power plant</w:t>
            </w:r>
          </w:p>
        </w:tc>
        <w:tc>
          <w:tcPr>
            <w:tcW w:w="4718" w:type="dxa"/>
          </w:tcPr>
          <w:p w14:paraId="7577AE1B" w14:textId="5EFA88D5" w:rsidR="00185774" w:rsidRDefault="00AE3520" w:rsidP="000C7DC9">
            <w:pPr>
              <w:ind w:right="-46"/>
            </w:pPr>
            <w:r>
              <w:t>Run-of the-river</w:t>
            </w:r>
          </w:p>
        </w:tc>
      </w:tr>
      <w:tr w:rsidR="00CF6510" w14:paraId="50BD7B5E" w14:textId="77777777" w:rsidTr="000C5A61">
        <w:trPr>
          <w:trHeight w:val="476"/>
        </w:trPr>
        <w:tc>
          <w:tcPr>
            <w:tcW w:w="4718" w:type="dxa"/>
          </w:tcPr>
          <w:p w14:paraId="2086C1B1" w14:textId="00E79BBF" w:rsidR="00CF6510" w:rsidRDefault="00CF6510" w:rsidP="000C7DC9">
            <w:pPr>
              <w:ind w:right="-46"/>
            </w:pPr>
            <w:r>
              <w:t>Design Discharge</w:t>
            </w:r>
          </w:p>
        </w:tc>
        <w:tc>
          <w:tcPr>
            <w:tcW w:w="4718" w:type="dxa"/>
          </w:tcPr>
          <w:p w14:paraId="6CC15A98" w14:textId="71AF7B1B" w:rsidR="00CF6510" w:rsidRDefault="00CF6510" w:rsidP="000C7DC9">
            <w:pPr>
              <w:ind w:right="-46"/>
            </w:pPr>
            <w:r>
              <w:t>7 m3/s</w:t>
            </w:r>
          </w:p>
        </w:tc>
      </w:tr>
      <w:tr w:rsidR="00185774" w14:paraId="4755B2A7" w14:textId="77777777" w:rsidTr="000C5A61">
        <w:trPr>
          <w:trHeight w:val="476"/>
        </w:trPr>
        <w:tc>
          <w:tcPr>
            <w:tcW w:w="4718" w:type="dxa"/>
          </w:tcPr>
          <w:p w14:paraId="5D2FC465" w14:textId="102730A8" w:rsidR="00185774" w:rsidRDefault="00C27344" w:rsidP="000C7DC9">
            <w:pPr>
              <w:ind w:right="-46"/>
            </w:pPr>
            <w:r>
              <w:t>Low flow( 1 in 2 years period)</w:t>
            </w:r>
          </w:p>
        </w:tc>
        <w:tc>
          <w:tcPr>
            <w:tcW w:w="4718" w:type="dxa"/>
          </w:tcPr>
          <w:p w14:paraId="0C8E3A0D" w14:textId="7878C2EF" w:rsidR="00185774" w:rsidRDefault="00B51A33" w:rsidP="000C7DC9">
            <w:pPr>
              <w:ind w:right="-46"/>
            </w:pPr>
            <w:del w:id="65" w:author="Kumar Baral" w:date="2023-01-30T13:47:00Z">
              <w:r w:rsidDel="009734A5">
                <w:delText>205m</w:delText>
              </w:r>
            </w:del>
            <w:r w:rsidR="00CF6510">
              <w:t>1.4 m3/s</w:t>
            </w:r>
          </w:p>
        </w:tc>
      </w:tr>
      <w:tr w:rsidR="00185774" w14:paraId="036B2B0D" w14:textId="77777777" w:rsidTr="000C5A61">
        <w:trPr>
          <w:trHeight w:val="462"/>
        </w:trPr>
        <w:tc>
          <w:tcPr>
            <w:tcW w:w="4718" w:type="dxa"/>
          </w:tcPr>
          <w:p w14:paraId="4B14F809" w14:textId="4B5A527A" w:rsidR="00185774" w:rsidRDefault="00C27344" w:rsidP="000C7DC9">
            <w:pPr>
              <w:ind w:right="-46"/>
            </w:pPr>
            <w:r>
              <w:t>Capacity</w:t>
            </w:r>
          </w:p>
        </w:tc>
        <w:tc>
          <w:tcPr>
            <w:tcW w:w="4718" w:type="dxa"/>
          </w:tcPr>
          <w:p w14:paraId="7E7C58E4" w14:textId="158284D5" w:rsidR="00185774" w:rsidRDefault="00B51A33" w:rsidP="000C7DC9">
            <w:pPr>
              <w:ind w:right="-46"/>
            </w:pPr>
            <w:del w:id="66" w:author="Kumar Baral" w:date="2023-01-30T13:47:00Z">
              <w:r w:rsidDel="009734A5">
                <w:delText xml:space="preserve">72 </w:delText>
              </w:r>
            </w:del>
            <w:r w:rsidR="00CF6510">
              <w:t>9.4 MW</w:t>
            </w:r>
          </w:p>
        </w:tc>
      </w:tr>
      <w:tr w:rsidR="00185774" w14:paraId="17AD843D" w14:textId="77777777" w:rsidTr="000C5A61">
        <w:trPr>
          <w:trHeight w:val="476"/>
        </w:trPr>
        <w:tc>
          <w:tcPr>
            <w:tcW w:w="4718" w:type="dxa"/>
          </w:tcPr>
          <w:p w14:paraId="415F4DE4" w14:textId="6073F2B3" w:rsidR="00185774" w:rsidRPr="000C5A61" w:rsidRDefault="00C27344" w:rsidP="000C7DC9">
            <w:pPr>
              <w:ind w:right="-46"/>
              <w:rPr>
                <w:b/>
                <w:bCs/>
              </w:rPr>
            </w:pPr>
            <w:r w:rsidRPr="000C5A61">
              <w:rPr>
                <w:b/>
                <w:bCs/>
              </w:rPr>
              <w:t>Diversion weir</w:t>
            </w:r>
          </w:p>
        </w:tc>
        <w:tc>
          <w:tcPr>
            <w:tcW w:w="4718" w:type="dxa"/>
          </w:tcPr>
          <w:p w14:paraId="003BF834" w14:textId="58A071ED" w:rsidR="00185774" w:rsidRDefault="00185774">
            <w:pPr>
              <w:ind w:right="-46"/>
            </w:pPr>
          </w:p>
        </w:tc>
      </w:tr>
      <w:tr w:rsidR="00185774" w14:paraId="2587F997" w14:textId="77777777" w:rsidTr="000C5A61">
        <w:trPr>
          <w:trHeight w:val="476"/>
        </w:trPr>
        <w:tc>
          <w:tcPr>
            <w:tcW w:w="4718" w:type="dxa"/>
          </w:tcPr>
          <w:p w14:paraId="76B6C51E" w14:textId="558BD1E0" w:rsidR="00185774" w:rsidRDefault="00AE3520" w:rsidP="000C7DC9">
            <w:pPr>
              <w:ind w:right="-46"/>
            </w:pPr>
            <w:proofErr w:type="spellStart"/>
            <w:r>
              <w:t>Diverion</w:t>
            </w:r>
            <w:proofErr w:type="spellEnd"/>
            <w:r>
              <w:t xml:space="preserve"> weir type</w:t>
            </w:r>
          </w:p>
        </w:tc>
        <w:tc>
          <w:tcPr>
            <w:tcW w:w="4718" w:type="dxa"/>
          </w:tcPr>
          <w:p w14:paraId="5CB4F781" w14:textId="0328F3B7" w:rsidR="00185774" w:rsidRDefault="00B51A33" w:rsidP="000C7DC9">
            <w:pPr>
              <w:ind w:right="-46"/>
            </w:pPr>
            <w:del w:id="67" w:author="Kumar Baral" w:date="2023-01-30T13:47:00Z">
              <w:r w:rsidDel="009734A5">
                <w:delText>17 August 1994</w:delText>
              </w:r>
            </w:del>
            <w:r w:rsidR="00CF6510">
              <w:t xml:space="preserve">Concrete gravity with </w:t>
            </w:r>
            <w:proofErr w:type="spellStart"/>
            <w:r w:rsidR="00CF6510">
              <w:t>obermeyer</w:t>
            </w:r>
            <w:proofErr w:type="spellEnd"/>
            <w:r w:rsidR="00CF6510">
              <w:t xml:space="preserve"> crest gate</w:t>
            </w:r>
          </w:p>
        </w:tc>
      </w:tr>
      <w:tr w:rsidR="00C27344" w14:paraId="7A5AD707" w14:textId="77777777" w:rsidTr="000C5A61">
        <w:trPr>
          <w:trHeight w:val="462"/>
        </w:trPr>
        <w:tc>
          <w:tcPr>
            <w:tcW w:w="4718" w:type="dxa"/>
          </w:tcPr>
          <w:p w14:paraId="5AC965D6" w14:textId="70B1499B" w:rsidR="00C27344" w:rsidRDefault="00AE3520" w:rsidP="000C7DC9">
            <w:pPr>
              <w:ind w:right="-46"/>
            </w:pPr>
            <w:r>
              <w:t>Weir Length/Height</w:t>
            </w:r>
          </w:p>
        </w:tc>
        <w:tc>
          <w:tcPr>
            <w:tcW w:w="4718" w:type="dxa"/>
          </w:tcPr>
          <w:p w14:paraId="7B54AC17" w14:textId="754258FF" w:rsidR="00C27344" w:rsidDel="009734A5" w:rsidRDefault="00CF6510" w:rsidP="000C7DC9">
            <w:pPr>
              <w:ind w:right="-46"/>
            </w:pPr>
            <w:r>
              <w:t>60 m /6.5 m above natural bed (0.5 m concrete added on top of the existing weir and 1.2 m inflatable dam (Obermeyer Spillway Gates)</w:t>
            </w:r>
          </w:p>
        </w:tc>
      </w:tr>
      <w:tr w:rsidR="00C27344" w14:paraId="7ADF867C" w14:textId="77777777" w:rsidTr="000C5A61">
        <w:trPr>
          <w:trHeight w:val="476"/>
        </w:trPr>
        <w:tc>
          <w:tcPr>
            <w:tcW w:w="4718" w:type="dxa"/>
          </w:tcPr>
          <w:p w14:paraId="09F81E4F" w14:textId="4E2E91FF" w:rsidR="00C27344" w:rsidRPr="000C5A61" w:rsidRDefault="00AE3520" w:rsidP="000C7DC9">
            <w:pPr>
              <w:ind w:right="-46"/>
              <w:rPr>
                <w:b/>
                <w:bCs/>
              </w:rPr>
            </w:pPr>
            <w:r w:rsidRPr="000C5A61">
              <w:rPr>
                <w:b/>
                <w:bCs/>
              </w:rPr>
              <w:t>Intake chamber/gravel trap</w:t>
            </w:r>
          </w:p>
        </w:tc>
        <w:tc>
          <w:tcPr>
            <w:tcW w:w="4718" w:type="dxa"/>
          </w:tcPr>
          <w:p w14:paraId="0EAF6C6F" w14:textId="77777777" w:rsidR="00C27344" w:rsidDel="009734A5" w:rsidRDefault="00C27344" w:rsidP="000C7DC9">
            <w:pPr>
              <w:ind w:right="-46"/>
            </w:pPr>
          </w:p>
        </w:tc>
      </w:tr>
      <w:tr w:rsidR="00C27344" w14:paraId="3C69CDEF" w14:textId="77777777" w:rsidTr="000C5A61">
        <w:trPr>
          <w:trHeight w:val="462"/>
        </w:trPr>
        <w:tc>
          <w:tcPr>
            <w:tcW w:w="4718" w:type="dxa"/>
          </w:tcPr>
          <w:p w14:paraId="6C372AAC" w14:textId="7224D77D" w:rsidR="00AE3520" w:rsidRDefault="00AE3520" w:rsidP="000C7DC9">
            <w:pPr>
              <w:ind w:right="-46"/>
            </w:pPr>
            <w:r>
              <w:t>Length</w:t>
            </w:r>
          </w:p>
        </w:tc>
        <w:tc>
          <w:tcPr>
            <w:tcW w:w="4718" w:type="dxa"/>
          </w:tcPr>
          <w:p w14:paraId="1B6CEA6B" w14:textId="7613294B" w:rsidR="00C27344" w:rsidDel="009734A5" w:rsidRDefault="00CF6510" w:rsidP="000C7DC9">
            <w:pPr>
              <w:ind w:right="-46"/>
            </w:pPr>
            <w:r>
              <w:t>10 m</w:t>
            </w:r>
          </w:p>
        </w:tc>
      </w:tr>
      <w:tr w:rsidR="00C27344" w14:paraId="5E4FA583" w14:textId="77777777" w:rsidTr="000C5A61">
        <w:trPr>
          <w:trHeight w:val="476"/>
        </w:trPr>
        <w:tc>
          <w:tcPr>
            <w:tcW w:w="4718" w:type="dxa"/>
          </w:tcPr>
          <w:p w14:paraId="420E131B" w14:textId="5AAD951E" w:rsidR="00C27344" w:rsidRDefault="00AE3520" w:rsidP="000C7DC9">
            <w:pPr>
              <w:ind w:right="-46"/>
            </w:pPr>
            <w:r>
              <w:t>Trash rack opening sixe, width x height</w:t>
            </w:r>
          </w:p>
        </w:tc>
        <w:tc>
          <w:tcPr>
            <w:tcW w:w="4718" w:type="dxa"/>
          </w:tcPr>
          <w:p w14:paraId="30FFBF03" w14:textId="5578D55D" w:rsidR="00C27344" w:rsidDel="009734A5" w:rsidRDefault="00CF6510" w:rsidP="000C7DC9">
            <w:pPr>
              <w:ind w:right="-46"/>
            </w:pPr>
            <w:r>
              <w:t>2 m x 3 m ( Three Opening width 6 m)</w:t>
            </w:r>
          </w:p>
        </w:tc>
      </w:tr>
      <w:tr w:rsidR="00C27344" w14:paraId="4DE80F10" w14:textId="77777777" w:rsidTr="000C5A61">
        <w:trPr>
          <w:trHeight w:val="476"/>
        </w:trPr>
        <w:tc>
          <w:tcPr>
            <w:tcW w:w="4718" w:type="dxa"/>
          </w:tcPr>
          <w:p w14:paraId="308D811C" w14:textId="510BEFC3" w:rsidR="00C27344" w:rsidRDefault="00AE3520" w:rsidP="000C7DC9">
            <w:pPr>
              <w:ind w:right="-46"/>
            </w:pPr>
            <w:r>
              <w:lastRenderedPageBreak/>
              <w:t xml:space="preserve">Intake gate </w:t>
            </w:r>
            <w:proofErr w:type="spellStart"/>
            <w:r>
              <w:t>opeing</w:t>
            </w:r>
            <w:proofErr w:type="spellEnd"/>
            <w:r>
              <w:t xml:space="preserve"> size, width x width x height</w:t>
            </w:r>
          </w:p>
        </w:tc>
        <w:tc>
          <w:tcPr>
            <w:tcW w:w="4718" w:type="dxa"/>
          </w:tcPr>
          <w:p w14:paraId="3F9EE5F0" w14:textId="576B025A" w:rsidR="00C27344" w:rsidDel="009734A5" w:rsidRDefault="00CF6510" w:rsidP="000C7DC9">
            <w:pPr>
              <w:ind w:right="-46"/>
            </w:pPr>
            <w:r>
              <w:t xml:space="preserve">1.5 m x 2 m, 2 </w:t>
            </w:r>
            <w:proofErr w:type="spellStart"/>
            <w:r>
              <w:t>nos</w:t>
            </w:r>
            <w:proofErr w:type="spellEnd"/>
          </w:p>
        </w:tc>
      </w:tr>
      <w:tr w:rsidR="00C27344" w14:paraId="5AEE4104" w14:textId="77777777" w:rsidTr="000C5A61">
        <w:trPr>
          <w:trHeight w:val="726"/>
        </w:trPr>
        <w:tc>
          <w:tcPr>
            <w:tcW w:w="4718" w:type="dxa"/>
          </w:tcPr>
          <w:p w14:paraId="5A96C1B6" w14:textId="06CB61E9" w:rsidR="00C27344" w:rsidRDefault="00AE3520" w:rsidP="000C7DC9">
            <w:pPr>
              <w:ind w:right="-46"/>
            </w:pPr>
            <w:r>
              <w:t>Intake canal size, length x width x height (river side wall)</w:t>
            </w:r>
          </w:p>
        </w:tc>
        <w:tc>
          <w:tcPr>
            <w:tcW w:w="4718" w:type="dxa"/>
          </w:tcPr>
          <w:p w14:paraId="64924858" w14:textId="34692471" w:rsidR="00C27344" w:rsidDel="009734A5" w:rsidRDefault="00CF6510" w:rsidP="000C7DC9">
            <w:pPr>
              <w:ind w:right="-46"/>
            </w:pPr>
            <w:r>
              <w:t xml:space="preserve">20 m x 1.5 m x 5.2 m (max. ), 2 </w:t>
            </w:r>
            <w:proofErr w:type="spellStart"/>
            <w:r>
              <w:t>nos</w:t>
            </w:r>
            <w:proofErr w:type="spellEnd"/>
          </w:p>
        </w:tc>
      </w:tr>
      <w:tr w:rsidR="00C27344" w14:paraId="12DE85CF" w14:textId="77777777" w:rsidTr="000C5A61">
        <w:trPr>
          <w:trHeight w:val="476"/>
        </w:trPr>
        <w:tc>
          <w:tcPr>
            <w:tcW w:w="4718" w:type="dxa"/>
          </w:tcPr>
          <w:p w14:paraId="0141299F" w14:textId="55F145CB" w:rsidR="00C27344" w:rsidRPr="000C5A61" w:rsidRDefault="00AE3520" w:rsidP="000C7DC9">
            <w:pPr>
              <w:ind w:right="-46"/>
              <w:rPr>
                <w:b/>
                <w:bCs/>
              </w:rPr>
            </w:pPr>
            <w:r w:rsidRPr="000C5A61">
              <w:rPr>
                <w:b/>
                <w:bCs/>
              </w:rPr>
              <w:t>Settling Basin</w:t>
            </w:r>
          </w:p>
        </w:tc>
        <w:tc>
          <w:tcPr>
            <w:tcW w:w="4718" w:type="dxa"/>
          </w:tcPr>
          <w:p w14:paraId="3BE67335" w14:textId="60DF78E2" w:rsidR="00CF6510" w:rsidDel="009734A5" w:rsidRDefault="00CF6510" w:rsidP="000C7DC9">
            <w:pPr>
              <w:ind w:right="-46"/>
            </w:pPr>
          </w:p>
        </w:tc>
      </w:tr>
      <w:tr w:rsidR="00C27344" w14:paraId="765D0746" w14:textId="77777777" w:rsidTr="000C5A61">
        <w:trPr>
          <w:trHeight w:val="476"/>
        </w:trPr>
        <w:tc>
          <w:tcPr>
            <w:tcW w:w="4718" w:type="dxa"/>
          </w:tcPr>
          <w:p w14:paraId="2C156796" w14:textId="19624938" w:rsidR="00C27344" w:rsidRDefault="00AE3520" w:rsidP="000C7DC9">
            <w:pPr>
              <w:ind w:right="-46"/>
            </w:pPr>
            <w:r>
              <w:t>No. of bays</w:t>
            </w:r>
          </w:p>
        </w:tc>
        <w:tc>
          <w:tcPr>
            <w:tcW w:w="4718" w:type="dxa"/>
          </w:tcPr>
          <w:p w14:paraId="4C33B2BE" w14:textId="2BEECFF0" w:rsidR="00C27344" w:rsidDel="009734A5" w:rsidRDefault="00CF6510" w:rsidP="000C7DC9">
            <w:pPr>
              <w:ind w:right="-46"/>
            </w:pPr>
            <w:r>
              <w:t xml:space="preserve">4 </w:t>
            </w:r>
            <w:proofErr w:type="spellStart"/>
            <w:r>
              <w:t>nos</w:t>
            </w:r>
            <w:proofErr w:type="spellEnd"/>
          </w:p>
        </w:tc>
      </w:tr>
      <w:tr w:rsidR="00C27344" w14:paraId="5C243FF8" w14:textId="77777777" w:rsidTr="000C5A61">
        <w:trPr>
          <w:trHeight w:val="462"/>
        </w:trPr>
        <w:tc>
          <w:tcPr>
            <w:tcW w:w="4718" w:type="dxa"/>
          </w:tcPr>
          <w:p w14:paraId="69ED09FA" w14:textId="619CE09B" w:rsidR="00C27344" w:rsidRDefault="00AE3520" w:rsidP="000C7DC9">
            <w:pPr>
              <w:ind w:right="-46"/>
            </w:pPr>
            <w:r>
              <w:t>Flushing system</w:t>
            </w:r>
          </w:p>
        </w:tc>
        <w:tc>
          <w:tcPr>
            <w:tcW w:w="4718" w:type="dxa"/>
          </w:tcPr>
          <w:p w14:paraId="45A4BE45" w14:textId="1DD6F170" w:rsidR="00C27344" w:rsidDel="009734A5" w:rsidRDefault="00CF6510" w:rsidP="000C7DC9">
            <w:pPr>
              <w:ind w:right="-46"/>
            </w:pPr>
            <w:r>
              <w:t>Serpent sediment sluicing system (S4)</w:t>
            </w:r>
          </w:p>
        </w:tc>
      </w:tr>
      <w:tr w:rsidR="00C27344" w14:paraId="1E1176D2" w14:textId="77777777" w:rsidTr="000C5A61">
        <w:trPr>
          <w:trHeight w:val="476"/>
        </w:trPr>
        <w:tc>
          <w:tcPr>
            <w:tcW w:w="4718" w:type="dxa"/>
          </w:tcPr>
          <w:p w14:paraId="75B7044D" w14:textId="16FEE4BD" w:rsidR="00C27344" w:rsidRDefault="00AE3520" w:rsidP="000C7DC9">
            <w:pPr>
              <w:ind w:right="-46"/>
            </w:pPr>
            <w:r>
              <w:t>Length</w:t>
            </w:r>
          </w:p>
        </w:tc>
        <w:tc>
          <w:tcPr>
            <w:tcW w:w="4718" w:type="dxa"/>
          </w:tcPr>
          <w:p w14:paraId="092CFDCE" w14:textId="2C6AA7EF" w:rsidR="00C27344" w:rsidDel="009734A5" w:rsidRDefault="00CF6510" w:rsidP="000C7DC9">
            <w:pPr>
              <w:ind w:right="-46"/>
            </w:pPr>
            <w:r>
              <w:t xml:space="preserve">Inlet </w:t>
            </w:r>
            <w:proofErr w:type="spellStart"/>
            <w:r>
              <w:t>transiton</w:t>
            </w:r>
            <w:proofErr w:type="spellEnd"/>
            <w:r>
              <w:t xml:space="preserve"> 23.68 m, uniform section 30 m </w:t>
            </w:r>
          </w:p>
        </w:tc>
      </w:tr>
      <w:tr w:rsidR="00C27344" w14:paraId="31E857FF" w14:textId="77777777" w:rsidTr="000C5A61">
        <w:trPr>
          <w:trHeight w:val="846"/>
        </w:trPr>
        <w:tc>
          <w:tcPr>
            <w:tcW w:w="4718" w:type="dxa"/>
          </w:tcPr>
          <w:p w14:paraId="1300F2C7" w14:textId="77777777" w:rsidR="00C27344" w:rsidRDefault="00AE3520" w:rsidP="000C7DC9">
            <w:pPr>
              <w:ind w:right="-46"/>
            </w:pPr>
            <w:r>
              <w:t xml:space="preserve">Width of inlet transition, start </w:t>
            </w:r>
          </w:p>
          <w:p w14:paraId="1F08057F" w14:textId="536A6DAF" w:rsidR="00AE3520" w:rsidRDefault="00AE3520" w:rsidP="000C7DC9">
            <w:pPr>
              <w:ind w:right="-46"/>
            </w:pPr>
            <w:r>
              <w:t>Width of uniform section</w:t>
            </w:r>
          </w:p>
        </w:tc>
        <w:tc>
          <w:tcPr>
            <w:tcW w:w="4718" w:type="dxa"/>
          </w:tcPr>
          <w:p w14:paraId="55A027B5" w14:textId="70D84D08" w:rsidR="00C27344" w:rsidRDefault="00CF6510" w:rsidP="000C7DC9">
            <w:pPr>
              <w:ind w:right="-46"/>
            </w:pPr>
            <w:r>
              <w:t xml:space="preserve">1.5 m 2 </w:t>
            </w:r>
            <w:proofErr w:type="spellStart"/>
            <w:r>
              <w:t>nos</w:t>
            </w:r>
            <w:proofErr w:type="spellEnd"/>
            <w:r>
              <w:t xml:space="preserve"> (3 m total)</w:t>
            </w:r>
          </w:p>
          <w:p w14:paraId="11C79D40" w14:textId="72B01B25" w:rsidR="00CF6510" w:rsidDel="009734A5" w:rsidRDefault="00CF6510" w:rsidP="000C7DC9">
            <w:pPr>
              <w:ind w:right="-46"/>
            </w:pPr>
            <w:r>
              <w:t>4.0 m (width of one bay)</w:t>
            </w:r>
          </w:p>
        </w:tc>
      </w:tr>
      <w:tr w:rsidR="00C27344" w14:paraId="476C09CA" w14:textId="77777777" w:rsidTr="000C5A61">
        <w:trPr>
          <w:trHeight w:val="462"/>
        </w:trPr>
        <w:tc>
          <w:tcPr>
            <w:tcW w:w="4718" w:type="dxa"/>
          </w:tcPr>
          <w:p w14:paraId="3984B0DF" w14:textId="186B159B" w:rsidR="00C27344" w:rsidRDefault="00AE3520" w:rsidP="000C7DC9">
            <w:pPr>
              <w:ind w:right="-46"/>
            </w:pPr>
            <w:r>
              <w:t>Total depth (including hopper)</w:t>
            </w:r>
          </w:p>
        </w:tc>
        <w:tc>
          <w:tcPr>
            <w:tcW w:w="4718" w:type="dxa"/>
          </w:tcPr>
          <w:p w14:paraId="32822FAF" w14:textId="02343E04" w:rsidR="00C27344" w:rsidDel="009734A5" w:rsidRDefault="00CF6510" w:rsidP="000C7DC9">
            <w:pPr>
              <w:ind w:right="-46"/>
            </w:pPr>
            <w:r>
              <w:t>6.9 m</w:t>
            </w:r>
          </w:p>
        </w:tc>
      </w:tr>
      <w:tr w:rsidR="00CF6510" w14:paraId="5638DC04" w14:textId="77777777" w:rsidTr="000C5A61">
        <w:trPr>
          <w:trHeight w:val="462"/>
        </w:trPr>
        <w:tc>
          <w:tcPr>
            <w:tcW w:w="4718" w:type="dxa"/>
          </w:tcPr>
          <w:p w14:paraId="7931C11A" w14:textId="548AD753" w:rsidR="00CF6510" w:rsidRDefault="00CF6510" w:rsidP="000C7DC9">
            <w:pPr>
              <w:ind w:right="-46"/>
            </w:pPr>
            <w:r>
              <w:t>Hopper Depth</w:t>
            </w:r>
          </w:p>
        </w:tc>
        <w:tc>
          <w:tcPr>
            <w:tcW w:w="4718" w:type="dxa"/>
          </w:tcPr>
          <w:p w14:paraId="04CA0BF1" w14:textId="05B78433" w:rsidR="00CF6510" w:rsidRDefault="00CF6510" w:rsidP="000C7DC9">
            <w:pPr>
              <w:ind w:right="-46"/>
            </w:pPr>
            <w:r>
              <w:t>1.7 m</w:t>
            </w:r>
          </w:p>
        </w:tc>
      </w:tr>
      <w:tr w:rsidR="00C27344" w14:paraId="6ECB1E36" w14:textId="77777777" w:rsidTr="000C5A61">
        <w:trPr>
          <w:trHeight w:val="740"/>
        </w:trPr>
        <w:tc>
          <w:tcPr>
            <w:tcW w:w="4718" w:type="dxa"/>
          </w:tcPr>
          <w:p w14:paraId="16C07396" w14:textId="47C2D2F0" w:rsidR="00C27344" w:rsidRDefault="00AE3520" w:rsidP="000C7DC9">
            <w:pPr>
              <w:ind w:right="-46"/>
            </w:pPr>
            <w:r>
              <w:t>Transition section between the settling basin outlet and the headrace tunnel portal</w:t>
            </w:r>
          </w:p>
        </w:tc>
        <w:tc>
          <w:tcPr>
            <w:tcW w:w="4718" w:type="dxa"/>
          </w:tcPr>
          <w:p w14:paraId="701EF5DD" w14:textId="67830D34" w:rsidR="00C27344" w:rsidDel="009734A5" w:rsidRDefault="00CF6510" w:rsidP="000C7DC9">
            <w:pPr>
              <w:ind w:right="-46"/>
            </w:pPr>
            <w:r>
              <w:t>18.5 m long and 6.0 m wide side channel</w:t>
            </w:r>
          </w:p>
        </w:tc>
      </w:tr>
      <w:tr w:rsidR="00C27344" w14:paraId="2543E140" w14:textId="77777777" w:rsidTr="000C5A61">
        <w:trPr>
          <w:trHeight w:val="476"/>
        </w:trPr>
        <w:tc>
          <w:tcPr>
            <w:tcW w:w="4718" w:type="dxa"/>
          </w:tcPr>
          <w:p w14:paraId="0152F26F" w14:textId="142C12F3" w:rsidR="00C27344" w:rsidRPr="000C5A61" w:rsidRDefault="00AE3520" w:rsidP="000C7DC9">
            <w:pPr>
              <w:ind w:right="-46"/>
              <w:rPr>
                <w:b/>
                <w:bCs/>
              </w:rPr>
            </w:pPr>
            <w:r w:rsidRPr="000C5A61">
              <w:rPr>
                <w:b/>
                <w:bCs/>
              </w:rPr>
              <w:t>Headrace tunnel</w:t>
            </w:r>
          </w:p>
        </w:tc>
        <w:tc>
          <w:tcPr>
            <w:tcW w:w="4718" w:type="dxa"/>
          </w:tcPr>
          <w:p w14:paraId="662B46B1" w14:textId="06A1C90F" w:rsidR="00C27344" w:rsidDel="009734A5" w:rsidRDefault="00C27344" w:rsidP="000C7DC9">
            <w:pPr>
              <w:ind w:right="-46"/>
            </w:pPr>
          </w:p>
        </w:tc>
      </w:tr>
      <w:tr w:rsidR="00C27344" w14:paraId="795F33EC" w14:textId="77777777" w:rsidTr="000C5A61">
        <w:trPr>
          <w:trHeight w:val="462"/>
        </w:trPr>
        <w:tc>
          <w:tcPr>
            <w:tcW w:w="4718" w:type="dxa"/>
          </w:tcPr>
          <w:p w14:paraId="31AFF6A4" w14:textId="607133C8" w:rsidR="00C27344" w:rsidRDefault="00AE3520" w:rsidP="000C7DC9">
            <w:pPr>
              <w:ind w:right="-46"/>
            </w:pPr>
            <w:r>
              <w:t>Shape</w:t>
            </w:r>
          </w:p>
        </w:tc>
        <w:tc>
          <w:tcPr>
            <w:tcW w:w="4718" w:type="dxa"/>
          </w:tcPr>
          <w:p w14:paraId="4695BC22" w14:textId="565BD02B" w:rsidR="00C27344" w:rsidDel="009734A5" w:rsidRDefault="00CF6510" w:rsidP="000C7DC9">
            <w:pPr>
              <w:ind w:right="-46"/>
            </w:pPr>
            <w:r>
              <w:t>D-</w:t>
            </w:r>
            <w:proofErr w:type="spellStart"/>
            <w:r>
              <w:t>shped</w:t>
            </w:r>
            <w:proofErr w:type="spellEnd"/>
            <w:r>
              <w:t xml:space="preserve"> fully lined (concrete /stone Masonry)</w:t>
            </w:r>
          </w:p>
        </w:tc>
      </w:tr>
      <w:tr w:rsidR="00C27344" w14:paraId="682EAEA6" w14:textId="77777777" w:rsidTr="000C5A61">
        <w:trPr>
          <w:trHeight w:val="476"/>
        </w:trPr>
        <w:tc>
          <w:tcPr>
            <w:tcW w:w="4718" w:type="dxa"/>
          </w:tcPr>
          <w:p w14:paraId="5457E130" w14:textId="08F67381" w:rsidR="00C27344" w:rsidRDefault="00AE3520" w:rsidP="000C7DC9">
            <w:pPr>
              <w:ind w:right="-46"/>
            </w:pPr>
            <w:r>
              <w:t>Length</w:t>
            </w:r>
          </w:p>
        </w:tc>
        <w:tc>
          <w:tcPr>
            <w:tcW w:w="4718" w:type="dxa"/>
          </w:tcPr>
          <w:p w14:paraId="4A66E366" w14:textId="5B444D9A" w:rsidR="00C27344" w:rsidDel="009734A5" w:rsidRDefault="00CF6510" w:rsidP="000C7DC9">
            <w:pPr>
              <w:ind w:right="-46"/>
            </w:pPr>
            <w:r>
              <w:t>1284 m</w:t>
            </w:r>
          </w:p>
        </w:tc>
      </w:tr>
      <w:tr w:rsidR="00C27344" w14:paraId="6CA2ED3D" w14:textId="77777777" w:rsidTr="000C5A61">
        <w:trPr>
          <w:trHeight w:val="476"/>
        </w:trPr>
        <w:tc>
          <w:tcPr>
            <w:tcW w:w="4718" w:type="dxa"/>
          </w:tcPr>
          <w:p w14:paraId="61EEF40A" w14:textId="5B107AA3" w:rsidR="00C27344" w:rsidRDefault="00AE3520" w:rsidP="000C7DC9">
            <w:pPr>
              <w:ind w:right="-46"/>
            </w:pPr>
            <w:proofErr w:type="spellStart"/>
            <w:r>
              <w:t>Corss</w:t>
            </w:r>
            <w:proofErr w:type="spellEnd"/>
            <w:r>
              <w:t xml:space="preserve"> sectional area</w:t>
            </w:r>
          </w:p>
        </w:tc>
        <w:tc>
          <w:tcPr>
            <w:tcW w:w="4718" w:type="dxa"/>
          </w:tcPr>
          <w:p w14:paraId="27150664" w14:textId="3C84CDED" w:rsidR="00C27344" w:rsidDel="009734A5" w:rsidRDefault="00CF6510" w:rsidP="000C7DC9">
            <w:pPr>
              <w:ind w:right="-46"/>
            </w:pPr>
            <w:r>
              <w:t>4.25 m</w:t>
            </w:r>
            <w:r w:rsidRPr="00CF6510">
              <w:rPr>
                <w:vertAlign w:val="superscript"/>
              </w:rPr>
              <w:t>2</w:t>
            </w:r>
          </w:p>
        </w:tc>
      </w:tr>
      <w:tr w:rsidR="00C27344" w14:paraId="52D70A65" w14:textId="77777777" w:rsidTr="000C5A61">
        <w:trPr>
          <w:trHeight w:val="462"/>
        </w:trPr>
        <w:tc>
          <w:tcPr>
            <w:tcW w:w="4718" w:type="dxa"/>
          </w:tcPr>
          <w:p w14:paraId="41741EDE" w14:textId="62FDE721" w:rsidR="00C27344" w:rsidRPr="000C5A61" w:rsidRDefault="00AE3520" w:rsidP="000C7DC9">
            <w:pPr>
              <w:ind w:right="-46"/>
              <w:rPr>
                <w:b/>
                <w:bCs/>
              </w:rPr>
            </w:pPr>
            <w:r w:rsidRPr="000C5A61">
              <w:rPr>
                <w:b/>
                <w:bCs/>
              </w:rPr>
              <w:t>Irrigation system</w:t>
            </w:r>
          </w:p>
        </w:tc>
        <w:tc>
          <w:tcPr>
            <w:tcW w:w="4718" w:type="dxa"/>
          </w:tcPr>
          <w:p w14:paraId="1ED0FF18" w14:textId="77777777" w:rsidR="00C27344" w:rsidDel="009734A5" w:rsidRDefault="00C27344" w:rsidP="000C7DC9">
            <w:pPr>
              <w:ind w:right="-46"/>
            </w:pPr>
          </w:p>
        </w:tc>
      </w:tr>
      <w:tr w:rsidR="00C27344" w14:paraId="0AAAB12F" w14:textId="77777777" w:rsidTr="000C5A61">
        <w:trPr>
          <w:trHeight w:val="476"/>
        </w:trPr>
        <w:tc>
          <w:tcPr>
            <w:tcW w:w="4718" w:type="dxa"/>
          </w:tcPr>
          <w:p w14:paraId="1EB693E5" w14:textId="2D87B83D" w:rsidR="00C27344" w:rsidRDefault="00AE3520" w:rsidP="000C7DC9">
            <w:pPr>
              <w:ind w:right="-46"/>
            </w:pPr>
            <w:r>
              <w:t>Pump irrigation system</w:t>
            </w:r>
          </w:p>
        </w:tc>
        <w:tc>
          <w:tcPr>
            <w:tcW w:w="4718" w:type="dxa"/>
          </w:tcPr>
          <w:p w14:paraId="5D546B71" w14:textId="2A803732" w:rsidR="00C27344" w:rsidDel="009734A5" w:rsidRDefault="00CF6510" w:rsidP="000C7DC9">
            <w:pPr>
              <w:ind w:right="-46"/>
            </w:pPr>
            <w:r>
              <w:t xml:space="preserve">350 mm </w:t>
            </w:r>
            <w:proofErr w:type="spellStart"/>
            <w:r>
              <w:t>dia</w:t>
            </w:r>
            <w:proofErr w:type="spellEnd"/>
            <w:r>
              <w:t>, propeller pump, Max head 1.2 m located at intake</w:t>
            </w:r>
          </w:p>
        </w:tc>
      </w:tr>
      <w:tr w:rsidR="00C27344" w14:paraId="088F7C33" w14:textId="77777777" w:rsidTr="000C5A61">
        <w:trPr>
          <w:trHeight w:val="476"/>
        </w:trPr>
        <w:tc>
          <w:tcPr>
            <w:tcW w:w="4718" w:type="dxa"/>
          </w:tcPr>
          <w:p w14:paraId="515C1776" w14:textId="50497A80" w:rsidR="00C27344" w:rsidRDefault="00AE3520" w:rsidP="000C7DC9">
            <w:pPr>
              <w:ind w:right="-46"/>
            </w:pPr>
            <w:r>
              <w:t>Irrigation water supply pipe for pump</w:t>
            </w:r>
          </w:p>
        </w:tc>
        <w:tc>
          <w:tcPr>
            <w:tcW w:w="4718" w:type="dxa"/>
          </w:tcPr>
          <w:p w14:paraId="54FCFD55" w14:textId="5C6DCF69" w:rsidR="00C27344" w:rsidDel="009734A5" w:rsidRDefault="00CF6510" w:rsidP="000C7DC9">
            <w:pPr>
              <w:ind w:right="-46"/>
            </w:pPr>
            <w:r>
              <w:t xml:space="preserve">350 mm </w:t>
            </w:r>
            <w:proofErr w:type="spellStart"/>
            <w:r>
              <w:t>dia</w:t>
            </w:r>
            <w:proofErr w:type="spellEnd"/>
            <w:r>
              <w:t>, 4 mm thick, located close to the irrigation outlet.</w:t>
            </w:r>
          </w:p>
        </w:tc>
      </w:tr>
      <w:tr w:rsidR="00C27344" w14:paraId="6667C0A9" w14:textId="77777777" w:rsidTr="000C5A61">
        <w:trPr>
          <w:trHeight w:val="462"/>
        </w:trPr>
        <w:tc>
          <w:tcPr>
            <w:tcW w:w="4718" w:type="dxa"/>
          </w:tcPr>
          <w:p w14:paraId="039C6D99" w14:textId="21CD9677" w:rsidR="00C27344" w:rsidRPr="000C5A61" w:rsidRDefault="00AE3520" w:rsidP="000C7DC9">
            <w:pPr>
              <w:ind w:right="-46"/>
              <w:rPr>
                <w:b/>
                <w:bCs/>
              </w:rPr>
            </w:pPr>
            <w:r w:rsidRPr="000C5A61">
              <w:rPr>
                <w:b/>
                <w:bCs/>
              </w:rPr>
              <w:t>Surge shaft</w:t>
            </w:r>
          </w:p>
        </w:tc>
        <w:tc>
          <w:tcPr>
            <w:tcW w:w="4718" w:type="dxa"/>
          </w:tcPr>
          <w:p w14:paraId="23253B7C" w14:textId="2C965643" w:rsidR="00C27344" w:rsidDel="009734A5" w:rsidRDefault="00CF6510" w:rsidP="000C7DC9">
            <w:pPr>
              <w:ind w:right="-46"/>
            </w:pPr>
            <w:r>
              <w:t>Addition of 1.5 m height in the existing surge tank with c/s area 12 m</w:t>
            </w:r>
            <w:r w:rsidRPr="00CF6510">
              <w:rPr>
                <w:vertAlign w:val="superscript"/>
              </w:rPr>
              <w:t>2</w:t>
            </w:r>
            <w:r>
              <w:t xml:space="preserve"> </w:t>
            </w:r>
          </w:p>
        </w:tc>
      </w:tr>
      <w:tr w:rsidR="00C27344" w14:paraId="23130BB7" w14:textId="77777777" w:rsidTr="000C5A61">
        <w:trPr>
          <w:trHeight w:val="846"/>
        </w:trPr>
        <w:tc>
          <w:tcPr>
            <w:tcW w:w="4718" w:type="dxa"/>
          </w:tcPr>
          <w:p w14:paraId="2605FB6D" w14:textId="77777777" w:rsidR="00C27344" w:rsidRPr="000C5A61" w:rsidRDefault="00AE3520" w:rsidP="000C7DC9">
            <w:pPr>
              <w:ind w:right="-46"/>
              <w:rPr>
                <w:b/>
                <w:bCs/>
              </w:rPr>
            </w:pPr>
            <w:r w:rsidRPr="000C5A61">
              <w:rPr>
                <w:b/>
                <w:bCs/>
              </w:rPr>
              <w:t>Penstock</w:t>
            </w:r>
          </w:p>
          <w:p w14:paraId="09402F5E" w14:textId="61468823" w:rsidR="00AE3520" w:rsidRDefault="00AE3520" w:rsidP="000C7DC9">
            <w:pPr>
              <w:ind w:right="-46"/>
            </w:pPr>
            <w:r>
              <w:t>-diameter</w:t>
            </w:r>
          </w:p>
        </w:tc>
        <w:tc>
          <w:tcPr>
            <w:tcW w:w="4718" w:type="dxa"/>
          </w:tcPr>
          <w:p w14:paraId="6A5D379D" w14:textId="77777777" w:rsidR="00C27344" w:rsidRDefault="00C27344" w:rsidP="000C7DC9">
            <w:pPr>
              <w:ind w:right="-46"/>
            </w:pPr>
          </w:p>
          <w:p w14:paraId="7E65D115" w14:textId="6229FBE0" w:rsidR="00CF6510" w:rsidDel="009734A5" w:rsidRDefault="00CF6510" w:rsidP="000C7DC9">
            <w:pPr>
              <w:ind w:right="-46"/>
            </w:pPr>
            <w:r>
              <w:t>1000-900 mm twin steel pipe (vertical, not embedded)</w:t>
            </w:r>
          </w:p>
        </w:tc>
      </w:tr>
      <w:tr w:rsidR="00C27344" w14:paraId="34803E80" w14:textId="77777777" w:rsidTr="000C5A61">
        <w:trPr>
          <w:trHeight w:val="462"/>
        </w:trPr>
        <w:tc>
          <w:tcPr>
            <w:tcW w:w="4718" w:type="dxa"/>
          </w:tcPr>
          <w:p w14:paraId="2CB53357" w14:textId="00EE4B39" w:rsidR="00C27344" w:rsidRDefault="00AE3520" w:rsidP="000C7DC9">
            <w:pPr>
              <w:ind w:right="-46"/>
            </w:pPr>
            <w:r>
              <w:lastRenderedPageBreak/>
              <w:t>-length</w:t>
            </w:r>
          </w:p>
        </w:tc>
        <w:tc>
          <w:tcPr>
            <w:tcW w:w="4718" w:type="dxa"/>
          </w:tcPr>
          <w:p w14:paraId="3E7F4B80" w14:textId="1205E906" w:rsidR="00C27344" w:rsidDel="009734A5" w:rsidRDefault="00CF6510" w:rsidP="000C7DC9">
            <w:pPr>
              <w:ind w:right="-46"/>
            </w:pPr>
            <w:r>
              <w:t>Vertical 244 m, Horizontal 32 m</w:t>
            </w:r>
          </w:p>
        </w:tc>
      </w:tr>
      <w:tr w:rsidR="00AE3520" w14:paraId="7AEC3293" w14:textId="77777777" w:rsidTr="000C5A61">
        <w:trPr>
          <w:trHeight w:val="846"/>
        </w:trPr>
        <w:tc>
          <w:tcPr>
            <w:tcW w:w="4718" w:type="dxa"/>
          </w:tcPr>
          <w:p w14:paraId="2CD8B046" w14:textId="77777777" w:rsidR="00AE3520" w:rsidRPr="000C5A61" w:rsidRDefault="00AE3520" w:rsidP="000C7DC9">
            <w:pPr>
              <w:ind w:right="-46"/>
              <w:rPr>
                <w:b/>
                <w:bCs/>
              </w:rPr>
            </w:pPr>
            <w:r w:rsidRPr="000C5A61">
              <w:rPr>
                <w:b/>
                <w:bCs/>
              </w:rPr>
              <w:t>Entrance shaft to powerhouse</w:t>
            </w:r>
          </w:p>
          <w:p w14:paraId="7971A3BE" w14:textId="29493019" w:rsidR="00AE3520" w:rsidRDefault="00AE3520" w:rsidP="000C7DC9">
            <w:pPr>
              <w:ind w:right="-46"/>
            </w:pPr>
            <w:r>
              <w:t>-length</w:t>
            </w:r>
          </w:p>
        </w:tc>
        <w:tc>
          <w:tcPr>
            <w:tcW w:w="4718" w:type="dxa"/>
          </w:tcPr>
          <w:p w14:paraId="392744E7" w14:textId="77777777" w:rsidR="00AE3520" w:rsidRDefault="00AE3520" w:rsidP="000C7DC9">
            <w:pPr>
              <w:ind w:right="-46"/>
            </w:pPr>
          </w:p>
          <w:p w14:paraId="17A39DDF" w14:textId="7708D0CE" w:rsidR="00CF6510" w:rsidDel="009734A5" w:rsidRDefault="00CF6510" w:rsidP="000C7DC9">
            <w:pPr>
              <w:ind w:right="-46"/>
            </w:pPr>
            <w:r>
              <w:t>234 m</w:t>
            </w:r>
          </w:p>
        </w:tc>
      </w:tr>
      <w:tr w:rsidR="00AE3520" w14:paraId="0BCEC6CC" w14:textId="77777777" w:rsidTr="000C5A61">
        <w:trPr>
          <w:trHeight w:val="357"/>
        </w:trPr>
        <w:tc>
          <w:tcPr>
            <w:tcW w:w="4718" w:type="dxa"/>
          </w:tcPr>
          <w:p w14:paraId="525D24F1" w14:textId="62F76A7B" w:rsidR="00AE3520" w:rsidRDefault="00AE3520" w:rsidP="000C7DC9">
            <w:pPr>
              <w:ind w:right="-46"/>
            </w:pPr>
            <w:r>
              <w:t>-diameter</w:t>
            </w:r>
          </w:p>
        </w:tc>
        <w:tc>
          <w:tcPr>
            <w:tcW w:w="4718" w:type="dxa"/>
          </w:tcPr>
          <w:p w14:paraId="5A5F0EFC" w14:textId="5057EADB" w:rsidR="00AE3520" w:rsidDel="009734A5" w:rsidRDefault="00CF6510" w:rsidP="000C7DC9">
            <w:pPr>
              <w:ind w:right="-46"/>
            </w:pPr>
            <w:r>
              <w:t>4 m</w:t>
            </w:r>
          </w:p>
        </w:tc>
      </w:tr>
      <w:tr w:rsidR="00AE3520" w14:paraId="622A390C" w14:textId="77777777" w:rsidTr="000C5A61">
        <w:trPr>
          <w:trHeight w:val="846"/>
        </w:trPr>
        <w:tc>
          <w:tcPr>
            <w:tcW w:w="4718" w:type="dxa"/>
          </w:tcPr>
          <w:p w14:paraId="673DF6C5" w14:textId="77777777" w:rsidR="00AE3520" w:rsidRPr="000C5A61" w:rsidRDefault="00AE3520" w:rsidP="000C7DC9">
            <w:pPr>
              <w:ind w:right="-46"/>
              <w:rPr>
                <w:b/>
                <w:bCs/>
              </w:rPr>
            </w:pPr>
            <w:r w:rsidRPr="000C5A61">
              <w:rPr>
                <w:b/>
                <w:bCs/>
              </w:rPr>
              <w:t>Powerhouse</w:t>
            </w:r>
          </w:p>
          <w:p w14:paraId="16AD2D25" w14:textId="74E05678" w:rsidR="00AE3520" w:rsidRDefault="00AE3520" w:rsidP="000C7DC9">
            <w:pPr>
              <w:ind w:right="-46"/>
            </w:pPr>
            <w:r>
              <w:t>-type</w:t>
            </w:r>
          </w:p>
        </w:tc>
        <w:tc>
          <w:tcPr>
            <w:tcW w:w="4718" w:type="dxa"/>
          </w:tcPr>
          <w:p w14:paraId="58CA2F58" w14:textId="77777777" w:rsidR="00AE3520" w:rsidRDefault="00AE3520" w:rsidP="000C7DC9">
            <w:pPr>
              <w:ind w:right="-46"/>
            </w:pPr>
          </w:p>
          <w:p w14:paraId="0CA99E4A" w14:textId="31B17788" w:rsidR="00CF6510" w:rsidDel="009734A5" w:rsidRDefault="00CF6510" w:rsidP="000C7DC9">
            <w:pPr>
              <w:ind w:right="-46"/>
            </w:pPr>
            <w:r>
              <w:t>Underground</w:t>
            </w:r>
          </w:p>
        </w:tc>
      </w:tr>
      <w:tr w:rsidR="00AE3520" w14:paraId="613064EB" w14:textId="77777777" w:rsidTr="000C5A61">
        <w:trPr>
          <w:trHeight w:val="476"/>
        </w:trPr>
        <w:tc>
          <w:tcPr>
            <w:tcW w:w="4718" w:type="dxa"/>
          </w:tcPr>
          <w:p w14:paraId="08DB7C18" w14:textId="04E77A30" w:rsidR="00AE3520" w:rsidRDefault="00AE3520" w:rsidP="000C7DC9">
            <w:pPr>
              <w:ind w:right="-46"/>
            </w:pPr>
            <w:r>
              <w:t>-size</w:t>
            </w:r>
          </w:p>
        </w:tc>
        <w:tc>
          <w:tcPr>
            <w:tcW w:w="4718" w:type="dxa"/>
          </w:tcPr>
          <w:p w14:paraId="67346C6C" w14:textId="0B4F012A" w:rsidR="00CF6510" w:rsidDel="009734A5" w:rsidRDefault="00CF6510" w:rsidP="000C7DC9">
            <w:pPr>
              <w:ind w:right="-46"/>
            </w:pPr>
            <w:r>
              <w:t>37 m long, 6.6 m wide and 11 m high with semicircular shape above the spring line</w:t>
            </w:r>
          </w:p>
        </w:tc>
      </w:tr>
      <w:tr w:rsidR="00AE3520" w14:paraId="3E6F9326" w14:textId="77777777" w:rsidTr="000C5A61">
        <w:trPr>
          <w:trHeight w:val="833"/>
        </w:trPr>
        <w:tc>
          <w:tcPr>
            <w:tcW w:w="4718" w:type="dxa"/>
          </w:tcPr>
          <w:p w14:paraId="61EA58AE" w14:textId="77777777" w:rsidR="00AE3520" w:rsidRPr="000C5A61" w:rsidRDefault="00AE3520" w:rsidP="000C7DC9">
            <w:pPr>
              <w:ind w:right="-46"/>
              <w:rPr>
                <w:b/>
                <w:bCs/>
              </w:rPr>
            </w:pPr>
            <w:r w:rsidRPr="000C5A61">
              <w:rPr>
                <w:b/>
                <w:bCs/>
              </w:rPr>
              <w:t>Head</w:t>
            </w:r>
          </w:p>
          <w:p w14:paraId="189C649D" w14:textId="31CFF0FD" w:rsidR="00AE3520" w:rsidRDefault="00AE3520" w:rsidP="000C7DC9">
            <w:pPr>
              <w:ind w:right="-46"/>
            </w:pPr>
            <w:r>
              <w:t>-gross</w:t>
            </w:r>
          </w:p>
        </w:tc>
        <w:tc>
          <w:tcPr>
            <w:tcW w:w="4718" w:type="dxa"/>
          </w:tcPr>
          <w:p w14:paraId="5F65AF1C" w14:textId="77777777" w:rsidR="00AE3520" w:rsidRDefault="00AE3520" w:rsidP="000C7DC9">
            <w:pPr>
              <w:ind w:right="-46"/>
            </w:pPr>
          </w:p>
          <w:p w14:paraId="42CC9B53" w14:textId="01069D98" w:rsidR="000C5A61" w:rsidDel="009734A5" w:rsidRDefault="000C5A61" w:rsidP="000C7DC9">
            <w:pPr>
              <w:ind w:right="-46"/>
            </w:pPr>
            <w:r>
              <w:t>247. 25 m</w:t>
            </w:r>
          </w:p>
        </w:tc>
      </w:tr>
      <w:tr w:rsidR="00AE3520" w14:paraId="3DFB38BF" w14:textId="77777777" w:rsidTr="000C5A61">
        <w:trPr>
          <w:trHeight w:val="476"/>
        </w:trPr>
        <w:tc>
          <w:tcPr>
            <w:tcW w:w="4718" w:type="dxa"/>
          </w:tcPr>
          <w:p w14:paraId="596CE408" w14:textId="033B5FF9" w:rsidR="00AE3520" w:rsidRDefault="00AE3520" w:rsidP="000C7DC9">
            <w:pPr>
              <w:ind w:right="-46"/>
            </w:pPr>
            <w:r>
              <w:t>-net</w:t>
            </w:r>
          </w:p>
        </w:tc>
        <w:tc>
          <w:tcPr>
            <w:tcW w:w="4718" w:type="dxa"/>
          </w:tcPr>
          <w:p w14:paraId="4174EED5" w14:textId="5D33C9C0" w:rsidR="00AE3520" w:rsidDel="009734A5" w:rsidRDefault="000C5A61" w:rsidP="000C7DC9">
            <w:pPr>
              <w:ind w:right="-46"/>
            </w:pPr>
            <w:r>
              <w:t>239.60m</w:t>
            </w:r>
          </w:p>
        </w:tc>
      </w:tr>
      <w:tr w:rsidR="00AE3520" w14:paraId="54AACD00" w14:textId="77777777" w:rsidTr="000C5A61">
        <w:trPr>
          <w:trHeight w:val="476"/>
        </w:trPr>
        <w:tc>
          <w:tcPr>
            <w:tcW w:w="4718" w:type="dxa"/>
          </w:tcPr>
          <w:p w14:paraId="69BCC948" w14:textId="7723037B" w:rsidR="00AE3520" w:rsidRDefault="00AE3520" w:rsidP="000C7DC9">
            <w:pPr>
              <w:ind w:right="-46"/>
            </w:pPr>
            <w:r>
              <w:t>Design Flow</w:t>
            </w:r>
          </w:p>
        </w:tc>
        <w:tc>
          <w:tcPr>
            <w:tcW w:w="4718" w:type="dxa"/>
          </w:tcPr>
          <w:p w14:paraId="0A82BD74" w14:textId="55168F0B" w:rsidR="00AE3520" w:rsidDel="009734A5" w:rsidRDefault="000C5A61" w:rsidP="000C7DC9">
            <w:pPr>
              <w:ind w:right="-46"/>
            </w:pPr>
            <w:r>
              <w:t>4.87 m</w:t>
            </w:r>
            <w:r w:rsidRPr="000C5A61">
              <w:rPr>
                <w:vertAlign w:val="superscript"/>
              </w:rPr>
              <w:t>3</w:t>
            </w:r>
            <w:r>
              <w:t>/s</w:t>
            </w:r>
          </w:p>
        </w:tc>
      </w:tr>
      <w:tr w:rsidR="00AE3520" w14:paraId="5FE48B9E" w14:textId="77777777" w:rsidTr="000C5A61">
        <w:trPr>
          <w:trHeight w:val="833"/>
        </w:trPr>
        <w:tc>
          <w:tcPr>
            <w:tcW w:w="4718" w:type="dxa"/>
          </w:tcPr>
          <w:p w14:paraId="734465E9" w14:textId="77777777" w:rsidR="00AE3520" w:rsidRPr="000C5A61" w:rsidRDefault="00AE3520" w:rsidP="000C7DC9">
            <w:pPr>
              <w:ind w:right="-46"/>
              <w:rPr>
                <w:b/>
                <w:bCs/>
              </w:rPr>
            </w:pPr>
            <w:r w:rsidRPr="000C5A61">
              <w:rPr>
                <w:b/>
                <w:bCs/>
              </w:rPr>
              <w:t>Tailrace tunnel</w:t>
            </w:r>
          </w:p>
          <w:p w14:paraId="37876C3E" w14:textId="2FAC9B71" w:rsidR="00AE3520" w:rsidRDefault="00AE3520" w:rsidP="000C7DC9">
            <w:pPr>
              <w:ind w:right="-46"/>
            </w:pPr>
            <w:r>
              <w:t>-Shape</w:t>
            </w:r>
          </w:p>
        </w:tc>
        <w:tc>
          <w:tcPr>
            <w:tcW w:w="4718" w:type="dxa"/>
          </w:tcPr>
          <w:p w14:paraId="1EF1BA2C" w14:textId="77777777" w:rsidR="00AE3520" w:rsidRDefault="00AE3520" w:rsidP="000C7DC9">
            <w:pPr>
              <w:ind w:right="-46"/>
            </w:pPr>
          </w:p>
          <w:p w14:paraId="615047EF" w14:textId="756FD5E7" w:rsidR="000C5A61" w:rsidDel="009734A5" w:rsidRDefault="000C5A61" w:rsidP="000C7DC9">
            <w:pPr>
              <w:ind w:right="-46"/>
            </w:pPr>
            <w:r>
              <w:t>D-shaped fully lined ( concrete /stone masonry), with 600 mm deep cut in the existing tunnel bed</w:t>
            </w:r>
          </w:p>
        </w:tc>
      </w:tr>
      <w:tr w:rsidR="00AE3520" w14:paraId="6B062354" w14:textId="77777777" w:rsidTr="000C5A61">
        <w:trPr>
          <w:trHeight w:val="476"/>
        </w:trPr>
        <w:tc>
          <w:tcPr>
            <w:tcW w:w="4718" w:type="dxa"/>
          </w:tcPr>
          <w:p w14:paraId="5DCD0689" w14:textId="352473F5" w:rsidR="00AE3520" w:rsidRDefault="00AE3520" w:rsidP="000C7DC9">
            <w:pPr>
              <w:ind w:right="-46"/>
            </w:pPr>
            <w:r>
              <w:t>-length</w:t>
            </w:r>
          </w:p>
        </w:tc>
        <w:tc>
          <w:tcPr>
            <w:tcW w:w="4718" w:type="dxa"/>
          </w:tcPr>
          <w:p w14:paraId="1D80A351" w14:textId="20C37FF6" w:rsidR="00AE3520" w:rsidDel="009734A5" w:rsidRDefault="000C5A61" w:rsidP="000C7DC9">
            <w:pPr>
              <w:ind w:right="-46"/>
            </w:pPr>
            <w:r>
              <w:t>1087 m</w:t>
            </w:r>
          </w:p>
        </w:tc>
      </w:tr>
      <w:tr w:rsidR="00AE3520" w14:paraId="20CE931B" w14:textId="77777777" w:rsidTr="000C5A61">
        <w:trPr>
          <w:trHeight w:val="476"/>
        </w:trPr>
        <w:tc>
          <w:tcPr>
            <w:tcW w:w="4718" w:type="dxa"/>
          </w:tcPr>
          <w:p w14:paraId="6586439A" w14:textId="5FF564FC" w:rsidR="00AE3520" w:rsidRDefault="00AE3520" w:rsidP="000C7DC9">
            <w:pPr>
              <w:ind w:right="-46"/>
            </w:pPr>
            <w:r>
              <w:t>-cross-sectional area</w:t>
            </w:r>
          </w:p>
        </w:tc>
        <w:tc>
          <w:tcPr>
            <w:tcW w:w="4718" w:type="dxa"/>
          </w:tcPr>
          <w:p w14:paraId="6ADC4EF9" w14:textId="3CECF432" w:rsidR="00AE3520" w:rsidDel="009734A5" w:rsidRDefault="000C5A61" w:rsidP="000C7DC9">
            <w:pPr>
              <w:ind w:right="-46"/>
            </w:pPr>
            <w:r>
              <w:t>5.25 m</w:t>
            </w:r>
            <w:r w:rsidRPr="000C5A61">
              <w:rPr>
                <w:vertAlign w:val="superscript"/>
              </w:rPr>
              <w:t>2</w:t>
            </w:r>
          </w:p>
        </w:tc>
      </w:tr>
      <w:tr w:rsidR="00C27344" w14:paraId="6FF2A05F" w14:textId="77777777" w:rsidTr="000C5A61">
        <w:trPr>
          <w:trHeight w:val="833"/>
        </w:trPr>
        <w:tc>
          <w:tcPr>
            <w:tcW w:w="4718" w:type="dxa"/>
          </w:tcPr>
          <w:p w14:paraId="647C1001" w14:textId="77777777" w:rsidR="00C27344" w:rsidRPr="000C5A61" w:rsidRDefault="00AE3520" w:rsidP="000C7DC9">
            <w:pPr>
              <w:ind w:right="-46"/>
              <w:rPr>
                <w:b/>
                <w:bCs/>
              </w:rPr>
            </w:pPr>
            <w:r w:rsidRPr="000C5A61">
              <w:rPr>
                <w:b/>
                <w:bCs/>
              </w:rPr>
              <w:t>Turbines</w:t>
            </w:r>
          </w:p>
          <w:p w14:paraId="36EA758A" w14:textId="2BCAF240" w:rsidR="00AE3520" w:rsidRDefault="00AE3520" w:rsidP="000C7DC9">
            <w:pPr>
              <w:ind w:right="-46"/>
            </w:pPr>
            <w:r>
              <w:t>-type</w:t>
            </w:r>
          </w:p>
        </w:tc>
        <w:tc>
          <w:tcPr>
            <w:tcW w:w="4718" w:type="dxa"/>
          </w:tcPr>
          <w:p w14:paraId="731DEDCE" w14:textId="77777777" w:rsidR="00C27344" w:rsidRDefault="00C27344" w:rsidP="000C7DC9">
            <w:pPr>
              <w:ind w:right="-46"/>
            </w:pPr>
          </w:p>
          <w:p w14:paraId="5BABFC15" w14:textId="5864FBD4" w:rsidR="000C5A61" w:rsidDel="009734A5" w:rsidRDefault="000C5A61" w:rsidP="000C7DC9">
            <w:pPr>
              <w:ind w:right="-46"/>
            </w:pPr>
            <w:r>
              <w:t>Pelton (3 jets horizontal shaft arrangement)</w:t>
            </w:r>
          </w:p>
        </w:tc>
      </w:tr>
      <w:tr w:rsidR="00C27344" w14:paraId="2EF5FD63" w14:textId="77777777" w:rsidTr="000C5A61">
        <w:trPr>
          <w:trHeight w:val="476"/>
        </w:trPr>
        <w:tc>
          <w:tcPr>
            <w:tcW w:w="4718" w:type="dxa"/>
          </w:tcPr>
          <w:p w14:paraId="49FF482F" w14:textId="6501DC8C" w:rsidR="00C27344" w:rsidRDefault="00AE3520" w:rsidP="000C7DC9">
            <w:pPr>
              <w:ind w:right="-46"/>
            </w:pPr>
            <w:r>
              <w:t>-no of units</w:t>
            </w:r>
          </w:p>
        </w:tc>
        <w:tc>
          <w:tcPr>
            <w:tcW w:w="4718" w:type="dxa"/>
          </w:tcPr>
          <w:p w14:paraId="61810DA9" w14:textId="2997D690" w:rsidR="00C27344" w:rsidDel="009734A5" w:rsidRDefault="000C5A61" w:rsidP="000C7DC9">
            <w:pPr>
              <w:ind w:right="-46"/>
            </w:pPr>
            <w:r>
              <w:t xml:space="preserve">3 </w:t>
            </w:r>
            <w:proofErr w:type="spellStart"/>
            <w:r>
              <w:t>nos</w:t>
            </w:r>
            <w:proofErr w:type="spellEnd"/>
          </w:p>
        </w:tc>
      </w:tr>
      <w:tr w:rsidR="00C27344" w14:paraId="6B6A696D" w14:textId="77777777" w:rsidTr="000C5A61">
        <w:trPr>
          <w:trHeight w:val="846"/>
        </w:trPr>
        <w:tc>
          <w:tcPr>
            <w:tcW w:w="4718" w:type="dxa"/>
          </w:tcPr>
          <w:p w14:paraId="60D2F33C" w14:textId="77777777" w:rsidR="00C27344" w:rsidRPr="000C5A61" w:rsidRDefault="00AE3520" w:rsidP="000C7DC9">
            <w:pPr>
              <w:ind w:right="-46"/>
              <w:rPr>
                <w:b/>
                <w:bCs/>
              </w:rPr>
            </w:pPr>
            <w:r w:rsidRPr="000C5A61">
              <w:rPr>
                <w:b/>
                <w:bCs/>
              </w:rPr>
              <w:t>Generators</w:t>
            </w:r>
          </w:p>
          <w:p w14:paraId="2E069582" w14:textId="492BA2B2" w:rsidR="00AE3520" w:rsidRDefault="00AE3520" w:rsidP="000C7DC9">
            <w:pPr>
              <w:ind w:right="-46"/>
            </w:pPr>
            <w:r>
              <w:t>-type</w:t>
            </w:r>
          </w:p>
        </w:tc>
        <w:tc>
          <w:tcPr>
            <w:tcW w:w="4718" w:type="dxa"/>
          </w:tcPr>
          <w:p w14:paraId="7F5CC643" w14:textId="77777777" w:rsidR="00C27344" w:rsidRDefault="00C27344" w:rsidP="000C7DC9">
            <w:pPr>
              <w:ind w:right="-46"/>
            </w:pPr>
          </w:p>
          <w:p w14:paraId="4DA26E33" w14:textId="76AC07C0" w:rsidR="000C5A61" w:rsidDel="009734A5" w:rsidRDefault="000C5A61" w:rsidP="000C7DC9">
            <w:pPr>
              <w:ind w:right="-46"/>
            </w:pPr>
            <w:r>
              <w:t xml:space="preserve">Synchronous, brushless, </w:t>
            </w:r>
            <w:proofErr w:type="spellStart"/>
            <w:r>
              <w:t>self excited</w:t>
            </w:r>
            <w:proofErr w:type="spellEnd"/>
          </w:p>
        </w:tc>
      </w:tr>
      <w:tr w:rsidR="00C27344" w14:paraId="0A1F33E9" w14:textId="77777777" w:rsidTr="000C5A61">
        <w:trPr>
          <w:trHeight w:val="462"/>
        </w:trPr>
        <w:tc>
          <w:tcPr>
            <w:tcW w:w="4718" w:type="dxa"/>
          </w:tcPr>
          <w:p w14:paraId="6C5B5EB3" w14:textId="7B4722E8" w:rsidR="00C27344" w:rsidRDefault="00AE3520" w:rsidP="000C7DC9">
            <w:pPr>
              <w:ind w:right="-46"/>
            </w:pPr>
            <w:r>
              <w:t>No of units</w:t>
            </w:r>
          </w:p>
        </w:tc>
        <w:tc>
          <w:tcPr>
            <w:tcW w:w="4718" w:type="dxa"/>
          </w:tcPr>
          <w:p w14:paraId="084CECA5" w14:textId="019254C6" w:rsidR="00C27344" w:rsidDel="009734A5" w:rsidRDefault="000C5A61" w:rsidP="000C7DC9">
            <w:pPr>
              <w:ind w:right="-46"/>
            </w:pPr>
            <w:r>
              <w:t xml:space="preserve">3 </w:t>
            </w:r>
            <w:proofErr w:type="spellStart"/>
            <w:r>
              <w:t>nos</w:t>
            </w:r>
            <w:proofErr w:type="spellEnd"/>
          </w:p>
        </w:tc>
      </w:tr>
      <w:tr w:rsidR="00C27344" w14:paraId="56117F14" w14:textId="77777777" w:rsidTr="000C5A61">
        <w:trPr>
          <w:trHeight w:val="476"/>
        </w:trPr>
        <w:tc>
          <w:tcPr>
            <w:tcW w:w="4718" w:type="dxa"/>
          </w:tcPr>
          <w:p w14:paraId="6A172D6F" w14:textId="6235A0D1" w:rsidR="00C27344" w:rsidRDefault="00AE3520" w:rsidP="000C7DC9">
            <w:pPr>
              <w:ind w:right="-46"/>
            </w:pPr>
            <w:r>
              <w:t>Capacity</w:t>
            </w:r>
          </w:p>
        </w:tc>
        <w:tc>
          <w:tcPr>
            <w:tcW w:w="4718" w:type="dxa"/>
          </w:tcPr>
          <w:p w14:paraId="1636F995" w14:textId="4973E9F7" w:rsidR="00C27344" w:rsidDel="009734A5" w:rsidRDefault="000C5A61" w:rsidP="000C7DC9">
            <w:pPr>
              <w:ind w:right="-46"/>
            </w:pPr>
            <w:r>
              <w:t>5 MVA</w:t>
            </w:r>
          </w:p>
        </w:tc>
      </w:tr>
      <w:tr w:rsidR="00AE3520" w14:paraId="3B608833" w14:textId="77777777" w:rsidTr="000C5A61">
        <w:trPr>
          <w:trHeight w:val="476"/>
        </w:trPr>
        <w:tc>
          <w:tcPr>
            <w:tcW w:w="4718" w:type="dxa"/>
          </w:tcPr>
          <w:p w14:paraId="2773641C" w14:textId="6912140C" w:rsidR="00AE3520" w:rsidRDefault="00AE3520" w:rsidP="000C7DC9">
            <w:pPr>
              <w:ind w:right="-46"/>
            </w:pPr>
            <w:r>
              <w:t>Voltage</w:t>
            </w:r>
          </w:p>
        </w:tc>
        <w:tc>
          <w:tcPr>
            <w:tcW w:w="4718" w:type="dxa"/>
          </w:tcPr>
          <w:p w14:paraId="10D44B7C" w14:textId="6D7363C1" w:rsidR="00AE3520" w:rsidDel="009734A5" w:rsidRDefault="000C5A61" w:rsidP="000C7DC9">
            <w:pPr>
              <w:ind w:right="-46"/>
            </w:pPr>
            <w:r>
              <w:t>6.6 kV</w:t>
            </w:r>
          </w:p>
        </w:tc>
      </w:tr>
      <w:tr w:rsidR="00AE3520" w14:paraId="0211630C" w14:textId="77777777" w:rsidTr="000C5A61">
        <w:trPr>
          <w:trHeight w:val="462"/>
        </w:trPr>
        <w:tc>
          <w:tcPr>
            <w:tcW w:w="4718" w:type="dxa"/>
          </w:tcPr>
          <w:p w14:paraId="0155D031" w14:textId="19B836DB" w:rsidR="00AE3520" w:rsidRPr="000C5A61" w:rsidRDefault="00AE3520" w:rsidP="000C7DC9">
            <w:pPr>
              <w:ind w:right="-46"/>
              <w:rPr>
                <w:b/>
                <w:bCs/>
              </w:rPr>
            </w:pPr>
            <w:r w:rsidRPr="000C5A61">
              <w:rPr>
                <w:b/>
                <w:bCs/>
              </w:rPr>
              <w:t>Transmission Line</w:t>
            </w:r>
          </w:p>
        </w:tc>
        <w:tc>
          <w:tcPr>
            <w:tcW w:w="4718" w:type="dxa"/>
          </w:tcPr>
          <w:p w14:paraId="54209C1A" w14:textId="77777777" w:rsidR="00AE3520" w:rsidDel="009734A5" w:rsidRDefault="00AE3520" w:rsidP="000C7DC9">
            <w:pPr>
              <w:ind w:right="-46"/>
            </w:pPr>
          </w:p>
        </w:tc>
      </w:tr>
      <w:tr w:rsidR="00AE3520" w14:paraId="52CB4612" w14:textId="77777777" w:rsidTr="000C5A61">
        <w:trPr>
          <w:trHeight w:val="476"/>
        </w:trPr>
        <w:tc>
          <w:tcPr>
            <w:tcW w:w="4718" w:type="dxa"/>
          </w:tcPr>
          <w:p w14:paraId="70117AE1" w14:textId="63D445BC" w:rsidR="00AE3520" w:rsidRDefault="00AE3520" w:rsidP="000C7DC9">
            <w:pPr>
              <w:ind w:right="-46"/>
            </w:pPr>
            <w:r>
              <w:lastRenderedPageBreak/>
              <w:t>-length</w:t>
            </w:r>
          </w:p>
        </w:tc>
        <w:tc>
          <w:tcPr>
            <w:tcW w:w="4718" w:type="dxa"/>
          </w:tcPr>
          <w:p w14:paraId="69A3FA6E" w14:textId="3F6131A1" w:rsidR="00AE3520" w:rsidDel="009734A5" w:rsidRDefault="000C5A61" w:rsidP="000C7DC9">
            <w:pPr>
              <w:ind w:right="-46"/>
            </w:pPr>
            <w:r>
              <w:t>0.5 km</w:t>
            </w:r>
          </w:p>
        </w:tc>
      </w:tr>
      <w:tr w:rsidR="00AE3520" w14:paraId="49A2BC85" w14:textId="77777777" w:rsidTr="000C5A61">
        <w:trPr>
          <w:trHeight w:val="476"/>
        </w:trPr>
        <w:tc>
          <w:tcPr>
            <w:tcW w:w="4718" w:type="dxa"/>
          </w:tcPr>
          <w:p w14:paraId="5B4C00E5" w14:textId="28BA5528" w:rsidR="00AE3520" w:rsidRDefault="00AE3520" w:rsidP="000C7DC9">
            <w:pPr>
              <w:ind w:right="-46"/>
            </w:pPr>
            <w:r>
              <w:t>-voltage</w:t>
            </w:r>
          </w:p>
        </w:tc>
        <w:tc>
          <w:tcPr>
            <w:tcW w:w="4718" w:type="dxa"/>
          </w:tcPr>
          <w:p w14:paraId="0DCB41AA" w14:textId="26D30CCD" w:rsidR="00AE3520" w:rsidDel="009734A5" w:rsidRDefault="000C5A61" w:rsidP="000C7DC9">
            <w:pPr>
              <w:ind w:right="-46"/>
            </w:pPr>
            <w:r>
              <w:t>132 kV</w:t>
            </w:r>
          </w:p>
        </w:tc>
      </w:tr>
      <w:tr w:rsidR="00AE3520" w14:paraId="1840B9AC" w14:textId="77777777" w:rsidTr="000C5A61">
        <w:trPr>
          <w:trHeight w:val="462"/>
        </w:trPr>
        <w:tc>
          <w:tcPr>
            <w:tcW w:w="4718" w:type="dxa"/>
          </w:tcPr>
          <w:p w14:paraId="03272924" w14:textId="67C757C5" w:rsidR="00AE3520" w:rsidRPr="000C5A61" w:rsidRDefault="00AE3520" w:rsidP="000C7DC9">
            <w:pPr>
              <w:ind w:right="-46"/>
              <w:rPr>
                <w:b/>
                <w:bCs/>
              </w:rPr>
            </w:pPr>
            <w:r w:rsidRPr="000C5A61">
              <w:rPr>
                <w:b/>
                <w:bCs/>
              </w:rPr>
              <w:t>Mean annual saleable energy Production</w:t>
            </w:r>
          </w:p>
        </w:tc>
        <w:tc>
          <w:tcPr>
            <w:tcW w:w="4718" w:type="dxa"/>
          </w:tcPr>
          <w:p w14:paraId="1061EFFF" w14:textId="4346A5B8" w:rsidR="00AE3520" w:rsidDel="009734A5" w:rsidRDefault="000C5A61" w:rsidP="000C7DC9">
            <w:pPr>
              <w:ind w:right="-46"/>
            </w:pPr>
            <w:r>
              <w:t xml:space="preserve">66.23 </w:t>
            </w:r>
            <w:proofErr w:type="spellStart"/>
            <w:r>
              <w:t>GWh</w:t>
            </w:r>
            <w:proofErr w:type="spellEnd"/>
            <w:r>
              <w:t xml:space="preserve"> in a normal year</w:t>
            </w:r>
          </w:p>
        </w:tc>
      </w:tr>
      <w:tr w:rsidR="00AE3520" w14:paraId="2E237315" w14:textId="77777777" w:rsidTr="000C5A61">
        <w:trPr>
          <w:trHeight w:val="476"/>
        </w:trPr>
        <w:tc>
          <w:tcPr>
            <w:tcW w:w="4718" w:type="dxa"/>
          </w:tcPr>
          <w:p w14:paraId="20106120" w14:textId="2368A29C" w:rsidR="00AE3520" w:rsidRDefault="00AE3520" w:rsidP="000C7DC9">
            <w:pPr>
              <w:ind w:right="-46"/>
            </w:pPr>
            <w:r>
              <w:t>Dry Energy ( Mid December-mid April)</w:t>
            </w:r>
          </w:p>
        </w:tc>
        <w:tc>
          <w:tcPr>
            <w:tcW w:w="4718" w:type="dxa"/>
          </w:tcPr>
          <w:p w14:paraId="2F6AC565" w14:textId="00BCAB6D" w:rsidR="00AE3520" w:rsidDel="009734A5" w:rsidRDefault="000C5A61" w:rsidP="000C7DC9">
            <w:pPr>
              <w:ind w:right="-46"/>
            </w:pPr>
            <w:r>
              <w:t xml:space="preserve">16.60 </w:t>
            </w:r>
            <w:proofErr w:type="spellStart"/>
            <w:r>
              <w:t>GWh</w:t>
            </w:r>
            <w:proofErr w:type="spellEnd"/>
          </w:p>
        </w:tc>
      </w:tr>
      <w:tr w:rsidR="00AE3520" w14:paraId="7E4EA7AD" w14:textId="77777777" w:rsidTr="000C5A61">
        <w:trPr>
          <w:trHeight w:val="476"/>
        </w:trPr>
        <w:tc>
          <w:tcPr>
            <w:tcW w:w="4718" w:type="dxa"/>
          </w:tcPr>
          <w:p w14:paraId="2102B9BB" w14:textId="569CEC7A" w:rsidR="00AE3520" w:rsidRDefault="00AE3520" w:rsidP="000C7DC9">
            <w:pPr>
              <w:ind w:right="-46"/>
            </w:pPr>
            <w:proofErr w:type="spellStart"/>
            <w:r>
              <w:t>Wer</w:t>
            </w:r>
            <w:proofErr w:type="spellEnd"/>
            <w:r>
              <w:t xml:space="preserve"> Energy ( </w:t>
            </w:r>
            <w:proofErr w:type="spellStart"/>
            <w:r>
              <w:t>mid April</w:t>
            </w:r>
            <w:proofErr w:type="spellEnd"/>
            <w:r>
              <w:t>-mid December)</w:t>
            </w:r>
          </w:p>
        </w:tc>
        <w:tc>
          <w:tcPr>
            <w:tcW w:w="4718" w:type="dxa"/>
          </w:tcPr>
          <w:p w14:paraId="009C1141" w14:textId="0B21C331" w:rsidR="00AE3520" w:rsidDel="009734A5" w:rsidRDefault="000C5A61" w:rsidP="000C7DC9">
            <w:pPr>
              <w:ind w:right="-46"/>
            </w:pPr>
            <w:r>
              <w:t xml:space="preserve">49.63 </w:t>
            </w:r>
            <w:proofErr w:type="spellStart"/>
            <w:r>
              <w:t>GWh</w:t>
            </w:r>
            <w:proofErr w:type="spellEnd"/>
          </w:p>
        </w:tc>
      </w:tr>
      <w:tr w:rsidR="00AE3520" w14:paraId="42101016" w14:textId="77777777" w:rsidTr="000C5A61">
        <w:trPr>
          <w:trHeight w:val="462"/>
        </w:trPr>
        <w:tc>
          <w:tcPr>
            <w:tcW w:w="4718" w:type="dxa"/>
          </w:tcPr>
          <w:p w14:paraId="2A83997A" w14:textId="2D43CD36" w:rsidR="00AE3520" w:rsidRDefault="000C5A61" w:rsidP="000C7DC9">
            <w:pPr>
              <w:ind w:right="-46"/>
            </w:pPr>
            <w:r>
              <w:t>Commissioned date</w:t>
            </w:r>
          </w:p>
        </w:tc>
        <w:tc>
          <w:tcPr>
            <w:tcW w:w="4718" w:type="dxa"/>
          </w:tcPr>
          <w:p w14:paraId="15A3A57B" w14:textId="0810268E" w:rsidR="00AE3520" w:rsidDel="009734A5" w:rsidRDefault="000C5A61" w:rsidP="000C7DC9">
            <w:pPr>
              <w:ind w:right="-46"/>
            </w:pPr>
            <w:ins w:id="68" w:author="Kumar Baral" w:date="2023-01-30T13:44:00Z">
              <w:r w:rsidRPr="000C5A61">
                <w:t>22</w:t>
              </w:r>
              <w:r w:rsidRPr="000C5A61">
                <w:rPr>
                  <w:vertAlign w:val="superscript"/>
                  <w:rPrChange w:id="69" w:author="Kumar Baral" w:date="2023-01-30T13:44:00Z">
                    <w:rPr/>
                  </w:rPrChange>
                </w:rPr>
                <w:t>nd</w:t>
              </w:r>
              <w:r w:rsidRPr="000C5A61">
                <w:t xml:space="preserve"> of Chaitra 2072</w:t>
              </w:r>
            </w:ins>
          </w:p>
        </w:tc>
      </w:tr>
    </w:tbl>
    <w:p w14:paraId="635D5B2F" w14:textId="77777777" w:rsidR="00185774" w:rsidRDefault="00185774" w:rsidP="000C7DC9">
      <w:pPr>
        <w:ind w:right="-46"/>
      </w:pPr>
    </w:p>
    <w:p w14:paraId="0E8F0ADB" w14:textId="77777777" w:rsidR="00185774" w:rsidDel="00352BC0" w:rsidRDefault="000C7DC9" w:rsidP="000C7DC9">
      <w:pPr>
        <w:ind w:right="-46"/>
        <w:rPr>
          <w:del w:id="70" w:author="Kumar Baral" w:date="2023-02-10T16:12:00Z"/>
        </w:rPr>
      </w:pPr>
      <w:del w:id="71" w:author="Kumar Baral" w:date="2023-02-10T16:12:00Z">
        <w:r w:rsidRPr="00976A12" w:rsidDel="00352BC0">
          <w:delText xml:space="preserve"> </w:delText>
        </w:r>
      </w:del>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72" w:author="Kumar Baral" w:date="2023-01-25T17:07:00Z"/>
        </w:rPr>
      </w:pPr>
    </w:p>
    <w:p w14:paraId="390B277E" w14:textId="67DFD788" w:rsidR="006238CC" w:rsidRPr="001F4328" w:rsidDel="00BE56FB" w:rsidRDefault="006238CC" w:rsidP="001F4328">
      <w:pPr>
        <w:pStyle w:val="Heading2"/>
        <w:rPr>
          <w:del w:id="73" w:author="Kumar Baral" w:date="2023-01-25T17:07:00Z"/>
        </w:rPr>
      </w:pPr>
      <w:del w:id="74" w:author="Kumar Baral" w:date="2023-01-25T17:07:00Z">
        <w:r w:rsidRPr="001F4328" w:rsidDel="00BE56FB">
          <w:delText>Introduction</w:delText>
        </w:r>
        <w:bookmarkStart w:id="75" w:name="_Toc125973931"/>
        <w:bookmarkStart w:id="76" w:name="_Toc125974216"/>
        <w:bookmarkStart w:id="77" w:name="_Toc126055133"/>
        <w:bookmarkStart w:id="78" w:name="_Toc126057925"/>
        <w:bookmarkEnd w:id="57"/>
        <w:bookmarkEnd w:id="58"/>
        <w:bookmarkEnd w:id="59"/>
        <w:bookmarkEnd w:id="75"/>
        <w:bookmarkEnd w:id="76"/>
        <w:bookmarkEnd w:id="77"/>
        <w:bookmarkEnd w:id="78"/>
      </w:del>
    </w:p>
    <w:p w14:paraId="5DC697AF" w14:textId="6E14CC7A" w:rsidR="006238CC" w:rsidRPr="006527E6" w:rsidDel="00926F57" w:rsidRDefault="006238CC" w:rsidP="00F96D25">
      <w:pPr>
        <w:numPr>
          <w:ilvl w:val="0"/>
          <w:numId w:val="21"/>
        </w:numPr>
        <w:rPr>
          <w:del w:id="79" w:author="Pravash Mool" w:date="2022-12-13T12:29:00Z"/>
          <w:highlight w:val="yellow"/>
          <w:rPrChange w:id="80" w:author="Kumar Baral" w:date="2022-12-12T15:58:00Z">
            <w:rPr>
              <w:del w:id="81" w:author="Pravash Mool" w:date="2022-12-13T12:29:00Z"/>
            </w:rPr>
          </w:rPrChange>
        </w:rPr>
      </w:pPr>
      <w:bookmarkStart w:id="82" w:name="_Toc434844265"/>
      <w:bookmarkStart w:id="83" w:name="_Toc25316035"/>
      <w:del w:id="84" w:author="Pravash Mool" w:date="2022-12-13T12:29:00Z">
        <w:r w:rsidRPr="006527E6" w:rsidDel="00926F57">
          <w:rPr>
            <w:highlight w:val="yellow"/>
            <w:rPrChange w:id="85" w:author="Kumar Baral" w:date="2022-12-12T15:58:00Z">
              <w:rPr/>
            </w:rPrChange>
          </w:rPr>
          <w:delText xml:space="preserve">Updating of extreme flood </w:delText>
        </w:r>
        <w:bookmarkStart w:id="86" w:name="_Toc121834201"/>
        <w:bookmarkStart w:id="87" w:name="_Toc125550068"/>
        <w:bookmarkStart w:id="88" w:name="_Toc125555563"/>
        <w:bookmarkStart w:id="89" w:name="_Toc125557435"/>
        <w:bookmarkStart w:id="90" w:name="_Toc125559322"/>
        <w:bookmarkStart w:id="91" w:name="_Toc125618500"/>
        <w:bookmarkStart w:id="92" w:name="_Toc125639947"/>
        <w:bookmarkStart w:id="93" w:name="_Toc125642162"/>
        <w:bookmarkStart w:id="94" w:name="_Toc125973932"/>
        <w:bookmarkStart w:id="95" w:name="_Toc125974217"/>
        <w:bookmarkStart w:id="96" w:name="_Toc126055134"/>
        <w:bookmarkStart w:id="97" w:name="_Toc126057926"/>
        <w:bookmarkEnd w:id="86"/>
        <w:bookmarkEnd w:id="87"/>
        <w:bookmarkEnd w:id="88"/>
        <w:bookmarkEnd w:id="89"/>
        <w:bookmarkEnd w:id="90"/>
        <w:bookmarkEnd w:id="91"/>
        <w:bookmarkEnd w:id="92"/>
        <w:bookmarkEnd w:id="93"/>
        <w:bookmarkEnd w:id="94"/>
        <w:bookmarkEnd w:id="95"/>
        <w:bookmarkEnd w:id="96"/>
        <w:bookmarkEnd w:id="97"/>
      </w:del>
    </w:p>
    <w:p w14:paraId="26B5EA72" w14:textId="59E16569" w:rsidR="006238CC" w:rsidRDefault="006238CC" w:rsidP="001F4328">
      <w:pPr>
        <w:pStyle w:val="Heading2"/>
      </w:pPr>
      <w:bookmarkStart w:id="98" w:name="_Toc68879953"/>
      <w:bookmarkStart w:id="99" w:name="_Toc126057927"/>
      <w:r w:rsidRPr="006238CC">
        <w:t>Catchment Characteristics</w:t>
      </w:r>
      <w:bookmarkEnd w:id="82"/>
      <w:bookmarkEnd w:id="83"/>
      <w:bookmarkEnd w:id="98"/>
      <w:bookmarkEnd w:id="99"/>
    </w:p>
    <w:p w14:paraId="277FB201" w14:textId="3F08007B" w:rsidR="000C7DC9" w:rsidRDefault="000C7DC9" w:rsidP="000C7DC9">
      <w:del w:id="100" w:author="Kumar Baral" w:date="2023-02-10T16:12:00Z">
        <w:r w:rsidRPr="008A7711" w:rsidDel="00352BC0">
          <w:rPr>
            <w:rFonts w:cstheme="minorBidi"/>
          </w:rPr>
          <w:delText xml:space="preserve">In hydrology, </w:delText>
        </w:r>
      </w:del>
      <w:ins w:id="101" w:author="Kumar Baral" w:date="2023-02-10T16:12:00Z">
        <w:r w:rsidR="00352BC0">
          <w:rPr>
            <w:rFonts w:cstheme="minorBidi"/>
          </w:rPr>
          <w:t>C</w:t>
        </w:r>
      </w:ins>
      <w:del w:id="102"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77777777" w:rsidR="000C7DC9" w:rsidRDefault="000C7DC9" w:rsidP="000C7DC9">
      <w:r w:rsidRPr="008A7711">
        <w:rPr>
          <w:rFonts w:cstheme="minorBidi"/>
        </w:rPr>
        <w: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t>
      </w:r>
    </w:p>
    <w:p w14:paraId="70F6A70A" w14:textId="52FAE08F" w:rsidR="000C7DC9" w:rsidRDefault="000C7DC9" w:rsidP="000C7DC9">
      <w:pPr>
        <w:rPr>
          <w:ins w:id="103" w:author="Kumar Baral" w:date="2023-01-30T16:43:00Z"/>
        </w:rPr>
      </w:pPr>
      <w:del w:id="104" w:author="Kumar Baral" w:date="2023-01-30T16:41:00Z">
        <w:r w:rsidDel="008B66D5">
          <w:delText>In Jhimruk hydropower the catchment</w:delText>
        </w:r>
      </w:del>
      <w:ins w:id="105" w:author="Kumar Baral" w:date="2023-01-30T16:41:00Z">
        <w:r w:rsidR="008B66D5">
          <w:t xml:space="preserve">The </w:t>
        </w:r>
        <w:proofErr w:type="spellStart"/>
        <w:r w:rsidR="008B66D5">
          <w:t>andhi</w:t>
        </w:r>
        <w:proofErr w:type="spellEnd"/>
        <w:r w:rsidR="008B66D5">
          <w:t xml:space="preserve"> Khola is one of the </w:t>
        </w:r>
        <w:proofErr w:type="gramStart"/>
        <w:r w:rsidR="008B66D5">
          <w:t>major  tributaries</w:t>
        </w:r>
        <w:proofErr w:type="gramEnd"/>
        <w:r w:rsidR="008B66D5">
          <w:t xml:space="preserve"> of the kali </w:t>
        </w:r>
        <w:proofErr w:type="spellStart"/>
        <w:r w:rsidR="008B66D5">
          <w:t>gandaki</w:t>
        </w:r>
        <w:proofErr w:type="spellEnd"/>
        <w:r w:rsidR="008B66D5">
          <w:t xml:space="preserve"> river which belongs to the </w:t>
        </w:r>
        <w:proofErr w:type="spellStart"/>
        <w:r w:rsidR="008B66D5">
          <w:t>Narayani</w:t>
        </w:r>
        <w:proofErr w:type="spellEnd"/>
        <w:r w:rsidR="008B66D5">
          <w:t xml:space="preserve"> Basin. It originates from </w:t>
        </w:r>
        <w:proofErr w:type="spellStart"/>
        <w:r w:rsidR="008B66D5">
          <w:t>Dahare</w:t>
        </w:r>
        <w:proofErr w:type="spellEnd"/>
        <w:r w:rsidR="008B66D5">
          <w:t xml:space="preserve"> </w:t>
        </w:r>
      </w:ins>
      <w:proofErr w:type="spellStart"/>
      <w:ins w:id="106" w:author="Kumar Baral" w:date="2023-01-30T16:42:00Z">
        <w:r w:rsidR="008B66D5">
          <w:t>Lek</w:t>
        </w:r>
        <w:proofErr w:type="spellEnd"/>
        <w:r w:rsidR="008B66D5">
          <w:t xml:space="preserve"> and its catchment extends up to </w:t>
        </w:r>
        <w:proofErr w:type="spellStart"/>
        <w:r w:rsidR="008B66D5">
          <w:t>Panchase</w:t>
        </w:r>
        <w:proofErr w:type="spellEnd"/>
        <w:r w:rsidR="008B66D5">
          <w:t xml:space="preserve"> </w:t>
        </w:r>
        <w:proofErr w:type="spellStart"/>
        <w:r w:rsidR="008B66D5">
          <w:t>Danda</w:t>
        </w:r>
        <w:proofErr w:type="spellEnd"/>
        <w:r w:rsidR="008B66D5">
          <w:t xml:space="preserve"> (hill). The highest </w:t>
        </w:r>
        <w:r w:rsidR="008B66D5">
          <w:lastRenderedPageBreak/>
          <w:t xml:space="preserve">point on the catchment area has an elevation of 2517 m above mean sea level. </w:t>
        </w:r>
      </w:ins>
      <w:ins w:id="107" w:author="Kumar Baral" w:date="2023-01-30T16:43:00Z">
        <w:r w:rsidR="008B66D5">
          <w:t>Average gradient of the river within the project area is about 1 in 135.</w:t>
        </w:r>
      </w:ins>
    </w:p>
    <w:p w14:paraId="7D85A4F0" w14:textId="4715D895" w:rsidR="008B66D5" w:rsidDel="008B66D5" w:rsidRDefault="008B66D5" w:rsidP="000C7DC9">
      <w:pPr>
        <w:rPr>
          <w:del w:id="108" w:author="Kumar Baral" w:date="2023-01-30T16:44:00Z"/>
        </w:rPr>
      </w:pPr>
      <w:ins w:id="109" w:author="Kumar Baral" w:date="2023-01-30T16:43:00Z">
        <w:r>
          <w:t xml:space="preserve">The basin has characteristic of mountainous catchment. The total catchment area upstream of the intake site is 444 </w:t>
        </w:r>
      </w:ins>
      <w:ins w:id="110" w:author="Kumar Baral" w:date="2023-01-30T16:44:00Z">
        <w:r>
          <w:t xml:space="preserve">km2. The intake site is located at an elevation </w:t>
        </w:r>
      </w:ins>
      <w:ins w:id="111" w:author="Kumar Baral" w:date="2023-01-30T16:47:00Z">
        <w:r>
          <w:t xml:space="preserve">about 630 m and is approximately 1 km </w:t>
        </w:r>
      </w:ins>
      <w:ins w:id="112" w:author="Kumar Baral" w:date="2023-01-30T16:48:00Z">
        <w:r>
          <w:t xml:space="preserve">North-West from the </w:t>
        </w:r>
        <w:proofErr w:type="spellStart"/>
        <w:r>
          <w:t>Galyang</w:t>
        </w:r>
        <w:proofErr w:type="spellEnd"/>
        <w:r>
          <w:t xml:space="preserve"> Bazaar.</w:t>
        </w:r>
      </w:ins>
    </w:p>
    <w:p w14:paraId="2C22AE83" w14:textId="5932D364" w:rsidR="008B66D5" w:rsidRDefault="008B66D5" w:rsidP="000C7DC9">
      <w:pPr>
        <w:rPr>
          <w:ins w:id="113" w:author="Kumar Baral" w:date="2023-01-30T16:48:00Z"/>
        </w:rPr>
      </w:pPr>
    </w:p>
    <w:p w14:paraId="0DE475FA" w14:textId="3AB8B577" w:rsidR="008B66D5" w:rsidRDefault="008B66D5" w:rsidP="000C7DC9">
      <w:pPr>
        <w:rPr>
          <w:ins w:id="114" w:author="Kumar Baral" w:date="2023-01-30T16:49:00Z"/>
        </w:rPr>
      </w:pPr>
      <w:ins w:id="115" w:author="Kumar Baral" w:date="2023-01-30T16:48:00Z">
        <w:r>
          <w:t xml:space="preserve">There is no gauging station at the intake site of the existing </w:t>
        </w:r>
      </w:ins>
      <w:proofErr w:type="spellStart"/>
      <w:ins w:id="116" w:author="Kumar Baral" w:date="2023-01-30T16:49:00Z">
        <w:r>
          <w:t>Andhi</w:t>
        </w:r>
        <w:proofErr w:type="spellEnd"/>
        <w:r>
          <w:t xml:space="preserve"> Khola Hydropower Project though it is in operation since last 14 years and thus lacks hydrological database.</w:t>
        </w:r>
      </w:ins>
    </w:p>
    <w:p w14:paraId="5B167085" w14:textId="612B21DB" w:rsidR="008B66D5" w:rsidRDefault="008B66D5" w:rsidP="000C7DC9">
      <w:pPr>
        <w:rPr>
          <w:ins w:id="117" w:author="Kumar Baral" w:date="2023-01-30T16:54:00Z"/>
        </w:rPr>
      </w:pPr>
      <w:ins w:id="118" w:author="Kumar Baral" w:date="2023-01-30T16:50:00Z">
        <w:r>
          <w:t xml:space="preserve">A </w:t>
        </w:r>
        <w:proofErr w:type="spellStart"/>
        <w:r>
          <w:t>guging</w:t>
        </w:r>
        <w:proofErr w:type="spellEnd"/>
        <w:r>
          <w:t xml:space="preserve"> station has been installed at about 3 km upstream form the intake of the existing </w:t>
        </w:r>
        <w:proofErr w:type="spellStart"/>
        <w:r>
          <w:t>andhi</w:t>
        </w:r>
        <w:proofErr w:type="spellEnd"/>
        <w:r>
          <w:t xml:space="preserve"> </w:t>
        </w:r>
        <w:proofErr w:type="spellStart"/>
        <w:r>
          <w:t>khol</w:t>
        </w:r>
        <w:proofErr w:type="spellEnd"/>
        <w:r>
          <w:t xml:space="preserve"> hydropower </w:t>
        </w:r>
      </w:ins>
      <w:ins w:id="119" w:author="Kumar Baral" w:date="2023-01-30T16:51:00Z">
        <w:r>
          <w:t>project</w:t>
        </w:r>
      </w:ins>
      <w:ins w:id="120" w:author="Kumar Baral" w:date="2023-01-30T16:50:00Z">
        <w:r>
          <w:t xml:space="preserve"> </w:t>
        </w:r>
      </w:ins>
      <w:ins w:id="121" w:author="Kumar Baral" w:date="2023-01-30T16:51:00Z">
        <w:r>
          <w:t xml:space="preserve">by BPC one year back and </w:t>
        </w:r>
        <w:proofErr w:type="spellStart"/>
        <w:r>
          <w:t>guagung</w:t>
        </w:r>
        <w:proofErr w:type="spellEnd"/>
        <w:r>
          <w:t xml:space="preserve"> dat</w:t>
        </w:r>
        <w:r w:rsidR="00E154F9">
          <w:t xml:space="preserve">a is being recorded twice a day. Which could be used in future for correlation and/or </w:t>
        </w:r>
      </w:ins>
      <w:ins w:id="122" w:author="Kumar Baral" w:date="2023-01-30T16:52:00Z">
        <w:r w:rsidR="00E154F9">
          <w:t>comparison</w:t>
        </w:r>
      </w:ins>
      <w:ins w:id="123" w:author="Kumar Baral" w:date="2023-01-30T16:51:00Z">
        <w:r w:rsidR="00E154F9">
          <w:t xml:space="preserve"> </w:t>
        </w:r>
      </w:ins>
      <w:ins w:id="124" w:author="Kumar Baral" w:date="2023-01-30T16:52:00Z">
        <w:r w:rsidR="00E154F9">
          <w:t xml:space="preserve">purpose. DHM has established gauging station at </w:t>
        </w:r>
        <w:proofErr w:type="spellStart"/>
        <w:r w:rsidR="00E154F9">
          <w:t>dumrichaur</w:t>
        </w:r>
        <w:proofErr w:type="spellEnd"/>
        <w:r w:rsidR="00E154F9">
          <w:t xml:space="preserve"> some kilometer further downstream from the </w:t>
        </w:r>
        <w:proofErr w:type="spellStart"/>
        <w:r w:rsidR="00E154F9">
          <w:t>andhi</w:t>
        </w:r>
        <w:proofErr w:type="spellEnd"/>
        <w:r w:rsidR="00E154F9">
          <w:t xml:space="preserve"> khola </w:t>
        </w:r>
        <w:proofErr w:type="spellStart"/>
        <w:r w:rsidR="00E154F9">
          <w:t>headworks</w:t>
        </w:r>
        <w:proofErr w:type="spellEnd"/>
        <w:r w:rsidR="00E154F9">
          <w:t xml:space="preserve"> and the same data have been used to </w:t>
        </w:r>
        <w:proofErr w:type="spellStart"/>
        <w:r w:rsidR="00E154F9">
          <w:t>analyse</w:t>
        </w:r>
        <w:proofErr w:type="spellEnd"/>
        <w:r w:rsidR="00E154F9">
          <w:t xml:space="preserve"> </w:t>
        </w:r>
        <w:proofErr w:type="spellStart"/>
        <w:r w:rsidR="00E154F9">
          <w:t>hydrlogixal</w:t>
        </w:r>
        <w:proofErr w:type="spellEnd"/>
        <w:r w:rsidR="00E154F9">
          <w:t xml:space="preserve"> data for the propose project.</w:t>
        </w:r>
      </w:ins>
      <w:r w:rsidR="00D20E7B">
        <w:t xml:space="preserve"> </w:t>
      </w:r>
      <w:ins w:id="125" w:author="Kumar Baral" w:date="2023-02-10T16:55:00Z">
        <w:r w:rsidR="00DE1440">
          <w:t>Therefore,</w:t>
        </w:r>
      </w:ins>
      <w:ins w:id="126" w:author="Kumar Baral" w:date="2023-01-30T16:52:00Z">
        <w:r w:rsidR="00E154F9">
          <w:t xml:space="preserve"> a </w:t>
        </w:r>
        <w:proofErr w:type="spellStart"/>
        <w:r w:rsidR="00E154F9">
          <w:t>compartion</w:t>
        </w:r>
        <w:proofErr w:type="spellEnd"/>
        <w:r w:rsidR="00E154F9">
          <w:t xml:space="preserve"> of catchment characteristics of the </w:t>
        </w:r>
        <w:proofErr w:type="spellStart"/>
        <w:r w:rsidR="00E154F9">
          <w:t>andhi</w:t>
        </w:r>
        <w:proofErr w:type="spellEnd"/>
        <w:r w:rsidR="00E154F9">
          <w:t xml:space="preserve"> khola at </w:t>
        </w:r>
        <w:proofErr w:type="spellStart"/>
        <w:r w:rsidR="00E154F9">
          <w:t>dumrichau</w:t>
        </w:r>
        <w:proofErr w:type="spellEnd"/>
        <w:r w:rsidR="00E154F9">
          <w:t xml:space="preserve"> and intake area is needed </w:t>
        </w:r>
      </w:ins>
      <w:ins w:id="127" w:author="Kumar Baral" w:date="2023-01-30T16:53:00Z">
        <w:r w:rsidR="00E154F9">
          <w:t>because</w:t>
        </w:r>
      </w:ins>
      <w:ins w:id="128" w:author="Kumar Baral" w:date="2023-01-30T16:52:00Z">
        <w:r w:rsidR="00E154F9">
          <w:t xml:space="preserve"> </w:t>
        </w:r>
      </w:ins>
      <w:ins w:id="129" w:author="Kumar Baral" w:date="2023-01-30T16:53:00Z">
        <w:r w:rsidR="00E154F9">
          <w:t xml:space="preserve">of the location of gauging station. The recorded data at the </w:t>
        </w:r>
        <w:proofErr w:type="spellStart"/>
        <w:r w:rsidR="00E154F9">
          <w:t>dumrichaur</w:t>
        </w:r>
        <w:proofErr w:type="spellEnd"/>
        <w:r w:rsidR="00E154F9">
          <w:t xml:space="preserve"> stream gauging station to </w:t>
        </w:r>
        <w:proofErr w:type="spellStart"/>
        <w:r w:rsidR="00E154F9">
          <w:t>andkhola</w:t>
        </w:r>
        <w:proofErr w:type="spellEnd"/>
        <w:r w:rsidR="00E154F9">
          <w:t xml:space="preserve"> </w:t>
        </w:r>
        <w:proofErr w:type="spellStart"/>
        <w:r w:rsidR="00E154F9">
          <w:t>i</w:t>
        </w:r>
        <w:r w:rsidR="00E154F9" w:rsidRPr="00DE1440">
          <w:rPr>
            <w:highlight w:val="yellow"/>
            <w:rPrChange w:id="130" w:author="Kumar Baral" w:date="2023-02-10T16:58:00Z">
              <w:rPr/>
            </w:rPrChange>
          </w:rPr>
          <w:t>ntka</w:t>
        </w:r>
        <w:proofErr w:type="spellEnd"/>
        <w:r w:rsidR="00E154F9">
          <w:t xml:space="preserve"> using the catchment </w:t>
        </w:r>
        <w:r w:rsidR="00E154F9" w:rsidRPr="00DE1440">
          <w:rPr>
            <w:highlight w:val="yellow"/>
            <w:rPrChange w:id="131" w:author="Kumar Baral" w:date="2023-02-10T16:56:00Z">
              <w:rPr/>
            </w:rPrChange>
          </w:rPr>
          <w:t>ration of 0.933</w:t>
        </w:r>
      </w:ins>
      <w:r w:rsidR="00D20E7B" w:rsidRPr="00DE1440">
        <w:rPr>
          <w:highlight w:val="yellow"/>
          <w:rPrChange w:id="132" w:author="Kumar Baral" w:date="2023-02-10T16:56:00Z">
            <w:rPr/>
          </w:rPrChange>
        </w:rPr>
        <w:t xml:space="preserve"> (444</w:t>
      </w:r>
      <w:ins w:id="133" w:author="Kumar Baral" w:date="2023-01-30T16:54:00Z">
        <w:r w:rsidR="00E154F9" w:rsidRPr="00DE1440">
          <w:rPr>
            <w:highlight w:val="yellow"/>
            <w:rPrChange w:id="134" w:author="Kumar Baral" w:date="2023-02-10T16:56:00Z">
              <w:rPr/>
            </w:rPrChange>
          </w:rPr>
          <w:t xml:space="preserve"> Km</w:t>
        </w:r>
        <w:r w:rsidR="00E154F9" w:rsidRPr="00DE1440">
          <w:rPr>
            <w:highlight w:val="yellow"/>
            <w:vertAlign w:val="superscript"/>
            <w:rPrChange w:id="135" w:author="Kumar Baral" w:date="2023-02-10T16:56:00Z">
              <w:rPr>
                <w:vertAlign w:val="superscript"/>
              </w:rPr>
            </w:rPrChange>
          </w:rPr>
          <w:t>2</w:t>
        </w:r>
        <w:r w:rsidR="00E154F9" w:rsidRPr="00DE1440">
          <w:rPr>
            <w:highlight w:val="yellow"/>
            <w:rPrChange w:id="136" w:author="Kumar Baral" w:date="2023-02-10T16:56:00Z">
              <w:rPr/>
            </w:rPrChange>
          </w:rPr>
          <w:t>/476 km</w:t>
        </w:r>
        <w:r w:rsidR="00E154F9" w:rsidRPr="00DE1440">
          <w:rPr>
            <w:highlight w:val="yellow"/>
            <w:vertAlign w:val="superscript"/>
            <w:rPrChange w:id="137" w:author="Kumar Baral" w:date="2023-02-10T16:56:00Z">
              <w:rPr>
                <w:vertAlign w:val="superscript"/>
              </w:rPr>
            </w:rPrChange>
          </w:rPr>
          <w:t>2</w:t>
        </w:r>
        <w:r w:rsidR="00E154F9" w:rsidRPr="00DE1440">
          <w:rPr>
            <w:highlight w:val="yellow"/>
            <w:rPrChange w:id="138" w:author="Kumar Baral" w:date="2023-02-10T16:56:00Z">
              <w:rPr/>
            </w:rPrChange>
          </w:rPr>
          <w:t>)</w:t>
        </w:r>
      </w:ins>
      <w:r w:rsidR="00856AA3" w:rsidRPr="00DE1440">
        <w:rPr>
          <w:highlight w:val="yellow"/>
          <w:rPrChange w:id="139" w:author="Kumar Baral" w:date="2023-02-10T16:56:00Z">
            <w:rPr/>
          </w:rPrChange>
        </w:rPr>
        <w:t>.</w:t>
      </w:r>
    </w:p>
    <w:tbl>
      <w:tblPr>
        <w:tblStyle w:val="TableGrid"/>
        <w:tblW w:w="0" w:type="auto"/>
        <w:tblLook w:val="04A0" w:firstRow="1" w:lastRow="0" w:firstColumn="1" w:lastColumn="0" w:noHBand="0" w:noVBand="1"/>
      </w:tblPr>
      <w:tblGrid>
        <w:gridCol w:w="1875"/>
        <w:gridCol w:w="1876"/>
        <w:gridCol w:w="1876"/>
      </w:tblGrid>
      <w:tr w:rsidR="00DE1440" w14:paraId="66948F5A" w14:textId="77777777" w:rsidTr="00E154F9">
        <w:trPr>
          <w:ins w:id="140" w:author="Kumar Baral" w:date="2023-01-30T16:54:00Z"/>
        </w:trPr>
        <w:tc>
          <w:tcPr>
            <w:tcW w:w="1875" w:type="dxa"/>
          </w:tcPr>
          <w:p w14:paraId="26652069" w14:textId="417E9524" w:rsidR="00DE1440" w:rsidRDefault="00DE1440" w:rsidP="000C7DC9">
            <w:pPr>
              <w:rPr>
                <w:ins w:id="141" w:author="Kumar Baral" w:date="2023-01-30T16:54:00Z"/>
              </w:rPr>
            </w:pPr>
            <w:ins w:id="142" w:author="Kumar Baral" w:date="2023-01-30T16:54:00Z">
              <w:r>
                <w:t>Elevation</w:t>
              </w:r>
            </w:ins>
          </w:p>
        </w:tc>
        <w:tc>
          <w:tcPr>
            <w:tcW w:w="1876" w:type="dxa"/>
          </w:tcPr>
          <w:p w14:paraId="55FA9EB8" w14:textId="77777777" w:rsidR="00DE1440" w:rsidRDefault="00DE1440" w:rsidP="000C7DC9">
            <w:pPr>
              <w:rPr>
                <w:ins w:id="143" w:author="Kumar Baral" w:date="2023-01-30T16:54:00Z"/>
              </w:rPr>
            </w:pPr>
          </w:p>
        </w:tc>
        <w:tc>
          <w:tcPr>
            <w:tcW w:w="1876" w:type="dxa"/>
          </w:tcPr>
          <w:p w14:paraId="0AA7E8A4" w14:textId="77777777" w:rsidR="00DE1440" w:rsidRDefault="00DE1440" w:rsidP="000C7DC9">
            <w:pPr>
              <w:rPr>
                <w:ins w:id="144" w:author="Kumar Baral" w:date="2023-01-30T16:54:00Z"/>
              </w:rPr>
            </w:pPr>
          </w:p>
        </w:tc>
      </w:tr>
      <w:tr w:rsidR="00DE1440" w14:paraId="4E75B182" w14:textId="77777777" w:rsidTr="00E154F9">
        <w:trPr>
          <w:ins w:id="145" w:author="Kumar Baral" w:date="2023-01-30T16:54:00Z"/>
        </w:trPr>
        <w:tc>
          <w:tcPr>
            <w:tcW w:w="1875" w:type="dxa"/>
          </w:tcPr>
          <w:p w14:paraId="6C4C5D3D" w14:textId="77777777" w:rsidR="00DE1440" w:rsidRDefault="00DE1440" w:rsidP="000C7DC9">
            <w:pPr>
              <w:rPr>
                <w:ins w:id="146" w:author="Kumar Baral" w:date="2023-01-30T16:54:00Z"/>
              </w:rPr>
            </w:pPr>
          </w:p>
        </w:tc>
        <w:tc>
          <w:tcPr>
            <w:tcW w:w="1876" w:type="dxa"/>
          </w:tcPr>
          <w:p w14:paraId="7871F879" w14:textId="40D9BC6E" w:rsidR="00DE1440" w:rsidRDefault="00DE1440" w:rsidP="000C7DC9">
            <w:pPr>
              <w:rPr>
                <w:ins w:id="147" w:author="Kumar Baral" w:date="2023-01-30T16:54:00Z"/>
              </w:rPr>
            </w:pPr>
            <w:ins w:id="148" w:author="Kumar Baral" w:date="2023-01-30T16:54:00Z">
              <w:r>
                <w:t>Area</w:t>
              </w:r>
            </w:ins>
            <w:ins w:id="149" w:author="Kumar Baral" w:date="2023-02-10T16:55:00Z">
              <w:r>
                <w:t xml:space="preserve"> (Km</w:t>
              </w:r>
              <w:r w:rsidRPr="00DE1440">
                <w:rPr>
                  <w:vertAlign w:val="superscript"/>
                  <w:rPrChange w:id="150" w:author="Kumar Baral" w:date="2023-02-10T16:55:00Z">
                    <w:rPr/>
                  </w:rPrChange>
                </w:rPr>
                <w:t>2</w:t>
              </w:r>
              <w:r>
                <w:t>)</w:t>
              </w:r>
            </w:ins>
          </w:p>
        </w:tc>
        <w:tc>
          <w:tcPr>
            <w:tcW w:w="1876" w:type="dxa"/>
          </w:tcPr>
          <w:p w14:paraId="4756227B" w14:textId="57BECD43" w:rsidR="00DE1440" w:rsidRDefault="00DE1440" w:rsidP="000C7DC9">
            <w:pPr>
              <w:rPr>
                <w:ins w:id="151" w:author="Kumar Baral" w:date="2023-01-30T16:54:00Z"/>
              </w:rPr>
            </w:pPr>
            <w:ins w:id="152" w:author="Kumar Baral" w:date="2023-01-30T16:54:00Z">
              <w:r>
                <w:t>%</w:t>
              </w:r>
            </w:ins>
          </w:p>
        </w:tc>
      </w:tr>
      <w:tr w:rsidR="00DE1440" w14:paraId="4930E639" w14:textId="77777777" w:rsidTr="00E154F9">
        <w:trPr>
          <w:ins w:id="153" w:author="Kumar Baral" w:date="2023-01-30T16:54:00Z"/>
        </w:trPr>
        <w:tc>
          <w:tcPr>
            <w:tcW w:w="1875" w:type="dxa"/>
          </w:tcPr>
          <w:p w14:paraId="1427A67D" w14:textId="0A7DF7F5" w:rsidR="00DE1440" w:rsidRDefault="00DE1440" w:rsidP="000C7DC9">
            <w:pPr>
              <w:rPr>
                <w:ins w:id="154" w:author="Kumar Baral" w:date="2023-01-30T16:54:00Z"/>
              </w:rPr>
            </w:pPr>
            <w:ins w:id="155" w:author="Kumar Baral" w:date="2023-01-30T16:55:00Z">
              <w:r>
                <w:t>&lt;3000</w:t>
              </w:r>
            </w:ins>
          </w:p>
        </w:tc>
        <w:tc>
          <w:tcPr>
            <w:tcW w:w="1876" w:type="dxa"/>
          </w:tcPr>
          <w:p w14:paraId="542A29E5" w14:textId="44306D7A" w:rsidR="00DE1440" w:rsidRDefault="00DE1440" w:rsidP="000C7DC9">
            <w:pPr>
              <w:rPr>
                <w:ins w:id="156" w:author="Kumar Baral" w:date="2023-01-30T16:54:00Z"/>
              </w:rPr>
            </w:pPr>
            <w:ins w:id="157" w:author="Kumar Baral" w:date="2023-01-30T16:55:00Z">
              <w:r>
                <w:t>444</w:t>
              </w:r>
            </w:ins>
          </w:p>
        </w:tc>
        <w:tc>
          <w:tcPr>
            <w:tcW w:w="1876" w:type="dxa"/>
          </w:tcPr>
          <w:p w14:paraId="70961858" w14:textId="5BD54311" w:rsidR="00DE1440" w:rsidRDefault="00DE1440" w:rsidP="000C7DC9">
            <w:pPr>
              <w:rPr>
                <w:ins w:id="158" w:author="Kumar Baral" w:date="2023-01-30T16:54:00Z"/>
              </w:rPr>
            </w:pPr>
            <w:ins w:id="159" w:author="Kumar Baral" w:date="2023-01-30T16:55:00Z">
              <w:r>
                <w:t>100</w:t>
              </w:r>
            </w:ins>
          </w:p>
        </w:tc>
      </w:tr>
      <w:tr w:rsidR="00DE1440" w14:paraId="0569F32E" w14:textId="77777777" w:rsidTr="00E154F9">
        <w:trPr>
          <w:ins w:id="160" w:author="Kumar Baral" w:date="2023-01-30T16:54:00Z"/>
        </w:trPr>
        <w:tc>
          <w:tcPr>
            <w:tcW w:w="1875" w:type="dxa"/>
          </w:tcPr>
          <w:p w14:paraId="73FCF517" w14:textId="6CC2635B" w:rsidR="00DE1440" w:rsidRDefault="00DE1440" w:rsidP="000C7DC9">
            <w:pPr>
              <w:rPr>
                <w:ins w:id="161" w:author="Kumar Baral" w:date="2023-01-30T16:54:00Z"/>
              </w:rPr>
            </w:pPr>
            <w:ins w:id="162" w:author="Kumar Baral" w:date="2023-01-30T16:55:00Z">
              <w:r>
                <w:t>&gt;3000</w:t>
              </w:r>
            </w:ins>
          </w:p>
        </w:tc>
        <w:tc>
          <w:tcPr>
            <w:tcW w:w="1876" w:type="dxa"/>
          </w:tcPr>
          <w:p w14:paraId="2121FF3B" w14:textId="323B51B5" w:rsidR="00DE1440" w:rsidRDefault="00DE1440" w:rsidP="000C7DC9">
            <w:pPr>
              <w:rPr>
                <w:ins w:id="163" w:author="Kumar Baral" w:date="2023-01-30T16:54:00Z"/>
              </w:rPr>
            </w:pPr>
            <w:ins w:id="164" w:author="Kumar Baral" w:date="2023-01-30T16:55:00Z">
              <w:r>
                <w:t>0</w:t>
              </w:r>
            </w:ins>
          </w:p>
        </w:tc>
        <w:tc>
          <w:tcPr>
            <w:tcW w:w="1876" w:type="dxa"/>
          </w:tcPr>
          <w:p w14:paraId="304941B1" w14:textId="6AFDEA83" w:rsidR="00DE1440" w:rsidRDefault="00DE1440" w:rsidP="000C7DC9">
            <w:pPr>
              <w:rPr>
                <w:ins w:id="165" w:author="Kumar Baral" w:date="2023-01-30T16:54:00Z"/>
              </w:rPr>
            </w:pPr>
            <w:ins w:id="166" w:author="Kumar Baral" w:date="2023-01-30T16:55:00Z">
              <w:r>
                <w:t>0</w:t>
              </w:r>
            </w:ins>
          </w:p>
        </w:tc>
      </w:tr>
      <w:tr w:rsidR="00DE1440" w14:paraId="12C62C39" w14:textId="77777777" w:rsidTr="00E154F9">
        <w:trPr>
          <w:ins w:id="167" w:author="Kumar Baral" w:date="2023-01-30T16:54:00Z"/>
        </w:trPr>
        <w:tc>
          <w:tcPr>
            <w:tcW w:w="1875" w:type="dxa"/>
          </w:tcPr>
          <w:p w14:paraId="4CA2D0F3" w14:textId="77777777" w:rsidR="00DE1440" w:rsidRDefault="00DE1440" w:rsidP="000C7DC9">
            <w:pPr>
              <w:rPr>
                <w:ins w:id="168" w:author="Kumar Baral" w:date="2023-01-30T16:54:00Z"/>
              </w:rPr>
            </w:pPr>
          </w:p>
        </w:tc>
        <w:tc>
          <w:tcPr>
            <w:tcW w:w="1876" w:type="dxa"/>
          </w:tcPr>
          <w:p w14:paraId="55A59103" w14:textId="5ECEDC80" w:rsidR="00DE1440" w:rsidRDefault="00DE1440" w:rsidP="000C7DC9">
            <w:pPr>
              <w:rPr>
                <w:ins w:id="169" w:author="Kumar Baral" w:date="2023-01-30T16:54:00Z"/>
              </w:rPr>
            </w:pPr>
            <w:ins w:id="170" w:author="Kumar Baral" w:date="2023-02-10T16:55:00Z">
              <w:r>
                <w:t>444</w:t>
              </w:r>
            </w:ins>
          </w:p>
        </w:tc>
        <w:tc>
          <w:tcPr>
            <w:tcW w:w="1876" w:type="dxa"/>
          </w:tcPr>
          <w:p w14:paraId="4BB8FCC7" w14:textId="77777777" w:rsidR="00DE1440" w:rsidRDefault="00DE1440" w:rsidP="000C7DC9">
            <w:pPr>
              <w:rPr>
                <w:ins w:id="171" w:author="Kumar Baral" w:date="2023-01-30T16:54:00Z"/>
              </w:rPr>
            </w:pPr>
          </w:p>
        </w:tc>
      </w:tr>
    </w:tbl>
    <w:p w14:paraId="36FC59F1" w14:textId="5BAA9721" w:rsidR="000C7DC9" w:rsidRPr="000C7DC9" w:rsidRDefault="000C7DC9" w:rsidP="000C7DC9"/>
    <w:p w14:paraId="5030B0A4" w14:textId="2D53A1A6" w:rsidR="006238CC" w:rsidRPr="0045721D" w:rsidDel="00A04755" w:rsidRDefault="006238CC" w:rsidP="006238CC">
      <w:pPr>
        <w:pStyle w:val="Caption"/>
        <w:rPr>
          <w:del w:id="172" w:author="Kumar Baral" w:date="2022-12-12T16:54:00Z"/>
          <w:highlight w:val="yellow"/>
          <w:rPrChange w:id="173" w:author="Kumar Baral" w:date="2022-12-12T16:18:00Z">
            <w:rPr>
              <w:del w:id="174" w:author="Kumar Baral" w:date="2022-12-12T16:54:00Z"/>
            </w:rPr>
          </w:rPrChange>
        </w:rPr>
      </w:pPr>
      <w:bookmarkStart w:id="175" w:name="_Ref68094551"/>
      <w:bookmarkStart w:id="176" w:name="_Toc477262854"/>
      <w:bookmarkStart w:id="177" w:name="_Toc23762192"/>
      <w:bookmarkStart w:id="178" w:name="_Toc68862891"/>
      <w:bookmarkStart w:id="179" w:name="_Toc467052463"/>
      <w:bookmarkStart w:id="180" w:name="_Toc467065844"/>
      <w:del w:id="181" w:author="Kumar Baral" w:date="2022-12-12T16:54:00Z">
        <w:r w:rsidRPr="0045721D" w:rsidDel="00A04755">
          <w:rPr>
            <w:b w:val="0"/>
            <w:bCs w:val="0"/>
            <w:highlight w:val="yellow"/>
            <w:rPrChange w:id="182" w:author="Kumar Baral" w:date="2022-12-12T16:18:00Z">
              <w:rPr>
                <w:b w:val="0"/>
                <w:bCs w:val="0"/>
              </w:rPr>
            </w:rPrChange>
          </w:rPr>
          <w:delText xml:space="preserve">Table </w:delText>
        </w:r>
      </w:del>
      <w:del w:id="183" w:author="Kumar Baral" w:date="2022-12-12T16:52:00Z">
        <w:r w:rsidR="003D276E" w:rsidRPr="0045721D" w:rsidDel="00A04755">
          <w:rPr>
            <w:b w:val="0"/>
            <w:bCs w:val="0"/>
            <w:highlight w:val="yellow"/>
            <w:rPrChange w:id="184" w:author="Kumar Baral" w:date="2022-12-12T16:18:00Z">
              <w:rPr>
                <w:b w:val="0"/>
                <w:bCs w:val="0"/>
              </w:rPr>
            </w:rPrChange>
          </w:rPr>
          <w:fldChar w:fldCharType="begin"/>
        </w:r>
        <w:r w:rsidR="003D276E" w:rsidRPr="0045721D" w:rsidDel="00A04755">
          <w:rPr>
            <w:b w:val="0"/>
            <w:bCs w:val="0"/>
            <w:highlight w:val="yellow"/>
            <w:rPrChange w:id="185" w:author="Kumar Baral" w:date="2022-12-12T16:18:00Z">
              <w:rPr>
                <w:b w:val="0"/>
                <w:bCs w:val="0"/>
              </w:rPr>
            </w:rPrChange>
          </w:rPr>
          <w:delInstrText xml:space="preserve"> STYLEREF 1 \s </w:delInstrText>
        </w:r>
        <w:r w:rsidR="003D276E" w:rsidRPr="0045721D" w:rsidDel="00A04755">
          <w:rPr>
            <w:b w:val="0"/>
            <w:bCs w:val="0"/>
            <w:highlight w:val="yellow"/>
            <w:rPrChange w:id="186" w:author="Kumar Baral" w:date="2022-12-12T16:18:00Z">
              <w:rPr>
                <w:b w:val="0"/>
                <w:bCs w:val="0"/>
                <w:noProof/>
              </w:rPr>
            </w:rPrChange>
          </w:rPr>
          <w:fldChar w:fldCharType="separate"/>
        </w:r>
        <w:r w:rsidR="00EA54C4" w:rsidRPr="0045721D" w:rsidDel="00A04755">
          <w:rPr>
            <w:b w:val="0"/>
            <w:bCs w:val="0"/>
            <w:noProof/>
            <w:highlight w:val="yellow"/>
            <w:rPrChange w:id="187" w:author="Kumar Baral" w:date="2022-12-12T16:18:00Z">
              <w:rPr>
                <w:b w:val="0"/>
                <w:bCs w:val="0"/>
                <w:noProof/>
              </w:rPr>
            </w:rPrChange>
          </w:rPr>
          <w:delText>2</w:delText>
        </w:r>
        <w:r w:rsidR="003D276E" w:rsidRPr="0045721D" w:rsidDel="00A04755">
          <w:rPr>
            <w:b w:val="0"/>
            <w:bCs w:val="0"/>
            <w:noProof/>
            <w:highlight w:val="yellow"/>
            <w:rPrChange w:id="188" w:author="Kumar Baral" w:date="2022-12-12T16:18:00Z">
              <w:rPr>
                <w:b w:val="0"/>
                <w:bCs w:val="0"/>
                <w:noProof/>
              </w:rPr>
            </w:rPrChange>
          </w:rPr>
          <w:fldChar w:fldCharType="end"/>
        </w:r>
        <w:r w:rsidR="004264EF" w:rsidRPr="0045721D" w:rsidDel="00A04755">
          <w:rPr>
            <w:b w:val="0"/>
            <w:bCs w:val="0"/>
            <w:highlight w:val="yellow"/>
            <w:rPrChange w:id="189" w:author="Kumar Baral" w:date="2022-12-12T16:18:00Z">
              <w:rPr>
                <w:b w:val="0"/>
                <w:bCs w:val="0"/>
              </w:rPr>
            </w:rPrChange>
          </w:rPr>
          <w:noBreakHyphen/>
        </w:r>
        <w:r w:rsidR="003D276E" w:rsidRPr="0045721D" w:rsidDel="00A04755">
          <w:rPr>
            <w:b w:val="0"/>
            <w:bCs w:val="0"/>
            <w:highlight w:val="yellow"/>
            <w:rPrChange w:id="190" w:author="Kumar Baral" w:date="2022-12-12T16:18:00Z">
              <w:rPr>
                <w:b w:val="0"/>
                <w:bCs w:val="0"/>
              </w:rPr>
            </w:rPrChange>
          </w:rPr>
          <w:fldChar w:fldCharType="begin"/>
        </w:r>
        <w:r w:rsidR="003D276E" w:rsidRPr="0045721D" w:rsidDel="00A04755">
          <w:rPr>
            <w:b w:val="0"/>
            <w:bCs w:val="0"/>
            <w:highlight w:val="yellow"/>
            <w:rPrChange w:id="191" w:author="Kumar Baral" w:date="2022-12-12T16:18:00Z">
              <w:rPr>
                <w:b w:val="0"/>
                <w:bCs w:val="0"/>
              </w:rPr>
            </w:rPrChange>
          </w:rPr>
          <w:delInstrText xml:space="preserve"> SEQ Table \* ARABIC \s 1 </w:delInstrText>
        </w:r>
        <w:r w:rsidR="003D276E" w:rsidRPr="0045721D" w:rsidDel="00A04755">
          <w:rPr>
            <w:b w:val="0"/>
            <w:bCs w:val="0"/>
            <w:highlight w:val="yellow"/>
            <w:rPrChange w:id="192" w:author="Kumar Baral" w:date="2022-12-12T16:18:00Z">
              <w:rPr>
                <w:b w:val="0"/>
                <w:bCs w:val="0"/>
                <w:noProof/>
              </w:rPr>
            </w:rPrChange>
          </w:rPr>
          <w:fldChar w:fldCharType="separate"/>
        </w:r>
        <w:r w:rsidR="00EA54C4" w:rsidRPr="0045721D" w:rsidDel="00A04755">
          <w:rPr>
            <w:b w:val="0"/>
            <w:bCs w:val="0"/>
            <w:noProof/>
            <w:highlight w:val="yellow"/>
            <w:rPrChange w:id="193" w:author="Kumar Baral" w:date="2022-12-12T16:18:00Z">
              <w:rPr>
                <w:b w:val="0"/>
                <w:bCs w:val="0"/>
                <w:noProof/>
              </w:rPr>
            </w:rPrChange>
          </w:rPr>
          <w:delText>1</w:delText>
        </w:r>
        <w:r w:rsidR="003D276E" w:rsidRPr="0045721D" w:rsidDel="00A04755">
          <w:rPr>
            <w:b w:val="0"/>
            <w:bCs w:val="0"/>
            <w:noProof/>
            <w:highlight w:val="yellow"/>
            <w:rPrChange w:id="194" w:author="Kumar Baral" w:date="2022-12-12T16:18:00Z">
              <w:rPr>
                <w:b w:val="0"/>
                <w:bCs w:val="0"/>
                <w:noProof/>
              </w:rPr>
            </w:rPrChange>
          </w:rPr>
          <w:fldChar w:fldCharType="end"/>
        </w:r>
      </w:del>
      <w:del w:id="195" w:author="Kumar Baral" w:date="2022-12-12T16:54:00Z">
        <w:r w:rsidRPr="0045721D" w:rsidDel="00A04755">
          <w:rPr>
            <w:b w:val="0"/>
            <w:bCs w:val="0"/>
            <w:highlight w:val="yellow"/>
            <w:rPrChange w:id="196" w:author="Kumar Baral" w:date="2022-12-12T16:18:00Z">
              <w:rPr>
                <w:b w:val="0"/>
                <w:bCs w:val="0"/>
              </w:rPr>
            </w:rPrChange>
          </w:rPr>
          <w:delText xml:space="preserve">: Hydrometric Stations located near the project </w:delText>
        </w:r>
        <w:r w:rsidR="009D32BF" w:rsidRPr="0045721D" w:rsidDel="00A04755">
          <w:rPr>
            <w:b w:val="0"/>
            <w:bCs w:val="0"/>
            <w:highlight w:val="yellow"/>
            <w:rPrChange w:id="197" w:author="Kumar Baral" w:date="2022-12-12T16:18:00Z">
              <w:rPr>
                <w:b w:val="0"/>
                <w:bCs w:val="0"/>
              </w:rPr>
            </w:rPrChange>
          </w:rPr>
          <w:delText>catchment.</w:delText>
        </w:r>
        <w:bookmarkStart w:id="198" w:name="_Toc121824638"/>
        <w:bookmarkStart w:id="199" w:name="_Toc121825276"/>
        <w:bookmarkStart w:id="200" w:name="_Toc121825916"/>
        <w:bookmarkStart w:id="201" w:name="_Toc121826780"/>
        <w:bookmarkStart w:id="202" w:name="_Toc121834203"/>
        <w:bookmarkStart w:id="203" w:name="_Toc125550070"/>
        <w:bookmarkStart w:id="204" w:name="_Toc125555565"/>
        <w:bookmarkStart w:id="205" w:name="_Toc125557437"/>
        <w:bookmarkStart w:id="206" w:name="_Toc125559324"/>
        <w:bookmarkStart w:id="207" w:name="_Toc125618502"/>
        <w:bookmarkStart w:id="208" w:name="_Toc125639949"/>
        <w:bookmarkStart w:id="209" w:name="_Toc125642164"/>
        <w:bookmarkStart w:id="210" w:name="_Toc125973934"/>
        <w:bookmarkStart w:id="211" w:name="_Toc125974219"/>
        <w:bookmarkStart w:id="212" w:name="_Toc126055136"/>
        <w:bookmarkStart w:id="213" w:name="_Toc126057928"/>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21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215" w:author="Kumar Baral" w:date="2022-12-12T16:54:00Z"/>
                <w:b/>
                <w:bCs/>
                <w:highlight w:val="yellow"/>
                <w:rPrChange w:id="216" w:author="Kumar Baral" w:date="2022-12-12T16:18:00Z">
                  <w:rPr>
                    <w:del w:id="217" w:author="Kumar Baral" w:date="2022-12-12T16:54:00Z"/>
                    <w:b/>
                    <w:bCs/>
                  </w:rPr>
                </w:rPrChange>
              </w:rPr>
            </w:pPr>
            <w:del w:id="218" w:author="Kumar Baral" w:date="2022-12-12T16:54:00Z">
              <w:r w:rsidRPr="0045721D" w:rsidDel="00A04755">
                <w:rPr>
                  <w:b/>
                  <w:bCs/>
                  <w:highlight w:val="yellow"/>
                  <w:rPrChange w:id="219" w:author="Kumar Baral" w:date="2022-12-12T16:18:00Z">
                    <w:rPr>
                      <w:b/>
                      <w:bCs/>
                    </w:rPr>
                  </w:rPrChange>
                </w:rPr>
                <w:delText>Station</w:delText>
              </w:r>
              <w:bookmarkStart w:id="220" w:name="_Toc121824639"/>
              <w:bookmarkStart w:id="221" w:name="_Toc121825277"/>
              <w:bookmarkStart w:id="222" w:name="_Toc121825917"/>
              <w:bookmarkStart w:id="223" w:name="_Toc121826781"/>
              <w:bookmarkStart w:id="224" w:name="_Toc121834204"/>
              <w:bookmarkStart w:id="225" w:name="_Toc125550071"/>
              <w:bookmarkStart w:id="226" w:name="_Toc125555566"/>
              <w:bookmarkStart w:id="227" w:name="_Toc125557438"/>
              <w:bookmarkStart w:id="228" w:name="_Toc125559325"/>
              <w:bookmarkStart w:id="229" w:name="_Toc125618503"/>
              <w:bookmarkStart w:id="230" w:name="_Toc125639950"/>
              <w:bookmarkStart w:id="231" w:name="_Toc125642165"/>
              <w:bookmarkStart w:id="232" w:name="_Toc125973935"/>
              <w:bookmarkStart w:id="233" w:name="_Toc125974220"/>
              <w:bookmarkStart w:id="234" w:name="_Toc126055137"/>
              <w:bookmarkStart w:id="235" w:name="_Toc12605792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236" w:author="Kumar Baral" w:date="2022-12-12T16:54:00Z"/>
                <w:b/>
                <w:bCs/>
                <w:highlight w:val="yellow"/>
                <w:rPrChange w:id="237" w:author="Kumar Baral" w:date="2022-12-12T16:18:00Z">
                  <w:rPr>
                    <w:del w:id="238" w:author="Kumar Baral" w:date="2022-12-12T16:54:00Z"/>
                    <w:b/>
                    <w:bCs/>
                  </w:rPr>
                </w:rPrChange>
              </w:rPr>
            </w:pPr>
            <w:del w:id="239" w:author="Kumar Baral" w:date="2022-12-12T16:54:00Z">
              <w:r w:rsidRPr="0045721D" w:rsidDel="00A04755">
                <w:rPr>
                  <w:b/>
                  <w:bCs/>
                  <w:highlight w:val="yellow"/>
                  <w:rPrChange w:id="240" w:author="Kumar Baral" w:date="2022-12-12T16:18:00Z">
                    <w:rPr>
                      <w:b/>
                      <w:bCs/>
                    </w:rPr>
                  </w:rPrChange>
                </w:rPr>
                <w:delText>River</w:delText>
              </w:r>
              <w:bookmarkStart w:id="241" w:name="_Toc121824640"/>
              <w:bookmarkStart w:id="242" w:name="_Toc121825278"/>
              <w:bookmarkStart w:id="243" w:name="_Toc121825918"/>
              <w:bookmarkStart w:id="244" w:name="_Toc121826782"/>
              <w:bookmarkStart w:id="245" w:name="_Toc121834205"/>
              <w:bookmarkStart w:id="246" w:name="_Toc125550072"/>
              <w:bookmarkStart w:id="247" w:name="_Toc125555567"/>
              <w:bookmarkStart w:id="248" w:name="_Toc125557439"/>
              <w:bookmarkStart w:id="249" w:name="_Toc125559326"/>
              <w:bookmarkStart w:id="250" w:name="_Toc125618504"/>
              <w:bookmarkStart w:id="251" w:name="_Toc125639951"/>
              <w:bookmarkStart w:id="252" w:name="_Toc125642166"/>
              <w:bookmarkStart w:id="253" w:name="_Toc125973936"/>
              <w:bookmarkStart w:id="254" w:name="_Toc125974221"/>
              <w:bookmarkStart w:id="255" w:name="_Toc126055138"/>
              <w:bookmarkStart w:id="256" w:name="_Toc12605793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257" w:author="Kumar Baral" w:date="2022-12-12T16:54:00Z"/>
                <w:b/>
                <w:bCs/>
                <w:highlight w:val="yellow"/>
                <w:rPrChange w:id="258" w:author="Kumar Baral" w:date="2022-12-12T16:18:00Z">
                  <w:rPr>
                    <w:del w:id="259" w:author="Kumar Baral" w:date="2022-12-12T16:54:00Z"/>
                    <w:b/>
                    <w:bCs/>
                  </w:rPr>
                </w:rPrChange>
              </w:rPr>
            </w:pPr>
            <w:del w:id="260" w:author="Kumar Baral" w:date="2022-12-12T16:54:00Z">
              <w:r w:rsidRPr="0045721D" w:rsidDel="00A04755">
                <w:rPr>
                  <w:b/>
                  <w:bCs/>
                  <w:highlight w:val="yellow"/>
                  <w:rPrChange w:id="261" w:author="Kumar Baral" w:date="2022-12-12T16:18:00Z">
                    <w:rPr>
                      <w:b/>
                      <w:bCs/>
                    </w:rPr>
                  </w:rPrChange>
                </w:rPr>
                <w:delText>Location</w:delText>
              </w:r>
              <w:bookmarkStart w:id="262" w:name="_Toc121824641"/>
              <w:bookmarkStart w:id="263" w:name="_Toc121825279"/>
              <w:bookmarkStart w:id="264" w:name="_Toc121825919"/>
              <w:bookmarkStart w:id="265" w:name="_Toc121826783"/>
              <w:bookmarkStart w:id="266" w:name="_Toc121834206"/>
              <w:bookmarkStart w:id="267" w:name="_Toc125550073"/>
              <w:bookmarkStart w:id="268" w:name="_Toc125555568"/>
              <w:bookmarkStart w:id="269" w:name="_Toc125557440"/>
              <w:bookmarkStart w:id="270" w:name="_Toc125559327"/>
              <w:bookmarkStart w:id="271" w:name="_Toc125618505"/>
              <w:bookmarkStart w:id="272" w:name="_Toc125639952"/>
              <w:bookmarkStart w:id="273" w:name="_Toc125642167"/>
              <w:bookmarkStart w:id="274" w:name="_Toc125973937"/>
              <w:bookmarkStart w:id="275" w:name="_Toc125974222"/>
              <w:bookmarkStart w:id="276" w:name="_Toc126055139"/>
              <w:bookmarkStart w:id="277" w:name="_Toc12605793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278" w:author="Kumar Baral" w:date="2022-12-12T16:54:00Z"/>
                <w:b/>
                <w:bCs/>
                <w:highlight w:val="yellow"/>
                <w:rPrChange w:id="279" w:author="Kumar Baral" w:date="2022-12-12T16:18:00Z">
                  <w:rPr>
                    <w:del w:id="280" w:author="Kumar Baral" w:date="2022-12-12T16:54:00Z"/>
                    <w:b/>
                    <w:bCs/>
                  </w:rPr>
                </w:rPrChange>
              </w:rPr>
            </w:pPr>
            <w:del w:id="281" w:author="Kumar Baral" w:date="2022-12-12T16:54:00Z">
              <w:r w:rsidRPr="0045721D" w:rsidDel="00A04755">
                <w:rPr>
                  <w:b/>
                  <w:bCs/>
                  <w:highlight w:val="yellow"/>
                  <w:rPrChange w:id="282" w:author="Kumar Baral" w:date="2022-12-12T16:18:00Z">
                    <w:rPr>
                      <w:b/>
                      <w:bCs/>
                    </w:rPr>
                  </w:rPrChange>
                </w:rPr>
                <w:delText>Data Record</w:delText>
              </w:r>
              <w:bookmarkStart w:id="283" w:name="_Toc121824642"/>
              <w:bookmarkStart w:id="284" w:name="_Toc121825280"/>
              <w:bookmarkStart w:id="285" w:name="_Toc121825920"/>
              <w:bookmarkStart w:id="286" w:name="_Toc121826784"/>
              <w:bookmarkStart w:id="287" w:name="_Toc121834207"/>
              <w:bookmarkStart w:id="288" w:name="_Toc125550074"/>
              <w:bookmarkStart w:id="289" w:name="_Toc125555569"/>
              <w:bookmarkStart w:id="290" w:name="_Toc125557441"/>
              <w:bookmarkStart w:id="291" w:name="_Toc125559328"/>
              <w:bookmarkStart w:id="292" w:name="_Toc125618506"/>
              <w:bookmarkStart w:id="293" w:name="_Toc125639953"/>
              <w:bookmarkStart w:id="294" w:name="_Toc125642168"/>
              <w:bookmarkStart w:id="295" w:name="_Toc125973938"/>
              <w:bookmarkStart w:id="296" w:name="_Toc125974223"/>
              <w:bookmarkStart w:id="297" w:name="_Toc126055140"/>
              <w:bookmarkStart w:id="298" w:name="_Toc12605793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299" w:author="Kumar Baral" w:date="2022-12-12T16:54:00Z"/>
                <w:b/>
                <w:bCs/>
                <w:highlight w:val="yellow"/>
                <w:rPrChange w:id="300" w:author="Kumar Baral" w:date="2022-12-12T16:18:00Z">
                  <w:rPr>
                    <w:del w:id="301" w:author="Kumar Baral" w:date="2022-12-12T16:54:00Z"/>
                    <w:b/>
                    <w:bCs/>
                  </w:rPr>
                </w:rPrChange>
              </w:rPr>
            </w:pPr>
            <w:del w:id="302" w:author="Kumar Baral" w:date="2022-12-12T16:54:00Z">
              <w:r w:rsidRPr="0045721D" w:rsidDel="00A04755">
                <w:rPr>
                  <w:b/>
                  <w:bCs/>
                  <w:highlight w:val="yellow"/>
                  <w:rPrChange w:id="303" w:author="Kumar Baral" w:date="2022-12-12T16:18:00Z">
                    <w:rPr>
                      <w:b/>
                      <w:bCs/>
                    </w:rPr>
                  </w:rPrChange>
                </w:rPr>
                <w:delText>Catch. Area (</w:delText>
              </w:r>
              <w:r w:rsidR="001722E1" w:rsidRPr="0045721D" w:rsidDel="00A04755">
                <w:rPr>
                  <w:b/>
                  <w:bCs/>
                  <w:highlight w:val="yellow"/>
                  <w:rPrChange w:id="304" w:author="Kumar Baral" w:date="2022-12-12T16:18:00Z">
                    <w:rPr>
                      <w:b/>
                      <w:bCs/>
                    </w:rPr>
                  </w:rPrChange>
                </w:rPr>
                <w:delText>k</w:delText>
              </w:r>
              <w:r w:rsidRPr="0045721D" w:rsidDel="00A04755">
                <w:rPr>
                  <w:b/>
                  <w:bCs/>
                  <w:highlight w:val="yellow"/>
                  <w:rPrChange w:id="305" w:author="Kumar Baral" w:date="2022-12-12T16:18:00Z">
                    <w:rPr>
                      <w:b/>
                      <w:bCs/>
                    </w:rPr>
                  </w:rPrChange>
                </w:rPr>
                <w:delText>m</w:delText>
              </w:r>
              <w:r w:rsidRPr="0045721D" w:rsidDel="00A04755">
                <w:rPr>
                  <w:b/>
                  <w:bCs/>
                  <w:highlight w:val="yellow"/>
                  <w:vertAlign w:val="superscript"/>
                  <w:rPrChange w:id="306" w:author="Kumar Baral" w:date="2022-12-12T16:18:00Z">
                    <w:rPr>
                      <w:b/>
                      <w:bCs/>
                      <w:vertAlign w:val="superscript"/>
                    </w:rPr>
                  </w:rPrChange>
                </w:rPr>
                <w:delText>2</w:delText>
              </w:r>
              <w:r w:rsidRPr="0045721D" w:rsidDel="00A04755">
                <w:rPr>
                  <w:b/>
                  <w:bCs/>
                  <w:highlight w:val="yellow"/>
                  <w:rPrChange w:id="307" w:author="Kumar Baral" w:date="2022-12-12T16:18:00Z">
                    <w:rPr>
                      <w:b/>
                      <w:bCs/>
                    </w:rPr>
                  </w:rPrChange>
                </w:rPr>
                <w:delText>)</w:delText>
              </w:r>
              <w:bookmarkStart w:id="308" w:name="_Toc121824643"/>
              <w:bookmarkStart w:id="309" w:name="_Toc121825281"/>
              <w:bookmarkStart w:id="310" w:name="_Toc121825921"/>
              <w:bookmarkStart w:id="311" w:name="_Toc121826785"/>
              <w:bookmarkStart w:id="312" w:name="_Toc121834208"/>
              <w:bookmarkStart w:id="313" w:name="_Toc125550075"/>
              <w:bookmarkStart w:id="314" w:name="_Toc125555570"/>
              <w:bookmarkStart w:id="315" w:name="_Toc125557442"/>
              <w:bookmarkStart w:id="316" w:name="_Toc125559329"/>
              <w:bookmarkStart w:id="317" w:name="_Toc125618507"/>
              <w:bookmarkStart w:id="318" w:name="_Toc125639954"/>
              <w:bookmarkStart w:id="319" w:name="_Toc125642169"/>
              <w:bookmarkStart w:id="320" w:name="_Toc125973939"/>
              <w:bookmarkStart w:id="321" w:name="_Toc125974224"/>
              <w:bookmarkStart w:id="322" w:name="_Toc126055141"/>
              <w:bookmarkStart w:id="323" w:name="_Toc126057933"/>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del>
          </w:p>
        </w:tc>
        <w:bookmarkStart w:id="324" w:name="_Toc121824644"/>
        <w:bookmarkStart w:id="325" w:name="_Toc121825282"/>
        <w:bookmarkStart w:id="326" w:name="_Toc121825922"/>
        <w:bookmarkStart w:id="327" w:name="_Toc121826786"/>
        <w:bookmarkStart w:id="328" w:name="_Toc121834209"/>
        <w:bookmarkStart w:id="329" w:name="_Toc125550076"/>
        <w:bookmarkStart w:id="330" w:name="_Toc125555571"/>
        <w:bookmarkStart w:id="331" w:name="_Toc125557443"/>
        <w:bookmarkStart w:id="332" w:name="_Toc125559330"/>
        <w:bookmarkStart w:id="333" w:name="_Toc125618508"/>
        <w:bookmarkStart w:id="334" w:name="_Toc125639955"/>
        <w:bookmarkStart w:id="335" w:name="_Toc125642170"/>
        <w:bookmarkStart w:id="336" w:name="_Toc125973940"/>
        <w:bookmarkStart w:id="337" w:name="_Toc125974225"/>
        <w:bookmarkStart w:id="338" w:name="_Toc126055142"/>
        <w:bookmarkStart w:id="339" w:name="_Toc126057934"/>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tr>
      <w:tr w:rsidR="006238CC" w:rsidRPr="0045721D" w:rsidDel="00A04755" w14:paraId="198EBB5E" w14:textId="41DE0FD2" w:rsidTr="00E9411B">
        <w:trPr>
          <w:trHeight w:val="311"/>
          <w:del w:id="34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341" w:author="Kumar Baral" w:date="2022-12-12T16:54:00Z"/>
                <w:highlight w:val="yellow"/>
                <w:rPrChange w:id="342" w:author="Kumar Baral" w:date="2022-12-12T16:18:00Z">
                  <w:rPr>
                    <w:del w:id="343" w:author="Kumar Baral" w:date="2022-12-12T16:54:00Z"/>
                  </w:rPr>
                </w:rPrChange>
              </w:rPr>
            </w:pPr>
            <w:del w:id="344" w:author="Kumar Baral" w:date="2022-12-12T16:54:00Z">
              <w:r w:rsidRPr="0045721D" w:rsidDel="00A04755">
                <w:rPr>
                  <w:highlight w:val="yellow"/>
                  <w:rPrChange w:id="345" w:author="Kumar Baral" w:date="2022-12-12T16:18:00Z">
                    <w:rPr/>
                  </w:rPrChange>
                </w:rPr>
                <w:delText>404.7</w:delText>
              </w:r>
              <w:bookmarkStart w:id="346" w:name="_Toc121824645"/>
              <w:bookmarkStart w:id="347" w:name="_Toc121825283"/>
              <w:bookmarkStart w:id="348" w:name="_Toc121825923"/>
              <w:bookmarkStart w:id="349" w:name="_Toc121826787"/>
              <w:bookmarkStart w:id="350" w:name="_Toc121834210"/>
              <w:bookmarkStart w:id="351" w:name="_Toc125550077"/>
              <w:bookmarkStart w:id="352" w:name="_Toc125555572"/>
              <w:bookmarkStart w:id="353" w:name="_Toc125557444"/>
              <w:bookmarkStart w:id="354" w:name="_Toc125559331"/>
              <w:bookmarkStart w:id="355" w:name="_Toc125618509"/>
              <w:bookmarkStart w:id="356" w:name="_Toc125639956"/>
              <w:bookmarkStart w:id="357" w:name="_Toc125642171"/>
              <w:bookmarkStart w:id="358" w:name="_Toc125973941"/>
              <w:bookmarkStart w:id="359" w:name="_Toc125974226"/>
              <w:bookmarkStart w:id="360" w:name="_Toc126055143"/>
              <w:bookmarkStart w:id="361" w:name="_Toc12605793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362" w:author="Kumar Baral" w:date="2022-12-12T16:54:00Z"/>
                <w:highlight w:val="yellow"/>
                <w:rPrChange w:id="363" w:author="Kumar Baral" w:date="2022-12-12T16:18:00Z">
                  <w:rPr>
                    <w:del w:id="364" w:author="Kumar Baral" w:date="2022-12-12T16:54:00Z"/>
                  </w:rPr>
                </w:rPrChange>
              </w:rPr>
            </w:pPr>
            <w:del w:id="365" w:author="Kumar Baral" w:date="2022-12-12T16:54:00Z">
              <w:r w:rsidRPr="0045721D" w:rsidDel="00A04755">
                <w:rPr>
                  <w:highlight w:val="yellow"/>
                  <w:rPrChange w:id="366" w:author="Kumar Baral" w:date="2022-12-12T16:18:00Z">
                    <w:rPr/>
                  </w:rPrChange>
                </w:rPr>
                <w:delText>Myagdi Khola</w:delText>
              </w:r>
              <w:bookmarkStart w:id="367" w:name="_Toc121824646"/>
              <w:bookmarkStart w:id="368" w:name="_Toc121825284"/>
              <w:bookmarkStart w:id="369" w:name="_Toc121825924"/>
              <w:bookmarkStart w:id="370" w:name="_Toc121826788"/>
              <w:bookmarkStart w:id="371" w:name="_Toc121834211"/>
              <w:bookmarkStart w:id="372" w:name="_Toc125550078"/>
              <w:bookmarkStart w:id="373" w:name="_Toc125555573"/>
              <w:bookmarkStart w:id="374" w:name="_Toc125557445"/>
              <w:bookmarkStart w:id="375" w:name="_Toc125559332"/>
              <w:bookmarkStart w:id="376" w:name="_Toc125618510"/>
              <w:bookmarkStart w:id="377" w:name="_Toc125639957"/>
              <w:bookmarkStart w:id="378" w:name="_Toc125642172"/>
              <w:bookmarkStart w:id="379" w:name="_Toc125973942"/>
              <w:bookmarkStart w:id="380" w:name="_Toc125974227"/>
              <w:bookmarkStart w:id="381" w:name="_Toc126055144"/>
              <w:bookmarkStart w:id="382" w:name="_Toc12605793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383" w:author="Kumar Baral" w:date="2022-12-12T16:54:00Z"/>
                <w:highlight w:val="yellow"/>
                <w:rPrChange w:id="384" w:author="Kumar Baral" w:date="2022-12-12T16:18:00Z">
                  <w:rPr>
                    <w:del w:id="385" w:author="Kumar Baral" w:date="2022-12-12T16:54:00Z"/>
                  </w:rPr>
                </w:rPrChange>
              </w:rPr>
            </w:pPr>
            <w:del w:id="386" w:author="Kumar Baral" w:date="2022-12-12T16:54:00Z">
              <w:r w:rsidRPr="0045721D" w:rsidDel="00A04755">
                <w:rPr>
                  <w:highlight w:val="yellow"/>
                  <w:rPrChange w:id="387" w:author="Kumar Baral" w:date="2022-12-12T16:18:00Z">
                    <w:rPr/>
                  </w:rPrChange>
                </w:rPr>
                <w:delText>Mangalghat</w:delText>
              </w:r>
              <w:bookmarkStart w:id="388" w:name="_Toc121824647"/>
              <w:bookmarkStart w:id="389" w:name="_Toc121825285"/>
              <w:bookmarkStart w:id="390" w:name="_Toc121825925"/>
              <w:bookmarkStart w:id="391" w:name="_Toc121826789"/>
              <w:bookmarkStart w:id="392" w:name="_Toc121834212"/>
              <w:bookmarkStart w:id="393" w:name="_Toc125550079"/>
              <w:bookmarkStart w:id="394" w:name="_Toc125555574"/>
              <w:bookmarkStart w:id="395" w:name="_Toc125557446"/>
              <w:bookmarkStart w:id="396" w:name="_Toc125559333"/>
              <w:bookmarkStart w:id="397" w:name="_Toc125618511"/>
              <w:bookmarkStart w:id="398" w:name="_Toc125639958"/>
              <w:bookmarkStart w:id="399" w:name="_Toc125642173"/>
              <w:bookmarkStart w:id="400" w:name="_Toc125973943"/>
              <w:bookmarkStart w:id="401" w:name="_Toc125974228"/>
              <w:bookmarkStart w:id="402" w:name="_Toc126055145"/>
              <w:bookmarkStart w:id="403" w:name="_Toc12605793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404" w:author="Kumar Baral" w:date="2022-12-12T16:54:00Z"/>
                <w:highlight w:val="yellow"/>
                <w:rPrChange w:id="405" w:author="Kumar Baral" w:date="2022-12-12T16:18:00Z">
                  <w:rPr>
                    <w:del w:id="406" w:author="Kumar Baral" w:date="2022-12-12T16:54:00Z"/>
                  </w:rPr>
                </w:rPrChange>
              </w:rPr>
            </w:pPr>
            <w:del w:id="407" w:author="Kumar Baral" w:date="2022-12-12T16:54:00Z">
              <w:r w:rsidRPr="0045721D" w:rsidDel="00A04755">
                <w:rPr>
                  <w:highlight w:val="yellow"/>
                  <w:rPrChange w:id="408" w:author="Kumar Baral" w:date="2022-12-12T16:18:00Z">
                    <w:rPr/>
                  </w:rPrChange>
                </w:rPr>
                <w:delText>1976-2015</w:delText>
              </w:r>
              <w:bookmarkStart w:id="409" w:name="_Toc121824648"/>
              <w:bookmarkStart w:id="410" w:name="_Toc121825286"/>
              <w:bookmarkStart w:id="411" w:name="_Toc121825926"/>
              <w:bookmarkStart w:id="412" w:name="_Toc121826790"/>
              <w:bookmarkStart w:id="413" w:name="_Toc121834213"/>
              <w:bookmarkStart w:id="414" w:name="_Toc125550080"/>
              <w:bookmarkStart w:id="415" w:name="_Toc125555575"/>
              <w:bookmarkStart w:id="416" w:name="_Toc125557447"/>
              <w:bookmarkStart w:id="417" w:name="_Toc125559334"/>
              <w:bookmarkStart w:id="418" w:name="_Toc125618512"/>
              <w:bookmarkStart w:id="419" w:name="_Toc125639959"/>
              <w:bookmarkStart w:id="420" w:name="_Toc125642174"/>
              <w:bookmarkStart w:id="421" w:name="_Toc125973944"/>
              <w:bookmarkStart w:id="422" w:name="_Toc125974229"/>
              <w:bookmarkStart w:id="423" w:name="_Toc126055146"/>
              <w:bookmarkStart w:id="424" w:name="_Toc12605793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425" w:author="Kumar Baral" w:date="2022-12-12T16:54:00Z"/>
                <w:highlight w:val="yellow"/>
                <w:rPrChange w:id="426" w:author="Kumar Baral" w:date="2022-12-12T16:18:00Z">
                  <w:rPr>
                    <w:del w:id="427" w:author="Kumar Baral" w:date="2022-12-12T16:54:00Z"/>
                  </w:rPr>
                </w:rPrChange>
              </w:rPr>
            </w:pPr>
            <w:del w:id="428" w:author="Kumar Baral" w:date="2022-12-12T16:54:00Z">
              <w:r w:rsidRPr="0045721D" w:rsidDel="00A04755">
                <w:rPr>
                  <w:highlight w:val="yellow"/>
                  <w:rPrChange w:id="429" w:author="Kumar Baral" w:date="2022-12-12T16:18:00Z">
                    <w:rPr/>
                  </w:rPrChange>
                </w:rPr>
                <w:delText>1112</w:delText>
              </w:r>
              <w:bookmarkStart w:id="430" w:name="_Toc121824649"/>
              <w:bookmarkStart w:id="431" w:name="_Toc121825287"/>
              <w:bookmarkStart w:id="432" w:name="_Toc121825927"/>
              <w:bookmarkStart w:id="433" w:name="_Toc121826791"/>
              <w:bookmarkStart w:id="434" w:name="_Toc121834214"/>
              <w:bookmarkStart w:id="435" w:name="_Toc125550081"/>
              <w:bookmarkStart w:id="436" w:name="_Toc125555576"/>
              <w:bookmarkStart w:id="437" w:name="_Toc125557448"/>
              <w:bookmarkStart w:id="438" w:name="_Toc125559335"/>
              <w:bookmarkStart w:id="439" w:name="_Toc125618513"/>
              <w:bookmarkStart w:id="440" w:name="_Toc125639960"/>
              <w:bookmarkStart w:id="441" w:name="_Toc125642175"/>
              <w:bookmarkStart w:id="442" w:name="_Toc125973945"/>
              <w:bookmarkStart w:id="443" w:name="_Toc125974230"/>
              <w:bookmarkStart w:id="444" w:name="_Toc126055147"/>
              <w:bookmarkStart w:id="445" w:name="_Toc12605793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del>
          </w:p>
        </w:tc>
        <w:bookmarkStart w:id="446" w:name="_Toc121824650"/>
        <w:bookmarkStart w:id="447" w:name="_Toc121825288"/>
        <w:bookmarkStart w:id="448" w:name="_Toc121825928"/>
        <w:bookmarkStart w:id="449" w:name="_Toc121826792"/>
        <w:bookmarkStart w:id="450" w:name="_Toc121834215"/>
        <w:bookmarkStart w:id="451" w:name="_Toc125550082"/>
        <w:bookmarkStart w:id="452" w:name="_Toc125555577"/>
        <w:bookmarkStart w:id="453" w:name="_Toc125557449"/>
        <w:bookmarkStart w:id="454" w:name="_Toc125559336"/>
        <w:bookmarkStart w:id="455" w:name="_Toc125618514"/>
        <w:bookmarkStart w:id="456" w:name="_Toc125639961"/>
        <w:bookmarkStart w:id="457" w:name="_Toc125642176"/>
        <w:bookmarkStart w:id="458" w:name="_Toc125973946"/>
        <w:bookmarkStart w:id="459" w:name="_Toc125974231"/>
        <w:bookmarkStart w:id="460" w:name="_Toc126055148"/>
        <w:bookmarkStart w:id="461" w:name="_Toc12605794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tr>
      <w:tr w:rsidR="006238CC" w:rsidRPr="0045721D" w:rsidDel="00A04755" w14:paraId="781A834E" w14:textId="26A3A070" w:rsidTr="00E9411B">
        <w:trPr>
          <w:trHeight w:val="311"/>
          <w:del w:id="46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463" w:author="Kumar Baral" w:date="2022-12-12T16:54:00Z"/>
                <w:highlight w:val="yellow"/>
                <w:rPrChange w:id="464" w:author="Kumar Baral" w:date="2022-12-12T16:18:00Z">
                  <w:rPr>
                    <w:del w:id="465" w:author="Kumar Baral" w:date="2022-12-12T16:54:00Z"/>
                  </w:rPr>
                </w:rPrChange>
              </w:rPr>
            </w:pPr>
            <w:del w:id="466" w:author="Kumar Baral" w:date="2022-12-12T16:54:00Z">
              <w:r w:rsidRPr="0045721D" w:rsidDel="00A04755">
                <w:rPr>
                  <w:highlight w:val="yellow"/>
                  <w:rPrChange w:id="467" w:author="Kumar Baral" w:date="2022-12-12T16:18:00Z">
                    <w:rPr/>
                  </w:rPrChange>
                </w:rPr>
                <w:delText>406.5</w:delText>
              </w:r>
              <w:bookmarkStart w:id="468" w:name="_Toc121824651"/>
              <w:bookmarkStart w:id="469" w:name="_Toc121825289"/>
              <w:bookmarkStart w:id="470" w:name="_Toc121825929"/>
              <w:bookmarkStart w:id="471" w:name="_Toc121826793"/>
              <w:bookmarkStart w:id="472" w:name="_Toc121834216"/>
              <w:bookmarkStart w:id="473" w:name="_Toc125550083"/>
              <w:bookmarkStart w:id="474" w:name="_Toc125555578"/>
              <w:bookmarkStart w:id="475" w:name="_Toc125557450"/>
              <w:bookmarkStart w:id="476" w:name="_Toc125559337"/>
              <w:bookmarkStart w:id="477" w:name="_Toc125618515"/>
              <w:bookmarkStart w:id="478" w:name="_Toc125639962"/>
              <w:bookmarkStart w:id="479" w:name="_Toc125642177"/>
              <w:bookmarkStart w:id="480" w:name="_Toc125973947"/>
              <w:bookmarkStart w:id="481" w:name="_Toc125974232"/>
              <w:bookmarkStart w:id="482" w:name="_Toc126055149"/>
              <w:bookmarkStart w:id="483" w:name="_Toc126057941"/>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484" w:author="Kumar Baral" w:date="2022-12-12T16:54:00Z"/>
                <w:highlight w:val="yellow"/>
                <w:rPrChange w:id="485" w:author="Kumar Baral" w:date="2022-12-12T16:18:00Z">
                  <w:rPr>
                    <w:del w:id="486" w:author="Kumar Baral" w:date="2022-12-12T16:54:00Z"/>
                  </w:rPr>
                </w:rPrChange>
              </w:rPr>
            </w:pPr>
            <w:del w:id="487" w:author="Kumar Baral" w:date="2022-12-12T16:54:00Z">
              <w:r w:rsidRPr="0045721D" w:rsidDel="00A04755">
                <w:rPr>
                  <w:highlight w:val="yellow"/>
                  <w:rPrChange w:id="488" w:author="Kumar Baral" w:date="2022-12-12T16:18:00Z">
                    <w:rPr/>
                  </w:rPrChange>
                </w:rPr>
                <w:delText>Modi Khola</w:delText>
              </w:r>
              <w:bookmarkStart w:id="489" w:name="_Toc121824652"/>
              <w:bookmarkStart w:id="490" w:name="_Toc121825290"/>
              <w:bookmarkStart w:id="491" w:name="_Toc121825930"/>
              <w:bookmarkStart w:id="492" w:name="_Toc121826794"/>
              <w:bookmarkStart w:id="493" w:name="_Toc121834217"/>
              <w:bookmarkStart w:id="494" w:name="_Toc125550084"/>
              <w:bookmarkStart w:id="495" w:name="_Toc125555579"/>
              <w:bookmarkStart w:id="496" w:name="_Toc125557451"/>
              <w:bookmarkStart w:id="497" w:name="_Toc125559338"/>
              <w:bookmarkStart w:id="498" w:name="_Toc125618516"/>
              <w:bookmarkStart w:id="499" w:name="_Toc125639963"/>
              <w:bookmarkStart w:id="500" w:name="_Toc125642178"/>
              <w:bookmarkStart w:id="501" w:name="_Toc125973948"/>
              <w:bookmarkStart w:id="502" w:name="_Toc125974233"/>
              <w:bookmarkStart w:id="503" w:name="_Toc126055150"/>
              <w:bookmarkStart w:id="504" w:name="_Toc126057942"/>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505" w:author="Kumar Baral" w:date="2022-12-12T16:54:00Z"/>
                <w:highlight w:val="yellow"/>
                <w:rPrChange w:id="506" w:author="Kumar Baral" w:date="2022-12-12T16:18:00Z">
                  <w:rPr>
                    <w:del w:id="507" w:author="Kumar Baral" w:date="2022-12-12T16:54:00Z"/>
                  </w:rPr>
                </w:rPrChange>
              </w:rPr>
            </w:pPr>
            <w:del w:id="508" w:author="Kumar Baral" w:date="2022-12-12T16:54:00Z">
              <w:r w:rsidRPr="0045721D" w:rsidDel="00A04755">
                <w:rPr>
                  <w:highlight w:val="yellow"/>
                  <w:rPrChange w:id="509" w:author="Kumar Baral" w:date="2022-12-12T16:18:00Z">
                    <w:rPr/>
                  </w:rPrChange>
                </w:rPr>
                <w:delText>Nayapul</w:delText>
              </w:r>
              <w:bookmarkStart w:id="510" w:name="_Toc121824653"/>
              <w:bookmarkStart w:id="511" w:name="_Toc121825291"/>
              <w:bookmarkStart w:id="512" w:name="_Toc121825931"/>
              <w:bookmarkStart w:id="513" w:name="_Toc121826795"/>
              <w:bookmarkStart w:id="514" w:name="_Toc121834218"/>
              <w:bookmarkStart w:id="515" w:name="_Toc125550085"/>
              <w:bookmarkStart w:id="516" w:name="_Toc125555580"/>
              <w:bookmarkStart w:id="517" w:name="_Toc125557452"/>
              <w:bookmarkStart w:id="518" w:name="_Toc125559339"/>
              <w:bookmarkStart w:id="519" w:name="_Toc125618517"/>
              <w:bookmarkStart w:id="520" w:name="_Toc125639964"/>
              <w:bookmarkStart w:id="521" w:name="_Toc125642179"/>
              <w:bookmarkStart w:id="522" w:name="_Toc125973949"/>
              <w:bookmarkStart w:id="523" w:name="_Toc125974234"/>
              <w:bookmarkStart w:id="524" w:name="_Toc126055151"/>
              <w:bookmarkStart w:id="525" w:name="_Toc126057943"/>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526" w:author="Kumar Baral" w:date="2022-12-12T16:54:00Z"/>
                <w:highlight w:val="yellow"/>
                <w:rPrChange w:id="527" w:author="Kumar Baral" w:date="2022-12-12T16:18:00Z">
                  <w:rPr>
                    <w:del w:id="528" w:author="Kumar Baral" w:date="2022-12-12T16:54:00Z"/>
                  </w:rPr>
                </w:rPrChange>
              </w:rPr>
            </w:pPr>
            <w:del w:id="529" w:author="Kumar Baral" w:date="2022-12-12T16:54:00Z">
              <w:r w:rsidRPr="0045721D" w:rsidDel="00A04755">
                <w:rPr>
                  <w:highlight w:val="yellow"/>
                  <w:rPrChange w:id="530" w:author="Kumar Baral" w:date="2022-12-12T16:18:00Z">
                    <w:rPr/>
                  </w:rPrChange>
                </w:rPr>
                <w:delText>1976-2006</w:delText>
              </w:r>
              <w:bookmarkStart w:id="531" w:name="_Toc121824654"/>
              <w:bookmarkStart w:id="532" w:name="_Toc121825292"/>
              <w:bookmarkStart w:id="533" w:name="_Toc121825932"/>
              <w:bookmarkStart w:id="534" w:name="_Toc121826796"/>
              <w:bookmarkStart w:id="535" w:name="_Toc121834219"/>
              <w:bookmarkStart w:id="536" w:name="_Toc125550086"/>
              <w:bookmarkStart w:id="537" w:name="_Toc125555581"/>
              <w:bookmarkStart w:id="538" w:name="_Toc125557453"/>
              <w:bookmarkStart w:id="539" w:name="_Toc125559340"/>
              <w:bookmarkStart w:id="540" w:name="_Toc125618518"/>
              <w:bookmarkStart w:id="541" w:name="_Toc125639965"/>
              <w:bookmarkStart w:id="542" w:name="_Toc125642180"/>
              <w:bookmarkStart w:id="543" w:name="_Toc125973950"/>
              <w:bookmarkStart w:id="544" w:name="_Toc125974235"/>
              <w:bookmarkStart w:id="545" w:name="_Toc126055152"/>
              <w:bookmarkStart w:id="546" w:name="_Toc12605794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547" w:author="Kumar Baral" w:date="2022-12-12T16:54:00Z"/>
                <w:highlight w:val="yellow"/>
                <w:rPrChange w:id="548" w:author="Kumar Baral" w:date="2022-12-12T16:18:00Z">
                  <w:rPr>
                    <w:del w:id="549" w:author="Kumar Baral" w:date="2022-12-12T16:54:00Z"/>
                  </w:rPr>
                </w:rPrChange>
              </w:rPr>
            </w:pPr>
            <w:del w:id="550" w:author="Kumar Baral" w:date="2022-12-12T16:54:00Z">
              <w:r w:rsidRPr="0045721D" w:rsidDel="00A04755">
                <w:rPr>
                  <w:highlight w:val="yellow"/>
                  <w:rPrChange w:id="551" w:author="Kumar Baral" w:date="2022-12-12T16:18:00Z">
                    <w:rPr/>
                  </w:rPrChange>
                </w:rPr>
                <w:delText>601</w:delText>
              </w:r>
              <w:bookmarkStart w:id="552" w:name="_Toc121824655"/>
              <w:bookmarkStart w:id="553" w:name="_Toc121825293"/>
              <w:bookmarkStart w:id="554" w:name="_Toc121825933"/>
              <w:bookmarkStart w:id="555" w:name="_Toc121826797"/>
              <w:bookmarkStart w:id="556" w:name="_Toc121834220"/>
              <w:bookmarkStart w:id="557" w:name="_Toc125550087"/>
              <w:bookmarkStart w:id="558" w:name="_Toc125555582"/>
              <w:bookmarkStart w:id="559" w:name="_Toc125557454"/>
              <w:bookmarkStart w:id="560" w:name="_Toc125559341"/>
              <w:bookmarkStart w:id="561" w:name="_Toc125618519"/>
              <w:bookmarkStart w:id="562" w:name="_Toc125639966"/>
              <w:bookmarkStart w:id="563" w:name="_Toc125642181"/>
              <w:bookmarkStart w:id="564" w:name="_Toc125973951"/>
              <w:bookmarkStart w:id="565" w:name="_Toc125974236"/>
              <w:bookmarkStart w:id="566" w:name="_Toc126055153"/>
              <w:bookmarkStart w:id="567" w:name="_Toc126057945"/>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del>
          </w:p>
        </w:tc>
        <w:bookmarkStart w:id="568" w:name="_Toc121824656"/>
        <w:bookmarkStart w:id="569" w:name="_Toc121825294"/>
        <w:bookmarkStart w:id="570" w:name="_Toc121825934"/>
        <w:bookmarkStart w:id="571" w:name="_Toc121826798"/>
        <w:bookmarkStart w:id="572" w:name="_Toc121834221"/>
        <w:bookmarkStart w:id="573" w:name="_Toc125550088"/>
        <w:bookmarkStart w:id="574" w:name="_Toc125555583"/>
        <w:bookmarkStart w:id="575" w:name="_Toc125557455"/>
        <w:bookmarkStart w:id="576" w:name="_Toc125559342"/>
        <w:bookmarkStart w:id="577" w:name="_Toc125618520"/>
        <w:bookmarkStart w:id="578" w:name="_Toc125639967"/>
        <w:bookmarkStart w:id="579" w:name="_Toc125642182"/>
        <w:bookmarkStart w:id="580" w:name="_Toc125973952"/>
        <w:bookmarkStart w:id="581" w:name="_Toc125974237"/>
        <w:bookmarkStart w:id="582" w:name="_Toc126055154"/>
        <w:bookmarkStart w:id="583" w:name="_Toc126057946"/>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tr>
      <w:tr w:rsidR="006238CC" w:rsidRPr="0045721D" w:rsidDel="00A04755" w14:paraId="41CEE569" w14:textId="587BD064" w:rsidTr="00E9411B">
        <w:trPr>
          <w:trHeight w:val="311"/>
          <w:del w:id="58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585" w:author="Kumar Baral" w:date="2022-12-12T16:54:00Z"/>
                <w:highlight w:val="yellow"/>
                <w:rPrChange w:id="586" w:author="Kumar Baral" w:date="2022-12-12T16:18:00Z">
                  <w:rPr>
                    <w:del w:id="587" w:author="Kumar Baral" w:date="2022-12-12T16:54:00Z"/>
                  </w:rPr>
                </w:rPrChange>
              </w:rPr>
            </w:pPr>
            <w:del w:id="588" w:author="Kumar Baral" w:date="2022-12-12T16:54:00Z">
              <w:r w:rsidRPr="0045721D" w:rsidDel="00A04755">
                <w:rPr>
                  <w:highlight w:val="yellow"/>
                  <w:rPrChange w:id="589" w:author="Kumar Baral" w:date="2022-12-12T16:18:00Z">
                    <w:rPr/>
                  </w:rPrChange>
                </w:rPr>
                <w:delText>428</w:delText>
              </w:r>
              <w:bookmarkStart w:id="590" w:name="_Toc121824657"/>
              <w:bookmarkStart w:id="591" w:name="_Toc121825295"/>
              <w:bookmarkStart w:id="592" w:name="_Toc121825935"/>
              <w:bookmarkStart w:id="593" w:name="_Toc121826799"/>
              <w:bookmarkStart w:id="594" w:name="_Toc121834222"/>
              <w:bookmarkStart w:id="595" w:name="_Toc125550089"/>
              <w:bookmarkStart w:id="596" w:name="_Toc125555584"/>
              <w:bookmarkStart w:id="597" w:name="_Toc125557456"/>
              <w:bookmarkStart w:id="598" w:name="_Toc125559343"/>
              <w:bookmarkStart w:id="599" w:name="_Toc125618521"/>
              <w:bookmarkStart w:id="600" w:name="_Toc125639968"/>
              <w:bookmarkStart w:id="601" w:name="_Toc125642183"/>
              <w:bookmarkStart w:id="602" w:name="_Toc125973953"/>
              <w:bookmarkStart w:id="603" w:name="_Toc125974238"/>
              <w:bookmarkStart w:id="604" w:name="_Toc126055155"/>
              <w:bookmarkStart w:id="605" w:name="_Toc126057947"/>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606" w:author="Kumar Baral" w:date="2022-12-12T16:54:00Z"/>
                <w:highlight w:val="yellow"/>
                <w:rPrChange w:id="607" w:author="Kumar Baral" w:date="2022-12-12T16:18:00Z">
                  <w:rPr>
                    <w:del w:id="608" w:author="Kumar Baral" w:date="2022-12-12T16:54:00Z"/>
                  </w:rPr>
                </w:rPrChange>
              </w:rPr>
            </w:pPr>
            <w:del w:id="609" w:author="Kumar Baral" w:date="2022-12-12T16:54:00Z">
              <w:r w:rsidRPr="0045721D" w:rsidDel="00A04755">
                <w:rPr>
                  <w:highlight w:val="yellow"/>
                  <w:rPrChange w:id="610" w:author="Kumar Baral" w:date="2022-12-12T16:18:00Z">
                    <w:rPr/>
                  </w:rPrChange>
                </w:rPr>
                <w:delText>Mardi Khola</w:delText>
              </w:r>
              <w:bookmarkStart w:id="611" w:name="_Toc121824658"/>
              <w:bookmarkStart w:id="612" w:name="_Toc121825296"/>
              <w:bookmarkStart w:id="613" w:name="_Toc121825936"/>
              <w:bookmarkStart w:id="614" w:name="_Toc121826800"/>
              <w:bookmarkStart w:id="615" w:name="_Toc121834223"/>
              <w:bookmarkStart w:id="616" w:name="_Toc125550090"/>
              <w:bookmarkStart w:id="617" w:name="_Toc125555585"/>
              <w:bookmarkStart w:id="618" w:name="_Toc125557457"/>
              <w:bookmarkStart w:id="619" w:name="_Toc125559344"/>
              <w:bookmarkStart w:id="620" w:name="_Toc125618522"/>
              <w:bookmarkStart w:id="621" w:name="_Toc125639969"/>
              <w:bookmarkStart w:id="622" w:name="_Toc125642184"/>
              <w:bookmarkStart w:id="623" w:name="_Toc125973954"/>
              <w:bookmarkStart w:id="624" w:name="_Toc125974239"/>
              <w:bookmarkStart w:id="625" w:name="_Toc126055156"/>
              <w:bookmarkStart w:id="626" w:name="_Toc126057948"/>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627" w:author="Kumar Baral" w:date="2022-12-12T16:54:00Z"/>
                <w:highlight w:val="yellow"/>
                <w:rPrChange w:id="628" w:author="Kumar Baral" w:date="2022-12-12T16:18:00Z">
                  <w:rPr>
                    <w:del w:id="629" w:author="Kumar Baral" w:date="2022-12-12T16:54:00Z"/>
                  </w:rPr>
                </w:rPrChange>
              </w:rPr>
            </w:pPr>
            <w:del w:id="630" w:author="Kumar Baral" w:date="2022-12-12T16:54:00Z">
              <w:r w:rsidRPr="0045721D" w:rsidDel="00A04755">
                <w:rPr>
                  <w:highlight w:val="yellow"/>
                  <w:rPrChange w:id="631" w:author="Kumar Baral" w:date="2022-12-12T16:18:00Z">
                    <w:rPr/>
                  </w:rPrChange>
                </w:rPr>
                <w:delText>Lahachowk</w:delText>
              </w:r>
              <w:bookmarkStart w:id="632" w:name="_Toc121824659"/>
              <w:bookmarkStart w:id="633" w:name="_Toc121825297"/>
              <w:bookmarkStart w:id="634" w:name="_Toc121825937"/>
              <w:bookmarkStart w:id="635" w:name="_Toc121826801"/>
              <w:bookmarkStart w:id="636" w:name="_Toc121834224"/>
              <w:bookmarkStart w:id="637" w:name="_Toc125550091"/>
              <w:bookmarkStart w:id="638" w:name="_Toc125555586"/>
              <w:bookmarkStart w:id="639" w:name="_Toc125557458"/>
              <w:bookmarkStart w:id="640" w:name="_Toc125559345"/>
              <w:bookmarkStart w:id="641" w:name="_Toc125618523"/>
              <w:bookmarkStart w:id="642" w:name="_Toc125639970"/>
              <w:bookmarkStart w:id="643" w:name="_Toc125642185"/>
              <w:bookmarkStart w:id="644" w:name="_Toc125973955"/>
              <w:bookmarkStart w:id="645" w:name="_Toc125974240"/>
              <w:bookmarkStart w:id="646" w:name="_Toc126055157"/>
              <w:bookmarkStart w:id="647" w:name="_Toc126057949"/>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648" w:author="Kumar Baral" w:date="2022-12-12T16:54:00Z"/>
                <w:highlight w:val="yellow"/>
                <w:rPrChange w:id="649" w:author="Kumar Baral" w:date="2022-12-12T16:18:00Z">
                  <w:rPr>
                    <w:del w:id="650" w:author="Kumar Baral" w:date="2022-12-12T16:54:00Z"/>
                  </w:rPr>
                </w:rPrChange>
              </w:rPr>
            </w:pPr>
            <w:del w:id="651" w:author="Kumar Baral" w:date="2022-12-12T16:54:00Z">
              <w:r w:rsidRPr="0045721D" w:rsidDel="00A04755">
                <w:rPr>
                  <w:highlight w:val="yellow"/>
                  <w:rPrChange w:id="652" w:author="Kumar Baral" w:date="2022-12-12T16:18:00Z">
                    <w:rPr/>
                  </w:rPrChange>
                </w:rPr>
                <w:delText>1974-1995</w:delText>
              </w:r>
              <w:bookmarkStart w:id="653" w:name="_Toc121824660"/>
              <w:bookmarkStart w:id="654" w:name="_Toc121825298"/>
              <w:bookmarkStart w:id="655" w:name="_Toc121825938"/>
              <w:bookmarkStart w:id="656" w:name="_Toc121826802"/>
              <w:bookmarkStart w:id="657" w:name="_Toc121834225"/>
              <w:bookmarkStart w:id="658" w:name="_Toc125550092"/>
              <w:bookmarkStart w:id="659" w:name="_Toc125555587"/>
              <w:bookmarkStart w:id="660" w:name="_Toc125557459"/>
              <w:bookmarkStart w:id="661" w:name="_Toc125559346"/>
              <w:bookmarkStart w:id="662" w:name="_Toc125618524"/>
              <w:bookmarkStart w:id="663" w:name="_Toc125639971"/>
              <w:bookmarkStart w:id="664" w:name="_Toc125642186"/>
              <w:bookmarkStart w:id="665" w:name="_Toc125973956"/>
              <w:bookmarkStart w:id="666" w:name="_Toc125974241"/>
              <w:bookmarkStart w:id="667" w:name="_Toc126055158"/>
              <w:bookmarkStart w:id="668" w:name="_Toc126057950"/>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669" w:author="Kumar Baral" w:date="2022-12-12T16:54:00Z"/>
                <w:highlight w:val="yellow"/>
                <w:rPrChange w:id="670" w:author="Kumar Baral" w:date="2022-12-12T16:18:00Z">
                  <w:rPr>
                    <w:del w:id="671" w:author="Kumar Baral" w:date="2022-12-12T16:54:00Z"/>
                  </w:rPr>
                </w:rPrChange>
              </w:rPr>
            </w:pPr>
            <w:del w:id="672" w:author="Kumar Baral" w:date="2022-12-12T16:54:00Z">
              <w:r w:rsidRPr="0045721D" w:rsidDel="00A04755">
                <w:rPr>
                  <w:highlight w:val="yellow"/>
                  <w:rPrChange w:id="673" w:author="Kumar Baral" w:date="2022-12-12T16:18:00Z">
                    <w:rPr/>
                  </w:rPrChange>
                </w:rPr>
                <w:delText>160</w:delText>
              </w:r>
              <w:bookmarkStart w:id="674" w:name="_Toc121824661"/>
              <w:bookmarkStart w:id="675" w:name="_Toc121825299"/>
              <w:bookmarkStart w:id="676" w:name="_Toc121825939"/>
              <w:bookmarkStart w:id="677" w:name="_Toc121826803"/>
              <w:bookmarkStart w:id="678" w:name="_Toc121834226"/>
              <w:bookmarkStart w:id="679" w:name="_Toc125550093"/>
              <w:bookmarkStart w:id="680" w:name="_Toc125555588"/>
              <w:bookmarkStart w:id="681" w:name="_Toc125557460"/>
              <w:bookmarkStart w:id="682" w:name="_Toc125559347"/>
              <w:bookmarkStart w:id="683" w:name="_Toc125618525"/>
              <w:bookmarkStart w:id="684" w:name="_Toc125639972"/>
              <w:bookmarkStart w:id="685" w:name="_Toc125642187"/>
              <w:bookmarkStart w:id="686" w:name="_Toc125973957"/>
              <w:bookmarkStart w:id="687" w:name="_Toc125974242"/>
              <w:bookmarkStart w:id="688" w:name="_Toc126055159"/>
              <w:bookmarkStart w:id="689" w:name="_Toc126057951"/>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del>
          </w:p>
        </w:tc>
        <w:bookmarkStart w:id="690" w:name="_Toc121824662"/>
        <w:bookmarkStart w:id="691" w:name="_Toc121825300"/>
        <w:bookmarkStart w:id="692" w:name="_Toc121825940"/>
        <w:bookmarkStart w:id="693" w:name="_Toc121826804"/>
        <w:bookmarkStart w:id="694" w:name="_Toc121834227"/>
        <w:bookmarkStart w:id="695" w:name="_Toc125550094"/>
        <w:bookmarkStart w:id="696" w:name="_Toc125555589"/>
        <w:bookmarkStart w:id="697" w:name="_Toc125557461"/>
        <w:bookmarkStart w:id="698" w:name="_Toc125559348"/>
        <w:bookmarkStart w:id="699" w:name="_Toc125618526"/>
        <w:bookmarkStart w:id="700" w:name="_Toc125639973"/>
        <w:bookmarkStart w:id="701" w:name="_Toc125642188"/>
        <w:bookmarkStart w:id="702" w:name="_Toc125973958"/>
        <w:bookmarkStart w:id="703" w:name="_Toc125974243"/>
        <w:bookmarkStart w:id="704" w:name="_Toc126055160"/>
        <w:bookmarkStart w:id="705" w:name="_Toc126057952"/>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tr>
      <w:tr w:rsidR="006238CC" w:rsidRPr="0045721D" w:rsidDel="00A04755" w14:paraId="05D32FE2" w14:textId="30BA1ED1" w:rsidTr="00E9411B">
        <w:trPr>
          <w:trHeight w:val="311"/>
          <w:del w:id="70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707" w:author="Kumar Baral" w:date="2022-12-12T16:54:00Z"/>
                <w:highlight w:val="yellow"/>
                <w:rPrChange w:id="708" w:author="Kumar Baral" w:date="2022-12-12T16:18:00Z">
                  <w:rPr>
                    <w:del w:id="709" w:author="Kumar Baral" w:date="2022-12-12T16:54:00Z"/>
                  </w:rPr>
                </w:rPrChange>
              </w:rPr>
            </w:pPr>
            <w:del w:id="710" w:author="Kumar Baral" w:date="2022-12-12T16:54:00Z">
              <w:r w:rsidRPr="0045721D" w:rsidDel="00A04755">
                <w:rPr>
                  <w:highlight w:val="yellow"/>
                  <w:rPrChange w:id="711" w:author="Kumar Baral" w:date="2022-12-12T16:18:00Z">
                    <w:rPr/>
                  </w:rPrChange>
                </w:rPr>
                <w:delText>430</w:delText>
              </w:r>
              <w:bookmarkStart w:id="712" w:name="_Toc121824663"/>
              <w:bookmarkStart w:id="713" w:name="_Toc121825301"/>
              <w:bookmarkStart w:id="714" w:name="_Toc121825941"/>
              <w:bookmarkStart w:id="715" w:name="_Toc121826805"/>
              <w:bookmarkStart w:id="716" w:name="_Toc121834228"/>
              <w:bookmarkStart w:id="717" w:name="_Toc125550095"/>
              <w:bookmarkStart w:id="718" w:name="_Toc125555590"/>
              <w:bookmarkStart w:id="719" w:name="_Toc125557462"/>
              <w:bookmarkStart w:id="720" w:name="_Toc125559349"/>
              <w:bookmarkStart w:id="721" w:name="_Toc125618527"/>
              <w:bookmarkStart w:id="722" w:name="_Toc125639974"/>
              <w:bookmarkStart w:id="723" w:name="_Toc125642189"/>
              <w:bookmarkStart w:id="724" w:name="_Toc125973959"/>
              <w:bookmarkStart w:id="725" w:name="_Toc125974244"/>
              <w:bookmarkStart w:id="726" w:name="_Toc126055161"/>
              <w:bookmarkStart w:id="727" w:name="_Toc126057953"/>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728" w:author="Kumar Baral" w:date="2022-12-12T16:54:00Z"/>
                <w:highlight w:val="yellow"/>
                <w:rPrChange w:id="729" w:author="Kumar Baral" w:date="2022-12-12T16:18:00Z">
                  <w:rPr>
                    <w:del w:id="730" w:author="Kumar Baral" w:date="2022-12-12T16:54:00Z"/>
                  </w:rPr>
                </w:rPrChange>
              </w:rPr>
            </w:pPr>
            <w:del w:id="731" w:author="Kumar Baral" w:date="2022-12-12T16:54:00Z">
              <w:r w:rsidRPr="0045721D" w:rsidDel="00A04755">
                <w:rPr>
                  <w:highlight w:val="yellow"/>
                  <w:rPrChange w:id="732" w:author="Kumar Baral" w:date="2022-12-12T16:18:00Z">
                    <w:rPr/>
                  </w:rPrChange>
                </w:rPr>
                <w:delText>Seti</w:delText>
              </w:r>
              <w:bookmarkStart w:id="733" w:name="_Toc121824664"/>
              <w:bookmarkStart w:id="734" w:name="_Toc121825302"/>
              <w:bookmarkStart w:id="735" w:name="_Toc121825942"/>
              <w:bookmarkStart w:id="736" w:name="_Toc121826806"/>
              <w:bookmarkStart w:id="737" w:name="_Toc121834229"/>
              <w:bookmarkStart w:id="738" w:name="_Toc125550096"/>
              <w:bookmarkStart w:id="739" w:name="_Toc125555591"/>
              <w:bookmarkStart w:id="740" w:name="_Toc125557463"/>
              <w:bookmarkStart w:id="741" w:name="_Toc125559350"/>
              <w:bookmarkStart w:id="742" w:name="_Toc125618528"/>
              <w:bookmarkStart w:id="743" w:name="_Toc125639975"/>
              <w:bookmarkStart w:id="744" w:name="_Toc125642190"/>
              <w:bookmarkStart w:id="745" w:name="_Toc125973960"/>
              <w:bookmarkStart w:id="746" w:name="_Toc125974245"/>
              <w:bookmarkStart w:id="747" w:name="_Toc126055162"/>
              <w:bookmarkStart w:id="748" w:name="_Toc126057954"/>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749" w:author="Kumar Baral" w:date="2022-12-12T16:54:00Z"/>
                <w:highlight w:val="yellow"/>
                <w:rPrChange w:id="750" w:author="Kumar Baral" w:date="2022-12-12T16:18:00Z">
                  <w:rPr>
                    <w:del w:id="751" w:author="Kumar Baral" w:date="2022-12-12T16:54:00Z"/>
                  </w:rPr>
                </w:rPrChange>
              </w:rPr>
            </w:pPr>
            <w:del w:id="752" w:author="Kumar Baral" w:date="2022-12-12T16:54:00Z">
              <w:r w:rsidRPr="0045721D" w:rsidDel="00A04755">
                <w:rPr>
                  <w:highlight w:val="yellow"/>
                  <w:rPrChange w:id="753" w:author="Kumar Baral" w:date="2022-12-12T16:18:00Z">
                    <w:rPr/>
                  </w:rPrChange>
                </w:rPr>
                <w:delText>Phoolbari</w:delText>
              </w:r>
              <w:bookmarkStart w:id="754" w:name="_Toc121824665"/>
              <w:bookmarkStart w:id="755" w:name="_Toc121825303"/>
              <w:bookmarkStart w:id="756" w:name="_Toc121825943"/>
              <w:bookmarkStart w:id="757" w:name="_Toc121826807"/>
              <w:bookmarkStart w:id="758" w:name="_Toc121834230"/>
              <w:bookmarkStart w:id="759" w:name="_Toc125550097"/>
              <w:bookmarkStart w:id="760" w:name="_Toc125555592"/>
              <w:bookmarkStart w:id="761" w:name="_Toc125557464"/>
              <w:bookmarkStart w:id="762" w:name="_Toc125559351"/>
              <w:bookmarkStart w:id="763" w:name="_Toc125618529"/>
              <w:bookmarkStart w:id="764" w:name="_Toc125639976"/>
              <w:bookmarkStart w:id="765" w:name="_Toc125642191"/>
              <w:bookmarkStart w:id="766" w:name="_Toc125973961"/>
              <w:bookmarkStart w:id="767" w:name="_Toc125974246"/>
              <w:bookmarkStart w:id="768" w:name="_Toc126055163"/>
              <w:bookmarkStart w:id="769" w:name="_Toc126057955"/>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770" w:author="Kumar Baral" w:date="2022-12-12T16:54:00Z"/>
                <w:highlight w:val="yellow"/>
                <w:rPrChange w:id="771" w:author="Kumar Baral" w:date="2022-12-12T16:18:00Z">
                  <w:rPr>
                    <w:del w:id="772" w:author="Kumar Baral" w:date="2022-12-12T16:54:00Z"/>
                  </w:rPr>
                </w:rPrChange>
              </w:rPr>
            </w:pPr>
            <w:del w:id="773" w:author="Kumar Baral" w:date="2022-12-12T16:54:00Z">
              <w:r w:rsidRPr="0045721D" w:rsidDel="00A04755">
                <w:rPr>
                  <w:highlight w:val="yellow"/>
                  <w:rPrChange w:id="774" w:author="Kumar Baral" w:date="2022-12-12T16:18:00Z">
                    <w:rPr/>
                  </w:rPrChange>
                </w:rPr>
                <w:delText>1964-1984</w:delText>
              </w:r>
              <w:bookmarkStart w:id="775" w:name="_Toc121824666"/>
              <w:bookmarkStart w:id="776" w:name="_Toc121825304"/>
              <w:bookmarkStart w:id="777" w:name="_Toc121825944"/>
              <w:bookmarkStart w:id="778" w:name="_Toc121826808"/>
              <w:bookmarkStart w:id="779" w:name="_Toc121834231"/>
              <w:bookmarkStart w:id="780" w:name="_Toc125550098"/>
              <w:bookmarkStart w:id="781" w:name="_Toc125555593"/>
              <w:bookmarkStart w:id="782" w:name="_Toc125557465"/>
              <w:bookmarkStart w:id="783" w:name="_Toc125559352"/>
              <w:bookmarkStart w:id="784" w:name="_Toc125618530"/>
              <w:bookmarkStart w:id="785" w:name="_Toc125639977"/>
              <w:bookmarkStart w:id="786" w:name="_Toc125642192"/>
              <w:bookmarkStart w:id="787" w:name="_Toc125973962"/>
              <w:bookmarkStart w:id="788" w:name="_Toc125974247"/>
              <w:bookmarkStart w:id="789" w:name="_Toc126055164"/>
              <w:bookmarkStart w:id="790" w:name="_Toc126057956"/>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791" w:author="Kumar Baral" w:date="2022-12-12T16:54:00Z"/>
                <w:highlight w:val="yellow"/>
                <w:rPrChange w:id="792" w:author="Kumar Baral" w:date="2022-12-12T16:18:00Z">
                  <w:rPr>
                    <w:del w:id="793" w:author="Kumar Baral" w:date="2022-12-12T16:54:00Z"/>
                  </w:rPr>
                </w:rPrChange>
              </w:rPr>
            </w:pPr>
            <w:del w:id="794" w:author="Kumar Baral" w:date="2022-12-12T16:54:00Z">
              <w:r w:rsidRPr="0045721D" w:rsidDel="00A04755">
                <w:rPr>
                  <w:highlight w:val="yellow"/>
                  <w:rPrChange w:id="795" w:author="Kumar Baral" w:date="2022-12-12T16:18:00Z">
                    <w:rPr/>
                  </w:rPrChange>
                </w:rPr>
                <w:delText>582</w:delText>
              </w:r>
              <w:bookmarkStart w:id="796" w:name="_Toc121824667"/>
              <w:bookmarkStart w:id="797" w:name="_Toc121825305"/>
              <w:bookmarkStart w:id="798" w:name="_Toc121825945"/>
              <w:bookmarkStart w:id="799" w:name="_Toc121826809"/>
              <w:bookmarkStart w:id="800" w:name="_Toc121834232"/>
              <w:bookmarkStart w:id="801" w:name="_Toc125550099"/>
              <w:bookmarkStart w:id="802" w:name="_Toc125555594"/>
              <w:bookmarkStart w:id="803" w:name="_Toc125557466"/>
              <w:bookmarkStart w:id="804" w:name="_Toc125559353"/>
              <w:bookmarkStart w:id="805" w:name="_Toc125618531"/>
              <w:bookmarkStart w:id="806" w:name="_Toc125639978"/>
              <w:bookmarkStart w:id="807" w:name="_Toc125642193"/>
              <w:bookmarkStart w:id="808" w:name="_Toc125973963"/>
              <w:bookmarkStart w:id="809" w:name="_Toc125974248"/>
              <w:bookmarkStart w:id="810" w:name="_Toc126055165"/>
              <w:bookmarkStart w:id="811" w:name="_Toc126057957"/>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del>
          </w:p>
        </w:tc>
        <w:bookmarkStart w:id="812" w:name="_Toc121824668"/>
        <w:bookmarkStart w:id="813" w:name="_Toc121825306"/>
        <w:bookmarkStart w:id="814" w:name="_Toc121825946"/>
        <w:bookmarkStart w:id="815" w:name="_Toc121826810"/>
        <w:bookmarkStart w:id="816" w:name="_Toc121834233"/>
        <w:bookmarkStart w:id="817" w:name="_Toc125550100"/>
        <w:bookmarkStart w:id="818" w:name="_Toc125555595"/>
        <w:bookmarkStart w:id="819" w:name="_Toc125557467"/>
        <w:bookmarkStart w:id="820" w:name="_Toc125559354"/>
        <w:bookmarkStart w:id="821" w:name="_Toc125618532"/>
        <w:bookmarkStart w:id="822" w:name="_Toc125639979"/>
        <w:bookmarkStart w:id="823" w:name="_Toc125642194"/>
        <w:bookmarkStart w:id="824" w:name="_Toc125973964"/>
        <w:bookmarkStart w:id="825" w:name="_Toc125974249"/>
        <w:bookmarkStart w:id="826" w:name="_Toc126055166"/>
        <w:bookmarkStart w:id="827" w:name="_Toc126057958"/>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tr>
      <w:tr w:rsidR="006238CC" w:rsidRPr="0045721D" w:rsidDel="00A04755" w14:paraId="50BEDE94" w14:textId="52301891" w:rsidTr="00E9411B">
        <w:trPr>
          <w:trHeight w:val="311"/>
          <w:del w:id="82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829" w:author="Kumar Baral" w:date="2022-12-12T16:54:00Z"/>
                <w:highlight w:val="yellow"/>
                <w:rPrChange w:id="830" w:author="Kumar Baral" w:date="2022-12-12T16:18:00Z">
                  <w:rPr>
                    <w:del w:id="831" w:author="Kumar Baral" w:date="2022-12-12T16:54:00Z"/>
                  </w:rPr>
                </w:rPrChange>
              </w:rPr>
            </w:pPr>
            <w:del w:id="832" w:author="Kumar Baral" w:date="2022-12-12T16:54:00Z">
              <w:r w:rsidRPr="0045721D" w:rsidDel="00A04755">
                <w:rPr>
                  <w:highlight w:val="yellow"/>
                  <w:rPrChange w:id="833" w:author="Kumar Baral" w:date="2022-12-12T16:18:00Z">
                    <w:rPr/>
                  </w:rPrChange>
                </w:rPr>
                <w:delText>438</w:delText>
              </w:r>
              <w:bookmarkStart w:id="834" w:name="_Toc121824669"/>
              <w:bookmarkStart w:id="835" w:name="_Toc121825307"/>
              <w:bookmarkStart w:id="836" w:name="_Toc121825947"/>
              <w:bookmarkStart w:id="837" w:name="_Toc121826811"/>
              <w:bookmarkStart w:id="838" w:name="_Toc121834234"/>
              <w:bookmarkStart w:id="839" w:name="_Toc125550101"/>
              <w:bookmarkStart w:id="840" w:name="_Toc125555596"/>
              <w:bookmarkStart w:id="841" w:name="_Toc125557468"/>
              <w:bookmarkStart w:id="842" w:name="_Toc125559355"/>
              <w:bookmarkStart w:id="843" w:name="_Toc125618533"/>
              <w:bookmarkStart w:id="844" w:name="_Toc125639980"/>
              <w:bookmarkStart w:id="845" w:name="_Toc125642195"/>
              <w:bookmarkStart w:id="846" w:name="_Toc125973965"/>
              <w:bookmarkStart w:id="847" w:name="_Toc125974250"/>
              <w:bookmarkStart w:id="848" w:name="_Toc126055167"/>
              <w:bookmarkStart w:id="849" w:name="_Toc12605795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850" w:author="Kumar Baral" w:date="2022-12-12T16:54:00Z"/>
                <w:highlight w:val="yellow"/>
                <w:rPrChange w:id="851" w:author="Kumar Baral" w:date="2022-12-12T16:18:00Z">
                  <w:rPr>
                    <w:del w:id="852" w:author="Kumar Baral" w:date="2022-12-12T16:54:00Z"/>
                  </w:rPr>
                </w:rPrChange>
              </w:rPr>
            </w:pPr>
            <w:del w:id="853" w:author="Kumar Baral" w:date="2022-12-12T16:54:00Z">
              <w:r w:rsidRPr="0045721D" w:rsidDel="00A04755">
                <w:rPr>
                  <w:highlight w:val="yellow"/>
                  <w:rPrChange w:id="854" w:author="Kumar Baral" w:date="2022-12-12T16:18:00Z">
                    <w:rPr/>
                  </w:rPrChange>
                </w:rPr>
                <w:delText>Madi Khola</w:delText>
              </w:r>
              <w:bookmarkStart w:id="855" w:name="_Toc121824670"/>
              <w:bookmarkStart w:id="856" w:name="_Toc121825308"/>
              <w:bookmarkStart w:id="857" w:name="_Toc121825948"/>
              <w:bookmarkStart w:id="858" w:name="_Toc121826812"/>
              <w:bookmarkStart w:id="859" w:name="_Toc121834235"/>
              <w:bookmarkStart w:id="860" w:name="_Toc125550102"/>
              <w:bookmarkStart w:id="861" w:name="_Toc125555597"/>
              <w:bookmarkStart w:id="862" w:name="_Toc125557469"/>
              <w:bookmarkStart w:id="863" w:name="_Toc125559356"/>
              <w:bookmarkStart w:id="864" w:name="_Toc125618534"/>
              <w:bookmarkStart w:id="865" w:name="_Toc125639981"/>
              <w:bookmarkStart w:id="866" w:name="_Toc125642196"/>
              <w:bookmarkStart w:id="867" w:name="_Toc125973966"/>
              <w:bookmarkStart w:id="868" w:name="_Toc125974251"/>
              <w:bookmarkStart w:id="869" w:name="_Toc126055168"/>
              <w:bookmarkStart w:id="870" w:name="_Toc126057960"/>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871" w:author="Kumar Baral" w:date="2022-12-12T16:54:00Z"/>
                <w:highlight w:val="yellow"/>
                <w:rPrChange w:id="872" w:author="Kumar Baral" w:date="2022-12-12T16:18:00Z">
                  <w:rPr>
                    <w:del w:id="873" w:author="Kumar Baral" w:date="2022-12-12T16:54:00Z"/>
                  </w:rPr>
                </w:rPrChange>
              </w:rPr>
            </w:pPr>
            <w:del w:id="874" w:author="Kumar Baral" w:date="2022-12-12T16:54:00Z">
              <w:r w:rsidRPr="0045721D" w:rsidDel="00A04755">
                <w:rPr>
                  <w:highlight w:val="yellow"/>
                  <w:rPrChange w:id="875" w:author="Kumar Baral" w:date="2022-12-12T16:18:00Z">
                    <w:rPr/>
                  </w:rPrChange>
                </w:rPr>
                <w:delText>Shishaghat</w:delText>
              </w:r>
              <w:bookmarkStart w:id="876" w:name="_Toc121824671"/>
              <w:bookmarkStart w:id="877" w:name="_Toc121825309"/>
              <w:bookmarkStart w:id="878" w:name="_Toc121825949"/>
              <w:bookmarkStart w:id="879" w:name="_Toc121826813"/>
              <w:bookmarkStart w:id="880" w:name="_Toc121834236"/>
              <w:bookmarkStart w:id="881" w:name="_Toc125550103"/>
              <w:bookmarkStart w:id="882" w:name="_Toc125555598"/>
              <w:bookmarkStart w:id="883" w:name="_Toc125557470"/>
              <w:bookmarkStart w:id="884" w:name="_Toc125559357"/>
              <w:bookmarkStart w:id="885" w:name="_Toc125618535"/>
              <w:bookmarkStart w:id="886" w:name="_Toc125639982"/>
              <w:bookmarkStart w:id="887" w:name="_Toc125642197"/>
              <w:bookmarkStart w:id="888" w:name="_Toc125973967"/>
              <w:bookmarkStart w:id="889" w:name="_Toc125974252"/>
              <w:bookmarkStart w:id="890" w:name="_Toc126055169"/>
              <w:bookmarkStart w:id="891" w:name="_Toc126057961"/>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892" w:author="Kumar Baral" w:date="2022-12-12T16:54:00Z"/>
                <w:highlight w:val="yellow"/>
                <w:rPrChange w:id="893" w:author="Kumar Baral" w:date="2022-12-12T16:18:00Z">
                  <w:rPr>
                    <w:del w:id="894" w:author="Kumar Baral" w:date="2022-12-12T16:54:00Z"/>
                  </w:rPr>
                </w:rPrChange>
              </w:rPr>
            </w:pPr>
            <w:del w:id="895" w:author="Kumar Baral" w:date="2022-12-12T16:54:00Z">
              <w:r w:rsidRPr="0045721D" w:rsidDel="00A04755">
                <w:rPr>
                  <w:highlight w:val="yellow"/>
                  <w:rPrChange w:id="896" w:author="Kumar Baral" w:date="2022-12-12T16:18:00Z">
                    <w:rPr/>
                  </w:rPrChange>
                </w:rPr>
                <w:delText>1975-2006</w:delText>
              </w:r>
              <w:bookmarkStart w:id="897" w:name="_Toc121824672"/>
              <w:bookmarkStart w:id="898" w:name="_Toc121825310"/>
              <w:bookmarkStart w:id="899" w:name="_Toc121825950"/>
              <w:bookmarkStart w:id="900" w:name="_Toc121826814"/>
              <w:bookmarkStart w:id="901" w:name="_Toc121834237"/>
              <w:bookmarkStart w:id="902" w:name="_Toc125550104"/>
              <w:bookmarkStart w:id="903" w:name="_Toc125555599"/>
              <w:bookmarkStart w:id="904" w:name="_Toc125557471"/>
              <w:bookmarkStart w:id="905" w:name="_Toc125559358"/>
              <w:bookmarkStart w:id="906" w:name="_Toc125618536"/>
              <w:bookmarkStart w:id="907" w:name="_Toc125639983"/>
              <w:bookmarkStart w:id="908" w:name="_Toc125642198"/>
              <w:bookmarkStart w:id="909" w:name="_Toc125973968"/>
              <w:bookmarkStart w:id="910" w:name="_Toc125974253"/>
              <w:bookmarkStart w:id="911" w:name="_Toc126055170"/>
              <w:bookmarkStart w:id="912" w:name="_Toc126057962"/>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913" w:author="Kumar Baral" w:date="2022-12-12T16:54:00Z"/>
                <w:highlight w:val="yellow"/>
                <w:rPrChange w:id="914" w:author="Kumar Baral" w:date="2022-12-12T16:18:00Z">
                  <w:rPr>
                    <w:del w:id="915" w:author="Kumar Baral" w:date="2022-12-12T16:54:00Z"/>
                  </w:rPr>
                </w:rPrChange>
              </w:rPr>
            </w:pPr>
            <w:del w:id="916" w:author="Kumar Baral" w:date="2022-12-12T16:54:00Z">
              <w:r w:rsidRPr="0045721D" w:rsidDel="00A04755">
                <w:rPr>
                  <w:highlight w:val="yellow"/>
                  <w:rPrChange w:id="917" w:author="Kumar Baral" w:date="2022-12-12T16:18:00Z">
                    <w:rPr/>
                  </w:rPrChange>
                </w:rPr>
                <w:delText>858</w:delText>
              </w:r>
              <w:bookmarkStart w:id="918" w:name="_Toc121824673"/>
              <w:bookmarkStart w:id="919" w:name="_Toc121825311"/>
              <w:bookmarkStart w:id="920" w:name="_Toc121825951"/>
              <w:bookmarkStart w:id="921" w:name="_Toc121826815"/>
              <w:bookmarkStart w:id="922" w:name="_Toc121834238"/>
              <w:bookmarkStart w:id="923" w:name="_Toc125550105"/>
              <w:bookmarkStart w:id="924" w:name="_Toc125555600"/>
              <w:bookmarkStart w:id="925" w:name="_Toc125557472"/>
              <w:bookmarkStart w:id="926" w:name="_Toc125559359"/>
              <w:bookmarkStart w:id="927" w:name="_Toc125618537"/>
              <w:bookmarkStart w:id="928" w:name="_Toc125639984"/>
              <w:bookmarkStart w:id="929" w:name="_Toc125642199"/>
              <w:bookmarkStart w:id="930" w:name="_Toc125973969"/>
              <w:bookmarkStart w:id="931" w:name="_Toc125974254"/>
              <w:bookmarkStart w:id="932" w:name="_Toc126055171"/>
              <w:bookmarkStart w:id="933" w:name="_Toc126057963"/>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del>
          </w:p>
        </w:tc>
        <w:bookmarkStart w:id="934" w:name="_Toc121824674"/>
        <w:bookmarkStart w:id="935" w:name="_Toc121825312"/>
        <w:bookmarkStart w:id="936" w:name="_Toc121825952"/>
        <w:bookmarkStart w:id="937" w:name="_Toc121826816"/>
        <w:bookmarkStart w:id="938" w:name="_Toc121834239"/>
        <w:bookmarkStart w:id="939" w:name="_Toc125550106"/>
        <w:bookmarkStart w:id="940" w:name="_Toc125555601"/>
        <w:bookmarkStart w:id="941" w:name="_Toc125557473"/>
        <w:bookmarkStart w:id="942" w:name="_Toc125559360"/>
        <w:bookmarkStart w:id="943" w:name="_Toc125618538"/>
        <w:bookmarkStart w:id="944" w:name="_Toc125639985"/>
        <w:bookmarkStart w:id="945" w:name="_Toc125642200"/>
        <w:bookmarkStart w:id="946" w:name="_Toc125973970"/>
        <w:bookmarkStart w:id="947" w:name="_Toc125974255"/>
        <w:bookmarkStart w:id="948" w:name="_Toc126055172"/>
        <w:bookmarkStart w:id="949" w:name="_Toc126057964"/>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tr>
      <w:tr w:rsidR="006238CC" w:rsidRPr="0045721D" w:rsidDel="00A04755" w14:paraId="6A105B4E" w14:textId="1B046A23" w:rsidTr="00E9411B">
        <w:trPr>
          <w:trHeight w:val="311"/>
          <w:del w:id="95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951" w:author="Kumar Baral" w:date="2022-12-12T16:54:00Z"/>
                <w:highlight w:val="yellow"/>
                <w:rPrChange w:id="952" w:author="Kumar Baral" w:date="2022-12-12T16:18:00Z">
                  <w:rPr>
                    <w:del w:id="953" w:author="Kumar Baral" w:date="2022-12-12T16:54:00Z"/>
                  </w:rPr>
                </w:rPrChange>
              </w:rPr>
            </w:pPr>
            <w:del w:id="954" w:author="Kumar Baral" w:date="2022-12-12T16:54:00Z">
              <w:r w:rsidRPr="0045721D" w:rsidDel="00A04755">
                <w:rPr>
                  <w:highlight w:val="yellow"/>
                  <w:rPrChange w:id="955" w:author="Kumar Baral" w:date="2022-12-12T16:18:00Z">
                    <w:rPr/>
                  </w:rPrChange>
                </w:rPr>
                <w:delText>439.3</w:delText>
              </w:r>
              <w:bookmarkStart w:id="956" w:name="_Toc121824675"/>
              <w:bookmarkStart w:id="957" w:name="_Toc121825313"/>
              <w:bookmarkStart w:id="958" w:name="_Toc121825953"/>
              <w:bookmarkStart w:id="959" w:name="_Toc121826817"/>
              <w:bookmarkStart w:id="960" w:name="_Toc121834240"/>
              <w:bookmarkStart w:id="961" w:name="_Toc125550107"/>
              <w:bookmarkStart w:id="962" w:name="_Toc125555602"/>
              <w:bookmarkStart w:id="963" w:name="_Toc125557474"/>
              <w:bookmarkStart w:id="964" w:name="_Toc125559361"/>
              <w:bookmarkStart w:id="965" w:name="_Toc125618539"/>
              <w:bookmarkStart w:id="966" w:name="_Toc125639986"/>
              <w:bookmarkStart w:id="967" w:name="_Toc125642201"/>
              <w:bookmarkStart w:id="968" w:name="_Toc125973971"/>
              <w:bookmarkStart w:id="969" w:name="_Toc125974256"/>
              <w:bookmarkStart w:id="970" w:name="_Toc126055173"/>
              <w:bookmarkStart w:id="971" w:name="_Toc12605796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972" w:author="Kumar Baral" w:date="2022-12-12T16:54:00Z"/>
                <w:highlight w:val="yellow"/>
                <w:rPrChange w:id="973" w:author="Kumar Baral" w:date="2022-12-12T16:18:00Z">
                  <w:rPr>
                    <w:del w:id="974" w:author="Kumar Baral" w:date="2022-12-12T16:54:00Z"/>
                  </w:rPr>
                </w:rPrChange>
              </w:rPr>
            </w:pPr>
            <w:del w:id="975" w:author="Kumar Baral" w:date="2022-12-12T16:54:00Z">
              <w:r w:rsidRPr="0045721D" w:rsidDel="00A04755">
                <w:rPr>
                  <w:highlight w:val="yellow"/>
                  <w:rPrChange w:id="976" w:author="Kumar Baral" w:date="2022-12-12T16:18:00Z">
                    <w:rPr/>
                  </w:rPrChange>
                </w:rPr>
                <w:delText>Khudi khola</w:delText>
              </w:r>
              <w:bookmarkStart w:id="977" w:name="_Toc121824676"/>
              <w:bookmarkStart w:id="978" w:name="_Toc121825314"/>
              <w:bookmarkStart w:id="979" w:name="_Toc121825954"/>
              <w:bookmarkStart w:id="980" w:name="_Toc121826818"/>
              <w:bookmarkStart w:id="981" w:name="_Toc121834241"/>
              <w:bookmarkStart w:id="982" w:name="_Toc125550108"/>
              <w:bookmarkStart w:id="983" w:name="_Toc125555603"/>
              <w:bookmarkStart w:id="984" w:name="_Toc125557475"/>
              <w:bookmarkStart w:id="985" w:name="_Toc125559362"/>
              <w:bookmarkStart w:id="986" w:name="_Toc125618540"/>
              <w:bookmarkStart w:id="987" w:name="_Toc125639987"/>
              <w:bookmarkStart w:id="988" w:name="_Toc125642202"/>
              <w:bookmarkStart w:id="989" w:name="_Toc125973972"/>
              <w:bookmarkStart w:id="990" w:name="_Toc125974257"/>
              <w:bookmarkStart w:id="991" w:name="_Toc126055174"/>
              <w:bookmarkStart w:id="992" w:name="_Toc12605796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993" w:author="Kumar Baral" w:date="2022-12-12T16:54:00Z"/>
                <w:highlight w:val="yellow"/>
                <w:rPrChange w:id="994" w:author="Kumar Baral" w:date="2022-12-12T16:18:00Z">
                  <w:rPr>
                    <w:del w:id="995" w:author="Kumar Baral" w:date="2022-12-12T16:54:00Z"/>
                  </w:rPr>
                </w:rPrChange>
              </w:rPr>
            </w:pPr>
            <w:del w:id="996" w:author="Kumar Baral" w:date="2022-12-12T16:54:00Z">
              <w:r w:rsidRPr="0045721D" w:rsidDel="00A04755">
                <w:rPr>
                  <w:highlight w:val="yellow"/>
                  <w:rPrChange w:id="997" w:author="Kumar Baral" w:date="2022-12-12T16:18:00Z">
                    <w:rPr/>
                  </w:rPrChange>
                </w:rPr>
                <w:delText>Khudibazar</w:delText>
              </w:r>
              <w:bookmarkStart w:id="998" w:name="_Toc121824677"/>
              <w:bookmarkStart w:id="999" w:name="_Toc121825315"/>
              <w:bookmarkStart w:id="1000" w:name="_Toc121825955"/>
              <w:bookmarkStart w:id="1001" w:name="_Toc121826819"/>
              <w:bookmarkStart w:id="1002" w:name="_Toc121834242"/>
              <w:bookmarkStart w:id="1003" w:name="_Toc125550109"/>
              <w:bookmarkStart w:id="1004" w:name="_Toc125555604"/>
              <w:bookmarkStart w:id="1005" w:name="_Toc125557476"/>
              <w:bookmarkStart w:id="1006" w:name="_Toc125559363"/>
              <w:bookmarkStart w:id="1007" w:name="_Toc125618541"/>
              <w:bookmarkStart w:id="1008" w:name="_Toc125639988"/>
              <w:bookmarkStart w:id="1009" w:name="_Toc125642203"/>
              <w:bookmarkStart w:id="1010" w:name="_Toc125973973"/>
              <w:bookmarkStart w:id="1011" w:name="_Toc125974258"/>
              <w:bookmarkStart w:id="1012" w:name="_Toc126055175"/>
              <w:bookmarkStart w:id="1013" w:name="_Toc12605796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1014" w:author="Kumar Baral" w:date="2022-12-12T16:54:00Z"/>
                <w:highlight w:val="yellow"/>
                <w:rPrChange w:id="1015" w:author="Kumar Baral" w:date="2022-12-12T16:18:00Z">
                  <w:rPr>
                    <w:del w:id="1016" w:author="Kumar Baral" w:date="2022-12-12T16:54:00Z"/>
                  </w:rPr>
                </w:rPrChange>
              </w:rPr>
            </w:pPr>
            <w:del w:id="1017" w:author="Kumar Baral" w:date="2022-12-12T16:54:00Z">
              <w:r w:rsidRPr="0045721D" w:rsidDel="00A04755">
                <w:rPr>
                  <w:highlight w:val="yellow"/>
                  <w:rPrChange w:id="1018" w:author="Kumar Baral" w:date="2022-12-12T16:18:00Z">
                    <w:rPr/>
                  </w:rPrChange>
                </w:rPr>
                <w:delText>1983-1995</w:delText>
              </w:r>
              <w:bookmarkStart w:id="1019" w:name="_Toc121824678"/>
              <w:bookmarkStart w:id="1020" w:name="_Toc121825316"/>
              <w:bookmarkStart w:id="1021" w:name="_Toc121825956"/>
              <w:bookmarkStart w:id="1022" w:name="_Toc121826820"/>
              <w:bookmarkStart w:id="1023" w:name="_Toc121834243"/>
              <w:bookmarkStart w:id="1024" w:name="_Toc125550110"/>
              <w:bookmarkStart w:id="1025" w:name="_Toc125555605"/>
              <w:bookmarkStart w:id="1026" w:name="_Toc125557477"/>
              <w:bookmarkStart w:id="1027" w:name="_Toc125559364"/>
              <w:bookmarkStart w:id="1028" w:name="_Toc125618542"/>
              <w:bookmarkStart w:id="1029" w:name="_Toc125639989"/>
              <w:bookmarkStart w:id="1030" w:name="_Toc125642204"/>
              <w:bookmarkStart w:id="1031" w:name="_Toc125973974"/>
              <w:bookmarkStart w:id="1032" w:name="_Toc125974259"/>
              <w:bookmarkStart w:id="1033" w:name="_Toc126055176"/>
              <w:bookmarkStart w:id="1034" w:name="_Toc12605796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1035" w:author="Kumar Baral" w:date="2022-12-12T16:54:00Z"/>
                <w:highlight w:val="yellow"/>
                <w:rPrChange w:id="1036" w:author="Kumar Baral" w:date="2022-12-12T16:18:00Z">
                  <w:rPr>
                    <w:del w:id="1037" w:author="Kumar Baral" w:date="2022-12-12T16:54:00Z"/>
                  </w:rPr>
                </w:rPrChange>
              </w:rPr>
            </w:pPr>
            <w:del w:id="1038" w:author="Kumar Baral" w:date="2022-12-12T16:54:00Z">
              <w:r w:rsidRPr="0045721D" w:rsidDel="00A04755">
                <w:rPr>
                  <w:highlight w:val="yellow"/>
                  <w:rPrChange w:id="1039" w:author="Kumar Baral" w:date="2022-12-12T16:18:00Z">
                    <w:rPr/>
                  </w:rPrChange>
                </w:rPr>
                <w:delText>151</w:delText>
              </w:r>
              <w:bookmarkStart w:id="1040" w:name="_Toc121824679"/>
              <w:bookmarkStart w:id="1041" w:name="_Toc121825317"/>
              <w:bookmarkStart w:id="1042" w:name="_Toc121825957"/>
              <w:bookmarkStart w:id="1043" w:name="_Toc121826821"/>
              <w:bookmarkStart w:id="1044" w:name="_Toc121834244"/>
              <w:bookmarkStart w:id="1045" w:name="_Toc125550111"/>
              <w:bookmarkStart w:id="1046" w:name="_Toc125555606"/>
              <w:bookmarkStart w:id="1047" w:name="_Toc125557478"/>
              <w:bookmarkStart w:id="1048" w:name="_Toc125559365"/>
              <w:bookmarkStart w:id="1049" w:name="_Toc125618543"/>
              <w:bookmarkStart w:id="1050" w:name="_Toc125639990"/>
              <w:bookmarkStart w:id="1051" w:name="_Toc125642205"/>
              <w:bookmarkStart w:id="1052" w:name="_Toc125973975"/>
              <w:bookmarkStart w:id="1053" w:name="_Toc125974260"/>
              <w:bookmarkStart w:id="1054" w:name="_Toc126055177"/>
              <w:bookmarkStart w:id="1055" w:name="_Toc12605796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del>
          </w:p>
        </w:tc>
        <w:bookmarkStart w:id="1056" w:name="_Toc121824680"/>
        <w:bookmarkStart w:id="1057" w:name="_Toc121825318"/>
        <w:bookmarkStart w:id="1058" w:name="_Toc121825958"/>
        <w:bookmarkStart w:id="1059" w:name="_Toc121826822"/>
        <w:bookmarkStart w:id="1060" w:name="_Toc121834245"/>
        <w:bookmarkStart w:id="1061" w:name="_Toc125550112"/>
        <w:bookmarkStart w:id="1062" w:name="_Toc125555607"/>
        <w:bookmarkStart w:id="1063" w:name="_Toc125557479"/>
        <w:bookmarkStart w:id="1064" w:name="_Toc125559366"/>
        <w:bookmarkStart w:id="1065" w:name="_Toc125618544"/>
        <w:bookmarkStart w:id="1066" w:name="_Toc125639991"/>
        <w:bookmarkStart w:id="1067" w:name="_Toc125642206"/>
        <w:bookmarkStart w:id="1068" w:name="_Toc125973976"/>
        <w:bookmarkStart w:id="1069" w:name="_Toc125974261"/>
        <w:bookmarkStart w:id="1070" w:name="_Toc126055178"/>
        <w:bookmarkStart w:id="1071" w:name="_Toc126057970"/>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tr>
      <w:tr w:rsidR="006238CC" w:rsidRPr="0045721D" w:rsidDel="00A04755" w14:paraId="6F2CC57C" w14:textId="7C1C35A6" w:rsidTr="00E9411B">
        <w:trPr>
          <w:trHeight w:val="311"/>
          <w:del w:id="10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1073" w:author="Kumar Baral" w:date="2022-12-12T16:54:00Z"/>
                <w:highlight w:val="yellow"/>
                <w:rPrChange w:id="1074" w:author="Kumar Baral" w:date="2022-12-12T16:18:00Z">
                  <w:rPr>
                    <w:del w:id="1075" w:author="Kumar Baral" w:date="2022-12-12T16:54:00Z"/>
                  </w:rPr>
                </w:rPrChange>
              </w:rPr>
            </w:pPr>
            <w:del w:id="1076" w:author="Kumar Baral" w:date="2022-12-12T16:54:00Z">
              <w:r w:rsidRPr="0045721D" w:rsidDel="00A04755">
                <w:rPr>
                  <w:highlight w:val="yellow"/>
                  <w:rPrChange w:id="1077" w:author="Kumar Baral" w:date="2022-12-12T16:18:00Z">
                    <w:rPr/>
                  </w:rPrChange>
                </w:rPr>
                <w:delText>439.7</w:delText>
              </w:r>
              <w:bookmarkStart w:id="1078" w:name="_Toc121824681"/>
              <w:bookmarkStart w:id="1079" w:name="_Toc121825319"/>
              <w:bookmarkStart w:id="1080" w:name="_Toc121825959"/>
              <w:bookmarkStart w:id="1081" w:name="_Toc121826823"/>
              <w:bookmarkStart w:id="1082" w:name="_Toc121834246"/>
              <w:bookmarkStart w:id="1083" w:name="_Toc125550113"/>
              <w:bookmarkStart w:id="1084" w:name="_Toc125555608"/>
              <w:bookmarkStart w:id="1085" w:name="_Toc125557480"/>
              <w:bookmarkStart w:id="1086" w:name="_Toc125559367"/>
              <w:bookmarkStart w:id="1087" w:name="_Toc125618545"/>
              <w:bookmarkStart w:id="1088" w:name="_Toc125639992"/>
              <w:bookmarkStart w:id="1089" w:name="_Toc125642207"/>
              <w:bookmarkStart w:id="1090" w:name="_Toc125973977"/>
              <w:bookmarkStart w:id="1091" w:name="_Toc125974262"/>
              <w:bookmarkStart w:id="1092" w:name="_Toc126055179"/>
              <w:bookmarkStart w:id="1093" w:name="_Toc126057971"/>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1094" w:author="Kumar Baral" w:date="2022-12-12T16:54:00Z"/>
                <w:highlight w:val="yellow"/>
                <w:rPrChange w:id="1095" w:author="Kumar Baral" w:date="2022-12-12T16:18:00Z">
                  <w:rPr>
                    <w:del w:id="1096" w:author="Kumar Baral" w:date="2022-12-12T16:54:00Z"/>
                  </w:rPr>
                </w:rPrChange>
              </w:rPr>
            </w:pPr>
            <w:del w:id="1097" w:author="Kumar Baral" w:date="2022-12-12T16:54:00Z">
              <w:r w:rsidRPr="0045721D" w:rsidDel="00A04755">
                <w:rPr>
                  <w:highlight w:val="yellow"/>
                  <w:rPrChange w:id="1098" w:author="Kumar Baral" w:date="2022-12-12T16:18:00Z">
                    <w:rPr/>
                  </w:rPrChange>
                </w:rPr>
                <w:delText>Marshyangdi</w:delText>
              </w:r>
              <w:bookmarkStart w:id="1099" w:name="_Toc121824682"/>
              <w:bookmarkStart w:id="1100" w:name="_Toc121825320"/>
              <w:bookmarkStart w:id="1101" w:name="_Toc121825960"/>
              <w:bookmarkStart w:id="1102" w:name="_Toc121826824"/>
              <w:bookmarkStart w:id="1103" w:name="_Toc121834247"/>
              <w:bookmarkStart w:id="1104" w:name="_Toc125550114"/>
              <w:bookmarkStart w:id="1105" w:name="_Toc125555609"/>
              <w:bookmarkStart w:id="1106" w:name="_Toc125557481"/>
              <w:bookmarkStart w:id="1107" w:name="_Toc125559368"/>
              <w:bookmarkStart w:id="1108" w:name="_Toc125618546"/>
              <w:bookmarkStart w:id="1109" w:name="_Toc125639993"/>
              <w:bookmarkStart w:id="1110" w:name="_Toc125642208"/>
              <w:bookmarkStart w:id="1111" w:name="_Toc125973978"/>
              <w:bookmarkStart w:id="1112" w:name="_Toc125974263"/>
              <w:bookmarkStart w:id="1113" w:name="_Toc126055180"/>
              <w:bookmarkStart w:id="1114" w:name="_Toc126057972"/>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1115" w:author="Kumar Baral" w:date="2022-12-12T16:54:00Z"/>
                <w:highlight w:val="yellow"/>
                <w:rPrChange w:id="1116" w:author="Kumar Baral" w:date="2022-12-12T16:18:00Z">
                  <w:rPr>
                    <w:del w:id="1117" w:author="Kumar Baral" w:date="2022-12-12T16:54:00Z"/>
                  </w:rPr>
                </w:rPrChange>
              </w:rPr>
            </w:pPr>
            <w:del w:id="1118" w:author="Kumar Baral" w:date="2022-12-12T16:54:00Z">
              <w:r w:rsidRPr="0045721D" w:rsidDel="00A04755">
                <w:rPr>
                  <w:highlight w:val="yellow"/>
                  <w:rPrChange w:id="1119" w:author="Kumar Baral" w:date="2022-12-12T16:18:00Z">
                    <w:rPr/>
                  </w:rPrChange>
                </w:rPr>
                <w:delText>Bimalnagar</w:delText>
              </w:r>
              <w:bookmarkStart w:id="1120" w:name="_Toc121824683"/>
              <w:bookmarkStart w:id="1121" w:name="_Toc121825321"/>
              <w:bookmarkStart w:id="1122" w:name="_Toc121825961"/>
              <w:bookmarkStart w:id="1123" w:name="_Toc121826825"/>
              <w:bookmarkStart w:id="1124" w:name="_Toc121834248"/>
              <w:bookmarkStart w:id="1125" w:name="_Toc125550115"/>
              <w:bookmarkStart w:id="1126" w:name="_Toc125555610"/>
              <w:bookmarkStart w:id="1127" w:name="_Toc125557482"/>
              <w:bookmarkStart w:id="1128" w:name="_Toc125559369"/>
              <w:bookmarkStart w:id="1129" w:name="_Toc125618547"/>
              <w:bookmarkStart w:id="1130" w:name="_Toc125639994"/>
              <w:bookmarkStart w:id="1131" w:name="_Toc125642209"/>
              <w:bookmarkStart w:id="1132" w:name="_Toc125973979"/>
              <w:bookmarkStart w:id="1133" w:name="_Toc125974264"/>
              <w:bookmarkStart w:id="1134" w:name="_Toc126055181"/>
              <w:bookmarkStart w:id="1135" w:name="_Toc126057973"/>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1136" w:author="Kumar Baral" w:date="2022-12-12T16:54:00Z"/>
                <w:highlight w:val="yellow"/>
                <w:rPrChange w:id="1137" w:author="Kumar Baral" w:date="2022-12-12T16:18:00Z">
                  <w:rPr>
                    <w:del w:id="1138" w:author="Kumar Baral" w:date="2022-12-12T16:54:00Z"/>
                  </w:rPr>
                </w:rPrChange>
              </w:rPr>
            </w:pPr>
            <w:del w:id="1139" w:author="Kumar Baral" w:date="2022-12-12T16:54:00Z">
              <w:r w:rsidRPr="0045721D" w:rsidDel="00A04755">
                <w:rPr>
                  <w:highlight w:val="yellow"/>
                  <w:rPrChange w:id="1140" w:author="Kumar Baral" w:date="2022-12-12T16:18:00Z">
                    <w:rPr/>
                  </w:rPrChange>
                </w:rPr>
                <w:delText>1987-2006</w:delText>
              </w:r>
              <w:bookmarkStart w:id="1141" w:name="_Toc121824684"/>
              <w:bookmarkStart w:id="1142" w:name="_Toc121825322"/>
              <w:bookmarkStart w:id="1143" w:name="_Toc121825962"/>
              <w:bookmarkStart w:id="1144" w:name="_Toc121826826"/>
              <w:bookmarkStart w:id="1145" w:name="_Toc121834249"/>
              <w:bookmarkStart w:id="1146" w:name="_Toc125550116"/>
              <w:bookmarkStart w:id="1147" w:name="_Toc125555611"/>
              <w:bookmarkStart w:id="1148" w:name="_Toc125557483"/>
              <w:bookmarkStart w:id="1149" w:name="_Toc125559370"/>
              <w:bookmarkStart w:id="1150" w:name="_Toc125618548"/>
              <w:bookmarkStart w:id="1151" w:name="_Toc125639995"/>
              <w:bookmarkStart w:id="1152" w:name="_Toc125642210"/>
              <w:bookmarkStart w:id="1153" w:name="_Toc125973980"/>
              <w:bookmarkStart w:id="1154" w:name="_Toc125974265"/>
              <w:bookmarkStart w:id="1155" w:name="_Toc126055182"/>
              <w:bookmarkStart w:id="1156" w:name="_Toc126057974"/>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157" w:author="Kumar Baral" w:date="2022-12-12T16:54:00Z"/>
                <w:highlight w:val="yellow"/>
                <w:rPrChange w:id="1158" w:author="Kumar Baral" w:date="2022-12-12T16:18:00Z">
                  <w:rPr>
                    <w:del w:id="1159" w:author="Kumar Baral" w:date="2022-12-12T16:54:00Z"/>
                  </w:rPr>
                </w:rPrChange>
              </w:rPr>
            </w:pPr>
            <w:del w:id="1160" w:author="Kumar Baral" w:date="2022-12-12T16:54:00Z">
              <w:r w:rsidRPr="0045721D" w:rsidDel="00A04755">
                <w:rPr>
                  <w:highlight w:val="yellow"/>
                  <w:rPrChange w:id="1161" w:author="Kumar Baral" w:date="2022-12-12T16:18:00Z">
                    <w:rPr/>
                  </w:rPrChange>
                </w:rPr>
                <w:delText>3774</w:delText>
              </w:r>
              <w:bookmarkStart w:id="1162" w:name="_Toc121824685"/>
              <w:bookmarkStart w:id="1163" w:name="_Toc121825323"/>
              <w:bookmarkStart w:id="1164" w:name="_Toc121825963"/>
              <w:bookmarkStart w:id="1165" w:name="_Toc121826827"/>
              <w:bookmarkStart w:id="1166" w:name="_Toc121834250"/>
              <w:bookmarkStart w:id="1167" w:name="_Toc125550117"/>
              <w:bookmarkStart w:id="1168" w:name="_Toc125555612"/>
              <w:bookmarkStart w:id="1169" w:name="_Toc125557484"/>
              <w:bookmarkStart w:id="1170" w:name="_Toc125559371"/>
              <w:bookmarkStart w:id="1171" w:name="_Toc125618549"/>
              <w:bookmarkStart w:id="1172" w:name="_Toc125639996"/>
              <w:bookmarkStart w:id="1173" w:name="_Toc125642211"/>
              <w:bookmarkStart w:id="1174" w:name="_Toc125973981"/>
              <w:bookmarkStart w:id="1175" w:name="_Toc125974266"/>
              <w:bookmarkStart w:id="1176" w:name="_Toc126055183"/>
              <w:bookmarkStart w:id="1177" w:name="_Toc126057975"/>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del>
          </w:p>
        </w:tc>
        <w:bookmarkStart w:id="1178" w:name="_Toc121824686"/>
        <w:bookmarkStart w:id="1179" w:name="_Toc121825324"/>
        <w:bookmarkStart w:id="1180" w:name="_Toc121825964"/>
        <w:bookmarkStart w:id="1181" w:name="_Toc121826828"/>
        <w:bookmarkStart w:id="1182" w:name="_Toc121834251"/>
        <w:bookmarkStart w:id="1183" w:name="_Toc125550118"/>
        <w:bookmarkStart w:id="1184" w:name="_Toc125555613"/>
        <w:bookmarkStart w:id="1185" w:name="_Toc125557485"/>
        <w:bookmarkStart w:id="1186" w:name="_Toc125559372"/>
        <w:bookmarkStart w:id="1187" w:name="_Toc125618550"/>
        <w:bookmarkStart w:id="1188" w:name="_Toc125639997"/>
        <w:bookmarkStart w:id="1189" w:name="_Toc125642212"/>
        <w:bookmarkStart w:id="1190" w:name="_Toc125973982"/>
        <w:bookmarkStart w:id="1191" w:name="_Toc125974267"/>
        <w:bookmarkStart w:id="1192" w:name="_Toc126055184"/>
        <w:bookmarkStart w:id="1193" w:name="_Toc126057976"/>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tr>
    </w:tbl>
    <w:p w14:paraId="77A71E08" w14:textId="0D8E343B" w:rsidR="006238CC" w:rsidRPr="0045721D" w:rsidDel="00A04755" w:rsidRDefault="006238CC" w:rsidP="006238CC">
      <w:pPr>
        <w:rPr>
          <w:del w:id="1194" w:author="Kumar Baral" w:date="2022-12-12T16:54:00Z"/>
          <w:highlight w:val="yellow"/>
          <w:rPrChange w:id="1195" w:author="Kumar Baral" w:date="2022-12-12T16:18:00Z">
            <w:rPr>
              <w:del w:id="1196" w:author="Kumar Baral" w:date="2022-12-12T16:54:00Z"/>
            </w:rPr>
          </w:rPrChange>
        </w:rPr>
      </w:pPr>
      <w:del w:id="1197" w:author="Kumar Baral" w:date="2022-12-12T16:54:00Z">
        <w:r w:rsidRPr="0045721D" w:rsidDel="00A04755">
          <w:rPr>
            <w:highlight w:val="yellow"/>
            <w:rPrChange w:id="1198"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199" w:author="Kumar Baral" w:date="2022-12-12T16:18:00Z">
              <w:rPr/>
            </w:rPrChange>
          </w:rPr>
          <w:fldChar w:fldCharType="begin"/>
        </w:r>
        <w:r w:rsidRPr="0045721D" w:rsidDel="00A04755">
          <w:rPr>
            <w:highlight w:val="yellow"/>
            <w:rPrChange w:id="1200" w:author="Kumar Baral" w:date="2022-12-12T16:18:00Z">
              <w:rPr/>
            </w:rPrChange>
          </w:rPr>
          <w:delInstrText xml:space="preserve"> REF _Ref59960881 \h  \* MERGEFORMAT </w:delInstrText>
        </w:r>
        <w:r w:rsidRPr="0045721D" w:rsidDel="00A04755">
          <w:rPr>
            <w:highlight w:val="yellow"/>
            <w:rPrChange w:id="1201" w:author="Kumar Baral" w:date="2022-12-12T16:18:00Z">
              <w:rPr>
                <w:highlight w:val="yellow"/>
              </w:rPr>
            </w:rPrChange>
          </w:rPr>
        </w:r>
        <w:r w:rsidRPr="0045721D" w:rsidDel="00A04755">
          <w:rPr>
            <w:highlight w:val="yellow"/>
            <w:rPrChange w:id="1202" w:author="Kumar Baral" w:date="2022-12-12T16:18:00Z">
              <w:rPr/>
            </w:rPrChange>
          </w:rPr>
          <w:fldChar w:fldCharType="separate"/>
        </w:r>
        <w:r w:rsidR="00EA54C4" w:rsidRPr="0045721D" w:rsidDel="00A04755">
          <w:rPr>
            <w:highlight w:val="yellow"/>
            <w:rPrChange w:id="1203" w:author="Kumar Baral" w:date="2022-12-12T16:18:00Z">
              <w:rPr/>
            </w:rPrChange>
          </w:rPr>
          <w:delText>Table 2</w:delText>
        </w:r>
        <w:r w:rsidR="00EA54C4" w:rsidRPr="0045721D" w:rsidDel="00A04755">
          <w:rPr>
            <w:highlight w:val="yellow"/>
            <w:rPrChange w:id="1204" w:author="Kumar Baral" w:date="2022-12-12T16:18:00Z">
              <w:rPr/>
            </w:rPrChange>
          </w:rPr>
          <w:noBreakHyphen/>
          <w:delText>2</w:delText>
        </w:r>
        <w:r w:rsidRPr="0045721D" w:rsidDel="00A04755">
          <w:rPr>
            <w:highlight w:val="yellow"/>
            <w:rPrChange w:id="1205" w:author="Kumar Baral" w:date="2022-12-12T16:18:00Z">
              <w:rPr/>
            </w:rPrChange>
          </w:rPr>
          <w:fldChar w:fldCharType="end"/>
        </w:r>
        <w:r w:rsidRPr="0045721D" w:rsidDel="00A04755">
          <w:rPr>
            <w:highlight w:val="yellow"/>
            <w:rPrChange w:id="1206" w:author="Kumar Baral" w:date="2022-12-12T16:18:00Z">
              <w:rPr/>
            </w:rPrChange>
          </w:rPr>
          <w:delText xml:space="preserve">. </w:delText>
        </w:r>
        <w:bookmarkStart w:id="1207" w:name="_Toc121824687"/>
        <w:bookmarkStart w:id="1208" w:name="_Toc121825325"/>
        <w:bookmarkStart w:id="1209" w:name="_Toc121825965"/>
        <w:bookmarkStart w:id="1210" w:name="_Toc121826829"/>
        <w:bookmarkStart w:id="1211" w:name="_Toc121834252"/>
        <w:bookmarkStart w:id="1212" w:name="_Toc125550119"/>
        <w:bookmarkStart w:id="1213" w:name="_Toc125555614"/>
        <w:bookmarkStart w:id="1214" w:name="_Toc125557486"/>
        <w:bookmarkStart w:id="1215" w:name="_Toc125559373"/>
        <w:bookmarkStart w:id="1216" w:name="_Toc125618551"/>
        <w:bookmarkStart w:id="1217" w:name="_Toc125639998"/>
        <w:bookmarkStart w:id="1218" w:name="_Toc125642213"/>
        <w:bookmarkStart w:id="1219" w:name="_Toc125973983"/>
        <w:bookmarkStart w:id="1220" w:name="_Toc125974268"/>
        <w:bookmarkStart w:id="1221" w:name="_Toc126055185"/>
        <w:bookmarkStart w:id="1222" w:name="_Toc126057977"/>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del>
    </w:p>
    <w:p w14:paraId="61381523" w14:textId="4E76934A" w:rsidR="006238CC" w:rsidRPr="0045721D" w:rsidDel="00A04755" w:rsidRDefault="006238CC" w:rsidP="006238CC">
      <w:pPr>
        <w:pStyle w:val="Caption"/>
        <w:rPr>
          <w:del w:id="1223" w:author="Kumar Baral" w:date="2022-12-12T16:54:00Z"/>
          <w:highlight w:val="yellow"/>
          <w:rPrChange w:id="1224" w:author="Kumar Baral" w:date="2022-12-12T16:18:00Z">
            <w:rPr>
              <w:del w:id="1225" w:author="Kumar Baral" w:date="2022-12-12T16:54:00Z"/>
            </w:rPr>
          </w:rPrChange>
        </w:rPr>
      </w:pPr>
      <w:bookmarkStart w:id="1226" w:name="_Ref59960881"/>
      <w:bookmarkStart w:id="1227" w:name="_Toc62563764"/>
      <w:del w:id="1228" w:author="Kumar Baral" w:date="2022-12-12T16:54:00Z">
        <w:r w:rsidRPr="0045721D" w:rsidDel="00A04755">
          <w:rPr>
            <w:b w:val="0"/>
            <w:bCs w:val="0"/>
            <w:highlight w:val="yellow"/>
            <w:rPrChange w:id="1229" w:author="Kumar Baral" w:date="2022-12-12T16:18:00Z">
              <w:rPr>
                <w:b w:val="0"/>
                <w:bCs w:val="0"/>
              </w:rPr>
            </w:rPrChange>
          </w:rPr>
          <w:delText xml:space="preserve">Table </w:delText>
        </w:r>
      </w:del>
      <w:del w:id="1230" w:author="Kumar Baral" w:date="2022-12-12T16:52:00Z">
        <w:r w:rsidR="003D276E" w:rsidRPr="0045721D" w:rsidDel="00A04755">
          <w:rPr>
            <w:b w:val="0"/>
            <w:bCs w:val="0"/>
            <w:highlight w:val="yellow"/>
            <w:rPrChange w:id="1231" w:author="Kumar Baral" w:date="2022-12-12T16:18:00Z">
              <w:rPr>
                <w:b w:val="0"/>
                <w:bCs w:val="0"/>
              </w:rPr>
            </w:rPrChange>
          </w:rPr>
          <w:fldChar w:fldCharType="begin"/>
        </w:r>
        <w:r w:rsidR="003D276E" w:rsidRPr="0045721D" w:rsidDel="00A04755">
          <w:rPr>
            <w:b w:val="0"/>
            <w:bCs w:val="0"/>
            <w:highlight w:val="yellow"/>
            <w:rPrChange w:id="1232" w:author="Kumar Baral" w:date="2022-12-12T16:18:00Z">
              <w:rPr>
                <w:b w:val="0"/>
                <w:bCs w:val="0"/>
              </w:rPr>
            </w:rPrChange>
          </w:rPr>
          <w:delInstrText xml:space="preserve"> STYLEREF 1 \s </w:delInstrText>
        </w:r>
        <w:r w:rsidR="003D276E" w:rsidRPr="0045721D" w:rsidDel="00A04755">
          <w:rPr>
            <w:b w:val="0"/>
            <w:bCs w:val="0"/>
            <w:highlight w:val="yellow"/>
            <w:rPrChange w:id="1233" w:author="Kumar Baral" w:date="2022-12-12T16:18:00Z">
              <w:rPr>
                <w:b w:val="0"/>
                <w:bCs w:val="0"/>
                <w:noProof/>
              </w:rPr>
            </w:rPrChange>
          </w:rPr>
          <w:fldChar w:fldCharType="separate"/>
        </w:r>
        <w:r w:rsidR="00EA54C4" w:rsidRPr="0045721D" w:rsidDel="00A04755">
          <w:rPr>
            <w:b w:val="0"/>
            <w:bCs w:val="0"/>
            <w:noProof/>
            <w:highlight w:val="yellow"/>
            <w:rPrChange w:id="1234" w:author="Kumar Baral" w:date="2022-12-12T16:18:00Z">
              <w:rPr>
                <w:b w:val="0"/>
                <w:bCs w:val="0"/>
                <w:noProof/>
              </w:rPr>
            </w:rPrChange>
          </w:rPr>
          <w:delText>2</w:delText>
        </w:r>
        <w:r w:rsidR="003D276E" w:rsidRPr="0045721D" w:rsidDel="00A04755">
          <w:rPr>
            <w:b w:val="0"/>
            <w:bCs w:val="0"/>
            <w:noProof/>
            <w:highlight w:val="yellow"/>
            <w:rPrChange w:id="1235" w:author="Kumar Baral" w:date="2022-12-12T16:18:00Z">
              <w:rPr>
                <w:b w:val="0"/>
                <w:bCs w:val="0"/>
                <w:noProof/>
              </w:rPr>
            </w:rPrChange>
          </w:rPr>
          <w:fldChar w:fldCharType="end"/>
        </w:r>
        <w:r w:rsidR="004264EF" w:rsidRPr="0045721D" w:rsidDel="00A04755">
          <w:rPr>
            <w:b w:val="0"/>
            <w:bCs w:val="0"/>
            <w:highlight w:val="yellow"/>
            <w:rPrChange w:id="1236" w:author="Kumar Baral" w:date="2022-12-12T16:18:00Z">
              <w:rPr>
                <w:b w:val="0"/>
                <w:bCs w:val="0"/>
              </w:rPr>
            </w:rPrChange>
          </w:rPr>
          <w:noBreakHyphen/>
        </w:r>
        <w:r w:rsidR="003D276E" w:rsidRPr="0045721D" w:rsidDel="00A04755">
          <w:rPr>
            <w:b w:val="0"/>
            <w:bCs w:val="0"/>
            <w:highlight w:val="yellow"/>
            <w:rPrChange w:id="1237" w:author="Kumar Baral" w:date="2022-12-12T16:18:00Z">
              <w:rPr>
                <w:b w:val="0"/>
                <w:bCs w:val="0"/>
              </w:rPr>
            </w:rPrChange>
          </w:rPr>
          <w:fldChar w:fldCharType="begin"/>
        </w:r>
        <w:r w:rsidR="003D276E" w:rsidRPr="0045721D" w:rsidDel="00A04755">
          <w:rPr>
            <w:b w:val="0"/>
            <w:bCs w:val="0"/>
            <w:highlight w:val="yellow"/>
            <w:rPrChange w:id="1238" w:author="Kumar Baral" w:date="2022-12-12T16:18:00Z">
              <w:rPr>
                <w:b w:val="0"/>
                <w:bCs w:val="0"/>
              </w:rPr>
            </w:rPrChange>
          </w:rPr>
          <w:delInstrText xml:space="preserve"> SEQ Table \* ARABIC \s 1 </w:delInstrText>
        </w:r>
        <w:r w:rsidR="003D276E" w:rsidRPr="0045721D" w:rsidDel="00A04755">
          <w:rPr>
            <w:b w:val="0"/>
            <w:bCs w:val="0"/>
            <w:highlight w:val="yellow"/>
            <w:rPrChange w:id="1239" w:author="Kumar Baral" w:date="2022-12-12T16:18:00Z">
              <w:rPr>
                <w:b w:val="0"/>
                <w:bCs w:val="0"/>
                <w:noProof/>
              </w:rPr>
            </w:rPrChange>
          </w:rPr>
          <w:fldChar w:fldCharType="separate"/>
        </w:r>
        <w:r w:rsidR="00EA54C4" w:rsidRPr="0045721D" w:rsidDel="00A04755">
          <w:rPr>
            <w:b w:val="0"/>
            <w:bCs w:val="0"/>
            <w:noProof/>
            <w:highlight w:val="yellow"/>
            <w:rPrChange w:id="1240" w:author="Kumar Baral" w:date="2022-12-12T16:18:00Z">
              <w:rPr>
                <w:b w:val="0"/>
                <w:bCs w:val="0"/>
                <w:noProof/>
              </w:rPr>
            </w:rPrChange>
          </w:rPr>
          <w:delText>2</w:delText>
        </w:r>
        <w:r w:rsidR="003D276E" w:rsidRPr="0045721D" w:rsidDel="00A04755">
          <w:rPr>
            <w:b w:val="0"/>
            <w:bCs w:val="0"/>
            <w:noProof/>
            <w:highlight w:val="yellow"/>
            <w:rPrChange w:id="1241" w:author="Kumar Baral" w:date="2022-12-12T16:18:00Z">
              <w:rPr>
                <w:b w:val="0"/>
                <w:bCs w:val="0"/>
                <w:noProof/>
              </w:rPr>
            </w:rPrChange>
          </w:rPr>
          <w:fldChar w:fldCharType="end"/>
        </w:r>
      </w:del>
      <w:bookmarkEnd w:id="1226"/>
      <w:del w:id="1242" w:author="Kumar Baral" w:date="2022-12-12T16:54:00Z">
        <w:r w:rsidRPr="0045721D" w:rsidDel="00A04755">
          <w:rPr>
            <w:b w:val="0"/>
            <w:bCs w:val="0"/>
            <w:highlight w:val="yellow"/>
            <w:rPrChange w:id="1243" w:author="Kumar Baral" w:date="2022-12-12T16:18:00Z">
              <w:rPr>
                <w:b w:val="0"/>
                <w:bCs w:val="0"/>
              </w:rPr>
            </w:rPrChange>
          </w:rPr>
          <w:delText xml:space="preserve">: Catchment Area of Myagdi Khola at Proposed Intake </w:delText>
        </w:r>
        <w:bookmarkEnd w:id="1227"/>
        <w:r w:rsidRPr="0045721D" w:rsidDel="00A04755">
          <w:rPr>
            <w:b w:val="0"/>
            <w:bCs w:val="0"/>
            <w:highlight w:val="yellow"/>
            <w:rPrChange w:id="1244" w:author="Kumar Baral" w:date="2022-12-12T16:18:00Z">
              <w:rPr>
                <w:b w:val="0"/>
                <w:bCs w:val="0"/>
              </w:rPr>
            </w:rPrChange>
          </w:rPr>
          <w:delText>and Tailrace Sites</w:delText>
        </w:r>
        <w:bookmarkStart w:id="1245" w:name="_Toc121824688"/>
        <w:bookmarkStart w:id="1246" w:name="_Toc121825326"/>
        <w:bookmarkStart w:id="1247" w:name="_Toc121825966"/>
        <w:bookmarkStart w:id="1248" w:name="_Toc121826830"/>
        <w:bookmarkStart w:id="1249" w:name="_Toc121834253"/>
        <w:bookmarkStart w:id="1250" w:name="_Toc125550120"/>
        <w:bookmarkStart w:id="1251" w:name="_Toc125555615"/>
        <w:bookmarkStart w:id="1252" w:name="_Toc125557487"/>
        <w:bookmarkStart w:id="1253" w:name="_Toc125559374"/>
        <w:bookmarkStart w:id="1254" w:name="_Toc125618552"/>
        <w:bookmarkStart w:id="1255" w:name="_Toc125639999"/>
        <w:bookmarkStart w:id="1256" w:name="_Toc125642214"/>
        <w:bookmarkStart w:id="1257" w:name="_Toc125973984"/>
        <w:bookmarkStart w:id="1258" w:name="_Toc125974269"/>
        <w:bookmarkStart w:id="1259" w:name="_Toc126055186"/>
        <w:bookmarkStart w:id="1260" w:name="_Toc126057978"/>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261"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262" w:author="Kumar Baral" w:date="2022-12-12T16:54:00Z"/>
                <w:b/>
                <w:bCs/>
                <w:highlight w:val="yellow"/>
                <w:rPrChange w:id="1263" w:author="Kumar Baral" w:date="2022-12-12T16:18:00Z">
                  <w:rPr>
                    <w:del w:id="1264" w:author="Kumar Baral" w:date="2022-12-12T16:54:00Z"/>
                    <w:b/>
                    <w:bCs/>
                  </w:rPr>
                </w:rPrChange>
              </w:rPr>
            </w:pPr>
            <w:del w:id="1265" w:author="Kumar Baral" w:date="2022-12-12T16:54:00Z">
              <w:r w:rsidRPr="0045721D" w:rsidDel="00A04755">
                <w:rPr>
                  <w:b/>
                  <w:bCs/>
                  <w:highlight w:val="yellow"/>
                  <w:rPrChange w:id="1266" w:author="Kumar Baral" w:date="2022-12-12T16:18:00Z">
                    <w:rPr>
                      <w:b/>
                      <w:bCs/>
                    </w:rPr>
                  </w:rPrChange>
                </w:rPr>
                <w:delText>Elevation</w:delText>
              </w:r>
              <w:bookmarkStart w:id="1267" w:name="_Toc121824689"/>
              <w:bookmarkStart w:id="1268" w:name="_Toc121825327"/>
              <w:bookmarkStart w:id="1269" w:name="_Toc121825967"/>
              <w:bookmarkStart w:id="1270" w:name="_Toc121826831"/>
              <w:bookmarkStart w:id="1271" w:name="_Toc121834254"/>
              <w:bookmarkStart w:id="1272" w:name="_Toc125550121"/>
              <w:bookmarkStart w:id="1273" w:name="_Toc125555616"/>
              <w:bookmarkStart w:id="1274" w:name="_Toc125557488"/>
              <w:bookmarkStart w:id="1275" w:name="_Toc125559375"/>
              <w:bookmarkStart w:id="1276" w:name="_Toc125618553"/>
              <w:bookmarkStart w:id="1277" w:name="_Toc125640000"/>
              <w:bookmarkStart w:id="1278" w:name="_Toc125642215"/>
              <w:bookmarkStart w:id="1279" w:name="_Toc125973985"/>
              <w:bookmarkStart w:id="1280" w:name="_Toc125974270"/>
              <w:bookmarkStart w:id="1281" w:name="_Toc126055187"/>
              <w:bookmarkStart w:id="1282" w:name="_Toc126057979"/>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283" w:author="Kumar Baral" w:date="2022-12-12T16:54:00Z"/>
                <w:b/>
                <w:bCs/>
                <w:highlight w:val="yellow"/>
                <w:rPrChange w:id="1284" w:author="Kumar Baral" w:date="2022-12-12T16:18:00Z">
                  <w:rPr>
                    <w:del w:id="1285" w:author="Kumar Baral" w:date="2022-12-12T16:54:00Z"/>
                    <w:b/>
                    <w:bCs/>
                  </w:rPr>
                </w:rPrChange>
              </w:rPr>
            </w:pPr>
            <w:del w:id="1286" w:author="Kumar Baral" w:date="2022-12-12T16:54:00Z">
              <w:r w:rsidRPr="0045721D" w:rsidDel="00A04755">
                <w:rPr>
                  <w:b/>
                  <w:bCs/>
                  <w:highlight w:val="yellow"/>
                  <w:rPrChange w:id="1287" w:author="Kumar Baral" w:date="2022-12-12T16:18:00Z">
                    <w:rPr>
                      <w:b/>
                      <w:bCs/>
                    </w:rPr>
                  </w:rPrChange>
                </w:rPr>
                <w:delText>Intake at Myagdi Khola</w:delText>
              </w:r>
              <w:bookmarkStart w:id="1288" w:name="_Toc121824690"/>
              <w:bookmarkStart w:id="1289" w:name="_Toc121825328"/>
              <w:bookmarkStart w:id="1290" w:name="_Toc121825968"/>
              <w:bookmarkStart w:id="1291" w:name="_Toc121826832"/>
              <w:bookmarkStart w:id="1292" w:name="_Toc121834255"/>
              <w:bookmarkStart w:id="1293" w:name="_Toc125550122"/>
              <w:bookmarkStart w:id="1294" w:name="_Toc125555617"/>
              <w:bookmarkStart w:id="1295" w:name="_Toc125557489"/>
              <w:bookmarkStart w:id="1296" w:name="_Toc125559376"/>
              <w:bookmarkStart w:id="1297" w:name="_Toc125618554"/>
              <w:bookmarkStart w:id="1298" w:name="_Toc125640001"/>
              <w:bookmarkStart w:id="1299" w:name="_Toc125642216"/>
              <w:bookmarkStart w:id="1300" w:name="_Toc125973986"/>
              <w:bookmarkStart w:id="1301" w:name="_Toc125974271"/>
              <w:bookmarkStart w:id="1302" w:name="_Toc126055188"/>
              <w:bookmarkStart w:id="1303" w:name="_Toc126057980"/>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304" w:author="Kumar Baral" w:date="2022-12-12T16:54:00Z"/>
                <w:b/>
                <w:bCs/>
                <w:highlight w:val="yellow"/>
                <w:rPrChange w:id="1305" w:author="Kumar Baral" w:date="2022-12-12T16:18:00Z">
                  <w:rPr>
                    <w:del w:id="1306" w:author="Kumar Baral" w:date="2022-12-12T16:54:00Z"/>
                    <w:b/>
                    <w:bCs/>
                  </w:rPr>
                </w:rPrChange>
              </w:rPr>
            </w:pPr>
            <w:del w:id="1307" w:author="Kumar Baral" w:date="2022-12-12T16:54:00Z">
              <w:r w:rsidRPr="0045721D" w:rsidDel="00A04755">
                <w:rPr>
                  <w:b/>
                  <w:bCs/>
                  <w:highlight w:val="yellow"/>
                  <w:rPrChange w:id="1308" w:author="Kumar Baral" w:date="2022-12-12T16:18:00Z">
                    <w:rPr>
                      <w:b/>
                      <w:bCs/>
                    </w:rPr>
                  </w:rPrChange>
                </w:rPr>
                <w:delText>Intake at Kunaban Khola</w:delText>
              </w:r>
              <w:bookmarkStart w:id="1309" w:name="_Toc121824691"/>
              <w:bookmarkStart w:id="1310" w:name="_Toc121825329"/>
              <w:bookmarkStart w:id="1311" w:name="_Toc121825969"/>
              <w:bookmarkStart w:id="1312" w:name="_Toc121826833"/>
              <w:bookmarkStart w:id="1313" w:name="_Toc121834256"/>
              <w:bookmarkStart w:id="1314" w:name="_Toc125550123"/>
              <w:bookmarkStart w:id="1315" w:name="_Toc125555618"/>
              <w:bookmarkStart w:id="1316" w:name="_Toc125557490"/>
              <w:bookmarkStart w:id="1317" w:name="_Toc125559377"/>
              <w:bookmarkStart w:id="1318" w:name="_Toc125618555"/>
              <w:bookmarkStart w:id="1319" w:name="_Toc125640002"/>
              <w:bookmarkStart w:id="1320" w:name="_Toc125642217"/>
              <w:bookmarkStart w:id="1321" w:name="_Toc125973987"/>
              <w:bookmarkStart w:id="1322" w:name="_Toc125974272"/>
              <w:bookmarkStart w:id="1323" w:name="_Toc126055189"/>
              <w:bookmarkStart w:id="1324" w:name="_Toc126057981"/>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325" w:author="Kumar Baral" w:date="2022-12-12T16:54:00Z"/>
                <w:b/>
                <w:bCs/>
                <w:highlight w:val="yellow"/>
                <w:rPrChange w:id="1326" w:author="Kumar Baral" w:date="2022-12-12T16:18:00Z">
                  <w:rPr>
                    <w:del w:id="1327" w:author="Kumar Baral" w:date="2022-12-12T16:54:00Z"/>
                    <w:b/>
                    <w:bCs/>
                  </w:rPr>
                </w:rPrChange>
              </w:rPr>
            </w:pPr>
            <w:del w:id="1328" w:author="Kumar Baral" w:date="2022-12-12T16:54:00Z">
              <w:r w:rsidRPr="0045721D" w:rsidDel="00A04755">
                <w:rPr>
                  <w:b/>
                  <w:bCs/>
                  <w:highlight w:val="yellow"/>
                  <w:rPrChange w:id="1329" w:author="Kumar Baral" w:date="2022-12-12T16:18:00Z">
                    <w:rPr>
                      <w:b/>
                      <w:bCs/>
                    </w:rPr>
                  </w:rPrChange>
                </w:rPr>
                <w:delText>Intake_Total (Myagdi+Kunban)</w:delText>
              </w:r>
              <w:bookmarkStart w:id="1330" w:name="_Toc121824692"/>
              <w:bookmarkStart w:id="1331" w:name="_Toc121825330"/>
              <w:bookmarkStart w:id="1332" w:name="_Toc121825970"/>
              <w:bookmarkStart w:id="1333" w:name="_Toc121826834"/>
              <w:bookmarkStart w:id="1334" w:name="_Toc121834257"/>
              <w:bookmarkStart w:id="1335" w:name="_Toc125550124"/>
              <w:bookmarkStart w:id="1336" w:name="_Toc125555619"/>
              <w:bookmarkStart w:id="1337" w:name="_Toc125557491"/>
              <w:bookmarkStart w:id="1338" w:name="_Toc125559378"/>
              <w:bookmarkStart w:id="1339" w:name="_Toc125618556"/>
              <w:bookmarkStart w:id="1340" w:name="_Toc125640003"/>
              <w:bookmarkStart w:id="1341" w:name="_Toc125642218"/>
              <w:bookmarkStart w:id="1342" w:name="_Toc125973988"/>
              <w:bookmarkStart w:id="1343" w:name="_Toc125974273"/>
              <w:bookmarkStart w:id="1344" w:name="_Toc126055190"/>
              <w:bookmarkStart w:id="1345" w:name="_Toc126057982"/>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346" w:author="Kumar Baral" w:date="2022-12-12T16:54:00Z"/>
                <w:b/>
                <w:bCs/>
                <w:highlight w:val="yellow"/>
                <w:rPrChange w:id="1347" w:author="Kumar Baral" w:date="2022-12-12T16:18:00Z">
                  <w:rPr>
                    <w:del w:id="1348" w:author="Kumar Baral" w:date="2022-12-12T16:54:00Z"/>
                    <w:b/>
                    <w:bCs/>
                  </w:rPr>
                </w:rPrChange>
              </w:rPr>
            </w:pPr>
            <w:del w:id="1349" w:author="Kumar Baral" w:date="2022-12-12T16:54:00Z">
              <w:r w:rsidRPr="0045721D" w:rsidDel="00A04755">
                <w:rPr>
                  <w:b/>
                  <w:bCs/>
                  <w:highlight w:val="yellow"/>
                  <w:rPrChange w:id="1350" w:author="Kumar Baral" w:date="2022-12-12T16:18:00Z">
                    <w:rPr>
                      <w:b/>
                      <w:bCs/>
                    </w:rPr>
                  </w:rPrChange>
                </w:rPr>
                <w:delText>Tailrace</w:delText>
              </w:r>
              <w:bookmarkStart w:id="1351" w:name="_Toc121824693"/>
              <w:bookmarkStart w:id="1352" w:name="_Toc121825331"/>
              <w:bookmarkStart w:id="1353" w:name="_Toc121825971"/>
              <w:bookmarkStart w:id="1354" w:name="_Toc121826835"/>
              <w:bookmarkStart w:id="1355" w:name="_Toc121834258"/>
              <w:bookmarkStart w:id="1356" w:name="_Toc125550125"/>
              <w:bookmarkStart w:id="1357" w:name="_Toc125555620"/>
              <w:bookmarkStart w:id="1358" w:name="_Toc125557492"/>
              <w:bookmarkStart w:id="1359" w:name="_Toc125559379"/>
              <w:bookmarkStart w:id="1360" w:name="_Toc125618557"/>
              <w:bookmarkStart w:id="1361" w:name="_Toc125640004"/>
              <w:bookmarkStart w:id="1362" w:name="_Toc125642219"/>
              <w:bookmarkStart w:id="1363" w:name="_Toc125973989"/>
              <w:bookmarkStart w:id="1364" w:name="_Toc125974274"/>
              <w:bookmarkStart w:id="1365" w:name="_Toc126055191"/>
              <w:bookmarkStart w:id="1366" w:name="_Toc126057983"/>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del>
          </w:p>
        </w:tc>
        <w:bookmarkStart w:id="1367" w:name="_Toc121824694"/>
        <w:bookmarkStart w:id="1368" w:name="_Toc121825332"/>
        <w:bookmarkStart w:id="1369" w:name="_Toc121825972"/>
        <w:bookmarkStart w:id="1370" w:name="_Toc121826836"/>
        <w:bookmarkStart w:id="1371" w:name="_Toc121834259"/>
        <w:bookmarkStart w:id="1372" w:name="_Toc125550126"/>
        <w:bookmarkStart w:id="1373" w:name="_Toc125555621"/>
        <w:bookmarkStart w:id="1374" w:name="_Toc125557493"/>
        <w:bookmarkStart w:id="1375" w:name="_Toc125559380"/>
        <w:bookmarkStart w:id="1376" w:name="_Toc125618558"/>
        <w:bookmarkStart w:id="1377" w:name="_Toc125640005"/>
        <w:bookmarkStart w:id="1378" w:name="_Toc125642220"/>
        <w:bookmarkStart w:id="1379" w:name="_Toc125973990"/>
        <w:bookmarkStart w:id="1380" w:name="_Toc125974275"/>
        <w:bookmarkStart w:id="1381" w:name="_Toc126055192"/>
        <w:bookmarkStart w:id="1382" w:name="_Toc126057984"/>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tr>
      <w:tr w:rsidR="006238CC" w:rsidRPr="0045721D" w:rsidDel="00A04755" w14:paraId="46F6E388" w14:textId="67B65521" w:rsidTr="00E9411B">
        <w:trPr>
          <w:trHeight w:val="756"/>
          <w:jc w:val="center"/>
          <w:del w:id="1383"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384" w:author="Kumar Baral" w:date="2022-12-12T16:54:00Z"/>
                <w:b/>
                <w:bCs/>
                <w:highlight w:val="yellow"/>
                <w:rPrChange w:id="1385" w:author="Kumar Baral" w:date="2022-12-12T16:18:00Z">
                  <w:rPr>
                    <w:del w:id="1386" w:author="Kumar Baral" w:date="2022-12-12T16:54:00Z"/>
                    <w:b/>
                    <w:bCs/>
                  </w:rPr>
                </w:rPrChange>
              </w:rPr>
            </w:pPr>
            <w:bookmarkStart w:id="1387" w:name="_Toc121824695"/>
            <w:bookmarkStart w:id="1388" w:name="_Toc121825333"/>
            <w:bookmarkStart w:id="1389" w:name="_Toc121825973"/>
            <w:bookmarkStart w:id="1390" w:name="_Toc121826837"/>
            <w:bookmarkStart w:id="1391" w:name="_Toc121834260"/>
            <w:bookmarkStart w:id="1392" w:name="_Toc125550127"/>
            <w:bookmarkStart w:id="1393" w:name="_Toc125555622"/>
            <w:bookmarkStart w:id="1394" w:name="_Toc125557494"/>
            <w:bookmarkStart w:id="1395" w:name="_Toc125559381"/>
            <w:bookmarkStart w:id="1396" w:name="_Toc125618559"/>
            <w:bookmarkStart w:id="1397" w:name="_Toc125640006"/>
            <w:bookmarkStart w:id="1398" w:name="_Toc125642221"/>
            <w:bookmarkStart w:id="1399" w:name="_Toc125973991"/>
            <w:bookmarkStart w:id="1400" w:name="_Toc125974276"/>
            <w:bookmarkStart w:id="1401" w:name="_Toc126055193"/>
            <w:bookmarkStart w:id="1402" w:name="_Toc126057985"/>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403" w:author="Kumar Baral" w:date="2022-12-12T16:54:00Z"/>
                <w:b/>
                <w:bCs/>
                <w:highlight w:val="yellow"/>
                <w:rPrChange w:id="1404" w:author="Kumar Baral" w:date="2022-12-12T16:18:00Z">
                  <w:rPr>
                    <w:del w:id="1405" w:author="Kumar Baral" w:date="2022-12-12T16:54:00Z"/>
                    <w:b/>
                    <w:bCs/>
                  </w:rPr>
                </w:rPrChange>
              </w:rPr>
            </w:pPr>
            <w:del w:id="1406" w:author="Kumar Baral" w:date="2022-12-12T16:54:00Z">
              <w:r w:rsidRPr="0045721D" w:rsidDel="00A04755">
                <w:rPr>
                  <w:b/>
                  <w:bCs/>
                  <w:highlight w:val="yellow"/>
                  <w:rPrChange w:id="1407" w:author="Kumar Baral" w:date="2022-12-12T16:18:00Z">
                    <w:rPr>
                      <w:b/>
                      <w:bCs/>
                    </w:rPr>
                  </w:rPrChange>
                </w:rPr>
                <w:delText>Area (km</w:delText>
              </w:r>
              <w:r w:rsidRPr="0045721D" w:rsidDel="00A04755">
                <w:rPr>
                  <w:b/>
                  <w:bCs/>
                  <w:highlight w:val="yellow"/>
                  <w:vertAlign w:val="superscript"/>
                  <w:rPrChange w:id="1408" w:author="Kumar Baral" w:date="2022-12-12T16:18:00Z">
                    <w:rPr>
                      <w:b/>
                      <w:bCs/>
                      <w:vertAlign w:val="superscript"/>
                    </w:rPr>
                  </w:rPrChange>
                </w:rPr>
                <w:delText>2</w:delText>
              </w:r>
              <w:r w:rsidRPr="0045721D" w:rsidDel="00A04755">
                <w:rPr>
                  <w:b/>
                  <w:bCs/>
                  <w:highlight w:val="yellow"/>
                  <w:rPrChange w:id="1409" w:author="Kumar Baral" w:date="2022-12-12T16:18:00Z">
                    <w:rPr>
                      <w:b/>
                      <w:bCs/>
                    </w:rPr>
                  </w:rPrChange>
                </w:rPr>
                <w:delText>)</w:delText>
              </w:r>
              <w:bookmarkStart w:id="1410" w:name="_Toc121824696"/>
              <w:bookmarkStart w:id="1411" w:name="_Toc121825334"/>
              <w:bookmarkStart w:id="1412" w:name="_Toc121825974"/>
              <w:bookmarkStart w:id="1413" w:name="_Toc121826838"/>
              <w:bookmarkStart w:id="1414" w:name="_Toc121834261"/>
              <w:bookmarkStart w:id="1415" w:name="_Toc125550128"/>
              <w:bookmarkStart w:id="1416" w:name="_Toc125555623"/>
              <w:bookmarkStart w:id="1417" w:name="_Toc125557495"/>
              <w:bookmarkStart w:id="1418" w:name="_Toc125559382"/>
              <w:bookmarkStart w:id="1419" w:name="_Toc125618560"/>
              <w:bookmarkStart w:id="1420" w:name="_Toc125640007"/>
              <w:bookmarkStart w:id="1421" w:name="_Toc125642222"/>
              <w:bookmarkStart w:id="1422" w:name="_Toc125973992"/>
              <w:bookmarkStart w:id="1423" w:name="_Toc125974277"/>
              <w:bookmarkStart w:id="1424" w:name="_Toc126055194"/>
              <w:bookmarkStart w:id="1425" w:name="_Toc126057986"/>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426" w:author="Kumar Baral" w:date="2022-12-12T16:54:00Z"/>
                <w:b/>
                <w:bCs/>
                <w:highlight w:val="yellow"/>
                <w:rPrChange w:id="1427" w:author="Kumar Baral" w:date="2022-12-12T16:18:00Z">
                  <w:rPr>
                    <w:del w:id="1428" w:author="Kumar Baral" w:date="2022-12-12T16:54:00Z"/>
                    <w:b/>
                    <w:bCs/>
                  </w:rPr>
                </w:rPrChange>
              </w:rPr>
            </w:pPr>
            <w:del w:id="1429" w:author="Kumar Baral" w:date="2022-12-12T16:54:00Z">
              <w:r w:rsidRPr="0045721D" w:rsidDel="00A04755">
                <w:rPr>
                  <w:b/>
                  <w:bCs/>
                  <w:highlight w:val="yellow"/>
                  <w:rPrChange w:id="1430" w:author="Kumar Baral" w:date="2022-12-12T16:18:00Z">
                    <w:rPr>
                      <w:b/>
                      <w:bCs/>
                    </w:rPr>
                  </w:rPrChange>
                </w:rPr>
                <w:delText>%</w:delText>
              </w:r>
              <w:bookmarkStart w:id="1431" w:name="_Toc121824697"/>
              <w:bookmarkStart w:id="1432" w:name="_Toc121825335"/>
              <w:bookmarkStart w:id="1433" w:name="_Toc121825975"/>
              <w:bookmarkStart w:id="1434" w:name="_Toc121826839"/>
              <w:bookmarkStart w:id="1435" w:name="_Toc121834262"/>
              <w:bookmarkStart w:id="1436" w:name="_Toc125550129"/>
              <w:bookmarkStart w:id="1437" w:name="_Toc125555624"/>
              <w:bookmarkStart w:id="1438" w:name="_Toc125557496"/>
              <w:bookmarkStart w:id="1439" w:name="_Toc125559383"/>
              <w:bookmarkStart w:id="1440" w:name="_Toc125618561"/>
              <w:bookmarkStart w:id="1441" w:name="_Toc125640008"/>
              <w:bookmarkStart w:id="1442" w:name="_Toc125642223"/>
              <w:bookmarkStart w:id="1443" w:name="_Toc125973993"/>
              <w:bookmarkStart w:id="1444" w:name="_Toc125974278"/>
              <w:bookmarkStart w:id="1445" w:name="_Toc126055195"/>
              <w:bookmarkStart w:id="1446" w:name="_Toc126057987"/>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447" w:author="Kumar Baral" w:date="2022-12-12T16:54:00Z"/>
                <w:b/>
                <w:bCs/>
                <w:highlight w:val="yellow"/>
                <w:rPrChange w:id="1448" w:author="Kumar Baral" w:date="2022-12-12T16:18:00Z">
                  <w:rPr>
                    <w:del w:id="1449" w:author="Kumar Baral" w:date="2022-12-12T16:54:00Z"/>
                    <w:b/>
                    <w:bCs/>
                  </w:rPr>
                </w:rPrChange>
              </w:rPr>
            </w:pPr>
            <w:del w:id="1450" w:author="Kumar Baral" w:date="2022-12-12T16:54:00Z">
              <w:r w:rsidRPr="0045721D" w:rsidDel="00A04755">
                <w:rPr>
                  <w:b/>
                  <w:bCs/>
                  <w:highlight w:val="yellow"/>
                  <w:rPrChange w:id="1451" w:author="Kumar Baral" w:date="2022-12-12T16:18:00Z">
                    <w:rPr>
                      <w:b/>
                      <w:bCs/>
                    </w:rPr>
                  </w:rPrChange>
                </w:rPr>
                <w:delText>Area (km</w:delText>
              </w:r>
              <w:r w:rsidRPr="0045721D" w:rsidDel="00A04755">
                <w:rPr>
                  <w:b/>
                  <w:bCs/>
                  <w:highlight w:val="yellow"/>
                  <w:vertAlign w:val="superscript"/>
                  <w:rPrChange w:id="1452" w:author="Kumar Baral" w:date="2022-12-12T16:18:00Z">
                    <w:rPr>
                      <w:b/>
                      <w:bCs/>
                      <w:vertAlign w:val="superscript"/>
                    </w:rPr>
                  </w:rPrChange>
                </w:rPr>
                <w:delText>2</w:delText>
              </w:r>
              <w:r w:rsidRPr="0045721D" w:rsidDel="00A04755">
                <w:rPr>
                  <w:b/>
                  <w:bCs/>
                  <w:highlight w:val="yellow"/>
                  <w:rPrChange w:id="1453" w:author="Kumar Baral" w:date="2022-12-12T16:18:00Z">
                    <w:rPr>
                      <w:b/>
                      <w:bCs/>
                    </w:rPr>
                  </w:rPrChange>
                </w:rPr>
                <w:delText>)</w:delText>
              </w:r>
              <w:bookmarkStart w:id="1454" w:name="_Toc121824698"/>
              <w:bookmarkStart w:id="1455" w:name="_Toc121825336"/>
              <w:bookmarkStart w:id="1456" w:name="_Toc121825976"/>
              <w:bookmarkStart w:id="1457" w:name="_Toc121826840"/>
              <w:bookmarkStart w:id="1458" w:name="_Toc121834263"/>
              <w:bookmarkStart w:id="1459" w:name="_Toc125550130"/>
              <w:bookmarkStart w:id="1460" w:name="_Toc125555625"/>
              <w:bookmarkStart w:id="1461" w:name="_Toc125557497"/>
              <w:bookmarkStart w:id="1462" w:name="_Toc125559384"/>
              <w:bookmarkStart w:id="1463" w:name="_Toc125618562"/>
              <w:bookmarkStart w:id="1464" w:name="_Toc125640009"/>
              <w:bookmarkStart w:id="1465" w:name="_Toc125642224"/>
              <w:bookmarkStart w:id="1466" w:name="_Toc125973994"/>
              <w:bookmarkStart w:id="1467" w:name="_Toc125974279"/>
              <w:bookmarkStart w:id="1468" w:name="_Toc126055196"/>
              <w:bookmarkStart w:id="1469" w:name="_Toc126057988"/>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470" w:author="Kumar Baral" w:date="2022-12-12T16:54:00Z"/>
                <w:b/>
                <w:bCs/>
                <w:highlight w:val="yellow"/>
                <w:rPrChange w:id="1471" w:author="Kumar Baral" w:date="2022-12-12T16:18:00Z">
                  <w:rPr>
                    <w:del w:id="1472" w:author="Kumar Baral" w:date="2022-12-12T16:54:00Z"/>
                    <w:b/>
                    <w:bCs/>
                  </w:rPr>
                </w:rPrChange>
              </w:rPr>
            </w:pPr>
            <w:del w:id="1473" w:author="Kumar Baral" w:date="2022-12-12T16:54:00Z">
              <w:r w:rsidRPr="0045721D" w:rsidDel="00A04755">
                <w:rPr>
                  <w:b/>
                  <w:bCs/>
                  <w:highlight w:val="yellow"/>
                  <w:rPrChange w:id="1474" w:author="Kumar Baral" w:date="2022-12-12T16:18:00Z">
                    <w:rPr>
                      <w:b/>
                      <w:bCs/>
                    </w:rPr>
                  </w:rPrChange>
                </w:rPr>
                <w:delText>%</w:delText>
              </w:r>
              <w:bookmarkStart w:id="1475" w:name="_Toc121824699"/>
              <w:bookmarkStart w:id="1476" w:name="_Toc121825337"/>
              <w:bookmarkStart w:id="1477" w:name="_Toc121825977"/>
              <w:bookmarkStart w:id="1478" w:name="_Toc121826841"/>
              <w:bookmarkStart w:id="1479" w:name="_Toc121834264"/>
              <w:bookmarkStart w:id="1480" w:name="_Toc125550131"/>
              <w:bookmarkStart w:id="1481" w:name="_Toc125555626"/>
              <w:bookmarkStart w:id="1482" w:name="_Toc125557498"/>
              <w:bookmarkStart w:id="1483" w:name="_Toc125559385"/>
              <w:bookmarkStart w:id="1484" w:name="_Toc125618563"/>
              <w:bookmarkStart w:id="1485" w:name="_Toc125640010"/>
              <w:bookmarkStart w:id="1486" w:name="_Toc125642225"/>
              <w:bookmarkStart w:id="1487" w:name="_Toc125973995"/>
              <w:bookmarkStart w:id="1488" w:name="_Toc125974280"/>
              <w:bookmarkStart w:id="1489" w:name="_Toc126055197"/>
              <w:bookmarkStart w:id="1490" w:name="_Toc126057989"/>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491" w:author="Kumar Baral" w:date="2022-12-12T16:54:00Z"/>
                <w:b/>
                <w:bCs/>
                <w:highlight w:val="yellow"/>
                <w:rPrChange w:id="1492" w:author="Kumar Baral" w:date="2022-12-12T16:18:00Z">
                  <w:rPr>
                    <w:del w:id="1493" w:author="Kumar Baral" w:date="2022-12-12T16:54:00Z"/>
                    <w:b/>
                    <w:bCs/>
                  </w:rPr>
                </w:rPrChange>
              </w:rPr>
            </w:pPr>
            <w:del w:id="1494" w:author="Kumar Baral" w:date="2022-12-12T16:54:00Z">
              <w:r w:rsidRPr="0045721D" w:rsidDel="00A04755">
                <w:rPr>
                  <w:b/>
                  <w:bCs/>
                  <w:highlight w:val="yellow"/>
                  <w:rPrChange w:id="1495" w:author="Kumar Baral" w:date="2022-12-12T16:18:00Z">
                    <w:rPr>
                      <w:b/>
                      <w:bCs/>
                    </w:rPr>
                  </w:rPrChange>
                </w:rPr>
                <w:delText>Area (km</w:delText>
              </w:r>
              <w:r w:rsidRPr="0045721D" w:rsidDel="00A04755">
                <w:rPr>
                  <w:b/>
                  <w:bCs/>
                  <w:highlight w:val="yellow"/>
                  <w:vertAlign w:val="superscript"/>
                  <w:rPrChange w:id="1496" w:author="Kumar Baral" w:date="2022-12-12T16:18:00Z">
                    <w:rPr>
                      <w:b/>
                      <w:bCs/>
                      <w:vertAlign w:val="superscript"/>
                    </w:rPr>
                  </w:rPrChange>
                </w:rPr>
                <w:delText>2</w:delText>
              </w:r>
              <w:r w:rsidRPr="0045721D" w:rsidDel="00A04755">
                <w:rPr>
                  <w:b/>
                  <w:bCs/>
                  <w:highlight w:val="yellow"/>
                  <w:rPrChange w:id="1497" w:author="Kumar Baral" w:date="2022-12-12T16:18:00Z">
                    <w:rPr>
                      <w:b/>
                      <w:bCs/>
                    </w:rPr>
                  </w:rPrChange>
                </w:rPr>
                <w:delText>)</w:delText>
              </w:r>
              <w:bookmarkStart w:id="1498" w:name="_Toc121824700"/>
              <w:bookmarkStart w:id="1499" w:name="_Toc121825338"/>
              <w:bookmarkStart w:id="1500" w:name="_Toc121825978"/>
              <w:bookmarkStart w:id="1501" w:name="_Toc121826842"/>
              <w:bookmarkStart w:id="1502" w:name="_Toc121834265"/>
              <w:bookmarkStart w:id="1503" w:name="_Toc125550132"/>
              <w:bookmarkStart w:id="1504" w:name="_Toc125555627"/>
              <w:bookmarkStart w:id="1505" w:name="_Toc125557499"/>
              <w:bookmarkStart w:id="1506" w:name="_Toc125559386"/>
              <w:bookmarkStart w:id="1507" w:name="_Toc125618564"/>
              <w:bookmarkStart w:id="1508" w:name="_Toc125640011"/>
              <w:bookmarkStart w:id="1509" w:name="_Toc125642226"/>
              <w:bookmarkStart w:id="1510" w:name="_Toc125973996"/>
              <w:bookmarkStart w:id="1511" w:name="_Toc125974281"/>
              <w:bookmarkStart w:id="1512" w:name="_Toc126055198"/>
              <w:bookmarkStart w:id="1513" w:name="_Toc126057990"/>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514" w:author="Kumar Baral" w:date="2022-12-12T16:54:00Z"/>
                <w:b/>
                <w:bCs/>
                <w:highlight w:val="yellow"/>
                <w:rPrChange w:id="1515" w:author="Kumar Baral" w:date="2022-12-12T16:18:00Z">
                  <w:rPr>
                    <w:del w:id="1516" w:author="Kumar Baral" w:date="2022-12-12T16:54:00Z"/>
                    <w:b/>
                    <w:bCs/>
                  </w:rPr>
                </w:rPrChange>
              </w:rPr>
            </w:pPr>
            <w:del w:id="1517" w:author="Kumar Baral" w:date="2022-12-12T16:54:00Z">
              <w:r w:rsidRPr="0045721D" w:rsidDel="00A04755">
                <w:rPr>
                  <w:b/>
                  <w:bCs/>
                  <w:highlight w:val="yellow"/>
                  <w:rPrChange w:id="1518" w:author="Kumar Baral" w:date="2022-12-12T16:18:00Z">
                    <w:rPr>
                      <w:b/>
                      <w:bCs/>
                    </w:rPr>
                  </w:rPrChange>
                </w:rPr>
                <w:delText>%</w:delText>
              </w:r>
              <w:bookmarkStart w:id="1519" w:name="_Toc121824701"/>
              <w:bookmarkStart w:id="1520" w:name="_Toc121825339"/>
              <w:bookmarkStart w:id="1521" w:name="_Toc121825979"/>
              <w:bookmarkStart w:id="1522" w:name="_Toc121826843"/>
              <w:bookmarkStart w:id="1523" w:name="_Toc121834266"/>
              <w:bookmarkStart w:id="1524" w:name="_Toc125550133"/>
              <w:bookmarkStart w:id="1525" w:name="_Toc125555628"/>
              <w:bookmarkStart w:id="1526" w:name="_Toc125557500"/>
              <w:bookmarkStart w:id="1527" w:name="_Toc125559387"/>
              <w:bookmarkStart w:id="1528" w:name="_Toc125618565"/>
              <w:bookmarkStart w:id="1529" w:name="_Toc125640012"/>
              <w:bookmarkStart w:id="1530" w:name="_Toc125642227"/>
              <w:bookmarkStart w:id="1531" w:name="_Toc125973997"/>
              <w:bookmarkStart w:id="1532" w:name="_Toc125974282"/>
              <w:bookmarkStart w:id="1533" w:name="_Toc126055199"/>
              <w:bookmarkStart w:id="1534" w:name="_Toc126057991"/>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535" w:author="Kumar Baral" w:date="2022-12-12T16:54:00Z"/>
                <w:b/>
                <w:bCs/>
                <w:highlight w:val="yellow"/>
                <w:rPrChange w:id="1536" w:author="Kumar Baral" w:date="2022-12-12T16:18:00Z">
                  <w:rPr>
                    <w:del w:id="1537" w:author="Kumar Baral" w:date="2022-12-12T16:54:00Z"/>
                    <w:b/>
                    <w:bCs/>
                  </w:rPr>
                </w:rPrChange>
              </w:rPr>
            </w:pPr>
            <w:del w:id="1538" w:author="Kumar Baral" w:date="2022-12-12T16:54:00Z">
              <w:r w:rsidRPr="0045721D" w:rsidDel="00A04755">
                <w:rPr>
                  <w:b/>
                  <w:bCs/>
                  <w:highlight w:val="yellow"/>
                  <w:rPrChange w:id="1539" w:author="Kumar Baral" w:date="2022-12-12T16:18:00Z">
                    <w:rPr>
                      <w:b/>
                      <w:bCs/>
                    </w:rPr>
                  </w:rPrChange>
                </w:rPr>
                <w:delText>Area (km</w:delText>
              </w:r>
              <w:r w:rsidRPr="0045721D" w:rsidDel="00A04755">
                <w:rPr>
                  <w:b/>
                  <w:bCs/>
                  <w:highlight w:val="yellow"/>
                  <w:vertAlign w:val="superscript"/>
                  <w:rPrChange w:id="1540" w:author="Kumar Baral" w:date="2022-12-12T16:18:00Z">
                    <w:rPr>
                      <w:b/>
                      <w:bCs/>
                      <w:vertAlign w:val="superscript"/>
                    </w:rPr>
                  </w:rPrChange>
                </w:rPr>
                <w:delText>2</w:delText>
              </w:r>
              <w:r w:rsidRPr="0045721D" w:rsidDel="00A04755">
                <w:rPr>
                  <w:b/>
                  <w:bCs/>
                  <w:highlight w:val="yellow"/>
                  <w:rPrChange w:id="1541" w:author="Kumar Baral" w:date="2022-12-12T16:18:00Z">
                    <w:rPr>
                      <w:b/>
                      <w:bCs/>
                    </w:rPr>
                  </w:rPrChange>
                </w:rPr>
                <w:delText>)</w:delText>
              </w:r>
              <w:bookmarkStart w:id="1542" w:name="_Toc121824702"/>
              <w:bookmarkStart w:id="1543" w:name="_Toc121825340"/>
              <w:bookmarkStart w:id="1544" w:name="_Toc121825980"/>
              <w:bookmarkStart w:id="1545" w:name="_Toc121826844"/>
              <w:bookmarkStart w:id="1546" w:name="_Toc121834267"/>
              <w:bookmarkStart w:id="1547" w:name="_Toc125550134"/>
              <w:bookmarkStart w:id="1548" w:name="_Toc125555629"/>
              <w:bookmarkStart w:id="1549" w:name="_Toc125557501"/>
              <w:bookmarkStart w:id="1550" w:name="_Toc125559388"/>
              <w:bookmarkStart w:id="1551" w:name="_Toc125618566"/>
              <w:bookmarkStart w:id="1552" w:name="_Toc125640013"/>
              <w:bookmarkStart w:id="1553" w:name="_Toc125642228"/>
              <w:bookmarkStart w:id="1554" w:name="_Toc125973998"/>
              <w:bookmarkStart w:id="1555" w:name="_Toc125974283"/>
              <w:bookmarkStart w:id="1556" w:name="_Toc126055200"/>
              <w:bookmarkStart w:id="1557" w:name="_Toc126057992"/>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558" w:author="Kumar Baral" w:date="2022-12-12T16:54:00Z"/>
                <w:b/>
                <w:bCs/>
                <w:highlight w:val="yellow"/>
                <w:rPrChange w:id="1559" w:author="Kumar Baral" w:date="2022-12-12T16:18:00Z">
                  <w:rPr>
                    <w:del w:id="1560" w:author="Kumar Baral" w:date="2022-12-12T16:54:00Z"/>
                    <w:b/>
                    <w:bCs/>
                  </w:rPr>
                </w:rPrChange>
              </w:rPr>
            </w:pPr>
            <w:del w:id="1561" w:author="Kumar Baral" w:date="2022-12-12T16:54:00Z">
              <w:r w:rsidRPr="0045721D" w:rsidDel="00A04755">
                <w:rPr>
                  <w:b/>
                  <w:bCs/>
                  <w:highlight w:val="yellow"/>
                  <w:rPrChange w:id="1562" w:author="Kumar Baral" w:date="2022-12-12T16:18:00Z">
                    <w:rPr>
                      <w:b/>
                      <w:bCs/>
                    </w:rPr>
                  </w:rPrChange>
                </w:rPr>
                <w:delText>%</w:delText>
              </w:r>
              <w:bookmarkStart w:id="1563" w:name="_Toc121824703"/>
              <w:bookmarkStart w:id="1564" w:name="_Toc121825341"/>
              <w:bookmarkStart w:id="1565" w:name="_Toc121825981"/>
              <w:bookmarkStart w:id="1566" w:name="_Toc121826845"/>
              <w:bookmarkStart w:id="1567" w:name="_Toc121834268"/>
              <w:bookmarkStart w:id="1568" w:name="_Toc125550135"/>
              <w:bookmarkStart w:id="1569" w:name="_Toc125555630"/>
              <w:bookmarkStart w:id="1570" w:name="_Toc125557502"/>
              <w:bookmarkStart w:id="1571" w:name="_Toc125559389"/>
              <w:bookmarkStart w:id="1572" w:name="_Toc125618567"/>
              <w:bookmarkStart w:id="1573" w:name="_Toc125640014"/>
              <w:bookmarkStart w:id="1574" w:name="_Toc125642229"/>
              <w:bookmarkStart w:id="1575" w:name="_Toc125973999"/>
              <w:bookmarkStart w:id="1576" w:name="_Toc125974284"/>
              <w:bookmarkStart w:id="1577" w:name="_Toc126055201"/>
              <w:bookmarkStart w:id="1578" w:name="_Toc126057993"/>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del>
          </w:p>
        </w:tc>
        <w:bookmarkStart w:id="1579" w:name="_Toc121824704"/>
        <w:bookmarkStart w:id="1580" w:name="_Toc121825342"/>
        <w:bookmarkStart w:id="1581" w:name="_Toc121825982"/>
        <w:bookmarkStart w:id="1582" w:name="_Toc121826846"/>
        <w:bookmarkStart w:id="1583" w:name="_Toc121834269"/>
        <w:bookmarkStart w:id="1584" w:name="_Toc125550136"/>
        <w:bookmarkStart w:id="1585" w:name="_Toc125555631"/>
        <w:bookmarkStart w:id="1586" w:name="_Toc125557503"/>
        <w:bookmarkStart w:id="1587" w:name="_Toc125559390"/>
        <w:bookmarkStart w:id="1588" w:name="_Toc125618568"/>
        <w:bookmarkStart w:id="1589" w:name="_Toc125640015"/>
        <w:bookmarkStart w:id="1590" w:name="_Toc125642230"/>
        <w:bookmarkStart w:id="1591" w:name="_Toc125974000"/>
        <w:bookmarkStart w:id="1592" w:name="_Toc125974285"/>
        <w:bookmarkStart w:id="1593" w:name="_Toc126055202"/>
        <w:bookmarkStart w:id="1594" w:name="_Toc126057994"/>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tr>
      <w:tr w:rsidR="006238CC" w:rsidRPr="0045721D" w:rsidDel="00A04755" w14:paraId="2E776681" w14:textId="36E8E579" w:rsidTr="00E9411B">
        <w:trPr>
          <w:trHeight w:val="360"/>
          <w:jc w:val="center"/>
          <w:del w:id="159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596" w:author="Kumar Baral" w:date="2022-12-12T16:54:00Z"/>
                <w:highlight w:val="yellow"/>
                <w:rPrChange w:id="1597" w:author="Kumar Baral" w:date="2022-12-12T16:18:00Z">
                  <w:rPr>
                    <w:del w:id="1598" w:author="Kumar Baral" w:date="2022-12-12T16:54:00Z"/>
                  </w:rPr>
                </w:rPrChange>
              </w:rPr>
            </w:pPr>
            <w:del w:id="1599" w:author="Kumar Baral" w:date="2022-12-12T16:54:00Z">
              <w:r w:rsidRPr="0045721D" w:rsidDel="00A04755">
                <w:rPr>
                  <w:highlight w:val="yellow"/>
                  <w:rPrChange w:id="1600" w:author="Kumar Baral" w:date="2022-12-12T16:18:00Z">
                    <w:rPr/>
                  </w:rPrChange>
                </w:rPr>
                <w:delText>Above 5000 masl</w:delText>
              </w:r>
              <w:bookmarkStart w:id="1601" w:name="_Toc121824705"/>
              <w:bookmarkStart w:id="1602" w:name="_Toc121825343"/>
              <w:bookmarkStart w:id="1603" w:name="_Toc121825983"/>
              <w:bookmarkStart w:id="1604" w:name="_Toc121826847"/>
              <w:bookmarkStart w:id="1605" w:name="_Toc121834270"/>
              <w:bookmarkStart w:id="1606" w:name="_Toc125550137"/>
              <w:bookmarkStart w:id="1607" w:name="_Toc125555632"/>
              <w:bookmarkStart w:id="1608" w:name="_Toc125557504"/>
              <w:bookmarkStart w:id="1609" w:name="_Toc125559391"/>
              <w:bookmarkStart w:id="1610" w:name="_Toc125618569"/>
              <w:bookmarkStart w:id="1611" w:name="_Toc125640016"/>
              <w:bookmarkStart w:id="1612" w:name="_Toc125642231"/>
              <w:bookmarkStart w:id="1613" w:name="_Toc125974001"/>
              <w:bookmarkStart w:id="1614" w:name="_Toc125974286"/>
              <w:bookmarkStart w:id="1615" w:name="_Toc126055203"/>
              <w:bookmarkStart w:id="1616" w:name="_Toc126057995"/>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617" w:author="Kumar Baral" w:date="2022-12-12T16:54:00Z"/>
                <w:highlight w:val="yellow"/>
                <w:rPrChange w:id="1618" w:author="Kumar Baral" w:date="2022-12-12T16:18:00Z">
                  <w:rPr>
                    <w:del w:id="1619" w:author="Kumar Baral" w:date="2022-12-12T16:54:00Z"/>
                  </w:rPr>
                </w:rPrChange>
              </w:rPr>
            </w:pPr>
            <w:del w:id="1620" w:author="Kumar Baral" w:date="2022-12-12T16:54:00Z">
              <w:r w:rsidRPr="0045721D" w:rsidDel="00A04755">
                <w:rPr>
                  <w:highlight w:val="yellow"/>
                  <w:rPrChange w:id="1621" w:author="Kumar Baral" w:date="2022-12-12T16:18:00Z">
                    <w:rPr/>
                  </w:rPrChange>
                </w:rPr>
                <w:delText>129.82</w:delText>
              </w:r>
              <w:bookmarkStart w:id="1622" w:name="_Toc121824706"/>
              <w:bookmarkStart w:id="1623" w:name="_Toc121825344"/>
              <w:bookmarkStart w:id="1624" w:name="_Toc121825984"/>
              <w:bookmarkStart w:id="1625" w:name="_Toc121826848"/>
              <w:bookmarkStart w:id="1626" w:name="_Toc121834271"/>
              <w:bookmarkStart w:id="1627" w:name="_Toc125550138"/>
              <w:bookmarkStart w:id="1628" w:name="_Toc125555633"/>
              <w:bookmarkStart w:id="1629" w:name="_Toc125557505"/>
              <w:bookmarkStart w:id="1630" w:name="_Toc125559392"/>
              <w:bookmarkStart w:id="1631" w:name="_Toc125618570"/>
              <w:bookmarkStart w:id="1632" w:name="_Toc125640017"/>
              <w:bookmarkStart w:id="1633" w:name="_Toc125642232"/>
              <w:bookmarkStart w:id="1634" w:name="_Toc125974002"/>
              <w:bookmarkStart w:id="1635" w:name="_Toc125974287"/>
              <w:bookmarkStart w:id="1636" w:name="_Toc126055204"/>
              <w:bookmarkStart w:id="1637" w:name="_Toc126057996"/>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638" w:author="Kumar Baral" w:date="2022-12-12T16:54:00Z"/>
                <w:highlight w:val="yellow"/>
                <w:rPrChange w:id="1639" w:author="Kumar Baral" w:date="2022-12-12T16:18:00Z">
                  <w:rPr>
                    <w:del w:id="1640" w:author="Kumar Baral" w:date="2022-12-12T16:54:00Z"/>
                  </w:rPr>
                </w:rPrChange>
              </w:rPr>
            </w:pPr>
            <w:del w:id="1641" w:author="Kumar Baral" w:date="2022-12-12T16:54:00Z">
              <w:r w:rsidRPr="0045721D" w:rsidDel="00A04755">
                <w:rPr>
                  <w:highlight w:val="yellow"/>
                  <w:rPrChange w:id="1642" w:author="Kumar Baral" w:date="2022-12-12T16:18:00Z">
                    <w:rPr/>
                  </w:rPrChange>
                </w:rPr>
                <w:delText>61.6%</w:delText>
              </w:r>
              <w:bookmarkStart w:id="1643" w:name="_Toc121824707"/>
              <w:bookmarkStart w:id="1644" w:name="_Toc121825345"/>
              <w:bookmarkStart w:id="1645" w:name="_Toc121825985"/>
              <w:bookmarkStart w:id="1646" w:name="_Toc121826849"/>
              <w:bookmarkStart w:id="1647" w:name="_Toc121834272"/>
              <w:bookmarkStart w:id="1648" w:name="_Toc125550139"/>
              <w:bookmarkStart w:id="1649" w:name="_Toc125555634"/>
              <w:bookmarkStart w:id="1650" w:name="_Toc125557506"/>
              <w:bookmarkStart w:id="1651" w:name="_Toc125559393"/>
              <w:bookmarkStart w:id="1652" w:name="_Toc125618571"/>
              <w:bookmarkStart w:id="1653" w:name="_Toc125640018"/>
              <w:bookmarkStart w:id="1654" w:name="_Toc125642233"/>
              <w:bookmarkStart w:id="1655" w:name="_Toc125974003"/>
              <w:bookmarkStart w:id="1656" w:name="_Toc125974288"/>
              <w:bookmarkStart w:id="1657" w:name="_Toc126055205"/>
              <w:bookmarkStart w:id="1658" w:name="_Toc126057997"/>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659" w:author="Kumar Baral" w:date="2022-12-12T16:54:00Z"/>
                <w:highlight w:val="yellow"/>
                <w:rPrChange w:id="1660" w:author="Kumar Baral" w:date="2022-12-12T16:18:00Z">
                  <w:rPr>
                    <w:del w:id="1661" w:author="Kumar Baral" w:date="2022-12-12T16:54:00Z"/>
                  </w:rPr>
                </w:rPrChange>
              </w:rPr>
            </w:pPr>
            <w:del w:id="1662" w:author="Kumar Baral" w:date="2022-12-12T16:54:00Z">
              <w:r w:rsidRPr="0045721D" w:rsidDel="00A04755">
                <w:rPr>
                  <w:highlight w:val="yellow"/>
                  <w:rPrChange w:id="1663" w:author="Kumar Baral" w:date="2022-12-12T16:18:00Z">
                    <w:rPr/>
                  </w:rPrChange>
                </w:rPr>
                <w:delText>56.84</w:delText>
              </w:r>
              <w:bookmarkStart w:id="1664" w:name="_Toc121824708"/>
              <w:bookmarkStart w:id="1665" w:name="_Toc121825346"/>
              <w:bookmarkStart w:id="1666" w:name="_Toc121825986"/>
              <w:bookmarkStart w:id="1667" w:name="_Toc121826850"/>
              <w:bookmarkStart w:id="1668" w:name="_Toc121834273"/>
              <w:bookmarkStart w:id="1669" w:name="_Toc125550140"/>
              <w:bookmarkStart w:id="1670" w:name="_Toc125555635"/>
              <w:bookmarkStart w:id="1671" w:name="_Toc125557507"/>
              <w:bookmarkStart w:id="1672" w:name="_Toc125559394"/>
              <w:bookmarkStart w:id="1673" w:name="_Toc125618572"/>
              <w:bookmarkStart w:id="1674" w:name="_Toc125640019"/>
              <w:bookmarkStart w:id="1675" w:name="_Toc125642234"/>
              <w:bookmarkStart w:id="1676" w:name="_Toc125974004"/>
              <w:bookmarkStart w:id="1677" w:name="_Toc125974289"/>
              <w:bookmarkStart w:id="1678" w:name="_Toc126055206"/>
              <w:bookmarkStart w:id="1679" w:name="_Toc126057998"/>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680" w:author="Kumar Baral" w:date="2022-12-12T16:54:00Z"/>
                <w:highlight w:val="yellow"/>
                <w:rPrChange w:id="1681" w:author="Kumar Baral" w:date="2022-12-12T16:18:00Z">
                  <w:rPr>
                    <w:del w:id="1682" w:author="Kumar Baral" w:date="2022-12-12T16:54:00Z"/>
                  </w:rPr>
                </w:rPrChange>
              </w:rPr>
            </w:pPr>
            <w:del w:id="1683" w:author="Kumar Baral" w:date="2022-12-12T16:54:00Z">
              <w:r w:rsidRPr="0045721D" w:rsidDel="00A04755">
                <w:rPr>
                  <w:highlight w:val="yellow"/>
                  <w:rPrChange w:id="1684" w:author="Kumar Baral" w:date="2022-12-12T16:18:00Z">
                    <w:rPr/>
                  </w:rPrChange>
                </w:rPr>
                <w:delText>59.7%</w:delText>
              </w:r>
              <w:bookmarkStart w:id="1685" w:name="_Toc121824709"/>
              <w:bookmarkStart w:id="1686" w:name="_Toc121825347"/>
              <w:bookmarkStart w:id="1687" w:name="_Toc121825987"/>
              <w:bookmarkStart w:id="1688" w:name="_Toc121826851"/>
              <w:bookmarkStart w:id="1689" w:name="_Toc121834274"/>
              <w:bookmarkStart w:id="1690" w:name="_Toc125550141"/>
              <w:bookmarkStart w:id="1691" w:name="_Toc125555636"/>
              <w:bookmarkStart w:id="1692" w:name="_Toc125557508"/>
              <w:bookmarkStart w:id="1693" w:name="_Toc125559395"/>
              <w:bookmarkStart w:id="1694" w:name="_Toc125618573"/>
              <w:bookmarkStart w:id="1695" w:name="_Toc125640020"/>
              <w:bookmarkStart w:id="1696" w:name="_Toc125642235"/>
              <w:bookmarkStart w:id="1697" w:name="_Toc125974005"/>
              <w:bookmarkStart w:id="1698" w:name="_Toc125974290"/>
              <w:bookmarkStart w:id="1699" w:name="_Toc126055207"/>
              <w:bookmarkStart w:id="1700" w:name="_Toc126057999"/>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701" w:author="Kumar Baral" w:date="2022-12-12T16:54:00Z"/>
                <w:highlight w:val="yellow"/>
                <w:rPrChange w:id="1702" w:author="Kumar Baral" w:date="2022-12-12T16:18:00Z">
                  <w:rPr>
                    <w:del w:id="1703" w:author="Kumar Baral" w:date="2022-12-12T16:54:00Z"/>
                  </w:rPr>
                </w:rPrChange>
              </w:rPr>
            </w:pPr>
            <w:del w:id="1704" w:author="Kumar Baral" w:date="2022-12-12T16:54:00Z">
              <w:r w:rsidRPr="0045721D" w:rsidDel="00A04755">
                <w:rPr>
                  <w:highlight w:val="yellow"/>
                  <w:rPrChange w:id="1705" w:author="Kumar Baral" w:date="2022-12-12T16:18:00Z">
                    <w:rPr/>
                  </w:rPrChange>
                </w:rPr>
                <w:delText>186.66</w:delText>
              </w:r>
              <w:bookmarkStart w:id="1706" w:name="_Toc121824710"/>
              <w:bookmarkStart w:id="1707" w:name="_Toc121825348"/>
              <w:bookmarkStart w:id="1708" w:name="_Toc121825988"/>
              <w:bookmarkStart w:id="1709" w:name="_Toc121826852"/>
              <w:bookmarkStart w:id="1710" w:name="_Toc121834275"/>
              <w:bookmarkStart w:id="1711" w:name="_Toc125550142"/>
              <w:bookmarkStart w:id="1712" w:name="_Toc125555637"/>
              <w:bookmarkStart w:id="1713" w:name="_Toc125557509"/>
              <w:bookmarkStart w:id="1714" w:name="_Toc125559396"/>
              <w:bookmarkStart w:id="1715" w:name="_Toc125618574"/>
              <w:bookmarkStart w:id="1716" w:name="_Toc125640021"/>
              <w:bookmarkStart w:id="1717" w:name="_Toc125642236"/>
              <w:bookmarkStart w:id="1718" w:name="_Toc125974006"/>
              <w:bookmarkStart w:id="1719" w:name="_Toc125974291"/>
              <w:bookmarkStart w:id="1720" w:name="_Toc126055208"/>
              <w:bookmarkStart w:id="1721" w:name="_Toc126058000"/>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722" w:author="Kumar Baral" w:date="2022-12-12T16:54:00Z"/>
                <w:highlight w:val="yellow"/>
                <w:rPrChange w:id="1723" w:author="Kumar Baral" w:date="2022-12-12T16:18:00Z">
                  <w:rPr>
                    <w:del w:id="1724" w:author="Kumar Baral" w:date="2022-12-12T16:54:00Z"/>
                  </w:rPr>
                </w:rPrChange>
              </w:rPr>
            </w:pPr>
            <w:del w:id="1725" w:author="Kumar Baral" w:date="2022-12-12T16:54:00Z">
              <w:r w:rsidRPr="0045721D" w:rsidDel="00A04755">
                <w:rPr>
                  <w:highlight w:val="yellow"/>
                  <w:rPrChange w:id="1726" w:author="Kumar Baral" w:date="2022-12-12T16:18:00Z">
                    <w:rPr/>
                  </w:rPrChange>
                </w:rPr>
                <w:delText>61.0%</w:delText>
              </w:r>
              <w:bookmarkStart w:id="1727" w:name="_Toc121824711"/>
              <w:bookmarkStart w:id="1728" w:name="_Toc121825349"/>
              <w:bookmarkStart w:id="1729" w:name="_Toc121825989"/>
              <w:bookmarkStart w:id="1730" w:name="_Toc121826853"/>
              <w:bookmarkStart w:id="1731" w:name="_Toc121834276"/>
              <w:bookmarkStart w:id="1732" w:name="_Toc125550143"/>
              <w:bookmarkStart w:id="1733" w:name="_Toc125555638"/>
              <w:bookmarkStart w:id="1734" w:name="_Toc125557510"/>
              <w:bookmarkStart w:id="1735" w:name="_Toc125559397"/>
              <w:bookmarkStart w:id="1736" w:name="_Toc125618575"/>
              <w:bookmarkStart w:id="1737" w:name="_Toc125640022"/>
              <w:bookmarkStart w:id="1738" w:name="_Toc125642237"/>
              <w:bookmarkStart w:id="1739" w:name="_Toc125974007"/>
              <w:bookmarkStart w:id="1740" w:name="_Toc125974292"/>
              <w:bookmarkStart w:id="1741" w:name="_Toc126055209"/>
              <w:bookmarkStart w:id="1742" w:name="_Toc126058001"/>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743" w:author="Kumar Baral" w:date="2022-12-12T16:54:00Z"/>
                <w:highlight w:val="yellow"/>
                <w:rPrChange w:id="1744" w:author="Kumar Baral" w:date="2022-12-12T16:18:00Z">
                  <w:rPr>
                    <w:del w:id="1745" w:author="Kumar Baral" w:date="2022-12-12T16:54:00Z"/>
                  </w:rPr>
                </w:rPrChange>
              </w:rPr>
            </w:pPr>
            <w:del w:id="1746" w:author="Kumar Baral" w:date="2022-12-12T16:54:00Z">
              <w:r w:rsidRPr="0045721D" w:rsidDel="00A04755">
                <w:rPr>
                  <w:highlight w:val="yellow"/>
                  <w:rPrChange w:id="1747" w:author="Kumar Baral" w:date="2022-12-12T16:18:00Z">
                    <w:rPr/>
                  </w:rPrChange>
                </w:rPr>
                <w:delText>187.70</w:delText>
              </w:r>
              <w:bookmarkStart w:id="1748" w:name="_Toc121824712"/>
              <w:bookmarkStart w:id="1749" w:name="_Toc121825350"/>
              <w:bookmarkStart w:id="1750" w:name="_Toc121825990"/>
              <w:bookmarkStart w:id="1751" w:name="_Toc121826854"/>
              <w:bookmarkStart w:id="1752" w:name="_Toc121834277"/>
              <w:bookmarkStart w:id="1753" w:name="_Toc125550144"/>
              <w:bookmarkStart w:id="1754" w:name="_Toc125555639"/>
              <w:bookmarkStart w:id="1755" w:name="_Toc125557511"/>
              <w:bookmarkStart w:id="1756" w:name="_Toc125559398"/>
              <w:bookmarkStart w:id="1757" w:name="_Toc125618576"/>
              <w:bookmarkStart w:id="1758" w:name="_Toc125640023"/>
              <w:bookmarkStart w:id="1759" w:name="_Toc125642238"/>
              <w:bookmarkStart w:id="1760" w:name="_Toc125974008"/>
              <w:bookmarkStart w:id="1761" w:name="_Toc125974293"/>
              <w:bookmarkStart w:id="1762" w:name="_Toc126055210"/>
              <w:bookmarkStart w:id="1763" w:name="_Toc126058002"/>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764" w:author="Kumar Baral" w:date="2022-12-12T16:54:00Z"/>
                <w:highlight w:val="yellow"/>
                <w:rPrChange w:id="1765" w:author="Kumar Baral" w:date="2022-12-12T16:18:00Z">
                  <w:rPr>
                    <w:del w:id="1766" w:author="Kumar Baral" w:date="2022-12-12T16:54:00Z"/>
                  </w:rPr>
                </w:rPrChange>
              </w:rPr>
            </w:pPr>
            <w:del w:id="1767" w:author="Kumar Baral" w:date="2022-12-12T16:54:00Z">
              <w:r w:rsidRPr="0045721D" w:rsidDel="00A04755">
                <w:rPr>
                  <w:highlight w:val="yellow"/>
                  <w:rPrChange w:id="1768" w:author="Kumar Baral" w:date="2022-12-12T16:18:00Z">
                    <w:rPr/>
                  </w:rPrChange>
                </w:rPr>
                <w:delText>53.43%</w:delText>
              </w:r>
              <w:bookmarkStart w:id="1769" w:name="_Toc121824713"/>
              <w:bookmarkStart w:id="1770" w:name="_Toc121825351"/>
              <w:bookmarkStart w:id="1771" w:name="_Toc121825991"/>
              <w:bookmarkStart w:id="1772" w:name="_Toc121826855"/>
              <w:bookmarkStart w:id="1773" w:name="_Toc121834278"/>
              <w:bookmarkStart w:id="1774" w:name="_Toc125550145"/>
              <w:bookmarkStart w:id="1775" w:name="_Toc125555640"/>
              <w:bookmarkStart w:id="1776" w:name="_Toc125557512"/>
              <w:bookmarkStart w:id="1777" w:name="_Toc125559399"/>
              <w:bookmarkStart w:id="1778" w:name="_Toc125618577"/>
              <w:bookmarkStart w:id="1779" w:name="_Toc125640024"/>
              <w:bookmarkStart w:id="1780" w:name="_Toc125642239"/>
              <w:bookmarkStart w:id="1781" w:name="_Toc125974009"/>
              <w:bookmarkStart w:id="1782" w:name="_Toc125974294"/>
              <w:bookmarkStart w:id="1783" w:name="_Toc126055211"/>
              <w:bookmarkStart w:id="1784" w:name="_Toc126058003"/>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del>
          </w:p>
        </w:tc>
        <w:bookmarkStart w:id="1785" w:name="_Toc121824714"/>
        <w:bookmarkStart w:id="1786" w:name="_Toc121825352"/>
        <w:bookmarkStart w:id="1787" w:name="_Toc121825992"/>
        <w:bookmarkStart w:id="1788" w:name="_Toc121826856"/>
        <w:bookmarkStart w:id="1789" w:name="_Toc121834279"/>
        <w:bookmarkStart w:id="1790" w:name="_Toc125550146"/>
        <w:bookmarkStart w:id="1791" w:name="_Toc125555641"/>
        <w:bookmarkStart w:id="1792" w:name="_Toc125557513"/>
        <w:bookmarkStart w:id="1793" w:name="_Toc125559400"/>
        <w:bookmarkStart w:id="1794" w:name="_Toc125618578"/>
        <w:bookmarkStart w:id="1795" w:name="_Toc125640025"/>
        <w:bookmarkStart w:id="1796" w:name="_Toc125642240"/>
        <w:bookmarkStart w:id="1797" w:name="_Toc125974010"/>
        <w:bookmarkStart w:id="1798" w:name="_Toc125974295"/>
        <w:bookmarkStart w:id="1799" w:name="_Toc126055212"/>
        <w:bookmarkStart w:id="1800" w:name="_Toc12605800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tr>
      <w:tr w:rsidR="006238CC" w:rsidRPr="0045721D" w:rsidDel="00A04755" w14:paraId="58CD18F3" w14:textId="20453F43" w:rsidTr="00E9411B">
        <w:trPr>
          <w:trHeight w:val="360"/>
          <w:jc w:val="center"/>
          <w:del w:id="180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802" w:author="Kumar Baral" w:date="2022-12-12T16:54:00Z"/>
                <w:highlight w:val="yellow"/>
                <w:rPrChange w:id="1803" w:author="Kumar Baral" w:date="2022-12-12T16:18:00Z">
                  <w:rPr>
                    <w:del w:id="1804" w:author="Kumar Baral" w:date="2022-12-12T16:54:00Z"/>
                  </w:rPr>
                </w:rPrChange>
              </w:rPr>
            </w:pPr>
            <w:del w:id="1805" w:author="Kumar Baral" w:date="2022-12-12T16:54:00Z">
              <w:r w:rsidRPr="0045721D" w:rsidDel="00A04755">
                <w:rPr>
                  <w:highlight w:val="yellow"/>
                  <w:rPrChange w:id="1806" w:author="Kumar Baral" w:date="2022-12-12T16:18:00Z">
                    <w:rPr/>
                  </w:rPrChange>
                </w:rPr>
                <w:delText>Between 3000-5000 masl</w:delText>
              </w:r>
              <w:bookmarkStart w:id="1807" w:name="_Toc121824715"/>
              <w:bookmarkStart w:id="1808" w:name="_Toc121825353"/>
              <w:bookmarkStart w:id="1809" w:name="_Toc121825993"/>
              <w:bookmarkStart w:id="1810" w:name="_Toc121826857"/>
              <w:bookmarkStart w:id="1811" w:name="_Toc121834280"/>
              <w:bookmarkStart w:id="1812" w:name="_Toc125550147"/>
              <w:bookmarkStart w:id="1813" w:name="_Toc125555642"/>
              <w:bookmarkStart w:id="1814" w:name="_Toc125557514"/>
              <w:bookmarkStart w:id="1815" w:name="_Toc125559401"/>
              <w:bookmarkStart w:id="1816" w:name="_Toc125618579"/>
              <w:bookmarkStart w:id="1817" w:name="_Toc125640026"/>
              <w:bookmarkStart w:id="1818" w:name="_Toc125642241"/>
              <w:bookmarkStart w:id="1819" w:name="_Toc125974011"/>
              <w:bookmarkStart w:id="1820" w:name="_Toc125974296"/>
              <w:bookmarkStart w:id="1821" w:name="_Toc126055213"/>
              <w:bookmarkStart w:id="1822" w:name="_Toc126058005"/>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823" w:author="Kumar Baral" w:date="2022-12-12T16:54:00Z"/>
                <w:highlight w:val="yellow"/>
                <w:rPrChange w:id="1824" w:author="Kumar Baral" w:date="2022-12-12T16:18:00Z">
                  <w:rPr>
                    <w:del w:id="1825" w:author="Kumar Baral" w:date="2022-12-12T16:54:00Z"/>
                  </w:rPr>
                </w:rPrChange>
              </w:rPr>
            </w:pPr>
            <w:del w:id="1826" w:author="Kumar Baral" w:date="2022-12-12T16:54:00Z">
              <w:r w:rsidRPr="0045721D" w:rsidDel="00A04755">
                <w:rPr>
                  <w:highlight w:val="yellow"/>
                  <w:rPrChange w:id="1827" w:author="Kumar Baral" w:date="2022-12-12T16:18:00Z">
                    <w:rPr/>
                  </w:rPrChange>
                </w:rPr>
                <w:delText>77.90</w:delText>
              </w:r>
              <w:bookmarkStart w:id="1828" w:name="_Toc121824716"/>
              <w:bookmarkStart w:id="1829" w:name="_Toc121825354"/>
              <w:bookmarkStart w:id="1830" w:name="_Toc121825994"/>
              <w:bookmarkStart w:id="1831" w:name="_Toc121826858"/>
              <w:bookmarkStart w:id="1832" w:name="_Toc121834281"/>
              <w:bookmarkStart w:id="1833" w:name="_Toc125550148"/>
              <w:bookmarkStart w:id="1834" w:name="_Toc125555643"/>
              <w:bookmarkStart w:id="1835" w:name="_Toc125557515"/>
              <w:bookmarkStart w:id="1836" w:name="_Toc125559402"/>
              <w:bookmarkStart w:id="1837" w:name="_Toc125618580"/>
              <w:bookmarkStart w:id="1838" w:name="_Toc125640027"/>
              <w:bookmarkStart w:id="1839" w:name="_Toc125642242"/>
              <w:bookmarkStart w:id="1840" w:name="_Toc125974012"/>
              <w:bookmarkStart w:id="1841" w:name="_Toc125974297"/>
              <w:bookmarkStart w:id="1842" w:name="_Toc126055214"/>
              <w:bookmarkStart w:id="1843" w:name="_Toc126058006"/>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844" w:author="Kumar Baral" w:date="2022-12-12T16:54:00Z"/>
                <w:highlight w:val="yellow"/>
                <w:rPrChange w:id="1845" w:author="Kumar Baral" w:date="2022-12-12T16:18:00Z">
                  <w:rPr>
                    <w:del w:id="1846" w:author="Kumar Baral" w:date="2022-12-12T16:54:00Z"/>
                  </w:rPr>
                </w:rPrChange>
              </w:rPr>
            </w:pPr>
            <w:del w:id="1847" w:author="Kumar Baral" w:date="2022-12-12T16:54:00Z">
              <w:r w:rsidRPr="0045721D" w:rsidDel="00A04755">
                <w:rPr>
                  <w:highlight w:val="yellow"/>
                  <w:rPrChange w:id="1848" w:author="Kumar Baral" w:date="2022-12-12T16:18:00Z">
                    <w:rPr/>
                  </w:rPrChange>
                </w:rPr>
                <w:delText>37.0%</w:delText>
              </w:r>
              <w:bookmarkStart w:id="1849" w:name="_Toc121824717"/>
              <w:bookmarkStart w:id="1850" w:name="_Toc121825355"/>
              <w:bookmarkStart w:id="1851" w:name="_Toc121825995"/>
              <w:bookmarkStart w:id="1852" w:name="_Toc121826859"/>
              <w:bookmarkStart w:id="1853" w:name="_Toc121834282"/>
              <w:bookmarkStart w:id="1854" w:name="_Toc125550149"/>
              <w:bookmarkStart w:id="1855" w:name="_Toc125555644"/>
              <w:bookmarkStart w:id="1856" w:name="_Toc125557516"/>
              <w:bookmarkStart w:id="1857" w:name="_Toc125559403"/>
              <w:bookmarkStart w:id="1858" w:name="_Toc125618581"/>
              <w:bookmarkStart w:id="1859" w:name="_Toc125640028"/>
              <w:bookmarkStart w:id="1860" w:name="_Toc125642243"/>
              <w:bookmarkStart w:id="1861" w:name="_Toc125974013"/>
              <w:bookmarkStart w:id="1862" w:name="_Toc125974298"/>
              <w:bookmarkStart w:id="1863" w:name="_Toc126055215"/>
              <w:bookmarkStart w:id="1864" w:name="_Toc126058007"/>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865" w:author="Kumar Baral" w:date="2022-12-12T16:54:00Z"/>
                <w:highlight w:val="yellow"/>
                <w:rPrChange w:id="1866" w:author="Kumar Baral" w:date="2022-12-12T16:18:00Z">
                  <w:rPr>
                    <w:del w:id="1867" w:author="Kumar Baral" w:date="2022-12-12T16:54:00Z"/>
                  </w:rPr>
                </w:rPrChange>
              </w:rPr>
            </w:pPr>
            <w:del w:id="1868" w:author="Kumar Baral" w:date="2022-12-12T16:54:00Z">
              <w:r w:rsidRPr="0045721D" w:rsidDel="00A04755">
                <w:rPr>
                  <w:highlight w:val="yellow"/>
                  <w:rPrChange w:id="1869" w:author="Kumar Baral" w:date="2022-12-12T16:18:00Z">
                    <w:rPr/>
                  </w:rPrChange>
                </w:rPr>
                <w:delText>34.89</w:delText>
              </w:r>
              <w:bookmarkStart w:id="1870" w:name="_Toc121824718"/>
              <w:bookmarkStart w:id="1871" w:name="_Toc121825356"/>
              <w:bookmarkStart w:id="1872" w:name="_Toc121825996"/>
              <w:bookmarkStart w:id="1873" w:name="_Toc121826860"/>
              <w:bookmarkStart w:id="1874" w:name="_Toc121834283"/>
              <w:bookmarkStart w:id="1875" w:name="_Toc125550150"/>
              <w:bookmarkStart w:id="1876" w:name="_Toc125555645"/>
              <w:bookmarkStart w:id="1877" w:name="_Toc125557517"/>
              <w:bookmarkStart w:id="1878" w:name="_Toc125559404"/>
              <w:bookmarkStart w:id="1879" w:name="_Toc125618582"/>
              <w:bookmarkStart w:id="1880" w:name="_Toc125640029"/>
              <w:bookmarkStart w:id="1881" w:name="_Toc125642244"/>
              <w:bookmarkStart w:id="1882" w:name="_Toc125974014"/>
              <w:bookmarkStart w:id="1883" w:name="_Toc125974299"/>
              <w:bookmarkStart w:id="1884" w:name="_Toc126055216"/>
              <w:bookmarkStart w:id="1885" w:name="_Toc126058008"/>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886" w:author="Kumar Baral" w:date="2022-12-12T16:54:00Z"/>
                <w:highlight w:val="yellow"/>
                <w:rPrChange w:id="1887" w:author="Kumar Baral" w:date="2022-12-12T16:18:00Z">
                  <w:rPr>
                    <w:del w:id="1888" w:author="Kumar Baral" w:date="2022-12-12T16:54:00Z"/>
                  </w:rPr>
                </w:rPrChange>
              </w:rPr>
            </w:pPr>
            <w:del w:id="1889" w:author="Kumar Baral" w:date="2022-12-12T16:54:00Z">
              <w:r w:rsidRPr="0045721D" w:rsidDel="00A04755">
                <w:rPr>
                  <w:highlight w:val="yellow"/>
                  <w:rPrChange w:id="1890" w:author="Kumar Baral" w:date="2022-12-12T16:18:00Z">
                    <w:rPr/>
                  </w:rPrChange>
                </w:rPr>
                <w:delText>36.6%</w:delText>
              </w:r>
              <w:bookmarkStart w:id="1891" w:name="_Toc121824719"/>
              <w:bookmarkStart w:id="1892" w:name="_Toc121825357"/>
              <w:bookmarkStart w:id="1893" w:name="_Toc121825997"/>
              <w:bookmarkStart w:id="1894" w:name="_Toc121826861"/>
              <w:bookmarkStart w:id="1895" w:name="_Toc121834284"/>
              <w:bookmarkStart w:id="1896" w:name="_Toc125550151"/>
              <w:bookmarkStart w:id="1897" w:name="_Toc125555646"/>
              <w:bookmarkStart w:id="1898" w:name="_Toc125557518"/>
              <w:bookmarkStart w:id="1899" w:name="_Toc125559405"/>
              <w:bookmarkStart w:id="1900" w:name="_Toc125618583"/>
              <w:bookmarkStart w:id="1901" w:name="_Toc125640030"/>
              <w:bookmarkStart w:id="1902" w:name="_Toc125642245"/>
              <w:bookmarkStart w:id="1903" w:name="_Toc125974015"/>
              <w:bookmarkStart w:id="1904" w:name="_Toc125974300"/>
              <w:bookmarkStart w:id="1905" w:name="_Toc126055217"/>
              <w:bookmarkStart w:id="1906" w:name="_Toc126058009"/>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907" w:author="Kumar Baral" w:date="2022-12-12T16:54:00Z"/>
                <w:highlight w:val="yellow"/>
                <w:rPrChange w:id="1908" w:author="Kumar Baral" w:date="2022-12-12T16:18:00Z">
                  <w:rPr>
                    <w:del w:id="1909" w:author="Kumar Baral" w:date="2022-12-12T16:54:00Z"/>
                  </w:rPr>
                </w:rPrChange>
              </w:rPr>
            </w:pPr>
            <w:del w:id="1910" w:author="Kumar Baral" w:date="2022-12-12T16:54:00Z">
              <w:r w:rsidRPr="0045721D" w:rsidDel="00A04755">
                <w:rPr>
                  <w:highlight w:val="yellow"/>
                  <w:rPrChange w:id="1911" w:author="Kumar Baral" w:date="2022-12-12T16:18:00Z">
                    <w:rPr/>
                  </w:rPrChange>
                </w:rPr>
                <w:delText>112.79</w:delText>
              </w:r>
              <w:bookmarkStart w:id="1912" w:name="_Toc121824720"/>
              <w:bookmarkStart w:id="1913" w:name="_Toc121825358"/>
              <w:bookmarkStart w:id="1914" w:name="_Toc121825998"/>
              <w:bookmarkStart w:id="1915" w:name="_Toc121826862"/>
              <w:bookmarkStart w:id="1916" w:name="_Toc121834285"/>
              <w:bookmarkStart w:id="1917" w:name="_Toc125550152"/>
              <w:bookmarkStart w:id="1918" w:name="_Toc125555647"/>
              <w:bookmarkStart w:id="1919" w:name="_Toc125557519"/>
              <w:bookmarkStart w:id="1920" w:name="_Toc125559406"/>
              <w:bookmarkStart w:id="1921" w:name="_Toc125618584"/>
              <w:bookmarkStart w:id="1922" w:name="_Toc125640031"/>
              <w:bookmarkStart w:id="1923" w:name="_Toc125642246"/>
              <w:bookmarkStart w:id="1924" w:name="_Toc125974016"/>
              <w:bookmarkStart w:id="1925" w:name="_Toc125974301"/>
              <w:bookmarkStart w:id="1926" w:name="_Toc126055218"/>
              <w:bookmarkStart w:id="1927" w:name="_Toc126058010"/>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928" w:author="Kumar Baral" w:date="2022-12-12T16:54:00Z"/>
                <w:highlight w:val="yellow"/>
                <w:rPrChange w:id="1929" w:author="Kumar Baral" w:date="2022-12-12T16:18:00Z">
                  <w:rPr>
                    <w:del w:id="1930" w:author="Kumar Baral" w:date="2022-12-12T16:54:00Z"/>
                  </w:rPr>
                </w:rPrChange>
              </w:rPr>
            </w:pPr>
            <w:del w:id="1931" w:author="Kumar Baral" w:date="2022-12-12T16:54:00Z">
              <w:r w:rsidRPr="0045721D" w:rsidDel="00A04755">
                <w:rPr>
                  <w:highlight w:val="yellow"/>
                  <w:rPrChange w:id="1932" w:author="Kumar Baral" w:date="2022-12-12T16:18:00Z">
                    <w:rPr/>
                  </w:rPrChange>
                </w:rPr>
                <w:delText>36.9%</w:delText>
              </w:r>
              <w:bookmarkStart w:id="1933" w:name="_Toc121824721"/>
              <w:bookmarkStart w:id="1934" w:name="_Toc121825359"/>
              <w:bookmarkStart w:id="1935" w:name="_Toc121825999"/>
              <w:bookmarkStart w:id="1936" w:name="_Toc121826863"/>
              <w:bookmarkStart w:id="1937" w:name="_Toc121834286"/>
              <w:bookmarkStart w:id="1938" w:name="_Toc125550153"/>
              <w:bookmarkStart w:id="1939" w:name="_Toc125555648"/>
              <w:bookmarkStart w:id="1940" w:name="_Toc125557520"/>
              <w:bookmarkStart w:id="1941" w:name="_Toc125559407"/>
              <w:bookmarkStart w:id="1942" w:name="_Toc125618585"/>
              <w:bookmarkStart w:id="1943" w:name="_Toc125640032"/>
              <w:bookmarkStart w:id="1944" w:name="_Toc125642247"/>
              <w:bookmarkStart w:id="1945" w:name="_Toc125974017"/>
              <w:bookmarkStart w:id="1946" w:name="_Toc125974302"/>
              <w:bookmarkStart w:id="1947" w:name="_Toc126055219"/>
              <w:bookmarkStart w:id="1948" w:name="_Toc126058011"/>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949" w:author="Kumar Baral" w:date="2022-12-12T16:54:00Z"/>
                <w:highlight w:val="yellow"/>
                <w:rPrChange w:id="1950" w:author="Kumar Baral" w:date="2022-12-12T16:18:00Z">
                  <w:rPr>
                    <w:del w:id="1951" w:author="Kumar Baral" w:date="2022-12-12T16:54:00Z"/>
                  </w:rPr>
                </w:rPrChange>
              </w:rPr>
            </w:pPr>
            <w:del w:id="1952" w:author="Kumar Baral" w:date="2022-12-12T16:54:00Z">
              <w:r w:rsidRPr="0045721D" w:rsidDel="00A04755">
                <w:rPr>
                  <w:highlight w:val="yellow"/>
                  <w:rPrChange w:id="1953" w:author="Kumar Baral" w:date="2022-12-12T16:18:00Z">
                    <w:rPr/>
                  </w:rPrChange>
                </w:rPr>
                <w:delText>135.30</w:delText>
              </w:r>
              <w:bookmarkStart w:id="1954" w:name="_Toc121824722"/>
              <w:bookmarkStart w:id="1955" w:name="_Toc121825360"/>
              <w:bookmarkStart w:id="1956" w:name="_Toc121826000"/>
              <w:bookmarkStart w:id="1957" w:name="_Toc121826864"/>
              <w:bookmarkStart w:id="1958" w:name="_Toc121834287"/>
              <w:bookmarkStart w:id="1959" w:name="_Toc125550154"/>
              <w:bookmarkStart w:id="1960" w:name="_Toc125555649"/>
              <w:bookmarkStart w:id="1961" w:name="_Toc125557521"/>
              <w:bookmarkStart w:id="1962" w:name="_Toc125559408"/>
              <w:bookmarkStart w:id="1963" w:name="_Toc125618586"/>
              <w:bookmarkStart w:id="1964" w:name="_Toc125640033"/>
              <w:bookmarkStart w:id="1965" w:name="_Toc125642248"/>
              <w:bookmarkStart w:id="1966" w:name="_Toc125974018"/>
              <w:bookmarkStart w:id="1967" w:name="_Toc125974303"/>
              <w:bookmarkStart w:id="1968" w:name="_Toc126055220"/>
              <w:bookmarkStart w:id="1969" w:name="_Toc126058012"/>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1970" w:author="Kumar Baral" w:date="2022-12-12T16:54:00Z"/>
                <w:highlight w:val="yellow"/>
                <w:rPrChange w:id="1971" w:author="Kumar Baral" w:date="2022-12-12T16:18:00Z">
                  <w:rPr>
                    <w:del w:id="1972" w:author="Kumar Baral" w:date="2022-12-12T16:54:00Z"/>
                  </w:rPr>
                </w:rPrChange>
              </w:rPr>
            </w:pPr>
            <w:del w:id="1973" w:author="Kumar Baral" w:date="2022-12-12T16:54:00Z">
              <w:r w:rsidRPr="0045721D" w:rsidDel="00A04755">
                <w:rPr>
                  <w:highlight w:val="yellow"/>
                  <w:rPrChange w:id="1974" w:author="Kumar Baral" w:date="2022-12-12T16:18:00Z">
                    <w:rPr/>
                  </w:rPrChange>
                </w:rPr>
                <w:delText>38.51%</w:delText>
              </w:r>
              <w:bookmarkStart w:id="1975" w:name="_Toc121824723"/>
              <w:bookmarkStart w:id="1976" w:name="_Toc121825361"/>
              <w:bookmarkStart w:id="1977" w:name="_Toc121826001"/>
              <w:bookmarkStart w:id="1978" w:name="_Toc121826865"/>
              <w:bookmarkStart w:id="1979" w:name="_Toc121834288"/>
              <w:bookmarkStart w:id="1980" w:name="_Toc125550155"/>
              <w:bookmarkStart w:id="1981" w:name="_Toc125555650"/>
              <w:bookmarkStart w:id="1982" w:name="_Toc125557522"/>
              <w:bookmarkStart w:id="1983" w:name="_Toc125559409"/>
              <w:bookmarkStart w:id="1984" w:name="_Toc125618587"/>
              <w:bookmarkStart w:id="1985" w:name="_Toc125640034"/>
              <w:bookmarkStart w:id="1986" w:name="_Toc125642249"/>
              <w:bookmarkStart w:id="1987" w:name="_Toc125974019"/>
              <w:bookmarkStart w:id="1988" w:name="_Toc125974304"/>
              <w:bookmarkStart w:id="1989" w:name="_Toc126055221"/>
              <w:bookmarkStart w:id="1990" w:name="_Toc126058013"/>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del>
          </w:p>
        </w:tc>
        <w:bookmarkStart w:id="1991" w:name="_Toc121824724"/>
        <w:bookmarkStart w:id="1992" w:name="_Toc121825362"/>
        <w:bookmarkStart w:id="1993" w:name="_Toc121826002"/>
        <w:bookmarkStart w:id="1994" w:name="_Toc121826866"/>
        <w:bookmarkStart w:id="1995" w:name="_Toc121834289"/>
        <w:bookmarkStart w:id="1996" w:name="_Toc125550156"/>
        <w:bookmarkStart w:id="1997" w:name="_Toc125555651"/>
        <w:bookmarkStart w:id="1998" w:name="_Toc125557523"/>
        <w:bookmarkStart w:id="1999" w:name="_Toc125559410"/>
        <w:bookmarkStart w:id="2000" w:name="_Toc125618588"/>
        <w:bookmarkStart w:id="2001" w:name="_Toc125640035"/>
        <w:bookmarkStart w:id="2002" w:name="_Toc125642250"/>
        <w:bookmarkStart w:id="2003" w:name="_Toc125974020"/>
        <w:bookmarkStart w:id="2004" w:name="_Toc125974305"/>
        <w:bookmarkStart w:id="2005" w:name="_Toc126055222"/>
        <w:bookmarkStart w:id="2006" w:name="_Toc126058014"/>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tr>
      <w:tr w:rsidR="006238CC" w:rsidRPr="0045721D" w:rsidDel="00A04755" w14:paraId="75113595" w14:textId="7DE6762A" w:rsidTr="00E9411B">
        <w:trPr>
          <w:trHeight w:val="360"/>
          <w:jc w:val="center"/>
          <w:del w:id="200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2008" w:author="Kumar Baral" w:date="2022-12-12T16:54:00Z"/>
                <w:highlight w:val="yellow"/>
                <w:rPrChange w:id="2009" w:author="Kumar Baral" w:date="2022-12-12T16:18:00Z">
                  <w:rPr>
                    <w:del w:id="2010" w:author="Kumar Baral" w:date="2022-12-12T16:54:00Z"/>
                  </w:rPr>
                </w:rPrChange>
              </w:rPr>
            </w:pPr>
            <w:del w:id="2011" w:author="Kumar Baral" w:date="2022-12-12T16:54:00Z">
              <w:r w:rsidRPr="0045721D" w:rsidDel="00A04755">
                <w:rPr>
                  <w:highlight w:val="yellow"/>
                  <w:rPrChange w:id="2012" w:author="Kumar Baral" w:date="2022-12-12T16:18:00Z">
                    <w:rPr/>
                  </w:rPrChange>
                </w:rPr>
                <w:delText>Area below 3000 masl</w:delText>
              </w:r>
              <w:bookmarkStart w:id="2013" w:name="_Toc121824725"/>
              <w:bookmarkStart w:id="2014" w:name="_Toc121825363"/>
              <w:bookmarkStart w:id="2015" w:name="_Toc121826003"/>
              <w:bookmarkStart w:id="2016" w:name="_Toc121826867"/>
              <w:bookmarkStart w:id="2017" w:name="_Toc121834290"/>
              <w:bookmarkStart w:id="2018" w:name="_Toc125550157"/>
              <w:bookmarkStart w:id="2019" w:name="_Toc125555652"/>
              <w:bookmarkStart w:id="2020" w:name="_Toc125557524"/>
              <w:bookmarkStart w:id="2021" w:name="_Toc125559411"/>
              <w:bookmarkStart w:id="2022" w:name="_Toc125618589"/>
              <w:bookmarkStart w:id="2023" w:name="_Toc125640036"/>
              <w:bookmarkStart w:id="2024" w:name="_Toc125642251"/>
              <w:bookmarkStart w:id="2025" w:name="_Toc125974021"/>
              <w:bookmarkStart w:id="2026" w:name="_Toc125974306"/>
              <w:bookmarkStart w:id="2027" w:name="_Toc126055223"/>
              <w:bookmarkStart w:id="2028" w:name="_Toc126058015"/>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2029" w:author="Kumar Baral" w:date="2022-12-12T16:54:00Z"/>
                <w:highlight w:val="yellow"/>
                <w:rPrChange w:id="2030" w:author="Kumar Baral" w:date="2022-12-12T16:18:00Z">
                  <w:rPr>
                    <w:del w:id="2031" w:author="Kumar Baral" w:date="2022-12-12T16:54:00Z"/>
                  </w:rPr>
                </w:rPrChange>
              </w:rPr>
            </w:pPr>
            <w:del w:id="2032" w:author="Kumar Baral" w:date="2022-12-12T16:54:00Z">
              <w:r w:rsidRPr="0045721D" w:rsidDel="00A04755">
                <w:rPr>
                  <w:highlight w:val="yellow"/>
                  <w:rPrChange w:id="2033" w:author="Kumar Baral" w:date="2022-12-12T16:18:00Z">
                    <w:rPr/>
                  </w:rPrChange>
                </w:rPr>
                <w:delText>3.06</w:delText>
              </w:r>
              <w:bookmarkStart w:id="2034" w:name="_Toc121824726"/>
              <w:bookmarkStart w:id="2035" w:name="_Toc121825364"/>
              <w:bookmarkStart w:id="2036" w:name="_Toc121826004"/>
              <w:bookmarkStart w:id="2037" w:name="_Toc121826868"/>
              <w:bookmarkStart w:id="2038" w:name="_Toc121834291"/>
              <w:bookmarkStart w:id="2039" w:name="_Toc125550158"/>
              <w:bookmarkStart w:id="2040" w:name="_Toc125555653"/>
              <w:bookmarkStart w:id="2041" w:name="_Toc125557525"/>
              <w:bookmarkStart w:id="2042" w:name="_Toc125559412"/>
              <w:bookmarkStart w:id="2043" w:name="_Toc125618590"/>
              <w:bookmarkStart w:id="2044" w:name="_Toc125640037"/>
              <w:bookmarkStart w:id="2045" w:name="_Toc125642252"/>
              <w:bookmarkStart w:id="2046" w:name="_Toc125974022"/>
              <w:bookmarkStart w:id="2047" w:name="_Toc125974307"/>
              <w:bookmarkStart w:id="2048" w:name="_Toc126055224"/>
              <w:bookmarkStart w:id="2049" w:name="_Toc126058016"/>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2050" w:author="Kumar Baral" w:date="2022-12-12T16:54:00Z"/>
                <w:highlight w:val="yellow"/>
                <w:rPrChange w:id="2051" w:author="Kumar Baral" w:date="2022-12-12T16:18:00Z">
                  <w:rPr>
                    <w:del w:id="2052" w:author="Kumar Baral" w:date="2022-12-12T16:54:00Z"/>
                  </w:rPr>
                </w:rPrChange>
              </w:rPr>
            </w:pPr>
            <w:del w:id="2053" w:author="Kumar Baral" w:date="2022-12-12T16:54:00Z">
              <w:r w:rsidRPr="0045721D" w:rsidDel="00A04755">
                <w:rPr>
                  <w:highlight w:val="yellow"/>
                  <w:rPrChange w:id="2054" w:author="Kumar Baral" w:date="2022-12-12T16:18:00Z">
                    <w:rPr/>
                  </w:rPrChange>
                </w:rPr>
                <w:delText>1.5%</w:delText>
              </w:r>
              <w:bookmarkStart w:id="2055" w:name="_Toc121824727"/>
              <w:bookmarkStart w:id="2056" w:name="_Toc121825365"/>
              <w:bookmarkStart w:id="2057" w:name="_Toc121826005"/>
              <w:bookmarkStart w:id="2058" w:name="_Toc121826869"/>
              <w:bookmarkStart w:id="2059" w:name="_Toc121834292"/>
              <w:bookmarkStart w:id="2060" w:name="_Toc125550159"/>
              <w:bookmarkStart w:id="2061" w:name="_Toc125555654"/>
              <w:bookmarkStart w:id="2062" w:name="_Toc125557526"/>
              <w:bookmarkStart w:id="2063" w:name="_Toc125559413"/>
              <w:bookmarkStart w:id="2064" w:name="_Toc125618591"/>
              <w:bookmarkStart w:id="2065" w:name="_Toc125640038"/>
              <w:bookmarkStart w:id="2066" w:name="_Toc125642253"/>
              <w:bookmarkStart w:id="2067" w:name="_Toc125974023"/>
              <w:bookmarkStart w:id="2068" w:name="_Toc125974308"/>
              <w:bookmarkStart w:id="2069" w:name="_Toc126055225"/>
              <w:bookmarkStart w:id="2070" w:name="_Toc126058017"/>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2071" w:author="Kumar Baral" w:date="2022-12-12T16:54:00Z"/>
                <w:highlight w:val="yellow"/>
                <w:rPrChange w:id="2072" w:author="Kumar Baral" w:date="2022-12-12T16:18:00Z">
                  <w:rPr>
                    <w:del w:id="2073" w:author="Kumar Baral" w:date="2022-12-12T16:54:00Z"/>
                  </w:rPr>
                </w:rPrChange>
              </w:rPr>
            </w:pPr>
            <w:del w:id="2074" w:author="Kumar Baral" w:date="2022-12-12T16:54:00Z">
              <w:r w:rsidRPr="0045721D" w:rsidDel="00A04755">
                <w:rPr>
                  <w:highlight w:val="yellow"/>
                  <w:rPrChange w:id="2075" w:author="Kumar Baral" w:date="2022-12-12T16:18:00Z">
                    <w:rPr/>
                  </w:rPrChange>
                </w:rPr>
                <w:delText>3.49</w:delText>
              </w:r>
              <w:bookmarkStart w:id="2076" w:name="_Toc121824728"/>
              <w:bookmarkStart w:id="2077" w:name="_Toc121825366"/>
              <w:bookmarkStart w:id="2078" w:name="_Toc121826006"/>
              <w:bookmarkStart w:id="2079" w:name="_Toc121826870"/>
              <w:bookmarkStart w:id="2080" w:name="_Toc121834293"/>
              <w:bookmarkStart w:id="2081" w:name="_Toc125550160"/>
              <w:bookmarkStart w:id="2082" w:name="_Toc125555655"/>
              <w:bookmarkStart w:id="2083" w:name="_Toc125557527"/>
              <w:bookmarkStart w:id="2084" w:name="_Toc125559414"/>
              <w:bookmarkStart w:id="2085" w:name="_Toc125618592"/>
              <w:bookmarkStart w:id="2086" w:name="_Toc125640039"/>
              <w:bookmarkStart w:id="2087" w:name="_Toc125642254"/>
              <w:bookmarkStart w:id="2088" w:name="_Toc125974024"/>
              <w:bookmarkStart w:id="2089" w:name="_Toc125974309"/>
              <w:bookmarkStart w:id="2090" w:name="_Toc126055226"/>
              <w:bookmarkStart w:id="2091" w:name="_Toc126058018"/>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2092" w:author="Kumar Baral" w:date="2022-12-12T16:54:00Z"/>
                <w:highlight w:val="yellow"/>
                <w:rPrChange w:id="2093" w:author="Kumar Baral" w:date="2022-12-12T16:18:00Z">
                  <w:rPr>
                    <w:del w:id="2094" w:author="Kumar Baral" w:date="2022-12-12T16:54:00Z"/>
                  </w:rPr>
                </w:rPrChange>
              </w:rPr>
            </w:pPr>
            <w:del w:id="2095" w:author="Kumar Baral" w:date="2022-12-12T16:54:00Z">
              <w:r w:rsidRPr="0045721D" w:rsidDel="00A04755">
                <w:rPr>
                  <w:highlight w:val="yellow"/>
                  <w:rPrChange w:id="2096" w:author="Kumar Baral" w:date="2022-12-12T16:18:00Z">
                    <w:rPr/>
                  </w:rPrChange>
                </w:rPr>
                <w:delText>3.7%</w:delText>
              </w:r>
              <w:bookmarkStart w:id="2097" w:name="_Toc121824729"/>
              <w:bookmarkStart w:id="2098" w:name="_Toc121825367"/>
              <w:bookmarkStart w:id="2099" w:name="_Toc121826007"/>
              <w:bookmarkStart w:id="2100" w:name="_Toc121826871"/>
              <w:bookmarkStart w:id="2101" w:name="_Toc121834294"/>
              <w:bookmarkStart w:id="2102" w:name="_Toc125550161"/>
              <w:bookmarkStart w:id="2103" w:name="_Toc125555656"/>
              <w:bookmarkStart w:id="2104" w:name="_Toc125557528"/>
              <w:bookmarkStart w:id="2105" w:name="_Toc125559415"/>
              <w:bookmarkStart w:id="2106" w:name="_Toc125618593"/>
              <w:bookmarkStart w:id="2107" w:name="_Toc125640040"/>
              <w:bookmarkStart w:id="2108" w:name="_Toc125642255"/>
              <w:bookmarkStart w:id="2109" w:name="_Toc125974025"/>
              <w:bookmarkStart w:id="2110" w:name="_Toc125974310"/>
              <w:bookmarkStart w:id="2111" w:name="_Toc126055227"/>
              <w:bookmarkStart w:id="2112" w:name="_Toc126058019"/>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2113" w:author="Kumar Baral" w:date="2022-12-12T16:54:00Z"/>
                <w:highlight w:val="yellow"/>
                <w:rPrChange w:id="2114" w:author="Kumar Baral" w:date="2022-12-12T16:18:00Z">
                  <w:rPr>
                    <w:del w:id="2115" w:author="Kumar Baral" w:date="2022-12-12T16:54:00Z"/>
                  </w:rPr>
                </w:rPrChange>
              </w:rPr>
            </w:pPr>
            <w:del w:id="2116" w:author="Kumar Baral" w:date="2022-12-12T16:54:00Z">
              <w:r w:rsidRPr="0045721D" w:rsidDel="00A04755">
                <w:rPr>
                  <w:highlight w:val="yellow"/>
                  <w:rPrChange w:id="2117" w:author="Kumar Baral" w:date="2022-12-12T16:18:00Z">
                    <w:rPr/>
                  </w:rPrChange>
                </w:rPr>
                <w:delText>6.55</w:delText>
              </w:r>
              <w:bookmarkStart w:id="2118" w:name="_Toc121824730"/>
              <w:bookmarkStart w:id="2119" w:name="_Toc121825368"/>
              <w:bookmarkStart w:id="2120" w:name="_Toc121826008"/>
              <w:bookmarkStart w:id="2121" w:name="_Toc121826872"/>
              <w:bookmarkStart w:id="2122" w:name="_Toc121834295"/>
              <w:bookmarkStart w:id="2123" w:name="_Toc125550162"/>
              <w:bookmarkStart w:id="2124" w:name="_Toc125555657"/>
              <w:bookmarkStart w:id="2125" w:name="_Toc125557529"/>
              <w:bookmarkStart w:id="2126" w:name="_Toc125559416"/>
              <w:bookmarkStart w:id="2127" w:name="_Toc125618594"/>
              <w:bookmarkStart w:id="2128" w:name="_Toc125640041"/>
              <w:bookmarkStart w:id="2129" w:name="_Toc125642256"/>
              <w:bookmarkStart w:id="2130" w:name="_Toc125974026"/>
              <w:bookmarkStart w:id="2131" w:name="_Toc125974311"/>
              <w:bookmarkStart w:id="2132" w:name="_Toc126055228"/>
              <w:bookmarkStart w:id="2133" w:name="_Toc126058020"/>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2134" w:author="Kumar Baral" w:date="2022-12-12T16:54:00Z"/>
                <w:highlight w:val="yellow"/>
                <w:rPrChange w:id="2135" w:author="Kumar Baral" w:date="2022-12-12T16:18:00Z">
                  <w:rPr>
                    <w:del w:id="2136" w:author="Kumar Baral" w:date="2022-12-12T16:54:00Z"/>
                  </w:rPr>
                </w:rPrChange>
              </w:rPr>
            </w:pPr>
            <w:del w:id="2137" w:author="Kumar Baral" w:date="2022-12-12T16:54:00Z">
              <w:r w:rsidRPr="0045721D" w:rsidDel="00A04755">
                <w:rPr>
                  <w:highlight w:val="yellow"/>
                  <w:rPrChange w:id="2138" w:author="Kumar Baral" w:date="2022-12-12T16:18:00Z">
                    <w:rPr/>
                  </w:rPrChange>
                </w:rPr>
                <w:delText>2.1%</w:delText>
              </w:r>
              <w:bookmarkStart w:id="2139" w:name="_Toc121824731"/>
              <w:bookmarkStart w:id="2140" w:name="_Toc121825369"/>
              <w:bookmarkStart w:id="2141" w:name="_Toc121826009"/>
              <w:bookmarkStart w:id="2142" w:name="_Toc121826873"/>
              <w:bookmarkStart w:id="2143" w:name="_Toc121834296"/>
              <w:bookmarkStart w:id="2144" w:name="_Toc125550163"/>
              <w:bookmarkStart w:id="2145" w:name="_Toc125555658"/>
              <w:bookmarkStart w:id="2146" w:name="_Toc125557530"/>
              <w:bookmarkStart w:id="2147" w:name="_Toc125559417"/>
              <w:bookmarkStart w:id="2148" w:name="_Toc125618595"/>
              <w:bookmarkStart w:id="2149" w:name="_Toc125640042"/>
              <w:bookmarkStart w:id="2150" w:name="_Toc125642257"/>
              <w:bookmarkStart w:id="2151" w:name="_Toc125974027"/>
              <w:bookmarkStart w:id="2152" w:name="_Toc125974312"/>
              <w:bookmarkStart w:id="2153" w:name="_Toc126055229"/>
              <w:bookmarkStart w:id="2154" w:name="_Toc126058021"/>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2155" w:author="Kumar Baral" w:date="2022-12-12T16:54:00Z"/>
                <w:highlight w:val="yellow"/>
                <w:rPrChange w:id="2156" w:author="Kumar Baral" w:date="2022-12-12T16:18:00Z">
                  <w:rPr>
                    <w:del w:id="2157" w:author="Kumar Baral" w:date="2022-12-12T16:54:00Z"/>
                  </w:rPr>
                </w:rPrChange>
              </w:rPr>
            </w:pPr>
            <w:del w:id="2158" w:author="Kumar Baral" w:date="2022-12-12T16:54:00Z">
              <w:r w:rsidRPr="0045721D" w:rsidDel="00A04755">
                <w:rPr>
                  <w:highlight w:val="yellow"/>
                  <w:rPrChange w:id="2159" w:author="Kumar Baral" w:date="2022-12-12T16:18:00Z">
                    <w:rPr/>
                  </w:rPrChange>
                </w:rPr>
                <w:delText>28.30</w:delText>
              </w:r>
              <w:bookmarkStart w:id="2160" w:name="_Toc121824732"/>
              <w:bookmarkStart w:id="2161" w:name="_Toc121825370"/>
              <w:bookmarkStart w:id="2162" w:name="_Toc121826010"/>
              <w:bookmarkStart w:id="2163" w:name="_Toc121826874"/>
              <w:bookmarkStart w:id="2164" w:name="_Toc121834297"/>
              <w:bookmarkStart w:id="2165" w:name="_Toc125550164"/>
              <w:bookmarkStart w:id="2166" w:name="_Toc125555659"/>
              <w:bookmarkStart w:id="2167" w:name="_Toc125557531"/>
              <w:bookmarkStart w:id="2168" w:name="_Toc125559418"/>
              <w:bookmarkStart w:id="2169" w:name="_Toc125618596"/>
              <w:bookmarkStart w:id="2170" w:name="_Toc125640043"/>
              <w:bookmarkStart w:id="2171" w:name="_Toc125642258"/>
              <w:bookmarkStart w:id="2172" w:name="_Toc125974028"/>
              <w:bookmarkStart w:id="2173" w:name="_Toc125974313"/>
              <w:bookmarkStart w:id="2174" w:name="_Toc126055230"/>
              <w:bookmarkStart w:id="2175" w:name="_Toc126058022"/>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2176" w:author="Kumar Baral" w:date="2022-12-12T16:54:00Z"/>
                <w:highlight w:val="yellow"/>
                <w:rPrChange w:id="2177" w:author="Kumar Baral" w:date="2022-12-12T16:18:00Z">
                  <w:rPr>
                    <w:del w:id="2178" w:author="Kumar Baral" w:date="2022-12-12T16:54:00Z"/>
                  </w:rPr>
                </w:rPrChange>
              </w:rPr>
            </w:pPr>
            <w:del w:id="2179" w:author="Kumar Baral" w:date="2022-12-12T16:54:00Z">
              <w:r w:rsidRPr="0045721D" w:rsidDel="00A04755">
                <w:rPr>
                  <w:highlight w:val="yellow"/>
                  <w:rPrChange w:id="2180" w:author="Kumar Baral" w:date="2022-12-12T16:18:00Z">
                    <w:rPr/>
                  </w:rPrChange>
                </w:rPr>
                <w:delText>8.06%</w:delText>
              </w:r>
              <w:bookmarkStart w:id="2181" w:name="_Toc121824733"/>
              <w:bookmarkStart w:id="2182" w:name="_Toc121825371"/>
              <w:bookmarkStart w:id="2183" w:name="_Toc121826011"/>
              <w:bookmarkStart w:id="2184" w:name="_Toc121826875"/>
              <w:bookmarkStart w:id="2185" w:name="_Toc121834298"/>
              <w:bookmarkStart w:id="2186" w:name="_Toc125550165"/>
              <w:bookmarkStart w:id="2187" w:name="_Toc125555660"/>
              <w:bookmarkStart w:id="2188" w:name="_Toc125557532"/>
              <w:bookmarkStart w:id="2189" w:name="_Toc125559419"/>
              <w:bookmarkStart w:id="2190" w:name="_Toc125618597"/>
              <w:bookmarkStart w:id="2191" w:name="_Toc125640044"/>
              <w:bookmarkStart w:id="2192" w:name="_Toc125642259"/>
              <w:bookmarkStart w:id="2193" w:name="_Toc125974029"/>
              <w:bookmarkStart w:id="2194" w:name="_Toc125974314"/>
              <w:bookmarkStart w:id="2195" w:name="_Toc126055231"/>
              <w:bookmarkStart w:id="2196" w:name="_Toc126058023"/>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del>
          </w:p>
        </w:tc>
        <w:bookmarkStart w:id="2197" w:name="_Toc121824734"/>
        <w:bookmarkStart w:id="2198" w:name="_Toc121825372"/>
        <w:bookmarkStart w:id="2199" w:name="_Toc121826012"/>
        <w:bookmarkStart w:id="2200" w:name="_Toc121826876"/>
        <w:bookmarkStart w:id="2201" w:name="_Toc121834299"/>
        <w:bookmarkStart w:id="2202" w:name="_Toc125550166"/>
        <w:bookmarkStart w:id="2203" w:name="_Toc125555661"/>
        <w:bookmarkStart w:id="2204" w:name="_Toc125557533"/>
        <w:bookmarkStart w:id="2205" w:name="_Toc125559420"/>
        <w:bookmarkStart w:id="2206" w:name="_Toc125618598"/>
        <w:bookmarkStart w:id="2207" w:name="_Toc125640045"/>
        <w:bookmarkStart w:id="2208" w:name="_Toc125642260"/>
        <w:bookmarkStart w:id="2209" w:name="_Toc125974030"/>
        <w:bookmarkStart w:id="2210" w:name="_Toc125974315"/>
        <w:bookmarkStart w:id="2211" w:name="_Toc126055232"/>
        <w:bookmarkStart w:id="2212" w:name="_Toc126058024"/>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tr>
      <w:tr w:rsidR="006238CC" w:rsidRPr="0045721D" w:rsidDel="00A04755" w14:paraId="2FCF56CB" w14:textId="3C5E2E89" w:rsidTr="00E9411B">
        <w:trPr>
          <w:trHeight w:val="360"/>
          <w:jc w:val="center"/>
          <w:del w:id="221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214" w:author="Kumar Baral" w:date="2022-12-12T16:54:00Z"/>
                <w:highlight w:val="yellow"/>
                <w:rPrChange w:id="2215" w:author="Kumar Baral" w:date="2022-12-12T16:18:00Z">
                  <w:rPr>
                    <w:del w:id="2216" w:author="Kumar Baral" w:date="2022-12-12T16:54:00Z"/>
                  </w:rPr>
                </w:rPrChange>
              </w:rPr>
            </w:pPr>
            <w:del w:id="2217" w:author="Kumar Baral" w:date="2022-12-12T16:54:00Z">
              <w:r w:rsidRPr="0045721D" w:rsidDel="00A04755">
                <w:rPr>
                  <w:highlight w:val="yellow"/>
                  <w:rPrChange w:id="2218" w:author="Kumar Baral" w:date="2022-12-12T16:18:00Z">
                    <w:rPr/>
                  </w:rPrChange>
                </w:rPr>
                <w:delText>Total</w:delText>
              </w:r>
              <w:bookmarkStart w:id="2219" w:name="_Toc121824735"/>
              <w:bookmarkStart w:id="2220" w:name="_Toc121825373"/>
              <w:bookmarkStart w:id="2221" w:name="_Toc121826013"/>
              <w:bookmarkStart w:id="2222" w:name="_Toc121826877"/>
              <w:bookmarkStart w:id="2223" w:name="_Toc121834300"/>
              <w:bookmarkStart w:id="2224" w:name="_Toc125550167"/>
              <w:bookmarkStart w:id="2225" w:name="_Toc125555662"/>
              <w:bookmarkStart w:id="2226" w:name="_Toc125557534"/>
              <w:bookmarkStart w:id="2227" w:name="_Toc125559421"/>
              <w:bookmarkStart w:id="2228" w:name="_Toc125618599"/>
              <w:bookmarkStart w:id="2229" w:name="_Toc125640046"/>
              <w:bookmarkStart w:id="2230" w:name="_Toc125642261"/>
              <w:bookmarkStart w:id="2231" w:name="_Toc125974031"/>
              <w:bookmarkStart w:id="2232" w:name="_Toc125974316"/>
              <w:bookmarkStart w:id="2233" w:name="_Toc126055233"/>
              <w:bookmarkStart w:id="2234" w:name="_Toc126058025"/>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235" w:author="Kumar Baral" w:date="2022-12-12T16:54:00Z"/>
                <w:highlight w:val="yellow"/>
                <w:rPrChange w:id="2236" w:author="Kumar Baral" w:date="2022-12-12T16:18:00Z">
                  <w:rPr>
                    <w:del w:id="2237" w:author="Kumar Baral" w:date="2022-12-12T16:54:00Z"/>
                  </w:rPr>
                </w:rPrChange>
              </w:rPr>
            </w:pPr>
            <w:del w:id="2238" w:author="Kumar Baral" w:date="2022-12-12T16:54:00Z">
              <w:r w:rsidRPr="0045721D" w:rsidDel="00A04755">
                <w:rPr>
                  <w:highlight w:val="yellow"/>
                  <w:rPrChange w:id="2239" w:author="Kumar Baral" w:date="2022-12-12T16:18:00Z">
                    <w:rPr/>
                  </w:rPrChange>
                </w:rPr>
                <w:delText>210.79</w:delText>
              </w:r>
              <w:bookmarkStart w:id="2240" w:name="_Toc121824736"/>
              <w:bookmarkStart w:id="2241" w:name="_Toc121825374"/>
              <w:bookmarkStart w:id="2242" w:name="_Toc121826014"/>
              <w:bookmarkStart w:id="2243" w:name="_Toc121826878"/>
              <w:bookmarkStart w:id="2244" w:name="_Toc121834301"/>
              <w:bookmarkStart w:id="2245" w:name="_Toc125550168"/>
              <w:bookmarkStart w:id="2246" w:name="_Toc125555663"/>
              <w:bookmarkStart w:id="2247" w:name="_Toc125557535"/>
              <w:bookmarkStart w:id="2248" w:name="_Toc125559422"/>
              <w:bookmarkStart w:id="2249" w:name="_Toc125618600"/>
              <w:bookmarkStart w:id="2250" w:name="_Toc125640047"/>
              <w:bookmarkStart w:id="2251" w:name="_Toc125642262"/>
              <w:bookmarkStart w:id="2252" w:name="_Toc125974032"/>
              <w:bookmarkStart w:id="2253" w:name="_Toc125974317"/>
              <w:bookmarkStart w:id="2254" w:name="_Toc126055234"/>
              <w:bookmarkStart w:id="2255" w:name="_Toc126058026"/>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256" w:author="Kumar Baral" w:date="2022-12-12T16:54:00Z"/>
                <w:highlight w:val="yellow"/>
                <w:rPrChange w:id="2257" w:author="Kumar Baral" w:date="2022-12-12T16:18:00Z">
                  <w:rPr>
                    <w:del w:id="2258" w:author="Kumar Baral" w:date="2022-12-12T16:54:00Z"/>
                  </w:rPr>
                </w:rPrChange>
              </w:rPr>
            </w:pPr>
            <w:del w:id="2259" w:author="Kumar Baral" w:date="2022-12-12T16:54:00Z">
              <w:r w:rsidRPr="0045721D" w:rsidDel="00A04755">
                <w:rPr>
                  <w:highlight w:val="yellow"/>
                  <w:rPrChange w:id="2260" w:author="Kumar Baral" w:date="2022-12-12T16:18:00Z">
                    <w:rPr/>
                  </w:rPrChange>
                </w:rPr>
                <w:delText>100%</w:delText>
              </w:r>
              <w:bookmarkStart w:id="2261" w:name="_Toc121824737"/>
              <w:bookmarkStart w:id="2262" w:name="_Toc121825375"/>
              <w:bookmarkStart w:id="2263" w:name="_Toc121826015"/>
              <w:bookmarkStart w:id="2264" w:name="_Toc121826879"/>
              <w:bookmarkStart w:id="2265" w:name="_Toc121834302"/>
              <w:bookmarkStart w:id="2266" w:name="_Toc125550169"/>
              <w:bookmarkStart w:id="2267" w:name="_Toc125555664"/>
              <w:bookmarkStart w:id="2268" w:name="_Toc125557536"/>
              <w:bookmarkStart w:id="2269" w:name="_Toc125559423"/>
              <w:bookmarkStart w:id="2270" w:name="_Toc125618601"/>
              <w:bookmarkStart w:id="2271" w:name="_Toc125640048"/>
              <w:bookmarkStart w:id="2272" w:name="_Toc125642263"/>
              <w:bookmarkStart w:id="2273" w:name="_Toc125974033"/>
              <w:bookmarkStart w:id="2274" w:name="_Toc125974318"/>
              <w:bookmarkStart w:id="2275" w:name="_Toc126055235"/>
              <w:bookmarkStart w:id="2276" w:name="_Toc126058027"/>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277" w:author="Kumar Baral" w:date="2022-12-12T16:54:00Z"/>
                <w:highlight w:val="yellow"/>
                <w:rPrChange w:id="2278" w:author="Kumar Baral" w:date="2022-12-12T16:18:00Z">
                  <w:rPr>
                    <w:del w:id="2279" w:author="Kumar Baral" w:date="2022-12-12T16:54:00Z"/>
                  </w:rPr>
                </w:rPrChange>
              </w:rPr>
            </w:pPr>
            <w:del w:id="2280" w:author="Kumar Baral" w:date="2022-12-12T16:54:00Z">
              <w:r w:rsidRPr="0045721D" w:rsidDel="00A04755">
                <w:rPr>
                  <w:highlight w:val="yellow"/>
                  <w:rPrChange w:id="2281" w:author="Kumar Baral" w:date="2022-12-12T16:18:00Z">
                    <w:rPr/>
                  </w:rPrChange>
                </w:rPr>
                <w:delText>95.21</w:delText>
              </w:r>
              <w:bookmarkStart w:id="2282" w:name="_Toc121824738"/>
              <w:bookmarkStart w:id="2283" w:name="_Toc121825376"/>
              <w:bookmarkStart w:id="2284" w:name="_Toc121826016"/>
              <w:bookmarkStart w:id="2285" w:name="_Toc121826880"/>
              <w:bookmarkStart w:id="2286" w:name="_Toc121834303"/>
              <w:bookmarkStart w:id="2287" w:name="_Toc125550170"/>
              <w:bookmarkStart w:id="2288" w:name="_Toc125555665"/>
              <w:bookmarkStart w:id="2289" w:name="_Toc125557537"/>
              <w:bookmarkStart w:id="2290" w:name="_Toc125559424"/>
              <w:bookmarkStart w:id="2291" w:name="_Toc125618602"/>
              <w:bookmarkStart w:id="2292" w:name="_Toc125640049"/>
              <w:bookmarkStart w:id="2293" w:name="_Toc125642264"/>
              <w:bookmarkStart w:id="2294" w:name="_Toc125974034"/>
              <w:bookmarkStart w:id="2295" w:name="_Toc125974319"/>
              <w:bookmarkStart w:id="2296" w:name="_Toc126055236"/>
              <w:bookmarkStart w:id="2297" w:name="_Toc126058028"/>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298" w:author="Kumar Baral" w:date="2022-12-12T16:54:00Z"/>
                <w:highlight w:val="yellow"/>
                <w:rPrChange w:id="2299" w:author="Kumar Baral" w:date="2022-12-12T16:18:00Z">
                  <w:rPr>
                    <w:del w:id="2300" w:author="Kumar Baral" w:date="2022-12-12T16:54:00Z"/>
                  </w:rPr>
                </w:rPrChange>
              </w:rPr>
            </w:pPr>
            <w:del w:id="2301" w:author="Kumar Baral" w:date="2022-12-12T16:54:00Z">
              <w:r w:rsidRPr="0045721D" w:rsidDel="00A04755">
                <w:rPr>
                  <w:highlight w:val="yellow"/>
                  <w:rPrChange w:id="2302" w:author="Kumar Baral" w:date="2022-12-12T16:18:00Z">
                    <w:rPr/>
                  </w:rPrChange>
                </w:rPr>
                <w:delText>100%</w:delText>
              </w:r>
              <w:bookmarkStart w:id="2303" w:name="_Toc121824739"/>
              <w:bookmarkStart w:id="2304" w:name="_Toc121825377"/>
              <w:bookmarkStart w:id="2305" w:name="_Toc121826017"/>
              <w:bookmarkStart w:id="2306" w:name="_Toc121826881"/>
              <w:bookmarkStart w:id="2307" w:name="_Toc121834304"/>
              <w:bookmarkStart w:id="2308" w:name="_Toc125550171"/>
              <w:bookmarkStart w:id="2309" w:name="_Toc125555666"/>
              <w:bookmarkStart w:id="2310" w:name="_Toc125557538"/>
              <w:bookmarkStart w:id="2311" w:name="_Toc125559425"/>
              <w:bookmarkStart w:id="2312" w:name="_Toc125618603"/>
              <w:bookmarkStart w:id="2313" w:name="_Toc125640050"/>
              <w:bookmarkStart w:id="2314" w:name="_Toc125642265"/>
              <w:bookmarkStart w:id="2315" w:name="_Toc125974035"/>
              <w:bookmarkStart w:id="2316" w:name="_Toc125974320"/>
              <w:bookmarkStart w:id="2317" w:name="_Toc126055237"/>
              <w:bookmarkStart w:id="2318" w:name="_Toc126058029"/>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319" w:author="Kumar Baral" w:date="2022-12-12T16:54:00Z"/>
                <w:highlight w:val="yellow"/>
                <w:rPrChange w:id="2320" w:author="Kumar Baral" w:date="2022-12-12T16:18:00Z">
                  <w:rPr>
                    <w:del w:id="2321" w:author="Kumar Baral" w:date="2022-12-12T16:54:00Z"/>
                  </w:rPr>
                </w:rPrChange>
              </w:rPr>
            </w:pPr>
            <w:del w:id="2322" w:author="Kumar Baral" w:date="2022-12-12T16:54:00Z">
              <w:r w:rsidRPr="0045721D" w:rsidDel="00A04755">
                <w:rPr>
                  <w:highlight w:val="yellow"/>
                  <w:rPrChange w:id="2323" w:author="Kumar Baral" w:date="2022-12-12T16:18:00Z">
                    <w:rPr/>
                  </w:rPrChange>
                </w:rPr>
                <w:delText>306</w:delText>
              </w:r>
              <w:bookmarkStart w:id="2324" w:name="_Toc121824740"/>
              <w:bookmarkStart w:id="2325" w:name="_Toc121825378"/>
              <w:bookmarkStart w:id="2326" w:name="_Toc121826018"/>
              <w:bookmarkStart w:id="2327" w:name="_Toc121826882"/>
              <w:bookmarkStart w:id="2328" w:name="_Toc121834305"/>
              <w:bookmarkStart w:id="2329" w:name="_Toc125550172"/>
              <w:bookmarkStart w:id="2330" w:name="_Toc125555667"/>
              <w:bookmarkStart w:id="2331" w:name="_Toc125557539"/>
              <w:bookmarkStart w:id="2332" w:name="_Toc125559426"/>
              <w:bookmarkStart w:id="2333" w:name="_Toc125618604"/>
              <w:bookmarkStart w:id="2334" w:name="_Toc125640051"/>
              <w:bookmarkStart w:id="2335" w:name="_Toc125642266"/>
              <w:bookmarkStart w:id="2336" w:name="_Toc125974036"/>
              <w:bookmarkStart w:id="2337" w:name="_Toc125974321"/>
              <w:bookmarkStart w:id="2338" w:name="_Toc126055238"/>
              <w:bookmarkStart w:id="2339" w:name="_Toc126058030"/>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340" w:author="Kumar Baral" w:date="2022-12-12T16:54:00Z"/>
                <w:highlight w:val="yellow"/>
                <w:rPrChange w:id="2341" w:author="Kumar Baral" w:date="2022-12-12T16:18:00Z">
                  <w:rPr>
                    <w:del w:id="2342" w:author="Kumar Baral" w:date="2022-12-12T16:54:00Z"/>
                  </w:rPr>
                </w:rPrChange>
              </w:rPr>
            </w:pPr>
            <w:del w:id="2343" w:author="Kumar Baral" w:date="2022-12-12T16:54:00Z">
              <w:r w:rsidRPr="0045721D" w:rsidDel="00A04755">
                <w:rPr>
                  <w:highlight w:val="yellow"/>
                  <w:rPrChange w:id="2344" w:author="Kumar Baral" w:date="2022-12-12T16:18:00Z">
                    <w:rPr/>
                  </w:rPrChange>
                </w:rPr>
                <w:delText>100%</w:delText>
              </w:r>
              <w:bookmarkStart w:id="2345" w:name="_Toc121824741"/>
              <w:bookmarkStart w:id="2346" w:name="_Toc121825379"/>
              <w:bookmarkStart w:id="2347" w:name="_Toc121826019"/>
              <w:bookmarkStart w:id="2348" w:name="_Toc121826883"/>
              <w:bookmarkStart w:id="2349" w:name="_Toc121834306"/>
              <w:bookmarkStart w:id="2350" w:name="_Toc125550173"/>
              <w:bookmarkStart w:id="2351" w:name="_Toc125555668"/>
              <w:bookmarkStart w:id="2352" w:name="_Toc125557540"/>
              <w:bookmarkStart w:id="2353" w:name="_Toc125559427"/>
              <w:bookmarkStart w:id="2354" w:name="_Toc125618605"/>
              <w:bookmarkStart w:id="2355" w:name="_Toc125640052"/>
              <w:bookmarkStart w:id="2356" w:name="_Toc125642267"/>
              <w:bookmarkStart w:id="2357" w:name="_Toc125974037"/>
              <w:bookmarkStart w:id="2358" w:name="_Toc125974322"/>
              <w:bookmarkStart w:id="2359" w:name="_Toc126055239"/>
              <w:bookmarkStart w:id="2360" w:name="_Toc126058031"/>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361" w:author="Kumar Baral" w:date="2022-12-12T16:54:00Z"/>
                <w:highlight w:val="yellow"/>
                <w:rPrChange w:id="2362" w:author="Kumar Baral" w:date="2022-12-12T16:18:00Z">
                  <w:rPr>
                    <w:del w:id="2363" w:author="Kumar Baral" w:date="2022-12-12T16:54:00Z"/>
                  </w:rPr>
                </w:rPrChange>
              </w:rPr>
            </w:pPr>
            <w:del w:id="2364" w:author="Kumar Baral" w:date="2022-12-12T16:54:00Z">
              <w:r w:rsidRPr="0045721D" w:rsidDel="00A04755">
                <w:rPr>
                  <w:highlight w:val="yellow"/>
                  <w:rPrChange w:id="2365" w:author="Kumar Baral" w:date="2022-12-12T16:18:00Z">
                    <w:rPr/>
                  </w:rPrChange>
                </w:rPr>
                <w:delText>351.30</w:delText>
              </w:r>
              <w:bookmarkStart w:id="2366" w:name="_Toc121824742"/>
              <w:bookmarkStart w:id="2367" w:name="_Toc121825380"/>
              <w:bookmarkStart w:id="2368" w:name="_Toc121826020"/>
              <w:bookmarkStart w:id="2369" w:name="_Toc121826884"/>
              <w:bookmarkStart w:id="2370" w:name="_Toc121834307"/>
              <w:bookmarkStart w:id="2371" w:name="_Toc125550174"/>
              <w:bookmarkStart w:id="2372" w:name="_Toc125555669"/>
              <w:bookmarkStart w:id="2373" w:name="_Toc125557541"/>
              <w:bookmarkStart w:id="2374" w:name="_Toc125559428"/>
              <w:bookmarkStart w:id="2375" w:name="_Toc125618606"/>
              <w:bookmarkStart w:id="2376" w:name="_Toc125640053"/>
              <w:bookmarkStart w:id="2377" w:name="_Toc125642268"/>
              <w:bookmarkStart w:id="2378" w:name="_Toc125974038"/>
              <w:bookmarkStart w:id="2379" w:name="_Toc125974323"/>
              <w:bookmarkStart w:id="2380" w:name="_Toc126055240"/>
              <w:bookmarkStart w:id="2381" w:name="_Toc126058032"/>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382" w:author="Kumar Baral" w:date="2022-12-12T16:54:00Z"/>
                <w:highlight w:val="yellow"/>
                <w:rPrChange w:id="2383" w:author="Kumar Baral" w:date="2022-12-12T16:18:00Z">
                  <w:rPr>
                    <w:del w:id="2384" w:author="Kumar Baral" w:date="2022-12-12T16:54:00Z"/>
                  </w:rPr>
                </w:rPrChange>
              </w:rPr>
            </w:pPr>
            <w:del w:id="2385" w:author="Kumar Baral" w:date="2022-12-12T16:54:00Z">
              <w:r w:rsidRPr="0045721D" w:rsidDel="00A04755">
                <w:rPr>
                  <w:highlight w:val="yellow"/>
                  <w:rPrChange w:id="2386" w:author="Kumar Baral" w:date="2022-12-12T16:18:00Z">
                    <w:rPr/>
                  </w:rPrChange>
                </w:rPr>
                <w:delText>100.00%</w:delText>
              </w:r>
              <w:bookmarkStart w:id="2387" w:name="_Toc121824743"/>
              <w:bookmarkStart w:id="2388" w:name="_Toc121825381"/>
              <w:bookmarkStart w:id="2389" w:name="_Toc121826021"/>
              <w:bookmarkStart w:id="2390" w:name="_Toc121826885"/>
              <w:bookmarkStart w:id="2391" w:name="_Toc121834308"/>
              <w:bookmarkStart w:id="2392" w:name="_Toc125550175"/>
              <w:bookmarkStart w:id="2393" w:name="_Toc125555670"/>
              <w:bookmarkStart w:id="2394" w:name="_Toc125557542"/>
              <w:bookmarkStart w:id="2395" w:name="_Toc125559429"/>
              <w:bookmarkStart w:id="2396" w:name="_Toc125618607"/>
              <w:bookmarkStart w:id="2397" w:name="_Toc125640054"/>
              <w:bookmarkStart w:id="2398" w:name="_Toc125642269"/>
              <w:bookmarkStart w:id="2399" w:name="_Toc125974039"/>
              <w:bookmarkStart w:id="2400" w:name="_Toc125974324"/>
              <w:bookmarkStart w:id="2401" w:name="_Toc126055241"/>
              <w:bookmarkStart w:id="2402" w:name="_Toc126058033"/>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del>
          </w:p>
        </w:tc>
        <w:bookmarkStart w:id="2403" w:name="_Toc121824744"/>
        <w:bookmarkStart w:id="2404" w:name="_Toc121825382"/>
        <w:bookmarkStart w:id="2405" w:name="_Toc121826022"/>
        <w:bookmarkStart w:id="2406" w:name="_Toc121826886"/>
        <w:bookmarkStart w:id="2407" w:name="_Toc121834309"/>
        <w:bookmarkStart w:id="2408" w:name="_Toc125550176"/>
        <w:bookmarkStart w:id="2409" w:name="_Toc125555671"/>
        <w:bookmarkStart w:id="2410" w:name="_Toc125557543"/>
        <w:bookmarkStart w:id="2411" w:name="_Toc125559430"/>
        <w:bookmarkStart w:id="2412" w:name="_Toc125618608"/>
        <w:bookmarkStart w:id="2413" w:name="_Toc125640055"/>
        <w:bookmarkStart w:id="2414" w:name="_Toc125642270"/>
        <w:bookmarkStart w:id="2415" w:name="_Toc125974040"/>
        <w:bookmarkStart w:id="2416" w:name="_Toc125974325"/>
        <w:bookmarkStart w:id="2417" w:name="_Toc126055242"/>
        <w:bookmarkStart w:id="2418" w:name="_Toc126058034"/>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tr>
    </w:tbl>
    <w:p w14:paraId="40417713" w14:textId="042C19B6" w:rsidR="006238CC" w:rsidRPr="0045721D" w:rsidDel="00A04755" w:rsidRDefault="006238CC" w:rsidP="006238CC">
      <w:pPr>
        <w:rPr>
          <w:del w:id="2419" w:author="Kumar Baral" w:date="2022-12-12T16:54:00Z"/>
          <w:highlight w:val="yellow"/>
          <w:rPrChange w:id="2420" w:author="Kumar Baral" w:date="2022-12-12T16:18:00Z">
            <w:rPr>
              <w:del w:id="2421" w:author="Kumar Baral" w:date="2022-12-12T16:54:00Z"/>
            </w:rPr>
          </w:rPrChange>
        </w:rPr>
      </w:pPr>
      <w:bookmarkStart w:id="2422" w:name="_Toc121824745"/>
      <w:bookmarkStart w:id="2423" w:name="_Toc121825383"/>
      <w:bookmarkStart w:id="2424" w:name="_Toc121826023"/>
      <w:bookmarkStart w:id="2425" w:name="_Toc121826887"/>
      <w:bookmarkStart w:id="2426" w:name="_Toc121834310"/>
      <w:bookmarkStart w:id="2427" w:name="_Toc125550177"/>
      <w:bookmarkStart w:id="2428" w:name="_Toc125555672"/>
      <w:bookmarkStart w:id="2429" w:name="_Toc125557544"/>
      <w:bookmarkStart w:id="2430" w:name="_Toc125559431"/>
      <w:bookmarkStart w:id="2431" w:name="_Toc125618609"/>
      <w:bookmarkStart w:id="2432" w:name="_Toc125640056"/>
      <w:bookmarkStart w:id="2433" w:name="_Toc125642271"/>
      <w:bookmarkStart w:id="2434" w:name="_Toc125974041"/>
      <w:bookmarkStart w:id="2435" w:name="_Toc125974326"/>
      <w:bookmarkStart w:id="2436" w:name="_Toc126055243"/>
      <w:bookmarkStart w:id="2437" w:name="_Toc126058035"/>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p>
    <w:p w14:paraId="22EA76FB" w14:textId="62F8D74C" w:rsidR="006238CC" w:rsidRPr="0045721D" w:rsidDel="00A04755" w:rsidRDefault="008F6CE4" w:rsidP="006238CC">
      <w:pPr>
        <w:keepNext/>
        <w:rPr>
          <w:del w:id="2438" w:author="Kumar Baral" w:date="2022-12-12T16:54:00Z"/>
          <w:highlight w:val="yellow"/>
          <w:rPrChange w:id="2439" w:author="Kumar Baral" w:date="2022-12-12T16:18:00Z">
            <w:rPr>
              <w:del w:id="2440" w:author="Kumar Baral" w:date="2022-12-12T16:54:00Z"/>
            </w:rPr>
          </w:rPrChange>
        </w:rPr>
      </w:pPr>
      <w:del w:id="2441" w:author="Kumar Baral" w:date="2022-12-12T16:54:00Z">
        <w:r w:rsidRPr="0045721D" w:rsidDel="00A04755">
          <w:rPr>
            <w:noProof/>
            <w:highlight w:val="yellow"/>
            <w:lang w:bidi="ne-NP"/>
            <w:rPrChange w:id="2442"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443" w:name="_Toc121824746"/>
        <w:bookmarkStart w:id="2444" w:name="_Toc121825384"/>
        <w:bookmarkStart w:id="2445" w:name="_Toc121826024"/>
        <w:bookmarkStart w:id="2446" w:name="_Toc121826888"/>
        <w:bookmarkStart w:id="2447" w:name="_Toc121834311"/>
        <w:bookmarkStart w:id="2448" w:name="_Toc125550178"/>
        <w:bookmarkStart w:id="2449" w:name="_Toc125555673"/>
        <w:bookmarkStart w:id="2450" w:name="_Toc125557545"/>
        <w:bookmarkStart w:id="2451" w:name="_Toc125559432"/>
        <w:bookmarkStart w:id="2452" w:name="_Toc125618610"/>
        <w:bookmarkStart w:id="2453" w:name="_Toc125640057"/>
        <w:bookmarkStart w:id="2454" w:name="_Toc125642272"/>
        <w:bookmarkStart w:id="2455" w:name="_Toc125974042"/>
        <w:bookmarkStart w:id="2456" w:name="_Toc125974327"/>
        <w:bookmarkStart w:id="2457" w:name="_Toc126055244"/>
        <w:bookmarkStart w:id="2458" w:name="_Toc126058036"/>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del>
    </w:p>
    <w:p w14:paraId="526587E8" w14:textId="0AD8E754" w:rsidR="006238CC" w:rsidRPr="0045721D" w:rsidDel="00A04755" w:rsidRDefault="006238CC" w:rsidP="006238CC">
      <w:pPr>
        <w:pStyle w:val="Caption"/>
        <w:rPr>
          <w:del w:id="2459" w:author="Kumar Baral" w:date="2022-12-12T16:54:00Z"/>
          <w:highlight w:val="yellow"/>
          <w:rPrChange w:id="2460" w:author="Kumar Baral" w:date="2022-12-12T16:18:00Z">
            <w:rPr>
              <w:del w:id="2461" w:author="Kumar Baral" w:date="2022-12-12T16:54:00Z"/>
            </w:rPr>
          </w:rPrChange>
        </w:rPr>
      </w:pPr>
      <w:bookmarkStart w:id="2462" w:name="_Ref72830932"/>
      <w:del w:id="2463" w:author="Kumar Baral" w:date="2022-12-12T16:54:00Z">
        <w:r w:rsidRPr="0045721D" w:rsidDel="00A04755">
          <w:rPr>
            <w:b w:val="0"/>
            <w:bCs w:val="0"/>
            <w:highlight w:val="yellow"/>
            <w:rPrChange w:id="2464" w:author="Kumar Baral" w:date="2022-12-12T16:18:00Z">
              <w:rPr>
                <w:b w:val="0"/>
                <w:bCs w:val="0"/>
              </w:rPr>
            </w:rPrChange>
          </w:rPr>
          <w:delText xml:space="preserve">Figure </w:delText>
        </w:r>
      </w:del>
      <w:del w:id="2465" w:author="Kumar Baral" w:date="2022-12-12T16:52:00Z">
        <w:r w:rsidR="003D276E" w:rsidRPr="0045721D" w:rsidDel="00A04755">
          <w:rPr>
            <w:b w:val="0"/>
            <w:bCs w:val="0"/>
            <w:highlight w:val="yellow"/>
            <w:rPrChange w:id="2466" w:author="Kumar Baral" w:date="2022-12-12T16:18:00Z">
              <w:rPr>
                <w:b w:val="0"/>
                <w:bCs w:val="0"/>
              </w:rPr>
            </w:rPrChange>
          </w:rPr>
          <w:fldChar w:fldCharType="begin"/>
        </w:r>
        <w:r w:rsidR="003D276E" w:rsidRPr="0045721D" w:rsidDel="00A04755">
          <w:rPr>
            <w:b w:val="0"/>
            <w:bCs w:val="0"/>
            <w:highlight w:val="yellow"/>
            <w:rPrChange w:id="2467" w:author="Kumar Baral" w:date="2022-12-12T16:18:00Z">
              <w:rPr>
                <w:b w:val="0"/>
                <w:bCs w:val="0"/>
              </w:rPr>
            </w:rPrChange>
          </w:rPr>
          <w:delInstrText xml:space="preserve"> STYLEREF 1 \s </w:delInstrText>
        </w:r>
        <w:r w:rsidR="003D276E" w:rsidRPr="0045721D" w:rsidDel="00A04755">
          <w:rPr>
            <w:b w:val="0"/>
            <w:bCs w:val="0"/>
            <w:highlight w:val="yellow"/>
            <w:rPrChange w:id="2468" w:author="Kumar Baral" w:date="2022-12-12T16:18:00Z">
              <w:rPr>
                <w:b w:val="0"/>
                <w:bCs w:val="0"/>
                <w:noProof/>
              </w:rPr>
            </w:rPrChange>
          </w:rPr>
          <w:fldChar w:fldCharType="separate"/>
        </w:r>
        <w:r w:rsidR="00EA54C4" w:rsidRPr="0045721D" w:rsidDel="00A04755">
          <w:rPr>
            <w:b w:val="0"/>
            <w:bCs w:val="0"/>
            <w:noProof/>
            <w:highlight w:val="yellow"/>
            <w:rPrChange w:id="2469" w:author="Kumar Baral" w:date="2022-12-12T16:18:00Z">
              <w:rPr>
                <w:b w:val="0"/>
                <w:bCs w:val="0"/>
                <w:noProof/>
              </w:rPr>
            </w:rPrChange>
          </w:rPr>
          <w:delText>2</w:delText>
        </w:r>
        <w:r w:rsidR="003D276E" w:rsidRPr="0045721D" w:rsidDel="00A04755">
          <w:rPr>
            <w:b w:val="0"/>
            <w:bCs w:val="0"/>
            <w:noProof/>
            <w:highlight w:val="yellow"/>
            <w:rPrChange w:id="2470" w:author="Kumar Baral" w:date="2022-12-12T16:18:00Z">
              <w:rPr>
                <w:b w:val="0"/>
                <w:bCs w:val="0"/>
                <w:noProof/>
              </w:rPr>
            </w:rPrChange>
          </w:rPr>
          <w:fldChar w:fldCharType="end"/>
        </w:r>
        <w:r w:rsidR="006B63D6" w:rsidRPr="0045721D" w:rsidDel="00A04755">
          <w:rPr>
            <w:b w:val="0"/>
            <w:bCs w:val="0"/>
            <w:highlight w:val="yellow"/>
            <w:rPrChange w:id="2471" w:author="Kumar Baral" w:date="2022-12-12T16:18:00Z">
              <w:rPr>
                <w:b w:val="0"/>
                <w:bCs w:val="0"/>
              </w:rPr>
            </w:rPrChange>
          </w:rPr>
          <w:noBreakHyphen/>
        </w:r>
        <w:r w:rsidR="003D276E" w:rsidRPr="0045721D" w:rsidDel="00A04755">
          <w:rPr>
            <w:b w:val="0"/>
            <w:bCs w:val="0"/>
            <w:highlight w:val="yellow"/>
            <w:rPrChange w:id="2472" w:author="Kumar Baral" w:date="2022-12-12T16:18:00Z">
              <w:rPr>
                <w:b w:val="0"/>
                <w:bCs w:val="0"/>
              </w:rPr>
            </w:rPrChange>
          </w:rPr>
          <w:fldChar w:fldCharType="begin"/>
        </w:r>
        <w:r w:rsidR="003D276E" w:rsidRPr="0045721D" w:rsidDel="00A04755">
          <w:rPr>
            <w:b w:val="0"/>
            <w:bCs w:val="0"/>
            <w:highlight w:val="yellow"/>
            <w:rPrChange w:id="2473" w:author="Kumar Baral" w:date="2022-12-12T16:18:00Z">
              <w:rPr>
                <w:b w:val="0"/>
                <w:bCs w:val="0"/>
              </w:rPr>
            </w:rPrChange>
          </w:rPr>
          <w:delInstrText xml:space="preserve"> SEQ Figure \* ARABIC \s 1 </w:delInstrText>
        </w:r>
        <w:r w:rsidR="003D276E" w:rsidRPr="0045721D" w:rsidDel="00A04755">
          <w:rPr>
            <w:b w:val="0"/>
            <w:bCs w:val="0"/>
            <w:highlight w:val="yellow"/>
            <w:rPrChange w:id="2474" w:author="Kumar Baral" w:date="2022-12-12T16:18:00Z">
              <w:rPr>
                <w:b w:val="0"/>
                <w:bCs w:val="0"/>
                <w:noProof/>
              </w:rPr>
            </w:rPrChange>
          </w:rPr>
          <w:fldChar w:fldCharType="separate"/>
        </w:r>
        <w:r w:rsidR="00EA54C4" w:rsidRPr="0045721D" w:rsidDel="00A04755">
          <w:rPr>
            <w:b w:val="0"/>
            <w:bCs w:val="0"/>
            <w:noProof/>
            <w:highlight w:val="yellow"/>
            <w:rPrChange w:id="2475" w:author="Kumar Baral" w:date="2022-12-12T16:18:00Z">
              <w:rPr>
                <w:b w:val="0"/>
                <w:bCs w:val="0"/>
                <w:noProof/>
              </w:rPr>
            </w:rPrChange>
          </w:rPr>
          <w:delText>2</w:delText>
        </w:r>
        <w:r w:rsidR="003D276E" w:rsidRPr="0045721D" w:rsidDel="00A04755">
          <w:rPr>
            <w:b w:val="0"/>
            <w:bCs w:val="0"/>
            <w:noProof/>
            <w:highlight w:val="yellow"/>
            <w:rPrChange w:id="2476" w:author="Kumar Baral" w:date="2022-12-12T16:18:00Z">
              <w:rPr>
                <w:b w:val="0"/>
                <w:bCs w:val="0"/>
                <w:noProof/>
              </w:rPr>
            </w:rPrChange>
          </w:rPr>
          <w:fldChar w:fldCharType="end"/>
        </w:r>
      </w:del>
      <w:bookmarkStart w:id="2477" w:name="_Toc62563723"/>
      <w:bookmarkEnd w:id="2462"/>
      <w:del w:id="2478" w:author="Kumar Baral" w:date="2022-12-12T16:54:00Z">
        <w:r w:rsidRPr="0045721D" w:rsidDel="00A04755">
          <w:rPr>
            <w:b w:val="0"/>
            <w:bCs w:val="0"/>
            <w:highlight w:val="yellow"/>
            <w:rPrChange w:id="2479" w:author="Kumar Baral" w:date="2022-12-12T16:18:00Z">
              <w:rPr>
                <w:b w:val="0"/>
                <w:bCs w:val="0"/>
              </w:rPr>
            </w:rPrChange>
          </w:rPr>
          <w:delText>: Catchment of Myagdi at Mangalghat station and</w:delText>
        </w:r>
        <w:r w:rsidR="00E339E3" w:rsidRPr="0045721D" w:rsidDel="00A04755">
          <w:rPr>
            <w:b w:val="0"/>
            <w:bCs w:val="0"/>
            <w:highlight w:val="yellow"/>
            <w:rPrChange w:id="2480" w:author="Kumar Baral" w:date="2022-12-12T16:18:00Z">
              <w:rPr>
                <w:b w:val="0"/>
                <w:bCs w:val="0"/>
              </w:rPr>
            </w:rPrChange>
          </w:rPr>
          <w:delText xml:space="preserve"> at</w:delText>
        </w:r>
        <w:r w:rsidRPr="0045721D" w:rsidDel="00A04755">
          <w:rPr>
            <w:b w:val="0"/>
            <w:bCs w:val="0"/>
            <w:highlight w:val="yellow"/>
            <w:rPrChange w:id="2481" w:author="Kumar Baral" w:date="2022-12-12T16:18:00Z">
              <w:rPr>
                <w:b w:val="0"/>
                <w:bCs w:val="0"/>
              </w:rPr>
            </w:rPrChange>
          </w:rPr>
          <w:delText xml:space="preserve"> </w:delText>
        </w:r>
        <w:r w:rsidR="004B5FEE" w:rsidRPr="0045721D" w:rsidDel="00A04755">
          <w:rPr>
            <w:b w:val="0"/>
            <w:bCs w:val="0"/>
            <w:highlight w:val="yellow"/>
            <w:rPrChange w:id="2482" w:author="Kumar Baral" w:date="2022-12-12T16:18:00Z">
              <w:rPr>
                <w:b w:val="0"/>
                <w:bCs w:val="0"/>
              </w:rPr>
            </w:rPrChange>
          </w:rPr>
          <w:delText xml:space="preserve">different headworks of </w:delText>
        </w:r>
        <w:r w:rsidRPr="0045721D" w:rsidDel="00A04755">
          <w:rPr>
            <w:b w:val="0"/>
            <w:bCs w:val="0"/>
            <w:highlight w:val="yellow"/>
            <w:rPrChange w:id="2483" w:author="Kumar Baral" w:date="2022-12-12T16:18:00Z">
              <w:rPr>
                <w:b w:val="0"/>
                <w:bCs w:val="0"/>
              </w:rPr>
            </w:rPrChange>
          </w:rPr>
          <w:delText>Myagdi Khola Hydropower Project</w:delText>
        </w:r>
        <w:bookmarkStart w:id="2484" w:name="_Toc121824747"/>
        <w:bookmarkStart w:id="2485" w:name="_Toc121825385"/>
        <w:bookmarkStart w:id="2486" w:name="_Toc121826025"/>
        <w:bookmarkStart w:id="2487" w:name="_Toc121826889"/>
        <w:bookmarkStart w:id="2488" w:name="_Toc121834312"/>
        <w:bookmarkStart w:id="2489" w:name="_Toc125550179"/>
        <w:bookmarkStart w:id="2490" w:name="_Toc125555674"/>
        <w:bookmarkStart w:id="2491" w:name="_Toc125557546"/>
        <w:bookmarkStart w:id="2492" w:name="_Toc125559433"/>
        <w:bookmarkStart w:id="2493" w:name="_Toc125618611"/>
        <w:bookmarkStart w:id="2494" w:name="_Toc125640058"/>
        <w:bookmarkStart w:id="2495" w:name="_Toc125642273"/>
        <w:bookmarkStart w:id="2496" w:name="_Toc125974043"/>
        <w:bookmarkStart w:id="2497" w:name="_Toc125974328"/>
        <w:bookmarkStart w:id="2498" w:name="_Toc126055245"/>
        <w:bookmarkStart w:id="2499" w:name="_Toc126058037"/>
        <w:bookmarkEnd w:id="2477"/>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del>
    </w:p>
    <w:p w14:paraId="1C1BABAC" w14:textId="017EF6AC" w:rsidR="006238CC" w:rsidRPr="0045721D" w:rsidDel="00A04755" w:rsidRDefault="006238CC" w:rsidP="006238CC">
      <w:pPr>
        <w:rPr>
          <w:del w:id="2500" w:author="Kumar Baral" w:date="2022-12-12T16:54:00Z"/>
          <w:highlight w:val="yellow"/>
          <w:rPrChange w:id="2501" w:author="Kumar Baral" w:date="2022-12-12T16:18:00Z">
            <w:rPr>
              <w:del w:id="2502" w:author="Kumar Baral" w:date="2022-12-12T16:54:00Z"/>
            </w:rPr>
          </w:rPrChange>
        </w:rPr>
      </w:pPr>
      <w:del w:id="2503" w:author="Kumar Baral" w:date="2022-12-12T16:54:00Z">
        <w:r w:rsidRPr="0045721D" w:rsidDel="00A04755">
          <w:rPr>
            <w:highlight w:val="yellow"/>
            <w:rPrChange w:id="2504"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505" w:author="Kumar Baral" w:date="2022-12-12T16:18:00Z">
              <w:rPr/>
            </w:rPrChange>
          </w:rPr>
          <w:delText xml:space="preserve"> </w:delText>
        </w:r>
        <w:r w:rsidR="00A80D5B" w:rsidRPr="0045721D" w:rsidDel="00A04755">
          <w:rPr>
            <w:highlight w:val="yellow"/>
            <w:rPrChange w:id="2506" w:author="Kumar Baral" w:date="2022-12-12T16:18:00Z">
              <w:rPr/>
            </w:rPrChange>
          </w:rPr>
          <w:fldChar w:fldCharType="begin"/>
        </w:r>
        <w:r w:rsidR="00A80D5B" w:rsidRPr="0045721D" w:rsidDel="00A04755">
          <w:rPr>
            <w:highlight w:val="yellow"/>
            <w:rPrChange w:id="2507"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508" w:author="Kumar Baral" w:date="2022-12-12T16:18:00Z">
              <w:rPr>
                <w:highlight w:val="yellow"/>
              </w:rPr>
            </w:rPrChange>
          </w:rPr>
        </w:r>
        <w:r w:rsidR="00A80D5B" w:rsidRPr="0045721D" w:rsidDel="00A04755">
          <w:rPr>
            <w:highlight w:val="yellow"/>
            <w:rPrChange w:id="2509" w:author="Kumar Baral" w:date="2022-12-12T16:18:00Z">
              <w:rPr/>
            </w:rPrChange>
          </w:rPr>
          <w:fldChar w:fldCharType="separate"/>
        </w:r>
        <w:r w:rsidR="00EA54C4" w:rsidRPr="0045721D" w:rsidDel="00A04755">
          <w:rPr>
            <w:highlight w:val="yellow"/>
            <w:rPrChange w:id="2510" w:author="Kumar Baral" w:date="2022-12-12T16:18:00Z">
              <w:rPr/>
            </w:rPrChange>
          </w:rPr>
          <w:delText xml:space="preserve">Figure </w:delText>
        </w:r>
        <w:r w:rsidR="00EA54C4" w:rsidRPr="0045721D" w:rsidDel="00A04755">
          <w:rPr>
            <w:noProof/>
            <w:highlight w:val="yellow"/>
            <w:rPrChange w:id="2511" w:author="Kumar Baral" w:date="2022-12-12T16:18:00Z">
              <w:rPr>
                <w:noProof/>
              </w:rPr>
            </w:rPrChange>
          </w:rPr>
          <w:delText>2</w:delText>
        </w:r>
        <w:r w:rsidR="00EA54C4" w:rsidRPr="0045721D" w:rsidDel="00A04755">
          <w:rPr>
            <w:highlight w:val="yellow"/>
            <w:rPrChange w:id="2512" w:author="Kumar Baral" w:date="2022-12-12T16:18:00Z">
              <w:rPr/>
            </w:rPrChange>
          </w:rPr>
          <w:noBreakHyphen/>
        </w:r>
        <w:r w:rsidR="00EA54C4" w:rsidRPr="0045721D" w:rsidDel="00A04755">
          <w:rPr>
            <w:noProof/>
            <w:highlight w:val="yellow"/>
            <w:rPrChange w:id="2513" w:author="Kumar Baral" w:date="2022-12-12T16:18:00Z">
              <w:rPr>
                <w:noProof/>
              </w:rPr>
            </w:rPrChange>
          </w:rPr>
          <w:delText>2</w:delText>
        </w:r>
        <w:r w:rsidR="00A80D5B" w:rsidRPr="0045721D" w:rsidDel="00A04755">
          <w:rPr>
            <w:highlight w:val="yellow"/>
            <w:rPrChange w:id="2514" w:author="Kumar Baral" w:date="2022-12-12T16:18:00Z">
              <w:rPr/>
            </w:rPrChange>
          </w:rPr>
          <w:fldChar w:fldCharType="end"/>
        </w:r>
        <w:r w:rsidR="00A80D5B" w:rsidRPr="0045721D" w:rsidDel="00A04755">
          <w:rPr>
            <w:highlight w:val="yellow"/>
            <w:rPrChange w:id="2515" w:author="Kumar Baral" w:date="2022-12-12T16:18:00Z">
              <w:rPr/>
            </w:rPrChange>
          </w:rPr>
          <w:delText xml:space="preserve"> and</w:delText>
        </w:r>
        <w:r w:rsidRPr="0045721D" w:rsidDel="00A04755">
          <w:rPr>
            <w:highlight w:val="yellow"/>
            <w:rPrChange w:id="2516" w:author="Kumar Baral" w:date="2022-12-12T16:18:00Z">
              <w:rPr/>
            </w:rPrChange>
          </w:rPr>
          <w:delText xml:space="preserve"> </w:delText>
        </w:r>
        <w:r w:rsidR="00FE5FBC" w:rsidRPr="0045721D" w:rsidDel="00A04755">
          <w:rPr>
            <w:highlight w:val="yellow"/>
            <w:rPrChange w:id="2517" w:author="Kumar Baral" w:date="2022-12-12T16:18:00Z">
              <w:rPr/>
            </w:rPrChange>
          </w:rPr>
          <w:fldChar w:fldCharType="begin"/>
        </w:r>
        <w:r w:rsidR="00FE5FBC" w:rsidRPr="0045721D" w:rsidDel="00A04755">
          <w:rPr>
            <w:highlight w:val="yellow"/>
            <w:rPrChange w:id="2518"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519" w:author="Kumar Baral" w:date="2022-12-12T16:18:00Z">
              <w:rPr>
                <w:highlight w:val="yellow"/>
              </w:rPr>
            </w:rPrChange>
          </w:rPr>
        </w:r>
        <w:r w:rsidR="00FE5FBC" w:rsidRPr="0045721D" w:rsidDel="00A04755">
          <w:rPr>
            <w:highlight w:val="yellow"/>
            <w:rPrChange w:id="2520" w:author="Kumar Baral" w:date="2022-12-12T16:18:00Z">
              <w:rPr/>
            </w:rPrChange>
          </w:rPr>
          <w:fldChar w:fldCharType="separate"/>
        </w:r>
        <w:r w:rsidR="00EA54C4" w:rsidRPr="0045721D" w:rsidDel="00A04755">
          <w:rPr>
            <w:highlight w:val="yellow"/>
            <w:rPrChange w:id="2521" w:author="Kumar Baral" w:date="2022-12-12T16:18:00Z">
              <w:rPr/>
            </w:rPrChange>
          </w:rPr>
          <w:delText xml:space="preserve">Figure </w:delText>
        </w:r>
        <w:r w:rsidR="00EA54C4" w:rsidRPr="0045721D" w:rsidDel="00A04755">
          <w:rPr>
            <w:noProof/>
            <w:highlight w:val="yellow"/>
            <w:rPrChange w:id="2522" w:author="Kumar Baral" w:date="2022-12-12T16:18:00Z">
              <w:rPr>
                <w:noProof/>
              </w:rPr>
            </w:rPrChange>
          </w:rPr>
          <w:delText>2</w:delText>
        </w:r>
        <w:r w:rsidR="00EA54C4" w:rsidRPr="0045721D" w:rsidDel="00A04755">
          <w:rPr>
            <w:highlight w:val="yellow"/>
            <w:rPrChange w:id="2523" w:author="Kumar Baral" w:date="2022-12-12T16:18:00Z">
              <w:rPr/>
            </w:rPrChange>
          </w:rPr>
          <w:noBreakHyphen/>
        </w:r>
        <w:r w:rsidR="00EA54C4" w:rsidRPr="0045721D" w:rsidDel="00A04755">
          <w:rPr>
            <w:noProof/>
            <w:highlight w:val="yellow"/>
            <w:rPrChange w:id="2524" w:author="Kumar Baral" w:date="2022-12-12T16:18:00Z">
              <w:rPr>
                <w:noProof/>
              </w:rPr>
            </w:rPrChange>
          </w:rPr>
          <w:delText>3</w:delText>
        </w:r>
        <w:r w:rsidR="00FE5FBC" w:rsidRPr="0045721D" w:rsidDel="00A04755">
          <w:rPr>
            <w:highlight w:val="yellow"/>
            <w:rPrChange w:id="2525" w:author="Kumar Baral" w:date="2022-12-12T16:18:00Z">
              <w:rPr/>
            </w:rPrChange>
          </w:rPr>
          <w:fldChar w:fldCharType="end"/>
        </w:r>
        <w:r w:rsidRPr="0045721D" w:rsidDel="00A04755">
          <w:rPr>
            <w:highlight w:val="yellow"/>
            <w:rPrChange w:id="2526" w:author="Kumar Baral" w:date="2022-12-12T16:18:00Z">
              <w:rPr/>
            </w:rPrChange>
          </w:rPr>
          <w:delText>.</w:delText>
        </w:r>
        <w:bookmarkStart w:id="2527" w:name="_Toc121824748"/>
        <w:bookmarkStart w:id="2528" w:name="_Toc121825386"/>
        <w:bookmarkStart w:id="2529" w:name="_Toc121826026"/>
        <w:bookmarkStart w:id="2530" w:name="_Toc121826890"/>
        <w:bookmarkStart w:id="2531" w:name="_Toc121834313"/>
        <w:bookmarkStart w:id="2532" w:name="_Toc125550180"/>
        <w:bookmarkStart w:id="2533" w:name="_Toc125555675"/>
        <w:bookmarkStart w:id="2534" w:name="_Toc125557547"/>
        <w:bookmarkStart w:id="2535" w:name="_Toc125559434"/>
        <w:bookmarkStart w:id="2536" w:name="_Toc125618612"/>
        <w:bookmarkStart w:id="2537" w:name="_Toc125640059"/>
        <w:bookmarkStart w:id="2538" w:name="_Toc125642274"/>
        <w:bookmarkStart w:id="2539" w:name="_Toc125974044"/>
        <w:bookmarkStart w:id="2540" w:name="_Toc125974329"/>
        <w:bookmarkStart w:id="2541" w:name="_Toc126055246"/>
        <w:bookmarkStart w:id="2542" w:name="_Toc126058038"/>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del>
    </w:p>
    <w:p w14:paraId="574293CB" w14:textId="1FD0B128" w:rsidR="006238CC" w:rsidRPr="0045721D" w:rsidDel="00A04755" w:rsidRDefault="008F6CE4" w:rsidP="006238CC">
      <w:pPr>
        <w:keepNext/>
        <w:rPr>
          <w:del w:id="2543" w:author="Kumar Baral" w:date="2022-12-12T16:54:00Z"/>
          <w:highlight w:val="yellow"/>
          <w:rPrChange w:id="2544" w:author="Kumar Baral" w:date="2022-12-12T16:18:00Z">
            <w:rPr>
              <w:del w:id="2545" w:author="Kumar Baral" w:date="2022-12-12T16:54:00Z"/>
            </w:rPr>
          </w:rPrChange>
        </w:rPr>
      </w:pPr>
      <w:del w:id="2546" w:author="Kumar Baral" w:date="2022-12-12T16:54:00Z">
        <w:r w:rsidRPr="0045721D" w:rsidDel="00A04755">
          <w:rPr>
            <w:noProof/>
            <w:highlight w:val="yellow"/>
            <w:lang w:bidi="ne-NP"/>
            <w:rPrChange w:id="2547"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548" w:name="_Toc121824749"/>
        <w:bookmarkStart w:id="2549" w:name="_Toc121825387"/>
        <w:bookmarkStart w:id="2550" w:name="_Toc121826027"/>
        <w:bookmarkStart w:id="2551" w:name="_Toc121826891"/>
        <w:bookmarkStart w:id="2552" w:name="_Toc121834314"/>
        <w:bookmarkStart w:id="2553" w:name="_Toc125550181"/>
        <w:bookmarkStart w:id="2554" w:name="_Toc125555676"/>
        <w:bookmarkStart w:id="2555" w:name="_Toc125557548"/>
        <w:bookmarkStart w:id="2556" w:name="_Toc125559435"/>
        <w:bookmarkStart w:id="2557" w:name="_Toc125618613"/>
        <w:bookmarkStart w:id="2558" w:name="_Toc125640060"/>
        <w:bookmarkStart w:id="2559" w:name="_Toc125642275"/>
        <w:bookmarkStart w:id="2560" w:name="_Toc125974045"/>
        <w:bookmarkStart w:id="2561" w:name="_Toc125974330"/>
        <w:bookmarkStart w:id="2562" w:name="_Toc126055247"/>
        <w:bookmarkStart w:id="2563" w:name="_Toc126058039"/>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del>
    </w:p>
    <w:p w14:paraId="41E3497F" w14:textId="1FB58126" w:rsidR="006238CC" w:rsidRPr="006238CC" w:rsidDel="00A04755" w:rsidRDefault="006238CC" w:rsidP="006238CC">
      <w:pPr>
        <w:pStyle w:val="Caption"/>
        <w:rPr>
          <w:del w:id="2564" w:author="Kumar Baral" w:date="2022-12-12T16:54:00Z"/>
        </w:rPr>
      </w:pPr>
      <w:bookmarkStart w:id="2565" w:name="_Ref72830869"/>
      <w:del w:id="2566" w:author="Kumar Baral" w:date="2022-12-12T16:54:00Z">
        <w:r w:rsidRPr="0045721D" w:rsidDel="00A04755">
          <w:rPr>
            <w:b w:val="0"/>
            <w:bCs w:val="0"/>
            <w:highlight w:val="yellow"/>
            <w:rPrChange w:id="2567" w:author="Kumar Baral" w:date="2022-12-12T16:18:00Z">
              <w:rPr>
                <w:b w:val="0"/>
                <w:bCs w:val="0"/>
              </w:rPr>
            </w:rPrChange>
          </w:rPr>
          <w:delText xml:space="preserve">Figure </w:delText>
        </w:r>
      </w:del>
      <w:del w:id="2568" w:author="Kumar Baral" w:date="2022-12-12T16:52:00Z">
        <w:r w:rsidR="003D276E" w:rsidRPr="0045721D" w:rsidDel="00A04755">
          <w:rPr>
            <w:b w:val="0"/>
            <w:bCs w:val="0"/>
            <w:highlight w:val="yellow"/>
            <w:rPrChange w:id="2569" w:author="Kumar Baral" w:date="2022-12-12T16:18:00Z">
              <w:rPr>
                <w:b w:val="0"/>
                <w:bCs w:val="0"/>
              </w:rPr>
            </w:rPrChange>
          </w:rPr>
          <w:fldChar w:fldCharType="begin"/>
        </w:r>
        <w:r w:rsidR="003D276E" w:rsidRPr="0045721D" w:rsidDel="00A04755">
          <w:rPr>
            <w:b w:val="0"/>
            <w:bCs w:val="0"/>
            <w:highlight w:val="yellow"/>
            <w:rPrChange w:id="2570" w:author="Kumar Baral" w:date="2022-12-12T16:18:00Z">
              <w:rPr>
                <w:b w:val="0"/>
                <w:bCs w:val="0"/>
              </w:rPr>
            </w:rPrChange>
          </w:rPr>
          <w:delInstrText xml:space="preserve"> STYLEREF 1 \s </w:delInstrText>
        </w:r>
        <w:r w:rsidR="003D276E" w:rsidRPr="0045721D" w:rsidDel="00A04755">
          <w:rPr>
            <w:b w:val="0"/>
            <w:bCs w:val="0"/>
            <w:highlight w:val="yellow"/>
            <w:rPrChange w:id="2571" w:author="Kumar Baral" w:date="2022-12-12T16:18:00Z">
              <w:rPr>
                <w:b w:val="0"/>
                <w:bCs w:val="0"/>
                <w:noProof/>
              </w:rPr>
            </w:rPrChange>
          </w:rPr>
          <w:fldChar w:fldCharType="separate"/>
        </w:r>
        <w:r w:rsidR="00EA54C4" w:rsidRPr="0045721D" w:rsidDel="00A04755">
          <w:rPr>
            <w:b w:val="0"/>
            <w:bCs w:val="0"/>
            <w:noProof/>
            <w:highlight w:val="yellow"/>
            <w:rPrChange w:id="2572" w:author="Kumar Baral" w:date="2022-12-12T16:18:00Z">
              <w:rPr>
                <w:b w:val="0"/>
                <w:bCs w:val="0"/>
                <w:noProof/>
              </w:rPr>
            </w:rPrChange>
          </w:rPr>
          <w:delText>2</w:delText>
        </w:r>
        <w:r w:rsidR="003D276E" w:rsidRPr="0045721D" w:rsidDel="00A04755">
          <w:rPr>
            <w:b w:val="0"/>
            <w:bCs w:val="0"/>
            <w:noProof/>
            <w:highlight w:val="yellow"/>
            <w:rPrChange w:id="2573" w:author="Kumar Baral" w:date="2022-12-12T16:18:00Z">
              <w:rPr>
                <w:b w:val="0"/>
                <w:bCs w:val="0"/>
                <w:noProof/>
              </w:rPr>
            </w:rPrChange>
          </w:rPr>
          <w:fldChar w:fldCharType="end"/>
        </w:r>
        <w:r w:rsidR="006B63D6" w:rsidRPr="0045721D" w:rsidDel="00A04755">
          <w:rPr>
            <w:b w:val="0"/>
            <w:bCs w:val="0"/>
            <w:highlight w:val="yellow"/>
            <w:rPrChange w:id="2574" w:author="Kumar Baral" w:date="2022-12-12T16:18:00Z">
              <w:rPr>
                <w:b w:val="0"/>
                <w:bCs w:val="0"/>
              </w:rPr>
            </w:rPrChange>
          </w:rPr>
          <w:noBreakHyphen/>
        </w:r>
        <w:r w:rsidR="003D276E" w:rsidRPr="0045721D" w:rsidDel="00A04755">
          <w:rPr>
            <w:b w:val="0"/>
            <w:bCs w:val="0"/>
            <w:highlight w:val="yellow"/>
            <w:rPrChange w:id="2575" w:author="Kumar Baral" w:date="2022-12-12T16:18:00Z">
              <w:rPr>
                <w:b w:val="0"/>
                <w:bCs w:val="0"/>
              </w:rPr>
            </w:rPrChange>
          </w:rPr>
          <w:fldChar w:fldCharType="begin"/>
        </w:r>
        <w:r w:rsidR="003D276E" w:rsidRPr="0045721D" w:rsidDel="00A04755">
          <w:rPr>
            <w:b w:val="0"/>
            <w:bCs w:val="0"/>
            <w:highlight w:val="yellow"/>
            <w:rPrChange w:id="2576" w:author="Kumar Baral" w:date="2022-12-12T16:18:00Z">
              <w:rPr>
                <w:b w:val="0"/>
                <w:bCs w:val="0"/>
              </w:rPr>
            </w:rPrChange>
          </w:rPr>
          <w:delInstrText xml:space="preserve"> SEQ Figure \* ARABIC \s 1 </w:delInstrText>
        </w:r>
        <w:r w:rsidR="003D276E" w:rsidRPr="0045721D" w:rsidDel="00A04755">
          <w:rPr>
            <w:b w:val="0"/>
            <w:bCs w:val="0"/>
            <w:highlight w:val="yellow"/>
            <w:rPrChange w:id="2577" w:author="Kumar Baral" w:date="2022-12-12T16:18:00Z">
              <w:rPr>
                <w:b w:val="0"/>
                <w:bCs w:val="0"/>
                <w:noProof/>
              </w:rPr>
            </w:rPrChange>
          </w:rPr>
          <w:fldChar w:fldCharType="separate"/>
        </w:r>
        <w:r w:rsidR="00EA54C4" w:rsidRPr="0045721D" w:rsidDel="00A04755">
          <w:rPr>
            <w:b w:val="0"/>
            <w:bCs w:val="0"/>
            <w:noProof/>
            <w:highlight w:val="yellow"/>
            <w:rPrChange w:id="2578" w:author="Kumar Baral" w:date="2022-12-12T16:18:00Z">
              <w:rPr>
                <w:b w:val="0"/>
                <w:bCs w:val="0"/>
                <w:noProof/>
              </w:rPr>
            </w:rPrChange>
          </w:rPr>
          <w:delText>3</w:delText>
        </w:r>
        <w:r w:rsidR="003D276E" w:rsidRPr="0045721D" w:rsidDel="00A04755">
          <w:rPr>
            <w:b w:val="0"/>
            <w:bCs w:val="0"/>
            <w:noProof/>
            <w:highlight w:val="yellow"/>
            <w:rPrChange w:id="2579" w:author="Kumar Baral" w:date="2022-12-12T16:18:00Z">
              <w:rPr>
                <w:b w:val="0"/>
                <w:bCs w:val="0"/>
                <w:noProof/>
              </w:rPr>
            </w:rPrChange>
          </w:rPr>
          <w:fldChar w:fldCharType="end"/>
        </w:r>
      </w:del>
      <w:bookmarkStart w:id="2580" w:name="_Toc62563724"/>
      <w:bookmarkEnd w:id="2565"/>
      <w:del w:id="2581" w:author="Kumar Baral" w:date="2022-12-12T16:54:00Z">
        <w:r w:rsidRPr="0045721D" w:rsidDel="00A04755">
          <w:rPr>
            <w:b w:val="0"/>
            <w:bCs w:val="0"/>
            <w:highlight w:val="yellow"/>
            <w:rPrChange w:id="2582" w:author="Kumar Baral" w:date="2022-12-12T16:18:00Z">
              <w:rPr>
                <w:b w:val="0"/>
                <w:bCs w:val="0"/>
              </w:rPr>
            </w:rPrChange>
          </w:rPr>
          <w:delText>: Elevation wise area distribution of Catchment at Intake</w:delText>
        </w:r>
        <w:bookmarkStart w:id="2583" w:name="_Toc121824750"/>
        <w:bookmarkStart w:id="2584" w:name="_Toc121825388"/>
        <w:bookmarkStart w:id="2585" w:name="_Toc121826028"/>
        <w:bookmarkStart w:id="2586" w:name="_Toc121826892"/>
        <w:bookmarkStart w:id="2587" w:name="_Toc121834315"/>
        <w:bookmarkStart w:id="2588" w:name="_Toc125550182"/>
        <w:bookmarkStart w:id="2589" w:name="_Toc125555677"/>
        <w:bookmarkStart w:id="2590" w:name="_Toc125557549"/>
        <w:bookmarkStart w:id="2591" w:name="_Toc125559436"/>
        <w:bookmarkStart w:id="2592" w:name="_Toc125618614"/>
        <w:bookmarkStart w:id="2593" w:name="_Toc125640061"/>
        <w:bookmarkStart w:id="2594" w:name="_Toc125642276"/>
        <w:bookmarkStart w:id="2595" w:name="_Toc125974046"/>
        <w:bookmarkStart w:id="2596" w:name="_Toc125974331"/>
        <w:bookmarkStart w:id="2597" w:name="_Toc126055248"/>
        <w:bookmarkStart w:id="2598" w:name="_Toc126058040"/>
        <w:bookmarkEnd w:id="2580"/>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del>
    </w:p>
    <w:p w14:paraId="4787682D" w14:textId="384A7AEC" w:rsidR="006238CC" w:rsidRDefault="006238CC" w:rsidP="001F4328">
      <w:pPr>
        <w:pStyle w:val="Heading2"/>
      </w:pPr>
      <w:bookmarkStart w:id="2599" w:name="_Toc454649651"/>
      <w:bookmarkStart w:id="2600" w:name="_Toc477261916"/>
      <w:bookmarkStart w:id="2601" w:name="_Toc23762112"/>
      <w:bookmarkStart w:id="2602" w:name="_Toc68879954"/>
      <w:bookmarkStart w:id="2603" w:name="_Toc126058041"/>
      <w:bookmarkEnd w:id="175"/>
      <w:bookmarkEnd w:id="176"/>
      <w:bookmarkEnd w:id="177"/>
      <w:bookmarkEnd w:id="178"/>
      <w:bookmarkEnd w:id="179"/>
      <w:bookmarkEnd w:id="180"/>
      <w:r w:rsidRPr="006238CC">
        <w:t>Climate</w:t>
      </w:r>
      <w:bookmarkEnd w:id="2599"/>
      <w:bookmarkEnd w:id="2600"/>
      <w:bookmarkEnd w:id="2601"/>
      <w:bookmarkEnd w:id="2602"/>
      <w:bookmarkEnd w:id="2603"/>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lastRenderedPageBreak/>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604" w:author="Kumar Baral" w:date="2022-12-12T16:20:00Z"/>
        </w:rPr>
      </w:pPr>
      <w:bookmarkStart w:id="2605" w:name="_Toc62563952"/>
      <w:bookmarkStart w:id="2606" w:name="_Toc126058042"/>
      <w:bookmarkStart w:id="2607" w:name="_Toc454649675"/>
      <w:bookmarkStart w:id="2608" w:name="_Toc477261948"/>
      <w:bookmarkStart w:id="2609" w:name="_Toc23762144"/>
      <w:bookmarkStart w:id="2610" w:name="_Toc68879985"/>
      <w:ins w:id="2611" w:author="Kumar Baral" w:date="2022-12-12T16:18:00Z">
        <w:r>
          <w:t>Available Data</w:t>
        </w:r>
      </w:ins>
      <w:bookmarkEnd w:id="2605"/>
      <w:bookmarkEnd w:id="2606"/>
    </w:p>
    <w:p w14:paraId="1C3BA6CF" w14:textId="5FCDCB04" w:rsidR="0045721D" w:rsidRDefault="0045721D">
      <w:pPr>
        <w:pStyle w:val="Heading3"/>
      </w:pPr>
      <w:bookmarkStart w:id="2612" w:name="_Ref121774566"/>
      <w:bookmarkStart w:id="2613" w:name="_Toc126058043"/>
      <w:ins w:id="2614" w:author="Kumar Baral" w:date="2022-12-12T16:20:00Z">
        <w:r>
          <w:t xml:space="preserve">Hydrological </w:t>
        </w:r>
      </w:ins>
      <w:ins w:id="2615" w:author="Kumar Baral" w:date="2022-12-12T16:21:00Z">
        <w:r>
          <w:t>Data</w:t>
        </w:r>
      </w:ins>
      <w:bookmarkEnd w:id="2612"/>
      <w:bookmarkEnd w:id="2613"/>
    </w:p>
    <w:p w14:paraId="270C7456" w14:textId="0FF3FABB" w:rsidR="000C7DC9" w:rsidRDefault="000C7DC9" w:rsidP="000C7DC9">
      <w:r>
        <w:t xml:space="preserve">There is a provision of daily data recording station at the intake of the Jhimruk project. The automatic data recorder records at 8 </w:t>
      </w:r>
      <w:del w:id="2616" w:author="Kumar Baral" w:date="2023-02-10T16:14:00Z">
        <w:r w:rsidDel="00352BC0">
          <w:delText>am</w:delText>
        </w:r>
      </w:del>
      <w:ins w:id="2617" w:author="Kumar Baral" w:date="2023-02-10T16:14:00Z">
        <w:r w:rsidR="00352BC0">
          <w:t>Am</w:t>
        </w:r>
        <w:r w:rsidR="00352BC0">
          <w:t xml:space="preserve"> </w:t>
        </w:r>
        <w:r w:rsidR="00352BC0">
          <w:t>and 8 Pm</w:t>
        </w:r>
      </w:ins>
      <w:r>
        <w:t xml:space="preserve">.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74F24060" w14:textId="77777777" w:rsidR="000C7DC9" w:rsidRPr="000C7DC9" w:rsidRDefault="000C7DC9" w:rsidP="000C7DC9">
      <w:pPr>
        <w:rPr>
          <w:ins w:id="2618" w:author="Kumar Baral" w:date="2022-12-12T16:21:00Z"/>
        </w:rPr>
      </w:pPr>
    </w:p>
    <w:p w14:paraId="015C74CF" w14:textId="7CAE58E1" w:rsidR="0045721D" w:rsidRPr="0045721D" w:rsidRDefault="0045721D">
      <w:pPr>
        <w:rPr>
          <w:ins w:id="2619" w:author="Kumar Baral" w:date="2022-12-12T16:20:00Z"/>
        </w:rPr>
        <w:pPrChange w:id="2620" w:author="Kumar Baral" w:date="2022-12-12T16:21:00Z">
          <w:pPr>
            <w:pStyle w:val="Heading3"/>
          </w:pPr>
        </w:pPrChange>
      </w:pPr>
    </w:p>
    <w:p w14:paraId="69F06F62" w14:textId="5D9944EC" w:rsidR="00650ED4" w:rsidRDefault="00650ED4">
      <w:pPr>
        <w:pStyle w:val="Heading3"/>
        <w:rPr>
          <w:ins w:id="2621" w:author="Kumar Baral" w:date="2022-12-12T16:26:00Z"/>
        </w:rPr>
      </w:pPr>
      <w:bookmarkStart w:id="2622" w:name="_Toc126058044"/>
      <w:ins w:id="2623" w:author="Kumar Baral" w:date="2022-12-12T16:26:00Z">
        <w:r>
          <w:t>Gauge Installation and data recording</w:t>
        </w:r>
        <w:bookmarkEnd w:id="2622"/>
      </w:ins>
    </w:p>
    <w:p w14:paraId="10587FA3" w14:textId="77777777" w:rsidR="00650ED4" w:rsidRPr="00BD42D9" w:rsidRDefault="00650ED4">
      <w:pPr>
        <w:rPr>
          <w:ins w:id="2624" w:author="Kumar Baral" w:date="2022-12-12T16:29:00Z"/>
        </w:rPr>
        <w:pPrChange w:id="2625" w:author="Windows User" w:date="2022-12-12T21:10:00Z">
          <w:pPr>
            <w:ind w:right="-46"/>
          </w:pPr>
        </w:pPrChange>
      </w:pPr>
    </w:p>
    <w:p w14:paraId="1F82A61E" w14:textId="3D2E9D1D" w:rsidR="00650ED4" w:rsidRDefault="00650ED4">
      <w:pPr>
        <w:pStyle w:val="Heading3"/>
        <w:rPr>
          <w:ins w:id="2626" w:author="Kumar Baral" w:date="2022-12-12T16:29:00Z"/>
        </w:rPr>
      </w:pPr>
      <w:bookmarkStart w:id="2627" w:name="_Toc126058045"/>
      <w:proofErr w:type="spellStart"/>
      <w:ins w:id="2628" w:author="Kumar Baral" w:date="2022-12-12T16:29:00Z">
        <w:r>
          <w:t>Meterological</w:t>
        </w:r>
        <w:proofErr w:type="spellEnd"/>
        <w:r>
          <w:t xml:space="preserve"> </w:t>
        </w:r>
      </w:ins>
      <w:ins w:id="2629" w:author="Kumar Baral" w:date="2022-12-12T16:30:00Z">
        <w:r>
          <w:t>Data</w:t>
        </w:r>
      </w:ins>
      <w:bookmarkEnd w:id="2627"/>
    </w:p>
    <w:p w14:paraId="3D82E6A3" w14:textId="51ADD540" w:rsidR="00650ED4" w:rsidRDefault="000C7DC9">
      <w:pPr>
        <w:rPr>
          <w:ins w:id="2630" w:author="Kumar Baral" w:date="2022-12-12T16:31:00Z"/>
        </w:rPr>
        <w:pPrChange w:id="2631" w:author="Kumar Baral" w:date="2022-12-12T16:20:00Z">
          <w:pPr>
            <w:pStyle w:val="Heading2"/>
          </w:pPr>
        </w:pPrChange>
      </w:pPr>
      <w:r>
        <w: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t>
      </w:r>
      <w:del w:id="2632" w:author="Kumar Baral" w:date="2023-02-10T16:15:00Z">
        <w:r w:rsidDel="00352BC0">
          <w:delText xml:space="preserve">Jhimruk </w:delText>
        </w:r>
      </w:del>
      <w:proofErr w:type="spellStart"/>
      <w:ins w:id="2633" w:author="Kumar Baral" w:date="2023-02-10T16:15:00Z">
        <w:r w:rsidR="00352BC0">
          <w:t>Andhi</w:t>
        </w:r>
        <w:proofErr w:type="spellEnd"/>
        <w:r w:rsidR="00352BC0">
          <w:t xml:space="preserve"> Khola</w:t>
        </w:r>
        <w:r w:rsidR="00352BC0">
          <w:t xml:space="preserve"> </w:t>
        </w:r>
      </w:ins>
      <w:r>
        <w:t xml:space="preserve">Hydropower Project. The automatic data recorder records at 8 am </w:t>
      </w:r>
      <w:proofErr w:type="spellStart"/>
      <w:r>
        <w:t>everyday</w:t>
      </w:r>
      <w:proofErr w:type="spellEnd"/>
      <w:r>
        <w: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t>
      </w:r>
    </w:p>
    <w:p w14:paraId="090B0670" w14:textId="77777777" w:rsidR="00650ED4" w:rsidRPr="0045721D" w:rsidRDefault="00650ED4">
      <w:pPr>
        <w:pPrChange w:id="2634" w:author="Kumar Baral" w:date="2022-12-12T16:20:00Z">
          <w:pPr>
            <w:pStyle w:val="Heading2"/>
          </w:pPr>
        </w:pPrChange>
      </w:pPr>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635" w:name="_Toc126058046"/>
      <w:bookmarkStart w:id="2636" w:name="_Toc62563953"/>
      <w:ins w:id="2637" w:author="Kumar Baral" w:date="2022-12-12T16:33:00Z">
        <w:r>
          <w:lastRenderedPageBreak/>
          <w:t>Basin Rainfall</w:t>
        </w:r>
      </w:ins>
      <w:bookmarkEnd w:id="2635"/>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084F3629" w:rsidR="006238CC" w:rsidRPr="005C2E26" w:rsidRDefault="003A45A2" w:rsidP="005C2E26">
      <w:pPr>
        <w:rPr>
          <w:ins w:id="2638" w:author="Kumar Baral" w:date="2022-12-12T16:33:00Z"/>
          <w:rFonts w:cstheme="minorBidi"/>
        </w:rPr>
      </w:pPr>
      <w:del w:id="2639"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ins w:id="2640" w:author="Kumar Baral" w:date="2023-02-10T16:16:00Z">
        <w:r w:rsidR="00352BC0">
          <w:rPr>
            <w:rFonts w:eastAsiaTheme="minorHAnsi" w:cstheme="minorBidi"/>
            <w:szCs w:val="22"/>
          </w:rPr>
          <w:t>The</w:t>
        </w:r>
      </w:ins>
      <w:r w:rsidR="00D078BA">
        <w:rPr>
          <w:rFonts w:eastAsiaTheme="minorHAnsi" w:cstheme="minorBidi"/>
          <w:szCs w:val="22"/>
        </w:rPr>
        <w:t xml:space="preserve"> average annual basin rainfall is 1897 mm. The catchment is medium precipitation type with respect the basin rainfall. The 24 hour maximum precipitation is 324 mm, which is one sixth of the average annual rainfall indicating potential hydrological risk</w:t>
      </w:r>
      <w:ins w:id="2641" w:author="Kumar Baral" w:date="2023-02-10T16:16:00Z">
        <w:r w:rsidR="00352BC0">
          <w:rPr>
            <w:rFonts w:eastAsiaTheme="minorHAnsi" w:cstheme="minorBidi"/>
            <w:szCs w:val="22"/>
          </w:rPr>
          <w:t xml:space="preserve"> (UFSR, 2008)</w:t>
        </w:r>
      </w:ins>
      <w:r w:rsidR="00D078BA">
        <w:rPr>
          <w:rFonts w:eastAsiaTheme="minorHAnsi" w:cstheme="minorBidi"/>
          <w:szCs w:val="22"/>
        </w:rPr>
        <w:t>.</w:t>
      </w:r>
      <w:del w:id="2642" w:author="Kumar Baral" w:date="2022-12-12T16:33:00Z">
        <w:r w:rsidR="006238CC" w:rsidRPr="006238CC" w:rsidDel="00650ED4">
          <w:delText>Thiessen Polygon Method</w:delText>
        </w:r>
      </w:del>
      <w:bookmarkEnd w:id="2636"/>
    </w:p>
    <w:p w14:paraId="3A2E47CC" w14:textId="331616D1" w:rsidR="00650ED4" w:rsidRPr="00650ED4" w:rsidRDefault="00650ED4">
      <w:pPr>
        <w:pPrChange w:id="2643" w:author="Kumar Baral" w:date="2022-12-12T16:33:00Z">
          <w:pPr>
            <w:pStyle w:val="Heading3"/>
          </w:pPr>
        </w:pPrChange>
      </w:pPr>
    </w:p>
    <w:p w14:paraId="1A0A4A86" w14:textId="663893AD" w:rsidR="006238CC" w:rsidRPr="006238CC" w:rsidDel="00650ED4" w:rsidRDefault="006238CC" w:rsidP="006238CC">
      <w:pPr>
        <w:rPr>
          <w:del w:id="2644" w:author="Kumar Baral" w:date="2022-12-12T16:36:00Z"/>
        </w:rPr>
      </w:pPr>
      <w:del w:id="2645"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646" w:name="_Toc121824757"/>
        <w:bookmarkStart w:id="2647" w:name="_Toc121825395"/>
        <w:bookmarkStart w:id="2648" w:name="_Toc121826035"/>
        <w:bookmarkStart w:id="2649" w:name="_Toc121826899"/>
        <w:bookmarkStart w:id="2650" w:name="_Toc121834322"/>
        <w:bookmarkStart w:id="2651" w:name="_Toc125550189"/>
        <w:bookmarkStart w:id="2652" w:name="_Toc125555684"/>
        <w:bookmarkStart w:id="2653" w:name="_Toc125557556"/>
        <w:bookmarkStart w:id="2654" w:name="_Toc125559443"/>
        <w:bookmarkStart w:id="2655" w:name="_Toc125618621"/>
        <w:bookmarkStart w:id="2656" w:name="_Toc125640068"/>
        <w:bookmarkStart w:id="2657" w:name="_Toc125642283"/>
        <w:bookmarkStart w:id="2658" w:name="_Toc125974053"/>
        <w:bookmarkStart w:id="2659" w:name="_Toc125974338"/>
        <w:bookmarkStart w:id="2660" w:name="_Toc126055255"/>
        <w:bookmarkStart w:id="2661" w:name="_Toc126058047"/>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del>
    </w:p>
    <w:p w14:paraId="27B3F7CB" w14:textId="7275F25A" w:rsidR="006238CC" w:rsidDel="00650ED4" w:rsidRDefault="008F6CE4" w:rsidP="006238CC">
      <w:pPr>
        <w:keepNext/>
        <w:rPr>
          <w:del w:id="2662" w:author="Kumar Baral" w:date="2022-12-12T16:36:00Z"/>
        </w:rPr>
      </w:pPr>
      <w:del w:id="2663"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664" w:name="_Toc121824758"/>
        <w:bookmarkStart w:id="2665" w:name="_Toc121825396"/>
        <w:bookmarkStart w:id="2666" w:name="_Toc121826036"/>
        <w:bookmarkStart w:id="2667" w:name="_Toc121826900"/>
        <w:bookmarkStart w:id="2668" w:name="_Toc121834323"/>
        <w:bookmarkStart w:id="2669" w:name="_Toc125550190"/>
        <w:bookmarkStart w:id="2670" w:name="_Toc125555685"/>
        <w:bookmarkStart w:id="2671" w:name="_Toc125557557"/>
        <w:bookmarkStart w:id="2672" w:name="_Toc125559444"/>
        <w:bookmarkStart w:id="2673" w:name="_Toc125618622"/>
        <w:bookmarkStart w:id="2674" w:name="_Toc125640069"/>
        <w:bookmarkStart w:id="2675" w:name="_Toc125642284"/>
        <w:bookmarkStart w:id="2676" w:name="_Toc125974054"/>
        <w:bookmarkStart w:id="2677" w:name="_Toc125974339"/>
        <w:bookmarkStart w:id="2678" w:name="_Toc126055256"/>
        <w:bookmarkStart w:id="2679" w:name="_Toc126058048"/>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del>
    </w:p>
    <w:p w14:paraId="161C3E4A" w14:textId="56B56AE4" w:rsidR="006238CC" w:rsidRPr="006238CC" w:rsidDel="00650ED4" w:rsidRDefault="006238CC" w:rsidP="006238CC">
      <w:pPr>
        <w:pStyle w:val="Caption"/>
        <w:rPr>
          <w:del w:id="2680" w:author="Kumar Baral" w:date="2022-12-12T16:36:00Z"/>
        </w:rPr>
      </w:pPr>
      <w:del w:id="2681"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5</w:delText>
        </w:r>
        <w:r w:rsidR="003D276E" w:rsidDel="00650ED4">
          <w:rPr>
            <w:b w:val="0"/>
            <w:bCs w:val="0"/>
            <w:noProof/>
          </w:rPr>
          <w:fldChar w:fldCharType="end"/>
        </w:r>
        <w:bookmarkStart w:id="2682" w:name="_Toc62563726"/>
        <w:r w:rsidRPr="006238CC" w:rsidDel="00650ED4">
          <w:delText>: Thiessen polygon for catchment of Myagdi Khola Hydropower Project</w:delText>
        </w:r>
        <w:bookmarkStart w:id="2683" w:name="_Toc121824759"/>
        <w:bookmarkStart w:id="2684" w:name="_Toc121825397"/>
        <w:bookmarkStart w:id="2685" w:name="_Toc121826037"/>
        <w:bookmarkStart w:id="2686" w:name="_Toc121826901"/>
        <w:bookmarkStart w:id="2687" w:name="_Toc121834324"/>
        <w:bookmarkStart w:id="2688" w:name="_Toc125550191"/>
        <w:bookmarkStart w:id="2689" w:name="_Toc125555686"/>
        <w:bookmarkStart w:id="2690" w:name="_Toc125557558"/>
        <w:bookmarkStart w:id="2691" w:name="_Toc125559445"/>
        <w:bookmarkStart w:id="2692" w:name="_Toc125618623"/>
        <w:bookmarkStart w:id="2693" w:name="_Toc125640070"/>
        <w:bookmarkStart w:id="2694" w:name="_Toc125642285"/>
        <w:bookmarkStart w:id="2695" w:name="_Toc125974055"/>
        <w:bookmarkStart w:id="2696" w:name="_Toc125974340"/>
        <w:bookmarkStart w:id="2697" w:name="_Toc126055257"/>
        <w:bookmarkStart w:id="2698" w:name="_Toc126058049"/>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del>
    </w:p>
    <w:p w14:paraId="548E6171" w14:textId="6F683173" w:rsidR="006238CC" w:rsidRPr="00D550BD" w:rsidDel="00650ED4" w:rsidRDefault="006238CC" w:rsidP="001F4328">
      <w:pPr>
        <w:pStyle w:val="Heading3"/>
        <w:rPr>
          <w:del w:id="2699" w:author="Kumar Baral" w:date="2022-12-12T16:36:00Z"/>
        </w:rPr>
      </w:pPr>
      <w:bookmarkStart w:id="2700" w:name="_Toc62563954"/>
      <w:del w:id="2701" w:author="Kumar Baral" w:date="2022-12-12T16:36:00Z">
        <w:r w:rsidRPr="00D550BD" w:rsidDel="00650ED4">
          <w:delText>Inverse Distance Weighted Method</w:delText>
        </w:r>
        <w:bookmarkStart w:id="2702" w:name="_Toc121824760"/>
        <w:bookmarkStart w:id="2703" w:name="_Toc121825398"/>
        <w:bookmarkStart w:id="2704" w:name="_Toc121826038"/>
        <w:bookmarkStart w:id="2705" w:name="_Toc121826902"/>
        <w:bookmarkStart w:id="2706" w:name="_Toc121834325"/>
        <w:bookmarkStart w:id="2707" w:name="_Toc125550192"/>
        <w:bookmarkStart w:id="2708" w:name="_Toc125555687"/>
        <w:bookmarkStart w:id="2709" w:name="_Toc125557559"/>
        <w:bookmarkStart w:id="2710" w:name="_Toc125559446"/>
        <w:bookmarkStart w:id="2711" w:name="_Toc125618624"/>
        <w:bookmarkStart w:id="2712" w:name="_Toc125640071"/>
        <w:bookmarkStart w:id="2713" w:name="_Toc125642286"/>
        <w:bookmarkStart w:id="2714" w:name="_Toc125974056"/>
        <w:bookmarkStart w:id="2715" w:name="_Toc125974341"/>
        <w:bookmarkStart w:id="2716" w:name="_Toc126055258"/>
        <w:bookmarkStart w:id="2717" w:name="_Toc126058050"/>
        <w:bookmarkEnd w:id="2700"/>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del>
    </w:p>
    <w:p w14:paraId="753D0D9B" w14:textId="06F0FA0D" w:rsidR="006238CC" w:rsidRPr="006238CC" w:rsidDel="00650ED4" w:rsidRDefault="006238CC" w:rsidP="006238CC">
      <w:pPr>
        <w:rPr>
          <w:del w:id="2718" w:author="Kumar Baral" w:date="2022-12-12T16:36:00Z"/>
        </w:rPr>
      </w:pPr>
      <w:del w:id="2719"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720" w:name="_Toc121824761"/>
        <w:bookmarkStart w:id="2721" w:name="_Toc121825399"/>
        <w:bookmarkStart w:id="2722" w:name="_Toc121826039"/>
        <w:bookmarkStart w:id="2723" w:name="_Toc121826903"/>
        <w:bookmarkStart w:id="2724" w:name="_Toc121834326"/>
        <w:bookmarkStart w:id="2725" w:name="_Toc125550193"/>
        <w:bookmarkStart w:id="2726" w:name="_Toc125555688"/>
        <w:bookmarkStart w:id="2727" w:name="_Toc125557560"/>
        <w:bookmarkStart w:id="2728" w:name="_Toc125559447"/>
        <w:bookmarkStart w:id="2729" w:name="_Toc125618625"/>
        <w:bookmarkStart w:id="2730" w:name="_Toc125640072"/>
        <w:bookmarkStart w:id="2731" w:name="_Toc125642287"/>
        <w:bookmarkStart w:id="2732" w:name="_Toc125974057"/>
        <w:bookmarkStart w:id="2733" w:name="_Toc125974342"/>
        <w:bookmarkStart w:id="2734" w:name="_Toc126055259"/>
        <w:bookmarkStart w:id="2735" w:name="_Toc126058051"/>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del>
    </w:p>
    <w:p w14:paraId="30389D63" w14:textId="7F609C38" w:rsidR="00D550BD" w:rsidDel="00650ED4" w:rsidRDefault="008F6CE4" w:rsidP="00D550BD">
      <w:pPr>
        <w:keepNext/>
        <w:rPr>
          <w:del w:id="2736" w:author="Kumar Baral" w:date="2022-12-12T16:36:00Z"/>
        </w:rPr>
      </w:pPr>
      <w:del w:id="2737"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738" w:name="_Toc121824762"/>
        <w:bookmarkStart w:id="2739" w:name="_Toc121825400"/>
        <w:bookmarkStart w:id="2740" w:name="_Toc121826040"/>
        <w:bookmarkStart w:id="2741" w:name="_Toc121826904"/>
        <w:bookmarkStart w:id="2742" w:name="_Toc121834327"/>
        <w:bookmarkStart w:id="2743" w:name="_Toc125550194"/>
        <w:bookmarkStart w:id="2744" w:name="_Toc125555689"/>
        <w:bookmarkStart w:id="2745" w:name="_Toc125557561"/>
        <w:bookmarkStart w:id="2746" w:name="_Toc125559448"/>
        <w:bookmarkStart w:id="2747" w:name="_Toc125618626"/>
        <w:bookmarkStart w:id="2748" w:name="_Toc125640073"/>
        <w:bookmarkStart w:id="2749" w:name="_Toc125642288"/>
        <w:bookmarkStart w:id="2750" w:name="_Toc125974058"/>
        <w:bookmarkStart w:id="2751" w:name="_Toc125974343"/>
        <w:bookmarkStart w:id="2752" w:name="_Toc126055260"/>
        <w:bookmarkStart w:id="2753" w:name="_Toc126058052"/>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del>
    </w:p>
    <w:p w14:paraId="27881BB4" w14:textId="358EA5AB" w:rsidR="006238CC" w:rsidRPr="006238CC" w:rsidDel="00650ED4" w:rsidRDefault="00D550BD" w:rsidP="00D550BD">
      <w:pPr>
        <w:pStyle w:val="Caption"/>
        <w:rPr>
          <w:del w:id="2754" w:author="Kumar Baral" w:date="2022-12-12T16:36:00Z"/>
        </w:rPr>
      </w:pPr>
      <w:del w:id="2755" w:author="Kumar Baral" w:date="2022-12-12T16:36:00Z">
        <w:r w:rsidDel="00650ED4">
          <w:delText xml:space="preserve">Figure </w:delText>
        </w:r>
        <w:r w:rsidR="003D276E" w:rsidDel="00650ED4">
          <w:rPr>
            <w:b w:val="0"/>
            <w:bCs w:val="0"/>
          </w:rPr>
          <w:fldChar w:fldCharType="begin"/>
        </w:r>
        <w:r w:rsidR="003D276E" w:rsidDel="00650ED4">
          <w:delInstrText xml:space="preserve"> STYLEREF 1 \s </w:delInstrText>
        </w:r>
        <w:r w:rsidR="003D276E" w:rsidDel="00650ED4">
          <w:rPr>
            <w:b w:val="0"/>
            <w:bCs w:val="0"/>
          </w:rPr>
          <w:fldChar w:fldCharType="separate"/>
        </w:r>
        <w:r w:rsidR="00EA54C4" w:rsidDel="00650ED4">
          <w:rPr>
            <w:noProof/>
          </w:rPr>
          <w:delText>2</w:delText>
        </w:r>
        <w:r w:rsidR="003D276E" w:rsidDel="00650ED4">
          <w:rPr>
            <w:b w:val="0"/>
            <w:bCs w:val="0"/>
            <w:noProof/>
          </w:rPr>
          <w:fldChar w:fldCharType="end"/>
        </w:r>
        <w:r w:rsidR="006B63D6" w:rsidDel="00650ED4">
          <w:noBreakHyphen/>
        </w:r>
        <w:r w:rsidR="003D276E" w:rsidDel="00650ED4">
          <w:rPr>
            <w:b w:val="0"/>
            <w:bCs w:val="0"/>
          </w:rPr>
          <w:fldChar w:fldCharType="begin"/>
        </w:r>
        <w:r w:rsidR="003D276E" w:rsidDel="00650ED4">
          <w:delInstrText xml:space="preserve"> SEQ Figure \* ARABIC \s 1 </w:delInstrText>
        </w:r>
        <w:r w:rsidR="003D276E" w:rsidDel="00650ED4">
          <w:rPr>
            <w:b w:val="0"/>
            <w:bCs w:val="0"/>
          </w:rPr>
          <w:fldChar w:fldCharType="separate"/>
        </w:r>
        <w:r w:rsidR="00EA54C4" w:rsidDel="00650ED4">
          <w:rPr>
            <w:noProof/>
          </w:rPr>
          <w:delText>6</w:delText>
        </w:r>
        <w:r w:rsidR="003D276E" w:rsidDel="00650ED4">
          <w:rPr>
            <w:b w:val="0"/>
            <w:bCs w:val="0"/>
            <w:noProof/>
          </w:rPr>
          <w:fldChar w:fldCharType="end"/>
        </w:r>
        <w:bookmarkStart w:id="2756" w:name="_Toc62563727"/>
        <w:r w:rsidR="006238CC" w:rsidRPr="006238CC" w:rsidDel="00650ED4">
          <w:delText>: Inverse distance weighted map for catchment of Myagdi Khola hydropower project</w:delText>
        </w:r>
        <w:bookmarkStart w:id="2757" w:name="_Toc121824763"/>
        <w:bookmarkStart w:id="2758" w:name="_Toc121825401"/>
        <w:bookmarkStart w:id="2759" w:name="_Toc121826041"/>
        <w:bookmarkStart w:id="2760" w:name="_Toc121826905"/>
        <w:bookmarkStart w:id="2761" w:name="_Toc121834328"/>
        <w:bookmarkStart w:id="2762" w:name="_Toc125550195"/>
        <w:bookmarkStart w:id="2763" w:name="_Toc125555690"/>
        <w:bookmarkStart w:id="2764" w:name="_Toc125557562"/>
        <w:bookmarkStart w:id="2765" w:name="_Toc125559449"/>
        <w:bookmarkStart w:id="2766" w:name="_Toc125618627"/>
        <w:bookmarkStart w:id="2767" w:name="_Toc125640074"/>
        <w:bookmarkStart w:id="2768" w:name="_Toc125642289"/>
        <w:bookmarkStart w:id="2769" w:name="_Toc125974059"/>
        <w:bookmarkStart w:id="2770" w:name="_Toc125974344"/>
        <w:bookmarkStart w:id="2771" w:name="_Toc126055261"/>
        <w:bookmarkStart w:id="2772" w:name="_Toc126058053"/>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del>
    </w:p>
    <w:p w14:paraId="2B9B9DCF" w14:textId="3B5EEC4E" w:rsidR="006238CC" w:rsidRPr="006238CC" w:rsidDel="00650ED4" w:rsidRDefault="006238CC" w:rsidP="006238CC">
      <w:pPr>
        <w:rPr>
          <w:del w:id="2773" w:author="Kumar Baral" w:date="2022-12-12T16:36:00Z"/>
        </w:rPr>
      </w:pPr>
      <w:del w:id="2774"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775" w:name="_Toc121824764"/>
        <w:bookmarkStart w:id="2776" w:name="_Toc121825402"/>
        <w:bookmarkStart w:id="2777" w:name="_Toc121826042"/>
        <w:bookmarkStart w:id="2778" w:name="_Toc121826906"/>
        <w:bookmarkStart w:id="2779" w:name="_Toc121834329"/>
        <w:bookmarkStart w:id="2780" w:name="_Toc125550196"/>
        <w:bookmarkStart w:id="2781" w:name="_Toc125555691"/>
        <w:bookmarkStart w:id="2782" w:name="_Toc125557563"/>
        <w:bookmarkStart w:id="2783" w:name="_Toc125559450"/>
        <w:bookmarkStart w:id="2784" w:name="_Toc125618628"/>
        <w:bookmarkStart w:id="2785" w:name="_Toc125640075"/>
        <w:bookmarkStart w:id="2786" w:name="_Toc125642290"/>
        <w:bookmarkStart w:id="2787" w:name="_Toc125974060"/>
        <w:bookmarkStart w:id="2788" w:name="_Toc125974345"/>
        <w:bookmarkStart w:id="2789" w:name="_Toc126055262"/>
        <w:bookmarkStart w:id="2790" w:name="_Toc12605805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del>
    </w:p>
    <w:p w14:paraId="0C01EABD" w14:textId="2F9AE158" w:rsidR="006238CC" w:rsidRDefault="00347AC2" w:rsidP="00573E74">
      <w:pPr>
        <w:pStyle w:val="Heading2"/>
        <w:rPr>
          <w:ins w:id="2791" w:author="Kumar Baral" w:date="2022-12-12T16:37:00Z"/>
        </w:rPr>
      </w:pPr>
      <w:bookmarkStart w:id="2792" w:name="_Toc126058055"/>
      <w:bookmarkStart w:id="2793" w:name="_Toc402364319"/>
      <w:bookmarkStart w:id="2794" w:name="_Toc474766069"/>
      <w:bookmarkStart w:id="2795" w:name="_Toc62563955"/>
      <w:ins w:id="2796" w:author="Kumar Baral" w:date="2022-12-12T16:36:00Z">
        <w:r>
          <w:t>Long Term Mean Monthly Flow</w:t>
        </w:r>
      </w:ins>
      <w:bookmarkEnd w:id="2792"/>
      <w:del w:id="2797" w:author="Kumar Baral" w:date="2022-12-12T16:36:00Z">
        <w:r w:rsidR="006238CC" w:rsidRPr="006238CC" w:rsidDel="00347AC2">
          <w:delText>Flow Measurement</w:delText>
        </w:r>
      </w:del>
      <w:bookmarkEnd w:id="2793"/>
      <w:bookmarkEnd w:id="2794"/>
      <w:bookmarkEnd w:id="2795"/>
      <w:r w:rsidR="006238CC" w:rsidRPr="006238CC">
        <w:t xml:space="preserve"> </w:t>
      </w:r>
    </w:p>
    <w:p w14:paraId="011976E3" w14:textId="3D142BC2" w:rsidR="002A46D1" w:rsidRDefault="002A46D1" w:rsidP="002A46D1">
      <w:pPr>
        <w:pStyle w:val="Heading3"/>
      </w:pPr>
      <w:bookmarkStart w:id="2798" w:name="_Toc126058056"/>
      <w:bookmarkStart w:id="2799" w:name="_Toc92369059"/>
      <w:bookmarkStart w:id="2800" w:name="_Toc92876304"/>
      <w:r>
        <w:t>Direct measured data</w:t>
      </w:r>
      <w:bookmarkEnd w:id="2798"/>
    </w:p>
    <w:p w14:paraId="72D08602" w14:textId="3451AB5D" w:rsidR="005C2E26"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3C27F164" w14:textId="1CDB582E" w:rsidR="003A45A2" w:rsidRPr="003446EB" w:rsidRDefault="003A45A2" w:rsidP="005C2E26">
      <w:pPr>
        <w:rPr>
          <w:rFonts w:eastAsiaTheme="minorHAnsi" w:cstheme="minorBidi"/>
          <w:szCs w:val="22"/>
        </w:rPr>
      </w:pPr>
      <w:r>
        <w:rPr>
          <w:noProof/>
          <w:lang w:bidi="ne-NP"/>
        </w:rPr>
        <w:lastRenderedPageBreak/>
        <w:drawing>
          <wp:inline distT="0" distB="0" distL="0" distR="0" wp14:anchorId="25D293C9" wp14:editId="5B2E3FD7">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FD577AB" w14:textId="77777777" w:rsidR="003A45A2" w:rsidRDefault="003A45A2" w:rsidP="005C2E26">
      <w:pPr>
        <w:rPr>
          <w:rFonts w:eastAsiaTheme="minorHAnsi" w:cstheme="minorBidi"/>
          <w:szCs w:val="22"/>
        </w:rPr>
      </w:pPr>
    </w:p>
    <w:p w14:paraId="44B1EA38" w14:textId="5D31BA93" w:rsidR="005C2E26"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57CF72CA" w14:textId="433BD594" w:rsidR="003D3773" w:rsidRPr="003446EB" w:rsidRDefault="003D3773" w:rsidP="005C2E26">
      <w:pPr>
        <w:rPr>
          <w:rFonts w:eastAsiaTheme="minorHAnsi" w:cstheme="minorBidi"/>
          <w:szCs w:val="22"/>
        </w:rPr>
      </w:pPr>
      <w:r>
        <w:rPr>
          <w:noProof/>
          <w:lang w:bidi="ne-NP"/>
        </w:rPr>
        <w:drawing>
          <wp:inline distT="0" distB="0" distL="0" distR="0" wp14:anchorId="697D6F7F" wp14:editId="789F1146">
            <wp:extent cx="5960745" cy="3609975"/>
            <wp:effectExtent l="0" t="0" r="19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373E9BC4" w:rsidR="005C2E26" w:rsidRDefault="00166AD4" w:rsidP="00166AD4">
      <w:pPr>
        <w:pStyle w:val="Caption"/>
      </w:pPr>
      <w:bookmarkStart w:id="2801" w:name="_Toc126055282"/>
      <w:r>
        <w:t xml:space="preserve">Table </w:t>
      </w:r>
      <w:fldSimple w:instr=" STYLEREF 1 \s ">
        <w:r w:rsidR="00C27344">
          <w:rPr>
            <w:noProof/>
          </w:rPr>
          <w:t>1</w:t>
        </w:r>
      </w:fldSimple>
      <w:r w:rsidR="00C27344">
        <w:noBreakHyphen/>
      </w:r>
      <w:fldSimple w:instr=" SEQ Table \* ARABIC \s 1 ">
        <w:r w:rsidR="00C27344">
          <w:rPr>
            <w:noProof/>
          </w:rPr>
          <w:t>2</w:t>
        </w:r>
      </w:fldSimple>
      <w:r w:rsidR="005F6047">
        <w:t xml:space="preserve">: Mean Monthly Flow of </w:t>
      </w:r>
      <w:del w:id="2802" w:author="Kumar Baral" w:date="2023-02-10T16:17:00Z">
        <w:r w:rsidR="005F6047" w:rsidDel="00352BC0">
          <w:delText>Jhimruk River</w:delText>
        </w:r>
      </w:del>
      <w:bookmarkEnd w:id="2801"/>
      <w:proofErr w:type="spellStart"/>
      <w:ins w:id="2803" w:author="Kumar Baral" w:date="2023-02-10T16:17:00Z">
        <w:r w:rsidR="00352BC0">
          <w:t>Andhikhola</w:t>
        </w:r>
        <w:proofErr w:type="spellEnd"/>
        <w:r w:rsidR="00352BC0">
          <w:t xml:space="preserve"> River</w:t>
        </w:r>
      </w:ins>
    </w:p>
    <w:tbl>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5321"/>
      </w:tblGrid>
      <w:tr w:rsidR="005C2E26" w:rsidRPr="00CC72F6" w14:paraId="2BDF9218" w14:textId="77777777" w:rsidTr="000D028B">
        <w:trPr>
          <w:trHeight w:val="319"/>
          <w:tblHeader/>
        </w:trPr>
        <w:tc>
          <w:tcPr>
            <w:tcW w:w="1782" w:type="pct"/>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0D028B">
        <w:trPr>
          <w:trHeight w:val="319"/>
        </w:trPr>
        <w:tc>
          <w:tcPr>
            <w:tcW w:w="1782" w:type="pct"/>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Baishakh</w:t>
            </w:r>
            <w:proofErr w:type="spellEnd"/>
          </w:p>
        </w:tc>
        <w:tc>
          <w:tcPr>
            <w:tcW w:w="3218" w:type="pct"/>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0D028B">
        <w:trPr>
          <w:trHeight w:val="319"/>
        </w:trPr>
        <w:tc>
          <w:tcPr>
            <w:tcW w:w="1782" w:type="pct"/>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Jestha</w:t>
            </w:r>
            <w:proofErr w:type="spellEnd"/>
          </w:p>
        </w:tc>
        <w:tc>
          <w:tcPr>
            <w:tcW w:w="3218" w:type="pct"/>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0D028B">
        <w:trPr>
          <w:trHeight w:val="319"/>
        </w:trPr>
        <w:tc>
          <w:tcPr>
            <w:tcW w:w="1782" w:type="pct"/>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Ashadh</w:t>
            </w:r>
            <w:proofErr w:type="spellEnd"/>
          </w:p>
        </w:tc>
        <w:tc>
          <w:tcPr>
            <w:tcW w:w="3218" w:type="pct"/>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0D028B">
        <w:trPr>
          <w:trHeight w:val="319"/>
        </w:trPr>
        <w:tc>
          <w:tcPr>
            <w:tcW w:w="1782" w:type="pct"/>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Shrawan</w:t>
            </w:r>
            <w:proofErr w:type="spellEnd"/>
          </w:p>
        </w:tc>
        <w:tc>
          <w:tcPr>
            <w:tcW w:w="3218" w:type="pct"/>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0D028B">
        <w:trPr>
          <w:trHeight w:val="319"/>
        </w:trPr>
        <w:tc>
          <w:tcPr>
            <w:tcW w:w="1782" w:type="pct"/>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Bhadra</w:t>
            </w:r>
            <w:proofErr w:type="spellEnd"/>
          </w:p>
        </w:tc>
        <w:tc>
          <w:tcPr>
            <w:tcW w:w="3218" w:type="pct"/>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0D028B">
        <w:trPr>
          <w:trHeight w:val="319"/>
        </w:trPr>
        <w:tc>
          <w:tcPr>
            <w:tcW w:w="1782" w:type="pct"/>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Ashwin</w:t>
            </w:r>
            <w:proofErr w:type="spellEnd"/>
          </w:p>
        </w:tc>
        <w:tc>
          <w:tcPr>
            <w:tcW w:w="3218" w:type="pct"/>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0D028B">
        <w:trPr>
          <w:trHeight w:val="319"/>
        </w:trPr>
        <w:tc>
          <w:tcPr>
            <w:tcW w:w="1782" w:type="pct"/>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3218" w:type="pct"/>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0D028B">
        <w:trPr>
          <w:trHeight w:val="319"/>
        </w:trPr>
        <w:tc>
          <w:tcPr>
            <w:tcW w:w="1782" w:type="pct"/>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Mangsir</w:t>
            </w:r>
            <w:proofErr w:type="spellEnd"/>
          </w:p>
        </w:tc>
        <w:tc>
          <w:tcPr>
            <w:tcW w:w="3218" w:type="pct"/>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0D028B">
        <w:trPr>
          <w:trHeight w:val="319"/>
        </w:trPr>
        <w:tc>
          <w:tcPr>
            <w:tcW w:w="1782" w:type="pct"/>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Poush</w:t>
            </w:r>
            <w:proofErr w:type="spellEnd"/>
          </w:p>
        </w:tc>
        <w:tc>
          <w:tcPr>
            <w:tcW w:w="3218" w:type="pct"/>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0D028B">
        <w:trPr>
          <w:trHeight w:val="319"/>
        </w:trPr>
        <w:tc>
          <w:tcPr>
            <w:tcW w:w="1782" w:type="pct"/>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Magh</w:t>
            </w:r>
            <w:proofErr w:type="spellEnd"/>
          </w:p>
        </w:tc>
        <w:tc>
          <w:tcPr>
            <w:tcW w:w="3218" w:type="pct"/>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0D028B">
        <w:trPr>
          <w:trHeight w:val="319"/>
        </w:trPr>
        <w:tc>
          <w:tcPr>
            <w:tcW w:w="1782" w:type="pct"/>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Falgun</w:t>
            </w:r>
            <w:proofErr w:type="spellEnd"/>
          </w:p>
        </w:tc>
        <w:tc>
          <w:tcPr>
            <w:tcW w:w="3218" w:type="pct"/>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0D028B">
        <w:trPr>
          <w:trHeight w:val="319"/>
        </w:trPr>
        <w:tc>
          <w:tcPr>
            <w:tcW w:w="1782" w:type="pct"/>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77777777" w:rsidR="005C2E26" w:rsidRDefault="005C2E26" w:rsidP="005C2E26">
      <w:r>
        <w:rPr>
          <w:noProof/>
          <w:lang w:bidi="ne-NP"/>
        </w:rPr>
        <w:lastRenderedPageBreak/>
        <w:drawing>
          <wp:inline distT="0" distB="0" distL="0" distR="0" wp14:anchorId="347DB414" wp14:editId="196EFC0F">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AA9F08B" w14:textId="1EA959FB" w:rsidR="005C2E26" w:rsidRDefault="005F6047" w:rsidP="005F6047">
      <w:pPr>
        <w:pStyle w:val="Caption"/>
      </w:pPr>
      <w:bookmarkStart w:id="2804" w:name="_Toc126058072"/>
      <w:r>
        <w:t xml:space="preserve">Figure </w:t>
      </w:r>
      <w:fldSimple w:instr=" STYLEREF 1 \s ">
        <w:r w:rsidR="002E2821">
          <w:rPr>
            <w:noProof/>
          </w:rPr>
          <w:t>1</w:t>
        </w:r>
      </w:fldSimple>
      <w:r w:rsidR="002E2821">
        <w:noBreakHyphen/>
      </w:r>
      <w:fldSimple w:instr=" SEQ Figure \* ARABIC \s 1 ">
        <w:r w:rsidR="002E2821">
          <w:rPr>
            <w:noProof/>
          </w:rPr>
          <w:t>1</w:t>
        </w:r>
      </w:fldSimple>
      <w:r>
        <w:t>: Hydrographical representation of Mean Monthly flow of Jhimruk River</w:t>
      </w:r>
      <w:bookmarkEnd w:id="2804"/>
    </w:p>
    <w:p w14:paraId="49DF86BF" w14:textId="77777777" w:rsidR="005C2E26" w:rsidRPr="005C2E26" w:rsidRDefault="005C2E26" w:rsidP="005C2E26"/>
    <w:p w14:paraId="5E0F430A" w14:textId="297A7F69" w:rsidR="002E2821" w:rsidRDefault="002A46D1" w:rsidP="002E2821">
      <w:pPr>
        <w:pStyle w:val="Heading3"/>
      </w:pPr>
      <w:bookmarkStart w:id="2805" w:name="_Toc126058057"/>
      <w:bookmarkEnd w:id="2799"/>
      <w:bookmarkEnd w:id="2800"/>
      <w:proofErr w:type="spellStart"/>
      <w:r>
        <w:lastRenderedPageBreak/>
        <w:t>Comparision</w:t>
      </w:r>
      <w:proofErr w:type="spellEnd"/>
      <w:r>
        <w:t xml:space="preserve"> with implemented Mean Monthly Flow</w:t>
      </w:r>
      <w:bookmarkEnd w:id="2805"/>
    </w:p>
    <w:p w14:paraId="2B892AD0" w14:textId="55167DFB" w:rsidR="002E2821" w:rsidRPr="002E2821" w:rsidRDefault="00170DF3" w:rsidP="002E2821">
      <w:r>
        <w:rPr>
          <w:noProof/>
          <w:lang w:bidi="ne-NP"/>
        </w:rPr>
        <w:drawing>
          <wp:inline distT="0" distB="0" distL="0" distR="0" wp14:anchorId="5AEBF59A" wp14:editId="41AB0E20">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1F0399" w14:textId="35F06C65" w:rsidR="002E2821" w:rsidRPr="002E2821" w:rsidRDefault="002E2821" w:rsidP="002E2821">
      <w:pPr>
        <w:rPr>
          <w:ins w:id="2806" w:author="Kumar Baral" w:date="2022-12-12T16:39:00Z"/>
        </w:rPr>
      </w:pPr>
    </w:p>
    <w:p w14:paraId="2CC001FD" w14:textId="51583E4B" w:rsidR="00347AC2" w:rsidRDefault="002E2821" w:rsidP="002E2821">
      <w:pPr>
        <w:pStyle w:val="Caption"/>
      </w:pPr>
      <w:bookmarkStart w:id="2807" w:name="_Toc126058073"/>
      <w:bookmarkStart w:id="2808" w:name="_Toc90989301"/>
      <w:bookmarkStart w:id="2809" w:name="_Toc91255217"/>
      <w:r>
        <w:t xml:space="preserve">Figure </w:t>
      </w:r>
      <w:fldSimple w:instr=" STYLEREF 1 \s ">
        <w:r>
          <w:rPr>
            <w:noProof/>
          </w:rPr>
          <w:t>1</w:t>
        </w:r>
      </w:fldSimple>
      <w:r>
        <w:noBreakHyphen/>
      </w:r>
      <w:fldSimple w:instr=" SEQ Figure \* ARABIC \s 1 ">
        <w:r>
          <w:rPr>
            <w:noProof/>
          </w:rPr>
          <w:t>2</w:t>
        </w:r>
      </w:fldSimple>
      <w:r>
        <w:t>: Comparison of implemented mean monthly flow and measured mean monthly flow</w:t>
      </w:r>
      <w:bookmarkEnd w:id="2807"/>
    </w:p>
    <w:p w14:paraId="415AB596" w14:textId="0CE261CB" w:rsidR="00170DF3" w:rsidRDefault="00170DF3" w:rsidP="00170DF3">
      <w:r>
        <w:t xml:space="preserve">Only in the month of </w:t>
      </w:r>
      <w:proofErr w:type="spellStart"/>
      <w:r>
        <w:t>Shrawan</w:t>
      </w:r>
      <w:proofErr w:type="spellEnd"/>
      <w:r>
        <w:t>, the measured data is lesser than the hydrological estimation during UFSR. In the dry months the measured data is almost similar as that of estimated data. For the wet months (</w:t>
      </w:r>
      <w:proofErr w:type="spellStart"/>
      <w:r>
        <w:t>Jestha</w:t>
      </w:r>
      <w:proofErr w:type="spellEnd"/>
      <w:r>
        <w:t xml:space="preserve">, </w:t>
      </w:r>
      <w:proofErr w:type="spellStart"/>
      <w:r>
        <w:t>Ashadh</w:t>
      </w:r>
      <w:proofErr w:type="spellEnd"/>
      <w:r>
        <w:t xml:space="preserve">, </w:t>
      </w:r>
      <w:proofErr w:type="spellStart"/>
      <w:r>
        <w:t>Bhadra</w:t>
      </w:r>
      <w:proofErr w:type="spellEnd"/>
      <w:r>
        <w:t xml:space="preserve">, </w:t>
      </w:r>
      <w:proofErr w:type="spellStart"/>
      <w:r>
        <w:t>Ashwin</w:t>
      </w:r>
      <w:proofErr w:type="spellEnd"/>
      <w:r>
        <w:t xml:space="preserve">) the measured data are greater than the estimated flow during UFSR. </w:t>
      </w:r>
    </w:p>
    <w:p w14:paraId="1D7938E2" w14:textId="70B38B9B" w:rsidR="00170DF3" w:rsidRDefault="00170DF3">
      <w:pPr>
        <w:pStyle w:val="Heading3"/>
        <w:pPrChange w:id="2810" w:author="Kumar Baral" w:date="2022-12-12T17:30:00Z">
          <w:pPr>
            <w:pStyle w:val="Heading2"/>
            <w:keepLines/>
            <w:numPr>
              <w:ilvl w:val="2"/>
              <w:numId w:val="51"/>
            </w:numPr>
            <w:spacing w:before="40" w:line="276" w:lineRule="auto"/>
            <w:ind w:left="709" w:right="-46" w:hanging="709"/>
            <w:jc w:val="both"/>
          </w:pPr>
        </w:pPrChange>
      </w:pPr>
      <w:r>
        <w:t xml:space="preserve">Water Sharing in </w:t>
      </w:r>
      <w:proofErr w:type="spellStart"/>
      <w:r>
        <w:t>Andhi</w:t>
      </w:r>
      <w:proofErr w:type="spellEnd"/>
      <w:r>
        <w:t xml:space="preserve"> Khola</w:t>
      </w:r>
    </w:p>
    <w:p w14:paraId="32FFB431" w14:textId="36AC1830" w:rsidR="00170DF3" w:rsidRPr="00170DF3" w:rsidRDefault="00170DF3" w:rsidP="00170DF3">
      <w:pPr>
        <w:rPr>
          <w:ins w:id="2811" w:author="Kumar Baral" w:date="2022-12-12T16:39:00Z"/>
        </w:rPr>
      </w:pPr>
      <w:r>
        <w:t xml:space="preserve">There are some irrigation systems in the </w:t>
      </w:r>
      <w:proofErr w:type="spellStart"/>
      <w:r>
        <w:t>Andhi</w:t>
      </w:r>
      <w:proofErr w:type="spellEnd"/>
      <w:r>
        <w:t xml:space="preserve"> Khola River Basin. </w:t>
      </w:r>
      <w:proofErr w:type="spellStart"/>
      <w:r>
        <w:t>Dahathum</w:t>
      </w:r>
      <w:proofErr w:type="spellEnd"/>
      <w:r w:rsidR="0083305E">
        <w:t xml:space="preserve"> </w:t>
      </w:r>
      <w:proofErr w:type="spellStart"/>
      <w:r w:rsidR="0083305E">
        <w:t>Changchangdi</w:t>
      </w:r>
      <w:proofErr w:type="spellEnd"/>
      <w:r w:rsidR="0083305E">
        <w:t xml:space="preserve"> Irrigation scheme, </w:t>
      </w:r>
      <w:proofErr w:type="spellStart"/>
      <w:r w:rsidR="0083305E">
        <w:t>Damuwa</w:t>
      </w:r>
      <w:proofErr w:type="spellEnd"/>
      <w:r w:rsidR="0083305E">
        <w:t xml:space="preserve"> </w:t>
      </w:r>
      <w:proofErr w:type="spellStart"/>
      <w:r w:rsidR="0083305E">
        <w:t>Phant</w:t>
      </w:r>
      <w:proofErr w:type="spellEnd"/>
      <w:r w:rsidR="0083305E">
        <w:t xml:space="preserve"> Proposed scheme, </w:t>
      </w:r>
      <w:proofErr w:type="spellStart"/>
      <w:r w:rsidR="0083305E">
        <w:t>Sataun</w:t>
      </w:r>
      <w:proofErr w:type="spellEnd"/>
      <w:r w:rsidR="0083305E">
        <w:t xml:space="preserve"> </w:t>
      </w:r>
      <w:proofErr w:type="spellStart"/>
      <w:r w:rsidR="0083305E">
        <w:t>Tapu</w:t>
      </w:r>
      <w:proofErr w:type="spellEnd"/>
      <w:r w:rsidR="0083305E">
        <w:t xml:space="preserve"> Irrigation scheme, </w:t>
      </w:r>
      <w:proofErr w:type="spellStart"/>
      <w:r w:rsidR="0083305E">
        <w:t>Kulbandh</w:t>
      </w:r>
      <w:proofErr w:type="spellEnd"/>
      <w:r w:rsidR="0083305E">
        <w:t xml:space="preserve"> Irrigation </w:t>
      </w:r>
      <w:proofErr w:type="spellStart"/>
      <w:r w:rsidR="0083305E">
        <w:t>schme</w:t>
      </w:r>
      <w:proofErr w:type="spellEnd"/>
      <w:r w:rsidR="0083305E">
        <w:t xml:space="preserve">, </w:t>
      </w:r>
      <w:proofErr w:type="spellStart"/>
      <w:r w:rsidR="0083305E">
        <w:t>Lamage</w:t>
      </w:r>
      <w:proofErr w:type="spellEnd"/>
      <w:r w:rsidR="0083305E">
        <w:t xml:space="preserve"> </w:t>
      </w:r>
      <w:proofErr w:type="spellStart"/>
      <w:r w:rsidR="0083305E">
        <w:t>Phant</w:t>
      </w:r>
      <w:proofErr w:type="spellEnd"/>
      <w:r w:rsidR="0083305E">
        <w:t xml:space="preserve"> Irrigation scheme, </w:t>
      </w:r>
      <w:proofErr w:type="spellStart"/>
      <w:r w:rsidR="0083305E">
        <w:t>Thuli</w:t>
      </w:r>
      <w:proofErr w:type="spellEnd"/>
      <w:r w:rsidR="0083305E">
        <w:t xml:space="preserve"> </w:t>
      </w:r>
      <w:proofErr w:type="spellStart"/>
      <w:r w:rsidR="0083305E">
        <w:t>Benshi</w:t>
      </w:r>
      <w:proofErr w:type="spellEnd"/>
      <w:r w:rsidR="0083305E">
        <w:t xml:space="preserve"> Irrigation Scheme, </w:t>
      </w:r>
      <w:proofErr w:type="spellStart"/>
      <w:r w:rsidR="0083305E">
        <w:t>Tikaja</w:t>
      </w:r>
      <w:proofErr w:type="spellEnd"/>
      <w:r w:rsidR="0083305E">
        <w:t xml:space="preserve"> </w:t>
      </w:r>
      <w:proofErr w:type="spellStart"/>
      <w:r w:rsidR="0083305E">
        <w:t>Phant</w:t>
      </w:r>
      <w:proofErr w:type="spellEnd"/>
      <w:r w:rsidR="0083305E">
        <w:t xml:space="preserve"> Irrigation scheme are the in operation. Some of them are in normal operation whereas some of them are damaged and operate in monsoon season only. The above mentioned irrigation systems are located in the upstream of the intake of </w:t>
      </w:r>
      <w:proofErr w:type="spellStart"/>
      <w:r w:rsidR="0083305E">
        <w:t>Andhi</w:t>
      </w:r>
      <w:proofErr w:type="spellEnd"/>
      <w:r w:rsidR="0083305E">
        <w:t xml:space="preserve"> khola. There are no schemes in the </w:t>
      </w:r>
      <w:proofErr w:type="spellStart"/>
      <w:r w:rsidR="0083305E">
        <w:t>down stream</w:t>
      </w:r>
      <w:proofErr w:type="spellEnd"/>
      <w:r w:rsidR="0083305E">
        <w:t xml:space="preserve"> of the Intake of the project.</w:t>
      </w:r>
    </w:p>
    <w:p w14:paraId="63CE71CD" w14:textId="77777777" w:rsidR="00170DF3" w:rsidRPr="00170DF3" w:rsidRDefault="00170DF3" w:rsidP="00170DF3">
      <w:pPr>
        <w:rPr>
          <w:ins w:id="2812" w:author="Kumar Baral" w:date="2022-12-12T16:39:00Z"/>
        </w:rPr>
      </w:pPr>
    </w:p>
    <w:p w14:paraId="1AC75B9D" w14:textId="77777777" w:rsidR="00347AC2" w:rsidRDefault="00347AC2">
      <w:pPr>
        <w:pStyle w:val="Heading3"/>
        <w:rPr>
          <w:ins w:id="2813" w:author="Kumar Baral" w:date="2022-12-12T16:39:00Z"/>
        </w:rPr>
        <w:pPrChange w:id="2814" w:author="Kumar Baral" w:date="2022-12-12T17:30:00Z">
          <w:pPr>
            <w:pStyle w:val="Heading2"/>
            <w:keepLines/>
            <w:numPr>
              <w:ilvl w:val="2"/>
              <w:numId w:val="51"/>
            </w:numPr>
            <w:spacing w:before="40" w:line="276" w:lineRule="auto"/>
            <w:ind w:left="709" w:right="-46" w:hanging="709"/>
            <w:jc w:val="both"/>
          </w:pPr>
        </w:pPrChange>
      </w:pPr>
      <w:bookmarkStart w:id="2815" w:name="_Toc90989303"/>
      <w:bookmarkStart w:id="2816" w:name="_Toc91255219"/>
      <w:bookmarkStart w:id="2817" w:name="_Toc92369062"/>
      <w:bookmarkStart w:id="2818" w:name="_Toc92876307"/>
      <w:bookmarkStart w:id="2819" w:name="_Toc126058058"/>
      <w:bookmarkEnd w:id="2808"/>
      <w:bookmarkEnd w:id="2809"/>
      <w:ins w:id="2820" w:author="Kumar Baral" w:date="2022-12-12T16:39:00Z">
        <w:r w:rsidRPr="001C0EA0">
          <w:lastRenderedPageBreak/>
          <w:t>Riparian Release</w:t>
        </w:r>
        <w:bookmarkEnd w:id="2815"/>
        <w:bookmarkEnd w:id="2816"/>
        <w:bookmarkEnd w:id="2817"/>
        <w:bookmarkEnd w:id="2818"/>
        <w:bookmarkEnd w:id="2819"/>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AED962B" w:rsidR="00347AC2" w:rsidRPr="00C9316A" w:rsidRDefault="0083305E" w:rsidP="00347AC2">
      <w:pPr>
        <w:ind w:right="-46"/>
        <w:rPr>
          <w:ins w:id="2821" w:author="Kumar Baral" w:date="2022-12-12T16:39:00Z"/>
        </w:rPr>
      </w:pPr>
      <w:r>
        <w:t>As per UFSR, t</w:t>
      </w:r>
      <w:ins w:id="2822" w:author="Kumar Baral" w:date="2022-12-12T16:39:00Z">
        <w:r w:rsidR="00347AC2" w:rsidRPr="001C0EA0">
          <w:t xml:space="preserve">he long-term mean monthly flow for driest month, </w:t>
        </w:r>
      </w:ins>
      <w:r>
        <w:t>Chaitra</w:t>
      </w:r>
      <w:ins w:id="2823" w:author="Kumar Baral" w:date="2022-12-12T16:39:00Z">
        <w:r w:rsidR="00347AC2" w:rsidRPr="001C0EA0">
          <w:t xml:space="preserve"> at the </w:t>
        </w:r>
        <w:r w:rsidR="00347AC2">
          <w:t>intake</w:t>
        </w:r>
        <w:r w:rsidR="00347AC2" w:rsidRPr="001C0EA0">
          <w:t xml:space="preserve"> of is </w:t>
        </w:r>
      </w:ins>
      <w:r>
        <w:t>2.63</w:t>
      </w:r>
      <w:ins w:id="2824" w:author="Kumar Baral" w:date="2022-12-12T16:39:00Z">
        <w:r w:rsidR="00347AC2" w:rsidRPr="001C0EA0">
          <w:t xml:space="preserve"> m</w:t>
        </w:r>
        <w:r w:rsidR="00347AC2" w:rsidRPr="00C9316A">
          <w:rPr>
            <w:vertAlign w:val="superscript"/>
          </w:rPr>
          <w:t>3</w:t>
        </w:r>
        <w:r w:rsidR="00347AC2" w:rsidRPr="001C0EA0">
          <w:t xml:space="preserve">/s. As per prevailing environment act of Nepal, the downstream release should be 10% of minimum long-term mean monthly flow, i.e., </w:t>
        </w:r>
        <w:r w:rsidR="00347AC2">
          <w:t>0.</w:t>
        </w:r>
      </w:ins>
      <w:r>
        <w:t>26</w:t>
      </w:r>
      <w:ins w:id="2825" w:author="Kumar Baral" w:date="2022-12-12T16:39:00Z">
        <w:r w:rsidR="00347AC2" w:rsidRPr="001C0EA0">
          <w:t>m</w:t>
        </w:r>
        <w:r w:rsidR="00347AC2" w:rsidRPr="00C9316A">
          <w:rPr>
            <w:vertAlign w:val="superscript"/>
          </w:rPr>
          <w:t>3</w:t>
        </w:r>
        <w:r w:rsidR="00347AC2" w:rsidRPr="001C0EA0">
          <w:t>/s will be released downstream as the riparian release for aquatic life.</w:t>
        </w:r>
      </w:ins>
    </w:p>
    <w:p w14:paraId="63C3BF77" w14:textId="77777777" w:rsidR="00347AC2" w:rsidRPr="00347AC2" w:rsidRDefault="00347AC2">
      <w:pPr>
        <w:pPrChange w:id="2826" w:author="Kumar Baral" w:date="2022-12-12T16:37:00Z">
          <w:pPr>
            <w:pStyle w:val="Heading2"/>
          </w:pPr>
        </w:pPrChange>
      </w:pPr>
    </w:p>
    <w:p w14:paraId="00BB1DE7" w14:textId="5016C290" w:rsidR="006238CC" w:rsidRDefault="006238CC" w:rsidP="00573E74">
      <w:pPr>
        <w:pStyle w:val="Heading2"/>
        <w:rPr>
          <w:ins w:id="2827" w:author="Kumar Baral" w:date="2022-12-12T16:41:00Z"/>
        </w:rPr>
      </w:pPr>
      <w:bookmarkStart w:id="2828" w:name="_Toc402364316"/>
      <w:bookmarkStart w:id="2829" w:name="_Toc474766066"/>
      <w:bookmarkStart w:id="2830" w:name="_Toc62563956"/>
      <w:del w:id="2831" w:author="Kumar Baral" w:date="2022-12-12T16:41:00Z">
        <w:r w:rsidRPr="006238CC" w:rsidDel="00347AC2">
          <w:delText>Stream Flow</w:delText>
        </w:r>
      </w:del>
      <w:bookmarkStart w:id="2832" w:name="_Toc126058059"/>
      <w:bookmarkEnd w:id="2828"/>
      <w:bookmarkEnd w:id="2829"/>
      <w:bookmarkEnd w:id="2830"/>
      <w:ins w:id="2833" w:author="Kumar Baral" w:date="2022-12-12T16:41:00Z">
        <w:r w:rsidR="00347AC2">
          <w:t>Flow Duration Curve (FDC) and Design Discharge</w:t>
        </w:r>
        <w:bookmarkEnd w:id="2832"/>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C51E252" w:rsidR="005C2E26"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70C6B636" w14:textId="77777777" w:rsidR="003A45A2" w:rsidRDefault="003A45A2" w:rsidP="003A45A2">
      <w:pPr>
        <w:rPr>
          <w:rFonts w:eastAsiaTheme="minorHAnsi" w:cstheme="minorBidi"/>
          <w:szCs w:val="22"/>
        </w:rPr>
      </w:pPr>
      <w:r>
        <w:rPr>
          <w:rFonts w:eastAsiaTheme="minorHAnsi" w:cstheme="minorBidi"/>
          <w:szCs w:val="22"/>
        </w:rPr>
        <w:lastRenderedPageBreak/>
        <w:t xml:space="preserve">As per USFR, the design discharge is 4.87 m3/s which is available for 65% of the time in the certain year. </w:t>
      </w:r>
    </w:p>
    <w:p w14:paraId="6C6470F4" w14:textId="77777777" w:rsidR="003A45A2" w:rsidRPr="003D5D60" w:rsidRDefault="003A45A2" w:rsidP="005C2E26">
      <w:pPr>
        <w:rPr>
          <w:rFonts w:eastAsiaTheme="minorHAnsi" w:cstheme="minorBidi"/>
          <w:szCs w:val="22"/>
        </w:rPr>
      </w:pPr>
    </w:p>
    <w:p w14:paraId="6E70EBA0" w14:textId="4E0B29F7" w:rsidR="00347AC2" w:rsidRDefault="002A46D1">
      <w:pPr>
        <w:pStyle w:val="Heading3"/>
        <w:pPrChange w:id="2834" w:author="Kumar Baral" w:date="2022-12-12T17:30:00Z">
          <w:pPr>
            <w:pStyle w:val="Heading2"/>
            <w:keepLines/>
            <w:numPr>
              <w:ilvl w:val="2"/>
              <w:numId w:val="51"/>
            </w:numPr>
            <w:spacing w:before="40" w:line="276" w:lineRule="auto"/>
            <w:ind w:left="709" w:right="-46" w:hanging="709"/>
            <w:jc w:val="both"/>
          </w:pPr>
        </w:pPrChange>
      </w:pPr>
      <w:bookmarkStart w:id="2835" w:name="_Toc126058060"/>
      <w:r>
        <w:t>FDC from the measured data</w:t>
      </w:r>
      <w:bookmarkEnd w:id="2835"/>
    </w:p>
    <w:p w14:paraId="0BEA90CB" w14:textId="6A09D21B" w:rsidR="00347AC2" w:rsidRDefault="00347AC2" w:rsidP="00347AC2">
      <w:pPr>
        <w:spacing w:before="0" w:after="160" w:line="259" w:lineRule="auto"/>
        <w:jc w:val="left"/>
        <w:rPr>
          <w:ins w:id="2836" w:author="Kumar Baral" w:date="2022-12-12T16:42:00Z"/>
        </w:rPr>
      </w:pPr>
    </w:p>
    <w:p w14:paraId="40C161F6" w14:textId="7AFBC6B6" w:rsidR="00347AC2" w:rsidRDefault="00373A50">
      <w:pPr>
        <w:pStyle w:val="Heading3"/>
        <w:pPrChange w:id="2837" w:author="Kumar Baral" w:date="2022-12-12T17:30:00Z">
          <w:pPr>
            <w:pStyle w:val="Heading2"/>
            <w:keepLines/>
            <w:numPr>
              <w:ilvl w:val="2"/>
              <w:numId w:val="51"/>
            </w:numPr>
            <w:spacing w:before="40" w:line="276" w:lineRule="auto"/>
            <w:ind w:left="709" w:right="-46" w:hanging="709"/>
            <w:jc w:val="both"/>
          </w:pPr>
        </w:pPrChange>
      </w:pPr>
      <w:bookmarkStart w:id="2838" w:name="_Toc126058061"/>
      <w:ins w:id="2839" w:author="Kumar Baral" w:date="2023-02-03T14:36:00Z">
        <w:r>
          <w:t xml:space="preserve"> </w:t>
        </w:r>
      </w:ins>
      <w:proofErr w:type="spellStart"/>
      <w:r w:rsidR="002A46D1">
        <w:t>Comparision</w:t>
      </w:r>
      <w:proofErr w:type="spellEnd"/>
      <w:r w:rsidR="002A46D1">
        <w:t xml:space="preserve"> of FDC</w:t>
      </w:r>
      <w:bookmarkEnd w:id="2838"/>
      <w:r w:rsidR="00215E71">
        <w:t xml:space="preserve"> of UFSR</w:t>
      </w:r>
    </w:p>
    <w:p w14:paraId="184C3E08" w14:textId="255A07B2" w:rsidR="00215E71" w:rsidRPr="00215E71" w:rsidRDefault="007D39AF" w:rsidP="00215E71">
      <w:r>
        <w:rPr>
          <w:noProof/>
          <w:lang w:bidi="ne-NP"/>
        </w:rPr>
        <w:drawing>
          <wp:inline distT="0" distB="0" distL="0" distR="0" wp14:anchorId="09E60152" wp14:editId="5310FAF5">
            <wp:extent cx="5915025" cy="39528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A8712E" w14:textId="77777777" w:rsidR="003965AE" w:rsidRPr="003965AE" w:rsidRDefault="003965AE" w:rsidP="003965AE">
      <w:pPr>
        <w:rPr>
          <w:ins w:id="2840" w:author="Kumar Baral" w:date="2022-12-12T16:42:00Z"/>
        </w:rPr>
      </w:pPr>
    </w:p>
    <w:p w14:paraId="527D8DAB" w14:textId="77777777" w:rsidR="006238CC" w:rsidRPr="006238CC" w:rsidRDefault="006238CC" w:rsidP="001F4328">
      <w:pPr>
        <w:pStyle w:val="Heading2"/>
      </w:pPr>
      <w:bookmarkStart w:id="2841" w:name="_Toc351715576"/>
      <w:bookmarkStart w:id="2842" w:name="_Toc393365361"/>
      <w:bookmarkStart w:id="2843" w:name="_Toc402364322"/>
      <w:bookmarkStart w:id="2844" w:name="_Toc474766071"/>
      <w:bookmarkStart w:id="2845" w:name="_Toc62563960"/>
      <w:bookmarkStart w:id="2846" w:name="_Toc126058062"/>
      <w:r w:rsidRPr="006238CC">
        <w:t>Flood Analysis</w:t>
      </w:r>
      <w:bookmarkEnd w:id="2841"/>
      <w:bookmarkEnd w:id="2842"/>
      <w:bookmarkEnd w:id="2843"/>
      <w:bookmarkEnd w:id="2844"/>
      <w:bookmarkEnd w:id="2845"/>
      <w:bookmarkEnd w:id="2846"/>
    </w:p>
    <w:p w14:paraId="1DBBCDF0" w14:textId="77777777" w:rsidR="005C2E26" w:rsidRDefault="005C2E26" w:rsidP="005C2E26">
      <w:bookmarkStart w:id="2847"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 xml:space="preserve">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w:t>
      </w:r>
      <w:r w:rsidRPr="003D5D60">
        <w:rPr>
          <w:rFonts w:eastAsiaTheme="minorHAnsi" w:cstheme="minorBidi"/>
          <w:szCs w:val="22"/>
        </w:rPr>
        <w:lastRenderedPageBreak/>
        <w:t>the vulnerability of different communities and ecosystems to flooding, and help guide decision-making in terms of land use planning, urbanization, and other human activities that may impact the flood regime.</w:t>
      </w:r>
    </w:p>
    <w:p w14:paraId="2AE21422" w14:textId="06497698" w:rsidR="005C2E26"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71DE9F14" w14:textId="77777777" w:rsidTr="00C442D0">
        <w:tc>
          <w:tcPr>
            <w:tcW w:w="2155" w:type="dxa"/>
            <w:vMerge w:val="restart"/>
            <w:shd w:val="clear" w:color="auto" w:fill="BFBFBF" w:themeFill="background1" w:themeFillShade="BF"/>
            <w:vAlign w:val="center"/>
          </w:tcPr>
          <w:p w14:paraId="1A251F0A" w14:textId="4926273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7DD51048" w14:textId="21CCE6C1" w:rsidR="00C442D0" w:rsidRPr="00C442D0" w:rsidRDefault="00C442D0" w:rsidP="00C442D0">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770DF3A" w14:textId="77777777" w:rsidTr="00C442D0">
        <w:tc>
          <w:tcPr>
            <w:tcW w:w="2155" w:type="dxa"/>
            <w:vMerge/>
            <w:shd w:val="clear" w:color="auto" w:fill="BFBFBF" w:themeFill="background1" w:themeFillShade="BF"/>
          </w:tcPr>
          <w:p w14:paraId="61EE9B6B" w14:textId="1B91F30E" w:rsidR="00C442D0" w:rsidRPr="00C442D0" w:rsidRDefault="00C442D0" w:rsidP="005C2E26">
            <w:pPr>
              <w:spacing w:before="0" w:after="160" w:line="259" w:lineRule="auto"/>
              <w:rPr>
                <w:rFonts w:eastAsiaTheme="minorHAnsi" w:cstheme="minorBidi"/>
                <w:b/>
                <w:bCs/>
                <w:szCs w:val="22"/>
              </w:rPr>
            </w:pPr>
          </w:p>
        </w:tc>
        <w:tc>
          <w:tcPr>
            <w:tcW w:w="1595" w:type="dxa"/>
            <w:shd w:val="clear" w:color="auto" w:fill="BFBFBF" w:themeFill="background1" w:themeFillShade="BF"/>
          </w:tcPr>
          <w:p w14:paraId="19CD4FFC" w14:textId="79DE49FC"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7482308A" w14:textId="17C376AB"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418D0E9A" w14:textId="4455D672" w:rsidR="00C442D0" w:rsidRPr="00C442D0" w:rsidRDefault="00C442D0" w:rsidP="005C2E26">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5B75F625" w14:textId="0DAFCFFE" w:rsidR="00C442D0" w:rsidRPr="00C442D0" w:rsidRDefault="00C442D0" w:rsidP="0066076F">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66076F" w14:paraId="7E2493E3" w14:textId="77777777" w:rsidTr="00C442D0">
        <w:tc>
          <w:tcPr>
            <w:tcW w:w="2155" w:type="dxa"/>
          </w:tcPr>
          <w:p w14:paraId="2030A298" w14:textId="04C0BD7E" w:rsidR="0066076F" w:rsidRDefault="0066076F" w:rsidP="005C2E26">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04DA51A0" w14:textId="2C8F6EF3" w:rsidR="0066076F" w:rsidRDefault="00C442D0" w:rsidP="005C2E26">
            <w:pPr>
              <w:spacing w:before="0" w:after="160" w:line="259" w:lineRule="auto"/>
              <w:rPr>
                <w:rFonts w:eastAsiaTheme="minorHAnsi" w:cstheme="minorBidi"/>
                <w:szCs w:val="22"/>
              </w:rPr>
            </w:pPr>
            <w:r>
              <w:rPr>
                <w:rFonts w:eastAsiaTheme="minorHAnsi" w:cstheme="minorBidi"/>
                <w:szCs w:val="22"/>
              </w:rPr>
              <w:t>561</w:t>
            </w:r>
          </w:p>
        </w:tc>
        <w:tc>
          <w:tcPr>
            <w:tcW w:w="1875" w:type="dxa"/>
          </w:tcPr>
          <w:p w14:paraId="467A27A3" w14:textId="0D3C86CF" w:rsidR="0066076F" w:rsidRDefault="00C442D0" w:rsidP="005C2E26">
            <w:pPr>
              <w:spacing w:before="0" w:after="160" w:line="259" w:lineRule="auto"/>
              <w:rPr>
                <w:rFonts w:eastAsiaTheme="minorHAnsi" w:cstheme="minorBidi"/>
                <w:szCs w:val="22"/>
              </w:rPr>
            </w:pPr>
            <w:r>
              <w:rPr>
                <w:rFonts w:eastAsiaTheme="minorHAnsi" w:cstheme="minorBidi"/>
                <w:szCs w:val="22"/>
              </w:rPr>
              <w:t>907</w:t>
            </w:r>
          </w:p>
        </w:tc>
        <w:tc>
          <w:tcPr>
            <w:tcW w:w="1876" w:type="dxa"/>
          </w:tcPr>
          <w:p w14:paraId="574F811D" w14:textId="1F891807" w:rsidR="0066076F" w:rsidRDefault="00C442D0" w:rsidP="005C2E26">
            <w:pPr>
              <w:spacing w:before="0" w:after="160" w:line="259" w:lineRule="auto"/>
              <w:rPr>
                <w:rFonts w:eastAsiaTheme="minorHAnsi" w:cstheme="minorBidi"/>
                <w:szCs w:val="22"/>
              </w:rPr>
            </w:pPr>
            <w:r>
              <w:rPr>
                <w:rFonts w:eastAsiaTheme="minorHAnsi" w:cstheme="minorBidi"/>
                <w:szCs w:val="22"/>
              </w:rPr>
              <w:t>1005</w:t>
            </w:r>
          </w:p>
        </w:tc>
        <w:tc>
          <w:tcPr>
            <w:tcW w:w="1876" w:type="dxa"/>
          </w:tcPr>
          <w:p w14:paraId="20191AC4" w14:textId="2EC3B28A" w:rsidR="0066076F" w:rsidRDefault="00C442D0" w:rsidP="005C2E26">
            <w:pPr>
              <w:spacing w:before="0" w:after="160" w:line="259" w:lineRule="auto"/>
              <w:rPr>
                <w:rFonts w:eastAsiaTheme="minorHAnsi" w:cstheme="minorBidi"/>
                <w:szCs w:val="22"/>
              </w:rPr>
            </w:pPr>
            <w:r>
              <w:rPr>
                <w:rFonts w:eastAsiaTheme="minorHAnsi" w:cstheme="minorBidi"/>
                <w:szCs w:val="22"/>
              </w:rPr>
              <w:t>1189</w:t>
            </w:r>
          </w:p>
        </w:tc>
      </w:tr>
      <w:tr w:rsidR="0066076F" w14:paraId="5FAF73D5" w14:textId="77777777" w:rsidTr="00C442D0">
        <w:tc>
          <w:tcPr>
            <w:tcW w:w="2155" w:type="dxa"/>
          </w:tcPr>
          <w:p w14:paraId="5C4A5EA1" w14:textId="5629E039" w:rsidR="0066076F" w:rsidRDefault="0066076F" w:rsidP="005C2E26">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2C1D275F" w14:textId="243A3955" w:rsidR="0066076F" w:rsidRDefault="00C442D0" w:rsidP="005C2E26">
            <w:pPr>
              <w:spacing w:before="0" w:after="160" w:line="259" w:lineRule="auto"/>
              <w:rPr>
                <w:rFonts w:eastAsiaTheme="minorHAnsi" w:cstheme="minorBidi"/>
                <w:szCs w:val="22"/>
              </w:rPr>
            </w:pPr>
            <w:r>
              <w:rPr>
                <w:rFonts w:eastAsiaTheme="minorHAnsi" w:cstheme="minorBidi"/>
                <w:szCs w:val="22"/>
              </w:rPr>
              <w:t>507</w:t>
            </w:r>
          </w:p>
        </w:tc>
        <w:tc>
          <w:tcPr>
            <w:tcW w:w="1875" w:type="dxa"/>
          </w:tcPr>
          <w:p w14:paraId="757C3C07" w14:textId="74BE6E44" w:rsidR="0066076F" w:rsidRDefault="00C442D0" w:rsidP="005C2E26">
            <w:pPr>
              <w:spacing w:before="0" w:after="160" w:line="259" w:lineRule="auto"/>
              <w:rPr>
                <w:rFonts w:eastAsiaTheme="minorHAnsi" w:cstheme="minorBidi"/>
                <w:szCs w:val="22"/>
              </w:rPr>
            </w:pPr>
            <w:r>
              <w:rPr>
                <w:rFonts w:eastAsiaTheme="minorHAnsi" w:cstheme="minorBidi"/>
                <w:szCs w:val="22"/>
              </w:rPr>
              <w:t>893</w:t>
            </w:r>
          </w:p>
        </w:tc>
        <w:tc>
          <w:tcPr>
            <w:tcW w:w="1876" w:type="dxa"/>
          </w:tcPr>
          <w:p w14:paraId="3A17D48D" w14:textId="1B4A82F6" w:rsidR="0066076F" w:rsidRDefault="00C442D0" w:rsidP="005C2E26">
            <w:pPr>
              <w:spacing w:before="0" w:after="160" w:line="259" w:lineRule="auto"/>
              <w:rPr>
                <w:rFonts w:eastAsiaTheme="minorHAnsi" w:cstheme="minorBidi"/>
                <w:szCs w:val="22"/>
              </w:rPr>
            </w:pPr>
            <w:r>
              <w:rPr>
                <w:rFonts w:eastAsiaTheme="minorHAnsi" w:cstheme="minorBidi"/>
                <w:szCs w:val="22"/>
              </w:rPr>
              <w:t>1052</w:t>
            </w:r>
          </w:p>
        </w:tc>
        <w:tc>
          <w:tcPr>
            <w:tcW w:w="1876" w:type="dxa"/>
          </w:tcPr>
          <w:p w14:paraId="3F41F060" w14:textId="499EC4EF" w:rsidR="0066076F" w:rsidRDefault="00C442D0" w:rsidP="005C2E26">
            <w:pPr>
              <w:spacing w:before="0" w:after="160" w:line="259" w:lineRule="auto"/>
              <w:rPr>
                <w:rFonts w:eastAsiaTheme="minorHAnsi" w:cstheme="minorBidi"/>
                <w:szCs w:val="22"/>
              </w:rPr>
            </w:pPr>
            <w:r>
              <w:rPr>
                <w:rFonts w:eastAsiaTheme="minorHAnsi" w:cstheme="minorBidi"/>
                <w:szCs w:val="22"/>
              </w:rPr>
              <w:t>1434</w:t>
            </w:r>
          </w:p>
        </w:tc>
      </w:tr>
      <w:tr w:rsidR="0066076F" w14:paraId="080FA4CB" w14:textId="77777777" w:rsidTr="00C442D0">
        <w:tc>
          <w:tcPr>
            <w:tcW w:w="2155" w:type="dxa"/>
          </w:tcPr>
          <w:p w14:paraId="68FB8DDD" w14:textId="7665DCB0" w:rsidR="0066076F" w:rsidRDefault="0066076F" w:rsidP="005C2E26">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157E4F2C" w14:textId="6E3024B4" w:rsidR="0066076F" w:rsidRDefault="00C442D0" w:rsidP="005C2E26">
            <w:pPr>
              <w:spacing w:before="0" w:after="160" w:line="259" w:lineRule="auto"/>
              <w:rPr>
                <w:rFonts w:eastAsiaTheme="minorHAnsi" w:cstheme="minorBidi"/>
                <w:szCs w:val="22"/>
              </w:rPr>
            </w:pPr>
            <w:r>
              <w:rPr>
                <w:rFonts w:eastAsiaTheme="minorHAnsi" w:cstheme="minorBidi"/>
                <w:szCs w:val="22"/>
              </w:rPr>
              <w:t>516</w:t>
            </w:r>
          </w:p>
        </w:tc>
        <w:tc>
          <w:tcPr>
            <w:tcW w:w="1875" w:type="dxa"/>
          </w:tcPr>
          <w:p w14:paraId="29B01670" w14:textId="3EB86208" w:rsidR="0066076F" w:rsidRDefault="00C442D0" w:rsidP="005C2E26">
            <w:pPr>
              <w:spacing w:before="0" w:after="160" w:line="259" w:lineRule="auto"/>
              <w:rPr>
                <w:rFonts w:eastAsiaTheme="minorHAnsi" w:cstheme="minorBidi"/>
                <w:szCs w:val="22"/>
              </w:rPr>
            </w:pPr>
            <w:r>
              <w:rPr>
                <w:rFonts w:eastAsiaTheme="minorHAnsi" w:cstheme="minorBidi"/>
                <w:szCs w:val="22"/>
              </w:rPr>
              <w:t>863</w:t>
            </w:r>
          </w:p>
        </w:tc>
        <w:tc>
          <w:tcPr>
            <w:tcW w:w="1876" w:type="dxa"/>
          </w:tcPr>
          <w:p w14:paraId="63599D27" w14:textId="645DFBA8" w:rsidR="0066076F" w:rsidRDefault="00C442D0" w:rsidP="005C2E26">
            <w:pPr>
              <w:spacing w:before="0" w:after="160" w:line="259" w:lineRule="auto"/>
              <w:rPr>
                <w:rFonts w:eastAsiaTheme="minorHAnsi" w:cstheme="minorBidi"/>
                <w:szCs w:val="22"/>
              </w:rPr>
            </w:pPr>
            <w:r>
              <w:rPr>
                <w:rFonts w:eastAsiaTheme="minorHAnsi" w:cstheme="minorBidi"/>
                <w:szCs w:val="22"/>
              </w:rPr>
              <w:t>996</w:t>
            </w:r>
          </w:p>
        </w:tc>
        <w:tc>
          <w:tcPr>
            <w:tcW w:w="1876" w:type="dxa"/>
          </w:tcPr>
          <w:p w14:paraId="7FEED288" w14:textId="68FEDE5A" w:rsidR="0066076F" w:rsidRDefault="00C442D0" w:rsidP="005C2E26">
            <w:pPr>
              <w:spacing w:before="0" w:after="160" w:line="259" w:lineRule="auto"/>
              <w:rPr>
                <w:rFonts w:eastAsiaTheme="minorHAnsi" w:cstheme="minorBidi"/>
                <w:szCs w:val="22"/>
              </w:rPr>
            </w:pPr>
            <w:r>
              <w:rPr>
                <w:rFonts w:eastAsiaTheme="minorHAnsi" w:cstheme="minorBidi"/>
                <w:szCs w:val="22"/>
              </w:rPr>
              <w:t>1297</w:t>
            </w:r>
          </w:p>
        </w:tc>
      </w:tr>
    </w:tbl>
    <w:p w14:paraId="4B574E34" w14:textId="53C92DEA" w:rsidR="0066076F" w:rsidRDefault="0066076F" w:rsidP="005C2E26">
      <w:pPr>
        <w:spacing w:before="0" w:after="160" w:line="259" w:lineRule="auto"/>
        <w:rPr>
          <w:rFonts w:eastAsiaTheme="minorHAnsi" w:cstheme="minorBidi"/>
          <w:szCs w:val="22"/>
        </w:rPr>
      </w:pPr>
    </w:p>
    <w:p w14:paraId="67F35C1F" w14:textId="260B53E1" w:rsidR="00C442D0" w:rsidDel="00415DC4" w:rsidRDefault="00C442D0" w:rsidP="005C2E26">
      <w:pPr>
        <w:spacing w:before="0" w:after="160" w:line="259" w:lineRule="auto"/>
        <w:rPr>
          <w:del w:id="2848" w:author="Kumar Baral" w:date="2023-02-02T16:49:00Z"/>
          <w:rFonts w:eastAsiaTheme="minorHAnsi" w:cstheme="minorBidi"/>
          <w:szCs w:val="22"/>
        </w:rPr>
      </w:pPr>
    </w:p>
    <w:p w14:paraId="1B9DA5C3" w14:textId="77777777" w:rsidR="00C442D0" w:rsidRDefault="00C442D0" w:rsidP="005C2E26">
      <w:pPr>
        <w:spacing w:before="0" w:after="160" w:line="259" w:lineRule="auto"/>
        <w:rPr>
          <w:rFonts w:eastAsiaTheme="minorHAnsi" w:cstheme="minorBidi"/>
          <w:szCs w:val="22"/>
        </w:rPr>
      </w:pPr>
    </w:p>
    <w:tbl>
      <w:tblPr>
        <w:tblStyle w:val="TableGrid"/>
        <w:tblW w:w="0" w:type="auto"/>
        <w:tblLook w:val="04A0" w:firstRow="1" w:lastRow="0" w:firstColumn="1" w:lastColumn="0" w:noHBand="0" w:noVBand="1"/>
      </w:tblPr>
      <w:tblGrid>
        <w:gridCol w:w="2155"/>
        <w:gridCol w:w="1595"/>
        <w:gridCol w:w="1875"/>
        <w:gridCol w:w="1876"/>
        <w:gridCol w:w="1876"/>
      </w:tblGrid>
      <w:tr w:rsidR="00C442D0" w14:paraId="309F57A1" w14:textId="77777777" w:rsidTr="005341F5">
        <w:tc>
          <w:tcPr>
            <w:tcW w:w="2155" w:type="dxa"/>
            <w:vMerge w:val="restart"/>
            <w:shd w:val="clear" w:color="auto" w:fill="BFBFBF" w:themeFill="background1" w:themeFillShade="BF"/>
            <w:vAlign w:val="center"/>
          </w:tcPr>
          <w:p w14:paraId="43DDFED0"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Method</w:t>
            </w:r>
          </w:p>
        </w:tc>
        <w:tc>
          <w:tcPr>
            <w:tcW w:w="7222" w:type="dxa"/>
            <w:gridSpan w:val="4"/>
            <w:shd w:val="clear" w:color="auto" w:fill="BFBFBF" w:themeFill="background1" w:themeFillShade="BF"/>
            <w:vAlign w:val="center"/>
          </w:tcPr>
          <w:p w14:paraId="36853DC4" w14:textId="77777777" w:rsidR="00C442D0" w:rsidRPr="00C442D0" w:rsidRDefault="00C442D0" w:rsidP="005341F5">
            <w:pPr>
              <w:spacing w:before="0" w:after="160" w:line="259" w:lineRule="auto"/>
              <w:jc w:val="center"/>
              <w:rPr>
                <w:rFonts w:eastAsiaTheme="minorHAnsi" w:cstheme="minorBidi"/>
                <w:b/>
                <w:bCs/>
                <w:szCs w:val="22"/>
              </w:rPr>
            </w:pPr>
            <w:r w:rsidRPr="00C442D0">
              <w:rPr>
                <w:rFonts w:eastAsiaTheme="minorHAnsi" w:cstheme="minorBidi"/>
                <w:b/>
                <w:bCs/>
                <w:szCs w:val="22"/>
              </w:rPr>
              <w:t>Flood flows</w:t>
            </w:r>
          </w:p>
        </w:tc>
      </w:tr>
      <w:tr w:rsidR="00C442D0" w14:paraId="5117D641" w14:textId="77777777" w:rsidTr="005341F5">
        <w:tc>
          <w:tcPr>
            <w:tcW w:w="2155" w:type="dxa"/>
            <w:vMerge/>
            <w:shd w:val="clear" w:color="auto" w:fill="BFBFBF" w:themeFill="background1" w:themeFillShade="BF"/>
          </w:tcPr>
          <w:p w14:paraId="6BF183A4" w14:textId="77777777" w:rsidR="00C442D0" w:rsidRPr="00C442D0" w:rsidRDefault="00C442D0" w:rsidP="005341F5">
            <w:pPr>
              <w:spacing w:before="0" w:after="160" w:line="259" w:lineRule="auto"/>
              <w:rPr>
                <w:rFonts w:eastAsiaTheme="minorHAnsi" w:cstheme="minorBidi"/>
                <w:b/>
                <w:bCs/>
                <w:szCs w:val="22"/>
              </w:rPr>
            </w:pPr>
          </w:p>
        </w:tc>
        <w:tc>
          <w:tcPr>
            <w:tcW w:w="1595" w:type="dxa"/>
            <w:shd w:val="clear" w:color="auto" w:fill="BFBFBF" w:themeFill="background1" w:themeFillShade="BF"/>
          </w:tcPr>
          <w:p w14:paraId="2B5427B6"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2-yr</w:t>
            </w:r>
          </w:p>
        </w:tc>
        <w:tc>
          <w:tcPr>
            <w:tcW w:w="1875" w:type="dxa"/>
            <w:shd w:val="clear" w:color="auto" w:fill="BFBFBF" w:themeFill="background1" w:themeFillShade="BF"/>
          </w:tcPr>
          <w:p w14:paraId="568431C7"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10-yr</w:t>
            </w:r>
          </w:p>
        </w:tc>
        <w:tc>
          <w:tcPr>
            <w:tcW w:w="1876" w:type="dxa"/>
            <w:shd w:val="clear" w:color="auto" w:fill="BFBFBF" w:themeFill="background1" w:themeFillShade="BF"/>
          </w:tcPr>
          <w:p w14:paraId="28769622"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20-yr</w:t>
            </w:r>
          </w:p>
        </w:tc>
        <w:tc>
          <w:tcPr>
            <w:tcW w:w="1876" w:type="dxa"/>
            <w:shd w:val="clear" w:color="auto" w:fill="BFBFBF" w:themeFill="background1" w:themeFillShade="BF"/>
          </w:tcPr>
          <w:p w14:paraId="686A4CF9" w14:textId="77777777" w:rsidR="00C442D0" w:rsidRPr="00C442D0" w:rsidRDefault="00C442D0" w:rsidP="005341F5">
            <w:pPr>
              <w:spacing w:before="0" w:after="160" w:line="259" w:lineRule="auto"/>
              <w:rPr>
                <w:rFonts w:eastAsiaTheme="minorHAnsi" w:cstheme="minorBidi"/>
                <w:b/>
                <w:bCs/>
                <w:szCs w:val="22"/>
              </w:rPr>
            </w:pPr>
            <w:r w:rsidRPr="00C442D0">
              <w:rPr>
                <w:rFonts w:eastAsiaTheme="minorHAnsi" w:cstheme="minorBidi"/>
                <w:b/>
                <w:bCs/>
                <w:szCs w:val="22"/>
              </w:rPr>
              <w:t>1 in 100-yr</w:t>
            </w:r>
          </w:p>
        </w:tc>
      </w:tr>
      <w:tr w:rsidR="00C442D0" w14:paraId="660306A4" w14:textId="77777777" w:rsidTr="005341F5">
        <w:tc>
          <w:tcPr>
            <w:tcW w:w="2155" w:type="dxa"/>
          </w:tcPr>
          <w:p w14:paraId="1A8367BD"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Normal</w:t>
            </w:r>
          </w:p>
        </w:tc>
        <w:tc>
          <w:tcPr>
            <w:tcW w:w="1595" w:type="dxa"/>
          </w:tcPr>
          <w:p w14:paraId="3E2F7542" w14:textId="56EB4BC9" w:rsidR="00C442D0" w:rsidRDefault="005341F5" w:rsidP="005341F5">
            <w:pPr>
              <w:spacing w:before="0" w:after="160" w:line="259" w:lineRule="auto"/>
              <w:rPr>
                <w:rFonts w:eastAsiaTheme="minorHAnsi" w:cstheme="minorBidi"/>
                <w:szCs w:val="22"/>
              </w:rPr>
            </w:pPr>
            <w:r>
              <w:rPr>
                <w:rFonts w:eastAsiaTheme="minorHAnsi" w:cstheme="minorBidi"/>
                <w:szCs w:val="22"/>
              </w:rPr>
              <w:t>328</w:t>
            </w:r>
          </w:p>
        </w:tc>
        <w:tc>
          <w:tcPr>
            <w:tcW w:w="1875" w:type="dxa"/>
          </w:tcPr>
          <w:p w14:paraId="3DB23646" w14:textId="6E8C8F86" w:rsidR="00C442D0" w:rsidRDefault="005341F5" w:rsidP="005341F5">
            <w:pPr>
              <w:spacing w:before="0" w:after="160" w:line="259" w:lineRule="auto"/>
              <w:rPr>
                <w:rFonts w:eastAsiaTheme="minorHAnsi" w:cstheme="minorBidi"/>
                <w:szCs w:val="22"/>
              </w:rPr>
            </w:pPr>
            <w:r>
              <w:rPr>
                <w:rFonts w:eastAsiaTheme="minorHAnsi" w:cstheme="minorBidi"/>
                <w:szCs w:val="22"/>
              </w:rPr>
              <w:t>678</w:t>
            </w:r>
          </w:p>
        </w:tc>
        <w:tc>
          <w:tcPr>
            <w:tcW w:w="1876" w:type="dxa"/>
          </w:tcPr>
          <w:p w14:paraId="78D8F856" w14:textId="50174063" w:rsidR="00C442D0" w:rsidRDefault="005341F5" w:rsidP="005341F5">
            <w:pPr>
              <w:spacing w:before="0" w:after="160" w:line="259" w:lineRule="auto"/>
              <w:rPr>
                <w:rFonts w:eastAsiaTheme="minorHAnsi" w:cstheme="minorBidi"/>
                <w:szCs w:val="22"/>
              </w:rPr>
            </w:pPr>
            <w:r>
              <w:rPr>
                <w:rFonts w:eastAsiaTheme="minorHAnsi" w:cstheme="minorBidi"/>
                <w:szCs w:val="22"/>
              </w:rPr>
              <w:t>834</w:t>
            </w:r>
          </w:p>
        </w:tc>
        <w:tc>
          <w:tcPr>
            <w:tcW w:w="1876" w:type="dxa"/>
          </w:tcPr>
          <w:p w14:paraId="36BC0470" w14:textId="0179C78B" w:rsidR="00C442D0" w:rsidRDefault="005341F5" w:rsidP="005341F5">
            <w:pPr>
              <w:spacing w:before="0" w:after="160" w:line="259" w:lineRule="auto"/>
              <w:rPr>
                <w:rFonts w:eastAsiaTheme="minorHAnsi" w:cstheme="minorBidi"/>
                <w:szCs w:val="22"/>
              </w:rPr>
            </w:pPr>
            <w:r>
              <w:rPr>
                <w:rFonts w:eastAsiaTheme="minorHAnsi" w:cstheme="minorBidi"/>
                <w:szCs w:val="22"/>
              </w:rPr>
              <w:t>1227</w:t>
            </w:r>
          </w:p>
        </w:tc>
      </w:tr>
      <w:tr w:rsidR="00C442D0" w14:paraId="7F61CAAE" w14:textId="77777777" w:rsidTr="005341F5">
        <w:tc>
          <w:tcPr>
            <w:tcW w:w="2155" w:type="dxa"/>
          </w:tcPr>
          <w:p w14:paraId="1D22A622"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Log Pearson Type III</w:t>
            </w:r>
          </w:p>
        </w:tc>
        <w:tc>
          <w:tcPr>
            <w:tcW w:w="1595" w:type="dxa"/>
          </w:tcPr>
          <w:p w14:paraId="554C370C" w14:textId="6B8C4D0C" w:rsidR="00C442D0" w:rsidRDefault="005341F5" w:rsidP="005341F5">
            <w:pPr>
              <w:spacing w:before="0" w:after="160" w:line="259" w:lineRule="auto"/>
              <w:rPr>
                <w:rFonts w:eastAsiaTheme="minorHAnsi" w:cstheme="minorBidi"/>
                <w:szCs w:val="22"/>
              </w:rPr>
            </w:pPr>
            <w:r>
              <w:rPr>
                <w:rFonts w:eastAsiaTheme="minorHAnsi" w:cstheme="minorBidi"/>
                <w:szCs w:val="22"/>
              </w:rPr>
              <w:t>332</w:t>
            </w:r>
          </w:p>
        </w:tc>
        <w:tc>
          <w:tcPr>
            <w:tcW w:w="1875" w:type="dxa"/>
          </w:tcPr>
          <w:p w14:paraId="67E8B940" w14:textId="0C9883D3" w:rsidR="00C442D0" w:rsidRDefault="005341F5" w:rsidP="005341F5">
            <w:pPr>
              <w:spacing w:before="0" w:after="160" w:line="259" w:lineRule="auto"/>
              <w:rPr>
                <w:rFonts w:eastAsiaTheme="minorHAnsi" w:cstheme="minorBidi"/>
                <w:szCs w:val="22"/>
              </w:rPr>
            </w:pPr>
            <w:r>
              <w:rPr>
                <w:rFonts w:eastAsiaTheme="minorHAnsi" w:cstheme="minorBidi"/>
                <w:szCs w:val="22"/>
              </w:rPr>
              <w:t>672</w:t>
            </w:r>
          </w:p>
        </w:tc>
        <w:tc>
          <w:tcPr>
            <w:tcW w:w="1876" w:type="dxa"/>
          </w:tcPr>
          <w:p w14:paraId="6617A9AF" w14:textId="40798275" w:rsidR="00C442D0" w:rsidRDefault="005341F5" w:rsidP="005341F5">
            <w:pPr>
              <w:spacing w:before="0" w:after="160" w:line="259" w:lineRule="auto"/>
              <w:rPr>
                <w:rFonts w:eastAsiaTheme="minorHAnsi" w:cstheme="minorBidi"/>
                <w:szCs w:val="22"/>
              </w:rPr>
            </w:pPr>
            <w:r>
              <w:rPr>
                <w:rFonts w:eastAsiaTheme="minorHAnsi" w:cstheme="minorBidi"/>
                <w:szCs w:val="22"/>
              </w:rPr>
              <w:t>815</w:t>
            </w:r>
          </w:p>
        </w:tc>
        <w:tc>
          <w:tcPr>
            <w:tcW w:w="1876" w:type="dxa"/>
          </w:tcPr>
          <w:p w14:paraId="34D58BD2" w14:textId="19AC3C8C" w:rsidR="00C442D0" w:rsidRDefault="005341F5" w:rsidP="005341F5">
            <w:pPr>
              <w:spacing w:before="0" w:after="160" w:line="259" w:lineRule="auto"/>
              <w:rPr>
                <w:rFonts w:eastAsiaTheme="minorHAnsi" w:cstheme="minorBidi"/>
                <w:szCs w:val="22"/>
              </w:rPr>
            </w:pPr>
            <w:r>
              <w:rPr>
                <w:rFonts w:eastAsiaTheme="minorHAnsi" w:cstheme="minorBidi"/>
                <w:szCs w:val="22"/>
              </w:rPr>
              <w:t>1158</w:t>
            </w:r>
          </w:p>
        </w:tc>
      </w:tr>
      <w:tr w:rsidR="00C442D0" w14:paraId="2F77B730" w14:textId="77777777" w:rsidTr="005341F5">
        <w:tc>
          <w:tcPr>
            <w:tcW w:w="2155" w:type="dxa"/>
          </w:tcPr>
          <w:p w14:paraId="65A97BC8" w14:textId="77777777" w:rsidR="00C442D0" w:rsidRDefault="00C442D0" w:rsidP="005341F5">
            <w:pPr>
              <w:spacing w:before="0" w:after="160" w:line="259" w:lineRule="auto"/>
              <w:rPr>
                <w:rFonts w:eastAsiaTheme="minorHAnsi" w:cstheme="minorBidi"/>
                <w:szCs w:val="22"/>
              </w:rPr>
            </w:pPr>
            <w:r>
              <w:rPr>
                <w:rFonts w:eastAsiaTheme="minorHAnsi" w:cstheme="minorBidi"/>
                <w:szCs w:val="22"/>
              </w:rPr>
              <w:t>Gumbel</w:t>
            </w:r>
          </w:p>
        </w:tc>
        <w:tc>
          <w:tcPr>
            <w:tcW w:w="1595" w:type="dxa"/>
          </w:tcPr>
          <w:p w14:paraId="31FE8A30" w14:textId="5C0E3F7A" w:rsidR="00C442D0" w:rsidRDefault="005341F5" w:rsidP="005341F5">
            <w:pPr>
              <w:spacing w:before="0" w:after="160" w:line="259" w:lineRule="auto"/>
              <w:rPr>
                <w:rFonts w:eastAsiaTheme="minorHAnsi" w:cstheme="minorBidi"/>
                <w:szCs w:val="22"/>
              </w:rPr>
            </w:pPr>
            <w:r>
              <w:rPr>
                <w:rFonts w:eastAsiaTheme="minorHAnsi" w:cstheme="minorBidi"/>
                <w:szCs w:val="22"/>
              </w:rPr>
              <w:t>345</w:t>
            </w:r>
          </w:p>
        </w:tc>
        <w:tc>
          <w:tcPr>
            <w:tcW w:w="1875" w:type="dxa"/>
          </w:tcPr>
          <w:p w14:paraId="0D0827CF" w14:textId="20E9B487" w:rsidR="00C442D0" w:rsidRDefault="005341F5" w:rsidP="005341F5">
            <w:pPr>
              <w:spacing w:before="0" w:after="160" w:line="259" w:lineRule="auto"/>
              <w:rPr>
                <w:rFonts w:eastAsiaTheme="minorHAnsi" w:cstheme="minorBidi"/>
                <w:szCs w:val="22"/>
              </w:rPr>
            </w:pPr>
            <w:r>
              <w:rPr>
                <w:rFonts w:eastAsiaTheme="minorHAnsi" w:cstheme="minorBidi"/>
                <w:szCs w:val="22"/>
              </w:rPr>
              <w:t>646</w:t>
            </w:r>
          </w:p>
        </w:tc>
        <w:tc>
          <w:tcPr>
            <w:tcW w:w="1876" w:type="dxa"/>
          </w:tcPr>
          <w:p w14:paraId="0CEBF7E9" w14:textId="017CB54C" w:rsidR="00C442D0" w:rsidRDefault="005341F5" w:rsidP="005341F5">
            <w:pPr>
              <w:spacing w:before="0" w:after="160" w:line="259" w:lineRule="auto"/>
              <w:rPr>
                <w:rFonts w:eastAsiaTheme="minorHAnsi" w:cstheme="minorBidi"/>
                <w:szCs w:val="22"/>
              </w:rPr>
            </w:pPr>
            <w:r>
              <w:rPr>
                <w:rFonts w:eastAsiaTheme="minorHAnsi" w:cstheme="minorBidi"/>
                <w:szCs w:val="22"/>
              </w:rPr>
              <w:t>761</w:t>
            </w:r>
          </w:p>
        </w:tc>
        <w:tc>
          <w:tcPr>
            <w:tcW w:w="1876" w:type="dxa"/>
          </w:tcPr>
          <w:p w14:paraId="5392529A" w14:textId="49D8FCC9" w:rsidR="00C442D0" w:rsidRDefault="005341F5" w:rsidP="005341F5">
            <w:pPr>
              <w:spacing w:before="0" w:after="160" w:line="259" w:lineRule="auto"/>
              <w:rPr>
                <w:rFonts w:eastAsiaTheme="minorHAnsi" w:cstheme="minorBidi"/>
                <w:szCs w:val="22"/>
              </w:rPr>
            </w:pPr>
            <w:r>
              <w:rPr>
                <w:rFonts w:eastAsiaTheme="minorHAnsi" w:cstheme="minorBidi"/>
                <w:szCs w:val="22"/>
              </w:rPr>
              <w:t>1021</w:t>
            </w:r>
          </w:p>
        </w:tc>
      </w:tr>
    </w:tbl>
    <w:p w14:paraId="451A9FBE" w14:textId="72429735" w:rsidR="00C442D0" w:rsidRDefault="00C442D0" w:rsidP="005C2E26">
      <w:pPr>
        <w:spacing w:before="0" w:after="160" w:line="259" w:lineRule="auto"/>
        <w:rPr>
          <w:rFonts w:eastAsiaTheme="minorHAnsi" w:cstheme="minorBidi"/>
          <w:szCs w:val="22"/>
        </w:rPr>
      </w:pPr>
    </w:p>
    <w:p w14:paraId="7FAFBCF1" w14:textId="67955A6D" w:rsidR="005341F5" w:rsidRPr="003D5D60" w:rsidRDefault="00AF43E8" w:rsidP="005C2E26">
      <w:pPr>
        <w:spacing w:before="0" w:after="160" w:line="259" w:lineRule="auto"/>
        <w:rPr>
          <w:rFonts w:eastAsiaTheme="minorHAnsi" w:cstheme="minorBidi"/>
          <w:szCs w:val="22"/>
        </w:rPr>
      </w:pPr>
      <w:ins w:id="2849" w:author="Kumar Baral" w:date="2023-02-02T13:27:00Z">
        <w:r>
          <w:rPr>
            <w:rFonts w:eastAsiaTheme="minorHAnsi" w:cstheme="minorBidi"/>
            <w:szCs w:val="22"/>
          </w:rPr>
          <w:t xml:space="preserve">Flood seems to be frequent. </w:t>
        </w:r>
      </w:ins>
    </w:p>
    <w:p w14:paraId="565B03C3" w14:textId="77777777" w:rsidR="00766887" w:rsidRPr="00741F02" w:rsidRDefault="00766887" w:rsidP="00766887"/>
    <w:p w14:paraId="7CAC2601" w14:textId="77777777" w:rsidR="00766887" w:rsidRPr="00741F02" w:rsidRDefault="00766887">
      <w:pPr>
        <w:pStyle w:val="Heading3"/>
        <w:pPrChange w:id="2850" w:author="Kumar Baral" w:date="2022-12-12T17:30:00Z">
          <w:pPr>
            <w:pStyle w:val="Heading3"/>
            <w:tabs>
              <w:tab w:val="num" w:pos="0"/>
            </w:tabs>
            <w:spacing w:before="120" w:line="280" w:lineRule="atLeast"/>
          </w:pPr>
        </w:pPrChange>
      </w:pPr>
      <w:bookmarkStart w:id="2851" w:name="_Toc108707411"/>
      <w:bookmarkStart w:id="2852" w:name="_Toc126058063"/>
      <w:r w:rsidRPr="00741F02">
        <w:t>Diversion during Construction Flood</w:t>
      </w:r>
      <w:bookmarkEnd w:id="2847"/>
      <w:bookmarkEnd w:id="2851"/>
      <w:bookmarkEnd w:id="2852"/>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By taking into account the construction flood flow in the design and construction of projects, we can ensure that these projects are safe, sustainable, and resilient to the impacts of flooding. This helps to </w:t>
      </w:r>
      <w:r w:rsidRPr="003D5D60">
        <w:rPr>
          <w:rFonts w:eastAsiaTheme="minorHAnsi" w:cstheme="minorBidi"/>
          <w:szCs w:val="22"/>
        </w:rPr>
        <w:lastRenderedPageBreak/>
        <w:t>reduce the risk of damage or failure, and protects communities and ecosystems from the impacts of flooding.</w:t>
      </w:r>
    </w:p>
    <w:p w14:paraId="557BD256" w14:textId="7A26E478" w:rsidR="00766887" w:rsidDel="00766887" w:rsidRDefault="00766887" w:rsidP="006238CC">
      <w:pPr>
        <w:rPr>
          <w:del w:id="2853" w:author="Kumar Baral" w:date="2022-12-12T14:04:00Z"/>
        </w:rPr>
      </w:pPr>
    </w:p>
    <w:p w14:paraId="3783DED9" w14:textId="4117B6D8" w:rsidR="00766887" w:rsidDel="00766887" w:rsidRDefault="00766887" w:rsidP="006238CC">
      <w:pPr>
        <w:rPr>
          <w:del w:id="2854" w:author="Kumar Baral" w:date="2022-12-12T14:04:00Z"/>
        </w:rPr>
      </w:pPr>
    </w:p>
    <w:p w14:paraId="1CE6051E" w14:textId="45CE61FF" w:rsidR="006238CC" w:rsidRPr="006238CC" w:rsidDel="00766887" w:rsidRDefault="006238CC" w:rsidP="00056B0E">
      <w:pPr>
        <w:pStyle w:val="Caption"/>
        <w:rPr>
          <w:del w:id="2855" w:author="Kumar Baral" w:date="2022-12-12T14:04:00Z"/>
        </w:rPr>
      </w:pPr>
    </w:p>
    <w:p w14:paraId="6691BAC7" w14:textId="19925233" w:rsidR="006238CC" w:rsidRPr="006238CC" w:rsidDel="00766887" w:rsidRDefault="006238CC" w:rsidP="00056B0E">
      <w:pPr>
        <w:pStyle w:val="Caption"/>
        <w:rPr>
          <w:del w:id="2856"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857" w:name="_Toc444150616"/>
      <w:bookmarkStart w:id="2858" w:name="_Toc454649671"/>
      <w:bookmarkStart w:id="2859" w:name="_Toc477261938"/>
      <w:bookmarkStart w:id="2860" w:name="_Toc23762134"/>
      <w:bookmarkStart w:id="2861" w:name="_Toc68879976"/>
      <w:bookmarkStart w:id="2862" w:name="_Toc126058064"/>
      <w:r w:rsidRPr="006238CC">
        <w:t>Low Flow</w:t>
      </w:r>
      <w:bookmarkEnd w:id="2857"/>
      <w:bookmarkEnd w:id="2858"/>
      <w:bookmarkEnd w:id="2859"/>
      <w:bookmarkEnd w:id="2860"/>
      <w:bookmarkEnd w:id="2861"/>
      <w:bookmarkEnd w:id="2862"/>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863"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864" w:author="Windows User" w:date="2022-12-12T22:16:00Z"/>
        </w:rPr>
      </w:pPr>
    </w:p>
    <w:p w14:paraId="40306EF6" w14:textId="77777777" w:rsidR="00BC6CD0" w:rsidRDefault="00BC6CD0" w:rsidP="005C2E26"/>
    <w:p w14:paraId="076DBF40" w14:textId="39B27784" w:rsidR="006238CC" w:rsidDel="00DE1440" w:rsidRDefault="006238CC" w:rsidP="00573E74">
      <w:pPr>
        <w:pStyle w:val="Heading2"/>
        <w:rPr>
          <w:del w:id="2865" w:author="Kumar Baral" w:date="2023-02-10T16:54:00Z"/>
        </w:rPr>
      </w:pPr>
      <w:bookmarkStart w:id="2866" w:name="_Toc126058065"/>
      <w:del w:id="2867" w:author="Kumar Baral" w:date="2023-02-10T16:54:00Z">
        <w:r w:rsidRPr="006238CC" w:rsidDel="00DE1440">
          <w:delText>Glacier Lake Outburst Flood (GLOF)</w:delText>
        </w:r>
        <w:bookmarkEnd w:id="2607"/>
        <w:bookmarkEnd w:id="2608"/>
        <w:bookmarkEnd w:id="2609"/>
        <w:bookmarkEnd w:id="2610"/>
        <w:bookmarkEnd w:id="2866"/>
      </w:del>
    </w:p>
    <w:p w14:paraId="42BF3013" w14:textId="0888DD94" w:rsidR="002A46D1" w:rsidRDefault="002A46D1" w:rsidP="002A46D1">
      <w:pPr>
        <w:pStyle w:val="Heading2"/>
      </w:pPr>
      <w:bookmarkStart w:id="2868" w:name="_Toc126058066"/>
      <w:r>
        <w:t>Trend Analysis</w:t>
      </w:r>
      <w:bookmarkEnd w:id="2868"/>
    </w:p>
    <w:p w14:paraId="05A931E3" w14:textId="1814EA93" w:rsidR="005F6047" w:rsidRPr="005F6047" w:rsidRDefault="005F6047" w:rsidP="005F6047">
      <w:pPr>
        <w:pStyle w:val="Heading3"/>
      </w:pPr>
      <w:bookmarkStart w:id="2869" w:name="_Toc126058067"/>
      <w:r>
        <w:t>Methodology</w:t>
      </w:r>
      <w:bookmarkEnd w:id="2869"/>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lastRenderedPageBreak/>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2870" w:author="Kumar Baral" w:date="2023-02-10T14:08:00Z">
        <w:r w:rsidRPr="00976A12" w:rsidDel="00C537C5">
          <w:delText>05</w:delText>
        </w:r>
      </w:del>
      <w:ins w:id="2871"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w:t>
      </w:r>
      <w:del w:id="2872" w:author="Kumar Baral" w:date="2023-02-10T14:09:00Z">
        <w:r w:rsidRPr="00976A12" w:rsidDel="00C537C5">
          <w:delText>05</w:delText>
        </w:r>
      </w:del>
      <w:ins w:id="2873"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625359E0" w:rsidR="005C2E26" w:rsidRDefault="005C2E26" w:rsidP="005C2E26">
      <w:pPr>
        <w:rPr>
          <w:ins w:id="2874" w:author="Kumar Baral" w:date="2023-02-10T14:02:00Z"/>
        </w:rPr>
      </w:pPr>
      <w:r w:rsidRPr="00976A12">
        <w:t>Note that this method assumes that the data is independent and the time series is not serially correlated. Also, different software packages might have different method to calculate the p-value.</w:t>
      </w:r>
    </w:p>
    <w:p w14:paraId="32ABD87E" w14:textId="14AD7DDA" w:rsidR="00C537C5" w:rsidRDefault="00C537C5" w:rsidP="005C2E26">
      <w:pPr>
        <w:rPr>
          <w:ins w:id="2875" w:author="Kumar Baral" w:date="2023-02-10T13:28:00Z"/>
        </w:rPr>
      </w:pPr>
      <w:ins w:id="2876" w:author="Kumar Baral" w:date="2023-02-10T14:02:00Z">
        <w:r>
          <w:t xml:space="preserve">Here in this analysis a java based software </w:t>
        </w:r>
        <w:proofErr w:type="spellStart"/>
        <w:r>
          <w:t>DScreen</w:t>
        </w:r>
        <w:proofErr w:type="spellEnd"/>
        <w:r>
          <w:t xml:space="preserve"> is used to analyze the </w:t>
        </w:r>
      </w:ins>
      <w:ins w:id="2877" w:author="Kumar Baral" w:date="2023-02-10T16:20:00Z">
        <w:r w:rsidR="0030313B">
          <w:t>data series</w:t>
        </w:r>
      </w:ins>
      <w:ins w:id="2878" w:author="Kumar Baral" w:date="2023-02-10T14:02:00Z">
        <w:r>
          <w:t xml:space="preserve">. The user manual of </w:t>
        </w:r>
        <w:proofErr w:type="spellStart"/>
        <w:r>
          <w:t>Dscreen</w:t>
        </w:r>
        <w:proofErr w:type="spellEnd"/>
        <w:r>
          <w:t xml:space="preserve"> is provided in the annex of this report. </w:t>
        </w:r>
      </w:ins>
    </w:p>
    <w:p w14:paraId="0FD434F0" w14:textId="76FD21FE" w:rsidR="000F55AB" w:rsidRPr="00976A12" w:rsidRDefault="000F55AB" w:rsidP="000F55AB">
      <w:pPr>
        <w:pStyle w:val="Heading3"/>
        <w:pPrChange w:id="2879" w:author="Kumar Baral" w:date="2023-02-10T13:29:00Z">
          <w:pPr/>
        </w:pPrChange>
      </w:pPr>
      <w:ins w:id="2880" w:author="Kumar Baral" w:date="2023-02-10T13:28:00Z">
        <w:r>
          <w:t>Result</w:t>
        </w:r>
      </w:ins>
    </w:p>
    <w:p w14:paraId="19DFE3EA" w14:textId="15D18BD6" w:rsidR="005C2E26" w:rsidRDefault="00C537C5" w:rsidP="005C2E26">
      <w:pPr>
        <w:rPr>
          <w:ins w:id="2881" w:author="Kumar Baral" w:date="2023-02-10T13:29:00Z"/>
        </w:rPr>
      </w:pPr>
      <w:ins w:id="2882" w:author="Kumar Baral" w:date="2023-02-10T14:10:00Z">
        <w:r>
          <w:t>The mean annual discharge</w:t>
        </w:r>
        <w:r w:rsidR="00E5574C">
          <w:t>, 5-years moving average and 10-years moving</w:t>
        </w:r>
      </w:ins>
      <w:ins w:id="2883" w:author="Kumar Baral" w:date="2023-02-10T14:11:00Z">
        <w:r w:rsidR="00E5574C">
          <w:t xml:space="preserve"> average is calculated and presented in </w:t>
        </w:r>
        <w:proofErr w:type="gramStart"/>
        <w:r w:rsidR="00E5574C">
          <w:t xml:space="preserve">the </w:t>
        </w:r>
      </w:ins>
      <w:ins w:id="2884" w:author="Kumar Baral" w:date="2023-02-10T14:10:00Z">
        <w:r>
          <w:t xml:space="preserve"> </w:t>
        </w:r>
      </w:ins>
      <w:ins w:id="2885" w:author="Kumar Baral" w:date="2023-02-10T14:11:00Z">
        <w:r w:rsidR="00E5574C">
          <w:t>Table</w:t>
        </w:r>
        <w:proofErr w:type="gramEnd"/>
        <w:r w:rsidR="00E5574C">
          <w:t xml:space="preserve"> …… . This series is used for the trend analysis to find if there is trend or not in the data series.</w:t>
        </w:r>
      </w:ins>
    </w:p>
    <w:tbl>
      <w:tblPr>
        <w:tblW w:w="8725" w:type="dxa"/>
        <w:tblLook w:val="04A0" w:firstRow="1" w:lastRow="0" w:firstColumn="1" w:lastColumn="0" w:noHBand="0" w:noVBand="1"/>
      </w:tblPr>
      <w:tblGrid>
        <w:gridCol w:w="1491"/>
        <w:gridCol w:w="1719"/>
        <w:gridCol w:w="1931"/>
        <w:gridCol w:w="1694"/>
        <w:gridCol w:w="1890"/>
        <w:tblGridChange w:id="2886">
          <w:tblGrid>
            <w:gridCol w:w="1491"/>
            <w:gridCol w:w="1719"/>
            <w:gridCol w:w="1931"/>
            <w:gridCol w:w="1694"/>
            <w:gridCol w:w="1890"/>
          </w:tblGrid>
        </w:tblGridChange>
      </w:tblGrid>
      <w:tr w:rsidR="00E5574C" w:rsidRPr="00E5574C" w14:paraId="6DA441BA" w14:textId="53A96986" w:rsidTr="00E5574C">
        <w:trPr>
          <w:trHeight w:val="433"/>
          <w:tblHeader/>
          <w:ins w:id="2887" w:author="Kumar Baral" w:date="2023-02-10T13:39:00Z"/>
        </w:trPr>
        <w:tc>
          <w:tcPr>
            <w:tcW w:w="1491" w:type="dxa"/>
            <w:tcBorders>
              <w:top w:val="single" w:sz="4" w:space="0" w:color="auto"/>
              <w:left w:val="single" w:sz="4" w:space="0" w:color="auto"/>
              <w:bottom w:val="single" w:sz="4" w:space="0" w:color="auto"/>
              <w:right w:val="single" w:sz="4" w:space="0" w:color="auto"/>
            </w:tcBorders>
            <w:shd w:val="clear" w:color="000000" w:fill="D9D9D9"/>
            <w:hideMark/>
          </w:tcPr>
          <w:p w14:paraId="6B0D4871" w14:textId="77777777" w:rsidR="00F3344A" w:rsidRPr="00E5574C" w:rsidRDefault="00F3344A" w:rsidP="00F3344A">
            <w:pPr>
              <w:spacing w:before="0" w:after="0" w:line="240" w:lineRule="auto"/>
              <w:jc w:val="left"/>
              <w:rPr>
                <w:ins w:id="2888" w:author="Kumar Baral" w:date="2023-02-10T13:39:00Z"/>
                <w:rFonts w:cs="Calibri"/>
                <w:color w:val="000000"/>
                <w:szCs w:val="22"/>
                <w:lang w:bidi="ne-NP"/>
                <w:rPrChange w:id="2889" w:author="Kumar Baral" w:date="2023-02-10T14:10:00Z">
                  <w:rPr>
                    <w:ins w:id="2890" w:author="Kumar Baral" w:date="2023-02-10T13:39:00Z"/>
                    <w:rFonts w:cs="Calibri"/>
                    <w:color w:val="000000"/>
                    <w:szCs w:val="22"/>
                    <w:lang w:bidi="ne-NP"/>
                  </w:rPr>
                </w:rPrChange>
              </w:rPr>
              <w:pPrChange w:id="2891" w:author="Kumar Baral" w:date="2023-02-10T13:39:00Z">
                <w:pPr>
                  <w:spacing w:before="0" w:after="0" w:line="240" w:lineRule="auto"/>
                  <w:jc w:val="left"/>
                </w:pPr>
              </w:pPrChange>
            </w:pPr>
            <w:ins w:id="2892" w:author="Kumar Baral" w:date="2023-02-10T13:39:00Z">
              <w:r w:rsidRPr="00E5574C">
                <w:rPr>
                  <w:rFonts w:cs="Calibri"/>
                  <w:color w:val="000000"/>
                  <w:szCs w:val="22"/>
                  <w:lang w:bidi="ne-NP"/>
                  <w:rPrChange w:id="2893" w:author="Kumar Baral" w:date="2023-02-10T14:10:00Z">
                    <w:rPr>
                      <w:rFonts w:cs="Calibri"/>
                      <w:color w:val="000000"/>
                      <w:szCs w:val="22"/>
                      <w:lang w:bidi="ne-NP"/>
                    </w:rPr>
                  </w:rPrChange>
                </w:rPr>
                <w:t>Fiscal Year</w:t>
              </w:r>
            </w:ins>
          </w:p>
        </w:tc>
        <w:tc>
          <w:tcPr>
            <w:tcW w:w="1719" w:type="dxa"/>
            <w:tcBorders>
              <w:top w:val="single" w:sz="4" w:space="0" w:color="auto"/>
              <w:left w:val="nil"/>
              <w:bottom w:val="single" w:sz="4" w:space="0" w:color="auto"/>
              <w:right w:val="single" w:sz="4" w:space="0" w:color="auto"/>
            </w:tcBorders>
            <w:shd w:val="clear" w:color="000000" w:fill="D9D9D9"/>
            <w:hideMark/>
          </w:tcPr>
          <w:p w14:paraId="77A0F891" w14:textId="5D34AEEB" w:rsidR="00F3344A" w:rsidRPr="00E5574C" w:rsidRDefault="00F3344A" w:rsidP="00F3344A">
            <w:pPr>
              <w:spacing w:before="0" w:after="0" w:line="240" w:lineRule="auto"/>
              <w:jc w:val="left"/>
              <w:rPr>
                <w:ins w:id="2894" w:author="Kumar Baral" w:date="2023-02-10T13:39:00Z"/>
                <w:rFonts w:cs="Calibri"/>
                <w:color w:val="000000"/>
                <w:szCs w:val="22"/>
                <w:lang w:bidi="ne-NP"/>
                <w:rPrChange w:id="2895" w:author="Kumar Baral" w:date="2023-02-10T14:10:00Z">
                  <w:rPr>
                    <w:ins w:id="2896" w:author="Kumar Baral" w:date="2023-02-10T13:39:00Z"/>
                    <w:rFonts w:cs="Calibri"/>
                    <w:color w:val="000000"/>
                    <w:szCs w:val="22"/>
                    <w:lang w:bidi="ne-NP"/>
                  </w:rPr>
                </w:rPrChange>
              </w:rPr>
              <w:pPrChange w:id="2897" w:author="Kumar Baral" w:date="2023-02-10T13:39:00Z">
                <w:pPr>
                  <w:spacing w:before="0" w:after="0" w:line="240" w:lineRule="auto"/>
                  <w:jc w:val="left"/>
                </w:pPr>
              </w:pPrChange>
            </w:pPr>
            <w:ins w:id="2898" w:author="Kumar Baral" w:date="2023-02-10T13:39:00Z">
              <w:r w:rsidRPr="00E5574C">
                <w:rPr>
                  <w:rFonts w:cs="Calibri"/>
                  <w:color w:val="000000"/>
                  <w:szCs w:val="22"/>
                  <w:lang w:bidi="ne-NP"/>
                  <w:rPrChange w:id="2899" w:author="Kumar Baral" w:date="2023-02-10T14:10:00Z">
                    <w:rPr>
                      <w:rFonts w:cs="Calibri"/>
                      <w:color w:val="000000"/>
                      <w:szCs w:val="22"/>
                      <w:lang w:bidi="ne-NP"/>
                    </w:rPr>
                  </w:rPrChange>
                </w:rPr>
                <w:t>Mean annual discharge</w:t>
              </w:r>
            </w:ins>
            <w:ins w:id="2900" w:author="Kumar Baral" w:date="2023-02-10T14:10:00Z">
              <w:r w:rsidR="00C537C5" w:rsidRPr="00E5574C">
                <w:rPr>
                  <w:rFonts w:cs="Calibri"/>
                  <w:color w:val="000000"/>
                  <w:szCs w:val="22"/>
                  <w:lang w:bidi="ne-NP"/>
                  <w:rPrChange w:id="2901" w:author="Kumar Baral" w:date="2023-02-10T14:10:00Z">
                    <w:rPr>
                      <w:rFonts w:cs="Calibri"/>
                      <w:color w:val="000000"/>
                      <w:szCs w:val="22"/>
                      <w:lang w:bidi="ne-NP"/>
                    </w:rPr>
                  </w:rPrChange>
                </w:rPr>
                <w:t xml:space="preserve"> (m3/s)</w:t>
              </w:r>
            </w:ins>
          </w:p>
        </w:tc>
        <w:tc>
          <w:tcPr>
            <w:tcW w:w="1931" w:type="dxa"/>
            <w:tcBorders>
              <w:top w:val="single" w:sz="4" w:space="0" w:color="auto"/>
              <w:left w:val="nil"/>
              <w:bottom w:val="single" w:sz="4" w:space="0" w:color="auto"/>
              <w:right w:val="single" w:sz="4" w:space="0" w:color="auto"/>
            </w:tcBorders>
            <w:shd w:val="clear" w:color="000000" w:fill="D9D9D9"/>
            <w:hideMark/>
          </w:tcPr>
          <w:p w14:paraId="756CCF47" w14:textId="0A5C060F" w:rsidR="00F3344A" w:rsidRPr="00E5574C" w:rsidRDefault="00F3344A" w:rsidP="00F3344A">
            <w:pPr>
              <w:spacing w:before="0" w:after="0" w:line="240" w:lineRule="auto"/>
              <w:jc w:val="left"/>
              <w:rPr>
                <w:ins w:id="2902" w:author="Kumar Baral" w:date="2023-02-10T13:39:00Z"/>
                <w:rFonts w:cs="Calibri"/>
                <w:color w:val="000000"/>
                <w:szCs w:val="22"/>
                <w:lang w:bidi="ne-NP"/>
                <w:rPrChange w:id="2903" w:author="Kumar Baral" w:date="2023-02-10T14:10:00Z">
                  <w:rPr>
                    <w:ins w:id="2904" w:author="Kumar Baral" w:date="2023-02-10T13:39:00Z"/>
                    <w:rFonts w:cs="Calibri"/>
                    <w:color w:val="000000"/>
                    <w:szCs w:val="22"/>
                    <w:lang w:bidi="ne-NP"/>
                  </w:rPr>
                </w:rPrChange>
              </w:rPr>
              <w:pPrChange w:id="2905" w:author="Kumar Baral" w:date="2023-02-10T13:39:00Z">
                <w:pPr>
                  <w:spacing w:before="0" w:after="0" w:line="240" w:lineRule="auto"/>
                  <w:jc w:val="left"/>
                </w:pPr>
              </w:pPrChange>
            </w:pPr>
            <w:ins w:id="2906" w:author="Kumar Baral" w:date="2023-02-10T13:39:00Z">
              <w:r w:rsidRPr="00E5574C">
                <w:rPr>
                  <w:rFonts w:cs="Calibri"/>
                  <w:color w:val="000000"/>
                  <w:szCs w:val="22"/>
                  <w:lang w:bidi="ne-NP"/>
                  <w:rPrChange w:id="2907" w:author="Kumar Baral" w:date="2023-02-10T14:10:00Z">
                    <w:rPr>
                      <w:rFonts w:cs="Calibri"/>
                      <w:color w:val="000000"/>
                      <w:szCs w:val="22"/>
                      <w:lang w:bidi="ne-NP"/>
                    </w:rPr>
                  </w:rPrChange>
                </w:rPr>
                <w:t>5-years moving average</w:t>
              </w:r>
            </w:ins>
            <w:ins w:id="2908" w:author="Kumar Baral" w:date="2023-02-10T14:10:00Z">
              <w:r w:rsidR="00E5574C" w:rsidRPr="00E5574C">
                <w:rPr>
                  <w:rFonts w:cs="Calibri"/>
                  <w:color w:val="000000"/>
                  <w:szCs w:val="22"/>
                  <w:lang w:bidi="ne-NP"/>
                  <w:rPrChange w:id="2909" w:author="Kumar Baral" w:date="2023-02-10T14:10:00Z">
                    <w:rPr>
                      <w:rFonts w:cs="Calibri"/>
                      <w:color w:val="000000"/>
                      <w:szCs w:val="22"/>
                      <w:lang w:bidi="ne-NP"/>
                    </w:rPr>
                  </w:rPrChange>
                </w:rPr>
                <w:t xml:space="preserve"> </w:t>
              </w:r>
              <w:r w:rsidR="00E5574C" w:rsidRPr="00E5574C">
                <w:rPr>
                  <w:rFonts w:cs="Calibri"/>
                  <w:color w:val="000000"/>
                  <w:szCs w:val="22"/>
                  <w:lang w:bidi="ne-NP"/>
                  <w:rPrChange w:id="2910" w:author="Kumar Baral" w:date="2023-02-10T14:10:00Z">
                    <w:rPr>
                      <w:rFonts w:cs="Calibri"/>
                      <w:color w:val="000000"/>
                      <w:szCs w:val="22"/>
                      <w:lang w:bidi="ne-NP"/>
                    </w:rPr>
                  </w:rPrChange>
                </w:rPr>
                <w:t>(m3/s)</w:t>
              </w:r>
            </w:ins>
          </w:p>
        </w:tc>
        <w:tc>
          <w:tcPr>
            <w:tcW w:w="1694" w:type="dxa"/>
            <w:tcBorders>
              <w:top w:val="single" w:sz="4" w:space="0" w:color="auto"/>
              <w:left w:val="nil"/>
              <w:bottom w:val="single" w:sz="4" w:space="0" w:color="auto"/>
              <w:right w:val="single" w:sz="4" w:space="0" w:color="auto"/>
            </w:tcBorders>
            <w:shd w:val="clear" w:color="000000" w:fill="D9D9D9"/>
            <w:hideMark/>
          </w:tcPr>
          <w:p w14:paraId="6A58D9B1" w14:textId="00236AB1" w:rsidR="00F3344A" w:rsidRPr="00E5574C" w:rsidRDefault="00F3344A" w:rsidP="00F3344A">
            <w:pPr>
              <w:spacing w:before="0" w:after="0" w:line="240" w:lineRule="auto"/>
              <w:jc w:val="left"/>
              <w:rPr>
                <w:ins w:id="2911" w:author="Kumar Baral" w:date="2023-02-10T13:39:00Z"/>
                <w:rFonts w:cs="Calibri"/>
                <w:color w:val="000000"/>
                <w:szCs w:val="22"/>
                <w:lang w:bidi="ne-NP"/>
                <w:rPrChange w:id="2912" w:author="Kumar Baral" w:date="2023-02-10T14:10:00Z">
                  <w:rPr>
                    <w:ins w:id="2913" w:author="Kumar Baral" w:date="2023-02-10T13:39:00Z"/>
                    <w:rFonts w:cs="Calibri"/>
                    <w:color w:val="000000"/>
                    <w:szCs w:val="22"/>
                    <w:lang w:bidi="ne-NP"/>
                  </w:rPr>
                </w:rPrChange>
              </w:rPr>
              <w:pPrChange w:id="2914" w:author="Kumar Baral" w:date="2023-02-10T13:39:00Z">
                <w:pPr>
                  <w:spacing w:before="0" w:after="0" w:line="240" w:lineRule="auto"/>
                  <w:jc w:val="left"/>
                </w:pPr>
              </w:pPrChange>
            </w:pPr>
            <w:ins w:id="2915" w:author="Kumar Baral" w:date="2023-02-10T13:39:00Z">
              <w:r w:rsidRPr="00E5574C">
                <w:rPr>
                  <w:rFonts w:cs="Calibri"/>
                  <w:color w:val="000000"/>
                  <w:szCs w:val="22"/>
                  <w:lang w:bidi="ne-NP"/>
                  <w:rPrChange w:id="2916" w:author="Kumar Baral" w:date="2023-02-10T14:10:00Z">
                    <w:rPr>
                      <w:rFonts w:cs="Calibri"/>
                      <w:color w:val="000000"/>
                      <w:szCs w:val="22"/>
                      <w:lang w:bidi="ne-NP"/>
                    </w:rPr>
                  </w:rPrChange>
                </w:rPr>
                <w:t>10-years moving average</w:t>
              </w:r>
            </w:ins>
            <w:ins w:id="2917" w:author="Kumar Baral" w:date="2023-02-10T14:10:00Z">
              <w:r w:rsidR="00E5574C" w:rsidRPr="00E5574C">
                <w:rPr>
                  <w:rFonts w:cs="Calibri"/>
                  <w:color w:val="000000"/>
                  <w:szCs w:val="22"/>
                  <w:lang w:bidi="ne-NP"/>
                  <w:rPrChange w:id="2918" w:author="Kumar Baral" w:date="2023-02-10T14:10:00Z">
                    <w:rPr>
                      <w:rFonts w:cs="Calibri"/>
                      <w:color w:val="000000"/>
                      <w:szCs w:val="22"/>
                      <w:lang w:bidi="ne-NP"/>
                    </w:rPr>
                  </w:rPrChange>
                </w:rPr>
                <w:t xml:space="preserve"> </w:t>
              </w:r>
              <w:r w:rsidR="00E5574C" w:rsidRPr="00E5574C">
                <w:rPr>
                  <w:rFonts w:cs="Calibri"/>
                  <w:color w:val="000000"/>
                  <w:szCs w:val="22"/>
                  <w:lang w:bidi="ne-NP"/>
                  <w:rPrChange w:id="2919" w:author="Kumar Baral" w:date="2023-02-10T14:10:00Z">
                    <w:rPr>
                      <w:rFonts w:cs="Calibri"/>
                      <w:color w:val="000000"/>
                      <w:szCs w:val="22"/>
                      <w:lang w:bidi="ne-NP"/>
                    </w:rPr>
                  </w:rPrChange>
                </w:rPr>
                <w:t>(m3/s)</w:t>
              </w:r>
            </w:ins>
          </w:p>
        </w:tc>
        <w:tc>
          <w:tcPr>
            <w:tcW w:w="1890" w:type="dxa"/>
            <w:tcBorders>
              <w:top w:val="single" w:sz="4" w:space="0" w:color="auto"/>
              <w:left w:val="nil"/>
              <w:bottom w:val="single" w:sz="4" w:space="0" w:color="auto"/>
              <w:right w:val="single" w:sz="4" w:space="0" w:color="auto"/>
            </w:tcBorders>
            <w:shd w:val="clear" w:color="000000" w:fill="D9D9D9"/>
          </w:tcPr>
          <w:p w14:paraId="2542255B" w14:textId="20434225" w:rsidR="00F3344A" w:rsidRPr="00E5574C" w:rsidRDefault="00F3344A" w:rsidP="00F3344A">
            <w:pPr>
              <w:spacing w:before="0" w:after="0" w:line="240" w:lineRule="auto"/>
              <w:jc w:val="left"/>
              <w:rPr>
                <w:ins w:id="2920" w:author="Kumar Baral" w:date="2023-02-10T13:40:00Z"/>
                <w:rFonts w:cs="Calibri"/>
                <w:color w:val="000000"/>
                <w:szCs w:val="22"/>
                <w:lang w:bidi="ne-NP"/>
                <w:rPrChange w:id="2921" w:author="Kumar Baral" w:date="2023-02-10T14:10:00Z">
                  <w:rPr>
                    <w:ins w:id="2922" w:author="Kumar Baral" w:date="2023-02-10T13:40:00Z"/>
                    <w:rFonts w:cs="Calibri"/>
                    <w:color w:val="000000"/>
                    <w:szCs w:val="22"/>
                    <w:lang w:bidi="ne-NP"/>
                  </w:rPr>
                </w:rPrChange>
              </w:rPr>
              <w:pPrChange w:id="2923" w:author="Kumar Baral" w:date="2023-02-10T13:42:00Z">
                <w:pPr>
                  <w:spacing w:before="0" w:after="0" w:line="240" w:lineRule="auto"/>
                  <w:jc w:val="left"/>
                </w:pPr>
              </w:pPrChange>
            </w:pPr>
            <w:ins w:id="2924" w:author="Kumar Baral" w:date="2023-02-10T13:40:00Z">
              <w:r w:rsidRPr="00E5574C">
                <w:rPr>
                  <w:rFonts w:cs="Calibri"/>
                  <w:color w:val="000000"/>
                  <w:szCs w:val="22"/>
                  <w:lang w:bidi="ne-NP"/>
                  <w:rPrChange w:id="2925" w:author="Kumar Baral" w:date="2023-02-10T14:10:00Z">
                    <w:rPr>
                      <w:rFonts w:cs="Calibri"/>
                      <w:color w:val="000000"/>
                      <w:szCs w:val="22"/>
                      <w:lang w:bidi="ne-NP"/>
                    </w:rPr>
                  </w:rPrChange>
                </w:rPr>
                <w:t>Remarks</w:t>
              </w:r>
            </w:ins>
          </w:p>
        </w:tc>
      </w:tr>
      <w:tr w:rsidR="00E5574C" w:rsidRPr="00E5574C" w14:paraId="41942005" w14:textId="759FC835" w:rsidTr="00E5574C">
        <w:trPr>
          <w:trHeight w:val="234"/>
          <w:ins w:id="292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17A6206" w14:textId="77777777" w:rsidR="00F3344A" w:rsidRPr="00E5574C" w:rsidRDefault="00F3344A" w:rsidP="00F3344A">
            <w:pPr>
              <w:spacing w:before="0" w:after="0" w:line="240" w:lineRule="auto"/>
              <w:jc w:val="left"/>
              <w:rPr>
                <w:ins w:id="2927" w:author="Kumar Baral" w:date="2023-02-10T13:39:00Z"/>
                <w:rFonts w:cs="Calibri"/>
                <w:color w:val="000000"/>
                <w:szCs w:val="22"/>
                <w:lang w:bidi="ne-NP"/>
                <w:rPrChange w:id="2928" w:author="Kumar Baral" w:date="2023-02-10T14:10:00Z">
                  <w:rPr>
                    <w:ins w:id="2929" w:author="Kumar Baral" w:date="2023-02-10T13:39:00Z"/>
                    <w:rFonts w:cs="Calibri"/>
                    <w:color w:val="000000"/>
                    <w:szCs w:val="22"/>
                    <w:lang w:bidi="ne-NP"/>
                  </w:rPr>
                </w:rPrChange>
              </w:rPr>
            </w:pPr>
            <w:ins w:id="2930" w:author="Kumar Baral" w:date="2023-02-10T13:39:00Z">
              <w:r w:rsidRPr="00E5574C">
                <w:rPr>
                  <w:rFonts w:cs="Calibri"/>
                  <w:color w:val="000000"/>
                  <w:szCs w:val="22"/>
                  <w:lang w:bidi="ne-NP"/>
                  <w:rPrChange w:id="2931" w:author="Kumar Baral" w:date="2023-02-10T14:10:00Z">
                    <w:rPr>
                      <w:rFonts w:cs="Calibri"/>
                      <w:color w:val="000000"/>
                      <w:szCs w:val="22"/>
                      <w:lang w:bidi="ne-NP"/>
                    </w:rPr>
                  </w:rPrChange>
                </w:rPr>
                <w:t>61-62</w:t>
              </w:r>
            </w:ins>
          </w:p>
        </w:tc>
        <w:tc>
          <w:tcPr>
            <w:tcW w:w="1719" w:type="dxa"/>
            <w:tcBorders>
              <w:top w:val="nil"/>
              <w:left w:val="nil"/>
              <w:bottom w:val="single" w:sz="4" w:space="0" w:color="auto"/>
              <w:right w:val="single" w:sz="4" w:space="0" w:color="auto"/>
            </w:tcBorders>
            <w:shd w:val="clear" w:color="auto" w:fill="auto"/>
            <w:noWrap/>
            <w:vAlign w:val="bottom"/>
            <w:hideMark/>
          </w:tcPr>
          <w:p w14:paraId="5F0F57EB" w14:textId="77777777" w:rsidR="00F3344A" w:rsidRPr="00E5574C" w:rsidRDefault="00F3344A" w:rsidP="00F3344A">
            <w:pPr>
              <w:spacing w:before="0" w:after="0" w:line="240" w:lineRule="auto"/>
              <w:jc w:val="right"/>
              <w:rPr>
                <w:ins w:id="2932" w:author="Kumar Baral" w:date="2023-02-10T13:39:00Z"/>
                <w:rFonts w:cs="Calibri"/>
                <w:color w:val="000000"/>
                <w:szCs w:val="22"/>
                <w:lang w:bidi="ne-NP"/>
                <w:rPrChange w:id="2933" w:author="Kumar Baral" w:date="2023-02-10T14:10:00Z">
                  <w:rPr>
                    <w:ins w:id="2934" w:author="Kumar Baral" w:date="2023-02-10T13:39:00Z"/>
                    <w:rFonts w:cs="Calibri"/>
                    <w:color w:val="000000"/>
                    <w:szCs w:val="22"/>
                    <w:lang w:bidi="ne-NP"/>
                  </w:rPr>
                </w:rPrChange>
              </w:rPr>
            </w:pPr>
            <w:ins w:id="2935" w:author="Kumar Baral" w:date="2023-02-10T13:39:00Z">
              <w:r w:rsidRPr="00E5574C">
                <w:rPr>
                  <w:rFonts w:cs="Calibri"/>
                  <w:color w:val="000000"/>
                  <w:szCs w:val="22"/>
                  <w:lang w:bidi="ne-NP"/>
                  <w:rPrChange w:id="2936" w:author="Kumar Baral" w:date="2023-02-10T14:10:00Z">
                    <w:rPr>
                      <w:rFonts w:cs="Calibri"/>
                      <w:color w:val="000000"/>
                      <w:szCs w:val="22"/>
                      <w:lang w:bidi="ne-NP"/>
                    </w:rPr>
                  </w:rPrChange>
                </w:rPr>
                <w:t>29.7</w:t>
              </w:r>
            </w:ins>
          </w:p>
        </w:tc>
        <w:tc>
          <w:tcPr>
            <w:tcW w:w="1931" w:type="dxa"/>
            <w:tcBorders>
              <w:top w:val="nil"/>
              <w:left w:val="nil"/>
              <w:bottom w:val="single" w:sz="4" w:space="0" w:color="auto"/>
              <w:right w:val="single" w:sz="4" w:space="0" w:color="auto"/>
            </w:tcBorders>
            <w:shd w:val="clear" w:color="auto" w:fill="auto"/>
            <w:noWrap/>
            <w:vAlign w:val="bottom"/>
            <w:hideMark/>
          </w:tcPr>
          <w:p w14:paraId="6AACC71B" w14:textId="77777777" w:rsidR="00F3344A" w:rsidRPr="00E5574C" w:rsidRDefault="00F3344A" w:rsidP="00F3344A">
            <w:pPr>
              <w:spacing w:before="0" w:after="0" w:line="240" w:lineRule="auto"/>
              <w:jc w:val="left"/>
              <w:rPr>
                <w:ins w:id="2937" w:author="Kumar Baral" w:date="2023-02-10T13:39:00Z"/>
                <w:rFonts w:cs="Calibri"/>
                <w:color w:val="000000"/>
                <w:szCs w:val="22"/>
                <w:lang w:bidi="ne-NP"/>
                <w:rPrChange w:id="2938" w:author="Kumar Baral" w:date="2023-02-10T14:10:00Z">
                  <w:rPr>
                    <w:ins w:id="2939" w:author="Kumar Baral" w:date="2023-02-10T13:39:00Z"/>
                    <w:rFonts w:ascii="Calibri" w:hAnsi="Calibri" w:cs="Calibri"/>
                    <w:color w:val="000000"/>
                    <w:szCs w:val="22"/>
                    <w:lang w:bidi="ne-NP"/>
                  </w:rPr>
                </w:rPrChange>
              </w:rPr>
            </w:pPr>
            <w:ins w:id="2940" w:author="Kumar Baral" w:date="2023-02-10T13:39:00Z">
              <w:r w:rsidRPr="00E5574C">
                <w:rPr>
                  <w:rFonts w:cs="Calibri"/>
                  <w:color w:val="000000"/>
                  <w:szCs w:val="22"/>
                  <w:lang w:bidi="ne-NP"/>
                  <w:rPrChange w:id="2941"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15F56DD" w14:textId="77777777" w:rsidR="00F3344A" w:rsidRPr="00E5574C" w:rsidRDefault="00F3344A" w:rsidP="00F3344A">
            <w:pPr>
              <w:spacing w:before="0" w:after="0" w:line="240" w:lineRule="auto"/>
              <w:jc w:val="left"/>
              <w:rPr>
                <w:ins w:id="2942" w:author="Kumar Baral" w:date="2023-02-10T13:39:00Z"/>
                <w:rFonts w:cs="Calibri"/>
                <w:color w:val="000000"/>
                <w:szCs w:val="22"/>
                <w:lang w:bidi="ne-NP"/>
                <w:rPrChange w:id="2943" w:author="Kumar Baral" w:date="2023-02-10T14:10:00Z">
                  <w:rPr>
                    <w:ins w:id="2944" w:author="Kumar Baral" w:date="2023-02-10T13:39:00Z"/>
                    <w:rFonts w:ascii="Calibri" w:hAnsi="Calibri" w:cs="Calibri"/>
                    <w:color w:val="000000"/>
                    <w:szCs w:val="22"/>
                    <w:lang w:bidi="ne-NP"/>
                  </w:rPr>
                </w:rPrChange>
              </w:rPr>
            </w:pPr>
            <w:ins w:id="2945" w:author="Kumar Baral" w:date="2023-02-10T13:39:00Z">
              <w:r w:rsidRPr="00E5574C">
                <w:rPr>
                  <w:rFonts w:cs="Calibri"/>
                  <w:color w:val="000000"/>
                  <w:szCs w:val="22"/>
                  <w:lang w:bidi="ne-NP"/>
                  <w:rPrChange w:id="294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DD08348" w14:textId="77777777" w:rsidR="00F3344A" w:rsidRPr="00E5574C" w:rsidRDefault="00F3344A" w:rsidP="00F3344A">
            <w:pPr>
              <w:spacing w:before="0" w:after="0" w:line="240" w:lineRule="auto"/>
              <w:jc w:val="left"/>
              <w:rPr>
                <w:ins w:id="2947" w:author="Kumar Baral" w:date="2023-02-10T13:40:00Z"/>
                <w:rFonts w:cs="Calibri"/>
                <w:color w:val="000000"/>
                <w:szCs w:val="22"/>
                <w:lang w:bidi="ne-NP"/>
                <w:rPrChange w:id="2948" w:author="Kumar Baral" w:date="2023-02-10T14:10:00Z">
                  <w:rPr>
                    <w:ins w:id="2949" w:author="Kumar Baral" w:date="2023-02-10T13:40:00Z"/>
                    <w:rFonts w:ascii="Calibri" w:hAnsi="Calibri" w:cs="Calibri"/>
                    <w:color w:val="000000"/>
                    <w:szCs w:val="22"/>
                    <w:lang w:bidi="ne-NP"/>
                  </w:rPr>
                </w:rPrChange>
              </w:rPr>
              <w:pPrChange w:id="2950" w:author="Kumar Baral" w:date="2023-02-10T13:42:00Z">
                <w:pPr>
                  <w:spacing w:before="0" w:after="0" w:line="240" w:lineRule="auto"/>
                  <w:jc w:val="left"/>
                </w:pPr>
              </w:pPrChange>
            </w:pPr>
          </w:p>
        </w:tc>
      </w:tr>
      <w:tr w:rsidR="00E5574C" w:rsidRPr="00E5574C" w14:paraId="5FD66640" w14:textId="13491589" w:rsidTr="00E5574C">
        <w:trPr>
          <w:trHeight w:val="234"/>
          <w:ins w:id="295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A9D4172" w14:textId="77777777" w:rsidR="00F3344A" w:rsidRPr="00E5574C" w:rsidRDefault="00F3344A" w:rsidP="00F3344A">
            <w:pPr>
              <w:spacing w:before="0" w:after="0" w:line="240" w:lineRule="auto"/>
              <w:jc w:val="left"/>
              <w:rPr>
                <w:ins w:id="2952" w:author="Kumar Baral" w:date="2023-02-10T13:39:00Z"/>
                <w:rFonts w:cs="Calibri"/>
                <w:color w:val="000000"/>
                <w:szCs w:val="22"/>
                <w:lang w:bidi="ne-NP"/>
                <w:rPrChange w:id="2953" w:author="Kumar Baral" w:date="2023-02-10T14:10:00Z">
                  <w:rPr>
                    <w:ins w:id="2954" w:author="Kumar Baral" w:date="2023-02-10T13:39:00Z"/>
                    <w:rFonts w:cs="Calibri"/>
                    <w:color w:val="000000"/>
                    <w:szCs w:val="22"/>
                    <w:lang w:bidi="ne-NP"/>
                  </w:rPr>
                </w:rPrChange>
              </w:rPr>
            </w:pPr>
            <w:ins w:id="2955" w:author="Kumar Baral" w:date="2023-02-10T13:39:00Z">
              <w:r w:rsidRPr="00E5574C">
                <w:rPr>
                  <w:rFonts w:cs="Calibri"/>
                  <w:color w:val="000000"/>
                  <w:szCs w:val="22"/>
                  <w:lang w:bidi="ne-NP"/>
                  <w:rPrChange w:id="2956" w:author="Kumar Baral" w:date="2023-02-10T14:10:00Z">
                    <w:rPr>
                      <w:rFonts w:cs="Calibri"/>
                      <w:color w:val="000000"/>
                      <w:szCs w:val="22"/>
                      <w:lang w:bidi="ne-NP"/>
                    </w:rPr>
                  </w:rPrChange>
                </w:rPr>
                <w:t>62-63</w:t>
              </w:r>
            </w:ins>
          </w:p>
        </w:tc>
        <w:tc>
          <w:tcPr>
            <w:tcW w:w="1719" w:type="dxa"/>
            <w:tcBorders>
              <w:top w:val="nil"/>
              <w:left w:val="nil"/>
              <w:bottom w:val="single" w:sz="4" w:space="0" w:color="auto"/>
              <w:right w:val="single" w:sz="4" w:space="0" w:color="auto"/>
            </w:tcBorders>
            <w:shd w:val="clear" w:color="auto" w:fill="auto"/>
            <w:noWrap/>
            <w:vAlign w:val="bottom"/>
            <w:hideMark/>
          </w:tcPr>
          <w:p w14:paraId="2DE4B1B8" w14:textId="77777777" w:rsidR="00F3344A" w:rsidRPr="00E5574C" w:rsidRDefault="00F3344A" w:rsidP="00F3344A">
            <w:pPr>
              <w:spacing w:before="0" w:after="0" w:line="240" w:lineRule="auto"/>
              <w:jc w:val="right"/>
              <w:rPr>
                <w:ins w:id="2957" w:author="Kumar Baral" w:date="2023-02-10T13:39:00Z"/>
                <w:rFonts w:cs="Calibri"/>
                <w:color w:val="000000"/>
                <w:szCs w:val="22"/>
                <w:lang w:bidi="ne-NP"/>
                <w:rPrChange w:id="2958" w:author="Kumar Baral" w:date="2023-02-10T14:10:00Z">
                  <w:rPr>
                    <w:ins w:id="2959" w:author="Kumar Baral" w:date="2023-02-10T13:39:00Z"/>
                    <w:rFonts w:cs="Calibri"/>
                    <w:color w:val="000000"/>
                    <w:szCs w:val="22"/>
                    <w:lang w:bidi="ne-NP"/>
                  </w:rPr>
                </w:rPrChange>
              </w:rPr>
            </w:pPr>
            <w:ins w:id="2960" w:author="Kumar Baral" w:date="2023-02-10T13:39:00Z">
              <w:r w:rsidRPr="00E5574C">
                <w:rPr>
                  <w:rFonts w:cs="Calibri"/>
                  <w:color w:val="000000"/>
                  <w:szCs w:val="22"/>
                  <w:lang w:bidi="ne-NP"/>
                  <w:rPrChange w:id="2961" w:author="Kumar Baral" w:date="2023-02-10T14:10:00Z">
                    <w:rPr>
                      <w:rFonts w:cs="Calibri"/>
                      <w:color w:val="000000"/>
                      <w:szCs w:val="22"/>
                      <w:lang w:bidi="ne-NP"/>
                    </w:rPr>
                  </w:rPrChange>
                </w:rPr>
                <w:t>25.7</w:t>
              </w:r>
            </w:ins>
          </w:p>
        </w:tc>
        <w:tc>
          <w:tcPr>
            <w:tcW w:w="1931" w:type="dxa"/>
            <w:tcBorders>
              <w:top w:val="nil"/>
              <w:left w:val="nil"/>
              <w:bottom w:val="single" w:sz="4" w:space="0" w:color="auto"/>
              <w:right w:val="single" w:sz="4" w:space="0" w:color="auto"/>
            </w:tcBorders>
            <w:shd w:val="clear" w:color="auto" w:fill="auto"/>
            <w:noWrap/>
            <w:vAlign w:val="bottom"/>
            <w:hideMark/>
          </w:tcPr>
          <w:p w14:paraId="3982AA9F" w14:textId="77777777" w:rsidR="00F3344A" w:rsidRPr="00E5574C" w:rsidRDefault="00F3344A" w:rsidP="00F3344A">
            <w:pPr>
              <w:spacing w:before="0" w:after="0" w:line="240" w:lineRule="auto"/>
              <w:jc w:val="left"/>
              <w:rPr>
                <w:ins w:id="2962" w:author="Kumar Baral" w:date="2023-02-10T13:39:00Z"/>
                <w:rFonts w:cs="Calibri"/>
                <w:color w:val="000000"/>
                <w:szCs w:val="22"/>
                <w:lang w:bidi="ne-NP"/>
                <w:rPrChange w:id="2963" w:author="Kumar Baral" w:date="2023-02-10T14:10:00Z">
                  <w:rPr>
                    <w:ins w:id="2964" w:author="Kumar Baral" w:date="2023-02-10T13:39:00Z"/>
                    <w:rFonts w:ascii="Calibri" w:hAnsi="Calibri" w:cs="Calibri"/>
                    <w:color w:val="000000"/>
                    <w:szCs w:val="22"/>
                    <w:lang w:bidi="ne-NP"/>
                  </w:rPr>
                </w:rPrChange>
              </w:rPr>
            </w:pPr>
            <w:ins w:id="2965" w:author="Kumar Baral" w:date="2023-02-10T13:39:00Z">
              <w:r w:rsidRPr="00E5574C">
                <w:rPr>
                  <w:rFonts w:cs="Calibri"/>
                  <w:color w:val="000000"/>
                  <w:szCs w:val="22"/>
                  <w:lang w:bidi="ne-NP"/>
                  <w:rPrChange w:id="2966"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64D87A3D" w14:textId="77777777" w:rsidR="00F3344A" w:rsidRPr="00E5574C" w:rsidRDefault="00F3344A" w:rsidP="00F3344A">
            <w:pPr>
              <w:spacing w:before="0" w:after="0" w:line="240" w:lineRule="auto"/>
              <w:jc w:val="left"/>
              <w:rPr>
                <w:ins w:id="2967" w:author="Kumar Baral" w:date="2023-02-10T13:39:00Z"/>
                <w:rFonts w:cs="Calibri"/>
                <w:color w:val="000000"/>
                <w:szCs w:val="22"/>
                <w:lang w:bidi="ne-NP"/>
                <w:rPrChange w:id="2968" w:author="Kumar Baral" w:date="2023-02-10T14:10:00Z">
                  <w:rPr>
                    <w:ins w:id="2969" w:author="Kumar Baral" w:date="2023-02-10T13:39:00Z"/>
                    <w:rFonts w:ascii="Calibri" w:hAnsi="Calibri" w:cs="Calibri"/>
                    <w:color w:val="000000"/>
                    <w:szCs w:val="22"/>
                    <w:lang w:bidi="ne-NP"/>
                  </w:rPr>
                </w:rPrChange>
              </w:rPr>
            </w:pPr>
            <w:ins w:id="2970" w:author="Kumar Baral" w:date="2023-02-10T13:39:00Z">
              <w:r w:rsidRPr="00E5574C">
                <w:rPr>
                  <w:rFonts w:cs="Calibri"/>
                  <w:color w:val="000000"/>
                  <w:szCs w:val="22"/>
                  <w:lang w:bidi="ne-NP"/>
                  <w:rPrChange w:id="297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CBDAF8" w14:textId="77777777" w:rsidR="00F3344A" w:rsidRPr="00E5574C" w:rsidRDefault="00F3344A" w:rsidP="00F3344A">
            <w:pPr>
              <w:spacing w:before="0" w:after="0" w:line="240" w:lineRule="auto"/>
              <w:jc w:val="left"/>
              <w:rPr>
                <w:ins w:id="2972" w:author="Kumar Baral" w:date="2023-02-10T13:40:00Z"/>
                <w:rFonts w:cs="Calibri"/>
                <w:color w:val="000000"/>
                <w:szCs w:val="22"/>
                <w:lang w:bidi="ne-NP"/>
                <w:rPrChange w:id="2973" w:author="Kumar Baral" w:date="2023-02-10T14:10:00Z">
                  <w:rPr>
                    <w:ins w:id="2974" w:author="Kumar Baral" w:date="2023-02-10T13:40:00Z"/>
                    <w:rFonts w:ascii="Calibri" w:hAnsi="Calibri" w:cs="Calibri"/>
                    <w:color w:val="000000"/>
                    <w:szCs w:val="22"/>
                    <w:lang w:bidi="ne-NP"/>
                  </w:rPr>
                </w:rPrChange>
              </w:rPr>
              <w:pPrChange w:id="2975" w:author="Kumar Baral" w:date="2023-02-10T13:42:00Z">
                <w:pPr>
                  <w:spacing w:before="0" w:after="0" w:line="240" w:lineRule="auto"/>
                  <w:jc w:val="left"/>
                </w:pPr>
              </w:pPrChange>
            </w:pPr>
          </w:p>
        </w:tc>
      </w:tr>
      <w:tr w:rsidR="00E5574C" w:rsidRPr="00E5574C" w14:paraId="582A8416" w14:textId="289C50C2" w:rsidTr="00E5574C">
        <w:trPr>
          <w:trHeight w:val="234"/>
          <w:ins w:id="297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F1D9B43" w14:textId="77777777" w:rsidR="00F3344A" w:rsidRPr="00E5574C" w:rsidRDefault="00F3344A" w:rsidP="00F3344A">
            <w:pPr>
              <w:spacing w:before="0" w:after="0" w:line="240" w:lineRule="auto"/>
              <w:jc w:val="left"/>
              <w:rPr>
                <w:ins w:id="2977" w:author="Kumar Baral" w:date="2023-02-10T13:39:00Z"/>
                <w:rFonts w:cs="Calibri"/>
                <w:color w:val="000000"/>
                <w:szCs w:val="22"/>
                <w:lang w:bidi="ne-NP"/>
                <w:rPrChange w:id="2978" w:author="Kumar Baral" w:date="2023-02-10T14:10:00Z">
                  <w:rPr>
                    <w:ins w:id="2979" w:author="Kumar Baral" w:date="2023-02-10T13:39:00Z"/>
                    <w:rFonts w:cs="Calibri"/>
                    <w:color w:val="000000"/>
                    <w:szCs w:val="22"/>
                    <w:lang w:bidi="ne-NP"/>
                  </w:rPr>
                </w:rPrChange>
              </w:rPr>
            </w:pPr>
            <w:ins w:id="2980" w:author="Kumar Baral" w:date="2023-02-10T13:39:00Z">
              <w:r w:rsidRPr="00E5574C">
                <w:rPr>
                  <w:rFonts w:cs="Calibri"/>
                  <w:color w:val="000000"/>
                  <w:szCs w:val="22"/>
                  <w:lang w:bidi="ne-NP"/>
                  <w:rPrChange w:id="2981" w:author="Kumar Baral" w:date="2023-02-10T14:10:00Z">
                    <w:rPr>
                      <w:rFonts w:cs="Calibri"/>
                      <w:color w:val="000000"/>
                      <w:szCs w:val="22"/>
                      <w:lang w:bidi="ne-NP"/>
                    </w:rPr>
                  </w:rPrChange>
                </w:rPr>
                <w:t>63-64</w:t>
              </w:r>
            </w:ins>
          </w:p>
        </w:tc>
        <w:tc>
          <w:tcPr>
            <w:tcW w:w="1719" w:type="dxa"/>
            <w:tcBorders>
              <w:top w:val="nil"/>
              <w:left w:val="nil"/>
              <w:bottom w:val="single" w:sz="4" w:space="0" w:color="auto"/>
              <w:right w:val="single" w:sz="4" w:space="0" w:color="auto"/>
            </w:tcBorders>
            <w:shd w:val="clear" w:color="auto" w:fill="auto"/>
            <w:noWrap/>
            <w:vAlign w:val="bottom"/>
            <w:hideMark/>
          </w:tcPr>
          <w:p w14:paraId="6DDA3666" w14:textId="77777777" w:rsidR="00F3344A" w:rsidRPr="00E5574C" w:rsidRDefault="00F3344A" w:rsidP="00F3344A">
            <w:pPr>
              <w:spacing w:before="0" w:after="0" w:line="240" w:lineRule="auto"/>
              <w:jc w:val="right"/>
              <w:rPr>
                <w:ins w:id="2982" w:author="Kumar Baral" w:date="2023-02-10T13:39:00Z"/>
                <w:rFonts w:cs="Calibri"/>
                <w:color w:val="000000"/>
                <w:szCs w:val="22"/>
                <w:lang w:bidi="ne-NP"/>
                <w:rPrChange w:id="2983" w:author="Kumar Baral" w:date="2023-02-10T14:10:00Z">
                  <w:rPr>
                    <w:ins w:id="2984" w:author="Kumar Baral" w:date="2023-02-10T13:39:00Z"/>
                    <w:rFonts w:cs="Calibri"/>
                    <w:color w:val="000000"/>
                    <w:szCs w:val="22"/>
                    <w:lang w:bidi="ne-NP"/>
                  </w:rPr>
                </w:rPrChange>
              </w:rPr>
            </w:pPr>
            <w:ins w:id="2985" w:author="Kumar Baral" w:date="2023-02-10T13:39:00Z">
              <w:r w:rsidRPr="00E5574C">
                <w:rPr>
                  <w:rFonts w:cs="Calibri"/>
                  <w:color w:val="000000"/>
                  <w:szCs w:val="22"/>
                  <w:lang w:bidi="ne-NP"/>
                  <w:rPrChange w:id="2986" w:author="Kumar Baral" w:date="2023-02-10T14:10:00Z">
                    <w:rPr>
                      <w:rFonts w:cs="Calibri"/>
                      <w:color w:val="000000"/>
                      <w:szCs w:val="22"/>
                      <w:lang w:bidi="ne-NP"/>
                    </w:rPr>
                  </w:rPrChange>
                </w:rPr>
                <w:t>23.6</w:t>
              </w:r>
            </w:ins>
          </w:p>
        </w:tc>
        <w:tc>
          <w:tcPr>
            <w:tcW w:w="1931" w:type="dxa"/>
            <w:tcBorders>
              <w:top w:val="nil"/>
              <w:left w:val="nil"/>
              <w:bottom w:val="single" w:sz="4" w:space="0" w:color="auto"/>
              <w:right w:val="single" w:sz="4" w:space="0" w:color="auto"/>
            </w:tcBorders>
            <w:shd w:val="clear" w:color="auto" w:fill="auto"/>
            <w:noWrap/>
            <w:vAlign w:val="bottom"/>
            <w:hideMark/>
          </w:tcPr>
          <w:p w14:paraId="6765D7D2" w14:textId="77777777" w:rsidR="00F3344A" w:rsidRPr="00E5574C" w:rsidRDefault="00F3344A" w:rsidP="00F3344A">
            <w:pPr>
              <w:spacing w:before="0" w:after="0" w:line="240" w:lineRule="auto"/>
              <w:jc w:val="left"/>
              <w:rPr>
                <w:ins w:id="2987" w:author="Kumar Baral" w:date="2023-02-10T13:39:00Z"/>
                <w:rFonts w:cs="Calibri"/>
                <w:color w:val="000000"/>
                <w:szCs w:val="22"/>
                <w:lang w:bidi="ne-NP"/>
                <w:rPrChange w:id="2988" w:author="Kumar Baral" w:date="2023-02-10T14:10:00Z">
                  <w:rPr>
                    <w:ins w:id="2989" w:author="Kumar Baral" w:date="2023-02-10T13:39:00Z"/>
                    <w:rFonts w:ascii="Calibri" w:hAnsi="Calibri" w:cs="Calibri"/>
                    <w:color w:val="000000"/>
                    <w:szCs w:val="22"/>
                    <w:lang w:bidi="ne-NP"/>
                  </w:rPr>
                </w:rPrChange>
              </w:rPr>
            </w:pPr>
            <w:ins w:id="2990" w:author="Kumar Baral" w:date="2023-02-10T13:39:00Z">
              <w:r w:rsidRPr="00E5574C">
                <w:rPr>
                  <w:rFonts w:cs="Calibri"/>
                  <w:color w:val="000000"/>
                  <w:szCs w:val="22"/>
                  <w:lang w:bidi="ne-NP"/>
                  <w:rPrChange w:id="2991"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49157B5D" w14:textId="77777777" w:rsidR="00F3344A" w:rsidRPr="00E5574C" w:rsidRDefault="00F3344A" w:rsidP="00F3344A">
            <w:pPr>
              <w:spacing w:before="0" w:after="0" w:line="240" w:lineRule="auto"/>
              <w:jc w:val="left"/>
              <w:rPr>
                <w:ins w:id="2992" w:author="Kumar Baral" w:date="2023-02-10T13:39:00Z"/>
                <w:rFonts w:cs="Calibri"/>
                <w:color w:val="000000"/>
                <w:szCs w:val="22"/>
                <w:lang w:bidi="ne-NP"/>
                <w:rPrChange w:id="2993" w:author="Kumar Baral" w:date="2023-02-10T14:10:00Z">
                  <w:rPr>
                    <w:ins w:id="2994" w:author="Kumar Baral" w:date="2023-02-10T13:39:00Z"/>
                    <w:rFonts w:ascii="Calibri" w:hAnsi="Calibri" w:cs="Calibri"/>
                    <w:color w:val="000000"/>
                    <w:szCs w:val="22"/>
                    <w:lang w:bidi="ne-NP"/>
                  </w:rPr>
                </w:rPrChange>
              </w:rPr>
            </w:pPr>
            <w:ins w:id="2995" w:author="Kumar Baral" w:date="2023-02-10T13:39:00Z">
              <w:r w:rsidRPr="00E5574C">
                <w:rPr>
                  <w:rFonts w:cs="Calibri"/>
                  <w:color w:val="000000"/>
                  <w:szCs w:val="22"/>
                  <w:lang w:bidi="ne-NP"/>
                  <w:rPrChange w:id="299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0FD2F547" w14:textId="77777777" w:rsidR="00F3344A" w:rsidRPr="00E5574C" w:rsidRDefault="00F3344A" w:rsidP="00F3344A">
            <w:pPr>
              <w:spacing w:before="0" w:after="0" w:line="240" w:lineRule="auto"/>
              <w:jc w:val="left"/>
              <w:rPr>
                <w:ins w:id="2997" w:author="Kumar Baral" w:date="2023-02-10T13:40:00Z"/>
                <w:rFonts w:cs="Calibri"/>
                <w:color w:val="000000"/>
                <w:szCs w:val="22"/>
                <w:lang w:bidi="ne-NP"/>
                <w:rPrChange w:id="2998" w:author="Kumar Baral" w:date="2023-02-10T14:10:00Z">
                  <w:rPr>
                    <w:ins w:id="2999" w:author="Kumar Baral" w:date="2023-02-10T13:40:00Z"/>
                    <w:rFonts w:ascii="Calibri" w:hAnsi="Calibri" w:cs="Calibri"/>
                    <w:color w:val="000000"/>
                    <w:szCs w:val="22"/>
                    <w:lang w:bidi="ne-NP"/>
                  </w:rPr>
                </w:rPrChange>
              </w:rPr>
              <w:pPrChange w:id="3000" w:author="Kumar Baral" w:date="2023-02-10T13:42:00Z">
                <w:pPr>
                  <w:spacing w:before="0" w:after="0" w:line="240" w:lineRule="auto"/>
                  <w:jc w:val="left"/>
                </w:pPr>
              </w:pPrChange>
            </w:pPr>
          </w:p>
        </w:tc>
      </w:tr>
      <w:tr w:rsidR="00E5574C" w:rsidRPr="00E5574C" w14:paraId="6BB0D177" w14:textId="2B184D41" w:rsidTr="00E5574C">
        <w:trPr>
          <w:trHeight w:val="234"/>
          <w:ins w:id="300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1A3002" w14:textId="77777777" w:rsidR="00F3344A" w:rsidRPr="00E5574C" w:rsidRDefault="00F3344A" w:rsidP="00F3344A">
            <w:pPr>
              <w:spacing w:before="0" w:after="0" w:line="240" w:lineRule="auto"/>
              <w:jc w:val="left"/>
              <w:rPr>
                <w:ins w:id="3002" w:author="Kumar Baral" w:date="2023-02-10T13:39:00Z"/>
                <w:rFonts w:cs="Calibri"/>
                <w:color w:val="000000"/>
                <w:szCs w:val="22"/>
                <w:lang w:bidi="ne-NP"/>
                <w:rPrChange w:id="3003" w:author="Kumar Baral" w:date="2023-02-10T14:10:00Z">
                  <w:rPr>
                    <w:ins w:id="3004" w:author="Kumar Baral" w:date="2023-02-10T13:39:00Z"/>
                    <w:rFonts w:cs="Calibri"/>
                    <w:color w:val="000000"/>
                    <w:szCs w:val="22"/>
                    <w:lang w:bidi="ne-NP"/>
                  </w:rPr>
                </w:rPrChange>
              </w:rPr>
            </w:pPr>
            <w:ins w:id="3005" w:author="Kumar Baral" w:date="2023-02-10T13:39:00Z">
              <w:r w:rsidRPr="00E5574C">
                <w:rPr>
                  <w:rFonts w:cs="Calibri"/>
                  <w:color w:val="000000"/>
                  <w:szCs w:val="22"/>
                  <w:lang w:bidi="ne-NP"/>
                  <w:rPrChange w:id="3006" w:author="Kumar Baral" w:date="2023-02-10T14:10:00Z">
                    <w:rPr>
                      <w:rFonts w:cs="Calibri"/>
                      <w:color w:val="000000"/>
                      <w:szCs w:val="22"/>
                      <w:lang w:bidi="ne-NP"/>
                    </w:rPr>
                  </w:rPrChange>
                </w:rPr>
                <w:t>64-65</w:t>
              </w:r>
            </w:ins>
          </w:p>
        </w:tc>
        <w:tc>
          <w:tcPr>
            <w:tcW w:w="1719" w:type="dxa"/>
            <w:tcBorders>
              <w:top w:val="nil"/>
              <w:left w:val="nil"/>
              <w:bottom w:val="single" w:sz="4" w:space="0" w:color="auto"/>
              <w:right w:val="single" w:sz="4" w:space="0" w:color="auto"/>
            </w:tcBorders>
            <w:shd w:val="clear" w:color="auto" w:fill="auto"/>
            <w:noWrap/>
            <w:vAlign w:val="bottom"/>
            <w:hideMark/>
          </w:tcPr>
          <w:p w14:paraId="71B0ABC5" w14:textId="77777777" w:rsidR="00F3344A" w:rsidRPr="00E5574C" w:rsidRDefault="00F3344A" w:rsidP="00F3344A">
            <w:pPr>
              <w:spacing w:before="0" w:after="0" w:line="240" w:lineRule="auto"/>
              <w:jc w:val="right"/>
              <w:rPr>
                <w:ins w:id="3007" w:author="Kumar Baral" w:date="2023-02-10T13:39:00Z"/>
                <w:rFonts w:cs="Calibri"/>
                <w:color w:val="000000"/>
                <w:szCs w:val="22"/>
                <w:lang w:bidi="ne-NP"/>
                <w:rPrChange w:id="3008" w:author="Kumar Baral" w:date="2023-02-10T14:10:00Z">
                  <w:rPr>
                    <w:ins w:id="3009" w:author="Kumar Baral" w:date="2023-02-10T13:39:00Z"/>
                    <w:rFonts w:cs="Calibri"/>
                    <w:color w:val="000000"/>
                    <w:szCs w:val="22"/>
                    <w:lang w:bidi="ne-NP"/>
                  </w:rPr>
                </w:rPrChange>
              </w:rPr>
            </w:pPr>
            <w:ins w:id="3010" w:author="Kumar Baral" w:date="2023-02-10T13:39:00Z">
              <w:r w:rsidRPr="00E5574C">
                <w:rPr>
                  <w:rFonts w:cs="Calibri"/>
                  <w:color w:val="000000"/>
                  <w:szCs w:val="22"/>
                  <w:lang w:bidi="ne-NP"/>
                  <w:rPrChange w:id="3011" w:author="Kumar Baral" w:date="2023-02-10T14:10:00Z">
                    <w:rPr>
                      <w:rFonts w:cs="Calibri"/>
                      <w:color w:val="000000"/>
                      <w:szCs w:val="22"/>
                      <w:lang w:bidi="ne-NP"/>
                    </w:rPr>
                  </w:rPrChange>
                </w:rPr>
                <w:t>29.5</w:t>
              </w:r>
            </w:ins>
          </w:p>
        </w:tc>
        <w:tc>
          <w:tcPr>
            <w:tcW w:w="1931" w:type="dxa"/>
            <w:tcBorders>
              <w:top w:val="nil"/>
              <w:left w:val="nil"/>
              <w:bottom w:val="single" w:sz="4" w:space="0" w:color="auto"/>
              <w:right w:val="single" w:sz="4" w:space="0" w:color="auto"/>
            </w:tcBorders>
            <w:shd w:val="clear" w:color="auto" w:fill="auto"/>
            <w:noWrap/>
            <w:vAlign w:val="bottom"/>
            <w:hideMark/>
          </w:tcPr>
          <w:p w14:paraId="21BA85E7" w14:textId="77777777" w:rsidR="00F3344A" w:rsidRPr="00E5574C" w:rsidRDefault="00F3344A" w:rsidP="00F3344A">
            <w:pPr>
              <w:spacing w:before="0" w:after="0" w:line="240" w:lineRule="auto"/>
              <w:jc w:val="left"/>
              <w:rPr>
                <w:ins w:id="3012" w:author="Kumar Baral" w:date="2023-02-10T13:39:00Z"/>
                <w:rFonts w:cs="Calibri"/>
                <w:color w:val="000000"/>
                <w:szCs w:val="22"/>
                <w:lang w:bidi="ne-NP"/>
                <w:rPrChange w:id="3013" w:author="Kumar Baral" w:date="2023-02-10T14:10:00Z">
                  <w:rPr>
                    <w:ins w:id="3014" w:author="Kumar Baral" w:date="2023-02-10T13:39:00Z"/>
                    <w:rFonts w:ascii="Calibri" w:hAnsi="Calibri" w:cs="Calibri"/>
                    <w:color w:val="000000"/>
                    <w:szCs w:val="22"/>
                    <w:lang w:bidi="ne-NP"/>
                  </w:rPr>
                </w:rPrChange>
              </w:rPr>
            </w:pPr>
            <w:ins w:id="3015" w:author="Kumar Baral" w:date="2023-02-10T13:39:00Z">
              <w:r w:rsidRPr="00E5574C">
                <w:rPr>
                  <w:rFonts w:cs="Calibri"/>
                  <w:color w:val="000000"/>
                  <w:szCs w:val="22"/>
                  <w:lang w:bidi="ne-NP"/>
                  <w:rPrChange w:id="3016" w:author="Kumar Baral" w:date="2023-02-10T14:10:00Z">
                    <w:rPr>
                      <w:rFonts w:ascii="Calibri" w:hAnsi="Calibri" w:cs="Calibri"/>
                      <w:color w:val="000000"/>
                      <w:szCs w:val="22"/>
                      <w:lang w:bidi="ne-NP"/>
                    </w:rPr>
                  </w:rPrChange>
                </w:rPr>
                <w:t> </w:t>
              </w:r>
            </w:ins>
          </w:p>
        </w:tc>
        <w:tc>
          <w:tcPr>
            <w:tcW w:w="1694" w:type="dxa"/>
            <w:tcBorders>
              <w:top w:val="nil"/>
              <w:left w:val="nil"/>
              <w:bottom w:val="single" w:sz="4" w:space="0" w:color="auto"/>
              <w:right w:val="single" w:sz="4" w:space="0" w:color="auto"/>
            </w:tcBorders>
            <w:shd w:val="clear" w:color="auto" w:fill="auto"/>
            <w:noWrap/>
            <w:vAlign w:val="bottom"/>
            <w:hideMark/>
          </w:tcPr>
          <w:p w14:paraId="0BAFA099" w14:textId="77777777" w:rsidR="00F3344A" w:rsidRPr="00E5574C" w:rsidRDefault="00F3344A" w:rsidP="00F3344A">
            <w:pPr>
              <w:spacing w:before="0" w:after="0" w:line="240" w:lineRule="auto"/>
              <w:jc w:val="left"/>
              <w:rPr>
                <w:ins w:id="3017" w:author="Kumar Baral" w:date="2023-02-10T13:39:00Z"/>
                <w:rFonts w:cs="Calibri"/>
                <w:color w:val="000000"/>
                <w:szCs w:val="22"/>
                <w:lang w:bidi="ne-NP"/>
                <w:rPrChange w:id="3018" w:author="Kumar Baral" w:date="2023-02-10T14:10:00Z">
                  <w:rPr>
                    <w:ins w:id="3019" w:author="Kumar Baral" w:date="2023-02-10T13:39:00Z"/>
                    <w:rFonts w:ascii="Calibri" w:hAnsi="Calibri" w:cs="Calibri"/>
                    <w:color w:val="000000"/>
                    <w:szCs w:val="22"/>
                    <w:lang w:bidi="ne-NP"/>
                  </w:rPr>
                </w:rPrChange>
              </w:rPr>
            </w:pPr>
            <w:ins w:id="3020" w:author="Kumar Baral" w:date="2023-02-10T13:39:00Z">
              <w:r w:rsidRPr="00E5574C">
                <w:rPr>
                  <w:rFonts w:cs="Calibri"/>
                  <w:color w:val="000000"/>
                  <w:szCs w:val="22"/>
                  <w:lang w:bidi="ne-NP"/>
                  <w:rPrChange w:id="302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5E5893BF" w14:textId="77777777" w:rsidR="00F3344A" w:rsidRPr="00E5574C" w:rsidRDefault="00F3344A" w:rsidP="00F3344A">
            <w:pPr>
              <w:spacing w:before="0" w:after="0" w:line="240" w:lineRule="auto"/>
              <w:jc w:val="left"/>
              <w:rPr>
                <w:ins w:id="3022" w:author="Kumar Baral" w:date="2023-02-10T13:40:00Z"/>
                <w:rFonts w:cs="Calibri"/>
                <w:color w:val="000000"/>
                <w:szCs w:val="22"/>
                <w:lang w:bidi="ne-NP"/>
                <w:rPrChange w:id="3023" w:author="Kumar Baral" w:date="2023-02-10T14:10:00Z">
                  <w:rPr>
                    <w:ins w:id="3024" w:author="Kumar Baral" w:date="2023-02-10T13:40:00Z"/>
                    <w:rFonts w:ascii="Calibri" w:hAnsi="Calibri" w:cs="Calibri"/>
                    <w:color w:val="000000"/>
                    <w:szCs w:val="22"/>
                    <w:lang w:bidi="ne-NP"/>
                  </w:rPr>
                </w:rPrChange>
              </w:rPr>
              <w:pPrChange w:id="3025" w:author="Kumar Baral" w:date="2023-02-10T13:42:00Z">
                <w:pPr>
                  <w:spacing w:before="0" w:after="0" w:line="240" w:lineRule="auto"/>
                  <w:jc w:val="left"/>
                </w:pPr>
              </w:pPrChange>
            </w:pPr>
          </w:p>
        </w:tc>
      </w:tr>
      <w:tr w:rsidR="00E5574C" w:rsidRPr="00E5574C" w14:paraId="4605AA7F" w14:textId="0728FE20" w:rsidTr="00E5574C">
        <w:trPr>
          <w:trHeight w:val="234"/>
          <w:ins w:id="302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960B1CC" w14:textId="77777777" w:rsidR="00F3344A" w:rsidRPr="00E5574C" w:rsidRDefault="00F3344A" w:rsidP="00F3344A">
            <w:pPr>
              <w:spacing w:before="0" w:after="0" w:line="240" w:lineRule="auto"/>
              <w:jc w:val="left"/>
              <w:rPr>
                <w:ins w:id="3027" w:author="Kumar Baral" w:date="2023-02-10T13:39:00Z"/>
                <w:rFonts w:cs="Calibri"/>
                <w:color w:val="000000"/>
                <w:szCs w:val="22"/>
                <w:lang w:bidi="ne-NP"/>
                <w:rPrChange w:id="3028" w:author="Kumar Baral" w:date="2023-02-10T14:10:00Z">
                  <w:rPr>
                    <w:ins w:id="3029" w:author="Kumar Baral" w:date="2023-02-10T13:39:00Z"/>
                    <w:rFonts w:cs="Calibri"/>
                    <w:color w:val="000000"/>
                    <w:szCs w:val="22"/>
                    <w:lang w:bidi="ne-NP"/>
                  </w:rPr>
                </w:rPrChange>
              </w:rPr>
            </w:pPr>
            <w:ins w:id="3030" w:author="Kumar Baral" w:date="2023-02-10T13:39:00Z">
              <w:r w:rsidRPr="00E5574C">
                <w:rPr>
                  <w:rFonts w:cs="Calibri"/>
                  <w:color w:val="000000"/>
                  <w:szCs w:val="22"/>
                  <w:lang w:bidi="ne-NP"/>
                  <w:rPrChange w:id="3031" w:author="Kumar Baral" w:date="2023-02-10T14:10:00Z">
                    <w:rPr>
                      <w:rFonts w:cs="Calibri"/>
                      <w:color w:val="000000"/>
                      <w:szCs w:val="22"/>
                      <w:lang w:bidi="ne-NP"/>
                    </w:rPr>
                  </w:rPrChange>
                </w:rPr>
                <w:t>65-66</w:t>
              </w:r>
            </w:ins>
          </w:p>
        </w:tc>
        <w:tc>
          <w:tcPr>
            <w:tcW w:w="1719" w:type="dxa"/>
            <w:tcBorders>
              <w:top w:val="nil"/>
              <w:left w:val="nil"/>
              <w:bottom w:val="single" w:sz="4" w:space="0" w:color="auto"/>
              <w:right w:val="single" w:sz="4" w:space="0" w:color="auto"/>
            </w:tcBorders>
            <w:shd w:val="clear" w:color="auto" w:fill="auto"/>
            <w:noWrap/>
            <w:vAlign w:val="bottom"/>
            <w:hideMark/>
          </w:tcPr>
          <w:p w14:paraId="0D91CAC9" w14:textId="77777777" w:rsidR="00F3344A" w:rsidRPr="00E5574C" w:rsidRDefault="00F3344A" w:rsidP="00F3344A">
            <w:pPr>
              <w:spacing w:before="0" w:after="0" w:line="240" w:lineRule="auto"/>
              <w:jc w:val="right"/>
              <w:rPr>
                <w:ins w:id="3032" w:author="Kumar Baral" w:date="2023-02-10T13:39:00Z"/>
                <w:rFonts w:cs="Calibri"/>
                <w:color w:val="000000"/>
                <w:szCs w:val="22"/>
                <w:lang w:bidi="ne-NP"/>
                <w:rPrChange w:id="3033" w:author="Kumar Baral" w:date="2023-02-10T14:10:00Z">
                  <w:rPr>
                    <w:ins w:id="3034" w:author="Kumar Baral" w:date="2023-02-10T13:39:00Z"/>
                    <w:rFonts w:cs="Calibri"/>
                    <w:color w:val="000000"/>
                    <w:szCs w:val="22"/>
                    <w:lang w:bidi="ne-NP"/>
                  </w:rPr>
                </w:rPrChange>
              </w:rPr>
            </w:pPr>
            <w:ins w:id="3035" w:author="Kumar Baral" w:date="2023-02-10T13:39:00Z">
              <w:r w:rsidRPr="00E5574C">
                <w:rPr>
                  <w:rFonts w:cs="Calibri"/>
                  <w:color w:val="000000"/>
                  <w:szCs w:val="22"/>
                  <w:lang w:bidi="ne-NP"/>
                  <w:rPrChange w:id="3036" w:author="Kumar Baral" w:date="2023-02-10T14:10:00Z">
                    <w:rPr>
                      <w:rFonts w:cs="Calibri"/>
                      <w:color w:val="000000"/>
                      <w:szCs w:val="22"/>
                      <w:lang w:bidi="ne-NP"/>
                    </w:rPr>
                  </w:rPrChange>
                </w:rPr>
                <w:t>27.9</w:t>
              </w:r>
            </w:ins>
          </w:p>
        </w:tc>
        <w:tc>
          <w:tcPr>
            <w:tcW w:w="1931" w:type="dxa"/>
            <w:tcBorders>
              <w:top w:val="nil"/>
              <w:left w:val="nil"/>
              <w:bottom w:val="single" w:sz="4" w:space="0" w:color="auto"/>
              <w:right w:val="single" w:sz="4" w:space="0" w:color="auto"/>
            </w:tcBorders>
            <w:shd w:val="clear" w:color="auto" w:fill="auto"/>
            <w:noWrap/>
            <w:vAlign w:val="bottom"/>
            <w:hideMark/>
          </w:tcPr>
          <w:p w14:paraId="2D1D353F" w14:textId="77777777" w:rsidR="00F3344A" w:rsidRPr="00E5574C" w:rsidRDefault="00F3344A" w:rsidP="00F3344A">
            <w:pPr>
              <w:spacing w:before="0" w:after="0" w:line="240" w:lineRule="auto"/>
              <w:jc w:val="right"/>
              <w:rPr>
                <w:ins w:id="3037" w:author="Kumar Baral" w:date="2023-02-10T13:39:00Z"/>
                <w:rFonts w:cs="Calibri"/>
                <w:color w:val="000000"/>
                <w:szCs w:val="22"/>
                <w:lang w:bidi="ne-NP"/>
                <w:rPrChange w:id="3038" w:author="Kumar Baral" w:date="2023-02-10T14:10:00Z">
                  <w:rPr>
                    <w:ins w:id="3039" w:author="Kumar Baral" w:date="2023-02-10T13:39:00Z"/>
                    <w:rFonts w:ascii="Calibri" w:hAnsi="Calibri" w:cs="Calibri"/>
                    <w:color w:val="000000"/>
                    <w:szCs w:val="22"/>
                    <w:lang w:bidi="ne-NP"/>
                  </w:rPr>
                </w:rPrChange>
              </w:rPr>
            </w:pPr>
            <w:ins w:id="3040" w:author="Kumar Baral" w:date="2023-02-10T13:39:00Z">
              <w:r w:rsidRPr="00E5574C">
                <w:rPr>
                  <w:rFonts w:cs="Calibri"/>
                  <w:color w:val="000000"/>
                  <w:szCs w:val="22"/>
                  <w:lang w:bidi="ne-NP"/>
                  <w:rPrChange w:id="3041" w:author="Kumar Baral" w:date="2023-02-10T14:10:00Z">
                    <w:rPr>
                      <w:rFonts w:ascii="Calibri" w:hAnsi="Calibri" w:cs="Calibri"/>
                      <w:color w:val="000000"/>
                      <w:szCs w:val="22"/>
                      <w:lang w:bidi="ne-NP"/>
                    </w:rPr>
                  </w:rPrChange>
                </w:rPr>
                <w:t>27.2</w:t>
              </w:r>
            </w:ins>
          </w:p>
        </w:tc>
        <w:tc>
          <w:tcPr>
            <w:tcW w:w="1694" w:type="dxa"/>
            <w:tcBorders>
              <w:top w:val="nil"/>
              <w:left w:val="nil"/>
              <w:bottom w:val="single" w:sz="4" w:space="0" w:color="auto"/>
              <w:right w:val="single" w:sz="4" w:space="0" w:color="auto"/>
            </w:tcBorders>
            <w:shd w:val="clear" w:color="auto" w:fill="auto"/>
            <w:noWrap/>
            <w:vAlign w:val="bottom"/>
            <w:hideMark/>
          </w:tcPr>
          <w:p w14:paraId="54907C84" w14:textId="77777777" w:rsidR="00F3344A" w:rsidRPr="00E5574C" w:rsidRDefault="00F3344A" w:rsidP="00F3344A">
            <w:pPr>
              <w:spacing w:before="0" w:after="0" w:line="240" w:lineRule="auto"/>
              <w:jc w:val="left"/>
              <w:rPr>
                <w:ins w:id="3042" w:author="Kumar Baral" w:date="2023-02-10T13:39:00Z"/>
                <w:rFonts w:cs="Calibri"/>
                <w:color w:val="000000"/>
                <w:szCs w:val="22"/>
                <w:lang w:bidi="ne-NP"/>
                <w:rPrChange w:id="3043" w:author="Kumar Baral" w:date="2023-02-10T14:10:00Z">
                  <w:rPr>
                    <w:ins w:id="3044" w:author="Kumar Baral" w:date="2023-02-10T13:39:00Z"/>
                    <w:rFonts w:ascii="Calibri" w:hAnsi="Calibri" w:cs="Calibri"/>
                    <w:color w:val="000000"/>
                    <w:szCs w:val="22"/>
                    <w:lang w:bidi="ne-NP"/>
                  </w:rPr>
                </w:rPrChange>
              </w:rPr>
            </w:pPr>
            <w:ins w:id="3045" w:author="Kumar Baral" w:date="2023-02-10T13:39:00Z">
              <w:r w:rsidRPr="00E5574C">
                <w:rPr>
                  <w:rFonts w:cs="Calibri"/>
                  <w:color w:val="000000"/>
                  <w:szCs w:val="22"/>
                  <w:lang w:bidi="ne-NP"/>
                  <w:rPrChange w:id="304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AA9CF24" w14:textId="77777777" w:rsidR="00F3344A" w:rsidRPr="00E5574C" w:rsidRDefault="00F3344A" w:rsidP="00F3344A">
            <w:pPr>
              <w:spacing w:before="0" w:after="0" w:line="240" w:lineRule="auto"/>
              <w:jc w:val="left"/>
              <w:rPr>
                <w:ins w:id="3047" w:author="Kumar Baral" w:date="2023-02-10T13:40:00Z"/>
                <w:rFonts w:cs="Calibri"/>
                <w:color w:val="000000"/>
                <w:szCs w:val="22"/>
                <w:lang w:bidi="ne-NP"/>
                <w:rPrChange w:id="3048" w:author="Kumar Baral" w:date="2023-02-10T14:10:00Z">
                  <w:rPr>
                    <w:ins w:id="3049" w:author="Kumar Baral" w:date="2023-02-10T13:40:00Z"/>
                    <w:rFonts w:ascii="Calibri" w:hAnsi="Calibri" w:cs="Calibri"/>
                    <w:color w:val="000000"/>
                    <w:szCs w:val="22"/>
                    <w:lang w:bidi="ne-NP"/>
                  </w:rPr>
                </w:rPrChange>
              </w:rPr>
              <w:pPrChange w:id="3050" w:author="Kumar Baral" w:date="2023-02-10T13:42:00Z">
                <w:pPr>
                  <w:spacing w:before="0" w:after="0" w:line="240" w:lineRule="auto"/>
                  <w:jc w:val="left"/>
                </w:pPr>
              </w:pPrChange>
            </w:pPr>
          </w:p>
        </w:tc>
      </w:tr>
      <w:tr w:rsidR="00E5574C" w:rsidRPr="00E5574C" w14:paraId="15A56E0F" w14:textId="6F7C76C9" w:rsidTr="00E5574C">
        <w:trPr>
          <w:trHeight w:val="234"/>
          <w:ins w:id="305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26A9C1B" w14:textId="77777777" w:rsidR="00F3344A" w:rsidRPr="00E5574C" w:rsidRDefault="00F3344A" w:rsidP="00F3344A">
            <w:pPr>
              <w:spacing w:before="0" w:after="0" w:line="240" w:lineRule="auto"/>
              <w:jc w:val="left"/>
              <w:rPr>
                <w:ins w:id="3052" w:author="Kumar Baral" w:date="2023-02-10T13:39:00Z"/>
                <w:rFonts w:cs="Calibri"/>
                <w:color w:val="000000"/>
                <w:szCs w:val="22"/>
                <w:lang w:bidi="ne-NP"/>
                <w:rPrChange w:id="3053" w:author="Kumar Baral" w:date="2023-02-10T14:10:00Z">
                  <w:rPr>
                    <w:ins w:id="3054" w:author="Kumar Baral" w:date="2023-02-10T13:39:00Z"/>
                    <w:rFonts w:cs="Calibri"/>
                    <w:color w:val="000000"/>
                    <w:szCs w:val="22"/>
                    <w:lang w:bidi="ne-NP"/>
                  </w:rPr>
                </w:rPrChange>
              </w:rPr>
            </w:pPr>
            <w:ins w:id="3055" w:author="Kumar Baral" w:date="2023-02-10T13:39:00Z">
              <w:r w:rsidRPr="00E5574C">
                <w:rPr>
                  <w:rFonts w:cs="Calibri"/>
                  <w:color w:val="000000"/>
                  <w:szCs w:val="22"/>
                  <w:lang w:bidi="ne-NP"/>
                  <w:rPrChange w:id="3056" w:author="Kumar Baral" w:date="2023-02-10T14:10:00Z">
                    <w:rPr>
                      <w:rFonts w:cs="Calibri"/>
                      <w:color w:val="000000"/>
                      <w:szCs w:val="22"/>
                      <w:lang w:bidi="ne-NP"/>
                    </w:rPr>
                  </w:rPrChange>
                </w:rPr>
                <w:t>66-67</w:t>
              </w:r>
            </w:ins>
          </w:p>
        </w:tc>
        <w:tc>
          <w:tcPr>
            <w:tcW w:w="1719" w:type="dxa"/>
            <w:tcBorders>
              <w:top w:val="nil"/>
              <w:left w:val="nil"/>
              <w:bottom w:val="single" w:sz="4" w:space="0" w:color="auto"/>
              <w:right w:val="single" w:sz="4" w:space="0" w:color="auto"/>
            </w:tcBorders>
            <w:shd w:val="clear" w:color="auto" w:fill="auto"/>
            <w:noWrap/>
            <w:vAlign w:val="bottom"/>
            <w:hideMark/>
          </w:tcPr>
          <w:p w14:paraId="2EF3AD13" w14:textId="77777777" w:rsidR="00F3344A" w:rsidRPr="00E5574C" w:rsidRDefault="00F3344A" w:rsidP="00F3344A">
            <w:pPr>
              <w:spacing w:before="0" w:after="0" w:line="240" w:lineRule="auto"/>
              <w:jc w:val="right"/>
              <w:rPr>
                <w:ins w:id="3057" w:author="Kumar Baral" w:date="2023-02-10T13:39:00Z"/>
                <w:rFonts w:cs="Calibri"/>
                <w:color w:val="000000"/>
                <w:szCs w:val="22"/>
                <w:lang w:bidi="ne-NP"/>
                <w:rPrChange w:id="3058" w:author="Kumar Baral" w:date="2023-02-10T14:10:00Z">
                  <w:rPr>
                    <w:ins w:id="3059" w:author="Kumar Baral" w:date="2023-02-10T13:39:00Z"/>
                    <w:rFonts w:cs="Calibri"/>
                    <w:color w:val="000000"/>
                    <w:szCs w:val="22"/>
                    <w:lang w:bidi="ne-NP"/>
                  </w:rPr>
                </w:rPrChange>
              </w:rPr>
            </w:pPr>
            <w:ins w:id="3060" w:author="Kumar Baral" w:date="2023-02-10T13:39:00Z">
              <w:r w:rsidRPr="00E5574C">
                <w:rPr>
                  <w:rFonts w:cs="Calibri"/>
                  <w:color w:val="000000"/>
                  <w:szCs w:val="22"/>
                  <w:lang w:bidi="ne-NP"/>
                  <w:rPrChange w:id="3061" w:author="Kumar Baral" w:date="2023-02-10T14:10:00Z">
                    <w:rPr>
                      <w:rFonts w:cs="Calibri"/>
                      <w:color w:val="000000"/>
                      <w:szCs w:val="22"/>
                      <w:lang w:bidi="ne-NP"/>
                    </w:rPr>
                  </w:rPrChange>
                </w:rPr>
                <w:t>35.1</w:t>
              </w:r>
            </w:ins>
          </w:p>
        </w:tc>
        <w:tc>
          <w:tcPr>
            <w:tcW w:w="1931" w:type="dxa"/>
            <w:tcBorders>
              <w:top w:val="nil"/>
              <w:left w:val="nil"/>
              <w:bottom w:val="single" w:sz="4" w:space="0" w:color="auto"/>
              <w:right w:val="single" w:sz="4" w:space="0" w:color="auto"/>
            </w:tcBorders>
            <w:shd w:val="clear" w:color="auto" w:fill="auto"/>
            <w:noWrap/>
            <w:vAlign w:val="bottom"/>
            <w:hideMark/>
          </w:tcPr>
          <w:p w14:paraId="55436FA4" w14:textId="77777777" w:rsidR="00F3344A" w:rsidRPr="00E5574C" w:rsidRDefault="00F3344A" w:rsidP="00F3344A">
            <w:pPr>
              <w:spacing w:before="0" w:after="0" w:line="240" w:lineRule="auto"/>
              <w:jc w:val="right"/>
              <w:rPr>
                <w:ins w:id="3062" w:author="Kumar Baral" w:date="2023-02-10T13:39:00Z"/>
                <w:rFonts w:cs="Calibri"/>
                <w:color w:val="000000"/>
                <w:szCs w:val="22"/>
                <w:lang w:bidi="ne-NP"/>
                <w:rPrChange w:id="3063" w:author="Kumar Baral" w:date="2023-02-10T14:10:00Z">
                  <w:rPr>
                    <w:ins w:id="3064" w:author="Kumar Baral" w:date="2023-02-10T13:39:00Z"/>
                    <w:rFonts w:ascii="Calibri" w:hAnsi="Calibri" w:cs="Calibri"/>
                    <w:color w:val="000000"/>
                    <w:szCs w:val="22"/>
                    <w:lang w:bidi="ne-NP"/>
                  </w:rPr>
                </w:rPrChange>
              </w:rPr>
            </w:pPr>
            <w:ins w:id="3065" w:author="Kumar Baral" w:date="2023-02-10T13:39:00Z">
              <w:r w:rsidRPr="00E5574C">
                <w:rPr>
                  <w:rFonts w:cs="Calibri"/>
                  <w:color w:val="000000"/>
                  <w:szCs w:val="22"/>
                  <w:lang w:bidi="ne-NP"/>
                  <w:rPrChange w:id="3066" w:author="Kumar Baral" w:date="2023-02-10T14:10:00Z">
                    <w:rPr>
                      <w:rFonts w:ascii="Calibri" w:hAnsi="Calibri" w:cs="Calibri"/>
                      <w:color w:val="000000"/>
                      <w:szCs w:val="22"/>
                      <w:lang w:bidi="ne-NP"/>
                    </w:rPr>
                  </w:rPrChange>
                </w:rPr>
                <w:t>28.3</w:t>
              </w:r>
            </w:ins>
          </w:p>
        </w:tc>
        <w:tc>
          <w:tcPr>
            <w:tcW w:w="1694" w:type="dxa"/>
            <w:tcBorders>
              <w:top w:val="nil"/>
              <w:left w:val="nil"/>
              <w:bottom w:val="single" w:sz="4" w:space="0" w:color="auto"/>
              <w:right w:val="single" w:sz="4" w:space="0" w:color="auto"/>
            </w:tcBorders>
            <w:shd w:val="clear" w:color="auto" w:fill="auto"/>
            <w:noWrap/>
            <w:vAlign w:val="bottom"/>
            <w:hideMark/>
          </w:tcPr>
          <w:p w14:paraId="171EDA32" w14:textId="77777777" w:rsidR="00F3344A" w:rsidRPr="00E5574C" w:rsidRDefault="00F3344A" w:rsidP="00F3344A">
            <w:pPr>
              <w:spacing w:before="0" w:after="0" w:line="240" w:lineRule="auto"/>
              <w:jc w:val="left"/>
              <w:rPr>
                <w:ins w:id="3067" w:author="Kumar Baral" w:date="2023-02-10T13:39:00Z"/>
                <w:rFonts w:cs="Calibri"/>
                <w:color w:val="000000"/>
                <w:szCs w:val="22"/>
                <w:lang w:bidi="ne-NP"/>
                <w:rPrChange w:id="3068" w:author="Kumar Baral" w:date="2023-02-10T14:10:00Z">
                  <w:rPr>
                    <w:ins w:id="3069" w:author="Kumar Baral" w:date="2023-02-10T13:39:00Z"/>
                    <w:rFonts w:ascii="Calibri" w:hAnsi="Calibri" w:cs="Calibri"/>
                    <w:color w:val="000000"/>
                    <w:szCs w:val="22"/>
                    <w:lang w:bidi="ne-NP"/>
                  </w:rPr>
                </w:rPrChange>
              </w:rPr>
            </w:pPr>
            <w:ins w:id="3070" w:author="Kumar Baral" w:date="2023-02-10T13:39:00Z">
              <w:r w:rsidRPr="00E5574C">
                <w:rPr>
                  <w:rFonts w:cs="Calibri"/>
                  <w:color w:val="000000"/>
                  <w:szCs w:val="22"/>
                  <w:lang w:bidi="ne-NP"/>
                  <w:rPrChange w:id="307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14E5EDA4" w14:textId="77777777" w:rsidR="00F3344A" w:rsidRPr="00E5574C" w:rsidRDefault="00F3344A" w:rsidP="00F3344A">
            <w:pPr>
              <w:spacing w:before="0" w:after="0" w:line="240" w:lineRule="auto"/>
              <w:jc w:val="left"/>
              <w:rPr>
                <w:ins w:id="3072" w:author="Kumar Baral" w:date="2023-02-10T13:40:00Z"/>
                <w:rFonts w:cs="Calibri"/>
                <w:color w:val="000000"/>
                <w:szCs w:val="22"/>
                <w:lang w:bidi="ne-NP"/>
                <w:rPrChange w:id="3073" w:author="Kumar Baral" w:date="2023-02-10T14:10:00Z">
                  <w:rPr>
                    <w:ins w:id="3074" w:author="Kumar Baral" w:date="2023-02-10T13:40:00Z"/>
                    <w:rFonts w:ascii="Calibri" w:hAnsi="Calibri" w:cs="Calibri"/>
                    <w:color w:val="000000"/>
                    <w:szCs w:val="22"/>
                    <w:lang w:bidi="ne-NP"/>
                  </w:rPr>
                </w:rPrChange>
              </w:rPr>
              <w:pPrChange w:id="3075" w:author="Kumar Baral" w:date="2023-02-10T13:42:00Z">
                <w:pPr>
                  <w:spacing w:before="0" w:after="0" w:line="240" w:lineRule="auto"/>
                  <w:jc w:val="left"/>
                </w:pPr>
              </w:pPrChange>
            </w:pPr>
          </w:p>
        </w:tc>
      </w:tr>
      <w:tr w:rsidR="00E5574C" w:rsidRPr="00E5574C" w14:paraId="09A3F7D5" w14:textId="53DA605A" w:rsidTr="00E5574C">
        <w:trPr>
          <w:trHeight w:val="234"/>
          <w:ins w:id="307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67BEA47" w14:textId="77777777" w:rsidR="00F3344A" w:rsidRPr="00E5574C" w:rsidRDefault="00F3344A" w:rsidP="00F3344A">
            <w:pPr>
              <w:spacing w:before="0" w:after="0" w:line="240" w:lineRule="auto"/>
              <w:jc w:val="left"/>
              <w:rPr>
                <w:ins w:id="3077" w:author="Kumar Baral" w:date="2023-02-10T13:39:00Z"/>
                <w:rFonts w:cs="Calibri"/>
                <w:color w:val="000000"/>
                <w:szCs w:val="22"/>
                <w:lang w:bidi="ne-NP"/>
                <w:rPrChange w:id="3078" w:author="Kumar Baral" w:date="2023-02-10T14:10:00Z">
                  <w:rPr>
                    <w:ins w:id="3079" w:author="Kumar Baral" w:date="2023-02-10T13:39:00Z"/>
                    <w:rFonts w:cs="Calibri"/>
                    <w:color w:val="000000"/>
                    <w:szCs w:val="22"/>
                    <w:lang w:bidi="ne-NP"/>
                  </w:rPr>
                </w:rPrChange>
              </w:rPr>
            </w:pPr>
            <w:ins w:id="3080" w:author="Kumar Baral" w:date="2023-02-10T13:39:00Z">
              <w:r w:rsidRPr="00E5574C">
                <w:rPr>
                  <w:rFonts w:cs="Calibri"/>
                  <w:color w:val="000000"/>
                  <w:szCs w:val="22"/>
                  <w:lang w:bidi="ne-NP"/>
                  <w:rPrChange w:id="3081" w:author="Kumar Baral" w:date="2023-02-10T14:10:00Z">
                    <w:rPr>
                      <w:rFonts w:cs="Calibri"/>
                      <w:color w:val="000000"/>
                      <w:szCs w:val="22"/>
                      <w:lang w:bidi="ne-NP"/>
                    </w:rPr>
                  </w:rPrChange>
                </w:rPr>
                <w:t>67-68</w:t>
              </w:r>
            </w:ins>
          </w:p>
        </w:tc>
        <w:tc>
          <w:tcPr>
            <w:tcW w:w="1719" w:type="dxa"/>
            <w:tcBorders>
              <w:top w:val="nil"/>
              <w:left w:val="nil"/>
              <w:bottom w:val="single" w:sz="4" w:space="0" w:color="auto"/>
              <w:right w:val="single" w:sz="4" w:space="0" w:color="auto"/>
            </w:tcBorders>
            <w:shd w:val="clear" w:color="auto" w:fill="auto"/>
            <w:noWrap/>
            <w:vAlign w:val="bottom"/>
            <w:hideMark/>
          </w:tcPr>
          <w:p w14:paraId="5AD75B71" w14:textId="77777777" w:rsidR="00F3344A" w:rsidRPr="00E5574C" w:rsidRDefault="00F3344A" w:rsidP="00F3344A">
            <w:pPr>
              <w:spacing w:before="0" w:after="0" w:line="240" w:lineRule="auto"/>
              <w:jc w:val="right"/>
              <w:rPr>
                <w:ins w:id="3082" w:author="Kumar Baral" w:date="2023-02-10T13:39:00Z"/>
                <w:rFonts w:cs="Calibri"/>
                <w:color w:val="000000"/>
                <w:szCs w:val="22"/>
                <w:lang w:bidi="ne-NP"/>
                <w:rPrChange w:id="3083" w:author="Kumar Baral" w:date="2023-02-10T14:10:00Z">
                  <w:rPr>
                    <w:ins w:id="3084" w:author="Kumar Baral" w:date="2023-02-10T13:39:00Z"/>
                    <w:rFonts w:cs="Calibri"/>
                    <w:color w:val="000000"/>
                    <w:szCs w:val="22"/>
                    <w:lang w:bidi="ne-NP"/>
                  </w:rPr>
                </w:rPrChange>
              </w:rPr>
            </w:pPr>
            <w:ins w:id="3085" w:author="Kumar Baral" w:date="2023-02-10T13:39:00Z">
              <w:r w:rsidRPr="00E5574C">
                <w:rPr>
                  <w:rFonts w:cs="Calibri"/>
                  <w:color w:val="000000"/>
                  <w:szCs w:val="22"/>
                  <w:lang w:bidi="ne-NP"/>
                  <w:rPrChange w:id="3086" w:author="Kumar Baral" w:date="2023-02-10T14:10:00Z">
                    <w:rPr>
                      <w:rFonts w:cs="Calibri"/>
                      <w:color w:val="000000"/>
                      <w:szCs w:val="22"/>
                      <w:lang w:bidi="ne-NP"/>
                    </w:rPr>
                  </w:rPrChange>
                </w:rPr>
                <w:t>41.3</w:t>
              </w:r>
            </w:ins>
          </w:p>
        </w:tc>
        <w:tc>
          <w:tcPr>
            <w:tcW w:w="1931" w:type="dxa"/>
            <w:tcBorders>
              <w:top w:val="nil"/>
              <w:left w:val="nil"/>
              <w:bottom w:val="single" w:sz="4" w:space="0" w:color="auto"/>
              <w:right w:val="single" w:sz="4" w:space="0" w:color="auto"/>
            </w:tcBorders>
            <w:shd w:val="clear" w:color="auto" w:fill="auto"/>
            <w:noWrap/>
            <w:vAlign w:val="bottom"/>
            <w:hideMark/>
          </w:tcPr>
          <w:p w14:paraId="12DBD9FE" w14:textId="77777777" w:rsidR="00F3344A" w:rsidRPr="00E5574C" w:rsidRDefault="00F3344A" w:rsidP="00F3344A">
            <w:pPr>
              <w:spacing w:before="0" w:after="0" w:line="240" w:lineRule="auto"/>
              <w:jc w:val="right"/>
              <w:rPr>
                <w:ins w:id="3087" w:author="Kumar Baral" w:date="2023-02-10T13:39:00Z"/>
                <w:rFonts w:cs="Calibri"/>
                <w:color w:val="000000"/>
                <w:szCs w:val="22"/>
                <w:lang w:bidi="ne-NP"/>
                <w:rPrChange w:id="3088" w:author="Kumar Baral" w:date="2023-02-10T14:10:00Z">
                  <w:rPr>
                    <w:ins w:id="3089" w:author="Kumar Baral" w:date="2023-02-10T13:39:00Z"/>
                    <w:rFonts w:ascii="Calibri" w:hAnsi="Calibri" w:cs="Calibri"/>
                    <w:color w:val="000000"/>
                    <w:szCs w:val="22"/>
                    <w:lang w:bidi="ne-NP"/>
                  </w:rPr>
                </w:rPrChange>
              </w:rPr>
            </w:pPr>
            <w:ins w:id="3090" w:author="Kumar Baral" w:date="2023-02-10T13:39:00Z">
              <w:r w:rsidRPr="00E5574C">
                <w:rPr>
                  <w:rFonts w:cs="Calibri"/>
                  <w:color w:val="000000"/>
                  <w:szCs w:val="22"/>
                  <w:lang w:bidi="ne-NP"/>
                  <w:rPrChange w:id="3091" w:author="Kumar Baral" w:date="2023-02-10T14:10:00Z">
                    <w:rPr>
                      <w:rFonts w:ascii="Calibri" w:hAnsi="Calibri" w:cs="Calibri"/>
                      <w:color w:val="000000"/>
                      <w:szCs w:val="22"/>
                      <w:lang w:bidi="ne-NP"/>
                    </w:rPr>
                  </w:rPrChange>
                </w:rPr>
                <w:t>31.5</w:t>
              </w:r>
            </w:ins>
          </w:p>
        </w:tc>
        <w:tc>
          <w:tcPr>
            <w:tcW w:w="1694" w:type="dxa"/>
            <w:tcBorders>
              <w:top w:val="nil"/>
              <w:left w:val="nil"/>
              <w:bottom w:val="single" w:sz="4" w:space="0" w:color="auto"/>
              <w:right w:val="single" w:sz="4" w:space="0" w:color="auto"/>
            </w:tcBorders>
            <w:shd w:val="clear" w:color="auto" w:fill="auto"/>
            <w:noWrap/>
            <w:vAlign w:val="bottom"/>
            <w:hideMark/>
          </w:tcPr>
          <w:p w14:paraId="174693E2" w14:textId="77777777" w:rsidR="00F3344A" w:rsidRPr="00E5574C" w:rsidRDefault="00F3344A" w:rsidP="00F3344A">
            <w:pPr>
              <w:spacing w:before="0" w:after="0" w:line="240" w:lineRule="auto"/>
              <w:jc w:val="left"/>
              <w:rPr>
                <w:ins w:id="3092" w:author="Kumar Baral" w:date="2023-02-10T13:39:00Z"/>
                <w:rFonts w:cs="Calibri"/>
                <w:color w:val="000000"/>
                <w:szCs w:val="22"/>
                <w:lang w:bidi="ne-NP"/>
                <w:rPrChange w:id="3093" w:author="Kumar Baral" w:date="2023-02-10T14:10:00Z">
                  <w:rPr>
                    <w:ins w:id="3094" w:author="Kumar Baral" w:date="2023-02-10T13:39:00Z"/>
                    <w:rFonts w:ascii="Calibri" w:hAnsi="Calibri" w:cs="Calibri"/>
                    <w:color w:val="000000"/>
                    <w:szCs w:val="22"/>
                    <w:lang w:bidi="ne-NP"/>
                  </w:rPr>
                </w:rPrChange>
              </w:rPr>
            </w:pPr>
            <w:ins w:id="3095" w:author="Kumar Baral" w:date="2023-02-10T13:39:00Z">
              <w:r w:rsidRPr="00E5574C">
                <w:rPr>
                  <w:rFonts w:cs="Calibri"/>
                  <w:color w:val="000000"/>
                  <w:szCs w:val="22"/>
                  <w:lang w:bidi="ne-NP"/>
                  <w:rPrChange w:id="309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BAF4A3D" w14:textId="77777777" w:rsidR="00F3344A" w:rsidRPr="00E5574C" w:rsidRDefault="00F3344A" w:rsidP="00F3344A">
            <w:pPr>
              <w:spacing w:before="0" w:after="0" w:line="240" w:lineRule="auto"/>
              <w:jc w:val="left"/>
              <w:rPr>
                <w:ins w:id="3097" w:author="Kumar Baral" w:date="2023-02-10T13:40:00Z"/>
                <w:rFonts w:cs="Calibri"/>
                <w:color w:val="000000"/>
                <w:szCs w:val="22"/>
                <w:lang w:bidi="ne-NP"/>
                <w:rPrChange w:id="3098" w:author="Kumar Baral" w:date="2023-02-10T14:10:00Z">
                  <w:rPr>
                    <w:ins w:id="3099" w:author="Kumar Baral" w:date="2023-02-10T13:40:00Z"/>
                    <w:rFonts w:ascii="Calibri" w:hAnsi="Calibri" w:cs="Calibri"/>
                    <w:color w:val="000000"/>
                    <w:szCs w:val="22"/>
                    <w:lang w:bidi="ne-NP"/>
                  </w:rPr>
                </w:rPrChange>
              </w:rPr>
              <w:pPrChange w:id="3100" w:author="Kumar Baral" w:date="2023-02-10T13:42:00Z">
                <w:pPr>
                  <w:spacing w:before="0" w:after="0" w:line="240" w:lineRule="auto"/>
                  <w:jc w:val="left"/>
                </w:pPr>
              </w:pPrChange>
            </w:pPr>
          </w:p>
        </w:tc>
      </w:tr>
      <w:tr w:rsidR="00E5574C" w:rsidRPr="00E5574C" w14:paraId="5795A9D9" w14:textId="0EBFF56F" w:rsidTr="00E5574C">
        <w:trPr>
          <w:trHeight w:val="234"/>
          <w:ins w:id="3101"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26758BA" w14:textId="77777777" w:rsidR="00F3344A" w:rsidRPr="00E5574C" w:rsidRDefault="00F3344A" w:rsidP="00F3344A">
            <w:pPr>
              <w:spacing w:before="0" w:after="0" w:line="240" w:lineRule="auto"/>
              <w:jc w:val="left"/>
              <w:rPr>
                <w:ins w:id="3102" w:author="Kumar Baral" w:date="2023-02-10T13:39:00Z"/>
                <w:rFonts w:cs="Calibri"/>
                <w:color w:val="000000"/>
                <w:szCs w:val="22"/>
                <w:lang w:bidi="ne-NP"/>
                <w:rPrChange w:id="3103" w:author="Kumar Baral" w:date="2023-02-10T14:10:00Z">
                  <w:rPr>
                    <w:ins w:id="3104" w:author="Kumar Baral" w:date="2023-02-10T13:39:00Z"/>
                    <w:rFonts w:cs="Calibri"/>
                    <w:color w:val="000000"/>
                    <w:szCs w:val="22"/>
                    <w:lang w:bidi="ne-NP"/>
                  </w:rPr>
                </w:rPrChange>
              </w:rPr>
            </w:pPr>
            <w:ins w:id="3105" w:author="Kumar Baral" w:date="2023-02-10T13:39:00Z">
              <w:r w:rsidRPr="00E5574C">
                <w:rPr>
                  <w:rFonts w:cs="Calibri"/>
                  <w:color w:val="000000"/>
                  <w:szCs w:val="22"/>
                  <w:lang w:bidi="ne-NP"/>
                  <w:rPrChange w:id="3106" w:author="Kumar Baral" w:date="2023-02-10T14:10:00Z">
                    <w:rPr>
                      <w:rFonts w:cs="Calibri"/>
                      <w:color w:val="000000"/>
                      <w:szCs w:val="22"/>
                      <w:lang w:bidi="ne-NP"/>
                    </w:rPr>
                  </w:rPrChange>
                </w:rPr>
                <w:t>68-69</w:t>
              </w:r>
            </w:ins>
          </w:p>
        </w:tc>
        <w:tc>
          <w:tcPr>
            <w:tcW w:w="1719" w:type="dxa"/>
            <w:tcBorders>
              <w:top w:val="nil"/>
              <w:left w:val="nil"/>
              <w:bottom w:val="single" w:sz="4" w:space="0" w:color="auto"/>
              <w:right w:val="single" w:sz="4" w:space="0" w:color="auto"/>
            </w:tcBorders>
            <w:shd w:val="clear" w:color="auto" w:fill="auto"/>
            <w:noWrap/>
            <w:vAlign w:val="bottom"/>
            <w:hideMark/>
          </w:tcPr>
          <w:p w14:paraId="01C3DA2D" w14:textId="77777777" w:rsidR="00F3344A" w:rsidRPr="00E5574C" w:rsidRDefault="00F3344A" w:rsidP="00F3344A">
            <w:pPr>
              <w:spacing w:before="0" w:after="0" w:line="240" w:lineRule="auto"/>
              <w:jc w:val="right"/>
              <w:rPr>
                <w:ins w:id="3107" w:author="Kumar Baral" w:date="2023-02-10T13:39:00Z"/>
                <w:rFonts w:cs="Calibri"/>
                <w:color w:val="000000"/>
                <w:szCs w:val="22"/>
                <w:lang w:bidi="ne-NP"/>
                <w:rPrChange w:id="3108" w:author="Kumar Baral" w:date="2023-02-10T14:10:00Z">
                  <w:rPr>
                    <w:ins w:id="3109" w:author="Kumar Baral" w:date="2023-02-10T13:39:00Z"/>
                    <w:rFonts w:cs="Calibri"/>
                    <w:color w:val="000000"/>
                    <w:szCs w:val="22"/>
                    <w:lang w:bidi="ne-NP"/>
                  </w:rPr>
                </w:rPrChange>
              </w:rPr>
            </w:pPr>
            <w:ins w:id="3110" w:author="Kumar Baral" w:date="2023-02-10T13:39:00Z">
              <w:r w:rsidRPr="00E5574C">
                <w:rPr>
                  <w:rFonts w:cs="Calibri"/>
                  <w:color w:val="000000"/>
                  <w:szCs w:val="22"/>
                  <w:lang w:bidi="ne-NP"/>
                  <w:rPrChange w:id="3111" w:author="Kumar Baral" w:date="2023-02-10T14:10:00Z">
                    <w:rPr>
                      <w:rFonts w:cs="Calibri"/>
                      <w:color w:val="000000"/>
                      <w:szCs w:val="22"/>
                      <w:lang w:bidi="ne-NP"/>
                    </w:rPr>
                  </w:rPrChange>
                </w:rPr>
                <w:t>33.4</w:t>
              </w:r>
            </w:ins>
          </w:p>
        </w:tc>
        <w:tc>
          <w:tcPr>
            <w:tcW w:w="1931" w:type="dxa"/>
            <w:tcBorders>
              <w:top w:val="nil"/>
              <w:left w:val="nil"/>
              <w:bottom w:val="single" w:sz="4" w:space="0" w:color="auto"/>
              <w:right w:val="single" w:sz="4" w:space="0" w:color="auto"/>
            </w:tcBorders>
            <w:shd w:val="clear" w:color="auto" w:fill="auto"/>
            <w:noWrap/>
            <w:vAlign w:val="bottom"/>
            <w:hideMark/>
          </w:tcPr>
          <w:p w14:paraId="5195948A" w14:textId="77777777" w:rsidR="00F3344A" w:rsidRPr="00E5574C" w:rsidRDefault="00F3344A" w:rsidP="00F3344A">
            <w:pPr>
              <w:spacing w:before="0" w:after="0" w:line="240" w:lineRule="auto"/>
              <w:jc w:val="right"/>
              <w:rPr>
                <w:ins w:id="3112" w:author="Kumar Baral" w:date="2023-02-10T13:39:00Z"/>
                <w:rFonts w:cs="Calibri"/>
                <w:color w:val="000000"/>
                <w:szCs w:val="22"/>
                <w:lang w:bidi="ne-NP"/>
                <w:rPrChange w:id="3113" w:author="Kumar Baral" w:date="2023-02-10T14:10:00Z">
                  <w:rPr>
                    <w:ins w:id="3114" w:author="Kumar Baral" w:date="2023-02-10T13:39:00Z"/>
                    <w:rFonts w:ascii="Calibri" w:hAnsi="Calibri" w:cs="Calibri"/>
                    <w:color w:val="000000"/>
                    <w:szCs w:val="22"/>
                    <w:lang w:bidi="ne-NP"/>
                  </w:rPr>
                </w:rPrChange>
              </w:rPr>
            </w:pPr>
            <w:ins w:id="3115" w:author="Kumar Baral" w:date="2023-02-10T13:39:00Z">
              <w:r w:rsidRPr="00E5574C">
                <w:rPr>
                  <w:rFonts w:cs="Calibri"/>
                  <w:color w:val="000000"/>
                  <w:szCs w:val="22"/>
                  <w:lang w:bidi="ne-NP"/>
                  <w:rPrChange w:id="3116" w:author="Kumar Baral" w:date="2023-02-10T14:10:00Z">
                    <w:rPr>
                      <w:rFonts w:ascii="Calibri" w:hAnsi="Calibri" w:cs="Calibri"/>
                      <w:color w:val="000000"/>
                      <w:szCs w:val="22"/>
                      <w:lang w:bidi="ne-NP"/>
                    </w:rPr>
                  </w:rPrChange>
                </w:rPr>
                <w:t>33.4</w:t>
              </w:r>
            </w:ins>
          </w:p>
        </w:tc>
        <w:tc>
          <w:tcPr>
            <w:tcW w:w="1694" w:type="dxa"/>
            <w:tcBorders>
              <w:top w:val="nil"/>
              <w:left w:val="nil"/>
              <w:bottom w:val="single" w:sz="4" w:space="0" w:color="auto"/>
              <w:right w:val="single" w:sz="4" w:space="0" w:color="auto"/>
            </w:tcBorders>
            <w:shd w:val="clear" w:color="auto" w:fill="auto"/>
            <w:noWrap/>
            <w:vAlign w:val="bottom"/>
            <w:hideMark/>
          </w:tcPr>
          <w:p w14:paraId="727041B5" w14:textId="77777777" w:rsidR="00F3344A" w:rsidRPr="00E5574C" w:rsidRDefault="00F3344A" w:rsidP="00F3344A">
            <w:pPr>
              <w:spacing w:before="0" w:after="0" w:line="240" w:lineRule="auto"/>
              <w:jc w:val="left"/>
              <w:rPr>
                <w:ins w:id="3117" w:author="Kumar Baral" w:date="2023-02-10T13:39:00Z"/>
                <w:rFonts w:cs="Calibri"/>
                <w:color w:val="000000"/>
                <w:szCs w:val="22"/>
                <w:lang w:bidi="ne-NP"/>
                <w:rPrChange w:id="3118" w:author="Kumar Baral" w:date="2023-02-10T14:10:00Z">
                  <w:rPr>
                    <w:ins w:id="3119" w:author="Kumar Baral" w:date="2023-02-10T13:39:00Z"/>
                    <w:rFonts w:ascii="Calibri" w:hAnsi="Calibri" w:cs="Calibri"/>
                    <w:color w:val="000000"/>
                    <w:szCs w:val="22"/>
                    <w:lang w:bidi="ne-NP"/>
                  </w:rPr>
                </w:rPrChange>
              </w:rPr>
            </w:pPr>
            <w:ins w:id="3120" w:author="Kumar Baral" w:date="2023-02-10T13:39:00Z">
              <w:r w:rsidRPr="00E5574C">
                <w:rPr>
                  <w:rFonts w:cs="Calibri"/>
                  <w:color w:val="000000"/>
                  <w:szCs w:val="22"/>
                  <w:lang w:bidi="ne-NP"/>
                  <w:rPrChange w:id="3121"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75374CC2" w14:textId="77777777" w:rsidR="00F3344A" w:rsidRPr="00E5574C" w:rsidRDefault="00F3344A" w:rsidP="00F3344A">
            <w:pPr>
              <w:spacing w:before="0" w:after="0" w:line="240" w:lineRule="auto"/>
              <w:jc w:val="left"/>
              <w:rPr>
                <w:ins w:id="3122" w:author="Kumar Baral" w:date="2023-02-10T13:40:00Z"/>
                <w:rFonts w:cs="Calibri"/>
                <w:color w:val="000000"/>
                <w:szCs w:val="22"/>
                <w:lang w:bidi="ne-NP"/>
                <w:rPrChange w:id="3123" w:author="Kumar Baral" w:date="2023-02-10T14:10:00Z">
                  <w:rPr>
                    <w:ins w:id="3124" w:author="Kumar Baral" w:date="2023-02-10T13:40:00Z"/>
                    <w:rFonts w:ascii="Calibri" w:hAnsi="Calibri" w:cs="Calibri"/>
                    <w:color w:val="000000"/>
                    <w:szCs w:val="22"/>
                    <w:lang w:bidi="ne-NP"/>
                  </w:rPr>
                </w:rPrChange>
              </w:rPr>
              <w:pPrChange w:id="3125" w:author="Kumar Baral" w:date="2023-02-10T13:42:00Z">
                <w:pPr>
                  <w:spacing w:before="0" w:after="0" w:line="240" w:lineRule="auto"/>
                  <w:jc w:val="left"/>
                </w:pPr>
              </w:pPrChange>
            </w:pPr>
          </w:p>
        </w:tc>
      </w:tr>
      <w:tr w:rsidR="00E5574C" w:rsidRPr="00E5574C" w14:paraId="6F692AAD" w14:textId="65889979" w:rsidTr="00E5574C">
        <w:trPr>
          <w:trHeight w:val="234"/>
          <w:ins w:id="3126"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3A1D5A8" w14:textId="77777777" w:rsidR="00F3344A" w:rsidRPr="00E5574C" w:rsidRDefault="00F3344A" w:rsidP="00F3344A">
            <w:pPr>
              <w:spacing w:before="0" w:after="0" w:line="240" w:lineRule="auto"/>
              <w:jc w:val="left"/>
              <w:rPr>
                <w:ins w:id="3127" w:author="Kumar Baral" w:date="2023-02-10T13:39:00Z"/>
                <w:rFonts w:cs="Calibri"/>
                <w:color w:val="000000"/>
                <w:szCs w:val="22"/>
                <w:lang w:bidi="ne-NP"/>
                <w:rPrChange w:id="3128" w:author="Kumar Baral" w:date="2023-02-10T14:10:00Z">
                  <w:rPr>
                    <w:ins w:id="3129" w:author="Kumar Baral" w:date="2023-02-10T13:39:00Z"/>
                    <w:rFonts w:cs="Calibri"/>
                    <w:color w:val="000000"/>
                    <w:szCs w:val="22"/>
                    <w:lang w:bidi="ne-NP"/>
                  </w:rPr>
                </w:rPrChange>
              </w:rPr>
            </w:pPr>
            <w:ins w:id="3130" w:author="Kumar Baral" w:date="2023-02-10T13:39:00Z">
              <w:r w:rsidRPr="00E5574C">
                <w:rPr>
                  <w:rFonts w:cs="Calibri"/>
                  <w:color w:val="000000"/>
                  <w:szCs w:val="22"/>
                  <w:lang w:bidi="ne-NP"/>
                  <w:rPrChange w:id="3131" w:author="Kumar Baral" w:date="2023-02-10T14:10:00Z">
                    <w:rPr>
                      <w:rFonts w:cs="Calibri"/>
                      <w:color w:val="000000"/>
                      <w:szCs w:val="22"/>
                      <w:lang w:bidi="ne-NP"/>
                    </w:rPr>
                  </w:rPrChange>
                </w:rPr>
                <w:t>69-70</w:t>
              </w:r>
            </w:ins>
          </w:p>
        </w:tc>
        <w:tc>
          <w:tcPr>
            <w:tcW w:w="1719" w:type="dxa"/>
            <w:tcBorders>
              <w:top w:val="nil"/>
              <w:left w:val="nil"/>
              <w:bottom w:val="single" w:sz="4" w:space="0" w:color="auto"/>
              <w:right w:val="single" w:sz="4" w:space="0" w:color="auto"/>
            </w:tcBorders>
            <w:shd w:val="clear" w:color="auto" w:fill="auto"/>
            <w:noWrap/>
            <w:vAlign w:val="bottom"/>
            <w:hideMark/>
          </w:tcPr>
          <w:p w14:paraId="128E501F" w14:textId="77777777" w:rsidR="00F3344A" w:rsidRPr="00E5574C" w:rsidRDefault="00F3344A" w:rsidP="00F3344A">
            <w:pPr>
              <w:spacing w:before="0" w:after="0" w:line="240" w:lineRule="auto"/>
              <w:jc w:val="right"/>
              <w:rPr>
                <w:ins w:id="3132" w:author="Kumar Baral" w:date="2023-02-10T13:39:00Z"/>
                <w:rFonts w:cs="Calibri"/>
                <w:color w:val="000000"/>
                <w:szCs w:val="22"/>
                <w:lang w:bidi="ne-NP"/>
                <w:rPrChange w:id="3133" w:author="Kumar Baral" w:date="2023-02-10T14:10:00Z">
                  <w:rPr>
                    <w:ins w:id="3134" w:author="Kumar Baral" w:date="2023-02-10T13:39:00Z"/>
                    <w:rFonts w:cs="Calibri"/>
                    <w:color w:val="000000"/>
                    <w:szCs w:val="22"/>
                    <w:lang w:bidi="ne-NP"/>
                  </w:rPr>
                </w:rPrChange>
              </w:rPr>
            </w:pPr>
            <w:ins w:id="3135" w:author="Kumar Baral" w:date="2023-02-10T13:39:00Z">
              <w:r w:rsidRPr="00E5574C">
                <w:rPr>
                  <w:rFonts w:cs="Calibri"/>
                  <w:color w:val="000000"/>
                  <w:szCs w:val="22"/>
                  <w:lang w:bidi="ne-NP"/>
                  <w:rPrChange w:id="3136" w:author="Kumar Baral" w:date="2023-02-10T14:10:00Z">
                    <w:rPr>
                      <w:rFonts w:cs="Calibri"/>
                      <w:color w:val="000000"/>
                      <w:szCs w:val="22"/>
                      <w:lang w:bidi="ne-NP"/>
                    </w:rPr>
                  </w:rPrChange>
                </w:rPr>
                <w:t>64.2</w:t>
              </w:r>
            </w:ins>
          </w:p>
        </w:tc>
        <w:tc>
          <w:tcPr>
            <w:tcW w:w="1931" w:type="dxa"/>
            <w:tcBorders>
              <w:top w:val="nil"/>
              <w:left w:val="nil"/>
              <w:bottom w:val="single" w:sz="4" w:space="0" w:color="auto"/>
              <w:right w:val="single" w:sz="4" w:space="0" w:color="auto"/>
            </w:tcBorders>
            <w:shd w:val="clear" w:color="auto" w:fill="auto"/>
            <w:noWrap/>
            <w:vAlign w:val="bottom"/>
            <w:hideMark/>
          </w:tcPr>
          <w:p w14:paraId="78A470AD" w14:textId="77777777" w:rsidR="00F3344A" w:rsidRPr="00E5574C" w:rsidRDefault="00F3344A" w:rsidP="00F3344A">
            <w:pPr>
              <w:spacing w:before="0" w:after="0" w:line="240" w:lineRule="auto"/>
              <w:jc w:val="right"/>
              <w:rPr>
                <w:ins w:id="3137" w:author="Kumar Baral" w:date="2023-02-10T13:39:00Z"/>
                <w:rFonts w:cs="Calibri"/>
                <w:color w:val="000000"/>
                <w:szCs w:val="22"/>
                <w:lang w:bidi="ne-NP"/>
                <w:rPrChange w:id="3138" w:author="Kumar Baral" w:date="2023-02-10T14:10:00Z">
                  <w:rPr>
                    <w:ins w:id="3139" w:author="Kumar Baral" w:date="2023-02-10T13:39:00Z"/>
                    <w:rFonts w:ascii="Calibri" w:hAnsi="Calibri" w:cs="Calibri"/>
                    <w:color w:val="000000"/>
                    <w:szCs w:val="22"/>
                    <w:lang w:bidi="ne-NP"/>
                  </w:rPr>
                </w:rPrChange>
              </w:rPr>
            </w:pPr>
            <w:ins w:id="3140" w:author="Kumar Baral" w:date="2023-02-10T13:39:00Z">
              <w:r w:rsidRPr="00E5574C">
                <w:rPr>
                  <w:rFonts w:cs="Calibri"/>
                  <w:color w:val="000000"/>
                  <w:szCs w:val="22"/>
                  <w:lang w:bidi="ne-NP"/>
                  <w:rPrChange w:id="3141" w:author="Kumar Baral" w:date="2023-02-10T14:10:00Z">
                    <w:rPr>
                      <w:rFonts w:ascii="Calibri" w:hAnsi="Calibri" w:cs="Calibri"/>
                      <w:color w:val="000000"/>
                      <w:szCs w:val="22"/>
                      <w:lang w:bidi="ne-NP"/>
                    </w:rPr>
                  </w:rPrChange>
                </w:rPr>
                <w:t>40.4</w:t>
              </w:r>
            </w:ins>
          </w:p>
        </w:tc>
        <w:tc>
          <w:tcPr>
            <w:tcW w:w="1694" w:type="dxa"/>
            <w:tcBorders>
              <w:top w:val="nil"/>
              <w:left w:val="nil"/>
              <w:bottom w:val="single" w:sz="4" w:space="0" w:color="auto"/>
              <w:right w:val="single" w:sz="4" w:space="0" w:color="auto"/>
            </w:tcBorders>
            <w:shd w:val="clear" w:color="auto" w:fill="auto"/>
            <w:noWrap/>
            <w:vAlign w:val="bottom"/>
            <w:hideMark/>
          </w:tcPr>
          <w:p w14:paraId="57839E9F" w14:textId="77777777" w:rsidR="00F3344A" w:rsidRPr="00E5574C" w:rsidRDefault="00F3344A" w:rsidP="00F3344A">
            <w:pPr>
              <w:spacing w:before="0" w:after="0" w:line="240" w:lineRule="auto"/>
              <w:jc w:val="left"/>
              <w:rPr>
                <w:ins w:id="3142" w:author="Kumar Baral" w:date="2023-02-10T13:39:00Z"/>
                <w:rFonts w:cs="Calibri"/>
                <w:color w:val="000000"/>
                <w:szCs w:val="22"/>
                <w:lang w:bidi="ne-NP"/>
                <w:rPrChange w:id="3143" w:author="Kumar Baral" w:date="2023-02-10T14:10:00Z">
                  <w:rPr>
                    <w:ins w:id="3144" w:author="Kumar Baral" w:date="2023-02-10T13:39:00Z"/>
                    <w:rFonts w:ascii="Calibri" w:hAnsi="Calibri" w:cs="Calibri"/>
                    <w:color w:val="000000"/>
                    <w:szCs w:val="22"/>
                    <w:lang w:bidi="ne-NP"/>
                  </w:rPr>
                </w:rPrChange>
              </w:rPr>
            </w:pPr>
            <w:ins w:id="3145" w:author="Kumar Baral" w:date="2023-02-10T13:39:00Z">
              <w:r w:rsidRPr="00E5574C">
                <w:rPr>
                  <w:rFonts w:cs="Calibri"/>
                  <w:color w:val="000000"/>
                  <w:szCs w:val="22"/>
                  <w:lang w:bidi="ne-NP"/>
                  <w:rPrChange w:id="3146" w:author="Kumar Baral" w:date="2023-02-10T14:10:00Z">
                    <w:rPr>
                      <w:rFonts w:ascii="Calibri" w:hAnsi="Calibri" w:cs="Calibri"/>
                      <w:color w:val="000000"/>
                      <w:szCs w:val="22"/>
                      <w:lang w:bidi="ne-NP"/>
                    </w:rPr>
                  </w:rPrChange>
                </w:rPr>
                <w:t> </w:t>
              </w:r>
            </w:ins>
          </w:p>
        </w:tc>
        <w:tc>
          <w:tcPr>
            <w:tcW w:w="1890" w:type="dxa"/>
            <w:tcBorders>
              <w:top w:val="nil"/>
              <w:left w:val="nil"/>
              <w:bottom w:val="single" w:sz="4" w:space="0" w:color="auto"/>
              <w:right w:val="single" w:sz="4" w:space="0" w:color="auto"/>
            </w:tcBorders>
          </w:tcPr>
          <w:p w14:paraId="44749F7B" w14:textId="4B0C6BFF" w:rsidR="00F3344A" w:rsidRPr="00E5574C" w:rsidRDefault="00F3344A" w:rsidP="00F3344A">
            <w:pPr>
              <w:spacing w:before="0" w:after="0" w:line="240" w:lineRule="auto"/>
              <w:jc w:val="left"/>
              <w:rPr>
                <w:ins w:id="3147" w:author="Kumar Baral" w:date="2023-02-10T13:40:00Z"/>
                <w:rFonts w:cs="Calibri"/>
                <w:color w:val="000000"/>
                <w:szCs w:val="22"/>
                <w:lang w:bidi="ne-NP"/>
                <w:rPrChange w:id="3148" w:author="Kumar Baral" w:date="2023-02-10T14:10:00Z">
                  <w:rPr>
                    <w:ins w:id="3149" w:author="Kumar Baral" w:date="2023-02-10T13:40:00Z"/>
                    <w:rFonts w:ascii="Calibri" w:hAnsi="Calibri" w:cs="Calibri"/>
                    <w:color w:val="000000"/>
                    <w:szCs w:val="22"/>
                    <w:lang w:bidi="ne-NP"/>
                  </w:rPr>
                </w:rPrChange>
              </w:rPr>
              <w:pPrChange w:id="3150" w:author="Kumar Baral" w:date="2023-02-10T13:42:00Z">
                <w:pPr>
                  <w:spacing w:before="0" w:after="0" w:line="240" w:lineRule="auto"/>
                  <w:jc w:val="left"/>
                </w:pPr>
              </w:pPrChange>
            </w:pPr>
            <w:ins w:id="3151" w:author="Kumar Baral" w:date="2023-02-10T13:41:00Z">
              <w:r w:rsidRPr="00E5574C">
                <w:rPr>
                  <w:rFonts w:cs="Calibri"/>
                  <w:color w:val="000000"/>
                  <w:szCs w:val="22"/>
                  <w:lang w:bidi="ne-NP"/>
                  <w:rPrChange w:id="3152" w:author="Kumar Baral" w:date="2023-02-10T14:10:00Z">
                    <w:rPr>
                      <w:rFonts w:ascii="Calibri" w:hAnsi="Calibri" w:cs="Calibri"/>
                      <w:color w:val="000000"/>
                      <w:szCs w:val="22"/>
                      <w:lang w:bidi="ne-NP"/>
                    </w:rPr>
                  </w:rPrChange>
                </w:rPr>
                <w:t>Incomplete data</w:t>
              </w:r>
            </w:ins>
          </w:p>
        </w:tc>
      </w:tr>
      <w:tr w:rsidR="00E5574C" w:rsidRPr="00E5574C" w14:paraId="3A55523D" w14:textId="49171A6F" w:rsidTr="00E5574C">
        <w:trPr>
          <w:trHeight w:val="234"/>
          <w:ins w:id="3153"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9724C9" w14:textId="77777777" w:rsidR="00F3344A" w:rsidRPr="00E5574C" w:rsidRDefault="00F3344A" w:rsidP="00F3344A">
            <w:pPr>
              <w:spacing w:before="0" w:after="0" w:line="240" w:lineRule="auto"/>
              <w:jc w:val="left"/>
              <w:rPr>
                <w:ins w:id="3154" w:author="Kumar Baral" w:date="2023-02-10T13:39:00Z"/>
                <w:rFonts w:cs="Calibri"/>
                <w:color w:val="000000"/>
                <w:szCs w:val="22"/>
                <w:lang w:bidi="ne-NP"/>
                <w:rPrChange w:id="3155" w:author="Kumar Baral" w:date="2023-02-10T14:10:00Z">
                  <w:rPr>
                    <w:ins w:id="3156" w:author="Kumar Baral" w:date="2023-02-10T13:39:00Z"/>
                    <w:rFonts w:cs="Calibri"/>
                    <w:color w:val="000000"/>
                    <w:szCs w:val="22"/>
                    <w:lang w:bidi="ne-NP"/>
                  </w:rPr>
                </w:rPrChange>
              </w:rPr>
            </w:pPr>
            <w:ins w:id="3157" w:author="Kumar Baral" w:date="2023-02-10T13:39:00Z">
              <w:r w:rsidRPr="00E5574C">
                <w:rPr>
                  <w:rFonts w:cs="Calibri"/>
                  <w:color w:val="000000"/>
                  <w:szCs w:val="22"/>
                  <w:lang w:bidi="ne-NP"/>
                  <w:rPrChange w:id="3158" w:author="Kumar Baral" w:date="2023-02-10T14:10:00Z">
                    <w:rPr>
                      <w:rFonts w:cs="Calibri"/>
                      <w:color w:val="000000"/>
                      <w:szCs w:val="22"/>
                      <w:lang w:bidi="ne-NP"/>
                    </w:rPr>
                  </w:rPrChange>
                </w:rPr>
                <w:t>70-71</w:t>
              </w:r>
            </w:ins>
          </w:p>
        </w:tc>
        <w:tc>
          <w:tcPr>
            <w:tcW w:w="1719" w:type="dxa"/>
            <w:tcBorders>
              <w:top w:val="nil"/>
              <w:left w:val="nil"/>
              <w:bottom w:val="single" w:sz="4" w:space="0" w:color="auto"/>
              <w:right w:val="single" w:sz="4" w:space="0" w:color="auto"/>
            </w:tcBorders>
            <w:shd w:val="clear" w:color="auto" w:fill="auto"/>
            <w:noWrap/>
            <w:vAlign w:val="bottom"/>
            <w:hideMark/>
          </w:tcPr>
          <w:p w14:paraId="316B0943" w14:textId="77777777" w:rsidR="00F3344A" w:rsidRPr="00E5574C" w:rsidRDefault="00F3344A" w:rsidP="00F3344A">
            <w:pPr>
              <w:spacing w:before="0" w:after="0" w:line="240" w:lineRule="auto"/>
              <w:jc w:val="left"/>
              <w:rPr>
                <w:ins w:id="3159" w:author="Kumar Baral" w:date="2023-02-10T13:39:00Z"/>
                <w:rFonts w:cs="Calibri"/>
                <w:color w:val="000000"/>
                <w:szCs w:val="22"/>
                <w:lang w:bidi="ne-NP"/>
                <w:rPrChange w:id="3160" w:author="Kumar Baral" w:date="2023-02-10T14:10:00Z">
                  <w:rPr>
                    <w:ins w:id="3161" w:author="Kumar Baral" w:date="2023-02-10T13:39:00Z"/>
                    <w:rFonts w:cs="Calibri"/>
                    <w:color w:val="000000"/>
                    <w:szCs w:val="22"/>
                    <w:lang w:bidi="ne-NP"/>
                  </w:rPr>
                </w:rPrChange>
              </w:rPr>
            </w:pPr>
            <w:ins w:id="3162" w:author="Kumar Baral" w:date="2023-02-10T13:39:00Z">
              <w:r w:rsidRPr="00E5574C">
                <w:rPr>
                  <w:rFonts w:cs="Calibri"/>
                  <w:color w:val="000000"/>
                  <w:szCs w:val="22"/>
                  <w:lang w:bidi="ne-NP"/>
                  <w:rPrChange w:id="3163" w:author="Kumar Baral" w:date="2023-02-10T14:10:00Z">
                    <w:rPr>
                      <w:rFonts w:cs="Calibri"/>
                      <w:color w:val="000000"/>
                      <w:szCs w:val="22"/>
                      <w:lang w:bidi="ne-NP"/>
                    </w:rPr>
                  </w:rPrChange>
                </w:rPr>
                <w:t> </w:t>
              </w:r>
            </w:ins>
          </w:p>
        </w:tc>
        <w:tc>
          <w:tcPr>
            <w:tcW w:w="1931" w:type="dxa"/>
            <w:tcBorders>
              <w:top w:val="nil"/>
              <w:left w:val="nil"/>
              <w:bottom w:val="single" w:sz="4" w:space="0" w:color="auto"/>
              <w:right w:val="single" w:sz="4" w:space="0" w:color="auto"/>
            </w:tcBorders>
            <w:shd w:val="clear" w:color="auto" w:fill="auto"/>
            <w:noWrap/>
            <w:vAlign w:val="bottom"/>
            <w:hideMark/>
          </w:tcPr>
          <w:p w14:paraId="724F2BCC" w14:textId="77777777" w:rsidR="00F3344A" w:rsidRPr="00E5574C" w:rsidRDefault="00F3344A" w:rsidP="00F3344A">
            <w:pPr>
              <w:spacing w:before="0" w:after="0" w:line="240" w:lineRule="auto"/>
              <w:jc w:val="right"/>
              <w:rPr>
                <w:ins w:id="3164" w:author="Kumar Baral" w:date="2023-02-10T13:39:00Z"/>
                <w:rFonts w:cs="Calibri"/>
                <w:color w:val="000000"/>
                <w:szCs w:val="22"/>
                <w:lang w:bidi="ne-NP"/>
                <w:rPrChange w:id="3165" w:author="Kumar Baral" w:date="2023-02-10T14:10:00Z">
                  <w:rPr>
                    <w:ins w:id="3166" w:author="Kumar Baral" w:date="2023-02-10T13:39:00Z"/>
                    <w:rFonts w:ascii="Calibri" w:hAnsi="Calibri" w:cs="Calibri"/>
                    <w:color w:val="000000"/>
                    <w:szCs w:val="22"/>
                    <w:lang w:bidi="ne-NP"/>
                  </w:rPr>
                </w:rPrChange>
              </w:rPr>
            </w:pPr>
            <w:ins w:id="3167" w:author="Kumar Baral" w:date="2023-02-10T13:39:00Z">
              <w:r w:rsidRPr="00E5574C">
                <w:rPr>
                  <w:rFonts w:cs="Calibri"/>
                  <w:color w:val="000000"/>
                  <w:szCs w:val="22"/>
                  <w:lang w:bidi="ne-NP"/>
                  <w:rPrChange w:id="3168" w:author="Kumar Baral" w:date="2023-02-10T14:10:00Z">
                    <w:rPr>
                      <w:rFonts w:ascii="Calibri" w:hAnsi="Calibri" w:cs="Calibri"/>
                      <w:color w:val="000000"/>
                      <w:szCs w:val="22"/>
                      <w:lang w:bidi="ne-NP"/>
                    </w:rPr>
                  </w:rPrChange>
                </w:rPr>
                <w:t>43.5</w:t>
              </w:r>
            </w:ins>
          </w:p>
        </w:tc>
        <w:tc>
          <w:tcPr>
            <w:tcW w:w="1694" w:type="dxa"/>
            <w:tcBorders>
              <w:top w:val="nil"/>
              <w:left w:val="nil"/>
              <w:bottom w:val="single" w:sz="4" w:space="0" w:color="auto"/>
              <w:right w:val="single" w:sz="4" w:space="0" w:color="auto"/>
            </w:tcBorders>
            <w:shd w:val="clear" w:color="auto" w:fill="auto"/>
            <w:noWrap/>
            <w:vAlign w:val="bottom"/>
            <w:hideMark/>
          </w:tcPr>
          <w:p w14:paraId="625036DB" w14:textId="77777777" w:rsidR="00F3344A" w:rsidRPr="00E5574C" w:rsidRDefault="00F3344A" w:rsidP="00F3344A">
            <w:pPr>
              <w:spacing w:before="0" w:after="0" w:line="240" w:lineRule="auto"/>
              <w:jc w:val="right"/>
              <w:rPr>
                <w:ins w:id="3169" w:author="Kumar Baral" w:date="2023-02-10T13:39:00Z"/>
                <w:rFonts w:cs="Calibri"/>
                <w:color w:val="000000"/>
                <w:szCs w:val="22"/>
                <w:lang w:bidi="ne-NP"/>
                <w:rPrChange w:id="3170" w:author="Kumar Baral" w:date="2023-02-10T14:10:00Z">
                  <w:rPr>
                    <w:ins w:id="3171" w:author="Kumar Baral" w:date="2023-02-10T13:39:00Z"/>
                    <w:rFonts w:ascii="Calibri" w:hAnsi="Calibri" w:cs="Calibri"/>
                    <w:color w:val="000000"/>
                    <w:szCs w:val="22"/>
                    <w:lang w:bidi="ne-NP"/>
                  </w:rPr>
                </w:rPrChange>
              </w:rPr>
            </w:pPr>
            <w:ins w:id="3172" w:author="Kumar Baral" w:date="2023-02-10T13:39:00Z">
              <w:r w:rsidRPr="00E5574C">
                <w:rPr>
                  <w:rFonts w:cs="Calibri"/>
                  <w:color w:val="000000"/>
                  <w:szCs w:val="22"/>
                  <w:lang w:bidi="ne-NP"/>
                  <w:rPrChange w:id="3173" w:author="Kumar Baral" w:date="2023-02-10T14:10:00Z">
                    <w:rPr>
                      <w:rFonts w:ascii="Calibri" w:hAnsi="Calibri" w:cs="Calibri"/>
                      <w:color w:val="000000"/>
                      <w:szCs w:val="22"/>
                      <w:lang w:bidi="ne-NP"/>
                    </w:rPr>
                  </w:rPrChange>
                </w:rPr>
                <w:t>34.5</w:t>
              </w:r>
            </w:ins>
          </w:p>
        </w:tc>
        <w:tc>
          <w:tcPr>
            <w:tcW w:w="1890" w:type="dxa"/>
            <w:tcBorders>
              <w:top w:val="nil"/>
              <w:left w:val="nil"/>
              <w:bottom w:val="single" w:sz="4" w:space="0" w:color="auto"/>
              <w:right w:val="single" w:sz="4" w:space="0" w:color="auto"/>
            </w:tcBorders>
          </w:tcPr>
          <w:p w14:paraId="165DEB9E" w14:textId="4A00DD24" w:rsidR="00F3344A" w:rsidRPr="00E5574C" w:rsidRDefault="00F3344A" w:rsidP="00F3344A">
            <w:pPr>
              <w:spacing w:before="0" w:after="0" w:line="240" w:lineRule="auto"/>
              <w:jc w:val="left"/>
              <w:rPr>
                <w:ins w:id="3174" w:author="Kumar Baral" w:date="2023-02-10T13:40:00Z"/>
                <w:rFonts w:cs="Calibri"/>
                <w:color w:val="000000"/>
                <w:szCs w:val="22"/>
                <w:lang w:bidi="ne-NP"/>
                <w:rPrChange w:id="3175" w:author="Kumar Baral" w:date="2023-02-10T14:10:00Z">
                  <w:rPr>
                    <w:ins w:id="3176" w:author="Kumar Baral" w:date="2023-02-10T13:40:00Z"/>
                    <w:rFonts w:ascii="Calibri" w:hAnsi="Calibri" w:cs="Calibri"/>
                    <w:color w:val="000000"/>
                    <w:szCs w:val="22"/>
                    <w:lang w:bidi="ne-NP"/>
                  </w:rPr>
                </w:rPrChange>
              </w:rPr>
              <w:pPrChange w:id="3177" w:author="Kumar Baral" w:date="2023-02-10T13:42:00Z">
                <w:pPr>
                  <w:spacing w:before="0" w:after="0" w:line="240" w:lineRule="auto"/>
                  <w:jc w:val="right"/>
                </w:pPr>
              </w:pPrChange>
            </w:pPr>
            <w:ins w:id="3178" w:author="Kumar Baral" w:date="2023-02-10T13:40:00Z">
              <w:r w:rsidRPr="00E5574C">
                <w:rPr>
                  <w:rFonts w:cs="Calibri"/>
                  <w:color w:val="000000"/>
                  <w:szCs w:val="22"/>
                  <w:lang w:bidi="ne-NP"/>
                  <w:rPrChange w:id="3179" w:author="Kumar Baral" w:date="2023-02-10T14:10:00Z">
                    <w:rPr>
                      <w:rFonts w:ascii="Calibri" w:hAnsi="Calibri" w:cs="Calibri"/>
                      <w:color w:val="000000"/>
                      <w:szCs w:val="22"/>
                      <w:lang w:bidi="ne-NP"/>
                    </w:rPr>
                  </w:rPrChange>
                </w:rPr>
                <w:t>Data missing</w:t>
              </w:r>
            </w:ins>
          </w:p>
        </w:tc>
      </w:tr>
      <w:tr w:rsidR="00E5574C" w:rsidRPr="00E5574C" w14:paraId="16F5114A" w14:textId="2C24D754" w:rsidTr="00E5574C">
        <w:trPr>
          <w:trHeight w:val="234"/>
          <w:ins w:id="3180"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7640D077" w14:textId="77777777" w:rsidR="00F3344A" w:rsidRPr="00E5574C" w:rsidRDefault="00F3344A" w:rsidP="00F3344A">
            <w:pPr>
              <w:spacing w:before="0" w:after="0" w:line="240" w:lineRule="auto"/>
              <w:jc w:val="left"/>
              <w:rPr>
                <w:ins w:id="3181" w:author="Kumar Baral" w:date="2023-02-10T13:39:00Z"/>
                <w:rFonts w:cs="Calibri"/>
                <w:color w:val="000000"/>
                <w:szCs w:val="22"/>
                <w:lang w:bidi="ne-NP"/>
                <w:rPrChange w:id="3182" w:author="Kumar Baral" w:date="2023-02-10T14:10:00Z">
                  <w:rPr>
                    <w:ins w:id="3183" w:author="Kumar Baral" w:date="2023-02-10T13:39:00Z"/>
                    <w:rFonts w:cs="Calibri"/>
                    <w:color w:val="000000"/>
                    <w:szCs w:val="22"/>
                    <w:lang w:bidi="ne-NP"/>
                  </w:rPr>
                </w:rPrChange>
              </w:rPr>
            </w:pPr>
            <w:ins w:id="3184" w:author="Kumar Baral" w:date="2023-02-10T13:39:00Z">
              <w:r w:rsidRPr="00E5574C">
                <w:rPr>
                  <w:rFonts w:cs="Calibri"/>
                  <w:color w:val="000000"/>
                  <w:szCs w:val="22"/>
                  <w:lang w:bidi="ne-NP"/>
                  <w:rPrChange w:id="3185" w:author="Kumar Baral" w:date="2023-02-10T14:10:00Z">
                    <w:rPr>
                      <w:rFonts w:cs="Calibri"/>
                      <w:color w:val="000000"/>
                      <w:szCs w:val="22"/>
                      <w:lang w:bidi="ne-NP"/>
                    </w:rPr>
                  </w:rPrChange>
                </w:rPr>
                <w:t>71-72</w:t>
              </w:r>
            </w:ins>
          </w:p>
        </w:tc>
        <w:tc>
          <w:tcPr>
            <w:tcW w:w="1719" w:type="dxa"/>
            <w:tcBorders>
              <w:top w:val="nil"/>
              <w:left w:val="nil"/>
              <w:bottom w:val="single" w:sz="4" w:space="0" w:color="auto"/>
              <w:right w:val="single" w:sz="4" w:space="0" w:color="auto"/>
            </w:tcBorders>
            <w:shd w:val="clear" w:color="auto" w:fill="auto"/>
            <w:noWrap/>
            <w:vAlign w:val="bottom"/>
            <w:hideMark/>
          </w:tcPr>
          <w:p w14:paraId="2F8A4B0F" w14:textId="77777777" w:rsidR="00F3344A" w:rsidRPr="00E5574C" w:rsidRDefault="00F3344A" w:rsidP="00F3344A">
            <w:pPr>
              <w:spacing w:before="0" w:after="0" w:line="240" w:lineRule="auto"/>
              <w:jc w:val="right"/>
              <w:rPr>
                <w:ins w:id="3186" w:author="Kumar Baral" w:date="2023-02-10T13:39:00Z"/>
                <w:rFonts w:cs="Calibri"/>
                <w:color w:val="000000"/>
                <w:szCs w:val="22"/>
                <w:lang w:bidi="ne-NP"/>
                <w:rPrChange w:id="3187" w:author="Kumar Baral" w:date="2023-02-10T14:10:00Z">
                  <w:rPr>
                    <w:ins w:id="3188" w:author="Kumar Baral" w:date="2023-02-10T13:39:00Z"/>
                    <w:rFonts w:cs="Calibri"/>
                    <w:color w:val="000000"/>
                    <w:szCs w:val="22"/>
                    <w:lang w:bidi="ne-NP"/>
                  </w:rPr>
                </w:rPrChange>
              </w:rPr>
            </w:pPr>
            <w:ins w:id="3189" w:author="Kumar Baral" w:date="2023-02-10T13:39:00Z">
              <w:r w:rsidRPr="00E5574C">
                <w:rPr>
                  <w:rFonts w:cs="Calibri"/>
                  <w:color w:val="000000"/>
                  <w:szCs w:val="22"/>
                  <w:lang w:bidi="ne-NP"/>
                  <w:rPrChange w:id="3190" w:author="Kumar Baral" w:date="2023-02-10T14:10:00Z">
                    <w:rPr>
                      <w:rFonts w:cs="Calibri"/>
                      <w:color w:val="000000"/>
                      <w:szCs w:val="22"/>
                      <w:lang w:bidi="ne-NP"/>
                    </w:rPr>
                  </w:rPrChange>
                </w:rPr>
                <w:t>11.6</w:t>
              </w:r>
            </w:ins>
          </w:p>
        </w:tc>
        <w:tc>
          <w:tcPr>
            <w:tcW w:w="1931" w:type="dxa"/>
            <w:tcBorders>
              <w:top w:val="nil"/>
              <w:left w:val="nil"/>
              <w:bottom w:val="single" w:sz="4" w:space="0" w:color="auto"/>
              <w:right w:val="single" w:sz="4" w:space="0" w:color="auto"/>
            </w:tcBorders>
            <w:shd w:val="clear" w:color="auto" w:fill="auto"/>
            <w:noWrap/>
            <w:vAlign w:val="bottom"/>
            <w:hideMark/>
          </w:tcPr>
          <w:p w14:paraId="676E5297" w14:textId="77777777" w:rsidR="00F3344A" w:rsidRPr="00E5574C" w:rsidRDefault="00F3344A" w:rsidP="00F3344A">
            <w:pPr>
              <w:spacing w:before="0" w:after="0" w:line="240" w:lineRule="auto"/>
              <w:jc w:val="right"/>
              <w:rPr>
                <w:ins w:id="3191" w:author="Kumar Baral" w:date="2023-02-10T13:39:00Z"/>
                <w:rFonts w:cs="Calibri"/>
                <w:color w:val="000000"/>
                <w:szCs w:val="22"/>
                <w:lang w:bidi="ne-NP"/>
                <w:rPrChange w:id="3192" w:author="Kumar Baral" w:date="2023-02-10T14:10:00Z">
                  <w:rPr>
                    <w:ins w:id="3193" w:author="Kumar Baral" w:date="2023-02-10T13:39:00Z"/>
                    <w:rFonts w:ascii="Calibri" w:hAnsi="Calibri" w:cs="Calibri"/>
                    <w:color w:val="000000"/>
                    <w:szCs w:val="22"/>
                    <w:lang w:bidi="ne-NP"/>
                  </w:rPr>
                </w:rPrChange>
              </w:rPr>
            </w:pPr>
            <w:ins w:id="3194" w:author="Kumar Baral" w:date="2023-02-10T13:39:00Z">
              <w:r w:rsidRPr="00E5574C">
                <w:rPr>
                  <w:rFonts w:cs="Calibri"/>
                  <w:color w:val="000000"/>
                  <w:szCs w:val="22"/>
                  <w:lang w:bidi="ne-NP"/>
                  <w:rPrChange w:id="3195" w:author="Kumar Baral" w:date="2023-02-10T14:10:00Z">
                    <w:rPr>
                      <w:rFonts w:ascii="Calibri" w:hAnsi="Calibri" w:cs="Calibri"/>
                      <w:color w:val="000000"/>
                      <w:szCs w:val="22"/>
                      <w:lang w:bidi="ne-NP"/>
                    </w:rPr>
                  </w:rPrChange>
                </w:rPr>
                <w:t>37.6</w:t>
              </w:r>
            </w:ins>
          </w:p>
        </w:tc>
        <w:tc>
          <w:tcPr>
            <w:tcW w:w="1694" w:type="dxa"/>
            <w:tcBorders>
              <w:top w:val="nil"/>
              <w:left w:val="nil"/>
              <w:bottom w:val="single" w:sz="4" w:space="0" w:color="auto"/>
              <w:right w:val="single" w:sz="4" w:space="0" w:color="auto"/>
            </w:tcBorders>
            <w:shd w:val="clear" w:color="auto" w:fill="auto"/>
            <w:noWrap/>
            <w:vAlign w:val="bottom"/>
            <w:hideMark/>
          </w:tcPr>
          <w:p w14:paraId="0E636A63" w14:textId="77777777" w:rsidR="00F3344A" w:rsidRPr="00E5574C" w:rsidRDefault="00F3344A" w:rsidP="00F3344A">
            <w:pPr>
              <w:spacing w:before="0" w:after="0" w:line="240" w:lineRule="auto"/>
              <w:jc w:val="right"/>
              <w:rPr>
                <w:ins w:id="3196" w:author="Kumar Baral" w:date="2023-02-10T13:39:00Z"/>
                <w:rFonts w:cs="Calibri"/>
                <w:color w:val="000000"/>
                <w:szCs w:val="22"/>
                <w:lang w:bidi="ne-NP"/>
                <w:rPrChange w:id="3197" w:author="Kumar Baral" w:date="2023-02-10T14:10:00Z">
                  <w:rPr>
                    <w:ins w:id="3198" w:author="Kumar Baral" w:date="2023-02-10T13:39:00Z"/>
                    <w:rFonts w:ascii="Calibri" w:hAnsi="Calibri" w:cs="Calibri"/>
                    <w:color w:val="000000"/>
                    <w:szCs w:val="22"/>
                    <w:lang w:bidi="ne-NP"/>
                  </w:rPr>
                </w:rPrChange>
              </w:rPr>
            </w:pPr>
            <w:ins w:id="3199" w:author="Kumar Baral" w:date="2023-02-10T13:39:00Z">
              <w:r w:rsidRPr="00E5574C">
                <w:rPr>
                  <w:rFonts w:cs="Calibri"/>
                  <w:color w:val="000000"/>
                  <w:szCs w:val="22"/>
                  <w:lang w:bidi="ne-NP"/>
                  <w:rPrChange w:id="3200" w:author="Kumar Baral" w:date="2023-02-10T14:10:00Z">
                    <w:rPr>
                      <w:rFonts w:ascii="Calibri" w:hAnsi="Calibri" w:cs="Calibri"/>
                      <w:color w:val="000000"/>
                      <w:szCs w:val="22"/>
                      <w:lang w:bidi="ne-NP"/>
                    </w:rPr>
                  </w:rPrChange>
                </w:rPr>
                <w:t>32.5</w:t>
              </w:r>
            </w:ins>
          </w:p>
        </w:tc>
        <w:tc>
          <w:tcPr>
            <w:tcW w:w="1890" w:type="dxa"/>
            <w:tcBorders>
              <w:top w:val="nil"/>
              <w:left w:val="nil"/>
              <w:bottom w:val="single" w:sz="4" w:space="0" w:color="auto"/>
              <w:right w:val="single" w:sz="4" w:space="0" w:color="auto"/>
            </w:tcBorders>
          </w:tcPr>
          <w:p w14:paraId="1C657D92" w14:textId="177CD2CA" w:rsidR="00F3344A" w:rsidRPr="00E5574C" w:rsidRDefault="00F3344A" w:rsidP="00F3344A">
            <w:pPr>
              <w:spacing w:before="0" w:after="0" w:line="240" w:lineRule="auto"/>
              <w:jc w:val="left"/>
              <w:rPr>
                <w:ins w:id="3201" w:author="Kumar Baral" w:date="2023-02-10T13:40:00Z"/>
                <w:rFonts w:cs="Calibri"/>
                <w:color w:val="000000"/>
                <w:szCs w:val="22"/>
                <w:lang w:bidi="ne-NP"/>
                <w:rPrChange w:id="3202" w:author="Kumar Baral" w:date="2023-02-10T14:10:00Z">
                  <w:rPr>
                    <w:ins w:id="3203" w:author="Kumar Baral" w:date="2023-02-10T13:40:00Z"/>
                    <w:rFonts w:ascii="Calibri" w:hAnsi="Calibri" w:cs="Calibri"/>
                    <w:color w:val="000000"/>
                    <w:szCs w:val="22"/>
                    <w:lang w:bidi="ne-NP"/>
                  </w:rPr>
                </w:rPrChange>
              </w:rPr>
              <w:pPrChange w:id="3204" w:author="Kumar Baral" w:date="2023-02-10T13:42:00Z">
                <w:pPr>
                  <w:spacing w:before="0" w:after="0" w:line="240" w:lineRule="auto"/>
                  <w:jc w:val="right"/>
                </w:pPr>
              </w:pPrChange>
            </w:pPr>
            <w:ins w:id="3205" w:author="Kumar Baral" w:date="2023-02-10T13:41:00Z">
              <w:r w:rsidRPr="00E5574C">
                <w:rPr>
                  <w:rFonts w:cs="Calibri"/>
                  <w:color w:val="000000"/>
                  <w:szCs w:val="22"/>
                  <w:lang w:bidi="ne-NP"/>
                  <w:rPrChange w:id="3206" w:author="Kumar Baral" w:date="2023-02-10T14:10:00Z">
                    <w:rPr>
                      <w:rFonts w:ascii="Calibri" w:hAnsi="Calibri" w:cs="Calibri"/>
                      <w:color w:val="000000"/>
                      <w:szCs w:val="22"/>
                      <w:lang w:bidi="ne-NP"/>
                    </w:rPr>
                  </w:rPrChange>
                </w:rPr>
                <w:t>Incomplete data</w:t>
              </w:r>
            </w:ins>
          </w:p>
        </w:tc>
      </w:tr>
      <w:tr w:rsidR="00E5574C" w:rsidRPr="00E5574C" w14:paraId="1994EB66" w14:textId="7C8F0B86" w:rsidTr="00E5574C">
        <w:trPr>
          <w:trHeight w:val="234"/>
          <w:ins w:id="320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2A4F5A2" w14:textId="77777777" w:rsidR="00F3344A" w:rsidRPr="00E5574C" w:rsidRDefault="00F3344A" w:rsidP="00F3344A">
            <w:pPr>
              <w:spacing w:before="0" w:after="0" w:line="240" w:lineRule="auto"/>
              <w:jc w:val="left"/>
              <w:rPr>
                <w:ins w:id="3208" w:author="Kumar Baral" w:date="2023-02-10T13:39:00Z"/>
                <w:rFonts w:cs="Calibri"/>
                <w:color w:val="000000"/>
                <w:szCs w:val="22"/>
                <w:lang w:bidi="ne-NP"/>
                <w:rPrChange w:id="3209" w:author="Kumar Baral" w:date="2023-02-10T14:10:00Z">
                  <w:rPr>
                    <w:ins w:id="3210" w:author="Kumar Baral" w:date="2023-02-10T13:39:00Z"/>
                    <w:rFonts w:cs="Calibri"/>
                    <w:color w:val="000000"/>
                    <w:szCs w:val="22"/>
                    <w:lang w:bidi="ne-NP"/>
                  </w:rPr>
                </w:rPrChange>
              </w:rPr>
            </w:pPr>
            <w:ins w:id="3211" w:author="Kumar Baral" w:date="2023-02-10T13:39:00Z">
              <w:r w:rsidRPr="00E5574C">
                <w:rPr>
                  <w:rFonts w:cs="Calibri"/>
                  <w:color w:val="000000"/>
                  <w:szCs w:val="22"/>
                  <w:lang w:bidi="ne-NP"/>
                  <w:rPrChange w:id="3212" w:author="Kumar Baral" w:date="2023-02-10T14:10:00Z">
                    <w:rPr>
                      <w:rFonts w:cs="Calibri"/>
                      <w:color w:val="000000"/>
                      <w:szCs w:val="22"/>
                      <w:lang w:bidi="ne-NP"/>
                    </w:rPr>
                  </w:rPrChange>
                </w:rPr>
                <w:t>72-73</w:t>
              </w:r>
            </w:ins>
          </w:p>
        </w:tc>
        <w:tc>
          <w:tcPr>
            <w:tcW w:w="1719" w:type="dxa"/>
            <w:tcBorders>
              <w:top w:val="nil"/>
              <w:left w:val="nil"/>
              <w:bottom w:val="single" w:sz="4" w:space="0" w:color="auto"/>
              <w:right w:val="single" w:sz="4" w:space="0" w:color="auto"/>
            </w:tcBorders>
            <w:shd w:val="clear" w:color="auto" w:fill="auto"/>
            <w:noWrap/>
            <w:vAlign w:val="bottom"/>
            <w:hideMark/>
          </w:tcPr>
          <w:p w14:paraId="1D703912" w14:textId="77777777" w:rsidR="00F3344A" w:rsidRPr="00E5574C" w:rsidRDefault="00F3344A" w:rsidP="00F3344A">
            <w:pPr>
              <w:spacing w:before="0" w:after="0" w:line="240" w:lineRule="auto"/>
              <w:jc w:val="right"/>
              <w:rPr>
                <w:ins w:id="3213" w:author="Kumar Baral" w:date="2023-02-10T13:39:00Z"/>
                <w:rFonts w:cs="Calibri"/>
                <w:color w:val="000000"/>
                <w:szCs w:val="22"/>
                <w:lang w:bidi="ne-NP"/>
                <w:rPrChange w:id="3214" w:author="Kumar Baral" w:date="2023-02-10T14:10:00Z">
                  <w:rPr>
                    <w:ins w:id="3215" w:author="Kumar Baral" w:date="2023-02-10T13:39:00Z"/>
                    <w:rFonts w:cs="Calibri"/>
                    <w:color w:val="000000"/>
                    <w:szCs w:val="22"/>
                    <w:lang w:bidi="ne-NP"/>
                  </w:rPr>
                </w:rPrChange>
              </w:rPr>
            </w:pPr>
            <w:ins w:id="3216" w:author="Kumar Baral" w:date="2023-02-10T13:39:00Z">
              <w:r w:rsidRPr="00E5574C">
                <w:rPr>
                  <w:rFonts w:cs="Calibri"/>
                  <w:color w:val="000000"/>
                  <w:szCs w:val="22"/>
                  <w:lang w:bidi="ne-NP"/>
                  <w:rPrChange w:id="3217" w:author="Kumar Baral" w:date="2023-02-10T14:10:00Z">
                    <w:rPr>
                      <w:rFonts w:cs="Calibri"/>
                      <w:color w:val="000000"/>
                      <w:szCs w:val="22"/>
                      <w:lang w:bidi="ne-NP"/>
                    </w:rPr>
                  </w:rPrChange>
                </w:rPr>
                <w:t>20.2</w:t>
              </w:r>
            </w:ins>
          </w:p>
        </w:tc>
        <w:tc>
          <w:tcPr>
            <w:tcW w:w="1931" w:type="dxa"/>
            <w:tcBorders>
              <w:top w:val="nil"/>
              <w:left w:val="nil"/>
              <w:bottom w:val="single" w:sz="4" w:space="0" w:color="auto"/>
              <w:right w:val="single" w:sz="4" w:space="0" w:color="auto"/>
            </w:tcBorders>
            <w:shd w:val="clear" w:color="auto" w:fill="auto"/>
            <w:noWrap/>
            <w:vAlign w:val="bottom"/>
            <w:hideMark/>
          </w:tcPr>
          <w:p w14:paraId="754A2C9F" w14:textId="77777777" w:rsidR="00F3344A" w:rsidRPr="00E5574C" w:rsidRDefault="00F3344A" w:rsidP="00F3344A">
            <w:pPr>
              <w:spacing w:before="0" w:after="0" w:line="240" w:lineRule="auto"/>
              <w:jc w:val="right"/>
              <w:rPr>
                <w:ins w:id="3218" w:author="Kumar Baral" w:date="2023-02-10T13:39:00Z"/>
                <w:rFonts w:cs="Calibri"/>
                <w:color w:val="000000"/>
                <w:szCs w:val="22"/>
                <w:lang w:bidi="ne-NP"/>
                <w:rPrChange w:id="3219" w:author="Kumar Baral" w:date="2023-02-10T14:10:00Z">
                  <w:rPr>
                    <w:ins w:id="3220" w:author="Kumar Baral" w:date="2023-02-10T13:39:00Z"/>
                    <w:rFonts w:ascii="Calibri" w:hAnsi="Calibri" w:cs="Calibri"/>
                    <w:color w:val="000000"/>
                    <w:szCs w:val="22"/>
                    <w:lang w:bidi="ne-NP"/>
                  </w:rPr>
                </w:rPrChange>
              </w:rPr>
            </w:pPr>
            <w:ins w:id="3221" w:author="Kumar Baral" w:date="2023-02-10T13:39:00Z">
              <w:r w:rsidRPr="00E5574C">
                <w:rPr>
                  <w:rFonts w:cs="Calibri"/>
                  <w:color w:val="000000"/>
                  <w:szCs w:val="22"/>
                  <w:lang w:bidi="ne-NP"/>
                  <w:rPrChange w:id="3222" w:author="Kumar Baral" w:date="2023-02-10T14:10:00Z">
                    <w:rPr>
                      <w:rFonts w:ascii="Calibri" w:hAnsi="Calibri" w:cs="Calibri"/>
                      <w:color w:val="000000"/>
                      <w:szCs w:val="22"/>
                      <w:lang w:bidi="ne-NP"/>
                    </w:rPr>
                  </w:rPrChange>
                </w:rPr>
                <w:t>32.3</w:t>
              </w:r>
            </w:ins>
          </w:p>
        </w:tc>
        <w:tc>
          <w:tcPr>
            <w:tcW w:w="1694" w:type="dxa"/>
            <w:tcBorders>
              <w:top w:val="nil"/>
              <w:left w:val="nil"/>
              <w:bottom w:val="single" w:sz="4" w:space="0" w:color="auto"/>
              <w:right w:val="single" w:sz="4" w:space="0" w:color="auto"/>
            </w:tcBorders>
            <w:shd w:val="clear" w:color="auto" w:fill="auto"/>
            <w:noWrap/>
            <w:vAlign w:val="bottom"/>
            <w:hideMark/>
          </w:tcPr>
          <w:p w14:paraId="399EBBBC" w14:textId="77777777" w:rsidR="00F3344A" w:rsidRPr="00E5574C" w:rsidRDefault="00F3344A" w:rsidP="00F3344A">
            <w:pPr>
              <w:spacing w:before="0" w:after="0" w:line="240" w:lineRule="auto"/>
              <w:jc w:val="right"/>
              <w:rPr>
                <w:ins w:id="3223" w:author="Kumar Baral" w:date="2023-02-10T13:39:00Z"/>
                <w:rFonts w:cs="Calibri"/>
                <w:color w:val="000000"/>
                <w:szCs w:val="22"/>
                <w:lang w:bidi="ne-NP"/>
                <w:rPrChange w:id="3224" w:author="Kumar Baral" w:date="2023-02-10T14:10:00Z">
                  <w:rPr>
                    <w:ins w:id="3225" w:author="Kumar Baral" w:date="2023-02-10T13:39:00Z"/>
                    <w:rFonts w:ascii="Calibri" w:hAnsi="Calibri" w:cs="Calibri"/>
                    <w:color w:val="000000"/>
                    <w:szCs w:val="22"/>
                    <w:lang w:bidi="ne-NP"/>
                  </w:rPr>
                </w:rPrChange>
              </w:rPr>
            </w:pPr>
            <w:ins w:id="3226" w:author="Kumar Baral" w:date="2023-02-10T13:39:00Z">
              <w:r w:rsidRPr="00E5574C">
                <w:rPr>
                  <w:rFonts w:cs="Calibri"/>
                  <w:color w:val="000000"/>
                  <w:szCs w:val="22"/>
                  <w:lang w:bidi="ne-NP"/>
                  <w:rPrChange w:id="3227" w:author="Kumar Baral" w:date="2023-02-10T14:10:00Z">
                    <w:rPr>
                      <w:rFonts w:ascii="Calibri" w:hAnsi="Calibri" w:cs="Calibri"/>
                      <w:color w:val="000000"/>
                      <w:szCs w:val="22"/>
                      <w:lang w:bidi="ne-NP"/>
                    </w:rPr>
                  </w:rPrChange>
                </w:rPr>
                <w:t>31.9</w:t>
              </w:r>
            </w:ins>
          </w:p>
        </w:tc>
        <w:tc>
          <w:tcPr>
            <w:tcW w:w="1890" w:type="dxa"/>
            <w:tcBorders>
              <w:top w:val="nil"/>
              <w:left w:val="nil"/>
              <w:bottom w:val="single" w:sz="4" w:space="0" w:color="auto"/>
              <w:right w:val="single" w:sz="4" w:space="0" w:color="auto"/>
            </w:tcBorders>
          </w:tcPr>
          <w:p w14:paraId="16BA0A72" w14:textId="77777777" w:rsidR="00F3344A" w:rsidRPr="00E5574C" w:rsidRDefault="00F3344A" w:rsidP="00F3344A">
            <w:pPr>
              <w:spacing w:before="0" w:after="0" w:line="240" w:lineRule="auto"/>
              <w:jc w:val="left"/>
              <w:rPr>
                <w:ins w:id="3228" w:author="Kumar Baral" w:date="2023-02-10T13:40:00Z"/>
                <w:rFonts w:cs="Calibri"/>
                <w:color w:val="000000"/>
                <w:szCs w:val="22"/>
                <w:lang w:bidi="ne-NP"/>
                <w:rPrChange w:id="3229" w:author="Kumar Baral" w:date="2023-02-10T14:10:00Z">
                  <w:rPr>
                    <w:ins w:id="3230" w:author="Kumar Baral" w:date="2023-02-10T13:40:00Z"/>
                    <w:rFonts w:ascii="Calibri" w:hAnsi="Calibri" w:cs="Calibri"/>
                    <w:color w:val="000000"/>
                    <w:szCs w:val="22"/>
                    <w:lang w:bidi="ne-NP"/>
                  </w:rPr>
                </w:rPrChange>
              </w:rPr>
              <w:pPrChange w:id="3231" w:author="Kumar Baral" w:date="2023-02-10T13:42:00Z">
                <w:pPr>
                  <w:spacing w:before="0" w:after="0" w:line="240" w:lineRule="auto"/>
                  <w:jc w:val="right"/>
                </w:pPr>
              </w:pPrChange>
            </w:pPr>
          </w:p>
        </w:tc>
      </w:tr>
      <w:tr w:rsidR="00E5574C" w:rsidRPr="00E5574C" w14:paraId="2EDF4CA8" w14:textId="7A2F6724" w:rsidTr="00E5574C">
        <w:trPr>
          <w:trHeight w:val="234"/>
          <w:ins w:id="323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01176234" w14:textId="77777777" w:rsidR="00F3344A" w:rsidRPr="00E5574C" w:rsidRDefault="00F3344A" w:rsidP="00F3344A">
            <w:pPr>
              <w:spacing w:before="0" w:after="0" w:line="240" w:lineRule="auto"/>
              <w:jc w:val="left"/>
              <w:rPr>
                <w:ins w:id="3233" w:author="Kumar Baral" w:date="2023-02-10T13:39:00Z"/>
                <w:rFonts w:cs="Calibri"/>
                <w:color w:val="000000"/>
                <w:szCs w:val="22"/>
                <w:lang w:bidi="ne-NP"/>
                <w:rPrChange w:id="3234" w:author="Kumar Baral" w:date="2023-02-10T14:10:00Z">
                  <w:rPr>
                    <w:ins w:id="3235" w:author="Kumar Baral" w:date="2023-02-10T13:39:00Z"/>
                    <w:rFonts w:cs="Calibri"/>
                    <w:color w:val="000000"/>
                    <w:szCs w:val="22"/>
                    <w:lang w:bidi="ne-NP"/>
                  </w:rPr>
                </w:rPrChange>
              </w:rPr>
            </w:pPr>
            <w:ins w:id="3236" w:author="Kumar Baral" w:date="2023-02-10T13:39:00Z">
              <w:r w:rsidRPr="00E5574C">
                <w:rPr>
                  <w:rFonts w:cs="Calibri"/>
                  <w:color w:val="000000"/>
                  <w:szCs w:val="22"/>
                  <w:lang w:bidi="ne-NP"/>
                  <w:rPrChange w:id="3237" w:author="Kumar Baral" w:date="2023-02-10T14:10:00Z">
                    <w:rPr>
                      <w:rFonts w:cs="Calibri"/>
                      <w:color w:val="000000"/>
                      <w:szCs w:val="22"/>
                      <w:lang w:bidi="ne-NP"/>
                    </w:rPr>
                  </w:rPrChange>
                </w:rPr>
                <w:lastRenderedPageBreak/>
                <w:t>73-74</w:t>
              </w:r>
            </w:ins>
          </w:p>
        </w:tc>
        <w:tc>
          <w:tcPr>
            <w:tcW w:w="1719" w:type="dxa"/>
            <w:tcBorders>
              <w:top w:val="nil"/>
              <w:left w:val="nil"/>
              <w:bottom w:val="single" w:sz="4" w:space="0" w:color="auto"/>
              <w:right w:val="single" w:sz="4" w:space="0" w:color="auto"/>
            </w:tcBorders>
            <w:shd w:val="clear" w:color="auto" w:fill="auto"/>
            <w:noWrap/>
            <w:vAlign w:val="bottom"/>
            <w:hideMark/>
          </w:tcPr>
          <w:p w14:paraId="791F1691" w14:textId="77777777" w:rsidR="00F3344A" w:rsidRPr="00E5574C" w:rsidRDefault="00F3344A" w:rsidP="00F3344A">
            <w:pPr>
              <w:spacing w:before="0" w:after="0" w:line="240" w:lineRule="auto"/>
              <w:jc w:val="right"/>
              <w:rPr>
                <w:ins w:id="3238" w:author="Kumar Baral" w:date="2023-02-10T13:39:00Z"/>
                <w:rFonts w:cs="Calibri"/>
                <w:color w:val="000000"/>
                <w:szCs w:val="22"/>
                <w:lang w:bidi="ne-NP"/>
                <w:rPrChange w:id="3239" w:author="Kumar Baral" w:date="2023-02-10T14:10:00Z">
                  <w:rPr>
                    <w:ins w:id="3240" w:author="Kumar Baral" w:date="2023-02-10T13:39:00Z"/>
                    <w:rFonts w:cs="Calibri"/>
                    <w:color w:val="000000"/>
                    <w:szCs w:val="22"/>
                    <w:lang w:bidi="ne-NP"/>
                  </w:rPr>
                </w:rPrChange>
              </w:rPr>
            </w:pPr>
            <w:ins w:id="3241" w:author="Kumar Baral" w:date="2023-02-10T13:39:00Z">
              <w:r w:rsidRPr="00E5574C">
                <w:rPr>
                  <w:rFonts w:cs="Calibri"/>
                  <w:color w:val="000000"/>
                  <w:szCs w:val="22"/>
                  <w:lang w:bidi="ne-NP"/>
                  <w:rPrChange w:id="3242" w:author="Kumar Baral" w:date="2023-02-10T14:10:00Z">
                    <w:rPr>
                      <w:rFonts w:cs="Calibri"/>
                      <w:color w:val="000000"/>
                      <w:szCs w:val="22"/>
                      <w:lang w:bidi="ne-NP"/>
                    </w:rPr>
                  </w:rPrChange>
                </w:rPr>
                <w:t>28.4</w:t>
              </w:r>
            </w:ins>
          </w:p>
        </w:tc>
        <w:tc>
          <w:tcPr>
            <w:tcW w:w="1931" w:type="dxa"/>
            <w:tcBorders>
              <w:top w:val="nil"/>
              <w:left w:val="nil"/>
              <w:bottom w:val="single" w:sz="4" w:space="0" w:color="auto"/>
              <w:right w:val="single" w:sz="4" w:space="0" w:color="auto"/>
            </w:tcBorders>
            <w:shd w:val="clear" w:color="auto" w:fill="auto"/>
            <w:noWrap/>
            <w:vAlign w:val="bottom"/>
            <w:hideMark/>
          </w:tcPr>
          <w:p w14:paraId="38B1A2ED" w14:textId="77777777" w:rsidR="00F3344A" w:rsidRPr="00E5574C" w:rsidRDefault="00F3344A" w:rsidP="00F3344A">
            <w:pPr>
              <w:spacing w:before="0" w:after="0" w:line="240" w:lineRule="auto"/>
              <w:jc w:val="right"/>
              <w:rPr>
                <w:ins w:id="3243" w:author="Kumar Baral" w:date="2023-02-10T13:39:00Z"/>
                <w:rFonts w:cs="Calibri"/>
                <w:color w:val="000000"/>
                <w:szCs w:val="22"/>
                <w:lang w:bidi="ne-NP"/>
                <w:rPrChange w:id="3244" w:author="Kumar Baral" w:date="2023-02-10T14:10:00Z">
                  <w:rPr>
                    <w:ins w:id="3245" w:author="Kumar Baral" w:date="2023-02-10T13:39:00Z"/>
                    <w:rFonts w:ascii="Calibri" w:hAnsi="Calibri" w:cs="Calibri"/>
                    <w:color w:val="000000"/>
                    <w:szCs w:val="22"/>
                    <w:lang w:bidi="ne-NP"/>
                  </w:rPr>
                </w:rPrChange>
              </w:rPr>
            </w:pPr>
            <w:ins w:id="3246" w:author="Kumar Baral" w:date="2023-02-10T13:39:00Z">
              <w:r w:rsidRPr="00E5574C">
                <w:rPr>
                  <w:rFonts w:cs="Calibri"/>
                  <w:color w:val="000000"/>
                  <w:szCs w:val="22"/>
                  <w:lang w:bidi="ne-NP"/>
                  <w:rPrChange w:id="3247" w:author="Kumar Baral" w:date="2023-02-10T14:10:00Z">
                    <w:rPr>
                      <w:rFonts w:ascii="Calibri" w:hAnsi="Calibri" w:cs="Calibri"/>
                      <w:color w:val="000000"/>
                      <w:szCs w:val="22"/>
                      <w:lang w:bidi="ne-NP"/>
                    </w:rPr>
                  </w:rPrChange>
                </w:rPr>
                <w:t>31.1</w:t>
              </w:r>
            </w:ins>
          </w:p>
        </w:tc>
        <w:tc>
          <w:tcPr>
            <w:tcW w:w="1694" w:type="dxa"/>
            <w:tcBorders>
              <w:top w:val="nil"/>
              <w:left w:val="nil"/>
              <w:bottom w:val="single" w:sz="4" w:space="0" w:color="auto"/>
              <w:right w:val="single" w:sz="4" w:space="0" w:color="auto"/>
            </w:tcBorders>
            <w:shd w:val="clear" w:color="auto" w:fill="auto"/>
            <w:noWrap/>
            <w:vAlign w:val="bottom"/>
            <w:hideMark/>
          </w:tcPr>
          <w:p w14:paraId="11C432D8" w14:textId="77777777" w:rsidR="00F3344A" w:rsidRPr="00E5574C" w:rsidRDefault="00F3344A" w:rsidP="00F3344A">
            <w:pPr>
              <w:spacing w:before="0" w:after="0" w:line="240" w:lineRule="auto"/>
              <w:jc w:val="right"/>
              <w:rPr>
                <w:ins w:id="3248" w:author="Kumar Baral" w:date="2023-02-10T13:39:00Z"/>
                <w:rFonts w:cs="Calibri"/>
                <w:color w:val="000000"/>
                <w:szCs w:val="22"/>
                <w:lang w:bidi="ne-NP"/>
                <w:rPrChange w:id="3249" w:author="Kumar Baral" w:date="2023-02-10T14:10:00Z">
                  <w:rPr>
                    <w:ins w:id="3250" w:author="Kumar Baral" w:date="2023-02-10T13:39:00Z"/>
                    <w:rFonts w:ascii="Calibri" w:hAnsi="Calibri" w:cs="Calibri"/>
                    <w:color w:val="000000"/>
                    <w:szCs w:val="22"/>
                    <w:lang w:bidi="ne-NP"/>
                  </w:rPr>
                </w:rPrChange>
              </w:rPr>
            </w:pPr>
            <w:ins w:id="3251" w:author="Kumar Baral" w:date="2023-02-10T13:39:00Z">
              <w:r w:rsidRPr="00E5574C">
                <w:rPr>
                  <w:rFonts w:cs="Calibri"/>
                  <w:color w:val="000000"/>
                  <w:szCs w:val="22"/>
                  <w:lang w:bidi="ne-NP"/>
                  <w:rPrChange w:id="3252" w:author="Kumar Baral" w:date="2023-02-10T14:10:00Z">
                    <w:rPr>
                      <w:rFonts w:ascii="Calibri" w:hAnsi="Calibri" w:cs="Calibri"/>
                      <w:color w:val="000000"/>
                      <w:szCs w:val="22"/>
                      <w:lang w:bidi="ne-NP"/>
                    </w:rPr>
                  </w:rPrChange>
                </w:rPr>
                <w:t>32.4</w:t>
              </w:r>
            </w:ins>
          </w:p>
        </w:tc>
        <w:tc>
          <w:tcPr>
            <w:tcW w:w="1890" w:type="dxa"/>
            <w:tcBorders>
              <w:top w:val="nil"/>
              <w:left w:val="nil"/>
              <w:bottom w:val="single" w:sz="4" w:space="0" w:color="auto"/>
              <w:right w:val="single" w:sz="4" w:space="0" w:color="auto"/>
            </w:tcBorders>
          </w:tcPr>
          <w:p w14:paraId="0794C4F8" w14:textId="77777777" w:rsidR="00F3344A" w:rsidRPr="00E5574C" w:rsidRDefault="00F3344A" w:rsidP="00F3344A">
            <w:pPr>
              <w:spacing w:before="0" w:after="0" w:line="240" w:lineRule="auto"/>
              <w:jc w:val="left"/>
              <w:rPr>
                <w:ins w:id="3253" w:author="Kumar Baral" w:date="2023-02-10T13:40:00Z"/>
                <w:rFonts w:cs="Calibri"/>
                <w:color w:val="000000"/>
                <w:szCs w:val="22"/>
                <w:lang w:bidi="ne-NP"/>
                <w:rPrChange w:id="3254" w:author="Kumar Baral" w:date="2023-02-10T14:10:00Z">
                  <w:rPr>
                    <w:ins w:id="3255" w:author="Kumar Baral" w:date="2023-02-10T13:40:00Z"/>
                    <w:rFonts w:ascii="Calibri" w:hAnsi="Calibri" w:cs="Calibri"/>
                    <w:color w:val="000000"/>
                    <w:szCs w:val="22"/>
                    <w:lang w:bidi="ne-NP"/>
                  </w:rPr>
                </w:rPrChange>
              </w:rPr>
              <w:pPrChange w:id="3256" w:author="Kumar Baral" w:date="2023-02-10T13:42:00Z">
                <w:pPr>
                  <w:spacing w:before="0" w:after="0" w:line="240" w:lineRule="auto"/>
                  <w:jc w:val="right"/>
                </w:pPr>
              </w:pPrChange>
            </w:pPr>
          </w:p>
        </w:tc>
      </w:tr>
      <w:tr w:rsidR="00E5574C" w:rsidRPr="00E5574C" w14:paraId="739F540C" w14:textId="71551F5B" w:rsidTr="00E5574C">
        <w:trPr>
          <w:trHeight w:val="234"/>
          <w:ins w:id="325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78C87BF" w14:textId="77777777" w:rsidR="00F3344A" w:rsidRPr="00E5574C" w:rsidRDefault="00F3344A" w:rsidP="00F3344A">
            <w:pPr>
              <w:spacing w:before="0" w:after="0" w:line="240" w:lineRule="auto"/>
              <w:jc w:val="left"/>
              <w:rPr>
                <w:ins w:id="3258" w:author="Kumar Baral" w:date="2023-02-10T13:39:00Z"/>
                <w:rFonts w:cs="Calibri"/>
                <w:color w:val="000000"/>
                <w:szCs w:val="22"/>
                <w:lang w:bidi="ne-NP"/>
                <w:rPrChange w:id="3259" w:author="Kumar Baral" w:date="2023-02-10T14:10:00Z">
                  <w:rPr>
                    <w:ins w:id="3260" w:author="Kumar Baral" w:date="2023-02-10T13:39:00Z"/>
                    <w:rFonts w:cs="Calibri"/>
                    <w:color w:val="000000"/>
                    <w:szCs w:val="22"/>
                    <w:lang w:bidi="ne-NP"/>
                  </w:rPr>
                </w:rPrChange>
              </w:rPr>
            </w:pPr>
            <w:ins w:id="3261" w:author="Kumar Baral" w:date="2023-02-10T13:39:00Z">
              <w:r w:rsidRPr="00E5574C">
                <w:rPr>
                  <w:rFonts w:cs="Calibri"/>
                  <w:color w:val="000000"/>
                  <w:szCs w:val="22"/>
                  <w:lang w:bidi="ne-NP"/>
                  <w:rPrChange w:id="3262" w:author="Kumar Baral" w:date="2023-02-10T14:10:00Z">
                    <w:rPr>
                      <w:rFonts w:cs="Calibri"/>
                      <w:color w:val="000000"/>
                      <w:szCs w:val="22"/>
                      <w:lang w:bidi="ne-NP"/>
                    </w:rPr>
                  </w:rPrChange>
                </w:rPr>
                <w:t>74-75</w:t>
              </w:r>
            </w:ins>
          </w:p>
        </w:tc>
        <w:tc>
          <w:tcPr>
            <w:tcW w:w="1719" w:type="dxa"/>
            <w:tcBorders>
              <w:top w:val="nil"/>
              <w:left w:val="nil"/>
              <w:bottom w:val="single" w:sz="4" w:space="0" w:color="auto"/>
              <w:right w:val="single" w:sz="4" w:space="0" w:color="auto"/>
            </w:tcBorders>
            <w:shd w:val="clear" w:color="auto" w:fill="auto"/>
            <w:noWrap/>
            <w:vAlign w:val="bottom"/>
            <w:hideMark/>
          </w:tcPr>
          <w:p w14:paraId="7540857F" w14:textId="77777777" w:rsidR="00F3344A" w:rsidRPr="00E5574C" w:rsidRDefault="00F3344A" w:rsidP="00F3344A">
            <w:pPr>
              <w:spacing w:before="0" w:after="0" w:line="240" w:lineRule="auto"/>
              <w:jc w:val="right"/>
              <w:rPr>
                <w:ins w:id="3263" w:author="Kumar Baral" w:date="2023-02-10T13:39:00Z"/>
                <w:rFonts w:cs="Calibri"/>
                <w:color w:val="000000"/>
                <w:szCs w:val="22"/>
                <w:lang w:bidi="ne-NP"/>
                <w:rPrChange w:id="3264" w:author="Kumar Baral" w:date="2023-02-10T14:10:00Z">
                  <w:rPr>
                    <w:ins w:id="3265" w:author="Kumar Baral" w:date="2023-02-10T13:39:00Z"/>
                    <w:rFonts w:cs="Calibri"/>
                    <w:color w:val="000000"/>
                    <w:szCs w:val="22"/>
                    <w:lang w:bidi="ne-NP"/>
                  </w:rPr>
                </w:rPrChange>
              </w:rPr>
            </w:pPr>
            <w:ins w:id="3266" w:author="Kumar Baral" w:date="2023-02-10T13:39:00Z">
              <w:r w:rsidRPr="00E5574C">
                <w:rPr>
                  <w:rFonts w:cs="Calibri"/>
                  <w:color w:val="000000"/>
                  <w:szCs w:val="22"/>
                  <w:lang w:bidi="ne-NP"/>
                  <w:rPrChange w:id="3267" w:author="Kumar Baral" w:date="2023-02-10T14:10:00Z">
                    <w:rPr>
                      <w:rFonts w:cs="Calibri"/>
                      <w:color w:val="000000"/>
                      <w:szCs w:val="22"/>
                      <w:lang w:bidi="ne-NP"/>
                    </w:rPr>
                  </w:rPrChange>
                </w:rPr>
                <w:t>20.8</w:t>
              </w:r>
            </w:ins>
          </w:p>
        </w:tc>
        <w:tc>
          <w:tcPr>
            <w:tcW w:w="1931" w:type="dxa"/>
            <w:tcBorders>
              <w:top w:val="nil"/>
              <w:left w:val="nil"/>
              <w:bottom w:val="single" w:sz="4" w:space="0" w:color="auto"/>
              <w:right w:val="single" w:sz="4" w:space="0" w:color="auto"/>
            </w:tcBorders>
            <w:shd w:val="clear" w:color="auto" w:fill="auto"/>
            <w:noWrap/>
            <w:vAlign w:val="bottom"/>
            <w:hideMark/>
          </w:tcPr>
          <w:p w14:paraId="474E548B" w14:textId="77777777" w:rsidR="00F3344A" w:rsidRPr="00E5574C" w:rsidRDefault="00F3344A" w:rsidP="00F3344A">
            <w:pPr>
              <w:spacing w:before="0" w:after="0" w:line="240" w:lineRule="auto"/>
              <w:jc w:val="right"/>
              <w:rPr>
                <w:ins w:id="3268" w:author="Kumar Baral" w:date="2023-02-10T13:39:00Z"/>
                <w:rFonts w:cs="Calibri"/>
                <w:color w:val="000000"/>
                <w:szCs w:val="22"/>
                <w:lang w:bidi="ne-NP"/>
                <w:rPrChange w:id="3269" w:author="Kumar Baral" w:date="2023-02-10T14:10:00Z">
                  <w:rPr>
                    <w:ins w:id="3270" w:author="Kumar Baral" w:date="2023-02-10T13:39:00Z"/>
                    <w:rFonts w:ascii="Calibri" w:hAnsi="Calibri" w:cs="Calibri"/>
                    <w:color w:val="000000"/>
                    <w:szCs w:val="22"/>
                    <w:lang w:bidi="ne-NP"/>
                  </w:rPr>
                </w:rPrChange>
              </w:rPr>
            </w:pPr>
            <w:ins w:id="3271" w:author="Kumar Baral" w:date="2023-02-10T13:39:00Z">
              <w:r w:rsidRPr="00E5574C">
                <w:rPr>
                  <w:rFonts w:cs="Calibri"/>
                  <w:color w:val="000000"/>
                  <w:szCs w:val="22"/>
                  <w:lang w:bidi="ne-NP"/>
                  <w:rPrChange w:id="3272" w:author="Kumar Baral" w:date="2023-02-10T14:10:00Z">
                    <w:rPr>
                      <w:rFonts w:ascii="Calibri" w:hAnsi="Calibri" w:cs="Calibri"/>
                      <w:color w:val="000000"/>
                      <w:szCs w:val="22"/>
                      <w:lang w:bidi="ne-NP"/>
                    </w:rPr>
                  </w:rPrChange>
                </w:rPr>
                <w:t>20.3</w:t>
              </w:r>
            </w:ins>
          </w:p>
        </w:tc>
        <w:tc>
          <w:tcPr>
            <w:tcW w:w="1694" w:type="dxa"/>
            <w:tcBorders>
              <w:top w:val="nil"/>
              <w:left w:val="nil"/>
              <w:bottom w:val="single" w:sz="4" w:space="0" w:color="auto"/>
              <w:right w:val="single" w:sz="4" w:space="0" w:color="auto"/>
            </w:tcBorders>
            <w:shd w:val="clear" w:color="auto" w:fill="auto"/>
            <w:noWrap/>
            <w:vAlign w:val="bottom"/>
            <w:hideMark/>
          </w:tcPr>
          <w:p w14:paraId="230E38A2" w14:textId="77777777" w:rsidR="00F3344A" w:rsidRPr="00E5574C" w:rsidRDefault="00F3344A" w:rsidP="00F3344A">
            <w:pPr>
              <w:spacing w:before="0" w:after="0" w:line="240" w:lineRule="auto"/>
              <w:jc w:val="right"/>
              <w:rPr>
                <w:ins w:id="3273" w:author="Kumar Baral" w:date="2023-02-10T13:39:00Z"/>
                <w:rFonts w:cs="Calibri"/>
                <w:color w:val="000000"/>
                <w:szCs w:val="22"/>
                <w:lang w:bidi="ne-NP"/>
                <w:rPrChange w:id="3274" w:author="Kumar Baral" w:date="2023-02-10T14:10:00Z">
                  <w:rPr>
                    <w:ins w:id="3275" w:author="Kumar Baral" w:date="2023-02-10T13:39:00Z"/>
                    <w:rFonts w:ascii="Calibri" w:hAnsi="Calibri" w:cs="Calibri"/>
                    <w:color w:val="000000"/>
                    <w:szCs w:val="22"/>
                    <w:lang w:bidi="ne-NP"/>
                  </w:rPr>
                </w:rPrChange>
              </w:rPr>
            </w:pPr>
            <w:ins w:id="3276" w:author="Kumar Baral" w:date="2023-02-10T13:39:00Z">
              <w:r w:rsidRPr="00E5574C">
                <w:rPr>
                  <w:rFonts w:cs="Calibri"/>
                  <w:color w:val="000000"/>
                  <w:szCs w:val="22"/>
                  <w:lang w:bidi="ne-NP"/>
                  <w:rPrChange w:id="3277" w:author="Kumar Baral" w:date="2023-02-10T14:10:00Z">
                    <w:rPr>
                      <w:rFonts w:ascii="Calibri" w:hAnsi="Calibri" w:cs="Calibri"/>
                      <w:color w:val="000000"/>
                      <w:szCs w:val="22"/>
                      <w:lang w:bidi="ne-NP"/>
                    </w:rPr>
                  </w:rPrChange>
                </w:rPr>
                <w:t>31.4</w:t>
              </w:r>
            </w:ins>
          </w:p>
        </w:tc>
        <w:tc>
          <w:tcPr>
            <w:tcW w:w="1890" w:type="dxa"/>
            <w:tcBorders>
              <w:top w:val="nil"/>
              <w:left w:val="nil"/>
              <w:bottom w:val="single" w:sz="4" w:space="0" w:color="auto"/>
              <w:right w:val="single" w:sz="4" w:space="0" w:color="auto"/>
            </w:tcBorders>
          </w:tcPr>
          <w:p w14:paraId="69A0C7EA" w14:textId="77777777" w:rsidR="00F3344A" w:rsidRPr="00E5574C" w:rsidRDefault="00F3344A" w:rsidP="00F3344A">
            <w:pPr>
              <w:spacing w:before="0" w:after="0" w:line="240" w:lineRule="auto"/>
              <w:jc w:val="left"/>
              <w:rPr>
                <w:ins w:id="3278" w:author="Kumar Baral" w:date="2023-02-10T13:40:00Z"/>
                <w:rFonts w:cs="Calibri"/>
                <w:color w:val="000000"/>
                <w:szCs w:val="22"/>
                <w:lang w:bidi="ne-NP"/>
                <w:rPrChange w:id="3279" w:author="Kumar Baral" w:date="2023-02-10T14:10:00Z">
                  <w:rPr>
                    <w:ins w:id="3280" w:author="Kumar Baral" w:date="2023-02-10T13:40:00Z"/>
                    <w:rFonts w:ascii="Calibri" w:hAnsi="Calibri" w:cs="Calibri"/>
                    <w:color w:val="000000"/>
                    <w:szCs w:val="22"/>
                    <w:lang w:bidi="ne-NP"/>
                  </w:rPr>
                </w:rPrChange>
              </w:rPr>
              <w:pPrChange w:id="3281" w:author="Kumar Baral" w:date="2023-02-10T13:42:00Z">
                <w:pPr>
                  <w:spacing w:before="0" w:after="0" w:line="240" w:lineRule="auto"/>
                  <w:jc w:val="right"/>
                </w:pPr>
              </w:pPrChange>
            </w:pPr>
          </w:p>
        </w:tc>
      </w:tr>
      <w:tr w:rsidR="00E5574C" w:rsidRPr="00E5574C" w14:paraId="35E52FD2" w14:textId="58223E8A" w:rsidTr="00E5574C">
        <w:trPr>
          <w:trHeight w:val="234"/>
          <w:ins w:id="328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42684F37" w14:textId="77777777" w:rsidR="00F3344A" w:rsidRPr="00E5574C" w:rsidRDefault="00F3344A" w:rsidP="00F3344A">
            <w:pPr>
              <w:spacing w:before="0" w:after="0" w:line="240" w:lineRule="auto"/>
              <w:jc w:val="left"/>
              <w:rPr>
                <w:ins w:id="3283" w:author="Kumar Baral" w:date="2023-02-10T13:39:00Z"/>
                <w:rFonts w:cs="Calibri"/>
                <w:color w:val="000000"/>
                <w:szCs w:val="22"/>
                <w:lang w:bidi="ne-NP"/>
                <w:rPrChange w:id="3284" w:author="Kumar Baral" w:date="2023-02-10T14:10:00Z">
                  <w:rPr>
                    <w:ins w:id="3285" w:author="Kumar Baral" w:date="2023-02-10T13:39:00Z"/>
                    <w:rFonts w:cs="Calibri"/>
                    <w:color w:val="000000"/>
                    <w:szCs w:val="22"/>
                    <w:lang w:bidi="ne-NP"/>
                  </w:rPr>
                </w:rPrChange>
              </w:rPr>
            </w:pPr>
            <w:ins w:id="3286" w:author="Kumar Baral" w:date="2023-02-10T13:39:00Z">
              <w:r w:rsidRPr="00E5574C">
                <w:rPr>
                  <w:rFonts w:cs="Calibri"/>
                  <w:color w:val="000000"/>
                  <w:szCs w:val="22"/>
                  <w:lang w:bidi="ne-NP"/>
                  <w:rPrChange w:id="3287" w:author="Kumar Baral" w:date="2023-02-10T14:10:00Z">
                    <w:rPr>
                      <w:rFonts w:cs="Calibri"/>
                      <w:color w:val="000000"/>
                      <w:szCs w:val="22"/>
                      <w:lang w:bidi="ne-NP"/>
                    </w:rPr>
                  </w:rPrChange>
                </w:rPr>
                <w:t>75-76</w:t>
              </w:r>
            </w:ins>
          </w:p>
        </w:tc>
        <w:tc>
          <w:tcPr>
            <w:tcW w:w="1719" w:type="dxa"/>
            <w:tcBorders>
              <w:top w:val="nil"/>
              <w:left w:val="nil"/>
              <w:bottom w:val="single" w:sz="4" w:space="0" w:color="auto"/>
              <w:right w:val="single" w:sz="4" w:space="0" w:color="auto"/>
            </w:tcBorders>
            <w:shd w:val="clear" w:color="auto" w:fill="auto"/>
            <w:noWrap/>
            <w:vAlign w:val="bottom"/>
            <w:hideMark/>
          </w:tcPr>
          <w:p w14:paraId="36B3B863" w14:textId="77777777" w:rsidR="00F3344A" w:rsidRPr="00E5574C" w:rsidRDefault="00F3344A" w:rsidP="00F3344A">
            <w:pPr>
              <w:spacing w:before="0" w:after="0" w:line="240" w:lineRule="auto"/>
              <w:jc w:val="right"/>
              <w:rPr>
                <w:ins w:id="3288" w:author="Kumar Baral" w:date="2023-02-10T13:39:00Z"/>
                <w:rFonts w:cs="Calibri"/>
                <w:color w:val="000000"/>
                <w:szCs w:val="22"/>
                <w:lang w:bidi="ne-NP"/>
                <w:rPrChange w:id="3289" w:author="Kumar Baral" w:date="2023-02-10T14:10:00Z">
                  <w:rPr>
                    <w:ins w:id="3290" w:author="Kumar Baral" w:date="2023-02-10T13:39:00Z"/>
                    <w:rFonts w:cs="Calibri"/>
                    <w:color w:val="000000"/>
                    <w:szCs w:val="22"/>
                    <w:lang w:bidi="ne-NP"/>
                  </w:rPr>
                </w:rPrChange>
              </w:rPr>
            </w:pPr>
            <w:ins w:id="3291" w:author="Kumar Baral" w:date="2023-02-10T13:39:00Z">
              <w:r w:rsidRPr="00E5574C">
                <w:rPr>
                  <w:rFonts w:cs="Calibri"/>
                  <w:color w:val="000000"/>
                  <w:szCs w:val="22"/>
                  <w:lang w:bidi="ne-NP"/>
                  <w:rPrChange w:id="3292" w:author="Kumar Baral" w:date="2023-02-10T14:10:00Z">
                    <w:rPr>
                      <w:rFonts w:cs="Calibri"/>
                      <w:color w:val="000000"/>
                      <w:szCs w:val="22"/>
                      <w:lang w:bidi="ne-NP"/>
                    </w:rPr>
                  </w:rPrChange>
                </w:rPr>
                <w:t>19.2</w:t>
              </w:r>
            </w:ins>
          </w:p>
        </w:tc>
        <w:tc>
          <w:tcPr>
            <w:tcW w:w="1931" w:type="dxa"/>
            <w:tcBorders>
              <w:top w:val="nil"/>
              <w:left w:val="nil"/>
              <w:bottom w:val="single" w:sz="4" w:space="0" w:color="auto"/>
              <w:right w:val="single" w:sz="4" w:space="0" w:color="auto"/>
            </w:tcBorders>
            <w:shd w:val="clear" w:color="auto" w:fill="auto"/>
            <w:noWrap/>
            <w:vAlign w:val="bottom"/>
            <w:hideMark/>
          </w:tcPr>
          <w:p w14:paraId="27B58BC7" w14:textId="77777777" w:rsidR="00F3344A" w:rsidRPr="00E5574C" w:rsidRDefault="00F3344A" w:rsidP="00F3344A">
            <w:pPr>
              <w:spacing w:before="0" w:after="0" w:line="240" w:lineRule="auto"/>
              <w:jc w:val="right"/>
              <w:rPr>
                <w:ins w:id="3293" w:author="Kumar Baral" w:date="2023-02-10T13:39:00Z"/>
                <w:rFonts w:cs="Calibri"/>
                <w:color w:val="000000"/>
                <w:szCs w:val="22"/>
                <w:lang w:bidi="ne-NP"/>
                <w:rPrChange w:id="3294" w:author="Kumar Baral" w:date="2023-02-10T14:10:00Z">
                  <w:rPr>
                    <w:ins w:id="3295" w:author="Kumar Baral" w:date="2023-02-10T13:39:00Z"/>
                    <w:rFonts w:ascii="Calibri" w:hAnsi="Calibri" w:cs="Calibri"/>
                    <w:color w:val="000000"/>
                    <w:szCs w:val="22"/>
                    <w:lang w:bidi="ne-NP"/>
                  </w:rPr>
                </w:rPrChange>
              </w:rPr>
            </w:pPr>
            <w:ins w:id="3296" w:author="Kumar Baral" w:date="2023-02-10T13:39:00Z">
              <w:r w:rsidRPr="00E5574C">
                <w:rPr>
                  <w:rFonts w:cs="Calibri"/>
                  <w:color w:val="000000"/>
                  <w:szCs w:val="22"/>
                  <w:lang w:bidi="ne-NP"/>
                  <w:rPrChange w:id="3297" w:author="Kumar Baral" w:date="2023-02-10T14:10:00Z">
                    <w:rPr>
                      <w:rFonts w:ascii="Calibri" w:hAnsi="Calibri" w:cs="Calibri"/>
                      <w:color w:val="000000"/>
                      <w:szCs w:val="22"/>
                      <w:lang w:bidi="ne-NP"/>
                    </w:rPr>
                  </w:rPrChange>
                </w:rPr>
                <w:t>20.0</w:t>
              </w:r>
            </w:ins>
          </w:p>
        </w:tc>
        <w:tc>
          <w:tcPr>
            <w:tcW w:w="1694" w:type="dxa"/>
            <w:tcBorders>
              <w:top w:val="nil"/>
              <w:left w:val="nil"/>
              <w:bottom w:val="single" w:sz="4" w:space="0" w:color="auto"/>
              <w:right w:val="single" w:sz="4" w:space="0" w:color="auto"/>
            </w:tcBorders>
            <w:shd w:val="clear" w:color="auto" w:fill="auto"/>
            <w:noWrap/>
            <w:vAlign w:val="bottom"/>
            <w:hideMark/>
          </w:tcPr>
          <w:p w14:paraId="7AC014A6" w14:textId="77777777" w:rsidR="00F3344A" w:rsidRPr="00E5574C" w:rsidRDefault="00F3344A" w:rsidP="00F3344A">
            <w:pPr>
              <w:spacing w:before="0" w:after="0" w:line="240" w:lineRule="auto"/>
              <w:jc w:val="right"/>
              <w:rPr>
                <w:ins w:id="3298" w:author="Kumar Baral" w:date="2023-02-10T13:39:00Z"/>
                <w:rFonts w:cs="Calibri"/>
                <w:color w:val="000000"/>
                <w:szCs w:val="22"/>
                <w:lang w:bidi="ne-NP"/>
                <w:rPrChange w:id="3299" w:author="Kumar Baral" w:date="2023-02-10T14:10:00Z">
                  <w:rPr>
                    <w:ins w:id="3300" w:author="Kumar Baral" w:date="2023-02-10T13:39:00Z"/>
                    <w:rFonts w:ascii="Calibri" w:hAnsi="Calibri" w:cs="Calibri"/>
                    <w:color w:val="000000"/>
                    <w:szCs w:val="22"/>
                    <w:lang w:bidi="ne-NP"/>
                  </w:rPr>
                </w:rPrChange>
              </w:rPr>
            </w:pPr>
            <w:ins w:id="3301" w:author="Kumar Baral" w:date="2023-02-10T13:39:00Z">
              <w:r w:rsidRPr="00E5574C">
                <w:rPr>
                  <w:rFonts w:cs="Calibri"/>
                  <w:color w:val="000000"/>
                  <w:szCs w:val="22"/>
                  <w:lang w:bidi="ne-NP"/>
                  <w:rPrChange w:id="3302" w:author="Kumar Baral" w:date="2023-02-10T14:10:00Z">
                    <w:rPr>
                      <w:rFonts w:ascii="Calibri" w:hAnsi="Calibri" w:cs="Calibri"/>
                      <w:color w:val="000000"/>
                      <w:szCs w:val="22"/>
                      <w:lang w:bidi="ne-NP"/>
                    </w:rPr>
                  </w:rPrChange>
                </w:rPr>
                <w:t>30.5</w:t>
              </w:r>
            </w:ins>
          </w:p>
        </w:tc>
        <w:tc>
          <w:tcPr>
            <w:tcW w:w="1890" w:type="dxa"/>
            <w:tcBorders>
              <w:top w:val="nil"/>
              <w:left w:val="nil"/>
              <w:bottom w:val="single" w:sz="4" w:space="0" w:color="auto"/>
              <w:right w:val="single" w:sz="4" w:space="0" w:color="auto"/>
            </w:tcBorders>
          </w:tcPr>
          <w:p w14:paraId="34C60881" w14:textId="77777777" w:rsidR="00F3344A" w:rsidRPr="00E5574C" w:rsidRDefault="00F3344A" w:rsidP="00F3344A">
            <w:pPr>
              <w:spacing w:before="0" w:after="0" w:line="240" w:lineRule="auto"/>
              <w:jc w:val="left"/>
              <w:rPr>
                <w:ins w:id="3303" w:author="Kumar Baral" w:date="2023-02-10T13:40:00Z"/>
                <w:rFonts w:cs="Calibri"/>
                <w:color w:val="000000"/>
                <w:szCs w:val="22"/>
                <w:lang w:bidi="ne-NP"/>
                <w:rPrChange w:id="3304" w:author="Kumar Baral" w:date="2023-02-10T14:10:00Z">
                  <w:rPr>
                    <w:ins w:id="3305" w:author="Kumar Baral" w:date="2023-02-10T13:40:00Z"/>
                    <w:rFonts w:ascii="Calibri" w:hAnsi="Calibri" w:cs="Calibri"/>
                    <w:color w:val="000000"/>
                    <w:szCs w:val="22"/>
                    <w:lang w:bidi="ne-NP"/>
                  </w:rPr>
                </w:rPrChange>
              </w:rPr>
              <w:pPrChange w:id="3306" w:author="Kumar Baral" w:date="2023-02-10T13:42:00Z">
                <w:pPr>
                  <w:spacing w:before="0" w:after="0" w:line="240" w:lineRule="auto"/>
                  <w:jc w:val="right"/>
                </w:pPr>
              </w:pPrChange>
            </w:pPr>
          </w:p>
        </w:tc>
      </w:tr>
      <w:tr w:rsidR="00E5574C" w:rsidRPr="00E5574C" w14:paraId="1D3D5EF8" w14:textId="2C410492" w:rsidTr="00E5574C">
        <w:trPr>
          <w:trHeight w:val="234"/>
          <w:ins w:id="330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4686D85" w14:textId="77777777" w:rsidR="00F3344A" w:rsidRPr="00E5574C" w:rsidRDefault="00F3344A" w:rsidP="00F3344A">
            <w:pPr>
              <w:spacing w:before="0" w:after="0" w:line="240" w:lineRule="auto"/>
              <w:jc w:val="left"/>
              <w:rPr>
                <w:ins w:id="3308" w:author="Kumar Baral" w:date="2023-02-10T13:39:00Z"/>
                <w:rFonts w:cs="Calibri"/>
                <w:color w:val="000000"/>
                <w:szCs w:val="22"/>
                <w:lang w:bidi="ne-NP"/>
                <w:rPrChange w:id="3309" w:author="Kumar Baral" w:date="2023-02-10T14:10:00Z">
                  <w:rPr>
                    <w:ins w:id="3310" w:author="Kumar Baral" w:date="2023-02-10T13:39:00Z"/>
                    <w:rFonts w:cs="Calibri"/>
                    <w:color w:val="000000"/>
                    <w:szCs w:val="22"/>
                    <w:lang w:bidi="ne-NP"/>
                  </w:rPr>
                </w:rPrChange>
              </w:rPr>
            </w:pPr>
            <w:ins w:id="3311" w:author="Kumar Baral" w:date="2023-02-10T13:39:00Z">
              <w:r w:rsidRPr="00E5574C">
                <w:rPr>
                  <w:rFonts w:cs="Calibri"/>
                  <w:color w:val="000000"/>
                  <w:szCs w:val="22"/>
                  <w:lang w:bidi="ne-NP"/>
                  <w:rPrChange w:id="3312" w:author="Kumar Baral" w:date="2023-02-10T14:10:00Z">
                    <w:rPr>
                      <w:rFonts w:cs="Calibri"/>
                      <w:color w:val="000000"/>
                      <w:szCs w:val="22"/>
                      <w:lang w:bidi="ne-NP"/>
                    </w:rPr>
                  </w:rPrChange>
                </w:rPr>
                <w:t>76-77</w:t>
              </w:r>
            </w:ins>
          </w:p>
        </w:tc>
        <w:tc>
          <w:tcPr>
            <w:tcW w:w="1719" w:type="dxa"/>
            <w:tcBorders>
              <w:top w:val="nil"/>
              <w:left w:val="nil"/>
              <w:bottom w:val="single" w:sz="4" w:space="0" w:color="auto"/>
              <w:right w:val="single" w:sz="4" w:space="0" w:color="auto"/>
            </w:tcBorders>
            <w:shd w:val="clear" w:color="auto" w:fill="auto"/>
            <w:noWrap/>
            <w:vAlign w:val="bottom"/>
            <w:hideMark/>
          </w:tcPr>
          <w:p w14:paraId="253E662D" w14:textId="77777777" w:rsidR="00F3344A" w:rsidRPr="00E5574C" w:rsidRDefault="00F3344A" w:rsidP="00F3344A">
            <w:pPr>
              <w:spacing w:before="0" w:after="0" w:line="240" w:lineRule="auto"/>
              <w:jc w:val="right"/>
              <w:rPr>
                <w:ins w:id="3313" w:author="Kumar Baral" w:date="2023-02-10T13:39:00Z"/>
                <w:rFonts w:cs="Calibri"/>
                <w:color w:val="000000"/>
                <w:szCs w:val="22"/>
                <w:lang w:bidi="ne-NP"/>
                <w:rPrChange w:id="3314" w:author="Kumar Baral" w:date="2023-02-10T14:10:00Z">
                  <w:rPr>
                    <w:ins w:id="3315" w:author="Kumar Baral" w:date="2023-02-10T13:39:00Z"/>
                    <w:rFonts w:cs="Calibri"/>
                    <w:color w:val="000000"/>
                    <w:szCs w:val="22"/>
                    <w:lang w:bidi="ne-NP"/>
                  </w:rPr>
                </w:rPrChange>
              </w:rPr>
            </w:pPr>
            <w:ins w:id="3316" w:author="Kumar Baral" w:date="2023-02-10T13:39:00Z">
              <w:r w:rsidRPr="00E5574C">
                <w:rPr>
                  <w:rFonts w:cs="Calibri"/>
                  <w:color w:val="000000"/>
                  <w:szCs w:val="22"/>
                  <w:lang w:bidi="ne-NP"/>
                  <w:rPrChange w:id="3317" w:author="Kumar Baral" w:date="2023-02-10T14:10:00Z">
                    <w:rPr>
                      <w:rFonts w:cs="Calibri"/>
                      <w:color w:val="000000"/>
                      <w:szCs w:val="22"/>
                      <w:lang w:bidi="ne-NP"/>
                    </w:rPr>
                  </w:rPrChange>
                </w:rPr>
                <w:t>20.7</w:t>
              </w:r>
            </w:ins>
          </w:p>
        </w:tc>
        <w:tc>
          <w:tcPr>
            <w:tcW w:w="1931" w:type="dxa"/>
            <w:tcBorders>
              <w:top w:val="nil"/>
              <w:left w:val="nil"/>
              <w:bottom w:val="single" w:sz="4" w:space="0" w:color="auto"/>
              <w:right w:val="single" w:sz="4" w:space="0" w:color="auto"/>
            </w:tcBorders>
            <w:shd w:val="clear" w:color="auto" w:fill="auto"/>
            <w:noWrap/>
            <w:vAlign w:val="bottom"/>
            <w:hideMark/>
          </w:tcPr>
          <w:p w14:paraId="65E2A489" w14:textId="77777777" w:rsidR="00F3344A" w:rsidRPr="00E5574C" w:rsidRDefault="00F3344A" w:rsidP="00F3344A">
            <w:pPr>
              <w:spacing w:before="0" w:after="0" w:line="240" w:lineRule="auto"/>
              <w:jc w:val="right"/>
              <w:rPr>
                <w:ins w:id="3318" w:author="Kumar Baral" w:date="2023-02-10T13:39:00Z"/>
                <w:rFonts w:cs="Calibri"/>
                <w:color w:val="000000"/>
                <w:szCs w:val="22"/>
                <w:lang w:bidi="ne-NP"/>
                <w:rPrChange w:id="3319" w:author="Kumar Baral" w:date="2023-02-10T14:10:00Z">
                  <w:rPr>
                    <w:ins w:id="3320" w:author="Kumar Baral" w:date="2023-02-10T13:39:00Z"/>
                    <w:rFonts w:ascii="Calibri" w:hAnsi="Calibri" w:cs="Calibri"/>
                    <w:color w:val="000000"/>
                    <w:szCs w:val="22"/>
                    <w:lang w:bidi="ne-NP"/>
                  </w:rPr>
                </w:rPrChange>
              </w:rPr>
            </w:pPr>
            <w:ins w:id="3321" w:author="Kumar Baral" w:date="2023-02-10T13:39:00Z">
              <w:r w:rsidRPr="00E5574C">
                <w:rPr>
                  <w:rFonts w:cs="Calibri"/>
                  <w:color w:val="000000"/>
                  <w:szCs w:val="22"/>
                  <w:lang w:bidi="ne-NP"/>
                  <w:rPrChange w:id="3322" w:author="Kumar Baral" w:date="2023-02-10T14:10:00Z">
                    <w:rPr>
                      <w:rFonts w:ascii="Calibri" w:hAnsi="Calibri" w:cs="Calibri"/>
                      <w:color w:val="000000"/>
                      <w:szCs w:val="22"/>
                      <w:lang w:bidi="ne-NP"/>
                    </w:rPr>
                  </w:rPrChange>
                </w:rPr>
                <w:t>21.9</w:t>
              </w:r>
            </w:ins>
          </w:p>
        </w:tc>
        <w:tc>
          <w:tcPr>
            <w:tcW w:w="1694" w:type="dxa"/>
            <w:tcBorders>
              <w:top w:val="nil"/>
              <w:left w:val="nil"/>
              <w:bottom w:val="single" w:sz="4" w:space="0" w:color="auto"/>
              <w:right w:val="single" w:sz="4" w:space="0" w:color="auto"/>
            </w:tcBorders>
            <w:shd w:val="clear" w:color="auto" w:fill="auto"/>
            <w:noWrap/>
            <w:vAlign w:val="bottom"/>
            <w:hideMark/>
          </w:tcPr>
          <w:p w14:paraId="42CF13F4" w14:textId="77777777" w:rsidR="00F3344A" w:rsidRPr="00E5574C" w:rsidRDefault="00F3344A" w:rsidP="00F3344A">
            <w:pPr>
              <w:spacing w:before="0" w:after="0" w:line="240" w:lineRule="auto"/>
              <w:jc w:val="right"/>
              <w:rPr>
                <w:ins w:id="3323" w:author="Kumar Baral" w:date="2023-02-10T13:39:00Z"/>
                <w:rFonts w:cs="Calibri"/>
                <w:color w:val="000000"/>
                <w:szCs w:val="22"/>
                <w:lang w:bidi="ne-NP"/>
                <w:rPrChange w:id="3324" w:author="Kumar Baral" w:date="2023-02-10T14:10:00Z">
                  <w:rPr>
                    <w:ins w:id="3325" w:author="Kumar Baral" w:date="2023-02-10T13:39:00Z"/>
                    <w:rFonts w:ascii="Calibri" w:hAnsi="Calibri" w:cs="Calibri"/>
                    <w:color w:val="000000"/>
                    <w:szCs w:val="22"/>
                    <w:lang w:bidi="ne-NP"/>
                  </w:rPr>
                </w:rPrChange>
              </w:rPr>
            </w:pPr>
            <w:ins w:id="3326" w:author="Kumar Baral" w:date="2023-02-10T13:39:00Z">
              <w:r w:rsidRPr="00E5574C">
                <w:rPr>
                  <w:rFonts w:cs="Calibri"/>
                  <w:color w:val="000000"/>
                  <w:szCs w:val="22"/>
                  <w:lang w:bidi="ne-NP"/>
                  <w:rPrChange w:id="3327" w:author="Kumar Baral" w:date="2023-02-10T14:10:00Z">
                    <w:rPr>
                      <w:rFonts w:ascii="Calibri" w:hAnsi="Calibri" w:cs="Calibri"/>
                      <w:color w:val="000000"/>
                      <w:szCs w:val="22"/>
                      <w:lang w:bidi="ne-NP"/>
                    </w:rPr>
                  </w:rPrChange>
                </w:rPr>
                <w:t>28.9</w:t>
              </w:r>
            </w:ins>
          </w:p>
        </w:tc>
        <w:tc>
          <w:tcPr>
            <w:tcW w:w="1890" w:type="dxa"/>
            <w:tcBorders>
              <w:top w:val="nil"/>
              <w:left w:val="nil"/>
              <w:bottom w:val="single" w:sz="4" w:space="0" w:color="auto"/>
              <w:right w:val="single" w:sz="4" w:space="0" w:color="auto"/>
            </w:tcBorders>
          </w:tcPr>
          <w:p w14:paraId="5559285C" w14:textId="77777777" w:rsidR="00F3344A" w:rsidRPr="00E5574C" w:rsidRDefault="00F3344A" w:rsidP="00F3344A">
            <w:pPr>
              <w:spacing w:before="0" w:after="0" w:line="240" w:lineRule="auto"/>
              <w:jc w:val="left"/>
              <w:rPr>
                <w:ins w:id="3328" w:author="Kumar Baral" w:date="2023-02-10T13:40:00Z"/>
                <w:rFonts w:cs="Calibri"/>
                <w:color w:val="000000"/>
                <w:szCs w:val="22"/>
                <w:lang w:bidi="ne-NP"/>
                <w:rPrChange w:id="3329" w:author="Kumar Baral" w:date="2023-02-10T14:10:00Z">
                  <w:rPr>
                    <w:ins w:id="3330" w:author="Kumar Baral" w:date="2023-02-10T13:40:00Z"/>
                    <w:rFonts w:ascii="Calibri" w:hAnsi="Calibri" w:cs="Calibri"/>
                    <w:color w:val="000000"/>
                    <w:szCs w:val="22"/>
                    <w:lang w:bidi="ne-NP"/>
                  </w:rPr>
                </w:rPrChange>
              </w:rPr>
              <w:pPrChange w:id="3331" w:author="Kumar Baral" w:date="2023-02-10T13:42:00Z">
                <w:pPr>
                  <w:spacing w:before="0" w:after="0" w:line="240" w:lineRule="auto"/>
                  <w:jc w:val="right"/>
                </w:pPr>
              </w:pPrChange>
            </w:pPr>
          </w:p>
        </w:tc>
      </w:tr>
      <w:tr w:rsidR="00E5574C" w:rsidRPr="00E5574C" w14:paraId="7B77C308" w14:textId="586E2AA9" w:rsidTr="00E5574C">
        <w:trPr>
          <w:trHeight w:val="234"/>
          <w:ins w:id="333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6711613" w14:textId="77777777" w:rsidR="00F3344A" w:rsidRPr="00E5574C" w:rsidRDefault="00F3344A" w:rsidP="00F3344A">
            <w:pPr>
              <w:spacing w:before="0" w:after="0" w:line="240" w:lineRule="auto"/>
              <w:jc w:val="left"/>
              <w:rPr>
                <w:ins w:id="3333" w:author="Kumar Baral" w:date="2023-02-10T13:39:00Z"/>
                <w:rFonts w:cs="Calibri"/>
                <w:color w:val="000000"/>
                <w:szCs w:val="22"/>
                <w:lang w:bidi="ne-NP"/>
                <w:rPrChange w:id="3334" w:author="Kumar Baral" w:date="2023-02-10T14:10:00Z">
                  <w:rPr>
                    <w:ins w:id="3335" w:author="Kumar Baral" w:date="2023-02-10T13:39:00Z"/>
                    <w:rFonts w:cs="Calibri"/>
                    <w:color w:val="000000"/>
                    <w:szCs w:val="22"/>
                    <w:lang w:bidi="ne-NP"/>
                  </w:rPr>
                </w:rPrChange>
              </w:rPr>
            </w:pPr>
            <w:ins w:id="3336" w:author="Kumar Baral" w:date="2023-02-10T13:39:00Z">
              <w:r w:rsidRPr="00E5574C">
                <w:rPr>
                  <w:rFonts w:cs="Calibri"/>
                  <w:color w:val="000000"/>
                  <w:szCs w:val="22"/>
                  <w:lang w:bidi="ne-NP"/>
                  <w:rPrChange w:id="3337" w:author="Kumar Baral" w:date="2023-02-10T14:10:00Z">
                    <w:rPr>
                      <w:rFonts w:cs="Calibri"/>
                      <w:color w:val="000000"/>
                      <w:szCs w:val="22"/>
                      <w:lang w:bidi="ne-NP"/>
                    </w:rPr>
                  </w:rPrChange>
                </w:rPr>
                <w:t>77-78</w:t>
              </w:r>
            </w:ins>
          </w:p>
        </w:tc>
        <w:tc>
          <w:tcPr>
            <w:tcW w:w="1719" w:type="dxa"/>
            <w:tcBorders>
              <w:top w:val="nil"/>
              <w:left w:val="nil"/>
              <w:bottom w:val="single" w:sz="4" w:space="0" w:color="auto"/>
              <w:right w:val="single" w:sz="4" w:space="0" w:color="auto"/>
            </w:tcBorders>
            <w:shd w:val="clear" w:color="auto" w:fill="auto"/>
            <w:noWrap/>
            <w:vAlign w:val="bottom"/>
            <w:hideMark/>
          </w:tcPr>
          <w:p w14:paraId="4B68C9C4" w14:textId="77777777" w:rsidR="00F3344A" w:rsidRPr="00E5574C" w:rsidRDefault="00F3344A" w:rsidP="00F3344A">
            <w:pPr>
              <w:spacing w:before="0" w:after="0" w:line="240" w:lineRule="auto"/>
              <w:jc w:val="right"/>
              <w:rPr>
                <w:ins w:id="3338" w:author="Kumar Baral" w:date="2023-02-10T13:39:00Z"/>
                <w:rFonts w:cs="Calibri"/>
                <w:color w:val="000000"/>
                <w:szCs w:val="22"/>
                <w:lang w:bidi="ne-NP"/>
                <w:rPrChange w:id="3339" w:author="Kumar Baral" w:date="2023-02-10T14:10:00Z">
                  <w:rPr>
                    <w:ins w:id="3340" w:author="Kumar Baral" w:date="2023-02-10T13:39:00Z"/>
                    <w:rFonts w:cs="Calibri"/>
                    <w:color w:val="000000"/>
                    <w:szCs w:val="22"/>
                    <w:lang w:bidi="ne-NP"/>
                  </w:rPr>
                </w:rPrChange>
              </w:rPr>
            </w:pPr>
            <w:ins w:id="3341" w:author="Kumar Baral" w:date="2023-02-10T13:39:00Z">
              <w:r w:rsidRPr="00E5574C">
                <w:rPr>
                  <w:rFonts w:cs="Calibri"/>
                  <w:color w:val="000000"/>
                  <w:szCs w:val="22"/>
                  <w:lang w:bidi="ne-NP"/>
                  <w:rPrChange w:id="3342" w:author="Kumar Baral" w:date="2023-02-10T14:10:00Z">
                    <w:rPr>
                      <w:rFonts w:cs="Calibri"/>
                      <w:color w:val="000000"/>
                      <w:szCs w:val="22"/>
                      <w:lang w:bidi="ne-NP"/>
                    </w:rPr>
                  </w:rPrChange>
                </w:rPr>
                <w:t>28.2</w:t>
              </w:r>
            </w:ins>
          </w:p>
        </w:tc>
        <w:tc>
          <w:tcPr>
            <w:tcW w:w="1931" w:type="dxa"/>
            <w:tcBorders>
              <w:top w:val="nil"/>
              <w:left w:val="nil"/>
              <w:bottom w:val="single" w:sz="4" w:space="0" w:color="auto"/>
              <w:right w:val="single" w:sz="4" w:space="0" w:color="auto"/>
            </w:tcBorders>
            <w:shd w:val="clear" w:color="auto" w:fill="auto"/>
            <w:noWrap/>
            <w:vAlign w:val="bottom"/>
            <w:hideMark/>
          </w:tcPr>
          <w:p w14:paraId="0E114F81" w14:textId="77777777" w:rsidR="00F3344A" w:rsidRPr="00E5574C" w:rsidRDefault="00F3344A" w:rsidP="00F3344A">
            <w:pPr>
              <w:spacing w:before="0" w:after="0" w:line="240" w:lineRule="auto"/>
              <w:jc w:val="right"/>
              <w:rPr>
                <w:ins w:id="3343" w:author="Kumar Baral" w:date="2023-02-10T13:39:00Z"/>
                <w:rFonts w:cs="Calibri"/>
                <w:color w:val="000000"/>
                <w:szCs w:val="22"/>
                <w:lang w:bidi="ne-NP"/>
                <w:rPrChange w:id="3344" w:author="Kumar Baral" w:date="2023-02-10T14:10:00Z">
                  <w:rPr>
                    <w:ins w:id="3345" w:author="Kumar Baral" w:date="2023-02-10T13:39:00Z"/>
                    <w:rFonts w:ascii="Calibri" w:hAnsi="Calibri" w:cs="Calibri"/>
                    <w:color w:val="000000"/>
                    <w:szCs w:val="22"/>
                    <w:lang w:bidi="ne-NP"/>
                  </w:rPr>
                </w:rPrChange>
              </w:rPr>
            </w:pPr>
            <w:ins w:id="3346" w:author="Kumar Baral" w:date="2023-02-10T13:39:00Z">
              <w:r w:rsidRPr="00E5574C">
                <w:rPr>
                  <w:rFonts w:cs="Calibri"/>
                  <w:color w:val="000000"/>
                  <w:szCs w:val="22"/>
                  <w:lang w:bidi="ne-NP"/>
                  <w:rPrChange w:id="3347" w:author="Kumar Baral" w:date="2023-02-10T14:10:00Z">
                    <w:rPr>
                      <w:rFonts w:ascii="Calibri" w:hAnsi="Calibri" w:cs="Calibri"/>
                      <w:color w:val="000000"/>
                      <w:szCs w:val="22"/>
                      <w:lang w:bidi="ne-NP"/>
                    </w:rPr>
                  </w:rPrChange>
                </w:rPr>
                <w:t>23.5</w:t>
              </w:r>
            </w:ins>
          </w:p>
        </w:tc>
        <w:tc>
          <w:tcPr>
            <w:tcW w:w="1694" w:type="dxa"/>
            <w:tcBorders>
              <w:top w:val="nil"/>
              <w:left w:val="nil"/>
              <w:bottom w:val="single" w:sz="4" w:space="0" w:color="auto"/>
              <w:right w:val="single" w:sz="4" w:space="0" w:color="auto"/>
            </w:tcBorders>
            <w:shd w:val="clear" w:color="auto" w:fill="auto"/>
            <w:noWrap/>
            <w:vAlign w:val="bottom"/>
            <w:hideMark/>
          </w:tcPr>
          <w:p w14:paraId="4923BF89" w14:textId="77777777" w:rsidR="00F3344A" w:rsidRPr="00E5574C" w:rsidRDefault="00F3344A" w:rsidP="00F3344A">
            <w:pPr>
              <w:spacing w:before="0" w:after="0" w:line="240" w:lineRule="auto"/>
              <w:jc w:val="right"/>
              <w:rPr>
                <w:ins w:id="3348" w:author="Kumar Baral" w:date="2023-02-10T13:39:00Z"/>
                <w:rFonts w:cs="Calibri"/>
                <w:color w:val="000000"/>
                <w:szCs w:val="22"/>
                <w:lang w:bidi="ne-NP"/>
                <w:rPrChange w:id="3349" w:author="Kumar Baral" w:date="2023-02-10T14:10:00Z">
                  <w:rPr>
                    <w:ins w:id="3350" w:author="Kumar Baral" w:date="2023-02-10T13:39:00Z"/>
                    <w:rFonts w:ascii="Calibri" w:hAnsi="Calibri" w:cs="Calibri"/>
                    <w:color w:val="000000"/>
                    <w:szCs w:val="22"/>
                    <w:lang w:bidi="ne-NP"/>
                  </w:rPr>
                </w:rPrChange>
              </w:rPr>
            </w:pPr>
            <w:ins w:id="3351" w:author="Kumar Baral" w:date="2023-02-10T13:39:00Z">
              <w:r w:rsidRPr="00E5574C">
                <w:rPr>
                  <w:rFonts w:cs="Calibri"/>
                  <w:color w:val="000000"/>
                  <w:szCs w:val="22"/>
                  <w:lang w:bidi="ne-NP"/>
                  <w:rPrChange w:id="3352" w:author="Kumar Baral" w:date="2023-02-10T14:10:00Z">
                    <w:rPr>
                      <w:rFonts w:ascii="Calibri" w:hAnsi="Calibri" w:cs="Calibri"/>
                      <w:color w:val="000000"/>
                      <w:szCs w:val="22"/>
                      <w:lang w:bidi="ne-NP"/>
                    </w:rPr>
                  </w:rPrChange>
                </w:rPr>
                <w:t>27.4</w:t>
              </w:r>
            </w:ins>
          </w:p>
        </w:tc>
        <w:tc>
          <w:tcPr>
            <w:tcW w:w="1890" w:type="dxa"/>
            <w:tcBorders>
              <w:top w:val="nil"/>
              <w:left w:val="nil"/>
              <w:bottom w:val="single" w:sz="4" w:space="0" w:color="auto"/>
              <w:right w:val="single" w:sz="4" w:space="0" w:color="auto"/>
            </w:tcBorders>
          </w:tcPr>
          <w:p w14:paraId="15677C0D" w14:textId="77777777" w:rsidR="00F3344A" w:rsidRPr="00E5574C" w:rsidRDefault="00F3344A" w:rsidP="00F3344A">
            <w:pPr>
              <w:spacing w:before="0" w:after="0" w:line="240" w:lineRule="auto"/>
              <w:jc w:val="left"/>
              <w:rPr>
                <w:ins w:id="3353" w:author="Kumar Baral" w:date="2023-02-10T13:40:00Z"/>
                <w:rFonts w:cs="Calibri"/>
                <w:color w:val="000000"/>
                <w:szCs w:val="22"/>
                <w:lang w:bidi="ne-NP"/>
                <w:rPrChange w:id="3354" w:author="Kumar Baral" w:date="2023-02-10T14:10:00Z">
                  <w:rPr>
                    <w:ins w:id="3355" w:author="Kumar Baral" w:date="2023-02-10T13:40:00Z"/>
                    <w:rFonts w:ascii="Calibri" w:hAnsi="Calibri" w:cs="Calibri"/>
                    <w:color w:val="000000"/>
                    <w:szCs w:val="22"/>
                    <w:lang w:bidi="ne-NP"/>
                  </w:rPr>
                </w:rPrChange>
              </w:rPr>
              <w:pPrChange w:id="3356" w:author="Kumar Baral" w:date="2023-02-10T13:42:00Z">
                <w:pPr>
                  <w:spacing w:before="0" w:after="0" w:line="240" w:lineRule="auto"/>
                  <w:jc w:val="right"/>
                </w:pPr>
              </w:pPrChange>
            </w:pPr>
          </w:p>
        </w:tc>
      </w:tr>
      <w:tr w:rsidR="00E5574C" w:rsidRPr="00E5574C" w14:paraId="70905C97" w14:textId="3E0EAC5B" w:rsidTr="00E5574C">
        <w:trPr>
          <w:trHeight w:val="234"/>
          <w:ins w:id="3357"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C82090F" w14:textId="77777777" w:rsidR="00F3344A" w:rsidRPr="00E5574C" w:rsidRDefault="00F3344A" w:rsidP="00F3344A">
            <w:pPr>
              <w:spacing w:before="0" w:after="0" w:line="240" w:lineRule="auto"/>
              <w:jc w:val="left"/>
              <w:rPr>
                <w:ins w:id="3358" w:author="Kumar Baral" w:date="2023-02-10T13:39:00Z"/>
                <w:rFonts w:cs="Calibri"/>
                <w:color w:val="000000"/>
                <w:szCs w:val="22"/>
                <w:lang w:bidi="ne-NP"/>
                <w:rPrChange w:id="3359" w:author="Kumar Baral" w:date="2023-02-10T14:10:00Z">
                  <w:rPr>
                    <w:ins w:id="3360" w:author="Kumar Baral" w:date="2023-02-10T13:39:00Z"/>
                    <w:rFonts w:cs="Calibri"/>
                    <w:color w:val="000000"/>
                    <w:szCs w:val="22"/>
                    <w:lang w:bidi="ne-NP"/>
                  </w:rPr>
                </w:rPrChange>
              </w:rPr>
            </w:pPr>
            <w:ins w:id="3361" w:author="Kumar Baral" w:date="2023-02-10T13:39:00Z">
              <w:r w:rsidRPr="00E5574C">
                <w:rPr>
                  <w:rFonts w:cs="Calibri"/>
                  <w:color w:val="000000"/>
                  <w:szCs w:val="22"/>
                  <w:lang w:bidi="ne-NP"/>
                  <w:rPrChange w:id="3362" w:author="Kumar Baral" w:date="2023-02-10T14:10:00Z">
                    <w:rPr>
                      <w:rFonts w:cs="Calibri"/>
                      <w:color w:val="000000"/>
                      <w:szCs w:val="22"/>
                      <w:lang w:bidi="ne-NP"/>
                    </w:rPr>
                  </w:rPrChange>
                </w:rPr>
                <w:t>78-79</w:t>
              </w:r>
            </w:ins>
          </w:p>
        </w:tc>
        <w:tc>
          <w:tcPr>
            <w:tcW w:w="1719" w:type="dxa"/>
            <w:tcBorders>
              <w:top w:val="nil"/>
              <w:left w:val="nil"/>
              <w:bottom w:val="single" w:sz="4" w:space="0" w:color="auto"/>
              <w:right w:val="single" w:sz="4" w:space="0" w:color="auto"/>
            </w:tcBorders>
            <w:shd w:val="clear" w:color="auto" w:fill="auto"/>
            <w:noWrap/>
            <w:vAlign w:val="bottom"/>
            <w:hideMark/>
          </w:tcPr>
          <w:p w14:paraId="63A267BA" w14:textId="77777777" w:rsidR="00F3344A" w:rsidRPr="00E5574C" w:rsidRDefault="00F3344A" w:rsidP="00F3344A">
            <w:pPr>
              <w:spacing w:before="0" w:after="0" w:line="240" w:lineRule="auto"/>
              <w:jc w:val="right"/>
              <w:rPr>
                <w:ins w:id="3363" w:author="Kumar Baral" w:date="2023-02-10T13:39:00Z"/>
                <w:rFonts w:cs="Calibri"/>
                <w:color w:val="000000"/>
                <w:szCs w:val="22"/>
                <w:lang w:bidi="ne-NP"/>
                <w:rPrChange w:id="3364" w:author="Kumar Baral" w:date="2023-02-10T14:10:00Z">
                  <w:rPr>
                    <w:ins w:id="3365" w:author="Kumar Baral" w:date="2023-02-10T13:39:00Z"/>
                    <w:rFonts w:cs="Calibri"/>
                    <w:color w:val="000000"/>
                    <w:szCs w:val="22"/>
                    <w:lang w:bidi="ne-NP"/>
                  </w:rPr>
                </w:rPrChange>
              </w:rPr>
            </w:pPr>
            <w:ins w:id="3366" w:author="Kumar Baral" w:date="2023-02-10T13:39:00Z">
              <w:r w:rsidRPr="00E5574C">
                <w:rPr>
                  <w:rFonts w:cs="Calibri"/>
                  <w:color w:val="000000"/>
                  <w:szCs w:val="22"/>
                  <w:lang w:bidi="ne-NP"/>
                  <w:rPrChange w:id="3367" w:author="Kumar Baral" w:date="2023-02-10T14:10:00Z">
                    <w:rPr>
                      <w:rFonts w:cs="Calibri"/>
                      <w:color w:val="000000"/>
                      <w:szCs w:val="22"/>
                      <w:lang w:bidi="ne-NP"/>
                    </w:rPr>
                  </w:rPrChange>
                </w:rPr>
                <w:t>27.2</w:t>
              </w:r>
            </w:ins>
          </w:p>
        </w:tc>
        <w:tc>
          <w:tcPr>
            <w:tcW w:w="1931" w:type="dxa"/>
            <w:tcBorders>
              <w:top w:val="nil"/>
              <w:left w:val="nil"/>
              <w:bottom w:val="single" w:sz="4" w:space="0" w:color="auto"/>
              <w:right w:val="single" w:sz="4" w:space="0" w:color="auto"/>
            </w:tcBorders>
            <w:shd w:val="clear" w:color="auto" w:fill="auto"/>
            <w:noWrap/>
            <w:vAlign w:val="bottom"/>
            <w:hideMark/>
          </w:tcPr>
          <w:p w14:paraId="68723E42" w14:textId="77777777" w:rsidR="00F3344A" w:rsidRPr="00E5574C" w:rsidRDefault="00F3344A" w:rsidP="00F3344A">
            <w:pPr>
              <w:spacing w:before="0" w:after="0" w:line="240" w:lineRule="auto"/>
              <w:jc w:val="right"/>
              <w:rPr>
                <w:ins w:id="3368" w:author="Kumar Baral" w:date="2023-02-10T13:39:00Z"/>
                <w:rFonts w:cs="Calibri"/>
                <w:color w:val="000000"/>
                <w:szCs w:val="22"/>
                <w:lang w:bidi="ne-NP"/>
                <w:rPrChange w:id="3369" w:author="Kumar Baral" w:date="2023-02-10T14:10:00Z">
                  <w:rPr>
                    <w:ins w:id="3370" w:author="Kumar Baral" w:date="2023-02-10T13:39:00Z"/>
                    <w:rFonts w:ascii="Calibri" w:hAnsi="Calibri" w:cs="Calibri"/>
                    <w:color w:val="000000"/>
                    <w:szCs w:val="22"/>
                    <w:lang w:bidi="ne-NP"/>
                  </w:rPr>
                </w:rPrChange>
              </w:rPr>
            </w:pPr>
            <w:ins w:id="3371" w:author="Kumar Baral" w:date="2023-02-10T13:39:00Z">
              <w:r w:rsidRPr="00E5574C">
                <w:rPr>
                  <w:rFonts w:cs="Calibri"/>
                  <w:color w:val="000000"/>
                  <w:szCs w:val="22"/>
                  <w:lang w:bidi="ne-NP"/>
                  <w:rPrChange w:id="3372" w:author="Kumar Baral" w:date="2023-02-10T14:10:00Z">
                    <w:rPr>
                      <w:rFonts w:ascii="Calibri" w:hAnsi="Calibri" w:cs="Calibri"/>
                      <w:color w:val="000000"/>
                      <w:szCs w:val="22"/>
                      <w:lang w:bidi="ne-NP"/>
                    </w:rPr>
                  </w:rPrChange>
                </w:rPr>
                <w:t>23.2</w:t>
              </w:r>
            </w:ins>
          </w:p>
        </w:tc>
        <w:tc>
          <w:tcPr>
            <w:tcW w:w="1694" w:type="dxa"/>
            <w:tcBorders>
              <w:top w:val="nil"/>
              <w:left w:val="nil"/>
              <w:bottom w:val="single" w:sz="4" w:space="0" w:color="auto"/>
              <w:right w:val="single" w:sz="4" w:space="0" w:color="auto"/>
            </w:tcBorders>
            <w:shd w:val="clear" w:color="auto" w:fill="auto"/>
            <w:noWrap/>
            <w:vAlign w:val="bottom"/>
            <w:hideMark/>
          </w:tcPr>
          <w:p w14:paraId="01CB5534" w14:textId="77777777" w:rsidR="00F3344A" w:rsidRPr="00E5574C" w:rsidRDefault="00F3344A" w:rsidP="00F3344A">
            <w:pPr>
              <w:spacing w:before="0" w:after="0" w:line="240" w:lineRule="auto"/>
              <w:jc w:val="right"/>
              <w:rPr>
                <w:ins w:id="3373" w:author="Kumar Baral" w:date="2023-02-10T13:39:00Z"/>
                <w:rFonts w:cs="Calibri"/>
                <w:color w:val="000000"/>
                <w:szCs w:val="22"/>
                <w:lang w:bidi="ne-NP"/>
                <w:rPrChange w:id="3374" w:author="Kumar Baral" w:date="2023-02-10T14:10:00Z">
                  <w:rPr>
                    <w:ins w:id="3375" w:author="Kumar Baral" w:date="2023-02-10T13:39:00Z"/>
                    <w:rFonts w:ascii="Calibri" w:hAnsi="Calibri" w:cs="Calibri"/>
                    <w:color w:val="000000"/>
                    <w:szCs w:val="22"/>
                    <w:lang w:bidi="ne-NP"/>
                  </w:rPr>
                </w:rPrChange>
              </w:rPr>
            </w:pPr>
            <w:ins w:id="3376" w:author="Kumar Baral" w:date="2023-02-10T13:39:00Z">
              <w:r w:rsidRPr="00E5574C">
                <w:rPr>
                  <w:rFonts w:cs="Calibri"/>
                  <w:color w:val="000000"/>
                  <w:szCs w:val="22"/>
                  <w:lang w:bidi="ne-NP"/>
                  <w:rPrChange w:id="3377" w:author="Kumar Baral" w:date="2023-02-10T14:10:00Z">
                    <w:rPr>
                      <w:rFonts w:ascii="Calibri" w:hAnsi="Calibri" w:cs="Calibri"/>
                      <w:color w:val="000000"/>
                      <w:szCs w:val="22"/>
                      <w:lang w:bidi="ne-NP"/>
                    </w:rPr>
                  </w:rPrChange>
                </w:rPr>
                <w:t>26.7</w:t>
              </w:r>
            </w:ins>
          </w:p>
        </w:tc>
        <w:tc>
          <w:tcPr>
            <w:tcW w:w="1890" w:type="dxa"/>
            <w:tcBorders>
              <w:top w:val="nil"/>
              <w:left w:val="nil"/>
              <w:bottom w:val="single" w:sz="4" w:space="0" w:color="auto"/>
              <w:right w:val="single" w:sz="4" w:space="0" w:color="auto"/>
            </w:tcBorders>
          </w:tcPr>
          <w:p w14:paraId="53F6EA49" w14:textId="77777777" w:rsidR="00F3344A" w:rsidRPr="00E5574C" w:rsidRDefault="00F3344A" w:rsidP="00F3344A">
            <w:pPr>
              <w:spacing w:before="0" w:after="0" w:line="240" w:lineRule="auto"/>
              <w:jc w:val="left"/>
              <w:rPr>
                <w:ins w:id="3378" w:author="Kumar Baral" w:date="2023-02-10T13:40:00Z"/>
                <w:rFonts w:cs="Calibri"/>
                <w:color w:val="000000"/>
                <w:szCs w:val="22"/>
                <w:lang w:bidi="ne-NP"/>
                <w:rPrChange w:id="3379" w:author="Kumar Baral" w:date="2023-02-10T14:10:00Z">
                  <w:rPr>
                    <w:ins w:id="3380" w:author="Kumar Baral" w:date="2023-02-10T13:40:00Z"/>
                    <w:rFonts w:ascii="Calibri" w:hAnsi="Calibri" w:cs="Calibri"/>
                    <w:color w:val="000000"/>
                    <w:szCs w:val="22"/>
                    <w:lang w:bidi="ne-NP"/>
                  </w:rPr>
                </w:rPrChange>
              </w:rPr>
              <w:pPrChange w:id="3381" w:author="Kumar Baral" w:date="2023-02-10T13:42:00Z">
                <w:pPr>
                  <w:spacing w:before="0" w:after="0" w:line="240" w:lineRule="auto"/>
                  <w:jc w:val="right"/>
                </w:pPr>
              </w:pPrChange>
            </w:pPr>
          </w:p>
        </w:tc>
      </w:tr>
      <w:tr w:rsidR="00E5574C" w:rsidRPr="00E5574C" w14:paraId="34F433A1" w14:textId="4286DA72" w:rsidTr="00E5574C">
        <w:trPr>
          <w:trHeight w:val="234"/>
          <w:ins w:id="3382" w:author="Kumar Baral" w:date="2023-02-10T13:39:00Z"/>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6D3D0F9B" w14:textId="77777777" w:rsidR="00F3344A" w:rsidRPr="00E5574C" w:rsidRDefault="00F3344A" w:rsidP="00F3344A">
            <w:pPr>
              <w:spacing w:before="0" w:after="0" w:line="240" w:lineRule="auto"/>
              <w:jc w:val="left"/>
              <w:rPr>
                <w:ins w:id="3383" w:author="Kumar Baral" w:date="2023-02-10T13:39:00Z"/>
                <w:rFonts w:cs="Calibri"/>
                <w:color w:val="000000"/>
                <w:szCs w:val="22"/>
                <w:lang w:bidi="ne-NP"/>
                <w:rPrChange w:id="3384" w:author="Kumar Baral" w:date="2023-02-10T14:10:00Z">
                  <w:rPr>
                    <w:ins w:id="3385" w:author="Kumar Baral" w:date="2023-02-10T13:39:00Z"/>
                    <w:rFonts w:cs="Calibri"/>
                    <w:color w:val="000000"/>
                    <w:szCs w:val="22"/>
                    <w:lang w:bidi="ne-NP"/>
                  </w:rPr>
                </w:rPrChange>
              </w:rPr>
            </w:pPr>
            <w:ins w:id="3386" w:author="Kumar Baral" w:date="2023-02-10T13:39:00Z">
              <w:r w:rsidRPr="00E5574C">
                <w:rPr>
                  <w:rFonts w:cs="Calibri"/>
                  <w:color w:val="000000"/>
                  <w:szCs w:val="22"/>
                  <w:lang w:bidi="ne-NP"/>
                  <w:rPrChange w:id="3387" w:author="Kumar Baral" w:date="2023-02-10T14:10:00Z">
                    <w:rPr>
                      <w:rFonts w:cs="Calibri"/>
                      <w:color w:val="000000"/>
                      <w:szCs w:val="22"/>
                      <w:lang w:bidi="ne-NP"/>
                    </w:rPr>
                  </w:rPrChange>
                </w:rPr>
                <w:t>79-80</w:t>
              </w:r>
            </w:ins>
          </w:p>
        </w:tc>
        <w:tc>
          <w:tcPr>
            <w:tcW w:w="1719" w:type="dxa"/>
            <w:tcBorders>
              <w:top w:val="nil"/>
              <w:left w:val="nil"/>
              <w:bottom w:val="single" w:sz="4" w:space="0" w:color="auto"/>
              <w:right w:val="single" w:sz="4" w:space="0" w:color="auto"/>
            </w:tcBorders>
            <w:shd w:val="clear" w:color="auto" w:fill="auto"/>
            <w:noWrap/>
            <w:vAlign w:val="bottom"/>
            <w:hideMark/>
          </w:tcPr>
          <w:p w14:paraId="5A8C9CBA" w14:textId="77777777" w:rsidR="00F3344A" w:rsidRPr="00E5574C" w:rsidRDefault="00F3344A" w:rsidP="00F3344A">
            <w:pPr>
              <w:spacing w:before="0" w:after="0" w:line="240" w:lineRule="auto"/>
              <w:jc w:val="right"/>
              <w:rPr>
                <w:ins w:id="3388" w:author="Kumar Baral" w:date="2023-02-10T13:39:00Z"/>
                <w:rFonts w:cs="Calibri"/>
                <w:color w:val="000000"/>
                <w:szCs w:val="22"/>
                <w:lang w:bidi="ne-NP"/>
                <w:rPrChange w:id="3389" w:author="Kumar Baral" w:date="2023-02-10T14:10:00Z">
                  <w:rPr>
                    <w:ins w:id="3390" w:author="Kumar Baral" w:date="2023-02-10T13:39:00Z"/>
                    <w:rFonts w:cs="Calibri"/>
                    <w:color w:val="000000"/>
                    <w:szCs w:val="22"/>
                    <w:lang w:bidi="ne-NP"/>
                  </w:rPr>
                </w:rPrChange>
              </w:rPr>
            </w:pPr>
            <w:ins w:id="3391" w:author="Kumar Baral" w:date="2023-02-10T13:39:00Z">
              <w:r w:rsidRPr="00E5574C">
                <w:rPr>
                  <w:rFonts w:cs="Calibri"/>
                  <w:color w:val="000000"/>
                  <w:szCs w:val="22"/>
                  <w:lang w:bidi="ne-NP"/>
                  <w:rPrChange w:id="3392" w:author="Kumar Baral" w:date="2023-02-10T14:10:00Z">
                    <w:rPr>
                      <w:rFonts w:cs="Calibri"/>
                      <w:color w:val="000000"/>
                      <w:szCs w:val="22"/>
                      <w:lang w:bidi="ne-NP"/>
                    </w:rPr>
                  </w:rPrChange>
                </w:rPr>
                <w:t>35.4</w:t>
              </w:r>
            </w:ins>
          </w:p>
        </w:tc>
        <w:tc>
          <w:tcPr>
            <w:tcW w:w="1931" w:type="dxa"/>
            <w:tcBorders>
              <w:top w:val="nil"/>
              <w:left w:val="nil"/>
              <w:bottom w:val="single" w:sz="4" w:space="0" w:color="auto"/>
              <w:right w:val="single" w:sz="4" w:space="0" w:color="auto"/>
            </w:tcBorders>
            <w:shd w:val="clear" w:color="auto" w:fill="auto"/>
            <w:noWrap/>
            <w:vAlign w:val="bottom"/>
            <w:hideMark/>
          </w:tcPr>
          <w:p w14:paraId="5F65694E" w14:textId="77777777" w:rsidR="00F3344A" w:rsidRPr="00E5574C" w:rsidRDefault="00F3344A" w:rsidP="00F3344A">
            <w:pPr>
              <w:spacing w:before="0" w:after="0" w:line="240" w:lineRule="auto"/>
              <w:jc w:val="right"/>
              <w:rPr>
                <w:ins w:id="3393" w:author="Kumar Baral" w:date="2023-02-10T13:39:00Z"/>
                <w:rFonts w:cs="Calibri"/>
                <w:color w:val="000000"/>
                <w:szCs w:val="22"/>
                <w:lang w:bidi="ne-NP"/>
                <w:rPrChange w:id="3394" w:author="Kumar Baral" w:date="2023-02-10T14:10:00Z">
                  <w:rPr>
                    <w:ins w:id="3395" w:author="Kumar Baral" w:date="2023-02-10T13:39:00Z"/>
                    <w:rFonts w:ascii="Calibri" w:hAnsi="Calibri" w:cs="Calibri"/>
                    <w:color w:val="000000"/>
                    <w:szCs w:val="22"/>
                    <w:lang w:bidi="ne-NP"/>
                  </w:rPr>
                </w:rPrChange>
              </w:rPr>
            </w:pPr>
            <w:ins w:id="3396" w:author="Kumar Baral" w:date="2023-02-10T13:39:00Z">
              <w:r w:rsidRPr="00E5574C">
                <w:rPr>
                  <w:rFonts w:cs="Calibri"/>
                  <w:color w:val="000000"/>
                  <w:szCs w:val="22"/>
                  <w:lang w:bidi="ne-NP"/>
                  <w:rPrChange w:id="3397" w:author="Kumar Baral" w:date="2023-02-10T14:10:00Z">
                    <w:rPr>
                      <w:rFonts w:ascii="Calibri" w:hAnsi="Calibri" w:cs="Calibri"/>
                      <w:color w:val="000000"/>
                      <w:szCs w:val="22"/>
                      <w:lang w:bidi="ne-NP"/>
                    </w:rPr>
                  </w:rPrChange>
                </w:rPr>
                <w:t>26.1</w:t>
              </w:r>
            </w:ins>
          </w:p>
        </w:tc>
        <w:tc>
          <w:tcPr>
            <w:tcW w:w="1694" w:type="dxa"/>
            <w:tcBorders>
              <w:top w:val="nil"/>
              <w:left w:val="nil"/>
              <w:bottom w:val="single" w:sz="4" w:space="0" w:color="auto"/>
              <w:right w:val="single" w:sz="4" w:space="0" w:color="auto"/>
            </w:tcBorders>
            <w:shd w:val="clear" w:color="auto" w:fill="auto"/>
            <w:noWrap/>
            <w:vAlign w:val="bottom"/>
            <w:hideMark/>
          </w:tcPr>
          <w:p w14:paraId="5085B817" w14:textId="77777777" w:rsidR="00F3344A" w:rsidRPr="00E5574C" w:rsidRDefault="00F3344A" w:rsidP="00F3344A">
            <w:pPr>
              <w:spacing w:before="0" w:after="0" w:line="240" w:lineRule="auto"/>
              <w:jc w:val="right"/>
              <w:rPr>
                <w:ins w:id="3398" w:author="Kumar Baral" w:date="2023-02-10T13:39:00Z"/>
                <w:rFonts w:cs="Calibri"/>
                <w:color w:val="000000"/>
                <w:szCs w:val="22"/>
                <w:lang w:bidi="ne-NP"/>
                <w:rPrChange w:id="3399" w:author="Kumar Baral" w:date="2023-02-10T14:10:00Z">
                  <w:rPr>
                    <w:ins w:id="3400" w:author="Kumar Baral" w:date="2023-02-10T13:39:00Z"/>
                    <w:rFonts w:ascii="Calibri" w:hAnsi="Calibri" w:cs="Calibri"/>
                    <w:color w:val="000000"/>
                    <w:szCs w:val="22"/>
                    <w:lang w:bidi="ne-NP"/>
                  </w:rPr>
                </w:rPrChange>
              </w:rPr>
            </w:pPr>
            <w:ins w:id="3401" w:author="Kumar Baral" w:date="2023-02-10T13:39:00Z">
              <w:r w:rsidRPr="00E5574C">
                <w:rPr>
                  <w:rFonts w:cs="Calibri"/>
                  <w:color w:val="000000"/>
                  <w:szCs w:val="22"/>
                  <w:lang w:bidi="ne-NP"/>
                  <w:rPrChange w:id="3402" w:author="Kumar Baral" w:date="2023-02-10T14:10:00Z">
                    <w:rPr>
                      <w:rFonts w:ascii="Calibri" w:hAnsi="Calibri" w:cs="Calibri"/>
                      <w:color w:val="000000"/>
                      <w:szCs w:val="22"/>
                      <w:lang w:bidi="ne-NP"/>
                    </w:rPr>
                  </w:rPrChange>
                </w:rPr>
                <w:t>23.5</w:t>
              </w:r>
            </w:ins>
          </w:p>
        </w:tc>
        <w:tc>
          <w:tcPr>
            <w:tcW w:w="1890" w:type="dxa"/>
            <w:tcBorders>
              <w:top w:val="nil"/>
              <w:left w:val="nil"/>
              <w:bottom w:val="single" w:sz="4" w:space="0" w:color="auto"/>
              <w:right w:val="single" w:sz="4" w:space="0" w:color="auto"/>
            </w:tcBorders>
          </w:tcPr>
          <w:p w14:paraId="4A771EC8" w14:textId="77386699" w:rsidR="00F3344A" w:rsidRPr="00E5574C" w:rsidRDefault="00F3344A" w:rsidP="00F3344A">
            <w:pPr>
              <w:spacing w:before="0" w:after="0" w:line="240" w:lineRule="auto"/>
              <w:jc w:val="left"/>
              <w:rPr>
                <w:ins w:id="3403" w:author="Kumar Baral" w:date="2023-02-10T13:40:00Z"/>
                <w:rFonts w:cs="Calibri"/>
                <w:color w:val="000000"/>
                <w:szCs w:val="22"/>
                <w:lang w:bidi="ne-NP"/>
                <w:rPrChange w:id="3404" w:author="Kumar Baral" w:date="2023-02-10T14:10:00Z">
                  <w:rPr>
                    <w:ins w:id="3405" w:author="Kumar Baral" w:date="2023-02-10T13:40:00Z"/>
                    <w:rFonts w:ascii="Calibri" w:hAnsi="Calibri" w:cs="Calibri"/>
                    <w:color w:val="000000"/>
                    <w:szCs w:val="22"/>
                    <w:lang w:bidi="ne-NP"/>
                  </w:rPr>
                </w:rPrChange>
              </w:rPr>
              <w:pPrChange w:id="3406" w:author="Kumar Baral" w:date="2023-02-10T13:42:00Z">
                <w:pPr>
                  <w:spacing w:before="0" w:after="0" w:line="240" w:lineRule="auto"/>
                  <w:jc w:val="right"/>
                </w:pPr>
              </w:pPrChange>
            </w:pPr>
            <w:ins w:id="3407" w:author="Kumar Baral" w:date="2023-02-10T13:41:00Z">
              <w:r w:rsidRPr="00E5574C">
                <w:rPr>
                  <w:rFonts w:cs="Calibri"/>
                  <w:color w:val="000000"/>
                  <w:szCs w:val="22"/>
                  <w:lang w:bidi="ne-NP"/>
                  <w:rPrChange w:id="3408" w:author="Kumar Baral" w:date="2023-02-10T14:10:00Z">
                    <w:rPr>
                      <w:rFonts w:ascii="Calibri" w:hAnsi="Calibri" w:cs="Calibri"/>
                      <w:color w:val="000000"/>
                      <w:szCs w:val="22"/>
                      <w:lang w:bidi="ne-NP"/>
                    </w:rPr>
                  </w:rPrChange>
                </w:rPr>
                <w:t>Incomplete data</w:t>
              </w:r>
            </w:ins>
          </w:p>
        </w:tc>
      </w:tr>
    </w:tbl>
    <w:p w14:paraId="20EE921B" w14:textId="05286778" w:rsidR="00E5574C" w:rsidRDefault="00F3344A" w:rsidP="00E5574C">
      <w:pPr>
        <w:rPr>
          <w:ins w:id="3409" w:author="Kumar Baral" w:date="2023-02-10T14:15:00Z"/>
        </w:rPr>
      </w:pPr>
      <w:ins w:id="3410" w:author="Kumar Baral" w:date="2023-02-10T13:42:00Z">
        <w:r>
          <w:t xml:space="preserve">The </w:t>
        </w:r>
      </w:ins>
      <w:ins w:id="3411" w:author="Kumar Baral" w:date="2023-02-10T14:11:00Z">
        <w:r w:rsidR="00E5574C">
          <w:t xml:space="preserve">mean </w:t>
        </w:r>
      </w:ins>
      <w:ins w:id="3412" w:author="Kumar Baral" w:date="2023-02-10T13:42:00Z">
        <w:r>
          <w:t>annual data series</w:t>
        </w:r>
      </w:ins>
      <w:ins w:id="3413" w:author="Kumar Baral" w:date="2023-02-10T14:12:00Z">
        <w:r w:rsidR="00E5574C">
          <w:t xml:space="preserve">, </w:t>
        </w:r>
        <w:r w:rsidR="00E5574C">
          <w:t xml:space="preserve">5-years moving average and 10-years moving average </w:t>
        </w:r>
      </w:ins>
      <w:ins w:id="3414" w:author="Kumar Baral" w:date="2023-02-10T14:13:00Z">
        <w:r w:rsidR="00E5574C">
          <w:t>are</w:t>
        </w:r>
      </w:ins>
      <w:ins w:id="3415" w:author="Kumar Baral" w:date="2023-02-10T14:12:00Z">
        <w:r w:rsidR="00E5574C">
          <w:t xml:space="preserve"> </w:t>
        </w:r>
      </w:ins>
      <w:ins w:id="3416" w:author="Kumar Baral" w:date="2023-02-10T14:13:00Z">
        <w:r w:rsidR="00E5574C">
          <w:t>plotted in</w:t>
        </w:r>
      </w:ins>
      <w:ins w:id="3417" w:author="Kumar Baral" w:date="2023-02-10T14:12:00Z">
        <w:r w:rsidR="00E5574C">
          <w:t xml:space="preserve"> the figure below.</w:t>
        </w:r>
      </w:ins>
    </w:p>
    <w:p w14:paraId="35AB7AED" w14:textId="65438CB6" w:rsidR="00E5574C" w:rsidRDefault="00E5574C" w:rsidP="00E5574C">
      <w:pPr>
        <w:rPr>
          <w:ins w:id="3418" w:author="Kumar Baral" w:date="2023-02-10T14:25:00Z"/>
        </w:rPr>
      </w:pPr>
      <w:ins w:id="3419" w:author="Kumar Baral" w:date="2023-02-10T14:15:00Z">
        <w:r>
          <w:t xml:space="preserve">The mean annual data is analyzed to obtain the trend of the series. The result of the data series is presented below. </w:t>
        </w:r>
      </w:ins>
    </w:p>
    <w:p w14:paraId="6B7A0ADD" w14:textId="1A89FBC4" w:rsidR="00EE5920" w:rsidRDefault="00EE5920" w:rsidP="00E5574C">
      <w:pPr>
        <w:rPr>
          <w:ins w:id="3420" w:author="Kumar Baral" w:date="2023-02-10T14:37:00Z"/>
        </w:rPr>
      </w:pPr>
      <w:ins w:id="3421" w:author="Kumar Baral" w:date="2023-02-10T14:25:00Z">
        <w:r>
          <w:t xml:space="preserve">The series is </w:t>
        </w:r>
        <w:proofErr w:type="spellStart"/>
        <w:r>
          <w:t>analayze</w:t>
        </w:r>
        <w:proofErr w:type="spellEnd"/>
        <w:r>
          <w:t xml:space="preserve"> with different lag of same series to </w:t>
        </w:r>
        <w:proofErr w:type="spellStart"/>
        <w:r>
          <w:t>obtail</w:t>
        </w:r>
        <w:proofErr w:type="spellEnd"/>
        <w:r>
          <w:t xml:space="preserve"> the plot of </w:t>
        </w:r>
      </w:ins>
      <w:ins w:id="3422" w:author="Kumar Baral" w:date="2023-02-10T14:26:00Z">
        <w:r>
          <w:t xml:space="preserve">ACF vs different lags. The persistence in the data is said to be present if the correlation of the </w:t>
        </w:r>
      </w:ins>
      <w:ins w:id="3423" w:author="Kumar Baral" w:date="2023-02-10T14:33:00Z">
        <w:r w:rsidR="00D878B3">
          <w:t xml:space="preserve">lag 1 lies outside of the confidence limit. </w:t>
        </w:r>
      </w:ins>
      <w:ins w:id="3424" w:author="Kumar Baral" w:date="2023-02-10T14:34:00Z">
        <w:r w:rsidR="00D878B3">
          <w:t xml:space="preserve">On such case, pre whitening of data is necessary. However, in the </w:t>
        </w:r>
        <w:proofErr w:type="spellStart"/>
        <w:r w:rsidR="00D878B3">
          <w:t>seires</w:t>
        </w:r>
        <w:proofErr w:type="spellEnd"/>
        <w:r w:rsidR="00D878B3">
          <w:t xml:space="preserve"> considered for analysis, lag 1 correlation is inside the confidence limit. </w:t>
        </w:r>
      </w:ins>
      <w:ins w:id="3425" w:author="Kumar Baral" w:date="2023-02-10T14:35:00Z">
        <w:r w:rsidR="00D878B3">
          <w:t>The conclusion that there is no persistence in the annual series. Now, the Man-</w:t>
        </w:r>
        <w:proofErr w:type="spellStart"/>
        <w:r w:rsidR="00D878B3">
          <w:t>kendall</w:t>
        </w:r>
        <w:proofErr w:type="spellEnd"/>
        <w:r w:rsidR="00D878B3">
          <w:t xml:space="preserve"> test can be </w:t>
        </w:r>
      </w:ins>
      <w:ins w:id="3426" w:author="Kumar Baral" w:date="2023-02-10T14:36:00Z">
        <w:r w:rsidR="00D878B3">
          <w:t>proceeded</w:t>
        </w:r>
      </w:ins>
      <w:ins w:id="3427" w:author="Kumar Baral" w:date="2023-02-10T14:35:00Z">
        <w:r w:rsidR="00D878B3">
          <w:t xml:space="preserve">. </w:t>
        </w:r>
      </w:ins>
      <w:ins w:id="3428" w:author="Kumar Baral" w:date="2023-02-10T14:36:00Z">
        <w:r w:rsidR="00D878B3">
          <w:t xml:space="preserve"> The result of Man-Kendall test is simple and represented by MK test statistics, tau and probability of exceedance values. For the considered series, following is the </w:t>
        </w:r>
      </w:ins>
      <w:ins w:id="3429" w:author="Kumar Baral" w:date="2023-02-10T14:37:00Z">
        <w:r w:rsidR="00D878B3">
          <w:t>result of MK test. Detail result is attached in the annex of this report.</w:t>
        </w:r>
      </w:ins>
    </w:p>
    <w:tbl>
      <w:tblPr>
        <w:tblW w:w="5820" w:type="dxa"/>
        <w:tblLook w:val="04A0" w:firstRow="1" w:lastRow="0" w:firstColumn="1" w:lastColumn="0" w:noHBand="0" w:noVBand="1"/>
        <w:tblPrChange w:id="3430" w:author="Kumar Baral" w:date="2023-02-10T14:37:00Z">
          <w:tblPr>
            <w:tblW w:w="5820" w:type="dxa"/>
            <w:tblLook w:val="04A0" w:firstRow="1" w:lastRow="0" w:firstColumn="1" w:lastColumn="0" w:noHBand="0" w:noVBand="1"/>
          </w:tblPr>
        </w:tblPrChange>
      </w:tblPr>
      <w:tblGrid>
        <w:gridCol w:w="5820"/>
        <w:tblGridChange w:id="3431">
          <w:tblGrid>
            <w:gridCol w:w="5820"/>
          </w:tblGrid>
        </w:tblGridChange>
      </w:tblGrid>
      <w:tr w:rsidR="00D878B3" w:rsidRPr="00D878B3" w14:paraId="54A59368" w14:textId="77777777" w:rsidTr="00D878B3">
        <w:trPr>
          <w:trHeight w:val="345"/>
          <w:ins w:id="3432" w:author="Kumar Baral" w:date="2023-02-10T14:37:00Z"/>
          <w:trPrChange w:id="3433" w:author="Kumar Baral" w:date="2023-02-10T14:37:00Z">
            <w:trPr>
              <w:trHeight w:val="345"/>
            </w:trPr>
          </w:trPrChange>
        </w:trPr>
        <w:tc>
          <w:tcPr>
            <w:tcW w:w="5820" w:type="dxa"/>
            <w:shd w:val="clear" w:color="auto" w:fill="auto"/>
            <w:noWrap/>
            <w:vAlign w:val="bottom"/>
            <w:hideMark/>
            <w:tcPrChange w:id="3434" w:author="Kumar Baral" w:date="2023-02-10T14:37:00Z">
              <w:tcPr>
                <w:tcW w:w="5820" w:type="dxa"/>
                <w:tcBorders>
                  <w:top w:val="nil"/>
                  <w:left w:val="nil"/>
                  <w:bottom w:val="nil"/>
                  <w:right w:val="nil"/>
                </w:tcBorders>
                <w:shd w:val="clear" w:color="auto" w:fill="auto"/>
                <w:noWrap/>
                <w:vAlign w:val="bottom"/>
                <w:hideMark/>
              </w:tcPr>
            </w:tcPrChange>
          </w:tcPr>
          <w:p w14:paraId="59CE2671" w14:textId="77777777" w:rsidR="00D878B3" w:rsidRPr="00D878B3" w:rsidRDefault="00D878B3" w:rsidP="00D878B3">
            <w:pPr>
              <w:spacing w:before="0" w:after="0" w:line="240" w:lineRule="auto"/>
              <w:jc w:val="left"/>
              <w:rPr>
                <w:ins w:id="3435" w:author="Kumar Baral" w:date="2023-02-10T14:37:00Z"/>
                <w:rFonts w:cs="Calibri"/>
                <w:color w:val="000000"/>
                <w:szCs w:val="22"/>
                <w:lang w:bidi="ne-NP"/>
              </w:rPr>
            </w:pPr>
            <w:ins w:id="3436" w:author="Kumar Baral" w:date="2023-02-10T14:37:00Z">
              <w:r w:rsidRPr="00D878B3">
                <w:rPr>
                  <w:rFonts w:cs="Calibri"/>
                  <w:color w:val="000000"/>
                  <w:szCs w:val="22"/>
                  <w:lang w:bidi="ne-NP"/>
                </w:rPr>
                <w:t xml:space="preserve">    S    =       -25</w:t>
              </w:r>
            </w:ins>
          </w:p>
        </w:tc>
      </w:tr>
      <w:tr w:rsidR="00D878B3" w:rsidRPr="00D878B3" w14:paraId="0C918DEA" w14:textId="77777777" w:rsidTr="00D878B3">
        <w:trPr>
          <w:trHeight w:val="345"/>
          <w:ins w:id="3437" w:author="Kumar Baral" w:date="2023-02-10T14:37:00Z"/>
          <w:trPrChange w:id="3438" w:author="Kumar Baral" w:date="2023-02-10T14:37:00Z">
            <w:trPr>
              <w:trHeight w:val="345"/>
            </w:trPr>
          </w:trPrChange>
        </w:trPr>
        <w:tc>
          <w:tcPr>
            <w:tcW w:w="5820" w:type="dxa"/>
            <w:shd w:val="clear" w:color="auto" w:fill="auto"/>
            <w:noWrap/>
            <w:vAlign w:val="bottom"/>
            <w:hideMark/>
            <w:tcPrChange w:id="3439" w:author="Kumar Baral" w:date="2023-02-10T14:37:00Z">
              <w:tcPr>
                <w:tcW w:w="5820" w:type="dxa"/>
                <w:tcBorders>
                  <w:top w:val="nil"/>
                  <w:left w:val="nil"/>
                  <w:bottom w:val="nil"/>
                  <w:right w:val="nil"/>
                </w:tcBorders>
                <w:shd w:val="clear" w:color="auto" w:fill="auto"/>
                <w:noWrap/>
                <w:vAlign w:val="bottom"/>
                <w:hideMark/>
              </w:tcPr>
            </w:tcPrChange>
          </w:tcPr>
          <w:p w14:paraId="6F14D08C" w14:textId="77777777" w:rsidR="00D878B3" w:rsidRPr="00D878B3" w:rsidRDefault="00D878B3" w:rsidP="00D878B3">
            <w:pPr>
              <w:spacing w:before="0" w:after="0" w:line="240" w:lineRule="auto"/>
              <w:jc w:val="left"/>
              <w:rPr>
                <w:ins w:id="3440" w:author="Kumar Baral" w:date="2023-02-10T14:37:00Z"/>
                <w:rFonts w:cs="Calibri"/>
                <w:color w:val="000000"/>
                <w:szCs w:val="22"/>
                <w:lang w:bidi="ne-NP"/>
              </w:rPr>
            </w:pPr>
            <w:ins w:id="3441" w:author="Kumar Baral" w:date="2023-02-10T14:37:00Z">
              <w:r w:rsidRPr="00D878B3">
                <w:rPr>
                  <w:rFonts w:cs="Calibri"/>
                  <w:color w:val="000000"/>
                  <w:szCs w:val="22"/>
                  <w:lang w:bidi="ne-NP"/>
                </w:rPr>
                <w:t xml:space="preserve">    tau  =   -0.2381</w:t>
              </w:r>
            </w:ins>
          </w:p>
        </w:tc>
      </w:tr>
      <w:tr w:rsidR="00D878B3" w:rsidRPr="00D878B3" w14:paraId="172C2428" w14:textId="77777777" w:rsidTr="00D878B3">
        <w:trPr>
          <w:trHeight w:val="345"/>
          <w:ins w:id="3442" w:author="Kumar Baral" w:date="2023-02-10T14:37:00Z"/>
          <w:trPrChange w:id="3443" w:author="Kumar Baral" w:date="2023-02-10T14:37:00Z">
            <w:trPr>
              <w:trHeight w:val="345"/>
            </w:trPr>
          </w:trPrChange>
        </w:trPr>
        <w:tc>
          <w:tcPr>
            <w:tcW w:w="5820" w:type="dxa"/>
            <w:shd w:val="clear" w:color="auto" w:fill="auto"/>
            <w:noWrap/>
            <w:vAlign w:val="bottom"/>
            <w:hideMark/>
            <w:tcPrChange w:id="3444" w:author="Kumar Baral" w:date="2023-02-10T14:37:00Z">
              <w:tcPr>
                <w:tcW w:w="5820" w:type="dxa"/>
                <w:tcBorders>
                  <w:top w:val="nil"/>
                  <w:left w:val="nil"/>
                  <w:bottom w:val="nil"/>
                  <w:right w:val="nil"/>
                </w:tcBorders>
                <w:shd w:val="clear" w:color="auto" w:fill="auto"/>
                <w:noWrap/>
                <w:vAlign w:val="bottom"/>
                <w:hideMark/>
              </w:tcPr>
            </w:tcPrChange>
          </w:tcPr>
          <w:p w14:paraId="46FDF1A5" w14:textId="77777777" w:rsidR="00D878B3" w:rsidRPr="00D878B3" w:rsidRDefault="00D878B3" w:rsidP="00D878B3">
            <w:pPr>
              <w:spacing w:before="0" w:after="0" w:line="240" w:lineRule="auto"/>
              <w:jc w:val="left"/>
              <w:rPr>
                <w:ins w:id="3445" w:author="Kumar Baral" w:date="2023-02-10T14:37:00Z"/>
                <w:rFonts w:cs="Calibri"/>
                <w:color w:val="000000"/>
                <w:szCs w:val="22"/>
                <w:lang w:bidi="ne-NP"/>
              </w:rPr>
            </w:pPr>
            <w:ins w:id="3446" w:author="Kumar Baral" w:date="2023-02-10T14:37:00Z">
              <w:r w:rsidRPr="00D878B3">
                <w:rPr>
                  <w:rFonts w:cs="Calibri"/>
                  <w:color w:val="000000"/>
                  <w:szCs w:val="22"/>
                  <w:lang w:bidi="ne-NP"/>
                </w:rPr>
                <w:t xml:space="preserve">    p    =    0.2365</w:t>
              </w:r>
            </w:ins>
          </w:p>
        </w:tc>
      </w:tr>
    </w:tbl>
    <w:p w14:paraId="6FB7638F" w14:textId="13C8E859" w:rsidR="00EE5920" w:rsidRDefault="00EE5920" w:rsidP="00E5574C">
      <w:pPr>
        <w:rPr>
          <w:ins w:id="3447" w:author="Kumar Baral" w:date="2023-02-10T14:24:00Z"/>
        </w:rPr>
      </w:pPr>
    </w:p>
    <w:p w14:paraId="6E23692E" w14:textId="278493AE" w:rsidR="00EE5920" w:rsidRDefault="00EE5920" w:rsidP="00E5574C">
      <w:pPr>
        <w:rPr>
          <w:ins w:id="3448" w:author="Kumar Baral" w:date="2023-02-10T14:25:00Z"/>
        </w:rPr>
      </w:pPr>
      <w:ins w:id="3449" w:author="Kumar Baral" w:date="2023-02-10T14:24:00Z">
        <w:r w:rsidRPr="00EE5920">
          <w:drawing>
            <wp:inline distT="0" distB="0" distL="0" distR="0" wp14:anchorId="7A5B16C6" wp14:editId="1A5F3164">
              <wp:extent cx="5582093" cy="3691384"/>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093" cy="3691384"/>
                      </a:xfrm>
                      <a:prstGeom prst="rect">
                        <a:avLst/>
                      </a:prstGeom>
                      <a:ln>
                        <a:solidFill>
                          <a:schemeClr val="tx1"/>
                        </a:solidFill>
                      </a:ln>
                    </pic:spPr>
                  </pic:pic>
                </a:graphicData>
              </a:graphic>
            </wp:inline>
          </w:drawing>
        </w:r>
      </w:ins>
    </w:p>
    <w:p w14:paraId="2F5E0F46" w14:textId="0F192314" w:rsidR="00EE5920" w:rsidRDefault="00EE5920" w:rsidP="00E5574C">
      <w:pPr>
        <w:rPr>
          <w:ins w:id="3450" w:author="Kumar Baral" w:date="2023-02-10T14:25:00Z"/>
        </w:rPr>
      </w:pPr>
      <w:ins w:id="3451" w:author="Kumar Baral" w:date="2023-02-10T14:25:00Z">
        <w:r>
          <w:t xml:space="preserve">Auto correlation function. </w:t>
        </w:r>
      </w:ins>
    </w:p>
    <w:p w14:paraId="7F382DCB" w14:textId="7014F48A" w:rsidR="00EE5920" w:rsidRDefault="00D878B3" w:rsidP="00E5574C">
      <w:pPr>
        <w:rPr>
          <w:ins w:id="3452" w:author="Kumar Baral" w:date="2023-02-10T14:39:00Z"/>
        </w:rPr>
      </w:pPr>
      <w:ins w:id="3453" w:author="Kumar Baral" w:date="2023-02-10T14:39:00Z">
        <w:r>
          <w:rPr>
            <w:noProof/>
            <w:lang w:bidi="ne-NP"/>
          </w:rPr>
          <w:lastRenderedPageBreak/>
          <w:drawing>
            <wp:inline distT="0" distB="0" distL="0" distR="0" wp14:anchorId="6EF63A48" wp14:editId="5E2A8539">
              <wp:extent cx="5960745" cy="3841115"/>
              <wp:effectExtent l="0" t="0" r="19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106CC8FD" w14:textId="4B0C0948" w:rsidR="00D878B3" w:rsidRDefault="00D878B3" w:rsidP="00E5574C">
      <w:pPr>
        <w:rPr>
          <w:ins w:id="3454" w:author="Kumar Baral" w:date="2023-02-10T14:39:00Z"/>
        </w:rPr>
      </w:pPr>
      <w:ins w:id="3455" w:author="Kumar Baral" w:date="2023-02-10T14:39:00Z">
        <w:r>
          <w:t xml:space="preserve">Mean annual discharge plot </w:t>
        </w:r>
      </w:ins>
    </w:p>
    <w:p w14:paraId="46A40F12" w14:textId="1F7B714B" w:rsidR="00E5574C" w:rsidRDefault="00D878B3" w:rsidP="005C2E26">
      <w:pPr>
        <w:rPr>
          <w:ins w:id="3456" w:author="Kumar Baral" w:date="2023-02-10T14:56:00Z"/>
        </w:rPr>
      </w:pPr>
      <w:ins w:id="3457" w:author="Kumar Baral" w:date="2023-02-10T14:40:00Z">
        <w:r>
          <w:t xml:space="preserve">The gap in the plot of mean annual discharge is because of upgrading work. The data is not available in </w:t>
        </w:r>
      </w:ins>
      <w:ins w:id="3458" w:author="Kumar Baral" w:date="2023-02-10T14:54:00Z">
        <w:r w:rsidR="008211B4">
          <w:t xml:space="preserve">that period of time. 5-year moving average and 10-year moving average is also plotted in the plot. </w:t>
        </w:r>
      </w:ins>
    </w:p>
    <w:p w14:paraId="462F7CAB" w14:textId="27B6EBA8" w:rsidR="009B6D49" w:rsidRDefault="008211B4" w:rsidP="005C2E26">
      <w:pPr>
        <w:rPr>
          <w:ins w:id="3459" w:author="Kumar Baral" w:date="2023-02-10T15:18:00Z"/>
        </w:rPr>
      </w:pPr>
      <w:ins w:id="3460" w:author="Kumar Baral" w:date="2023-02-10T15:01:00Z">
        <w:r>
          <w:t xml:space="preserve">The monthly average </w:t>
        </w:r>
      </w:ins>
      <w:ins w:id="3461" w:author="Kumar Baral" w:date="2023-02-10T15:02:00Z">
        <w:r>
          <w:t xml:space="preserve">of each </w:t>
        </w:r>
      </w:ins>
      <w:ins w:id="3462" w:author="Kumar Baral" w:date="2023-02-10T15:05:00Z">
        <w:r>
          <w:t>month</w:t>
        </w:r>
      </w:ins>
      <w:ins w:id="3463" w:author="Kumar Baral" w:date="2023-02-10T15:02:00Z">
        <w:r>
          <w:t xml:space="preserve"> for</w:t>
        </w:r>
      </w:ins>
      <w:ins w:id="3464" w:author="Kumar Baral" w:date="2023-02-10T15:01:00Z">
        <w:r>
          <w:t xml:space="preserve"> different years is </w:t>
        </w:r>
      </w:ins>
      <w:ins w:id="3465" w:author="Kumar Baral" w:date="2023-02-10T15:02:00Z">
        <w:r>
          <w:t xml:space="preserve">also analyzed. </w:t>
        </w:r>
      </w:ins>
      <w:ins w:id="3466" w:author="Kumar Baral" w:date="2023-02-10T15:05:00Z">
        <w:r>
          <w:t>The result of the M</w:t>
        </w:r>
        <w:r w:rsidR="00E47F01">
          <w:t>an</w:t>
        </w:r>
        <w:r>
          <w:t xml:space="preserve">-Kendall test is tabulated below. The </w:t>
        </w:r>
      </w:ins>
      <w:ins w:id="3467" w:author="Kumar Baral" w:date="2023-02-10T15:06:00Z">
        <w:r>
          <w:t xml:space="preserve">details calculation and results are presented in the annex of this report. </w:t>
        </w:r>
      </w:ins>
    </w:p>
    <w:tbl>
      <w:tblPr>
        <w:tblW w:w="9895" w:type="dxa"/>
        <w:tblLook w:val="04A0" w:firstRow="1" w:lastRow="0" w:firstColumn="1" w:lastColumn="0" w:noHBand="0" w:noVBand="1"/>
        <w:tblPrChange w:id="3468" w:author="Kumar Baral" w:date="2023-02-10T17:29:00Z">
          <w:tblPr>
            <w:tblW w:w="9759" w:type="dxa"/>
            <w:tblLook w:val="04A0" w:firstRow="1" w:lastRow="0" w:firstColumn="1" w:lastColumn="0" w:noHBand="0" w:noVBand="1"/>
          </w:tblPr>
        </w:tblPrChange>
      </w:tblPr>
      <w:tblGrid>
        <w:gridCol w:w="2515"/>
        <w:gridCol w:w="1800"/>
        <w:gridCol w:w="1890"/>
        <w:gridCol w:w="2340"/>
        <w:gridCol w:w="1350"/>
        <w:tblGridChange w:id="3469">
          <w:tblGrid>
            <w:gridCol w:w="2515"/>
            <w:gridCol w:w="1890"/>
            <w:gridCol w:w="102"/>
            <w:gridCol w:w="1788"/>
            <w:gridCol w:w="92"/>
            <w:gridCol w:w="2277"/>
            <w:gridCol w:w="1095"/>
          </w:tblGrid>
        </w:tblGridChange>
      </w:tblGrid>
      <w:tr w:rsidR="00065B02" w:rsidRPr="00065B02" w14:paraId="3ECE6E92" w14:textId="77777777" w:rsidTr="00E47F01">
        <w:trPr>
          <w:trHeight w:val="495"/>
          <w:ins w:id="3470" w:author="Kumar Baral" w:date="2023-02-10T15:32:00Z"/>
          <w:trPrChange w:id="3471" w:author="Kumar Baral" w:date="2023-02-10T17:29:00Z">
            <w:trPr>
              <w:trHeight w:val="495"/>
            </w:trPr>
          </w:trPrChange>
        </w:trPr>
        <w:tc>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3472" w:author="Kumar Baral" w:date="2023-02-10T17:29:00Z">
              <w:tcPr>
                <w:tcW w:w="251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36375E43" w14:textId="77777777" w:rsidR="00065B02" w:rsidRPr="00065B02" w:rsidRDefault="00065B02" w:rsidP="00065B02">
            <w:pPr>
              <w:spacing w:before="0" w:after="0" w:line="240" w:lineRule="auto"/>
              <w:jc w:val="left"/>
              <w:rPr>
                <w:ins w:id="3473" w:author="Kumar Baral" w:date="2023-02-10T15:32:00Z"/>
                <w:rFonts w:cs="Calibri"/>
                <w:color w:val="000000"/>
                <w:szCs w:val="22"/>
                <w:lang w:bidi="ne-NP"/>
              </w:rPr>
            </w:pPr>
            <w:ins w:id="3474" w:author="Kumar Baral" w:date="2023-02-10T15:32:00Z">
              <w:r w:rsidRPr="00065B02">
                <w:rPr>
                  <w:rFonts w:cs="Calibri"/>
                  <w:color w:val="000000"/>
                  <w:szCs w:val="22"/>
                  <w:lang w:bidi="ne-NP"/>
                </w:rPr>
                <w:t>Description</w:t>
              </w:r>
            </w:ins>
          </w:p>
        </w:tc>
        <w:tc>
          <w:tcPr>
            <w:tcW w:w="1800" w:type="dxa"/>
            <w:tcBorders>
              <w:top w:val="single" w:sz="4" w:space="0" w:color="auto"/>
              <w:left w:val="nil"/>
              <w:bottom w:val="single" w:sz="4" w:space="0" w:color="auto"/>
              <w:right w:val="single" w:sz="4" w:space="0" w:color="auto"/>
            </w:tcBorders>
            <w:shd w:val="clear" w:color="000000" w:fill="D9D9D9"/>
            <w:vAlign w:val="bottom"/>
            <w:hideMark/>
            <w:tcPrChange w:id="3475" w:author="Kumar Baral" w:date="2023-02-10T17:29:00Z">
              <w:tcPr>
                <w:tcW w:w="1992" w:type="dxa"/>
                <w:gridSpan w:val="2"/>
                <w:tcBorders>
                  <w:top w:val="single" w:sz="4" w:space="0" w:color="auto"/>
                  <w:left w:val="nil"/>
                  <w:bottom w:val="single" w:sz="4" w:space="0" w:color="auto"/>
                  <w:right w:val="single" w:sz="4" w:space="0" w:color="auto"/>
                </w:tcBorders>
                <w:shd w:val="clear" w:color="000000" w:fill="D9D9D9"/>
                <w:vAlign w:val="bottom"/>
                <w:hideMark/>
              </w:tcPr>
            </w:tcPrChange>
          </w:tcPr>
          <w:p w14:paraId="0527EE59" w14:textId="4F40D5D4" w:rsidR="00065B02" w:rsidRPr="00065B02" w:rsidRDefault="00E47F01" w:rsidP="00065B02">
            <w:pPr>
              <w:spacing w:before="0" w:after="0" w:line="240" w:lineRule="auto"/>
              <w:jc w:val="center"/>
              <w:rPr>
                <w:ins w:id="3476" w:author="Kumar Baral" w:date="2023-02-10T15:32:00Z"/>
                <w:rFonts w:cs="Calibri"/>
                <w:color w:val="000000"/>
                <w:szCs w:val="22"/>
                <w:lang w:bidi="ne-NP"/>
              </w:rPr>
            </w:pPr>
            <w:ins w:id="3477" w:author="Kumar Baral" w:date="2023-02-10T15:32:00Z">
              <w:r>
                <w:rPr>
                  <w:rFonts w:cs="Calibri"/>
                  <w:color w:val="000000"/>
                  <w:szCs w:val="22"/>
                  <w:lang w:bidi="ne-NP"/>
                </w:rPr>
                <w:t>Ma</w:t>
              </w:r>
              <w:r w:rsidR="00065B02" w:rsidRPr="00065B02">
                <w:rPr>
                  <w:rFonts w:cs="Calibri"/>
                  <w:color w:val="000000"/>
                  <w:szCs w:val="22"/>
                  <w:lang w:bidi="ne-NP"/>
                </w:rPr>
                <w:t>n-Kendall's statistical value</w:t>
              </w:r>
            </w:ins>
          </w:p>
        </w:tc>
        <w:tc>
          <w:tcPr>
            <w:tcW w:w="1890" w:type="dxa"/>
            <w:tcBorders>
              <w:top w:val="single" w:sz="4" w:space="0" w:color="auto"/>
              <w:left w:val="nil"/>
              <w:bottom w:val="single" w:sz="4" w:space="0" w:color="auto"/>
              <w:right w:val="single" w:sz="4" w:space="0" w:color="auto"/>
            </w:tcBorders>
            <w:shd w:val="clear" w:color="000000" w:fill="D9D9D9"/>
            <w:noWrap/>
            <w:vAlign w:val="bottom"/>
            <w:hideMark/>
            <w:tcPrChange w:id="3478" w:author="Kumar Baral" w:date="2023-02-10T17:29:00Z">
              <w:tcPr>
                <w:tcW w:w="1880"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EAE22A3" w14:textId="77777777" w:rsidR="00E47F01" w:rsidRDefault="00E47F01" w:rsidP="00065B02">
            <w:pPr>
              <w:spacing w:before="0" w:after="0" w:line="240" w:lineRule="auto"/>
              <w:jc w:val="left"/>
              <w:rPr>
                <w:ins w:id="3479" w:author="Kumar Baral" w:date="2023-02-10T17:28:00Z"/>
                <w:rFonts w:cs="Calibri"/>
                <w:color w:val="000000"/>
                <w:szCs w:val="22"/>
                <w:lang w:bidi="ne-NP"/>
              </w:rPr>
            </w:pPr>
            <w:ins w:id="3480"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7EF7863" w14:textId="774A766D" w:rsidR="00065B02" w:rsidRPr="00065B02" w:rsidRDefault="00065B02" w:rsidP="00065B02">
            <w:pPr>
              <w:spacing w:before="0" w:after="0" w:line="240" w:lineRule="auto"/>
              <w:jc w:val="left"/>
              <w:rPr>
                <w:ins w:id="3481" w:author="Kumar Baral" w:date="2023-02-10T15:32:00Z"/>
                <w:rFonts w:cs="Calibri"/>
                <w:color w:val="000000"/>
                <w:szCs w:val="22"/>
                <w:lang w:bidi="ne-NP"/>
              </w:rPr>
            </w:pPr>
            <w:ins w:id="3482" w:author="Kumar Baral" w:date="2023-02-10T15:32:00Z">
              <w:r w:rsidRPr="00065B02">
                <w:rPr>
                  <w:rFonts w:cs="Calibri"/>
                  <w:color w:val="000000"/>
                  <w:szCs w:val="22"/>
                  <w:lang w:bidi="ne-NP"/>
                </w:rPr>
                <w:t>Tau</w:t>
              </w:r>
            </w:ins>
          </w:p>
        </w:tc>
        <w:tc>
          <w:tcPr>
            <w:tcW w:w="2340" w:type="dxa"/>
            <w:tcBorders>
              <w:top w:val="single" w:sz="4" w:space="0" w:color="auto"/>
              <w:left w:val="nil"/>
              <w:bottom w:val="single" w:sz="4" w:space="0" w:color="auto"/>
              <w:right w:val="single" w:sz="4" w:space="0" w:color="auto"/>
            </w:tcBorders>
            <w:shd w:val="clear" w:color="000000" w:fill="D9D9D9"/>
            <w:noWrap/>
            <w:vAlign w:val="bottom"/>
            <w:hideMark/>
            <w:tcPrChange w:id="3483" w:author="Kumar Baral" w:date="2023-02-10T17:29:00Z">
              <w:tcPr>
                <w:tcW w:w="2277"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997AD60" w14:textId="2C0C6341" w:rsidR="00065B02" w:rsidRDefault="00E47F01" w:rsidP="00065B02">
            <w:pPr>
              <w:spacing w:before="0" w:after="0" w:line="240" w:lineRule="auto"/>
              <w:jc w:val="left"/>
              <w:rPr>
                <w:ins w:id="3484" w:author="Kumar Baral" w:date="2023-02-10T15:34:00Z"/>
                <w:rFonts w:cs="Calibri"/>
                <w:color w:val="000000"/>
                <w:szCs w:val="22"/>
                <w:lang w:bidi="ne-NP"/>
              </w:rPr>
            </w:pPr>
            <w:ins w:id="3485" w:author="Kumar Baral" w:date="2023-02-10T15:33:00Z">
              <w:r>
                <w:rPr>
                  <w:rFonts w:cs="Calibri"/>
                  <w:color w:val="000000"/>
                  <w:szCs w:val="22"/>
                  <w:lang w:bidi="ne-NP"/>
                </w:rPr>
                <w:t>Ma</w:t>
              </w:r>
              <w:r w:rsidR="00065B02" w:rsidRPr="00065B02">
                <w:rPr>
                  <w:rFonts w:cs="Calibri"/>
                  <w:color w:val="000000"/>
                  <w:szCs w:val="22"/>
                  <w:lang w:bidi="ne-NP"/>
                </w:rPr>
                <w:t xml:space="preserve">n-Kendall's </w:t>
              </w:r>
            </w:ins>
          </w:p>
          <w:p w14:paraId="68EA66AC" w14:textId="14D34F58" w:rsidR="00065B02" w:rsidRPr="00065B02" w:rsidRDefault="00065B02" w:rsidP="00065B02">
            <w:pPr>
              <w:spacing w:before="0" w:after="0" w:line="240" w:lineRule="auto"/>
              <w:jc w:val="left"/>
              <w:rPr>
                <w:ins w:id="3486" w:author="Kumar Baral" w:date="2023-02-10T15:32:00Z"/>
                <w:rFonts w:cs="Calibri"/>
                <w:color w:val="000000"/>
                <w:szCs w:val="22"/>
                <w:lang w:bidi="ne-NP"/>
              </w:rPr>
            </w:pPr>
            <w:ins w:id="3487" w:author="Kumar Baral" w:date="2023-02-10T15:32:00Z">
              <w:r w:rsidRPr="00065B02">
                <w:rPr>
                  <w:rFonts w:cs="Calibri"/>
                  <w:color w:val="000000"/>
                  <w:szCs w:val="22"/>
                  <w:lang w:bidi="ne-NP"/>
                </w:rPr>
                <w:t>p-value</w:t>
              </w:r>
            </w:ins>
          </w:p>
        </w:tc>
        <w:tc>
          <w:tcPr>
            <w:tcW w:w="1350" w:type="dxa"/>
            <w:tcBorders>
              <w:top w:val="single" w:sz="4" w:space="0" w:color="auto"/>
              <w:left w:val="nil"/>
              <w:bottom w:val="single" w:sz="4" w:space="0" w:color="auto"/>
              <w:right w:val="single" w:sz="4" w:space="0" w:color="auto"/>
            </w:tcBorders>
            <w:shd w:val="clear" w:color="000000" w:fill="D9D9D9"/>
            <w:noWrap/>
            <w:vAlign w:val="bottom"/>
            <w:hideMark/>
            <w:tcPrChange w:id="3488" w:author="Kumar Baral" w:date="2023-02-10T17:29:00Z">
              <w:tcPr>
                <w:tcW w:w="1095"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0371C63B" w14:textId="6F2601F0" w:rsidR="00065B02" w:rsidRPr="00065B02" w:rsidRDefault="00065B02" w:rsidP="00065B02">
            <w:pPr>
              <w:spacing w:before="0" w:after="0" w:line="240" w:lineRule="auto"/>
              <w:jc w:val="left"/>
              <w:rPr>
                <w:ins w:id="3489" w:author="Kumar Baral" w:date="2023-02-10T15:32:00Z"/>
                <w:rFonts w:cs="Calibri"/>
                <w:color w:val="000000"/>
                <w:szCs w:val="22"/>
                <w:lang w:bidi="ne-NP"/>
              </w:rPr>
            </w:pPr>
            <w:ins w:id="3490" w:author="Kumar Baral" w:date="2023-02-10T15:32:00Z">
              <w:r w:rsidRPr="00065B02">
                <w:rPr>
                  <w:rFonts w:cs="Calibri"/>
                  <w:color w:val="000000"/>
                  <w:szCs w:val="22"/>
                  <w:lang w:bidi="ne-NP"/>
                </w:rPr>
                <w:t>Apparent trend</w:t>
              </w:r>
            </w:ins>
          </w:p>
        </w:tc>
      </w:tr>
      <w:tr w:rsidR="00065B02" w:rsidRPr="00065B02" w14:paraId="341791AF" w14:textId="77777777" w:rsidTr="00E47F01">
        <w:trPr>
          <w:trHeight w:val="247"/>
          <w:ins w:id="3491" w:author="Kumar Baral" w:date="2023-02-10T15:32:00Z"/>
          <w:trPrChange w:id="349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49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74A62B" w14:textId="77777777" w:rsidR="00065B02" w:rsidRPr="00065B02" w:rsidRDefault="00065B02" w:rsidP="00065B02">
            <w:pPr>
              <w:spacing w:before="0" w:after="0" w:line="240" w:lineRule="auto"/>
              <w:jc w:val="left"/>
              <w:rPr>
                <w:ins w:id="3494" w:author="Kumar Baral" w:date="2023-02-10T15:32:00Z"/>
                <w:rFonts w:cs="Calibri"/>
                <w:color w:val="000000"/>
                <w:szCs w:val="22"/>
                <w:lang w:bidi="ne-NP"/>
              </w:rPr>
            </w:pPr>
            <w:ins w:id="3495" w:author="Kumar Baral" w:date="2023-02-10T15:32:00Z">
              <w:r w:rsidRPr="00065B02">
                <w:rPr>
                  <w:rFonts w:cs="Calibri"/>
                  <w:color w:val="000000"/>
                  <w:szCs w:val="22"/>
                  <w:lang w:bidi="ne-NP"/>
                </w:rPr>
                <w:t>Mean Annual Discharge</w:t>
              </w:r>
            </w:ins>
          </w:p>
        </w:tc>
        <w:tc>
          <w:tcPr>
            <w:tcW w:w="1800" w:type="dxa"/>
            <w:tcBorders>
              <w:top w:val="nil"/>
              <w:left w:val="nil"/>
              <w:bottom w:val="single" w:sz="4" w:space="0" w:color="auto"/>
              <w:right w:val="single" w:sz="4" w:space="0" w:color="auto"/>
            </w:tcBorders>
            <w:shd w:val="clear" w:color="auto" w:fill="auto"/>
            <w:noWrap/>
            <w:vAlign w:val="bottom"/>
            <w:hideMark/>
            <w:tcPrChange w:id="349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66176BE7" w14:textId="0C2EE361" w:rsidR="00065B02" w:rsidRPr="00065B02" w:rsidRDefault="00065B02" w:rsidP="00065B02">
            <w:pPr>
              <w:spacing w:before="0" w:after="0" w:line="240" w:lineRule="auto"/>
              <w:jc w:val="left"/>
              <w:rPr>
                <w:ins w:id="3497" w:author="Kumar Baral" w:date="2023-02-10T15:32:00Z"/>
                <w:rFonts w:cs="Calibri"/>
                <w:color w:val="000000"/>
                <w:szCs w:val="22"/>
                <w:lang w:bidi="ne-NP"/>
              </w:rPr>
            </w:pPr>
            <w:ins w:id="3498" w:author="Kumar Baral" w:date="2023-02-10T15:32:00Z">
              <w:r>
                <w:rPr>
                  <w:rFonts w:cs="Calibri"/>
                  <w:color w:val="000000"/>
                  <w:szCs w:val="22"/>
                  <w:lang w:bidi="ne-NP"/>
                </w:rPr>
                <w:t xml:space="preserve">    S    =  </w:t>
              </w:r>
              <w:r w:rsidRPr="00065B02">
                <w:rPr>
                  <w:rFonts w:cs="Calibri"/>
                  <w:color w:val="000000"/>
                  <w:szCs w:val="22"/>
                  <w:lang w:bidi="ne-NP"/>
                </w:rPr>
                <w:t>-25</w:t>
              </w:r>
            </w:ins>
          </w:p>
        </w:tc>
        <w:tc>
          <w:tcPr>
            <w:tcW w:w="1890" w:type="dxa"/>
            <w:tcBorders>
              <w:top w:val="nil"/>
              <w:left w:val="nil"/>
              <w:bottom w:val="single" w:sz="4" w:space="0" w:color="auto"/>
              <w:right w:val="single" w:sz="4" w:space="0" w:color="auto"/>
            </w:tcBorders>
            <w:shd w:val="clear" w:color="auto" w:fill="auto"/>
            <w:noWrap/>
            <w:vAlign w:val="bottom"/>
            <w:hideMark/>
            <w:tcPrChange w:id="349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B93642C" w14:textId="77777777" w:rsidR="00065B02" w:rsidRPr="00065B02" w:rsidRDefault="00065B02" w:rsidP="00065B02">
            <w:pPr>
              <w:spacing w:before="0" w:after="0" w:line="240" w:lineRule="auto"/>
              <w:jc w:val="left"/>
              <w:rPr>
                <w:ins w:id="3500" w:author="Kumar Baral" w:date="2023-02-10T15:32:00Z"/>
                <w:rFonts w:cs="Calibri"/>
                <w:color w:val="000000"/>
                <w:szCs w:val="22"/>
                <w:lang w:bidi="ne-NP"/>
              </w:rPr>
            </w:pPr>
            <w:ins w:id="3501" w:author="Kumar Baral" w:date="2023-02-10T15:32:00Z">
              <w:r w:rsidRPr="00065B02">
                <w:rPr>
                  <w:rFonts w:cs="Calibri"/>
                  <w:color w:val="000000"/>
                  <w:szCs w:val="22"/>
                  <w:lang w:bidi="ne-NP"/>
                </w:rPr>
                <w:t xml:space="preserve">    tau  =   -0.2381</w:t>
              </w:r>
            </w:ins>
          </w:p>
        </w:tc>
        <w:tc>
          <w:tcPr>
            <w:tcW w:w="2340" w:type="dxa"/>
            <w:tcBorders>
              <w:top w:val="nil"/>
              <w:left w:val="nil"/>
              <w:bottom w:val="single" w:sz="4" w:space="0" w:color="auto"/>
              <w:right w:val="single" w:sz="4" w:space="0" w:color="auto"/>
            </w:tcBorders>
            <w:shd w:val="clear" w:color="auto" w:fill="auto"/>
            <w:noWrap/>
            <w:vAlign w:val="bottom"/>
            <w:hideMark/>
            <w:tcPrChange w:id="350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076AB00" w14:textId="77777777" w:rsidR="00065B02" w:rsidRPr="00065B02" w:rsidRDefault="00065B02" w:rsidP="00065B02">
            <w:pPr>
              <w:spacing w:before="0" w:after="0" w:line="240" w:lineRule="auto"/>
              <w:jc w:val="left"/>
              <w:rPr>
                <w:ins w:id="3503" w:author="Kumar Baral" w:date="2023-02-10T15:32:00Z"/>
                <w:rFonts w:cs="Calibri"/>
                <w:color w:val="000000"/>
                <w:szCs w:val="22"/>
                <w:lang w:bidi="ne-NP"/>
              </w:rPr>
            </w:pPr>
            <w:ins w:id="3504" w:author="Kumar Baral" w:date="2023-02-10T15:32:00Z">
              <w:r w:rsidRPr="00065B02">
                <w:rPr>
                  <w:rFonts w:cs="Calibri"/>
                  <w:color w:val="000000"/>
                  <w:szCs w:val="22"/>
                  <w:lang w:bidi="ne-NP"/>
                </w:rPr>
                <w:t xml:space="preserve">    p    =    0.2365</w:t>
              </w:r>
            </w:ins>
          </w:p>
        </w:tc>
        <w:tc>
          <w:tcPr>
            <w:tcW w:w="1350" w:type="dxa"/>
            <w:tcBorders>
              <w:top w:val="nil"/>
              <w:left w:val="nil"/>
              <w:bottom w:val="single" w:sz="4" w:space="0" w:color="auto"/>
              <w:right w:val="single" w:sz="4" w:space="0" w:color="auto"/>
            </w:tcBorders>
            <w:shd w:val="clear" w:color="auto" w:fill="auto"/>
            <w:noWrap/>
            <w:vAlign w:val="bottom"/>
            <w:hideMark/>
            <w:tcPrChange w:id="350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38AEF9F" w14:textId="06DADAD4" w:rsidR="00065B02" w:rsidRPr="00065B02" w:rsidRDefault="00065B02" w:rsidP="00065B02">
            <w:pPr>
              <w:spacing w:before="0" w:after="0" w:line="240" w:lineRule="auto"/>
              <w:jc w:val="right"/>
              <w:rPr>
                <w:ins w:id="3506" w:author="Kumar Baral" w:date="2023-02-10T15:32:00Z"/>
                <w:rFonts w:cs="Calibri"/>
                <w:color w:val="000000"/>
                <w:szCs w:val="22"/>
                <w:lang w:bidi="ne-NP"/>
              </w:rPr>
            </w:pPr>
            <w:ins w:id="3507" w:author="Kumar Baral" w:date="2023-02-10T15:32:00Z">
              <w:r w:rsidRPr="00065B02">
                <w:rPr>
                  <w:rFonts w:cs="Calibri"/>
                  <w:color w:val="000000"/>
                  <w:szCs w:val="22"/>
                  <w:lang w:bidi="ne-NP"/>
                </w:rPr>
                <w:t>-0.405</w:t>
              </w:r>
            </w:ins>
            <w:ins w:id="3508" w:author="Kumar Baral" w:date="2023-02-10T17:28:00Z">
              <w:r w:rsidR="00E47F01">
                <w:rPr>
                  <w:rFonts w:cs="Calibri"/>
                  <w:color w:val="000000"/>
                  <w:szCs w:val="22"/>
                  <w:lang w:bidi="ne-NP"/>
                </w:rPr>
                <w:t>/year</w:t>
              </w:r>
            </w:ins>
          </w:p>
        </w:tc>
      </w:tr>
      <w:tr w:rsidR="00065B02" w:rsidRPr="00065B02" w14:paraId="497F1D68" w14:textId="77777777" w:rsidTr="00E47F01">
        <w:trPr>
          <w:trHeight w:val="247"/>
          <w:ins w:id="3509" w:author="Kumar Baral" w:date="2023-02-10T15:32:00Z"/>
          <w:trPrChange w:id="3510"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11"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CC836" w14:textId="77777777" w:rsidR="00065B02" w:rsidRPr="00065B02" w:rsidRDefault="00065B02" w:rsidP="00065B02">
            <w:pPr>
              <w:spacing w:before="0" w:after="0" w:line="240" w:lineRule="auto"/>
              <w:jc w:val="left"/>
              <w:rPr>
                <w:ins w:id="3512" w:author="Kumar Baral" w:date="2023-02-10T15:32:00Z"/>
                <w:rFonts w:cs="Calibri"/>
                <w:color w:val="000000"/>
                <w:szCs w:val="22"/>
                <w:lang w:bidi="ne-NP"/>
              </w:rPr>
            </w:pPr>
            <w:ins w:id="3513" w:author="Kumar Baral" w:date="2023-02-10T15:32:00Z">
              <w:r w:rsidRPr="00065B02">
                <w:rPr>
                  <w:rFonts w:cs="Calibri"/>
                  <w:color w:val="000000"/>
                  <w:szCs w:val="22"/>
                  <w:lang w:bidi="ne-NP"/>
                </w:rPr>
                <w:t>5-Years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3514"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D966BB" w14:textId="4113C394" w:rsidR="00065B02" w:rsidRPr="00065B02" w:rsidRDefault="00065B02" w:rsidP="00065B02">
            <w:pPr>
              <w:spacing w:before="0" w:after="0" w:line="240" w:lineRule="auto"/>
              <w:jc w:val="left"/>
              <w:rPr>
                <w:ins w:id="3515" w:author="Kumar Baral" w:date="2023-02-10T15:32:00Z"/>
                <w:rFonts w:cs="Calibri"/>
                <w:color w:val="000000"/>
                <w:szCs w:val="22"/>
                <w:lang w:bidi="ne-NP"/>
              </w:rPr>
            </w:pPr>
            <w:ins w:id="3516" w:author="Kumar Baral" w:date="2023-02-10T15:32:00Z">
              <w:r>
                <w:rPr>
                  <w:rFonts w:cs="Calibri"/>
                  <w:color w:val="000000"/>
                  <w:szCs w:val="22"/>
                  <w:lang w:bidi="ne-NP"/>
                </w:rPr>
                <w:t xml:space="preserve">    S    =  </w:t>
              </w:r>
              <w:r w:rsidRPr="00065B02">
                <w:rPr>
                  <w:rFonts w:cs="Calibri"/>
                  <w:color w:val="000000"/>
                  <w:szCs w:val="22"/>
                  <w:lang w:bidi="ne-NP"/>
                </w:rPr>
                <w:t>-15</w:t>
              </w:r>
            </w:ins>
          </w:p>
        </w:tc>
        <w:tc>
          <w:tcPr>
            <w:tcW w:w="1890" w:type="dxa"/>
            <w:tcBorders>
              <w:top w:val="nil"/>
              <w:left w:val="nil"/>
              <w:bottom w:val="single" w:sz="4" w:space="0" w:color="auto"/>
              <w:right w:val="single" w:sz="4" w:space="0" w:color="auto"/>
            </w:tcBorders>
            <w:shd w:val="clear" w:color="auto" w:fill="auto"/>
            <w:noWrap/>
            <w:vAlign w:val="bottom"/>
            <w:hideMark/>
            <w:tcPrChange w:id="3517"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C46E6BB" w14:textId="77777777" w:rsidR="00065B02" w:rsidRPr="00065B02" w:rsidRDefault="00065B02" w:rsidP="00065B02">
            <w:pPr>
              <w:spacing w:before="0" w:after="0" w:line="240" w:lineRule="auto"/>
              <w:jc w:val="left"/>
              <w:rPr>
                <w:ins w:id="3518" w:author="Kumar Baral" w:date="2023-02-10T15:32:00Z"/>
                <w:rFonts w:cs="Calibri"/>
                <w:color w:val="000000"/>
                <w:szCs w:val="22"/>
                <w:lang w:bidi="ne-NP"/>
              </w:rPr>
            </w:pPr>
            <w:ins w:id="3519"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3520"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70E62C2" w14:textId="77777777" w:rsidR="00065B02" w:rsidRPr="00065B02" w:rsidRDefault="00065B02" w:rsidP="00065B02">
            <w:pPr>
              <w:spacing w:before="0" w:after="0" w:line="240" w:lineRule="auto"/>
              <w:jc w:val="left"/>
              <w:rPr>
                <w:ins w:id="3521" w:author="Kumar Baral" w:date="2023-02-10T15:32:00Z"/>
                <w:rFonts w:cs="Calibri"/>
                <w:color w:val="000000"/>
                <w:szCs w:val="22"/>
                <w:lang w:bidi="ne-NP"/>
              </w:rPr>
            </w:pPr>
            <w:ins w:id="3522" w:author="Kumar Baral" w:date="2023-02-10T15:32:00Z">
              <w:r w:rsidRPr="00065B02">
                <w:rPr>
                  <w:rFonts w:cs="Calibri"/>
                  <w:color w:val="000000"/>
                  <w:szCs w:val="22"/>
                  <w:lang w:bidi="ne-NP"/>
                </w:rPr>
                <w:t xml:space="preserve">    p    =    0.4923</w:t>
              </w:r>
            </w:ins>
          </w:p>
        </w:tc>
        <w:tc>
          <w:tcPr>
            <w:tcW w:w="1350" w:type="dxa"/>
            <w:tcBorders>
              <w:top w:val="nil"/>
              <w:left w:val="nil"/>
              <w:bottom w:val="single" w:sz="4" w:space="0" w:color="auto"/>
              <w:right w:val="single" w:sz="4" w:space="0" w:color="auto"/>
            </w:tcBorders>
            <w:shd w:val="clear" w:color="auto" w:fill="auto"/>
            <w:noWrap/>
            <w:vAlign w:val="bottom"/>
            <w:hideMark/>
            <w:tcPrChange w:id="3523"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DEF899C" w14:textId="19161FDC" w:rsidR="00065B02" w:rsidRPr="00065B02" w:rsidRDefault="00065B02" w:rsidP="00065B02">
            <w:pPr>
              <w:spacing w:before="0" w:after="0" w:line="240" w:lineRule="auto"/>
              <w:jc w:val="right"/>
              <w:rPr>
                <w:ins w:id="3524" w:author="Kumar Baral" w:date="2023-02-10T15:32:00Z"/>
                <w:rFonts w:cs="Calibri"/>
                <w:color w:val="000000"/>
                <w:szCs w:val="22"/>
                <w:lang w:bidi="ne-NP"/>
              </w:rPr>
            </w:pPr>
            <w:ins w:id="3525" w:author="Kumar Baral" w:date="2023-02-10T15:32:00Z">
              <w:r w:rsidRPr="00065B02">
                <w:rPr>
                  <w:rFonts w:cs="Calibri"/>
                  <w:color w:val="000000"/>
                  <w:szCs w:val="22"/>
                  <w:lang w:bidi="ne-NP"/>
                </w:rPr>
                <w:t>-0.851</w:t>
              </w:r>
            </w:ins>
            <w:ins w:id="3526" w:author="Kumar Baral" w:date="2023-02-10T17:29:00Z">
              <w:r w:rsidR="00E47F01">
                <w:rPr>
                  <w:rFonts w:cs="Calibri"/>
                  <w:color w:val="000000"/>
                  <w:szCs w:val="22"/>
                  <w:lang w:bidi="ne-NP"/>
                </w:rPr>
                <w:t>/5-yr</w:t>
              </w:r>
            </w:ins>
          </w:p>
        </w:tc>
      </w:tr>
      <w:tr w:rsidR="00065B02" w:rsidRPr="00065B02" w14:paraId="013AE9AC" w14:textId="77777777" w:rsidTr="00E47F01">
        <w:trPr>
          <w:trHeight w:val="247"/>
          <w:ins w:id="3527" w:author="Kumar Baral" w:date="2023-02-10T15:32:00Z"/>
          <w:trPrChange w:id="3528"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29"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9802AA" w14:textId="77777777" w:rsidR="00065B02" w:rsidRPr="00065B02" w:rsidRDefault="00065B02" w:rsidP="00065B02">
            <w:pPr>
              <w:spacing w:before="0" w:after="0" w:line="240" w:lineRule="auto"/>
              <w:jc w:val="left"/>
              <w:rPr>
                <w:ins w:id="3530" w:author="Kumar Baral" w:date="2023-02-10T15:32:00Z"/>
                <w:rFonts w:cs="Calibri"/>
                <w:color w:val="000000"/>
                <w:szCs w:val="22"/>
                <w:lang w:bidi="ne-NP"/>
              </w:rPr>
            </w:pPr>
            <w:ins w:id="3531" w:author="Kumar Baral" w:date="2023-02-10T15:32:00Z">
              <w:r w:rsidRPr="00065B02">
                <w:rPr>
                  <w:rFonts w:cs="Calibri"/>
                  <w:color w:val="000000"/>
                  <w:szCs w:val="22"/>
                  <w:lang w:bidi="ne-NP"/>
                </w:rPr>
                <w:t>10-Years moving average</w:t>
              </w:r>
            </w:ins>
          </w:p>
        </w:tc>
        <w:tc>
          <w:tcPr>
            <w:tcW w:w="1800" w:type="dxa"/>
            <w:tcBorders>
              <w:top w:val="nil"/>
              <w:left w:val="nil"/>
              <w:bottom w:val="single" w:sz="4" w:space="0" w:color="auto"/>
              <w:right w:val="single" w:sz="4" w:space="0" w:color="auto"/>
            </w:tcBorders>
            <w:shd w:val="clear" w:color="auto" w:fill="auto"/>
            <w:noWrap/>
            <w:vAlign w:val="bottom"/>
            <w:hideMark/>
            <w:tcPrChange w:id="3532"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AAEC1A" w14:textId="76ADC7EC" w:rsidR="00065B02" w:rsidRPr="00065B02" w:rsidRDefault="00065B02" w:rsidP="00065B02">
            <w:pPr>
              <w:spacing w:before="0" w:after="0" w:line="240" w:lineRule="auto"/>
              <w:jc w:val="left"/>
              <w:rPr>
                <w:ins w:id="3533" w:author="Kumar Baral" w:date="2023-02-10T15:32:00Z"/>
                <w:rFonts w:cs="Calibri"/>
                <w:color w:val="000000"/>
                <w:szCs w:val="22"/>
                <w:lang w:bidi="ne-NP"/>
              </w:rPr>
            </w:pPr>
            <w:ins w:id="3534" w:author="Kumar Baral" w:date="2023-02-10T15:32:00Z">
              <w:r>
                <w:rPr>
                  <w:rFonts w:cs="Calibri"/>
                  <w:color w:val="000000"/>
                  <w:szCs w:val="22"/>
                  <w:lang w:bidi="ne-NP"/>
                </w:rPr>
                <w:t xml:space="preserve">    S    =  </w:t>
              </w:r>
              <w:r w:rsidRPr="00065B02">
                <w:rPr>
                  <w:rFonts w:cs="Calibri"/>
                  <w:color w:val="000000"/>
                  <w:szCs w:val="22"/>
                  <w:lang w:bidi="ne-NP"/>
                </w:rPr>
                <w:t>-41</w:t>
              </w:r>
            </w:ins>
          </w:p>
        </w:tc>
        <w:tc>
          <w:tcPr>
            <w:tcW w:w="1890" w:type="dxa"/>
            <w:tcBorders>
              <w:top w:val="nil"/>
              <w:left w:val="nil"/>
              <w:bottom w:val="single" w:sz="4" w:space="0" w:color="auto"/>
              <w:right w:val="single" w:sz="4" w:space="0" w:color="auto"/>
            </w:tcBorders>
            <w:shd w:val="clear" w:color="auto" w:fill="auto"/>
            <w:noWrap/>
            <w:vAlign w:val="bottom"/>
            <w:hideMark/>
            <w:tcPrChange w:id="3535"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E309210" w14:textId="77777777" w:rsidR="00065B02" w:rsidRPr="00065B02" w:rsidRDefault="00065B02" w:rsidP="00065B02">
            <w:pPr>
              <w:spacing w:before="0" w:after="0" w:line="240" w:lineRule="auto"/>
              <w:jc w:val="left"/>
              <w:rPr>
                <w:ins w:id="3536" w:author="Kumar Baral" w:date="2023-02-10T15:32:00Z"/>
                <w:rFonts w:cs="Calibri"/>
                <w:color w:val="000000"/>
                <w:szCs w:val="22"/>
                <w:lang w:bidi="ne-NP"/>
              </w:rPr>
            </w:pPr>
            <w:ins w:id="3537" w:author="Kumar Baral" w:date="2023-02-10T15:32:00Z">
              <w:r w:rsidRPr="00065B02">
                <w:rPr>
                  <w:rFonts w:cs="Calibri"/>
                  <w:color w:val="000000"/>
                  <w:szCs w:val="22"/>
                  <w:lang w:bidi="ne-NP"/>
                </w:rPr>
                <w:t xml:space="preserve">    tau  =   -0.9111</w:t>
              </w:r>
            </w:ins>
          </w:p>
        </w:tc>
        <w:tc>
          <w:tcPr>
            <w:tcW w:w="2340" w:type="dxa"/>
            <w:tcBorders>
              <w:top w:val="nil"/>
              <w:left w:val="nil"/>
              <w:bottom w:val="single" w:sz="4" w:space="0" w:color="auto"/>
              <w:right w:val="single" w:sz="4" w:space="0" w:color="auto"/>
            </w:tcBorders>
            <w:shd w:val="clear" w:color="auto" w:fill="auto"/>
            <w:noWrap/>
            <w:vAlign w:val="bottom"/>
            <w:hideMark/>
            <w:tcPrChange w:id="3538"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86049E1" w14:textId="77777777" w:rsidR="00065B02" w:rsidRPr="00065B02" w:rsidRDefault="00065B02" w:rsidP="00065B02">
            <w:pPr>
              <w:spacing w:before="0" w:after="0" w:line="240" w:lineRule="auto"/>
              <w:jc w:val="left"/>
              <w:rPr>
                <w:ins w:id="3539" w:author="Kumar Baral" w:date="2023-02-10T15:32:00Z"/>
                <w:rFonts w:cs="Calibri"/>
                <w:color w:val="000000"/>
                <w:szCs w:val="22"/>
                <w:lang w:bidi="ne-NP"/>
              </w:rPr>
            </w:pPr>
            <w:ins w:id="3540" w:author="Kumar Baral" w:date="2023-02-10T15:32:00Z">
              <w:r w:rsidRPr="00065B02">
                <w:rPr>
                  <w:rFonts w:cs="Calibri"/>
                  <w:color w:val="000000"/>
                  <w:szCs w:val="22"/>
                  <w:lang w:bidi="ne-NP"/>
                </w:rPr>
                <w:t xml:space="preserve">    p    =   &lt;0.0001 ***</w:t>
              </w:r>
            </w:ins>
          </w:p>
        </w:tc>
        <w:tc>
          <w:tcPr>
            <w:tcW w:w="1350" w:type="dxa"/>
            <w:tcBorders>
              <w:top w:val="nil"/>
              <w:left w:val="nil"/>
              <w:bottom w:val="single" w:sz="4" w:space="0" w:color="auto"/>
              <w:right w:val="single" w:sz="4" w:space="0" w:color="auto"/>
            </w:tcBorders>
            <w:shd w:val="clear" w:color="auto" w:fill="auto"/>
            <w:noWrap/>
            <w:vAlign w:val="bottom"/>
            <w:hideMark/>
            <w:tcPrChange w:id="3541"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0FEFCF3" w14:textId="615D0B4C" w:rsidR="00065B02" w:rsidRPr="00065B02" w:rsidRDefault="00065B02" w:rsidP="00065B02">
            <w:pPr>
              <w:spacing w:before="0" w:after="0" w:line="240" w:lineRule="auto"/>
              <w:jc w:val="right"/>
              <w:rPr>
                <w:ins w:id="3542" w:author="Kumar Baral" w:date="2023-02-10T15:32:00Z"/>
                <w:rFonts w:cs="Calibri"/>
                <w:color w:val="000000"/>
                <w:szCs w:val="22"/>
                <w:lang w:bidi="ne-NP"/>
              </w:rPr>
            </w:pPr>
            <w:ins w:id="3543" w:author="Kumar Baral" w:date="2023-02-10T15:32:00Z">
              <w:r w:rsidRPr="00065B02">
                <w:rPr>
                  <w:rFonts w:cs="Calibri"/>
                  <w:color w:val="000000"/>
                  <w:szCs w:val="22"/>
                  <w:lang w:bidi="ne-NP"/>
                </w:rPr>
                <w:t>-0.726</w:t>
              </w:r>
            </w:ins>
            <w:ins w:id="3544" w:author="Kumar Baral" w:date="2023-02-10T17:29:00Z">
              <w:r w:rsidR="00E47F01">
                <w:rPr>
                  <w:rFonts w:cs="Calibri"/>
                  <w:color w:val="000000"/>
                  <w:szCs w:val="22"/>
                  <w:lang w:bidi="ne-NP"/>
                </w:rPr>
                <w:t>/10-yr</w:t>
              </w:r>
            </w:ins>
          </w:p>
        </w:tc>
      </w:tr>
      <w:tr w:rsidR="00065B02" w:rsidRPr="00065B02" w14:paraId="630C72A6" w14:textId="77777777" w:rsidTr="00E47F01">
        <w:trPr>
          <w:trHeight w:val="247"/>
          <w:ins w:id="3545" w:author="Kumar Baral" w:date="2023-02-10T15:32:00Z"/>
          <w:trPrChange w:id="354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4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231478" w14:textId="77777777" w:rsidR="00065B02" w:rsidRPr="00065B02" w:rsidRDefault="00065B02" w:rsidP="00065B02">
            <w:pPr>
              <w:spacing w:before="0" w:after="0" w:line="240" w:lineRule="auto"/>
              <w:jc w:val="left"/>
              <w:rPr>
                <w:ins w:id="3548" w:author="Kumar Baral" w:date="2023-02-10T15:32:00Z"/>
                <w:rFonts w:cs="Calibri"/>
                <w:color w:val="000000"/>
                <w:szCs w:val="22"/>
                <w:lang w:bidi="ne-NP"/>
              </w:rPr>
            </w:pPr>
            <w:proofErr w:type="spellStart"/>
            <w:ins w:id="3549" w:author="Kumar Baral" w:date="2023-02-10T15:32:00Z">
              <w:r w:rsidRPr="00065B02">
                <w:rPr>
                  <w:rFonts w:cs="Calibri"/>
                  <w:color w:val="000000"/>
                  <w:szCs w:val="22"/>
                  <w:lang w:bidi="ne-NP"/>
                </w:rPr>
                <w:t>Baishakh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5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78D52725" w14:textId="33D51627" w:rsidR="00065B02" w:rsidRPr="00065B02" w:rsidRDefault="00065B02" w:rsidP="00065B02">
            <w:pPr>
              <w:spacing w:before="0" w:after="0" w:line="240" w:lineRule="auto"/>
              <w:jc w:val="left"/>
              <w:rPr>
                <w:ins w:id="3551" w:author="Kumar Baral" w:date="2023-02-10T15:32:00Z"/>
                <w:rFonts w:cs="Calibri"/>
                <w:color w:val="000000"/>
                <w:szCs w:val="22"/>
                <w:lang w:bidi="ne-NP"/>
              </w:rPr>
            </w:pPr>
            <w:ins w:id="3552" w:author="Kumar Baral" w:date="2023-02-10T15:32:00Z">
              <w:r>
                <w:rPr>
                  <w:rFonts w:cs="Calibri"/>
                  <w:color w:val="000000"/>
                  <w:szCs w:val="22"/>
                  <w:lang w:bidi="ne-NP"/>
                </w:rPr>
                <w:t xml:space="preserve">    S    =   </w:t>
              </w:r>
              <w:r w:rsidRPr="00065B02">
                <w:rPr>
                  <w:rFonts w:cs="Calibri"/>
                  <w:color w:val="000000"/>
                  <w:szCs w:val="22"/>
                  <w:lang w:bidi="ne-NP"/>
                </w:rPr>
                <w:t>42</w:t>
              </w:r>
            </w:ins>
          </w:p>
        </w:tc>
        <w:tc>
          <w:tcPr>
            <w:tcW w:w="1890" w:type="dxa"/>
            <w:tcBorders>
              <w:top w:val="nil"/>
              <w:left w:val="nil"/>
              <w:bottom w:val="single" w:sz="4" w:space="0" w:color="auto"/>
              <w:right w:val="single" w:sz="4" w:space="0" w:color="auto"/>
            </w:tcBorders>
            <w:shd w:val="clear" w:color="auto" w:fill="auto"/>
            <w:noWrap/>
            <w:vAlign w:val="bottom"/>
            <w:hideMark/>
            <w:tcPrChange w:id="355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44B9CCC" w14:textId="77777777" w:rsidR="00065B02" w:rsidRPr="00065B02" w:rsidRDefault="00065B02" w:rsidP="00065B02">
            <w:pPr>
              <w:spacing w:before="0" w:after="0" w:line="240" w:lineRule="auto"/>
              <w:jc w:val="left"/>
              <w:rPr>
                <w:ins w:id="3554" w:author="Kumar Baral" w:date="2023-02-10T15:32:00Z"/>
                <w:rFonts w:cs="Calibri"/>
                <w:color w:val="000000"/>
                <w:szCs w:val="22"/>
                <w:lang w:bidi="ne-NP"/>
              </w:rPr>
            </w:pPr>
            <w:ins w:id="3555" w:author="Kumar Baral" w:date="2023-02-10T15:32:00Z">
              <w:r w:rsidRPr="00065B02">
                <w:rPr>
                  <w:rFonts w:cs="Calibri"/>
                  <w:color w:val="000000"/>
                  <w:szCs w:val="22"/>
                  <w:lang w:bidi="ne-NP"/>
                </w:rPr>
                <w:t xml:space="preserve">    tau  =    0.3500</w:t>
              </w:r>
            </w:ins>
          </w:p>
        </w:tc>
        <w:tc>
          <w:tcPr>
            <w:tcW w:w="2340" w:type="dxa"/>
            <w:tcBorders>
              <w:top w:val="nil"/>
              <w:left w:val="nil"/>
              <w:bottom w:val="single" w:sz="4" w:space="0" w:color="auto"/>
              <w:right w:val="single" w:sz="4" w:space="0" w:color="auto"/>
            </w:tcBorders>
            <w:shd w:val="clear" w:color="auto" w:fill="auto"/>
            <w:noWrap/>
            <w:vAlign w:val="bottom"/>
            <w:hideMark/>
            <w:tcPrChange w:id="355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3CAF662" w14:textId="77777777" w:rsidR="00065B02" w:rsidRPr="00065B02" w:rsidRDefault="00065B02" w:rsidP="00065B02">
            <w:pPr>
              <w:spacing w:before="0" w:after="0" w:line="240" w:lineRule="auto"/>
              <w:jc w:val="left"/>
              <w:rPr>
                <w:ins w:id="3557" w:author="Kumar Baral" w:date="2023-02-10T15:32:00Z"/>
                <w:rFonts w:cs="Calibri"/>
                <w:color w:val="000000"/>
                <w:szCs w:val="22"/>
                <w:lang w:bidi="ne-NP"/>
              </w:rPr>
            </w:pPr>
            <w:ins w:id="3558" w:author="Kumar Baral" w:date="2023-02-10T15:32:00Z">
              <w:r w:rsidRPr="00065B02">
                <w:rPr>
                  <w:rFonts w:cs="Calibri"/>
                  <w:color w:val="000000"/>
                  <w:szCs w:val="22"/>
                  <w:lang w:bidi="ne-NP"/>
                </w:rPr>
                <w:t xml:space="preserve">    p    =   0.06257 *</w:t>
              </w:r>
            </w:ins>
          </w:p>
        </w:tc>
        <w:tc>
          <w:tcPr>
            <w:tcW w:w="1350" w:type="dxa"/>
            <w:tcBorders>
              <w:top w:val="nil"/>
              <w:left w:val="nil"/>
              <w:bottom w:val="single" w:sz="4" w:space="0" w:color="auto"/>
              <w:right w:val="single" w:sz="4" w:space="0" w:color="auto"/>
            </w:tcBorders>
            <w:shd w:val="clear" w:color="auto" w:fill="auto"/>
            <w:noWrap/>
            <w:vAlign w:val="bottom"/>
            <w:hideMark/>
            <w:tcPrChange w:id="355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C5AD0E4" w14:textId="5C0F0247" w:rsidR="00065B02" w:rsidRPr="00065B02" w:rsidRDefault="00065B02" w:rsidP="00065B02">
            <w:pPr>
              <w:spacing w:before="0" w:after="0" w:line="240" w:lineRule="auto"/>
              <w:jc w:val="right"/>
              <w:rPr>
                <w:ins w:id="3560" w:author="Kumar Baral" w:date="2023-02-10T15:32:00Z"/>
                <w:rFonts w:cs="Calibri"/>
                <w:color w:val="000000"/>
                <w:szCs w:val="22"/>
                <w:lang w:bidi="ne-NP"/>
              </w:rPr>
            </w:pPr>
            <w:ins w:id="3561" w:author="Kumar Baral" w:date="2023-02-10T15:32:00Z">
              <w:r w:rsidRPr="00065B02">
                <w:rPr>
                  <w:rFonts w:cs="Calibri"/>
                  <w:color w:val="000000"/>
                  <w:szCs w:val="22"/>
                  <w:lang w:bidi="ne-NP"/>
                </w:rPr>
                <w:t>0.149</w:t>
              </w:r>
            </w:ins>
            <w:ins w:id="3562" w:author="Kumar Baral" w:date="2023-02-10T17:29:00Z">
              <w:r w:rsidR="00E47F01">
                <w:rPr>
                  <w:rFonts w:cs="Calibri"/>
                  <w:color w:val="000000"/>
                  <w:szCs w:val="22"/>
                  <w:lang w:bidi="ne-NP"/>
                </w:rPr>
                <w:t>/year</w:t>
              </w:r>
            </w:ins>
          </w:p>
        </w:tc>
      </w:tr>
      <w:tr w:rsidR="00065B02" w:rsidRPr="00065B02" w14:paraId="4E2F0706" w14:textId="77777777" w:rsidTr="00E47F01">
        <w:trPr>
          <w:trHeight w:val="247"/>
          <w:ins w:id="3563" w:author="Kumar Baral" w:date="2023-02-10T15:32:00Z"/>
          <w:trPrChange w:id="356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6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973081" w14:textId="77777777" w:rsidR="00065B02" w:rsidRPr="00065B02" w:rsidRDefault="00065B02" w:rsidP="00065B02">
            <w:pPr>
              <w:spacing w:before="0" w:after="0" w:line="240" w:lineRule="auto"/>
              <w:jc w:val="left"/>
              <w:rPr>
                <w:ins w:id="3566" w:author="Kumar Baral" w:date="2023-02-10T15:32:00Z"/>
                <w:rFonts w:cs="Calibri"/>
                <w:color w:val="000000"/>
                <w:szCs w:val="22"/>
                <w:lang w:bidi="ne-NP"/>
              </w:rPr>
            </w:pPr>
            <w:proofErr w:type="spellStart"/>
            <w:ins w:id="3567" w:author="Kumar Baral" w:date="2023-02-10T15:32:00Z">
              <w:r w:rsidRPr="00065B02">
                <w:rPr>
                  <w:rFonts w:cs="Calibri"/>
                  <w:color w:val="000000"/>
                  <w:szCs w:val="22"/>
                  <w:lang w:bidi="ne-NP"/>
                </w:rPr>
                <w:t>Jestha</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6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62CBBC7" w14:textId="0BF85323" w:rsidR="00065B02" w:rsidRPr="00065B02" w:rsidRDefault="00065B02" w:rsidP="00065B02">
            <w:pPr>
              <w:spacing w:before="0" w:after="0" w:line="240" w:lineRule="auto"/>
              <w:jc w:val="left"/>
              <w:rPr>
                <w:ins w:id="3569" w:author="Kumar Baral" w:date="2023-02-10T15:32:00Z"/>
                <w:rFonts w:cs="Calibri"/>
                <w:color w:val="000000"/>
                <w:szCs w:val="22"/>
                <w:lang w:bidi="ne-NP"/>
              </w:rPr>
            </w:pPr>
            <w:ins w:id="3570" w:author="Kumar Baral" w:date="2023-02-10T15:32:00Z">
              <w:r>
                <w:rPr>
                  <w:rFonts w:cs="Calibri"/>
                  <w:color w:val="000000"/>
                  <w:szCs w:val="22"/>
                  <w:lang w:bidi="ne-NP"/>
                </w:rPr>
                <w:t xml:space="preserve">    S    =    </w:t>
              </w:r>
              <w:r w:rsidRPr="00065B02">
                <w:rPr>
                  <w:rFonts w:cs="Calibri"/>
                  <w:color w:val="000000"/>
                  <w:szCs w:val="22"/>
                  <w:lang w:bidi="ne-NP"/>
                </w:rPr>
                <w:t>31</w:t>
              </w:r>
            </w:ins>
          </w:p>
        </w:tc>
        <w:tc>
          <w:tcPr>
            <w:tcW w:w="1890" w:type="dxa"/>
            <w:tcBorders>
              <w:top w:val="nil"/>
              <w:left w:val="nil"/>
              <w:bottom w:val="single" w:sz="4" w:space="0" w:color="auto"/>
              <w:right w:val="single" w:sz="4" w:space="0" w:color="auto"/>
            </w:tcBorders>
            <w:shd w:val="clear" w:color="auto" w:fill="auto"/>
            <w:noWrap/>
            <w:vAlign w:val="bottom"/>
            <w:hideMark/>
            <w:tcPrChange w:id="357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D2C7EF5" w14:textId="77777777" w:rsidR="00065B02" w:rsidRPr="00065B02" w:rsidRDefault="00065B02" w:rsidP="00065B02">
            <w:pPr>
              <w:spacing w:before="0" w:after="0" w:line="240" w:lineRule="auto"/>
              <w:jc w:val="left"/>
              <w:rPr>
                <w:ins w:id="3572" w:author="Kumar Baral" w:date="2023-02-10T15:32:00Z"/>
                <w:rFonts w:cs="Calibri"/>
                <w:color w:val="000000"/>
                <w:szCs w:val="22"/>
                <w:lang w:bidi="ne-NP"/>
              </w:rPr>
            </w:pPr>
            <w:ins w:id="3573" w:author="Kumar Baral" w:date="2023-02-10T15:32:00Z">
              <w:r w:rsidRPr="00065B02">
                <w:rPr>
                  <w:rFonts w:cs="Calibri"/>
                  <w:color w:val="000000"/>
                  <w:szCs w:val="22"/>
                  <w:lang w:bidi="ne-NP"/>
                </w:rPr>
                <w:t xml:space="preserve">    tau  =    0.2594</w:t>
              </w:r>
            </w:ins>
          </w:p>
        </w:tc>
        <w:tc>
          <w:tcPr>
            <w:tcW w:w="2340" w:type="dxa"/>
            <w:tcBorders>
              <w:top w:val="nil"/>
              <w:left w:val="nil"/>
              <w:bottom w:val="single" w:sz="4" w:space="0" w:color="auto"/>
              <w:right w:val="single" w:sz="4" w:space="0" w:color="auto"/>
            </w:tcBorders>
            <w:shd w:val="clear" w:color="auto" w:fill="auto"/>
            <w:noWrap/>
            <w:vAlign w:val="bottom"/>
            <w:hideMark/>
            <w:tcPrChange w:id="357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F0F69A6" w14:textId="77777777" w:rsidR="00065B02" w:rsidRPr="00065B02" w:rsidRDefault="00065B02" w:rsidP="00065B02">
            <w:pPr>
              <w:spacing w:before="0" w:after="0" w:line="240" w:lineRule="auto"/>
              <w:jc w:val="left"/>
              <w:rPr>
                <w:ins w:id="3575" w:author="Kumar Baral" w:date="2023-02-10T15:32:00Z"/>
                <w:rFonts w:cs="Calibri"/>
                <w:color w:val="000000"/>
                <w:szCs w:val="22"/>
                <w:lang w:bidi="ne-NP"/>
              </w:rPr>
            </w:pPr>
            <w:ins w:id="3576" w:author="Kumar Baral" w:date="2023-02-10T15:32:00Z">
              <w:r w:rsidRPr="00065B02">
                <w:rPr>
                  <w:rFonts w:cs="Calibri"/>
                  <w:color w:val="000000"/>
                  <w:szCs w:val="22"/>
                  <w:lang w:bidi="ne-NP"/>
                </w:rPr>
                <w:t xml:space="preserve">    p    =    0.1764</w:t>
              </w:r>
            </w:ins>
          </w:p>
        </w:tc>
        <w:tc>
          <w:tcPr>
            <w:tcW w:w="1350" w:type="dxa"/>
            <w:tcBorders>
              <w:top w:val="nil"/>
              <w:left w:val="nil"/>
              <w:bottom w:val="single" w:sz="4" w:space="0" w:color="auto"/>
              <w:right w:val="single" w:sz="4" w:space="0" w:color="auto"/>
            </w:tcBorders>
            <w:shd w:val="clear" w:color="auto" w:fill="auto"/>
            <w:noWrap/>
            <w:vAlign w:val="bottom"/>
            <w:hideMark/>
            <w:tcPrChange w:id="357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54EDAE" w14:textId="6B862960" w:rsidR="00065B02" w:rsidRPr="00065B02" w:rsidRDefault="00065B02" w:rsidP="00065B02">
            <w:pPr>
              <w:spacing w:before="0" w:after="0" w:line="240" w:lineRule="auto"/>
              <w:jc w:val="right"/>
              <w:rPr>
                <w:ins w:id="3578" w:author="Kumar Baral" w:date="2023-02-10T15:32:00Z"/>
                <w:rFonts w:cs="Calibri"/>
                <w:color w:val="000000"/>
                <w:szCs w:val="22"/>
                <w:lang w:bidi="ne-NP"/>
              </w:rPr>
            </w:pPr>
            <w:ins w:id="3579" w:author="Kumar Baral" w:date="2023-02-10T15:32:00Z">
              <w:r w:rsidRPr="00065B02">
                <w:rPr>
                  <w:rFonts w:cs="Calibri"/>
                  <w:color w:val="000000"/>
                  <w:szCs w:val="22"/>
                  <w:lang w:bidi="ne-NP"/>
                </w:rPr>
                <w:t>-0.017</w:t>
              </w:r>
            </w:ins>
            <w:ins w:id="3580" w:author="Kumar Baral" w:date="2023-02-10T17:29:00Z">
              <w:r w:rsidR="00E47F01">
                <w:rPr>
                  <w:rFonts w:cs="Calibri"/>
                  <w:color w:val="000000"/>
                  <w:szCs w:val="22"/>
                  <w:lang w:bidi="ne-NP"/>
                </w:rPr>
                <w:t>/year</w:t>
              </w:r>
            </w:ins>
          </w:p>
        </w:tc>
      </w:tr>
      <w:tr w:rsidR="00065B02" w:rsidRPr="00065B02" w14:paraId="4ABC91EE" w14:textId="77777777" w:rsidTr="00E47F01">
        <w:trPr>
          <w:trHeight w:val="247"/>
          <w:ins w:id="3581" w:author="Kumar Baral" w:date="2023-02-10T15:32:00Z"/>
          <w:trPrChange w:id="358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58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2D50B6" w14:textId="77777777" w:rsidR="00065B02" w:rsidRPr="00065B02" w:rsidRDefault="00065B02" w:rsidP="00065B02">
            <w:pPr>
              <w:spacing w:before="0" w:after="0" w:line="240" w:lineRule="auto"/>
              <w:jc w:val="left"/>
              <w:rPr>
                <w:ins w:id="3584" w:author="Kumar Baral" w:date="2023-02-10T15:32:00Z"/>
                <w:rFonts w:cs="Calibri"/>
                <w:color w:val="000000"/>
                <w:szCs w:val="22"/>
                <w:lang w:bidi="ne-NP"/>
              </w:rPr>
            </w:pPr>
            <w:proofErr w:type="spellStart"/>
            <w:ins w:id="3585" w:author="Kumar Baral" w:date="2023-02-10T15:32:00Z">
              <w:r w:rsidRPr="00065B02">
                <w:rPr>
                  <w:rFonts w:cs="Calibri"/>
                  <w:color w:val="000000"/>
                  <w:szCs w:val="22"/>
                  <w:lang w:bidi="ne-NP"/>
                </w:rPr>
                <w:t>Ashadh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58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E7E46A9" w14:textId="36D0FAE1" w:rsidR="00065B02" w:rsidRPr="00065B02" w:rsidRDefault="00065B02" w:rsidP="00065B02">
            <w:pPr>
              <w:spacing w:before="0" w:after="0" w:line="240" w:lineRule="auto"/>
              <w:jc w:val="left"/>
              <w:rPr>
                <w:ins w:id="3587" w:author="Kumar Baral" w:date="2023-02-10T15:32:00Z"/>
                <w:rFonts w:cs="Calibri"/>
                <w:color w:val="000000"/>
                <w:szCs w:val="22"/>
                <w:lang w:bidi="ne-NP"/>
              </w:rPr>
            </w:pPr>
            <w:ins w:id="3588" w:author="Kumar Baral" w:date="2023-02-10T15:32:00Z">
              <w:r>
                <w:rPr>
                  <w:rFonts w:cs="Calibri"/>
                  <w:color w:val="000000"/>
                  <w:szCs w:val="22"/>
                  <w:lang w:bidi="ne-NP"/>
                </w:rPr>
                <w:t xml:space="preserve">    S    =    </w:t>
              </w:r>
              <w:r w:rsidRPr="00065B02">
                <w:rPr>
                  <w:rFonts w:cs="Calibri"/>
                  <w:color w:val="000000"/>
                  <w:szCs w:val="22"/>
                  <w:lang w:bidi="ne-NP"/>
                </w:rPr>
                <w:t>12</w:t>
              </w:r>
            </w:ins>
          </w:p>
        </w:tc>
        <w:tc>
          <w:tcPr>
            <w:tcW w:w="1890" w:type="dxa"/>
            <w:tcBorders>
              <w:top w:val="nil"/>
              <w:left w:val="nil"/>
              <w:bottom w:val="single" w:sz="4" w:space="0" w:color="auto"/>
              <w:right w:val="single" w:sz="4" w:space="0" w:color="auto"/>
            </w:tcBorders>
            <w:shd w:val="clear" w:color="auto" w:fill="auto"/>
            <w:noWrap/>
            <w:vAlign w:val="bottom"/>
            <w:hideMark/>
            <w:tcPrChange w:id="358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D6994A3" w14:textId="77777777" w:rsidR="00065B02" w:rsidRPr="00065B02" w:rsidRDefault="00065B02" w:rsidP="00065B02">
            <w:pPr>
              <w:spacing w:before="0" w:after="0" w:line="240" w:lineRule="auto"/>
              <w:jc w:val="left"/>
              <w:rPr>
                <w:ins w:id="3590" w:author="Kumar Baral" w:date="2023-02-10T15:32:00Z"/>
                <w:rFonts w:cs="Calibri"/>
                <w:color w:val="000000"/>
                <w:szCs w:val="22"/>
                <w:lang w:bidi="ne-NP"/>
              </w:rPr>
            </w:pPr>
            <w:ins w:id="3591" w:author="Kumar Baral" w:date="2023-02-10T15:32:00Z">
              <w:r w:rsidRPr="00065B02">
                <w:rPr>
                  <w:rFonts w:cs="Calibri"/>
                  <w:color w:val="000000"/>
                  <w:szCs w:val="22"/>
                  <w:lang w:bidi="ne-NP"/>
                </w:rPr>
                <w:t xml:space="preserve">    tau  =    0.1000</w:t>
              </w:r>
            </w:ins>
          </w:p>
        </w:tc>
        <w:tc>
          <w:tcPr>
            <w:tcW w:w="2340" w:type="dxa"/>
            <w:tcBorders>
              <w:top w:val="nil"/>
              <w:left w:val="nil"/>
              <w:bottom w:val="single" w:sz="4" w:space="0" w:color="auto"/>
              <w:right w:val="single" w:sz="4" w:space="0" w:color="auto"/>
            </w:tcBorders>
            <w:shd w:val="clear" w:color="auto" w:fill="auto"/>
            <w:noWrap/>
            <w:vAlign w:val="bottom"/>
            <w:hideMark/>
            <w:tcPrChange w:id="359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67829DA" w14:textId="77777777" w:rsidR="00065B02" w:rsidRPr="00065B02" w:rsidRDefault="00065B02" w:rsidP="00065B02">
            <w:pPr>
              <w:spacing w:before="0" w:after="0" w:line="240" w:lineRule="auto"/>
              <w:jc w:val="left"/>
              <w:rPr>
                <w:ins w:id="3593" w:author="Kumar Baral" w:date="2023-02-10T15:32:00Z"/>
                <w:rFonts w:cs="Calibri"/>
                <w:color w:val="000000"/>
                <w:szCs w:val="22"/>
                <w:lang w:bidi="ne-NP"/>
              </w:rPr>
            </w:pPr>
            <w:ins w:id="3594" w:author="Kumar Baral" w:date="2023-02-10T15:32:00Z">
              <w:r w:rsidRPr="00065B02">
                <w:rPr>
                  <w:rFonts w:cs="Calibri"/>
                  <w:color w:val="000000"/>
                  <w:szCs w:val="22"/>
                  <w:lang w:bidi="ne-NP"/>
                </w:rPr>
                <w:t xml:space="preserve">    p    =    0.6238</w:t>
              </w:r>
            </w:ins>
          </w:p>
        </w:tc>
        <w:tc>
          <w:tcPr>
            <w:tcW w:w="1350" w:type="dxa"/>
            <w:tcBorders>
              <w:top w:val="nil"/>
              <w:left w:val="nil"/>
              <w:bottom w:val="single" w:sz="4" w:space="0" w:color="auto"/>
              <w:right w:val="single" w:sz="4" w:space="0" w:color="auto"/>
            </w:tcBorders>
            <w:shd w:val="clear" w:color="auto" w:fill="auto"/>
            <w:noWrap/>
            <w:vAlign w:val="bottom"/>
            <w:hideMark/>
            <w:tcPrChange w:id="359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AEA549B" w14:textId="74342040" w:rsidR="00065B02" w:rsidRPr="00065B02" w:rsidRDefault="00065B02" w:rsidP="00065B02">
            <w:pPr>
              <w:spacing w:before="0" w:after="0" w:line="240" w:lineRule="auto"/>
              <w:jc w:val="right"/>
              <w:rPr>
                <w:ins w:id="3596" w:author="Kumar Baral" w:date="2023-02-10T15:32:00Z"/>
                <w:rFonts w:cs="Calibri"/>
                <w:color w:val="000000"/>
                <w:szCs w:val="22"/>
                <w:lang w:bidi="ne-NP"/>
              </w:rPr>
            </w:pPr>
            <w:ins w:id="3597" w:author="Kumar Baral" w:date="2023-02-10T15:32:00Z">
              <w:r w:rsidRPr="00065B02">
                <w:rPr>
                  <w:rFonts w:cs="Calibri"/>
                  <w:color w:val="000000"/>
                  <w:szCs w:val="22"/>
                  <w:lang w:bidi="ne-NP"/>
                </w:rPr>
                <w:t>0.343</w:t>
              </w:r>
            </w:ins>
            <w:ins w:id="3598" w:author="Kumar Baral" w:date="2023-02-10T17:29:00Z">
              <w:r w:rsidR="00E47F01">
                <w:rPr>
                  <w:rFonts w:cs="Calibri"/>
                  <w:color w:val="000000"/>
                  <w:szCs w:val="22"/>
                  <w:lang w:bidi="ne-NP"/>
                </w:rPr>
                <w:t>/year</w:t>
              </w:r>
            </w:ins>
          </w:p>
        </w:tc>
      </w:tr>
      <w:tr w:rsidR="00065B02" w:rsidRPr="00065B02" w14:paraId="1FE07724" w14:textId="77777777" w:rsidTr="00E47F01">
        <w:trPr>
          <w:trHeight w:val="247"/>
          <w:ins w:id="3599" w:author="Kumar Baral" w:date="2023-02-10T15:32:00Z"/>
          <w:trPrChange w:id="3600"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01"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372636" w14:textId="77777777" w:rsidR="00065B02" w:rsidRPr="00065B02" w:rsidRDefault="00065B02" w:rsidP="00065B02">
            <w:pPr>
              <w:spacing w:before="0" w:after="0" w:line="240" w:lineRule="auto"/>
              <w:jc w:val="left"/>
              <w:rPr>
                <w:ins w:id="3602" w:author="Kumar Baral" w:date="2023-02-10T15:32:00Z"/>
                <w:rFonts w:cs="Calibri"/>
                <w:color w:val="000000"/>
                <w:szCs w:val="22"/>
                <w:lang w:bidi="ne-NP"/>
              </w:rPr>
            </w:pPr>
            <w:proofErr w:type="spellStart"/>
            <w:ins w:id="3603" w:author="Kumar Baral" w:date="2023-02-10T15:32:00Z">
              <w:r w:rsidRPr="00065B02">
                <w:rPr>
                  <w:rFonts w:cs="Calibri"/>
                  <w:color w:val="000000"/>
                  <w:szCs w:val="22"/>
                  <w:lang w:bidi="ne-NP"/>
                </w:rPr>
                <w:t>Shrawan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04"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41C1BBC9" w14:textId="729EEB01" w:rsidR="00065B02" w:rsidRPr="00065B02" w:rsidRDefault="00065B02" w:rsidP="00065B02">
            <w:pPr>
              <w:spacing w:before="0" w:after="0" w:line="240" w:lineRule="auto"/>
              <w:jc w:val="left"/>
              <w:rPr>
                <w:ins w:id="3605" w:author="Kumar Baral" w:date="2023-02-10T15:32:00Z"/>
                <w:rFonts w:cs="Calibri"/>
                <w:color w:val="000000"/>
                <w:szCs w:val="22"/>
                <w:lang w:bidi="ne-NP"/>
              </w:rPr>
            </w:pPr>
            <w:ins w:id="3606" w:author="Kumar Baral" w:date="2023-02-10T15:32:00Z">
              <w:r w:rsidRPr="00065B02">
                <w:rPr>
                  <w:rFonts w:cs="Calibri"/>
                  <w:color w:val="000000"/>
                  <w:szCs w:val="22"/>
                  <w:lang w:bidi="ne-NP"/>
                </w:rPr>
                <w:t xml:space="preserve">    S    =  </w:t>
              </w:r>
              <w:r>
                <w:rPr>
                  <w:rFonts w:cs="Calibri"/>
                  <w:color w:val="000000"/>
                  <w:szCs w:val="22"/>
                  <w:lang w:bidi="ne-NP"/>
                </w:rPr>
                <w:t xml:space="preserve">  </w:t>
              </w:r>
              <w:r w:rsidRPr="00065B02">
                <w:rPr>
                  <w:rFonts w:cs="Calibri"/>
                  <w:color w:val="000000"/>
                  <w:szCs w:val="22"/>
                  <w:lang w:bidi="ne-NP"/>
                </w:rPr>
                <w:t>-20</w:t>
              </w:r>
            </w:ins>
          </w:p>
        </w:tc>
        <w:tc>
          <w:tcPr>
            <w:tcW w:w="1890" w:type="dxa"/>
            <w:tcBorders>
              <w:top w:val="nil"/>
              <w:left w:val="nil"/>
              <w:bottom w:val="single" w:sz="4" w:space="0" w:color="auto"/>
              <w:right w:val="single" w:sz="4" w:space="0" w:color="auto"/>
            </w:tcBorders>
            <w:shd w:val="clear" w:color="auto" w:fill="auto"/>
            <w:noWrap/>
            <w:vAlign w:val="bottom"/>
            <w:hideMark/>
            <w:tcPrChange w:id="3607"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04DE383" w14:textId="77777777" w:rsidR="00065B02" w:rsidRPr="00065B02" w:rsidRDefault="00065B02" w:rsidP="00065B02">
            <w:pPr>
              <w:spacing w:before="0" w:after="0" w:line="240" w:lineRule="auto"/>
              <w:jc w:val="left"/>
              <w:rPr>
                <w:ins w:id="3608" w:author="Kumar Baral" w:date="2023-02-10T15:32:00Z"/>
                <w:rFonts w:cs="Calibri"/>
                <w:color w:val="000000"/>
                <w:szCs w:val="22"/>
                <w:lang w:bidi="ne-NP"/>
              </w:rPr>
            </w:pPr>
            <w:ins w:id="3609" w:author="Kumar Baral" w:date="2023-02-10T15:32:00Z">
              <w:r w:rsidRPr="00065B02">
                <w:rPr>
                  <w:rFonts w:cs="Calibri"/>
                  <w:color w:val="000000"/>
                  <w:szCs w:val="22"/>
                  <w:lang w:bidi="ne-NP"/>
                </w:rPr>
                <w:t xml:space="preserve">    tau  =   -0.1471</w:t>
              </w:r>
            </w:ins>
          </w:p>
        </w:tc>
        <w:tc>
          <w:tcPr>
            <w:tcW w:w="2340" w:type="dxa"/>
            <w:tcBorders>
              <w:top w:val="nil"/>
              <w:left w:val="nil"/>
              <w:bottom w:val="single" w:sz="4" w:space="0" w:color="auto"/>
              <w:right w:val="single" w:sz="4" w:space="0" w:color="auto"/>
            </w:tcBorders>
            <w:shd w:val="clear" w:color="auto" w:fill="auto"/>
            <w:noWrap/>
            <w:vAlign w:val="bottom"/>
            <w:hideMark/>
            <w:tcPrChange w:id="3610"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071DFC19" w14:textId="77777777" w:rsidR="00065B02" w:rsidRPr="00065B02" w:rsidRDefault="00065B02" w:rsidP="00065B02">
            <w:pPr>
              <w:spacing w:before="0" w:after="0" w:line="240" w:lineRule="auto"/>
              <w:jc w:val="left"/>
              <w:rPr>
                <w:ins w:id="3611" w:author="Kumar Baral" w:date="2023-02-10T15:32:00Z"/>
                <w:rFonts w:cs="Calibri"/>
                <w:color w:val="000000"/>
                <w:szCs w:val="22"/>
                <w:lang w:bidi="ne-NP"/>
              </w:rPr>
            </w:pPr>
            <w:ins w:id="3612" w:author="Kumar Baral" w:date="2023-02-10T15:32:00Z">
              <w:r w:rsidRPr="00065B02">
                <w:rPr>
                  <w:rFonts w:cs="Calibri"/>
                  <w:color w:val="000000"/>
                  <w:szCs w:val="22"/>
                  <w:lang w:bidi="ne-NP"/>
                </w:rPr>
                <w:t xml:space="preserve">    p    =    0.4372</w:t>
              </w:r>
            </w:ins>
          </w:p>
        </w:tc>
        <w:tc>
          <w:tcPr>
            <w:tcW w:w="1350" w:type="dxa"/>
            <w:tcBorders>
              <w:top w:val="nil"/>
              <w:left w:val="nil"/>
              <w:bottom w:val="single" w:sz="4" w:space="0" w:color="auto"/>
              <w:right w:val="single" w:sz="4" w:space="0" w:color="auto"/>
            </w:tcBorders>
            <w:shd w:val="clear" w:color="auto" w:fill="auto"/>
            <w:noWrap/>
            <w:vAlign w:val="bottom"/>
            <w:hideMark/>
            <w:tcPrChange w:id="3613"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45D06F4" w14:textId="7A0FE056" w:rsidR="00065B02" w:rsidRPr="00065B02" w:rsidRDefault="00065B02" w:rsidP="00065B02">
            <w:pPr>
              <w:spacing w:before="0" w:after="0" w:line="240" w:lineRule="auto"/>
              <w:jc w:val="right"/>
              <w:rPr>
                <w:ins w:id="3614" w:author="Kumar Baral" w:date="2023-02-10T15:32:00Z"/>
                <w:rFonts w:cs="Calibri"/>
                <w:color w:val="000000"/>
                <w:szCs w:val="22"/>
                <w:lang w:bidi="ne-NP"/>
              </w:rPr>
            </w:pPr>
            <w:ins w:id="3615" w:author="Kumar Baral" w:date="2023-02-10T15:32:00Z">
              <w:r w:rsidRPr="00065B02">
                <w:rPr>
                  <w:rFonts w:cs="Calibri"/>
                  <w:color w:val="000000"/>
                  <w:szCs w:val="22"/>
                  <w:lang w:bidi="ne-NP"/>
                </w:rPr>
                <w:t>-1.535</w:t>
              </w:r>
            </w:ins>
            <w:ins w:id="3616" w:author="Kumar Baral" w:date="2023-02-10T17:29:00Z">
              <w:r w:rsidR="00E47F01">
                <w:rPr>
                  <w:rFonts w:cs="Calibri"/>
                  <w:color w:val="000000"/>
                  <w:szCs w:val="22"/>
                  <w:lang w:bidi="ne-NP"/>
                </w:rPr>
                <w:t>/year</w:t>
              </w:r>
            </w:ins>
          </w:p>
        </w:tc>
      </w:tr>
      <w:tr w:rsidR="00065B02" w:rsidRPr="00065B02" w14:paraId="2CB355C8" w14:textId="77777777" w:rsidTr="00E47F01">
        <w:trPr>
          <w:trHeight w:val="247"/>
          <w:ins w:id="3617" w:author="Kumar Baral" w:date="2023-02-10T15:32:00Z"/>
          <w:trPrChange w:id="3618"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19"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4751E9" w14:textId="77777777" w:rsidR="00065B02" w:rsidRPr="00065B02" w:rsidRDefault="00065B02" w:rsidP="00065B02">
            <w:pPr>
              <w:spacing w:before="0" w:after="0" w:line="240" w:lineRule="auto"/>
              <w:jc w:val="left"/>
              <w:rPr>
                <w:ins w:id="3620" w:author="Kumar Baral" w:date="2023-02-10T15:32:00Z"/>
                <w:rFonts w:cs="Calibri"/>
                <w:color w:val="000000"/>
                <w:szCs w:val="22"/>
                <w:lang w:bidi="ne-NP"/>
              </w:rPr>
            </w:pPr>
            <w:proofErr w:type="spellStart"/>
            <w:ins w:id="3621" w:author="Kumar Baral" w:date="2023-02-10T15:32:00Z">
              <w:r w:rsidRPr="00065B02">
                <w:rPr>
                  <w:rFonts w:cs="Calibri"/>
                  <w:color w:val="000000"/>
                  <w:szCs w:val="22"/>
                  <w:lang w:bidi="ne-NP"/>
                </w:rPr>
                <w:t>Bhadra</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22"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81E031B" w14:textId="483811C5" w:rsidR="00065B02" w:rsidRPr="00065B02" w:rsidRDefault="00065B02" w:rsidP="00065B02">
            <w:pPr>
              <w:spacing w:before="0" w:after="0" w:line="240" w:lineRule="auto"/>
              <w:jc w:val="left"/>
              <w:rPr>
                <w:ins w:id="3623" w:author="Kumar Baral" w:date="2023-02-10T15:32:00Z"/>
                <w:rFonts w:cs="Calibri"/>
                <w:color w:val="000000"/>
                <w:szCs w:val="22"/>
                <w:lang w:bidi="ne-NP"/>
              </w:rPr>
            </w:pPr>
            <w:ins w:id="3624" w:author="Kumar Baral" w:date="2023-02-10T15:32:00Z">
              <w:r>
                <w:rPr>
                  <w:rFonts w:cs="Calibri"/>
                  <w:color w:val="000000"/>
                  <w:szCs w:val="22"/>
                  <w:lang w:bidi="ne-NP"/>
                </w:rPr>
                <w:t xml:space="preserve">    S    =    </w:t>
              </w:r>
              <w:r w:rsidRPr="00065B02">
                <w:rPr>
                  <w:rFonts w:cs="Calibri"/>
                  <w:color w:val="000000"/>
                  <w:szCs w:val="22"/>
                  <w:lang w:bidi="ne-NP"/>
                </w:rPr>
                <w:t>-74</w:t>
              </w:r>
            </w:ins>
          </w:p>
        </w:tc>
        <w:tc>
          <w:tcPr>
            <w:tcW w:w="1890" w:type="dxa"/>
            <w:tcBorders>
              <w:top w:val="nil"/>
              <w:left w:val="nil"/>
              <w:bottom w:val="single" w:sz="4" w:space="0" w:color="auto"/>
              <w:right w:val="single" w:sz="4" w:space="0" w:color="auto"/>
            </w:tcBorders>
            <w:shd w:val="clear" w:color="auto" w:fill="auto"/>
            <w:noWrap/>
            <w:vAlign w:val="bottom"/>
            <w:hideMark/>
            <w:tcPrChange w:id="3625"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2269E3C6" w14:textId="77777777" w:rsidR="00065B02" w:rsidRPr="00065B02" w:rsidRDefault="00065B02" w:rsidP="00065B02">
            <w:pPr>
              <w:spacing w:before="0" w:after="0" w:line="240" w:lineRule="auto"/>
              <w:jc w:val="left"/>
              <w:rPr>
                <w:ins w:id="3626" w:author="Kumar Baral" w:date="2023-02-10T15:32:00Z"/>
                <w:rFonts w:cs="Calibri"/>
                <w:color w:val="000000"/>
                <w:szCs w:val="22"/>
                <w:lang w:bidi="ne-NP"/>
              </w:rPr>
            </w:pPr>
            <w:ins w:id="3627" w:author="Kumar Baral" w:date="2023-02-10T15:32:00Z">
              <w:r w:rsidRPr="00065B02">
                <w:rPr>
                  <w:rFonts w:cs="Calibri"/>
                  <w:color w:val="000000"/>
                  <w:szCs w:val="22"/>
                  <w:lang w:bidi="ne-NP"/>
                </w:rPr>
                <w:t xml:space="preserve">    tau  =   -0.5441</w:t>
              </w:r>
            </w:ins>
          </w:p>
        </w:tc>
        <w:tc>
          <w:tcPr>
            <w:tcW w:w="2340" w:type="dxa"/>
            <w:tcBorders>
              <w:top w:val="nil"/>
              <w:left w:val="nil"/>
              <w:bottom w:val="single" w:sz="4" w:space="0" w:color="auto"/>
              <w:right w:val="single" w:sz="4" w:space="0" w:color="auto"/>
            </w:tcBorders>
            <w:shd w:val="clear" w:color="auto" w:fill="auto"/>
            <w:noWrap/>
            <w:vAlign w:val="bottom"/>
            <w:hideMark/>
            <w:tcPrChange w:id="3628"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5353F46A" w14:textId="77777777" w:rsidR="00065B02" w:rsidRPr="00065B02" w:rsidRDefault="00065B02" w:rsidP="00065B02">
            <w:pPr>
              <w:spacing w:before="0" w:after="0" w:line="240" w:lineRule="auto"/>
              <w:jc w:val="left"/>
              <w:rPr>
                <w:ins w:id="3629" w:author="Kumar Baral" w:date="2023-02-10T15:32:00Z"/>
                <w:rFonts w:cs="Calibri"/>
                <w:color w:val="000000"/>
                <w:szCs w:val="22"/>
                <w:lang w:bidi="ne-NP"/>
              </w:rPr>
            </w:pPr>
            <w:ins w:id="3630" w:author="Kumar Baral" w:date="2023-02-10T15:32:00Z">
              <w:r w:rsidRPr="00065B02">
                <w:rPr>
                  <w:rFonts w:cs="Calibri"/>
                  <w:color w:val="000000"/>
                  <w:szCs w:val="22"/>
                  <w:lang w:bidi="ne-NP"/>
                </w:rPr>
                <w:t xml:space="preserve">    p    =  0.06738 *</w:t>
              </w:r>
            </w:ins>
          </w:p>
        </w:tc>
        <w:tc>
          <w:tcPr>
            <w:tcW w:w="1350" w:type="dxa"/>
            <w:tcBorders>
              <w:top w:val="nil"/>
              <w:left w:val="nil"/>
              <w:bottom w:val="single" w:sz="4" w:space="0" w:color="auto"/>
              <w:right w:val="single" w:sz="4" w:space="0" w:color="auto"/>
            </w:tcBorders>
            <w:shd w:val="clear" w:color="auto" w:fill="auto"/>
            <w:noWrap/>
            <w:vAlign w:val="bottom"/>
            <w:hideMark/>
            <w:tcPrChange w:id="3631"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56D461A8" w14:textId="40C3166E" w:rsidR="00065B02" w:rsidRPr="00065B02" w:rsidRDefault="00065B02" w:rsidP="00065B02">
            <w:pPr>
              <w:spacing w:before="0" w:after="0" w:line="240" w:lineRule="auto"/>
              <w:jc w:val="right"/>
              <w:rPr>
                <w:ins w:id="3632" w:author="Kumar Baral" w:date="2023-02-10T15:32:00Z"/>
                <w:rFonts w:cs="Calibri"/>
                <w:color w:val="000000"/>
                <w:szCs w:val="22"/>
                <w:lang w:bidi="ne-NP"/>
              </w:rPr>
            </w:pPr>
            <w:ins w:id="3633" w:author="Kumar Baral" w:date="2023-02-10T15:32:00Z">
              <w:r w:rsidRPr="00065B02">
                <w:rPr>
                  <w:rFonts w:cs="Calibri"/>
                  <w:color w:val="000000"/>
                  <w:szCs w:val="22"/>
                  <w:lang w:bidi="ne-NP"/>
                </w:rPr>
                <w:t>-4.174</w:t>
              </w:r>
            </w:ins>
            <w:ins w:id="3634" w:author="Kumar Baral" w:date="2023-02-10T17:29:00Z">
              <w:r w:rsidR="00E47F01">
                <w:rPr>
                  <w:rFonts w:cs="Calibri"/>
                  <w:color w:val="000000"/>
                  <w:szCs w:val="22"/>
                  <w:lang w:bidi="ne-NP"/>
                </w:rPr>
                <w:t>/year</w:t>
              </w:r>
            </w:ins>
          </w:p>
        </w:tc>
      </w:tr>
      <w:tr w:rsidR="00065B02" w:rsidRPr="00065B02" w14:paraId="0FB43DF1" w14:textId="77777777" w:rsidTr="00E47F01">
        <w:trPr>
          <w:trHeight w:val="247"/>
          <w:ins w:id="3635" w:author="Kumar Baral" w:date="2023-02-10T15:32:00Z"/>
          <w:trPrChange w:id="363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3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EE94C6" w14:textId="77777777" w:rsidR="00065B02" w:rsidRPr="00065B02" w:rsidRDefault="00065B02" w:rsidP="00065B02">
            <w:pPr>
              <w:spacing w:before="0" w:after="0" w:line="240" w:lineRule="auto"/>
              <w:jc w:val="left"/>
              <w:rPr>
                <w:ins w:id="3638" w:author="Kumar Baral" w:date="2023-02-10T15:32:00Z"/>
                <w:rFonts w:cs="Calibri"/>
                <w:color w:val="000000"/>
                <w:szCs w:val="22"/>
                <w:lang w:bidi="ne-NP"/>
              </w:rPr>
            </w:pPr>
            <w:proofErr w:type="spellStart"/>
            <w:ins w:id="3639" w:author="Kumar Baral" w:date="2023-02-10T15:32:00Z">
              <w:r w:rsidRPr="00065B02">
                <w:rPr>
                  <w:rFonts w:cs="Calibri"/>
                  <w:color w:val="000000"/>
                  <w:szCs w:val="22"/>
                  <w:lang w:bidi="ne-NP"/>
                </w:rPr>
                <w:t>Ashwin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4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39CE55D5" w14:textId="69CE1DCF" w:rsidR="00065B02" w:rsidRPr="00065B02" w:rsidRDefault="00065B02" w:rsidP="00065B02">
            <w:pPr>
              <w:spacing w:before="0" w:after="0" w:line="240" w:lineRule="auto"/>
              <w:jc w:val="left"/>
              <w:rPr>
                <w:ins w:id="3641" w:author="Kumar Baral" w:date="2023-02-10T15:32:00Z"/>
                <w:rFonts w:cs="Calibri"/>
                <w:color w:val="000000"/>
                <w:szCs w:val="22"/>
                <w:lang w:bidi="ne-NP"/>
              </w:rPr>
            </w:pPr>
            <w:ins w:id="3642" w:author="Kumar Baral" w:date="2023-02-10T15:32:00Z">
              <w:r>
                <w:rPr>
                  <w:rFonts w:cs="Calibri"/>
                  <w:color w:val="000000"/>
                  <w:szCs w:val="22"/>
                  <w:lang w:bidi="ne-NP"/>
                </w:rPr>
                <w:t xml:space="preserve">    S    =     </w:t>
              </w:r>
              <w:r w:rsidRPr="00065B02">
                <w:rPr>
                  <w:rFonts w:cs="Calibri"/>
                  <w:color w:val="000000"/>
                  <w:szCs w:val="22"/>
                  <w:lang w:bidi="ne-NP"/>
                </w:rPr>
                <w:t>2</w:t>
              </w:r>
            </w:ins>
          </w:p>
        </w:tc>
        <w:tc>
          <w:tcPr>
            <w:tcW w:w="1890" w:type="dxa"/>
            <w:tcBorders>
              <w:top w:val="nil"/>
              <w:left w:val="nil"/>
              <w:bottom w:val="single" w:sz="4" w:space="0" w:color="auto"/>
              <w:right w:val="single" w:sz="4" w:space="0" w:color="auto"/>
            </w:tcBorders>
            <w:shd w:val="clear" w:color="auto" w:fill="auto"/>
            <w:noWrap/>
            <w:vAlign w:val="bottom"/>
            <w:hideMark/>
            <w:tcPrChange w:id="364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BBFA76B" w14:textId="77777777" w:rsidR="00065B02" w:rsidRPr="00065B02" w:rsidRDefault="00065B02" w:rsidP="00065B02">
            <w:pPr>
              <w:spacing w:before="0" w:after="0" w:line="240" w:lineRule="auto"/>
              <w:jc w:val="left"/>
              <w:rPr>
                <w:ins w:id="3644" w:author="Kumar Baral" w:date="2023-02-10T15:32:00Z"/>
                <w:rFonts w:cs="Calibri"/>
                <w:color w:val="000000"/>
                <w:szCs w:val="22"/>
                <w:lang w:bidi="ne-NP"/>
              </w:rPr>
            </w:pPr>
            <w:ins w:id="3645" w:author="Kumar Baral" w:date="2023-02-10T15:32:00Z">
              <w:r w:rsidRPr="00065B02">
                <w:rPr>
                  <w:rFonts w:cs="Calibri"/>
                  <w:color w:val="000000"/>
                  <w:szCs w:val="22"/>
                  <w:lang w:bidi="ne-NP"/>
                </w:rPr>
                <w:t xml:space="preserve">    tau  =   0.01471</w:t>
              </w:r>
            </w:ins>
          </w:p>
        </w:tc>
        <w:tc>
          <w:tcPr>
            <w:tcW w:w="2340" w:type="dxa"/>
            <w:tcBorders>
              <w:top w:val="nil"/>
              <w:left w:val="nil"/>
              <w:bottom w:val="single" w:sz="4" w:space="0" w:color="auto"/>
              <w:right w:val="single" w:sz="4" w:space="0" w:color="auto"/>
            </w:tcBorders>
            <w:shd w:val="clear" w:color="auto" w:fill="auto"/>
            <w:noWrap/>
            <w:vAlign w:val="bottom"/>
            <w:hideMark/>
            <w:tcPrChange w:id="364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28681F2" w14:textId="77777777" w:rsidR="00065B02" w:rsidRPr="00065B02" w:rsidRDefault="00065B02" w:rsidP="00065B02">
            <w:pPr>
              <w:spacing w:before="0" w:after="0" w:line="240" w:lineRule="auto"/>
              <w:jc w:val="left"/>
              <w:rPr>
                <w:ins w:id="3647" w:author="Kumar Baral" w:date="2023-02-10T15:32:00Z"/>
                <w:rFonts w:cs="Calibri"/>
                <w:color w:val="000000"/>
                <w:szCs w:val="22"/>
                <w:lang w:bidi="ne-NP"/>
              </w:rPr>
            </w:pPr>
            <w:ins w:id="3648" w:author="Kumar Baral" w:date="2023-02-10T15:32:00Z">
              <w:r w:rsidRPr="00065B02">
                <w:rPr>
                  <w:rFonts w:cs="Calibri"/>
                  <w:color w:val="000000"/>
                  <w:szCs w:val="22"/>
                  <w:lang w:bidi="ne-NP"/>
                </w:rPr>
                <w:t xml:space="preserve">    p    =    0.9675</w:t>
              </w:r>
            </w:ins>
          </w:p>
        </w:tc>
        <w:tc>
          <w:tcPr>
            <w:tcW w:w="1350" w:type="dxa"/>
            <w:tcBorders>
              <w:top w:val="nil"/>
              <w:left w:val="nil"/>
              <w:bottom w:val="single" w:sz="4" w:space="0" w:color="auto"/>
              <w:right w:val="single" w:sz="4" w:space="0" w:color="auto"/>
            </w:tcBorders>
            <w:shd w:val="clear" w:color="auto" w:fill="auto"/>
            <w:noWrap/>
            <w:vAlign w:val="bottom"/>
            <w:hideMark/>
            <w:tcPrChange w:id="364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3D340518" w14:textId="7CBA6BB1" w:rsidR="00065B02" w:rsidRPr="00065B02" w:rsidRDefault="00065B02" w:rsidP="00065B02">
            <w:pPr>
              <w:spacing w:before="0" w:after="0" w:line="240" w:lineRule="auto"/>
              <w:jc w:val="right"/>
              <w:rPr>
                <w:ins w:id="3650" w:author="Kumar Baral" w:date="2023-02-10T15:32:00Z"/>
                <w:rFonts w:cs="Calibri"/>
                <w:color w:val="000000"/>
                <w:szCs w:val="22"/>
                <w:lang w:bidi="ne-NP"/>
              </w:rPr>
            </w:pPr>
            <w:ins w:id="3651" w:author="Kumar Baral" w:date="2023-02-10T15:32:00Z">
              <w:r w:rsidRPr="00065B02">
                <w:rPr>
                  <w:rFonts w:cs="Calibri"/>
                  <w:color w:val="000000"/>
                  <w:szCs w:val="22"/>
                  <w:lang w:bidi="ne-NP"/>
                </w:rPr>
                <w:t>0.050</w:t>
              </w:r>
            </w:ins>
            <w:ins w:id="3652" w:author="Kumar Baral" w:date="2023-02-10T17:29:00Z">
              <w:r w:rsidR="00E47F01">
                <w:rPr>
                  <w:rFonts w:cs="Calibri"/>
                  <w:color w:val="000000"/>
                  <w:szCs w:val="22"/>
                  <w:lang w:bidi="ne-NP"/>
                </w:rPr>
                <w:t>/year</w:t>
              </w:r>
            </w:ins>
          </w:p>
        </w:tc>
      </w:tr>
      <w:tr w:rsidR="00065B02" w:rsidRPr="00065B02" w14:paraId="298885A1" w14:textId="77777777" w:rsidTr="00E47F01">
        <w:trPr>
          <w:trHeight w:val="247"/>
          <w:ins w:id="3653" w:author="Kumar Baral" w:date="2023-02-10T15:32:00Z"/>
          <w:trPrChange w:id="365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5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B90053" w14:textId="77777777" w:rsidR="00065B02" w:rsidRPr="00065B02" w:rsidRDefault="00065B02" w:rsidP="00065B02">
            <w:pPr>
              <w:spacing w:before="0" w:after="0" w:line="240" w:lineRule="auto"/>
              <w:jc w:val="left"/>
              <w:rPr>
                <w:ins w:id="3656" w:author="Kumar Baral" w:date="2023-02-10T15:32:00Z"/>
                <w:rFonts w:cs="Calibri"/>
                <w:color w:val="000000"/>
                <w:szCs w:val="22"/>
                <w:lang w:bidi="ne-NP"/>
              </w:rPr>
            </w:pPr>
            <w:proofErr w:type="spellStart"/>
            <w:ins w:id="3657" w:author="Kumar Baral" w:date="2023-02-10T15:32:00Z">
              <w:r w:rsidRPr="00065B02">
                <w:rPr>
                  <w:rFonts w:cs="Calibri"/>
                  <w:color w:val="000000"/>
                  <w:szCs w:val="22"/>
                  <w:lang w:bidi="ne-NP"/>
                </w:rPr>
                <w:t>Karkit</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5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4E255A" w14:textId="4575E376" w:rsidR="00065B02" w:rsidRPr="00065B02" w:rsidRDefault="00065B02" w:rsidP="00065B02">
            <w:pPr>
              <w:spacing w:before="0" w:after="0" w:line="240" w:lineRule="auto"/>
              <w:jc w:val="left"/>
              <w:rPr>
                <w:ins w:id="3659" w:author="Kumar Baral" w:date="2023-02-10T15:32:00Z"/>
                <w:rFonts w:cs="Calibri"/>
                <w:color w:val="000000"/>
                <w:szCs w:val="22"/>
                <w:lang w:bidi="ne-NP"/>
              </w:rPr>
            </w:pPr>
            <w:ins w:id="3660"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366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64FBC62F" w14:textId="77777777" w:rsidR="00065B02" w:rsidRPr="00065B02" w:rsidRDefault="00065B02" w:rsidP="00065B02">
            <w:pPr>
              <w:spacing w:before="0" w:after="0" w:line="240" w:lineRule="auto"/>
              <w:jc w:val="left"/>
              <w:rPr>
                <w:ins w:id="3662" w:author="Kumar Baral" w:date="2023-02-10T15:32:00Z"/>
                <w:rFonts w:cs="Calibri"/>
                <w:color w:val="000000"/>
                <w:szCs w:val="22"/>
                <w:lang w:bidi="ne-NP"/>
              </w:rPr>
            </w:pPr>
            <w:ins w:id="3663" w:author="Kumar Baral" w:date="2023-02-10T15:32:00Z">
              <w:r w:rsidRPr="00065B02">
                <w:rPr>
                  <w:rFonts w:cs="Calibri"/>
                  <w:color w:val="000000"/>
                  <w:szCs w:val="22"/>
                  <w:lang w:bidi="ne-NP"/>
                </w:rPr>
                <w:t xml:space="preserve">    tau  =   -0.1618</w:t>
              </w:r>
            </w:ins>
          </w:p>
        </w:tc>
        <w:tc>
          <w:tcPr>
            <w:tcW w:w="2340" w:type="dxa"/>
            <w:tcBorders>
              <w:top w:val="nil"/>
              <w:left w:val="nil"/>
              <w:bottom w:val="single" w:sz="4" w:space="0" w:color="auto"/>
              <w:right w:val="single" w:sz="4" w:space="0" w:color="auto"/>
            </w:tcBorders>
            <w:shd w:val="clear" w:color="auto" w:fill="auto"/>
            <w:noWrap/>
            <w:vAlign w:val="bottom"/>
            <w:hideMark/>
            <w:tcPrChange w:id="366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9EEE6C5" w14:textId="77777777" w:rsidR="00065B02" w:rsidRPr="00065B02" w:rsidRDefault="00065B02" w:rsidP="00065B02">
            <w:pPr>
              <w:spacing w:before="0" w:after="0" w:line="240" w:lineRule="auto"/>
              <w:jc w:val="left"/>
              <w:rPr>
                <w:ins w:id="3665" w:author="Kumar Baral" w:date="2023-02-10T15:32:00Z"/>
                <w:rFonts w:cs="Calibri"/>
                <w:color w:val="000000"/>
                <w:szCs w:val="22"/>
                <w:lang w:bidi="ne-NP"/>
              </w:rPr>
            </w:pPr>
            <w:ins w:id="3666" w:author="Kumar Baral" w:date="2023-02-10T15:32:00Z">
              <w:r w:rsidRPr="00065B02">
                <w:rPr>
                  <w:rFonts w:cs="Calibri"/>
                  <w:color w:val="000000"/>
                  <w:szCs w:val="22"/>
                  <w:lang w:bidi="ne-NP"/>
                </w:rPr>
                <w:t xml:space="preserve">    p    =    0.3901</w:t>
              </w:r>
            </w:ins>
          </w:p>
        </w:tc>
        <w:tc>
          <w:tcPr>
            <w:tcW w:w="1350" w:type="dxa"/>
            <w:tcBorders>
              <w:top w:val="nil"/>
              <w:left w:val="nil"/>
              <w:bottom w:val="single" w:sz="4" w:space="0" w:color="auto"/>
              <w:right w:val="single" w:sz="4" w:space="0" w:color="auto"/>
            </w:tcBorders>
            <w:shd w:val="clear" w:color="auto" w:fill="auto"/>
            <w:noWrap/>
            <w:vAlign w:val="bottom"/>
            <w:hideMark/>
            <w:tcPrChange w:id="366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D17EA68" w14:textId="1E615058" w:rsidR="00065B02" w:rsidRPr="00065B02" w:rsidRDefault="00065B02" w:rsidP="00065B02">
            <w:pPr>
              <w:spacing w:before="0" w:after="0" w:line="240" w:lineRule="auto"/>
              <w:jc w:val="right"/>
              <w:rPr>
                <w:ins w:id="3668" w:author="Kumar Baral" w:date="2023-02-10T15:32:00Z"/>
                <w:rFonts w:cs="Calibri"/>
                <w:color w:val="000000"/>
                <w:szCs w:val="22"/>
                <w:lang w:bidi="ne-NP"/>
              </w:rPr>
            </w:pPr>
            <w:ins w:id="3669" w:author="Kumar Baral" w:date="2023-02-10T15:32:00Z">
              <w:r w:rsidRPr="00065B02">
                <w:rPr>
                  <w:rFonts w:cs="Calibri"/>
                  <w:color w:val="000000"/>
                  <w:szCs w:val="22"/>
                  <w:lang w:bidi="ne-NP"/>
                </w:rPr>
                <w:t>0.027</w:t>
              </w:r>
            </w:ins>
            <w:ins w:id="3670" w:author="Kumar Baral" w:date="2023-02-10T17:29:00Z">
              <w:r w:rsidR="00E47F01">
                <w:rPr>
                  <w:rFonts w:cs="Calibri"/>
                  <w:color w:val="000000"/>
                  <w:szCs w:val="22"/>
                  <w:lang w:bidi="ne-NP"/>
                </w:rPr>
                <w:t>/year</w:t>
              </w:r>
            </w:ins>
          </w:p>
        </w:tc>
      </w:tr>
      <w:tr w:rsidR="00065B02" w:rsidRPr="00065B02" w14:paraId="30B6BA04" w14:textId="77777777" w:rsidTr="00E47F01">
        <w:trPr>
          <w:trHeight w:val="247"/>
          <w:ins w:id="3671" w:author="Kumar Baral" w:date="2023-02-10T15:32:00Z"/>
          <w:trPrChange w:id="3672"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73"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B2FE7" w14:textId="77777777" w:rsidR="00065B02" w:rsidRPr="00065B02" w:rsidRDefault="00065B02" w:rsidP="00065B02">
            <w:pPr>
              <w:spacing w:before="0" w:after="0" w:line="240" w:lineRule="auto"/>
              <w:jc w:val="left"/>
              <w:rPr>
                <w:ins w:id="3674" w:author="Kumar Baral" w:date="2023-02-10T15:32:00Z"/>
                <w:rFonts w:cs="Calibri"/>
                <w:color w:val="000000"/>
                <w:szCs w:val="22"/>
                <w:lang w:bidi="ne-NP"/>
              </w:rPr>
            </w:pPr>
            <w:proofErr w:type="spellStart"/>
            <w:ins w:id="3675" w:author="Kumar Baral" w:date="2023-02-10T15:32:00Z">
              <w:r w:rsidRPr="00065B02">
                <w:rPr>
                  <w:rFonts w:cs="Calibri"/>
                  <w:color w:val="000000"/>
                  <w:szCs w:val="22"/>
                  <w:lang w:bidi="ne-NP"/>
                </w:rPr>
                <w:t>Mangsir</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76"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11E99686" w14:textId="45AE60EC" w:rsidR="00065B02" w:rsidRPr="00065B02" w:rsidRDefault="00065B02" w:rsidP="00065B02">
            <w:pPr>
              <w:spacing w:before="0" w:after="0" w:line="240" w:lineRule="auto"/>
              <w:jc w:val="left"/>
              <w:rPr>
                <w:ins w:id="3677" w:author="Kumar Baral" w:date="2023-02-10T15:32:00Z"/>
                <w:rFonts w:cs="Calibri"/>
                <w:color w:val="000000"/>
                <w:szCs w:val="22"/>
                <w:lang w:bidi="ne-NP"/>
              </w:rPr>
            </w:pPr>
            <w:ins w:id="3678" w:author="Kumar Baral" w:date="2023-02-10T15:32:00Z">
              <w:r>
                <w:rPr>
                  <w:rFonts w:cs="Calibri"/>
                  <w:color w:val="000000"/>
                  <w:szCs w:val="22"/>
                  <w:lang w:bidi="ne-NP"/>
                </w:rPr>
                <w:t xml:space="preserve">    S    =     </w:t>
              </w:r>
              <w:r w:rsidRPr="00065B02">
                <w:rPr>
                  <w:rFonts w:cs="Calibri"/>
                  <w:color w:val="000000"/>
                  <w:szCs w:val="22"/>
                  <w:lang w:bidi="ne-NP"/>
                </w:rPr>
                <w:t>-21</w:t>
              </w:r>
            </w:ins>
          </w:p>
        </w:tc>
        <w:tc>
          <w:tcPr>
            <w:tcW w:w="1890" w:type="dxa"/>
            <w:tcBorders>
              <w:top w:val="nil"/>
              <w:left w:val="nil"/>
              <w:bottom w:val="single" w:sz="4" w:space="0" w:color="auto"/>
              <w:right w:val="single" w:sz="4" w:space="0" w:color="auto"/>
            </w:tcBorders>
            <w:shd w:val="clear" w:color="auto" w:fill="auto"/>
            <w:noWrap/>
            <w:vAlign w:val="bottom"/>
            <w:hideMark/>
            <w:tcPrChange w:id="3679"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494051D8" w14:textId="77777777" w:rsidR="00065B02" w:rsidRPr="00065B02" w:rsidRDefault="00065B02" w:rsidP="00065B02">
            <w:pPr>
              <w:spacing w:before="0" w:after="0" w:line="240" w:lineRule="auto"/>
              <w:jc w:val="left"/>
              <w:rPr>
                <w:ins w:id="3680" w:author="Kumar Baral" w:date="2023-02-10T15:32:00Z"/>
                <w:rFonts w:cs="Calibri"/>
                <w:color w:val="000000"/>
                <w:szCs w:val="22"/>
                <w:lang w:bidi="ne-NP"/>
              </w:rPr>
            </w:pPr>
            <w:ins w:id="3681" w:author="Kumar Baral" w:date="2023-02-10T15:32:00Z">
              <w:r w:rsidRPr="00065B02">
                <w:rPr>
                  <w:rFonts w:cs="Calibri"/>
                  <w:color w:val="000000"/>
                  <w:szCs w:val="22"/>
                  <w:lang w:bidi="ne-NP"/>
                </w:rPr>
                <w:t xml:space="preserve">    tau  =   -0.2000</w:t>
              </w:r>
            </w:ins>
          </w:p>
        </w:tc>
        <w:tc>
          <w:tcPr>
            <w:tcW w:w="2340" w:type="dxa"/>
            <w:tcBorders>
              <w:top w:val="nil"/>
              <w:left w:val="nil"/>
              <w:bottom w:val="single" w:sz="4" w:space="0" w:color="auto"/>
              <w:right w:val="single" w:sz="4" w:space="0" w:color="auto"/>
            </w:tcBorders>
            <w:shd w:val="clear" w:color="auto" w:fill="auto"/>
            <w:noWrap/>
            <w:vAlign w:val="bottom"/>
            <w:hideMark/>
            <w:tcPrChange w:id="3682"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4390AA07" w14:textId="77777777" w:rsidR="00065B02" w:rsidRPr="00065B02" w:rsidRDefault="00065B02" w:rsidP="00065B02">
            <w:pPr>
              <w:spacing w:before="0" w:after="0" w:line="240" w:lineRule="auto"/>
              <w:jc w:val="left"/>
              <w:rPr>
                <w:ins w:id="3683" w:author="Kumar Baral" w:date="2023-02-10T15:32:00Z"/>
                <w:rFonts w:cs="Calibri"/>
                <w:color w:val="000000"/>
                <w:szCs w:val="22"/>
                <w:lang w:bidi="ne-NP"/>
              </w:rPr>
            </w:pPr>
            <w:ins w:id="3684" w:author="Kumar Baral" w:date="2023-02-10T15:32:00Z">
              <w:r w:rsidRPr="00065B02">
                <w:rPr>
                  <w:rFonts w:cs="Calibri"/>
                  <w:color w:val="000000"/>
                  <w:szCs w:val="22"/>
                  <w:lang w:bidi="ne-NP"/>
                </w:rPr>
                <w:t xml:space="preserve">    p    =    0.3252</w:t>
              </w:r>
            </w:ins>
          </w:p>
        </w:tc>
        <w:tc>
          <w:tcPr>
            <w:tcW w:w="1350" w:type="dxa"/>
            <w:tcBorders>
              <w:top w:val="nil"/>
              <w:left w:val="nil"/>
              <w:bottom w:val="single" w:sz="4" w:space="0" w:color="auto"/>
              <w:right w:val="single" w:sz="4" w:space="0" w:color="auto"/>
            </w:tcBorders>
            <w:shd w:val="clear" w:color="auto" w:fill="auto"/>
            <w:noWrap/>
            <w:vAlign w:val="bottom"/>
            <w:hideMark/>
            <w:tcPrChange w:id="3685"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1FD7B13A" w14:textId="1D64E4A4" w:rsidR="00065B02" w:rsidRPr="00065B02" w:rsidRDefault="00065B02" w:rsidP="00065B02">
            <w:pPr>
              <w:spacing w:before="0" w:after="0" w:line="240" w:lineRule="auto"/>
              <w:jc w:val="right"/>
              <w:rPr>
                <w:ins w:id="3686" w:author="Kumar Baral" w:date="2023-02-10T15:32:00Z"/>
                <w:rFonts w:cs="Calibri"/>
                <w:color w:val="000000"/>
                <w:szCs w:val="22"/>
                <w:lang w:bidi="ne-NP"/>
              </w:rPr>
            </w:pPr>
            <w:ins w:id="3687" w:author="Kumar Baral" w:date="2023-02-10T15:32:00Z">
              <w:r w:rsidRPr="00065B02">
                <w:rPr>
                  <w:rFonts w:cs="Calibri"/>
                  <w:color w:val="000000"/>
                  <w:szCs w:val="22"/>
                  <w:lang w:bidi="ne-NP"/>
                </w:rPr>
                <w:t>-0.005</w:t>
              </w:r>
            </w:ins>
            <w:ins w:id="3688" w:author="Kumar Baral" w:date="2023-02-10T17:29:00Z">
              <w:r w:rsidR="00E47F01">
                <w:rPr>
                  <w:rFonts w:cs="Calibri"/>
                  <w:color w:val="000000"/>
                  <w:szCs w:val="22"/>
                  <w:lang w:bidi="ne-NP"/>
                </w:rPr>
                <w:t>/year</w:t>
              </w:r>
            </w:ins>
          </w:p>
        </w:tc>
      </w:tr>
      <w:tr w:rsidR="00065B02" w:rsidRPr="00065B02" w14:paraId="066990DB" w14:textId="77777777" w:rsidTr="00E47F01">
        <w:trPr>
          <w:trHeight w:val="247"/>
          <w:ins w:id="3689" w:author="Kumar Baral" w:date="2023-02-10T15:32:00Z"/>
          <w:trPrChange w:id="3690"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691"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0AEAEA" w14:textId="77777777" w:rsidR="00065B02" w:rsidRPr="00065B02" w:rsidRDefault="00065B02" w:rsidP="00065B02">
            <w:pPr>
              <w:spacing w:before="0" w:after="0" w:line="240" w:lineRule="auto"/>
              <w:jc w:val="left"/>
              <w:rPr>
                <w:ins w:id="3692" w:author="Kumar Baral" w:date="2023-02-10T15:32:00Z"/>
                <w:rFonts w:cs="Calibri"/>
                <w:color w:val="000000"/>
                <w:szCs w:val="22"/>
                <w:lang w:bidi="ne-NP"/>
              </w:rPr>
            </w:pPr>
            <w:proofErr w:type="spellStart"/>
            <w:ins w:id="3693" w:author="Kumar Baral" w:date="2023-02-10T15:32:00Z">
              <w:r w:rsidRPr="00065B02">
                <w:rPr>
                  <w:rFonts w:cs="Calibri"/>
                  <w:color w:val="000000"/>
                  <w:szCs w:val="22"/>
                  <w:lang w:bidi="ne-NP"/>
                </w:rPr>
                <w:t>Poush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694"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6E30D71" w14:textId="1C0F48D3" w:rsidR="00065B02" w:rsidRPr="00065B02" w:rsidRDefault="00065B02" w:rsidP="00065B02">
            <w:pPr>
              <w:spacing w:before="0" w:after="0" w:line="240" w:lineRule="auto"/>
              <w:jc w:val="left"/>
              <w:rPr>
                <w:ins w:id="3695" w:author="Kumar Baral" w:date="2023-02-10T15:32:00Z"/>
                <w:rFonts w:cs="Calibri"/>
                <w:color w:val="000000"/>
                <w:szCs w:val="22"/>
                <w:lang w:bidi="ne-NP"/>
              </w:rPr>
            </w:pPr>
            <w:ins w:id="3696" w:author="Kumar Baral" w:date="2023-02-10T15:32:00Z">
              <w:r>
                <w:rPr>
                  <w:rFonts w:cs="Calibri"/>
                  <w:color w:val="000000"/>
                  <w:szCs w:val="22"/>
                  <w:lang w:bidi="ne-NP"/>
                </w:rPr>
                <w:t xml:space="preserve">    S    =     </w:t>
              </w:r>
              <w:r w:rsidRPr="00065B02">
                <w:rPr>
                  <w:rFonts w:cs="Calibri"/>
                  <w:color w:val="000000"/>
                  <w:szCs w:val="22"/>
                  <w:lang w:bidi="ne-NP"/>
                </w:rPr>
                <w:t>-22</w:t>
              </w:r>
            </w:ins>
          </w:p>
        </w:tc>
        <w:tc>
          <w:tcPr>
            <w:tcW w:w="1890" w:type="dxa"/>
            <w:tcBorders>
              <w:top w:val="nil"/>
              <w:left w:val="nil"/>
              <w:bottom w:val="single" w:sz="4" w:space="0" w:color="auto"/>
              <w:right w:val="single" w:sz="4" w:space="0" w:color="auto"/>
            </w:tcBorders>
            <w:shd w:val="clear" w:color="auto" w:fill="auto"/>
            <w:noWrap/>
            <w:vAlign w:val="bottom"/>
            <w:hideMark/>
            <w:tcPrChange w:id="3697"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5F877A65" w14:textId="77777777" w:rsidR="00065B02" w:rsidRPr="00065B02" w:rsidRDefault="00065B02" w:rsidP="00065B02">
            <w:pPr>
              <w:spacing w:before="0" w:after="0" w:line="240" w:lineRule="auto"/>
              <w:jc w:val="left"/>
              <w:rPr>
                <w:ins w:id="3698" w:author="Kumar Baral" w:date="2023-02-10T15:32:00Z"/>
                <w:rFonts w:cs="Calibri"/>
                <w:color w:val="000000"/>
                <w:szCs w:val="22"/>
                <w:lang w:bidi="ne-NP"/>
              </w:rPr>
            </w:pPr>
            <w:ins w:id="3699" w:author="Kumar Baral" w:date="2023-02-10T15:32:00Z">
              <w:r w:rsidRPr="00065B02">
                <w:rPr>
                  <w:rFonts w:cs="Calibri"/>
                  <w:color w:val="000000"/>
                  <w:szCs w:val="22"/>
                  <w:lang w:bidi="ne-NP"/>
                </w:rPr>
                <w:t xml:space="preserve">    tau  =   -0.1833</w:t>
              </w:r>
            </w:ins>
          </w:p>
        </w:tc>
        <w:tc>
          <w:tcPr>
            <w:tcW w:w="2340" w:type="dxa"/>
            <w:tcBorders>
              <w:top w:val="nil"/>
              <w:left w:val="nil"/>
              <w:bottom w:val="single" w:sz="4" w:space="0" w:color="auto"/>
              <w:right w:val="single" w:sz="4" w:space="0" w:color="auto"/>
            </w:tcBorders>
            <w:shd w:val="clear" w:color="auto" w:fill="auto"/>
            <w:noWrap/>
            <w:vAlign w:val="bottom"/>
            <w:hideMark/>
            <w:tcPrChange w:id="3700"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B6F666E" w14:textId="77777777" w:rsidR="00065B02" w:rsidRPr="00065B02" w:rsidRDefault="00065B02" w:rsidP="00065B02">
            <w:pPr>
              <w:spacing w:before="0" w:after="0" w:line="240" w:lineRule="auto"/>
              <w:jc w:val="left"/>
              <w:rPr>
                <w:ins w:id="3701" w:author="Kumar Baral" w:date="2023-02-10T15:32:00Z"/>
                <w:rFonts w:cs="Calibri"/>
                <w:color w:val="000000"/>
                <w:szCs w:val="22"/>
                <w:lang w:bidi="ne-NP"/>
              </w:rPr>
            </w:pPr>
            <w:ins w:id="3702" w:author="Kumar Baral" w:date="2023-02-10T15:32:00Z">
              <w:r w:rsidRPr="00065B02">
                <w:rPr>
                  <w:rFonts w:cs="Calibri"/>
                  <w:color w:val="000000"/>
                  <w:szCs w:val="22"/>
                  <w:lang w:bidi="ne-NP"/>
                </w:rPr>
                <w:t xml:space="preserve">    p    =    0.3474</w:t>
              </w:r>
            </w:ins>
          </w:p>
        </w:tc>
        <w:tc>
          <w:tcPr>
            <w:tcW w:w="1350" w:type="dxa"/>
            <w:tcBorders>
              <w:top w:val="nil"/>
              <w:left w:val="nil"/>
              <w:bottom w:val="single" w:sz="4" w:space="0" w:color="auto"/>
              <w:right w:val="single" w:sz="4" w:space="0" w:color="auto"/>
            </w:tcBorders>
            <w:shd w:val="clear" w:color="auto" w:fill="auto"/>
            <w:noWrap/>
            <w:vAlign w:val="bottom"/>
            <w:hideMark/>
            <w:tcPrChange w:id="3703"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2BB97FD3" w14:textId="34EFEEF3" w:rsidR="00065B02" w:rsidRPr="00065B02" w:rsidRDefault="00065B02" w:rsidP="00065B02">
            <w:pPr>
              <w:spacing w:before="0" w:after="0" w:line="240" w:lineRule="auto"/>
              <w:jc w:val="right"/>
              <w:rPr>
                <w:ins w:id="3704" w:author="Kumar Baral" w:date="2023-02-10T15:32:00Z"/>
                <w:rFonts w:cs="Calibri"/>
                <w:color w:val="000000"/>
                <w:szCs w:val="22"/>
                <w:lang w:bidi="ne-NP"/>
              </w:rPr>
            </w:pPr>
            <w:ins w:id="3705" w:author="Kumar Baral" w:date="2023-02-10T15:32:00Z">
              <w:r w:rsidRPr="00065B02">
                <w:rPr>
                  <w:rFonts w:cs="Calibri"/>
                  <w:color w:val="000000"/>
                  <w:szCs w:val="22"/>
                  <w:lang w:bidi="ne-NP"/>
                </w:rPr>
                <w:t>0.033</w:t>
              </w:r>
            </w:ins>
            <w:ins w:id="3706" w:author="Kumar Baral" w:date="2023-02-10T17:29:00Z">
              <w:r w:rsidR="00E47F01">
                <w:rPr>
                  <w:rFonts w:cs="Calibri"/>
                  <w:color w:val="000000"/>
                  <w:szCs w:val="22"/>
                  <w:lang w:bidi="ne-NP"/>
                </w:rPr>
                <w:t>/year</w:t>
              </w:r>
            </w:ins>
          </w:p>
        </w:tc>
      </w:tr>
      <w:tr w:rsidR="00065B02" w:rsidRPr="00065B02" w14:paraId="056D019F" w14:textId="77777777" w:rsidTr="00E47F01">
        <w:trPr>
          <w:trHeight w:val="247"/>
          <w:ins w:id="3707" w:author="Kumar Baral" w:date="2023-02-10T15:32:00Z"/>
          <w:trPrChange w:id="3708"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709"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E6D4D0" w14:textId="77777777" w:rsidR="00065B02" w:rsidRPr="00065B02" w:rsidRDefault="00065B02" w:rsidP="00065B02">
            <w:pPr>
              <w:spacing w:before="0" w:after="0" w:line="240" w:lineRule="auto"/>
              <w:jc w:val="left"/>
              <w:rPr>
                <w:ins w:id="3710" w:author="Kumar Baral" w:date="2023-02-10T15:32:00Z"/>
                <w:rFonts w:cs="Calibri"/>
                <w:color w:val="000000"/>
                <w:szCs w:val="22"/>
                <w:lang w:bidi="ne-NP"/>
              </w:rPr>
            </w:pPr>
            <w:proofErr w:type="spellStart"/>
            <w:ins w:id="3711" w:author="Kumar Baral" w:date="2023-02-10T15:32:00Z">
              <w:r w:rsidRPr="00065B02">
                <w:rPr>
                  <w:rFonts w:cs="Calibri"/>
                  <w:color w:val="000000"/>
                  <w:szCs w:val="22"/>
                  <w:lang w:bidi="ne-NP"/>
                </w:rPr>
                <w:t>Magh</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712"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247EEC55" w14:textId="36606B7D" w:rsidR="00065B02" w:rsidRPr="00065B02" w:rsidRDefault="00065B02" w:rsidP="00065B02">
            <w:pPr>
              <w:spacing w:before="0" w:after="0" w:line="240" w:lineRule="auto"/>
              <w:jc w:val="left"/>
              <w:rPr>
                <w:ins w:id="3713" w:author="Kumar Baral" w:date="2023-02-10T15:32:00Z"/>
                <w:rFonts w:cs="Calibri"/>
                <w:color w:val="000000"/>
                <w:szCs w:val="22"/>
                <w:lang w:bidi="ne-NP"/>
              </w:rPr>
            </w:pPr>
            <w:ins w:id="3714"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3715"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343D3845" w14:textId="77777777" w:rsidR="00065B02" w:rsidRPr="00065B02" w:rsidRDefault="00065B02" w:rsidP="00065B02">
            <w:pPr>
              <w:spacing w:before="0" w:after="0" w:line="240" w:lineRule="auto"/>
              <w:jc w:val="left"/>
              <w:rPr>
                <w:ins w:id="3716" w:author="Kumar Baral" w:date="2023-02-10T15:32:00Z"/>
                <w:rFonts w:cs="Calibri"/>
                <w:color w:val="000000"/>
                <w:szCs w:val="22"/>
                <w:lang w:bidi="ne-NP"/>
              </w:rPr>
            </w:pPr>
            <w:ins w:id="3717" w:author="Kumar Baral" w:date="2023-02-10T15:32:00Z">
              <w:r w:rsidRPr="00065B02">
                <w:rPr>
                  <w:rFonts w:cs="Calibri"/>
                  <w:color w:val="000000"/>
                  <w:szCs w:val="22"/>
                  <w:lang w:bidi="ne-NP"/>
                </w:rPr>
                <w:t xml:space="preserve">    tau  =    0.1429</w:t>
              </w:r>
            </w:ins>
          </w:p>
        </w:tc>
        <w:tc>
          <w:tcPr>
            <w:tcW w:w="2340" w:type="dxa"/>
            <w:tcBorders>
              <w:top w:val="nil"/>
              <w:left w:val="nil"/>
              <w:bottom w:val="single" w:sz="4" w:space="0" w:color="auto"/>
              <w:right w:val="single" w:sz="4" w:space="0" w:color="auto"/>
            </w:tcBorders>
            <w:shd w:val="clear" w:color="auto" w:fill="auto"/>
            <w:noWrap/>
            <w:vAlign w:val="bottom"/>
            <w:hideMark/>
            <w:tcPrChange w:id="3718"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2BA47C2B" w14:textId="77777777" w:rsidR="00065B02" w:rsidRPr="00065B02" w:rsidRDefault="00065B02" w:rsidP="00065B02">
            <w:pPr>
              <w:spacing w:before="0" w:after="0" w:line="240" w:lineRule="auto"/>
              <w:jc w:val="left"/>
              <w:rPr>
                <w:ins w:id="3719" w:author="Kumar Baral" w:date="2023-02-10T15:32:00Z"/>
                <w:rFonts w:cs="Calibri"/>
                <w:color w:val="000000"/>
                <w:szCs w:val="22"/>
                <w:lang w:bidi="ne-NP"/>
              </w:rPr>
            </w:pPr>
            <w:ins w:id="3720" w:author="Kumar Baral" w:date="2023-02-10T15:32:00Z">
              <w:r w:rsidRPr="00065B02">
                <w:rPr>
                  <w:rFonts w:cs="Calibri"/>
                  <w:color w:val="000000"/>
                  <w:szCs w:val="22"/>
                  <w:lang w:bidi="ne-NP"/>
                </w:rPr>
                <w:t xml:space="preserve">    p    =    0.5154</w:t>
              </w:r>
            </w:ins>
          </w:p>
        </w:tc>
        <w:tc>
          <w:tcPr>
            <w:tcW w:w="1350" w:type="dxa"/>
            <w:tcBorders>
              <w:top w:val="nil"/>
              <w:left w:val="nil"/>
              <w:bottom w:val="single" w:sz="4" w:space="0" w:color="auto"/>
              <w:right w:val="single" w:sz="4" w:space="0" w:color="auto"/>
            </w:tcBorders>
            <w:shd w:val="clear" w:color="auto" w:fill="auto"/>
            <w:noWrap/>
            <w:vAlign w:val="bottom"/>
            <w:hideMark/>
            <w:tcPrChange w:id="3721"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603C53F0" w14:textId="1141C74E" w:rsidR="00065B02" w:rsidRPr="00065B02" w:rsidRDefault="00065B02" w:rsidP="00065B02">
            <w:pPr>
              <w:spacing w:before="0" w:after="0" w:line="240" w:lineRule="auto"/>
              <w:jc w:val="right"/>
              <w:rPr>
                <w:ins w:id="3722" w:author="Kumar Baral" w:date="2023-02-10T15:32:00Z"/>
                <w:rFonts w:cs="Calibri"/>
                <w:color w:val="000000"/>
                <w:szCs w:val="22"/>
                <w:lang w:bidi="ne-NP"/>
              </w:rPr>
            </w:pPr>
            <w:ins w:id="3723" w:author="Kumar Baral" w:date="2023-02-10T15:32:00Z">
              <w:r w:rsidRPr="00065B02">
                <w:rPr>
                  <w:rFonts w:cs="Calibri"/>
                  <w:color w:val="000000"/>
                  <w:szCs w:val="22"/>
                  <w:lang w:bidi="ne-NP"/>
                </w:rPr>
                <w:t>0.072</w:t>
              </w:r>
            </w:ins>
            <w:ins w:id="3724" w:author="Kumar Baral" w:date="2023-02-10T17:29:00Z">
              <w:r w:rsidR="00E47F01">
                <w:rPr>
                  <w:rFonts w:cs="Calibri"/>
                  <w:color w:val="000000"/>
                  <w:szCs w:val="22"/>
                  <w:lang w:bidi="ne-NP"/>
                </w:rPr>
                <w:t>/year</w:t>
              </w:r>
            </w:ins>
          </w:p>
        </w:tc>
      </w:tr>
      <w:tr w:rsidR="00065B02" w:rsidRPr="00065B02" w14:paraId="3702E492" w14:textId="77777777" w:rsidTr="00E47F01">
        <w:trPr>
          <w:trHeight w:val="247"/>
          <w:ins w:id="3725" w:author="Kumar Baral" w:date="2023-02-10T15:32:00Z"/>
          <w:trPrChange w:id="3726"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727"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1E3E5A9" w14:textId="77777777" w:rsidR="00065B02" w:rsidRPr="00065B02" w:rsidRDefault="00065B02" w:rsidP="00065B02">
            <w:pPr>
              <w:spacing w:before="0" w:after="0" w:line="240" w:lineRule="auto"/>
              <w:jc w:val="left"/>
              <w:rPr>
                <w:ins w:id="3728" w:author="Kumar Baral" w:date="2023-02-10T15:32:00Z"/>
                <w:rFonts w:cs="Calibri"/>
                <w:color w:val="000000"/>
                <w:szCs w:val="22"/>
                <w:lang w:bidi="ne-NP"/>
              </w:rPr>
            </w:pPr>
            <w:proofErr w:type="spellStart"/>
            <w:ins w:id="3729" w:author="Kumar Baral" w:date="2023-02-10T15:32:00Z">
              <w:r w:rsidRPr="00065B02">
                <w:rPr>
                  <w:rFonts w:cs="Calibri"/>
                  <w:color w:val="000000"/>
                  <w:szCs w:val="22"/>
                  <w:lang w:bidi="ne-NP"/>
                </w:rPr>
                <w:t>Falgun</w:t>
              </w:r>
              <w:proofErr w:type="spellEnd"/>
            </w:ins>
          </w:p>
        </w:tc>
        <w:tc>
          <w:tcPr>
            <w:tcW w:w="1800" w:type="dxa"/>
            <w:tcBorders>
              <w:top w:val="nil"/>
              <w:left w:val="nil"/>
              <w:bottom w:val="single" w:sz="4" w:space="0" w:color="auto"/>
              <w:right w:val="single" w:sz="4" w:space="0" w:color="auto"/>
            </w:tcBorders>
            <w:shd w:val="clear" w:color="auto" w:fill="auto"/>
            <w:noWrap/>
            <w:vAlign w:val="bottom"/>
            <w:hideMark/>
            <w:tcPrChange w:id="3730"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5EEE6760" w14:textId="24D9253A" w:rsidR="00065B02" w:rsidRPr="00065B02" w:rsidRDefault="00065B02" w:rsidP="00065B02">
            <w:pPr>
              <w:spacing w:before="0" w:after="0" w:line="240" w:lineRule="auto"/>
              <w:jc w:val="left"/>
              <w:rPr>
                <w:ins w:id="3731" w:author="Kumar Baral" w:date="2023-02-10T15:32:00Z"/>
                <w:rFonts w:cs="Calibri"/>
                <w:color w:val="000000"/>
                <w:szCs w:val="22"/>
                <w:lang w:bidi="ne-NP"/>
              </w:rPr>
            </w:pPr>
            <w:ins w:id="3732" w:author="Kumar Baral" w:date="2023-02-10T15:32:00Z">
              <w:r>
                <w:rPr>
                  <w:rFonts w:cs="Calibri"/>
                  <w:color w:val="000000"/>
                  <w:szCs w:val="22"/>
                  <w:lang w:bidi="ne-NP"/>
                </w:rPr>
                <w:t xml:space="preserve">    S    =     </w:t>
              </w:r>
              <w:r w:rsidRPr="00065B02">
                <w:rPr>
                  <w:rFonts w:cs="Calibri"/>
                  <w:color w:val="000000"/>
                  <w:szCs w:val="22"/>
                  <w:lang w:bidi="ne-NP"/>
                </w:rPr>
                <w:t>13</w:t>
              </w:r>
            </w:ins>
          </w:p>
        </w:tc>
        <w:tc>
          <w:tcPr>
            <w:tcW w:w="1890" w:type="dxa"/>
            <w:tcBorders>
              <w:top w:val="nil"/>
              <w:left w:val="nil"/>
              <w:bottom w:val="single" w:sz="4" w:space="0" w:color="auto"/>
              <w:right w:val="single" w:sz="4" w:space="0" w:color="auto"/>
            </w:tcBorders>
            <w:shd w:val="clear" w:color="auto" w:fill="auto"/>
            <w:noWrap/>
            <w:vAlign w:val="bottom"/>
            <w:hideMark/>
            <w:tcPrChange w:id="3733"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7B00A5B0" w14:textId="77777777" w:rsidR="00065B02" w:rsidRPr="00065B02" w:rsidRDefault="00065B02" w:rsidP="00065B02">
            <w:pPr>
              <w:spacing w:before="0" w:after="0" w:line="240" w:lineRule="auto"/>
              <w:jc w:val="left"/>
              <w:rPr>
                <w:ins w:id="3734" w:author="Kumar Baral" w:date="2023-02-10T15:32:00Z"/>
                <w:rFonts w:cs="Calibri"/>
                <w:color w:val="000000"/>
                <w:szCs w:val="22"/>
                <w:lang w:bidi="ne-NP"/>
              </w:rPr>
            </w:pPr>
            <w:ins w:id="3735" w:author="Kumar Baral" w:date="2023-02-10T15:32:00Z">
              <w:r w:rsidRPr="00065B02">
                <w:rPr>
                  <w:rFonts w:cs="Calibri"/>
                  <w:color w:val="000000"/>
                  <w:szCs w:val="22"/>
                  <w:lang w:bidi="ne-NP"/>
                </w:rPr>
                <w:t xml:space="preserve">    tau  =    0.1238</w:t>
              </w:r>
            </w:ins>
          </w:p>
        </w:tc>
        <w:tc>
          <w:tcPr>
            <w:tcW w:w="2340" w:type="dxa"/>
            <w:tcBorders>
              <w:top w:val="nil"/>
              <w:left w:val="nil"/>
              <w:bottom w:val="single" w:sz="4" w:space="0" w:color="auto"/>
              <w:right w:val="single" w:sz="4" w:space="0" w:color="auto"/>
            </w:tcBorders>
            <w:shd w:val="clear" w:color="auto" w:fill="auto"/>
            <w:noWrap/>
            <w:vAlign w:val="bottom"/>
            <w:hideMark/>
            <w:tcPrChange w:id="3736"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62E14CA4" w14:textId="77777777" w:rsidR="00065B02" w:rsidRPr="00065B02" w:rsidRDefault="00065B02" w:rsidP="00065B02">
            <w:pPr>
              <w:spacing w:before="0" w:after="0" w:line="240" w:lineRule="auto"/>
              <w:jc w:val="left"/>
              <w:rPr>
                <w:ins w:id="3737" w:author="Kumar Baral" w:date="2023-02-10T15:32:00Z"/>
                <w:rFonts w:cs="Calibri"/>
                <w:color w:val="000000"/>
                <w:szCs w:val="22"/>
                <w:lang w:bidi="ne-NP"/>
              </w:rPr>
            </w:pPr>
            <w:ins w:id="3738" w:author="Kumar Baral" w:date="2023-02-10T15:32:00Z">
              <w:r w:rsidRPr="00065B02">
                <w:rPr>
                  <w:rFonts w:cs="Calibri"/>
                  <w:color w:val="000000"/>
                  <w:szCs w:val="22"/>
                  <w:lang w:bidi="ne-NP"/>
                </w:rPr>
                <w:t xml:space="preserve">    p    =    0.5565</w:t>
              </w:r>
            </w:ins>
          </w:p>
        </w:tc>
        <w:tc>
          <w:tcPr>
            <w:tcW w:w="1350" w:type="dxa"/>
            <w:tcBorders>
              <w:top w:val="nil"/>
              <w:left w:val="nil"/>
              <w:bottom w:val="single" w:sz="4" w:space="0" w:color="auto"/>
              <w:right w:val="single" w:sz="4" w:space="0" w:color="auto"/>
            </w:tcBorders>
            <w:shd w:val="clear" w:color="auto" w:fill="auto"/>
            <w:noWrap/>
            <w:vAlign w:val="bottom"/>
            <w:hideMark/>
            <w:tcPrChange w:id="3739"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78462B95" w14:textId="484E0399" w:rsidR="00065B02" w:rsidRPr="00065B02" w:rsidRDefault="00065B02" w:rsidP="00065B02">
            <w:pPr>
              <w:spacing w:before="0" w:after="0" w:line="240" w:lineRule="auto"/>
              <w:jc w:val="right"/>
              <w:rPr>
                <w:ins w:id="3740" w:author="Kumar Baral" w:date="2023-02-10T15:32:00Z"/>
                <w:rFonts w:cs="Calibri"/>
                <w:color w:val="000000"/>
                <w:szCs w:val="22"/>
                <w:lang w:bidi="ne-NP"/>
              </w:rPr>
            </w:pPr>
            <w:ins w:id="3741" w:author="Kumar Baral" w:date="2023-02-10T15:32:00Z">
              <w:r w:rsidRPr="00065B02">
                <w:rPr>
                  <w:rFonts w:cs="Calibri"/>
                  <w:color w:val="000000"/>
                  <w:szCs w:val="22"/>
                  <w:lang w:bidi="ne-NP"/>
                </w:rPr>
                <w:t>0.040</w:t>
              </w:r>
            </w:ins>
            <w:ins w:id="3742" w:author="Kumar Baral" w:date="2023-02-10T17:29:00Z">
              <w:r w:rsidR="00E47F01">
                <w:rPr>
                  <w:rFonts w:cs="Calibri"/>
                  <w:color w:val="000000"/>
                  <w:szCs w:val="22"/>
                  <w:lang w:bidi="ne-NP"/>
                </w:rPr>
                <w:t>/year</w:t>
              </w:r>
            </w:ins>
          </w:p>
        </w:tc>
      </w:tr>
      <w:tr w:rsidR="00065B02" w:rsidRPr="00065B02" w14:paraId="71CF82EE" w14:textId="77777777" w:rsidTr="00E47F01">
        <w:trPr>
          <w:trHeight w:val="247"/>
          <w:ins w:id="3743" w:author="Kumar Baral" w:date="2023-02-10T15:32:00Z"/>
          <w:trPrChange w:id="3744" w:author="Kumar Baral" w:date="2023-02-10T17:29:00Z">
            <w:trPr>
              <w:trHeight w:val="247"/>
            </w:trPr>
          </w:trPrChange>
        </w:trPr>
        <w:tc>
          <w:tcPr>
            <w:tcW w:w="2515" w:type="dxa"/>
            <w:tcBorders>
              <w:top w:val="nil"/>
              <w:left w:val="single" w:sz="4" w:space="0" w:color="auto"/>
              <w:bottom w:val="single" w:sz="4" w:space="0" w:color="auto"/>
              <w:right w:val="single" w:sz="4" w:space="0" w:color="auto"/>
            </w:tcBorders>
            <w:shd w:val="clear" w:color="auto" w:fill="auto"/>
            <w:noWrap/>
            <w:vAlign w:val="bottom"/>
            <w:hideMark/>
            <w:tcPrChange w:id="3745" w:author="Kumar Baral" w:date="2023-02-10T17:29:00Z">
              <w:tcPr>
                <w:tcW w:w="251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078F2F" w14:textId="77777777" w:rsidR="00065B02" w:rsidRPr="00065B02" w:rsidRDefault="00065B02" w:rsidP="00065B02">
            <w:pPr>
              <w:spacing w:before="0" w:after="0" w:line="240" w:lineRule="auto"/>
              <w:jc w:val="left"/>
              <w:rPr>
                <w:ins w:id="3746" w:author="Kumar Baral" w:date="2023-02-10T15:32:00Z"/>
                <w:rFonts w:cs="Calibri"/>
                <w:color w:val="000000"/>
                <w:szCs w:val="22"/>
                <w:lang w:bidi="ne-NP"/>
              </w:rPr>
            </w:pPr>
            <w:ins w:id="3747" w:author="Kumar Baral" w:date="2023-02-10T15:32:00Z">
              <w:r w:rsidRPr="00065B02">
                <w:rPr>
                  <w:rFonts w:cs="Calibri"/>
                  <w:color w:val="000000"/>
                  <w:szCs w:val="22"/>
                  <w:lang w:bidi="ne-NP"/>
                </w:rPr>
                <w:t>Chaitra</w:t>
              </w:r>
            </w:ins>
          </w:p>
        </w:tc>
        <w:tc>
          <w:tcPr>
            <w:tcW w:w="1800" w:type="dxa"/>
            <w:tcBorders>
              <w:top w:val="nil"/>
              <w:left w:val="nil"/>
              <w:bottom w:val="single" w:sz="4" w:space="0" w:color="auto"/>
              <w:right w:val="single" w:sz="4" w:space="0" w:color="auto"/>
            </w:tcBorders>
            <w:shd w:val="clear" w:color="auto" w:fill="auto"/>
            <w:noWrap/>
            <w:vAlign w:val="bottom"/>
            <w:hideMark/>
            <w:tcPrChange w:id="3748" w:author="Kumar Baral" w:date="2023-02-10T17:29:00Z">
              <w:tcPr>
                <w:tcW w:w="1890" w:type="dxa"/>
                <w:tcBorders>
                  <w:top w:val="nil"/>
                  <w:left w:val="nil"/>
                  <w:bottom w:val="single" w:sz="4" w:space="0" w:color="auto"/>
                  <w:right w:val="single" w:sz="4" w:space="0" w:color="auto"/>
                </w:tcBorders>
                <w:shd w:val="clear" w:color="auto" w:fill="auto"/>
                <w:noWrap/>
                <w:vAlign w:val="bottom"/>
                <w:hideMark/>
              </w:tcPr>
            </w:tcPrChange>
          </w:tcPr>
          <w:p w14:paraId="0E0C9EE5" w14:textId="30CD6117" w:rsidR="00065B02" w:rsidRPr="00065B02" w:rsidRDefault="00065B02" w:rsidP="00065B02">
            <w:pPr>
              <w:spacing w:before="0" w:after="0" w:line="240" w:lineRule="auto"/>
              <w:jc w:val="left"/>
              <w:rPr>
                <w:ins w:id="3749" w:author="Kumar Baral" w:date="2023-02-10T15:32:00Z"/>
                <w:rFonts w:cs="Calibri"/>
                <w:color w:val="000000"/>
                <w:szCs w:val="22"/>
                <w:lang w:bidi="ne-NP"/>
              </w:rPr>
            </w:pPr>
            <w:ins w:id="3750" w:author="Kumar Baral" w:date="2023-02-10T15:32:00Z">
              <w:r>
                <w:rPr>
                  <w:rFonts w:cs="Calibri"/>
                  <w:color w:val="000000"/>
                  <w:szCs w:val="22"/>
                  <w:lang w:bidi="ne-NP"/>
                </w:rPr>
                <w:t xml:space="preserve">    S    =     </w:t>
              </w:r>
              <w:r w:rsidRPr="00065B02">
                <w:rPr>
                  <w:rFonts w:cs="Calibri"/>
                  <w:color w:val="000000"/>
                  <w:szCs w:val="22"/>
                  <w:lang w:bidi="ne-NP"/>
                </w:rPr>
                <w:t>28</w:t>
              </w:r>
            </w:ins>
          </w:p>
        </w:tc>
        <w:tc>
          <w:tcPr>
            <w:tcW w:w="1890" w:type="dxa"/>
            <w:tcBorders>
              <w:top w:val="nil"/>
              <w:left w:val="nil"/>
              <w:bottom w:val="single" w:sz="4" w:space="0" w:color="auto"/>
              <w:right w:val="single" w:sz="4" w:space="0" w:color="auto"/>
            </w:tcBorders>
            <w:shd w:val="clear" w:color="auto" w:fill="auto"/>
            <w:noWrap/>
            <w:vAlign w:val="bottom"/>
            <w:hideMark/>
            <w:tcPrChange w:id="3751" w:author="Kumar Baral" w:date="2023-02-10T17:29:00Z">
              <w:tcPr>
                <w:tcW w:w="1890" w:type="dxa"/>
                <w:gridSpan w:val="2"/>
                <w:tcBorders>
                  <w:top w:val="nil"/>
                  <w:left w:val="nil"/>
                  <w:bottom w:val="single" w:sz="4" w:space="0" w:color="auto"/>
                  <w:right w:val="single" w:sz="4" w:space="0" w:color="auto"/>
                </w:tcBorders>
                <w:shd w:val="clear" w:color="auto" w:fill="auto"/>
                <w:noWrap/>
                <w:vAlign w:val="bottom"/>
                <w:hideMark/>
              </w:tcPr>
            </w:tcPrChange>
          </w:tcPr>
          <w:p w14:paraId="15388019" w14:textId="77777777" w:rsidR="00065B02" w:rsidRPr="00065B02" w:rsidRDefault="00065B02" w:rsidP="00065B02">
            <w:pPr>
              <w:spacing w:before="0" w:after="0" w:line="240" w:lineRule="auto"/>
              <w:jc w:val="left"/>
              <w:rPr>
                <w:ins w:id="3752" w:author="Kumar Baral" w:date="2023-02-10T15:32:00Z"/>
                <w:rFonts w:cs="Calibri"/>
                <w:color w:val="000000"/>
                <w:szCs w:val="22"/>
                <w:lang w:bidi="ne-NP"/>
              </w:rPr>
            </w:pPr>
            <w:ins w:id="3753" w:author="Kumar Baral" w:date="2023-02-10T15:32:00Z">
              <w:r w:rsidRPr="00065B02">
                <w:rPr>
                  <w:rFonts w:cs="Calibri"/>
                  <w:color w:val="000000"/>
                  <w:szCs w:val="22"/>
                  <w:lang w:bidi="ne-NP"/>
                </w:rPr>
                <w:t xml:space="preserve">    tau  =    0.2333</w:t>
              </w:r>
            </w:ins>
          </w:p>
        </w:tc>
        <w:tc>
          <w:tcPr>
            <w:tcW w:w="2340" w:type="dxa"/>
            <w:tcBorders>
              <w:top w:val="nil"/>
              <w:left w:val="nil"/>
              <w:bottom w:val="single" w:sz="4" w:space="0" w:color="auto"/>
              <w:right w:val="single" w:sz="4" w:space="0" w:color="auto"/>
            </w:tcBorders>
            <w:shd w:val="clear" w:color="auto" w:fill="auto"/>
            <w:noWrap/>
            <w:vAlign w:val="bottom"/>
            <w:hideMark/>
            <w:tcPrChange w:id="3754" w:author="Kumar Baral" w:date="2023-02-10T17:29:00Z">
              <w:tcPr>
                <w:tcW w:w="2369" w:type="dxa"/>
                <w:gridSpan w:val="2"/>
                <w:tcBorders>
                  <w:top w:val="nil"/>
                  <w:left w:val="nil"/>
                  <w:bottom w:val="single" w:sz="4" w:space="0" w:color="auto"/>
                  <w:right w:val="single" w:sz="4" w:space="0" w:color="auto"/>
                </w:tcBorders>
                <w:shd w:val="clear" w:color="auto" w:fill="auto"/>
                <w:noWrap/>
                <w:vAlign w:val="bottom"/>
                <w:hideMark/>
              </w:tcPr>
            </w:tcPrChange>
          </w:tcPr>
          <w:p w14:paraId="33970ECF" w14:textId="77777777" w:rsidR="00065B02" w:rsidRPr="00065B02" w:rsidRDefault="00065B02" w:rsidP="00065B02">
            <w:pPr>
              <w:spacing w:before="0" w:after="0" w:line="240" w:lineRule="auto"/>
              <w:jc w:val="left"/>
              <w:rPr>
                <w:ins w:id="3755" w:author="Kumar Baral" w:date="2023-02-10T15:32:00Z"/>
                <w:rFonts w:cs="Calibri"/>
                <w:color w:val="000000"/>
                <w:szCs w:val="22"/>
                <w:lang w:bidi="ne-NP"/>
              </w:rPr>
            </w:pPr>
            <w:ins w:id="3756" w:author="Kumar Baral" w:date="2023-02-10T15:32:00Z">
              <w:r w:rsidRPr="00065B02">
                <w:rPr>
                  <w:rFonts w:cs="Calibri"/>
                  <w:color w:val="000000"/>
                  <w:szCs w:val="22"/>
                  <w:lang w:bidi="ne-NP"/>
                </w:rPr>
                <w:t xml:space="preserve">    p    =    0.2254</w:t>
              </w:r>
            </w:ins>
          </w:p>
        </w:tc>
        <w:tc>
          <w:tcPr>
            <w:tcW w:w="1350" w:type="dxa"/>
            <w:tcBorders>
              <w:top w:val="nil"/>
              <w:left w:val="nil"/>
              <w:bottom w:val="single" w:sz="4" w:space="0" w:color="auto"/>
              <w:right w:val="single" w:sz="4" w:space="0" w:color="auto"/>
            </w:tcBorders>
            <w:shd w:val="clear" w:color="auto" w:fill="auto"/>
            <w:noWrap/>
            <w:vAlign w:val="bottom"/>
            <w:hideMark/>
            <w:tcPrChange w:id="3757" w:author="Kumar Baral" w:date="2023-02-10T17:29:00Z">
              <w:tcPr>
                <w:tcW w:w="1095" w:type="dxa"/>
                <w:tcBorders>
                  <w:top w:val="nil"/>
                  <w:left w:val="nil"/>
                  <w:bottom w:val="single" w:sz="4" w:space="0" w:color="auto"/>
                  <w:right w:val="single" w:sz="4" w:space="0" w:color="auto"/>
                </w:tcBorders>
                <w:shd w:val="clear" w:color="auto" w:fill="auto"/>
                <w:noWrap/>
                <w:vAlign w:val="bottom"/>
                <w:hideMark/>
              </w:tcPr>
            </w:tcPrChange>
          </w:tcPr>
          <w:p w14:paraId="451FD8DD" w14:textId="174E1E18" w:rsidR="00065B02" w:rsidRPr="00065B02" w:rsidRDefault="00065B02" w:rsidP="00065B02">
            <w:pPr>
              <w:spacing w:before="0" w:after="0" w:line="240" w:lineRule="auto"/>
              <w:jc w:val="right"/>
              <w:rPr>
                <w:ins w:id="3758" w:author="Kumar Baral" w:date="2023-02-10T15:32:00Z"/>
                <w:rFonts w:cs="Calibri"/>
                <w:color w:val="000000"/>
                <w:szCs w:val="22"/>
                <w:lang w:bidi="ne-NP"/>
              </w:rPr>
            </w:pPr>
            <w:ins w:id="3759" w:author="Kumar Baral" w:date="2023-02-10T15:32:00Z">
              <w:r w:rsidRPr="00065B02">
                <w:rPr>
                  <w:rFonts w:cs="Calibri"/>
                  <w:color w:val="000000"/>
                  <w:szCs w:val="22"/>
                  <w:lang w:bidi="ne-NP"/>
                </w:rPr>
                <w:t>0.039</w:t>
              </w:r>
            </w:ins>
            <w:ins w:id="3760" w:author="Kumar Baral" w:date="2023-02-10T17:29:00Z">
              <w:r w:rsidR="00E47F01">
                <w:rPr>
                  <w:rFonts w:cs="Calibri"/>
                  <w:color w:val="000000"/>
                  <w:szCs w:val="22"/>
                  <w:lang w:bidi="ne-NP"/>
                </w:rPr>
                <w:t>/year</w:t>
              </w:r>
            </w:ins>
          </w:p>
        </w:tc>
      </w:tr>
    </w:tbl>
    <w:p w14:paraId="0CF72A22" w14:textId="77777777" w:rsidR="009B6D49" w:rsidRDefault="009B6D49" w:rsidP="005C2E26">
      <w:pPr>
        <w:rPr>
          <w:ins w:id="3761" w:author="Kumar Baral" w:date="2023-02-10T15:06:00Z"/>
        </w:rPr>
      </w:pPr>
      <w:bookmarkStart w:id="3762" w:name="_GoBack"/>
      <w:bookmarkEnd w:id="3762"/>
    </w:p>
    <w:p w14:paraId="7D12E6D9" w14:textId="77777777" w:rsidR="008211B4" w:rsidRDefault="008211B4" w:rsidP="005C2E26"/>
    <w:p w14:paraId="0BCAC76B" w14:textId="0A5A521C" w:rsidR="005433E9" w:rsidRDefault="00A31B7A" w:rsidP="00C537C5">
      <w:pPr>
        <w:pStyle w:val="Heading3"/>
        <w:rPr>
          <w:ins w:id="3763" w:author="Kumar Baral" w:date="2023-02-10T14:01:00Z"/>
        </w:rPr>
        <w:pPrChange w:id="3764" w:author="Kumar Baral" w:date="2023-02-10T14:03:00Z">
          <w:pPr/>
        </w:pPrChange>
      </w:pPr>
      <w:del w:id="3765" w:author="Kumar Baral" w:date="2023-02-10T14:03:00Z">
        <w:r w:rsidDel="00C537C5">
          <w:lastRenderedPageBreak/>
          <w:delText xml:space="preserve">Result and </w:delText>
        </w:r>
      </w:del>
      <w:del w:id="3766" w:author="Kumar Baral" w:date="2023-02-10T15:55:00Z">
        <w:r w:rsidDel="00E8212E">
          <w:delText>d</w:delText>
        </w:r>
      </w:del>
      <w:ins w:id="3767" w:author="Kumar Baral" w:date="2023-02-10T15:55:00Z">
        <w:r w:rsidR="00E8212E">
          <w:t>Discussion</w:t>
        </w:r>
      </w:ins>
      <w:del w:id="3768" w:author="Kumar Baral" w:date="2023-02-10T15:55:00Z">
        <w:r w:rsidDel="00E8212E">
          <w:delText>iscussion</w:delText>
        </w:r>
      </w:del>
    </w:p>
    <w:p w14:paraId="677F5D6B" w14:textId="40C91001" w:rsidR="009B6D49" w:rsidRDefault="009B6D49" w:rsidP="005C2E26">
      <w:pPr>
        <w:rPr>
          <w:ins w:id="3769" w:author="Kumar Baral" w:date="2023-02-10T15:24:00Z"/>
        </w:rPr>
      </w:pPr>
      <w:ins w:id="3770" w:author="Kumar Baral" w:date="2023-02-10T15:22:00Z">
        <w:r w:rsidRPr="009B6D49">
          <w:t>Alterations in the h</w:t>
        </w:r>
        <w:r>
          <w:t>ydrological regime occur due to the i</w:t>
        </w:r>
        <w:r w:rsidR="007E2B9F" w:rsidRPr="009B6D49">
          <w:t>nfluence from changing climatic conditions</w:t>
        </w:r>
        <w:r>
          <w:t xml:space="preserve"> such as </w:t>
        </w:r>
        <w:r w:rsidR="007E2B9F" w:rsidRPr="009B6D49">
          <w:t>GHG emissi</w:t>
        </w:r>
        <w:r>
          <w:t xml:space="preserve">ons, pollution, </w:t>
        </w:r>
      </w:ins>
      <w:ins w:id="3771" w:author="Kumar Baral" w:date="2023-02-10T15:46:00Z">
        <w:r w:rsidR="00A00263">
          <w:t xml:space="preserve">environmental changes such as </w:t>
        </w:r>
      </w:ins>
      <w:ins w:id="3772" w:author="Kumar Baral" w:date="2023-02-10T15:22:00Z">
        <w:r>
          <w:t>deforestation</w:t>
        </w:r>
      </w:ins>
      <w:ins w:id="3773" w:author="Kumar Baral" w:date="2023-02-10T15:54:00Z">
        <w:r w:rsidR="00E8212E">
          <w:t>, plantation etc</w:t>
        </w:r>
      </w:ins>
      <w:ins w:id="3774" w:author="Kumar Baral" w:date="2023-02-10T15:22:00Z">
        <w:r>
          <w:t>. Moreover, the change is due to the i</w:t>
        </w:r>
        <w:r w:rsidR="007E2B9F" w:rsidRPr="009B6D49">
          <w:t>nfluence from physical changes at the land surface</w:t>
        </w:r>
      </w:ins>
      <w:ins w:id="3775" w:author="Kumar Baral" w:date="2023-02-10T15:23:00Z">
        <w:r>
          <w:t xml:space="preserve"> such as </w:t>
        </w:r>
      </w:ins>
      <w:ins w:id="3776" w:author="Kumar Baral" w:date="2023-02-10T15:22:00Z">
        <w:r w:rsidR="007E2B9F" w:rsidRPr="009B6D49">
          <w:t>Land us</w:t>
        </w:r>
        <w:r>
          <w:t xml:space="preserve">e, infrastructure, water use etc. </w:t>
        </w:r>
      </w:ins>
      <w:ins w:id="3777" w:author="Kumar Baral" w:date="2023-02-10T15:20:00Z">
        <w:r>
          <w:t xml:space="preserve">In order to determine the impacts on the hydrology, continuous, long record and good quality data are required. </w:t>
        </w:r>
      </w:ins>
    </w:p>
    <w:p w14:paraId="58936F10" w14:textId="1CC439AE" w:rsidR="009B6D49" w:rsidRDefault="009B6D49" w:rsidP="005C2E26">
      <w:pPr>
        <w:rPr>
          <w:ins w:id="3778" w:author="Kumar Baral" w:date="2023-02-10T15:41:00Z"/>
        </w:rPr>
      </w:pPr>
      <w:ins w:id="3779" w:author="Kumar Baral" w:date="2023-02-10T15:21:00Z">
        <w:r>
          <w:t>From the analysis</w:t>
        </w:r>
      </w:ins>
      <w:ins w:id="3780" w:author="Kumar Baral" w:date="2023-02-10T15:24:00Z">
        <w:r>
          <w:t xml:space="preserve"> of the data series of </w:t>
        </w:r>
        <w:proofErr w:type="spellStart"/>
        <w:r>
          <w:t>Andhi</w:t>
        </w:r>
        <w:proofErr w:type="spellEnd"/>
        <w:r>
          <w:t xml:space="preserve"> Khola</w:t>
        </w:r>
      </w:ins>
      <w:ins w:id="3781" w:author="Kumar Baral" w:date="2023-02-10T15:21:00Z">
        <w:r>
          <w:t>, it is clearly seen that most of the series do not have significant trends</w:t>
        </w:r>
      </w:ins>
      <w:ins w:id="3782" w:author="Kumar Baral" w:date="2023-02-10T15:24:00Z">
        <w:r>
          <w:t xml:space="preserve"> as suggested by the </w:t>
        </w:r>
      </w:ins>
      <w:ins w:id="3783" w:author="Kumar Baral" w:date="2023-02-10T15:25:00Z">
        <w:r>
          <w:t xml:space="preserve">Mann-Kendall’s test.  </w:t>
        </w:r>
      </w:ins>
      <w:ins w:id="3784" w:author="Kumar Baral" w:date="2023-02-10T15:27:00Z">
        <w:r w:rsidR="00065B02">
          <w:t xml:space="preserve">However, in case of </w:t>
        </w:r>
      </w:ins>
      <w:ins w:id="3785" w:author="Kumar Baral" w:date="2023-02-10T15:25:00Z">
        <w:r>
          <w:t>10-years moving average</w:t>
        </w:r>
      </w:ins>
      <w:ins w:id="3786" w:author="Kumar Baral" w:date="2023-02-10T15:27:00Z">
        <w:r w:rsidR="00065B02">
          <w:t xml:space="preserve"> series</w:t>
        </w:r>
      </w:ins>
      <w:ins w:id="3787" w:author="Kumar Baral" w:date="2023-02-10T15:36:00Z">
        <w:r w:rsidR="00A00263">
          <w:t xml:space="preserve"> </w:t>
        </w:r>
      </w:ins>
      <w:ins w:id="3788" w:author="Kumar Baral" w:date="2023-02-10T15:40:00Z">
        <w:r w:rsidR="00A00263">
          <w:t xml:space="preserve">and monthly average series for the month of </w:t>
        </w:r>
        <w:proofErr w:type="spellStart"/>
        <w:r w:rsidR="00A00263">
          <w:t>Bhadra</w:t>
        </w:r>
        <w:proofErr w:type="spellEnd"/>
        <w:r w:rsidR="00A00263">
          <w:t xml:space="preserve"> shows</w:t>
        </w:r>
      </w:ins>
      <w:ins w:id="3789" w:author="Kumar Baral" w:date="2023-02-10T15:27:00Z">
        <w:r w:rsidR="00065B02">
          <w:t xml:space="preserve"> tha</w:t>
        </w:r>
        <w:r w:rsidR="00A00263">
          <w:t xml:space="preserve">t there is significant trend of decreasing discharge. </w:t>
        </w:r>
      </w:ins>
      <w:ins w:id="3790" w:author="Kumar Baral" w:date="2023-02-10T15:54:00Z">
        <w:r w:rsidR="00E8212E">
          <w:t xml:space="preserve">10- years moving average series has only 10 number of data in the series, so the result is not </w:t>
        </w:r>
      </w:ins>
      <w:ins w:id="3791" w:author="Kumar Baral" w:date="2023-02-10T15:55:00Z">
        <w:r w:rsidR="00E8212E">
          <w:t>reliable</w:t>
        </w:r>
      </w:ins>
      <w:ins w:id="3792" w:author="Kumar Baral" w:date="2023-02-10T15:54:00Z">
        <w:r w:rsidR="00E8212E">
          <w:t>.</w:t>
        </w:r>
      </w:ins>
      <w:ins w:id="3793" w:author="Kumar Baral" w:date="2023-02-10T15:55:00Z">
        <w:r w:rsidR="00E8212E">
          <w:t xml:space="preserve"> For the month of </w:t>
        </w:r>
      </w:ins>
      <w:proofErr w:type="spellStart"/>
      <w:ins w:id="3794" w:author="Kumar Baral" w:date="2023-02-10T15:56:00Z">
        <w:r w:rsidR="00E8212E">
          <w:t>Bhadra</w:t>
        </w:r>
        <w:proofErr w:type="spellEnd"/>
        <w:r w:rsidR="00E8212E">
          <w:t xml:space="preserve">, it could be related with the hydrological change. The reason could be climate change, environmental change or physical change. </w:t>
        </w:r>
      </w:ins>
    </w:p>
    <w:p w14:paraId="24E1E3C1" w14:textId="0C477FF3" w:rsidR="00C537C5" w:rsidRPr="005C2E26" w:rsidRDefault="00A00263" w:rsidP="005C2E26">
      <w:ins w:id="3795" w:author="Kumar Baral" w:date="2023-02-10T15:41:00Z">
        <w:r>
          <w:t xml:space="preserve">For the months </w:t>
        </w:r>
        <w:proofErr w:type="spellStart"/>
        <w:r>
          <w:t>Jesth</w:t>
        </w:r>
        <w:proofErr w:type="spellEnd"/>
        <w:r>
          <w:t xml:space="preserve">, </w:t>
        </w:r>
      </w:ins>
      <w:proofErr w:type="spellStart"/>
      <w:ins w:id="3796" w:author="Kumar Baral" w:date="2023-02-10T15:42:00Z">
        <w:r>
          <w:t>Shrawan</w:t>
        </w:r>
        <w:proofErr w:type="spellEnd"/>
        <w:r>
          <w:t xml:space="preserve">, </w:t>
        </w:r>
        <w:proofErr w:type="spellStart"/>
        <w:r>
          <w:t>Bhadra</w:t>
        </w:r>
        <w:proofErr w:type="spellEnd"/>
        <w:r>
          <w:t xml:space="preserve"> and </w:t>
        </w:r>
        <w:proofErr w:type="spellStart"/>
        <w:r>
          <w:t>Mangsir</w:t>
        </w:r>
        <w:proofErr w:type="spellEnd"/>
        <w:r>
          <w:t xml:space="preserve">, the apparent trend of discharge </w:t>
        </w:r>
      </w:ins>
      <w:ins w:id="3797" w:author="Kumar Baral" w:date="2023-02-10T16:32:00Z">
        <w:r w:rsidR="006308C0">
          <w:t>appe</w:t>
        </w:r>
      </w:ins>
      <w:ins w:id="3798" w:author="Kumar Baral" w:date="2023-02-10T16:33:00Z">
        <w:r w:rsidR="006308C0">
          <w:t>a</w:t>
        </w:r>
      </w:ins>
      <w:ins w:id="3799" w:author="Kumar Baral" w:date="2023-02-10T16:32:00Z">
        <w:r w:rsidR="006308C0">
          <w:t>r</w:t>
        </w:r>
      </w:ins>
      <w:ins w:id="3800" w:author="Kumar Baral" w:date="2023-02-10T16:33:00Z">
        <w:r w:rsidR="006308C0">
          <w:t>s to be</w:t>
        </w:r>
      </w:ins>
      <w:ins w:id="3801" w:author="Kumar Baral" w:date="2023-02-10T15:42:00Z">
        <w:r>
          <w:t xml:space="preserve"> </w:t>
        </w:r>
        <w:proofErr w:type="spellStart"/>
        <w:r>
          <w:t>decrasing</w:t>
        </w:r>
        <w:proofErr w:type="spellEnd"/>
        <w:r>
          <w:t xml:space="preserve"> whereas for the rest of the months the apparent trend </w:t>
        </w:r>
      </w:ins>
      <w:ins w:id="3802" w:author="Kumar Baral" w:date="2023-02-10T16:34:00Z">
        <w:r w:rsidR="006308C0">
          <w:t>appears to be increasing</w:t>
        </w:r>
      </w:ins>
      <w:ins w:id="3803" w:author="Kumar Baral" w:date="2023-02-10T15:42:00Z">
        <w:r>
          <w:t xml:space="preserve">. </w:t>
        </w:r>
      </w:ins>
      <w:ins w:id="3804" w:author="Kumar Baral" w:date="2023-02-10T15:43:00Z">
        <w:r>
          <w:t xml:space="preserve">The numerical value of trend for different series can be obtained from the table above. </w:t>
        </w:r>
      </w:ins>
    </w:p>
    <w:p w14:paraId="5280F6EA" w14:textId="0B91BC56" w:rsidR="002A46D1" w:rsidRDefault="002A46D1" w:rsidP="002A46D1">
      <w:pPr>
        <w:pStyle w:val="Heading2"/>
      </w:pPr>
      <w:bookmarkStart w:id="3805" w:name="_Toc126058068"/>
      <w:r w:rsidRPr="006238CC">
        <w:t>Glacier Lake Outburst Flood (GLOF)</w:t>
      </w:r>
      <w:bookmarkEnd w:id="3805"/>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3806" w:name="_Toc444150620"/>
      <w:bookmarkStart w:id="3807" w:name="_Toc454649676"/>
      <w:bookmarkStart w:id="3808" w:name="_Toc477261951"/>
      <w:bookmarkStart w:id="3809" w:name="_Toc23762146"/>
      <w:bookmarkStart w:id="3810" w:name="_Toc68879987"/>
      <w:bookmarkStart w:id="3811" w:name="_Toc126058069"/>
      <w:r w:rsidRPr="006238CC">
        <w:t>Conclusions</w:t>
      </w:r>
      <w:bookmarkEnd w:id="3806"/>
      <w:bookmarkEnd w:id="3807"/>
      <w:bookmarkEnd w:id="3808"/>
      <w:bookmarkEnd w:id="3809"/>
      <w:bookmarkEnd w:id="3810"/>
      <w:bookmarkEnd w:id="3811"/>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3BE585DA" w:rsidR="006238CC" w:rsidRPr="006238CC" w:rsidRDefault="006238CC" w:rsidP="00F96D25">
      <w:pPr>
        <w:numPr>
          <w:ilvl w:val="0"/>
          <w:numId w:val="23"/>
        </w:numPr>
      </w:pPr>
      <w:r w:rsidRPr="006238CC">
        <w:t xml:space="preserve">The </w:t>
      </w:r>
      <w:ins w:id="3812" w:author="Kumar Baral" w:date="2023-02-10T15:44:00Z">
        <w:r w:rsidR="00A00263">
          <w:t xml:space="preserve">available </w:t>
        </w:r>
      </w:ins>
      <w:del w:id="3813" w:author="Kumar Baral" w:date="2023-02-10T15:44:00Z">
        <w:r w:rsidRPr="006238CC" w:rsidDel="00A00263">
          <w:delText>design discharge has been adopted to be 12.50 m</w:delText>
        </w:r>
        <w:r w:rsidRPr="00BE1CE9" w:rsidDel="00A00263">
          <w:rPr>
            <w:vertAlign w:val="superscript"/>
          </w:rPr>
          <w:delText>3</w:delText>
        </w:r>
        <w:r w:rsidRPr="006238CC" w:rsidDel="00A00263">
          <w:delText>/s</w:delText>
        </w:r>
      </w:del>
      <w:del w:id="3814"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ins w:id="3815" w:author="Kumar Baral" w:date="2023-02-10T15:44:00Z">
        <w:r w:rsidR="00A00263">
          <w:t xml:space="preserve">discharge data </w:t>
        </w:r>
      </w:ins>
      <w:ins w:id="3816" w:author="Kumar Baral" w:date="2023-02-10T15:45:00Z">
        <w:r w:rsidR="00A00263">
          <w:t xml:space="preserve">of </w:t>
        </w:r>
        <w:proofErr w:type="spellStart"/>
        <w:r w:rsidR="00A00263">
          <w:t>Andhi</w:t>
        </w:r>
        <w:proofErr w:type="spellEnd"/>
        <w:r w:rsidR="00A00263">
          <w:t xml:space="preserve"> Khola </w:t>
        </w:r>
      </w:ins>
      <w:ins w:id="3817" w:author="Kumar Baral" w:date="2023-02-10T15:44:00Z">
        <w:r w:rsidR="00A00263">
          <w:t>reveals that there is no significant trend of changing discharge</w:t>
        </w:r>
      </w:ins>
      <w:ins w:id="3818" w:author="Kumar Baral" w:date="2023-02-10T15:45:00Z">
        <w:r w:rsidR="00A00263">
          <w:t xml:space="preserve"> either increasing or decreasing</w:t>
        </w:r>
      </w:ins>
      <w:ins w:id="3819" w:author="Kumar Baral" w:date="2023-02-10T15:44:00Z">
        <w:r w:rsidR="00A00263">
          <w:t xml:space="preserve"> because</w:t>
        </w:r>
      </w:ins>
      <w:ins w:id="3820" w:author="Kumar Baral" w:date="2023-02-10T15:45:00Z">
        <w:r w:rsidR="00A00263">
          <w:t xml:space="preserve"> of the climatic reason, </w:t>
        </w:r>
      </w:ins>
      <w:ins w:id="3821" w:author="Kumar Baral" w:date="2023-02-10T15:46:00Z">
        <w:r w:rsidR="00A00263">
          <w:t xml:space="preserve">environmental reason and physical changes. </w:t>
        </w:r>
      </w:ins>
      <w:ins w:id="3822" w:author="Kumar Baral" w:date="2023-02-10T15:52:00Z">
        <w:r w:rsidR="00E8212E">
          <w:t>However,</w:t>
        </w:r>
      </w:ins>
      <w:ins w:id="3823" w:author="Kumar Baral" w:date="2023-02-10T15:46:00Z">
        <w:r w:rsidR="00A00263">
          <w:t xml:space="preserve"> for the month of </w:t>
        </w:r>
        <w:proofErr w:type="spellStart"/>
        <w:r w:rsidR="00A00263">
          <w:t>Bhadra</w:t>
        </w:r>
        <w:proofErr w:type="spellEnd"/>
        <w:r w:rsidR="00A00263">
          <w:t xml:space="preserve">, there is significant trend. </w:t>
        </w:r>
      </w:ins>
    </w:p>
    <w:p w14:paraId="3AA9033B" w14:textId="3A19B30C" w:rsidR="006238CC" w:rsidRPr="006238CC" w:rsidRDefault="006238CC" w:rsidP="00F96D25">
      <w:pPr>
        <w:numPr>
          <w:ilvl w:val="0"/>
          <w:numId w:val="23"/>
        </w:numPr>
      </w:pPr>
      <w:del w:id="3824" w:author="Kumar Baral" w:date="2023-02-10T15:52:00Z">
        <w:r w:rsidRPr="006238CC" w:rsidDel="00E8212E">
          <w:delText>100 years return period flood at the proposed intake</w:delText>
        </w:r>
        <w:r w:rsidR="001D4996" w:rsidDel="00E8212E">
          <w:delText xml:space="preserve"> of Myagdi river is 49</w:delText>
        </w:r>
      </w:del>
      <w:del w:id="3825" w:author="Kumar Baral" w:date="2022-12-12T16:47:00Z">
        <w:r w:rsidR="001D4996" w:rsidDel="00A04755">
          <w:delText>6.54</w:delText>
        </w:r>
      </w:del>
      <w:del w:id="3826" w:author="Kumar Baral" w:date="2023-02-10T15:52:00Z">
        <w:r w:rsidR="001D4996" w:rsidDel="00E8212E">
          <w:delText>m</w:delText>
        </w:r>
        <w:r w:rsidR="001D4996" w:rsidRPr="00964ABA" w:rsidDel="00E8212E">
          <w:rPr>
            <w:vertAlign w:val="superscript"/>
          </w:rPr>
          <w:delText>3</w:delText>
        </w:r>
        <w:r w:rsidR="001D4996" w:rsidDel="00E8212E">
          <w:delText>/s, at intake of Kunaban river is 170.32 m</w:delText>
        </w:r>
        <w:r w:rsidR="001D4996" w:rsidRPr="00BE1CE9" w:rsidDel="00E8212E">
          <w:rPr>
            <w:vertAlign w:val="superscript"/>
          </w:rPr>
          <w:delText>3</w:delText>
        </w:r>
        <w:r w:rsidR="001D4996" w:rsidDel="00E8212E">
          <w:delText>/s</w:delText>
        </w:r>
        <w:r w:rsidRPr="006238CC" w:rsidDel="00E8212E">
          <w:delText xml:space="preserve"> and tailrace site of the project is </w:delText>
        </w:r>
      </w:del>
      <w:del w:id="3827" w:author="Kumar Baral" w:date="2022-12-12T16:48:00Z">
        <w:r w:rsidRPr="001D4996" w:rsidDel="00A04755">
          <w:delText>731.49</w:delText>
        </w:r>
      </w:del>
      <w:del w:id="3828" w:author="Kumar Baral" w:date="2023-02-10T15:52:00Z">
        <w:r w:rsidRPr="001D4996" w:rsidDel="00E8212E">
          <w:delText xml:space="preserve"> m</w:delText>
        </w:r>
        <w:r w:rsidRPr="00BE1CE9" w:rsidDel="00E8212E">
          <w:rPr>
            <w:vertAlign w:val="superscript"/>
          </w:rPr>
          <w:delText>3</w:delText>
        </w:r>
        <w:r w:rsidRPr="001D4996" w:rsidDel="00E8212E">
          <w:delText>/s respectively.</w:delText>
        </w:r>
      </w:del>
      <w:ins w:id="3829" w:author="Kumar Baral" w:date="2023-02-10T15:52:00Z">
        <w:r w:rsidR="00E8212E">
          <w:t xml:space="preserve">The flood extreme values are less than the values obtained for UFSR, so it is </w:t>
        </w:r>
        <w:proofErr w:type="spellStart"/>
        <w:r w:rsidR="00E8212E">
          <w:t>recommened</w:t>
        </w:r>
        <w:proofErr w:type="spellEnd"/>
        <w:r w:rsidR="00E8212E">
          <w:t xml:space="preserve"> to stay with the same </w:t>
        </w:r>
      </w:ins>
      <w:ins w:id="3830" w:author="Kumar Baral" w:date="2023-02-10T15:53:00Z">
        <w:r w:rsidR="00E8212E">
          <w:t>values</w:t>
        </w:r>
      </w:ins>
      <w:ins w:id="3831" w:author="Kumar Baral" w:date="2023-02-10T15:52:00Z">
        <w:r w:rsidR="00E8212E">
          <w:t xml:space="preserve"> </w:t>
        </w:r>
      </w:ins>
      <w:ins w:id="3832" w:author="Kumar Baral" w:date="2023-02-10T15:53:00Z">
        <w:r w:rsidR="00E8212E">
          <w:t xml:space="preserve">as obtained in the UFSR. </w:t>
        </w:r>
      </w:ins>
    </w:p>
    <w:p w14:paraId="2733B3CC" w14:textId="0A813AB3" w:rsidR="00BE1CE9" w:rsidRPr="006238CC" w:rsidDel="00E8212E" w:rsidRDefault="00BE1CE9" w:rsidP="00F96D25">
      <w:pPr>
        <w:numPr>
          <w:ilvl w:val="0"/>
          <w:numId w:val="23"/>
        </w:numPr>
        <w:rPr>
          <w:del w:id="3833" w:author="Kumar Baral" w:date="2023-02-10T15:53:00Z"/>
        </w:rPr>
      </w:pPr>
      <w:del w:id="3834"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3835" w:author="Kumar Baral" w:date="2022-12-12T16:47:00Z">
        <w:r w:rsidR="00F22BE5" w:rsidDel="00A04755">
          <w:delText>19.40</w:delText>
        </w:r>
      </w:del>
      <w:del w:id="3836"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3837" w:author="Kumar Baral" w:date="2022-12-12T16:47:00Z">
        <w:r w:rsidRPr="00BE1CE9" w:rsidDel="00A04755">
          <w:delText>1</w:delText>
        </w:r>
        <w:r w:rsidR="00F22BE5" w:rsidDel="00A04755">
          <w:delText>0.14</w:delText>
        </w:r>
      </w:del>
      <w:del w:id="3838"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del>
    </w:p>
    <w:p w14:paraId="328ED49E" w14:textId="39D9B4ED" w:rsidR="006238CC" w:rsidRPr="006238CC" w:rsidDel="00E8212E" w:rsidRDefault="006238CC">
      <w:pPr>
        <w:numPr>
          <w:ilvl w:val="0"/>
          <w:numId w:val="23"/>
        </w:numPr>
        <w:rPr>
          <w:del w:id="3839" w:author="Kumar Baral" w:date="2023-02-10T15:53:00Z"/>
        </w:rPr>
        <w:pPrChange w:id="3840" w:author="Kumar Baral" w:date="2022-12-12T16:48:00Z">
          <w:pPr/>
        </w:pPrChange>
      </w:pPr>
      <w:del w:id="3841"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3842" w:name="_Toc444150621"/>
      </w:del>
    </w:p>
    <w:p w14:paraId="2C7F73DD" w14:textId="77777777" w:rsidR="006238CC" w:rsidRPr="006238CC" w:rsidRDefault="006238CC" w:rsidP="001F4328">
      <w:pPr>
        <w:pStyle w:val="Heading2"/>
      </w:pPr>
      <w:bookmarkStart w:id="3843" w:name="_Toc454649677"/>
      <w:bookmarkStart w:id="3844" w:name="_Toc477261952"/>
      <w:bookmarkStart w:id="3845" w:name="_Toc23762147"/>
      <w:bookmarkStart w:id="3846" w:name="_Toc68879988"/>
      <w:bookmarkStart w:id="3847" w:name="_Toc126058070"/>
      <w:r w:rsidRPr="006238CC">
        <w:t>Recommendations</w:t>
      </w:r>
      <w:bookmarkEnd w:id="3842"/>
      <w:bookmarkEnd w:id="3843"/>
      <w:bookmarkEnd w:id="3844"/>
      <w:bookmarkEnd w:id="3845"/>
      <w:bookmarkEnd w:id="3846"/>
      <w:bookmarkEnd w:id="3847"/>
    </w:p>
    <w:p w14:paraId="59E123E1" w14:textId="77777777" w:rsidR="00E8212E" w:rsidRDefault="006238CC" w:rsidP="00E8212E">
      <w:pPr>
        <w:rPr>
          <w:ins w:id="3848" w:author="Kumar Baral" w:date="2023-02-10T15:52:00Z"/>
        </w:rPr>
        <w:pPrChange w:id="3849" w:author="Kumar Baral" w:date="2023-02-10T15:51:00Z">
          <w:pPr>
            <w:spacing w:before="0" w:after="0" w:line="240" w:lineRule="auto"/>
            <w:jc w:val="left"/>
          </w:pPr>
        </w:pPrChange>
      </w:pPr>
      <w:del w:id="3850" w:author="Kumar Baral" w:date="2023-02-10T15:47:00Z">
        <w:r w:rsidRPr="006238CC" w:rsidDel="00E8212E">
          <w:delText>For reliability of the adopted monthly flow at proposed intake site of the project, it</w:delText>
        </w:r>
      </w:del>
      <w:ins w:id="3851" w:author="Kumar Baral" w:date="2023-02-10T15:47:00Z">
        <w:r w:rsidR="00E8212E">
          <w:t>It</w:t>
        </w:r>
      </w:ins>
      <w:r w:rsidRPr="006238CC">
        <w:t xml:space="preserve"> is recommended </w:t>
      </w:r>
      <w:del w:id="3852" w:author="Kumar Baral" w:date="2023-02-10T15:47:00Z">
        <w:r w:rsidRPr="006238CC" w:rsidDel="00E8212E">
          <w:delText>for further work prior to the detail design as</w:delText>
        </w:r>
      </w:del>
      <w:ins w:id="3853" w:author="Kumar Baral" w:date="2023-02-10T15:47:00Z">
        <w:r w:rsidR="00E8212E">
          <w:t xml:space="preserve">to continue to measure the daily average data of </w:t>
        </w:r>
        <w:proofErr w:type="spellStart"/>
        <w:r w:rsidR="00E8212E">
          <w:t>Andhi</w:t>
        </w:r>
        <w:proofErr w:type="spellEnd"/>
        <w:r w:rsidR="00E8212E">
          <w:t xml:space="preserve"> </w:t>
        </w:r>
      </w:ins>
      <w:ins w:id="3854" w:author="Kumar Baral" w:date="2023-02-10T15:48:00Z">
        <w:r w:rsidR="00E8212E">
          <w:t xml:space="preserve">Khola. </w:t>
        </w:r>
      </w:ins>
    </w:p>
    <w:p w14:paraId="308C9D2F" w14:textId="3DF97108" w:rsidR="006238CC" w:rsidRPr="006238CC" w:rsidDel="00E8212E" w:rsidRDefault="00E8212E" w:rsidP="006238CC">
      <w:pPr>
        <w:rPr>
          <w:del w:id="3855" w:author="Kumar Baral" w:date="2023-02-10T15:51:00Z"/>
        </w:rPr>
      </w:pPr>
      <w:ins w:id="3856" w:author="Kumar Baral" w:date="2023-02-10T15:48:00Z">
        <w:r>
          <w:t>Since</w:t>
        </w:r>
      </w:ins>
      <w:ins w:id="3857" w:author="Kumar Baral" w:date="2023-02-10T15:52:00Z">
        <w:r>
          <w:t>,</w:t>
        </w:r>
      </w:ins>
      <w:ins w:id="3858" w:author="Kumar Baral" w:date="2023-02-10T15:48:00Z">
        <w:r>
          <w:t xml:space="preserve"> the monthly average of </w:t>
        </w:r>
        <w:proofErr w:type="spellStart"/>
        <w:r>
          <w:t>Bhadra</w:t>
        </w:r>
        <w:proofErr w:type="spellEnd"/>
        <w:r>
          <w:t xml:space="preserve"> shows significant trend of decreasing discharge, it is recommended to opt the detailed analysis of impact of climate change using climate model such as </w:t>
        </w:r>
      </w:ins>
      <w:ins w:id="3859" w:author="Kumar Baral" w:date="2023-02-10T15:49:00Z">
        <w:r>
          <w:t>GSM, RC</w:t>
        </w:r>
      </w:ins>
      <w:ins w:id="3860" w:author="Kumar Baral" w:date="2023-02-10T17:05:00Z">
        <w:r w:rsidR="0043066A">
          <w:t>P</w:t>
        </w:r>
      </w:ins>
      <w:ins w:id="3861" w:author="Kumar Baral" w:date="2023-02-10T15:49:00Z">
        <w:r>
          <w:t xml:space="preserve">. These model uses the </w:t>
        </w:r>
        <w:proofErr w:type="spellStart"/>
        <w:r>
          <w:t>availale</w:t>
        </w:r>
        <w:proofErr w:type="spellEnd"/>
        <w:r>
          <w:t xml:space="preserve"> </w:t>
        </w:r>
      </w:ins>
      <w:ins w:id="3862" w:author="Kumar Baral" w:date="2023-02-10T15:50:00Z">
        <w:r>
          <w:t>temperature</w:t>
        </w:r>
      </w:ins>
      <w:ins w:id="3863" w:author="Kumar Baral" w:date="2023-02-10T15:49:00Z">
        <w:r>
          <w:t xml:space="preserve"> </w:t>
        </w:r>
      </w:ins>
      <w:ins w:id="3864" w:author="Kumar Baral" w:date="2023-02-10T15:50:00Z">
        <w:r>
          <w:t xml:space="preserve">and rainfall series to predict the future temperature and precipitation </w:t>
        </w:r>
        <w:proofErr w:type="spellStart"/>
        <w:r>
          <w:t>seires</w:t>
        </w:r>
        <w:proofErr w:type="spellEnd"/>
        <w:r>
          <w:t xml:space="preserve"> using predictor tools</w:t>
        </w:r>
      </w:ins>
      <w:ins w:id="3865" w:author="Kumar Baral" w:date="2023-02-10T17:05:00Z">
        <w:r w:rsidR="0043066A">
          <w:t xml:space="preserve"> recommended by IPCC</w:t>
        </w:r>
      </w:ins>
      <w:ins w:id="3866" w:author="Kumar Baral" w:date="2023-02-10T15:50:00Z">
        <w:r>
          <w:t xml:space="preserve">. </w:t>
        </w:r>
      </w:ins>
      <w:ins w:id="3867" w:author="Kumar Baral" w:date="2023-02-10T15:51:00Z">
        <w:r>
          <w:t xml:space="preserve">Ultimately, </w:t>
        </w:r>
      </w:ins>
      <w:ins w:id="3868" w:author="Kumar Baral" w:date="2023-02-10T17:05:00Z">
        <w:r w:rsidR="0043066A">
          <w:t xml:space="preserve">the predicted temperature and precipitation is used to obtain discharge </w:t>
        </w:r>
      </w:ins>
      <w:ins w:id="3869" w:author="Kumar Baral" w:date="2023-02-10T15:51:00Z">
        <w:r>
          <w:t>by using hydrological models such as HEC HMS, NAM, BHV</w:t>
        </w:r>
      </w:ins>
      <w:ins w:id="3870" w:author="Kumar Baral" w:date="2023-02-10T17:06:00Z">
        <w:r w:rsidR="0043066A">
          <w:t>.</w:t>
        </w:r>
      </w:ins>
      <w:del w:id="3871" w:author="Kumar Baral" w:date="2023-02-10T15:48:00Z">
        <w:r w:rsidR="006238CC" w:rsidRPr="006238CC" w:rsidDel="00E8212E">
          <w:delText>;</w:delText>
        </w:r>
      </w:del>
    </w:p>
    <w:p w14:paraId="1D76DAE2" w14:textId="05DE8A5E" w:rsidR="006238CC" w:rsidRPr="006238CC" w:rsidDel="00E8212E" w:rsidRDefault="006238CC" w:rsidP="00F96D25">
      <w:pPr>
        <w:numPr>
          <w:ilvl w:val="0"/>
          <w:numId w:val="22"/>
        </w:numPr>
        <w:rPr>
          <w:del w:id="3872" w:author="Kumar Baral" w:date="2023-02-10T15:51:00Z"/>
        </w:rPr>
      </w:pPr>
      <w:del w:id="3873"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3874" w:author="Kumar Baral" w:date="2023-02-10T15:47:00Z"/>
        </w:rPr>
      </w:pPr>
      <w:del w:id="3875"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3876" w:author="Kumar Baral" w:date="2023-02-10T15:47:00Z"/>
        </w:rPr>
      </w:pPr>
      <w:del w:id="3877"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3878" w:author="Kumar Baral" w:date="2023-02-10T15:47:00Z"/>
        </w:rPr>
      </w:pPr>
      <w:del w:id="3879"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3880" w:author="Kumar Baral" w:date="2023-02-10T15:47:00Z"/>
        </w:rPr>
      </w:pPr>
      <w:del w:id="3881"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rsidP="00E8212E">
      <w:pPr>
        <w:rPr>
          <w:b/>
          <w:bCs/>
          <w:caps/>
          <w:kern w:val="32"/>
          <w:sz w:val="28"/>
          <w:szCs w:val="32"/>
        </w:rPr>
        <w:pPrChange w:id="3882" w:author="Kumar Baral" w:date="2023-02-10T15:51:00Z">
          <w:pPr>
            <w:spacing w:before="0" w:after="0" w:line="240" w:lineRule="auto"/>
            <w:jc w:val="left"/>
          </w:pPr>
        </w:pPrChange>
      </w:pPr>
      <w:bookmarkStart w:id="3883" w:name="_Toc257037412"/>
      <w:bookmarkStart w:id="3884" w:name="_Toc269719496"/>
      <w:bookmarkStart w:id="3885" w:name="_Toc483425861"/>
      <w:bookmarkStart w:id="3886" w:name="_Toc483427538"/>
      <w:bookmarkStart w:id="3887" w:name="_Toc483462498"/>
      <w:bookmarkStart w:id="3888" w:name="_Toc483468490"/>
      <w:bookmarkStart w:id="3889" w:name="_Toc483468636"/>
      <w:bookmarkStart w:id="3890" w:name="_Toc483475401"/>
      <w:bookmarkStart w:id="3891" w:name="_Toc483475451"/>
      <w:bookmarkStart w:id="3892" w:name="_Toc483482819"/>
      <w:bookmarkStart w:id="3893" w:name="_Toc483491643"/>
      <w:bookmarkEnd w:id="3883"/>
      <w:bookmarkEnd w:id="3884"/>
      <w:bookmarkEnd w:id="3885"/>
      <w:bookmarkEnd w:id="3886"/>
      <w:bookmarkEnd w:id="3887"/>
      <w:bookmarkEnd w:id="3888"/>
      <w:bookmarkEnd w:id="3889"/>
      <w:bookmarkEnd w:id="3890"/>
      <w:bookmarkEnd w:id="3891"/>
      <w:bookmarkEnd w:id="3892"/>
      <w:bookmarkEnd w:id="3893"/>
      <w:r>
        <w:br w:type="page"/>
      </w:r>
    </w:p>
    <w:p w14:paraId="5E8F5E6A" w14:textId="1CF29017" w:rsidR="00AA0E54" w:rsidRPr="006D015F" w:rsidRDefault="00AA0E54" w:rsidP="00545CE7">
      <w:pPr>
        <w:pStyle w:val="Heading1"/>
      </w:pPr>
      <w:bookmarkStart w:id="3894" w:name="_Toc126058071"/>
      <w:r w:rsidRPr="006D015F">
        <w:lastRenderedPageBreak/>
        <w:t>REFERENCES</w:t>
      </w:r>
      <w:bookmarkEnd w:id="3894"/>
    </w:p>
    <w:sectPr w:rsidR="00AA0E54" w:rsidRPr="006D015F" w:rsidSect="009124BA">
      <w:headerReference w:type="default" r:id="rId25"/>
      <w:footerReference w:type="default" r:id="rId26"/>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666BA" w14:textId="77777777" w:rsidR="007E2B9F" w:rsidRDefault="007E2B9F" w:rsidP="00E93729">
      <w:pPr>
        <w:spacing w:before="0" w:after="0" w:line="240" w:lineRule="auto"/>
      </w:pPr>
      <w:r>
        <w:separator/>
      </w:r>
    </w:p>
  </w:endnote>
  <w:endnote w:type="continuationSeparator" w:id="0">
    <w:p w14:paraId="575CD7AB" w14:textId="77777777" w:rsidR="007E2B9F" w:rsidRDefault="007E2B9F"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7E0A198A" w:rsidR="000F55AB" w:rsidRPr="00FC10D0" w:rsidRDefault="000F55AB"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E47F01">
      <w:rPr>
        <w:rFonts w:ascii="Gill Sans MT" w:hAnsi="Gill Sans MT"/>
        <w:i/>
        <w:noProof/>
        <w:sz w:val="18"/>
        <w:szCs w:val="18"/>
      </w:rPr>
      <w:t>v</w:t>
    </w:r>
    <w:r w:rsidRPr="00FC10D0">
      <w:rPr>
        <w:rFonts w:ascii="Gill Sans MT" w:hAnsi="Gill Sans MT"/>
        <w:i/>
        <w:sz w:val="18"/>
        <w:szCs w:val="18"/>
      </w:rPr>
      <w:fldChar w:fldCharType="end"/>
    </w:r>
  </w:p>
  <w:p w14:paraId="74FB852C" w14:textId="77777777" w:rsidR="000F55AB" w:rsidRDefault="000F55A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1D524CE2" w:rsidR="000F55AB" w:rsidRPr="00FC10D0" w:rsidRDefault="000F55AB"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E47F01">
      <w:rPr>
        <w:rFonts w:ascii="Gill Sans MT" w:hAnsi="Gill Sans MT"/>
        <w:i/>
        <w:noProof/>
        <w:sz w:val="18"/>
        <w:szCs w:val="18"/>
      </w:rPr>
      <w:t>24</w:t>
    </w:r>
    <w:r w:rsidRPr="00FC10D0">
      <w:rPr>
        <w:rFonts w:ascii="Gill Sans MT" w:hAnsi="Gill Sans MT"/>
        <w:i/>
        <w:sz w:val="18"/>
        <w:szCs w:val="18"/>
      </w:rPr>
      <w:fldChar w:fldCharType="end"/>
    </w:r>
  </w:p>
  <w:p w14:paraId="481986A1" w14:textId="77777777" w:rsidR="000F55AB" w:rsidRPr="005118F5" w:rsidRDefault="000F55AB"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6422F" w14:textId="77777777" w:rsidR="007E2B9F" w:rsidRDefault="007E2B9F" w:rsidP="00E93729">
      <w:pPr>
        <w:spacing w:before="0" w:after="0" w:line="240" w:lineRule="auto"/>
      </w:pPr>
      <w:r>
        <w:separator/>
      </w:r>
    </w:p>
  </w:footnote>
  <w:footnote w:type="continuationSeparator" w:id="0">
    <w:p w14:paraId="19F1082A" w14:textId="77777777" w:rsidR="007E2B9F" w:rsidRDefault="007E2B9F"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6460C9F4" w:rsidR="000F55AB" w:rsidRPr="002E23EF" w:rsidRDefault="000F55AB" w:rsidP="00607207">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4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proofErr w:type="spellStart"/>
    <w:ins w:id="48" w:author="Kumar Baral" w:date="2023-01-30T16:39:00Z">
      <w:r>
        <w:rPr>
          <w:rFonts w:ascii="Gill Sans MT" w:hAnsi="Gill Sans MT"/>
          <w:i/>
          <w:sz w:val="20"/>
        </w:rPr>
        <w:t>Andhi</w:t>
      </w:r>
      <w:proofErr w:type="spellEnd"/>
      <w:r>
        <w:rPr>
          <w:rFonts w:ascii="Gill Sans MT" w:hAnsi="Gill Sans MT"/>
          <w:i/>
          <w:sz w:val="20"/>
        </w:rPr>
        <w:t xml:space="preserve"> Khola</w:t>
      </w:r>
      <w:r w:rsidRPr="00141336">
        <w:rPr>
          <w:rFonts w:ascii="Gill Sans MT" w:hAnsi="Gill Sans MT"/>
          <w:i/>
          <w:sz w:val="20"/>
        </w:rPr>
        <w:t xml:space="preserve"> </w:t>
      </w:r>
    </w:ins>
    <w:r w:rsidRPr="00141336">
      <w:rPr>
        <w:rFonts w:ascii="Gill Sans MT" w:hAnsi="Gill Sans MT"/>
        <w:i/>
        <w:sz w:val="20"/>
      </w:rPr>
      <w:t xml:space="preserve">Hydropower Project </w:t>
    </w:r>
    <w:del w:id="49" w:author="Kumar Baral" w:date="2023-01-30T16:39:00Z">
      <w:r w:rsidDel="008B66D5">
        <w:rPr>
          <w:rFonts w:ascii="Gill Sans MT" w:hAnsi="Gill Sans MT"/>
          <w:i/>
          <w:sz w:val="20"/>
        </w:rPr>
        <w:delText>(12</w:delText>
      </w:r>
    </w:del>
    <w:del w:id="50" w:author="Kumar Baral" w:date="2022-12-12T17:04:00Z">
      <w:r w:rsidDel="00BC56BD">
        <w:rPr>
          <w:rFonts w:ascii="Gill Sans MT" w:hAnsi="Gill Sans MT"/>
          <w:i/>
          <w:sz w:val="20"/>
        </w:rPr>
        <w:delText>57.3</w:delText>
      </w:r>
    </w:del>
    <w:del w:id="51" w:author="Kumar Baral" w:date="2023-01-30T16:39:00Z">
      <w:r w:rsidDel="008B66D5">
        <w:rPr>
          <w:rFonts w:ascii="Gill Sans MT" w:hAnsi="Gill Sans MT"/>
          <w:i/>
          <w:sz w:val="20"/>
        </w:rPr>
        <w:delText xml:space="preserve"> MW)</w:delText>
      </w:r>
    </w:del>
  </w:p>
  <w:p w14:paraId="371C9D60" w14:textId="2B57E466" w:rsidR="000F55AB" w:rsidRPr="000E17ED" w:rsidRDefault="000F55AB"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52" w:author="Kumar Baral" w:date="2023-01-30T16:39:00Z">
      <w:r>
        <w:rPr>
          <w:rFonts w:ascii="Gill Sans MT" w:hAnsi="Gill Sans MT"/>
          <w:i/>
          <w:sz w:val="20"/>
        </w:rPr>
        <w:t>-9.4 MW</w:t>
      </w:r>
    </w:ins>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2C4FA0FB" w:rsidR="000F55AB" w:rsidRPr="002E23EF" w:rsidRDefault="000F55AB" w:rsidP="005118F5">
    <w:pPr>
      <w:pStyle w:val="Header"/>
      <w:tabs>
        <w:tab w:val="clear" w:pos="4680"/>
        <w:tab w:val="clear" w:pos="9360"/>
        <w:tab w:val="center" w:pos="4140"/>
        <w:tab w:val="right" w:pos="9180"/>
      </w:tabs>
      <w:ind w:right="-63"/>
      <w:rPr>
        <w:rFonts w:ascii="Gill Sans MT" w:hAnsi="Gill Sans MT"/>
        <w:i/>
        <w:sz w:val="20"/>
      </w:rPr>
    </w:pPr>
    <w:proofErr w:type="spellStart"/>
    <w:r>
      <w:rPr>
        <w:rFonts w:ascii="Gill Sans MT" w:hAnsi="Gill Sans MT"/>
        <w:i/>
        <w:sz w:val="20"/>
      </w:rPr>
      <w:t>Butwal</w:t>
    </w:r>
    <w:proofErr w:type="spellEnd"/>
    <w:r>
      <w:rPr>
        <w:rFonts w:ascii="Gill Sans MT" w:hAnsi="Gill Sans MT"/>
        <w:i/>
        <w:sz w:val="20"/>
      </w:rPr>
      <w:t xml:space="preserve"> Power Company Ltd.                         </w:t>
    </w:r>
    <w:r>
      <w:rPr>
        <w:rFonts w:ascii="Gill Sans MT" w:hAnsi="Gill Sans MT"/>
        <w:i/>
        <w:sz w:val="20"/>
      </w:rPr>
      <w:tab/>
    </w:r>
    <w:r>
      <w:rPr>
        <w:rFonts w:ascii="Gill Sans MT" w:hAnsi="Gill Sans MT"/>
        <w:i/>
        <w:sz w:val="20"/>
      </w:rPr>
      <w:tab/>
    </w:r>
    <w:del w:id="3895"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proofErr w:type="spellStart"/>
    <w:ins w:id="3896" w:author="Kumar Baral" w:date="2023-01-30T16:39:00Z">
      <w:r>
        <w:rPr>
          <w:rFonts w:ascii="Gill Sans MT" w:hAnsi="Gill Sans MT"/>
          <w:i/>
          <w:sz w:val="20"/>
        </w:rPr>
        <w:t>AndhiKhola</w:t>
      </w:r>
      <w:proofErr w:type="spellEnd"/>
      <w:r>
        <w:rPr>
          <w:rFonts w:ascii="Gill Sans MT" w:hAnsi="Gill Sans MT"/>
          <w:i/>
          <w:sz w:val="20"/>
        </w:rPr>
        <w:t xml:space="preserve"> Hydropower Project (U)</w:t>
      </w:r>
    </w:ins>
    <w:r w:rsidRPr="00141336">
      <w:rPr>
        <w:rFonts w:ascii="Gill Sans MT" w:hAnsi="Gill Sans MT"/>
        <w:i/>
        <w:sz w:val="20"/>
      </w:rPr>
      <w:t xml:space="preserve"> </w:t>
    </w:r>
    <w:del w:id="3897" w:author="Kumar Baral" w:date="2023-01-30T16:39:00Z">
      <w:r w:rsidDel="008B66D5">
        <w:rPr>
          <w:rFonts w:ascii="Gill Sans MT" w:hAnsi="Gill Sans MT"/>
          <w:i/>
          <w:sz w:val="20"/>
        </w:rPr>
        <w:delText>(9</w:delText>
      </w:r>
    </w:del>
    <w:del w:id="3898" w:author="Kumar Baral" w:date="2022-12-13T09:53:00Z">
      <w:r w:rsidDel="009B7EF6">
        <w:rPr>
          <w:rFonts w:ascii="Gill Sans MT" w:hAnsi="Gill Sans MT"/>
          <w:i/>
          <w:sz w:val="20"/>
        </w:rPr>
        <w:delText>57.3</w:delText>
      </w:r>
    </w:del>
    <w:del w:id="3899" w:author="Kumar Baral" w:date="2023-01-30T16:39:00Z">
      <w:r w:rsidDel="008B66D5">
        <w:rPr>
          <w:rFonts w:ascii="Gill Sans MT" w:hAnsi="Gill Sans MT"/>
          <w:i/>
          <w:sz w:val="20"/>
        </w:rPr>
        <w:delText xml:space="preserve"> MW)</w:delText>
      </w:r>
    </w:del>
  </w:p>
  <w:p w14:paraId="7DAA1BC5" w14:textId="11279BC6" w:rsidR="000F55AB" w:rsidRPr="00085B18" w:rsidRDefault="000F55AB"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ins w:id="3900" w:author="Kumar Baral" w:date="2023-01-30T16:39:00Z">
      <w:r>
        <w:rPr>
          <w:rFonts w:ascii="Gill Sans MT" w:hAnsi="Gill Sans MT"/>
          <w:i/>
          <w:sz w:val="20"/>
        </w:rPr>
        <w:t>-9</w:t>
      </w:r>
    </w:ins>
    <w:ins w:id="3901" w:author="Kumar Baral" w:date="2023-01-30T16:40:00Z">
      <w:r>
        <w:rPr>
          <w:rFonts w:ascii="Gill Sans MT" w:hAnsi="Gill Sans MT"/>
          <w:i/>
          <w:sz w:val="20"/>
        </w:rPr>
        <w:t>.4</w:t>
      </w:r>
    </w:ins>
    <w:ins w:id="3902" w:author="Kumar Baral" w:date="2023-01-30T16:39:00Z">
      <w:r>
        <w:rPr>
          <w:rFonts w:ascii="Gill Sans MT" w:hAnsi="Gill Sans MT"/>
          <w:i/>
          <w:sz w:val="20"/>
        </w:rPr>
        <w:t xml:space="preserve"> MW</w:t>
      </w:r>
    </w:ins>
  </w:p>
  <w:p w14:paraId="01F85213" w14:textId="77777777" w:rsidR="000F55AB" w:rsidRPr="005118F5" w:rsidRDefault="000F55AB"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1"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2"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0"/>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2"/>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8"/>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1"/>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7"/>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9"/>
  </w:num>
  <w:num w:numId="109">
    <w:abstractNumId w:val="9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6"/>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spelling="clean" w:grammar="clean"/>
  <w:trackRevisions/>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2C96"/>
    <w:rsid w:val="00062EF4"/>
    <w:rsid w:val="00063075"/>
    <w:rsid w:val="00063B95"/>
    <w:rsid w:val="000646F2"/>
    <w:rsid w:val="00065B0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3B"/>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29D4"/>
    <w:rsid w:val="003A3C8F"/>
    <w:rsid w:val="003A4158"/>
    <w:rsid w:val="003A4432"/>
    <w:rsid w:val="003A45A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2AB"/>
    <w:rsid w:val="003D3564"/>
    <w:rsid w:val="003D3773"/>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1111510557">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207299388">
          <w:marLeft w:val="144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header" Target="header2.xml"/><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5.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Daily_discharg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1Andhikhola_working\Andhi%20Khola%20Final%20results\AndhiKhola_FDC_using%20daily%20data.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D:\Andhi%20Khola%20and%20Jhimruk\01Andhikhola_working\Andhikhola\Dscreen\Trend%20Analysis\Trend%20Analysis_Annaul%20mean_and__Monthly_Me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(m3/s)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lineChart>
        <c:grouping val="standard"/>
        <c:varyColors val="0"/>
        <c:ser>
          <c:idx val="0"/>
          <c:order val="0"/>
          <c:tx>
            <c:strRef>
              <c:f>Daily_discharge!$B$1</c:f>
              <c:strCache>
                <c:ptCount val="1"/>
                <c:pt idx="0">
                  <c:v>Discharge (m3/s)</c:v>
                </c:pt>
              </c:strCache>
            </c:strRef>
          </c:tx>
          <c:spPr>
            <a:ln w="12700" cap="rnd" cmpd="sng">
              <a:solidFill>
                <a:schemeClr val="tx1"/>
              </a:solidFill>
              <a:round/>
            </a:ln>
            <a:effectLst/>
          </c:spPr>
          <c:marker>
            <c:symbol val="none"/>
          </c:marker>
          <c:cat>
            <c:strRef>
              <c:f>Daily_discharge!$A$2:$A$6824</c:f>
              <c:strCache>
                <c:ptCount val="6823"/>
                <c:pt idx="0">
                  <c:v>Shrawan 1, 2061</c:v>
                </c:pt>
                <c:pt idx="1">
                  <c:v>Shrawan 2, 2061</c:v>
                </c:pt>
                <c:pt idx="2">
                  <c:v>Shrawan 3, 2061</c:v>
                </c:pt>
                <c:pt idx="3">
                  <c:v>Shrawan 4, 2061</c:v>
                </c:pt>
                <c:pt idx="4">
                  <c:v>Shrawan 5, 2061</c:v>
                </c:pt>
                <c:pt idx="5">
                  <c:v>Shrawan 6, 2061</c:v>
                </c:pt>
                <c:pt idx="6">
                  <c:v>Shrawan 7, 2061</c:v>
                </c:pt>
                <c:pt idx="7">
                  <c:v>Shrawan 8, 2061</c:v>
                </c:pt>
                <c:pt idx="8">
                  <c:v>Shrawan 9, 2061</c:v>
                </c:pt>
                <c:pt idx="9">
                  <c:v>Shrawan 10, 2061</c:v>
                </c:pt>
                <c:pt idx="10">
                  <c:v>Shrawan 11, 2061</c:v>
                </c:pt>
                <c:pt idx="11">
                  <c:v>Shrawan 12, 2061</c:v>
                </c:pt>
                <c:pt idx="12">
                  <c:v>Shrawan 13, 2061</c:v>
                </c:pt>
                <c:pt idx="13">
                  <c:v>Shrawan 14, 2061</c:v>
                </c:pt>
                <c:pt idx="14">
                  <c:v>Shrawan 15, 2061</c:v>
                </c:pt>
                <c:pt idx="15">
                  <c:v>Shrawan 16, 2061</c:v>
                </c:pt>
                <c:pt idx="16">
                  <c:v>Shrawan 17, 2061</c:v>
                </c:pt>
                <c:pt idx="17">
                  <c:v>Shrawan 18, 2061</c:v>
                </c:pt>
                <c:pt idx="18">
                  <c:v>Shrawan 19, 2061</c:v>
                </c:pt>
                <c:pt idx="19">
                  <c:v>Shrawan 20, 2061</c:v>
                </c:pt>
                <c:pt idx="20">
                  <c:v>Shrawan 21, 2061</c:v>
                </c:pt>
                <c:pt idx="21">
                  <c:v>Shrawan 22, 2061</c:v>
                </c:pt>
                <c:pt idx="22">
                  <c:v>Shrawan 23, 2061</c:v>
                </c:pt>
                <c:pt idx="23">
                  <c:v>Shrawan 24, 2061</c:v>
                </c:pt>
                <c:pt idx="24">
                  <c:v>Shrawan 25, 2061</c:v>
                </c:pt>
                <c:pt idx="25">
                  <c:v>Shrawan 26, 2061</c:v>
                </c:pt>
                <c:pt idx="26">
                  <c:v>Shrawan 27, 2061</c:v>
                </c:pt>
                <c:pt idx="27">
                  <c:v>Shrawan 28, 2061</c:v>
                </c:pt>
                <c:pt idx="28">
                  <c:v>Shrawan 29, 2061</c:v>
                </c:pt>
                <c:pt idx="29">
                  <c:v>Shrawan 30, 2061</c:v>
                </c:pt>
                <c:pt idx="30">
                  <c:v>Shrawan 31, 2061</c:v>
                </c:pt>
                <c:pt idx="31">
                  <c:v>Shrawan 32, 2061</c:v>
                </c:pt>
                <c:pt idx="32">
                  <c:v>Bhadra 1, 2061</c:v>
                </c:pt>
                <c:pt idx="33">
                  <c:v>Bhadra 2, 2061</c:v>
                </c:pt>
                <c:pt idx="34">
                  <c:v>Bhadra 3, 2061</c:v>
                </c:pt>
                <c:pt idx="35">
                  <c:v>Bhadra 4, 2061</c:v>
                </c:pt>
                <c:pt idx="36">
                  <c:v>Bhadra 5, 2061</c:v>
                </c:pt>
                <c:pt idx="37">
                  <c:v>Bhadra 6, 2061</c:v>
                </c:pt>
                <c:pt idx="38">
                  <c:v>Bhadra 7, 2061</c:v>
                </c:pt>
                <c:pt idx="39">
                  <c:v>Bhadra 8, 2061</c:v>
                </c:pt>
                <c:pt idx="40">
                  <c:v>Bhadra 9, 2061</c:v>
                </c:pt>
                <c:pt idx="41">
                  <c:v>Bhadra 10, 2061</c:v>
                </c:pt>
                <c:pt idx="42">
                  <c:v>Bhadra 11, 2061</c:v>
                </c:pt>
                <c:pt idx="43">
                  <c:v>Bhadra 12, 2061</c:v>
                </c:pt>
                <c:pt idx="44">
                  <c:v>Bhadra 13, 2061</c:v>
                </c:pt>
                <c:pt idx="45">
                  <c:v>Bhadra 14, 2061</c:v>
                </c:pt>
                <c:pt idx="46">
                  <c:v>Bhadra 15, 2061</c:v>
                </c:pt>
                <c:pt idx="47">
                  <c:v>Bhadra 16, 2061</c:v>
                </c:pt>
                <c:pt idx="48">
                  <c:v>Bhadra 17, 2061</c:v>
                </c:pt>
                <c:pt idx="49">
                  <c:v>Bhadra 18, 2061</c:v>
                </c:pt>
                <c:pt idx="50">
                  <c:v>Bhadra 19, 2061</c:v>
                </c:pt>
                <c:pt idx="51">
                  <c:v>Bhadra 20, 2061</c:v>
                </c:pt>
                <c:pt idx="52">
                  <c:v>Bhadra 21, 2061</c:v>
                </c:pt>
                <c:pt idx="53">
                  <c:v>Bhadra 22, 2061</c:v>
                </c:pt>
                <c:pt idx="54">
                  <c:v>Bhadra 23, 2061</c:v>
                </c:pt>
                <c:pt idx="55">
                  <c:v>Bhadra 24, 2061</c:v>
                </c:pt>
                <c:pt idx="56">
                  <c:v>Bhadra 25, 2061</c:v>
                </c:pt>
                <c:pt idx="57">
                  <c:v>Bhadra 26, 2061</c:v>
                </c:pt>
                <c:pt idx="58">
                  <c:v>Bhadra 27, 2061</c:v>
                </c:pt>
                <c:pt idx="59">
                  <c:v>Bhadra 28, 2061</c:v>
                </c:pt>
                <c:pt idx="60">
                  <c:v>Bhadra 29, 2061</c:v>
                </c:pt>
                <c:pt idx="61">
                  <c:v>Bhadra 30, 2061</c:v>
                </c:pt>
                <c:pt idx="62">
                  <c:v>Bhadra 31, 2061</c:v>
                </c:pt>
                <c:pt idx="63">
                  <c:v>Ashwin 1, 2061</c:v>
                </c:pt>
                <c:pt idx="64">
                  <c:v>Ashwin 2, 2061</c:v>
                </c:pt>
                <c:pt idx="65">
                  <c:v>Ashwin 3, 2061</c:v>
                </c:pt>
                <c:pt idx="66">
                  <c:v>Ashwin 4, 2061</c:v>
                </c:pt>
                <c:pt idx="67">
                  <c:v>Ashwin 5, 2061</c:v>
                </c:pt>
                <c:pt idx="68">
                  <c:v>Ashwin 6, 2061</c:v>
                </c:pt>
                <c:pt idx="69">
                  <c:v>Ashwin 7, 2061</c:v>
                </c:pt>
                <c:pt idx="70">
                  <c:v>Ashwin 8, 2061</c:v>
                </c:pt>
                <c:pt idx="71">
                  <c:v>Ashwin 9, 2061</c:v>
                </c:pt>
                <c:pt idx="72">
                  <c:v>Ashwin 10, 2061</c:v>
                </c:pt>
                <c:pt idx="73">
                  <c:v>Ashwin 11, 2061</c:v>
                </c:pt>
                <c:pt idx="74">
                  <c:v>Ashwin 12, 2061</c:v>
                </c:pt>
                <c:pt idx="75">
                  <c:v>Ashwin 13, 2061</c:v>
                </c:pt>
                <c:pt idx="76">
                  <c:v>Ashwin 14, 2061</c:v>
                </c:pt>
                <c:pt idx="77">
                  <c:v>Ashwin 15, 2061</c:v>
                </c:pt>
                <c:pt idx="78">
                  <c:v>Ashwin 16, 2061</c:v>
                </c:pt>
                <c:pt idx="79">
                  <c:v>Ashwin 17, 2061</c:v>
                </c:pt>
                <c:pt idx="80">
                  <c:v>Ashwin 18, 2061</c:v>
                </c:pt>
                <c:pt idx="81">
                  <c:v>Ashwin 19, 2061</c:v>
                </c:pt>
                <c:pt idx="82">
                  <c:v>Ashwin 20, 2061</c:v>
                </c:pt>
                <c:pt idx="83">
                  <c:v>Ashwin 21, 2061</c:v>
                </c:pt>
                <c:pt idx="84">
                  <c:v>Ashwin 22, 2061</c:v>
                </c:pt>
                <c:pt idx="85">
                  <c:v>Ashwin 23, 2061</c:v>
                </c:pt>
                <c:pt idx="86">
                  <c:v>Ashwin 24, 2061</c:v>
                </c:pt>
                <c:pt idx="87">
                  <c:v>Ashwin 25, 2061</c:v>
                </c:pt>
                <c:pt idx="88">
                  <c:v>Ashwin 26, 2061</c:v>
                </c:pt>
                <c:pt idx="89">
                  <c:v>Ashwin 27, 2061</c:v>
                </c:pt>
                <c:pt idx="90">
                  <c:v>Ashwin 28, 2061</c:v>
                </c:pt>
                <c:pt idx="91">
                  <c:v>Ashwin 29, 2061</c:v>
                </c:pt>
                <c:pt idx="92">
                  <c:v>Ashwin 30, 2061</c:v>
                </c:pt>
                <c:pt idx="93">
                  <c:v>Kartik 1, 2061</c:v>
                </c:pt>
                <c:pt idx="94">
                  <c:v>Kartik 2, 2061</c:v>
                </c:pt>
                <c:pt idx="95">
                  <c:v>Kartik 3, 2061</c:v>
                </c:pt>
                <c:pt idx="96">
                  <c:v>Kartik 4, 2061</c:v>
                </c:pt>
                <c:pt idx="97">
                  <c:v>Kartik 5, 2061</c:v>
                </c:pt>
                <c:pt idx="98">
                  <c:v>Kartik 6, 2061</c:v>
                </c:pt>
                <c:pt idx="99">
                  <c:v>Kartik 7, 2061</c:v>
                </c:pt>
                <c:pt idx="100">
                  <c:v>Kartik 8, 2061</c:v>
                </c:pt>
                <c:pt idx="101">
                  <c:v>Kartik 9, 2061</c:v>
                </c:pt>
                <c:pt idx="102">
                  <c:v>Kartik 10, 2061</c:v>
                </c:pt>
                <c:pt idx="103">
                  <c:v>Kartik 11, 2061</c:v>
                </c:pt>
                <c:pt idx="104">
                  <c:v>Kartik 12, 2061</c:v>
                </c:pt>
                <c:pt idx="105">
                  <c:v>Kartik 13, 2061</c:v>
                </c:pt>
                <c:pt idx="106">
                  <c:v>Kartik 14, 2061</c:v>
                </c:pt>
                <c:pt idx="107">
                  <c:v>Kartik 15, 2061</c:v>
                </c:pt>
                <c:pt idx="108">
                  <c:v>Kartik 16, 2061</c:v>
                </c:pt>
                <c:pt idx="109">
                  <c:v>Kartik 17, 2061</c:v>
                </c:pt>
                <c:pt idx="110">
                  <c:v>Kartik 18, 2061</c:v>
                </c:pt>
                <c:pt idx="111">
                  <c:v>Kartik 19, 2061</c:v>
                </c:pt>
                <c:pt idx="112">
                  <c:v>Kartik 20, 2061</c:v>
                </c:pt>
                <c:pt idx="113">
                  <c:v>Kartik 21, 2061</c:v>
                </c:pt>
                <c:pt idx="114">
                  <c:v>Kartik 22, 2061</c:v>
                </c:pt>
                <c:pt idx="115">
                  <c:v>Kartik 23, 2061</c:v>
                </c:pt>
                <c:pt idx="116">
                  <c:v>Kartik 24, 2061</c:v>
                </c:pt>
                <c:pt idx="117">
                  <c:v>Kartik 25, 2061</c:v>
                </c:pt>
                <c:pt idx="118">
                  <c:v>Kartik 26, 2061</c:v>
                </c:pt>
                <c:pt idx="119">
                  <c:v>Kartik 27, 2061</c:v>
                </c:pt>
                <c:pt idx="120">
                  <c:v>Kartik 28, 2061</c:v>
                </c:pt>
                <c:pt idx="121">
                  <c:v>Kartik 29, 2061</c:v>
                </c:pt>
                <c:pt idx="122">
                  <c:v>Kartik 30, 2061</c:v>
                </c:pt>
                <c:pt idx="123">
                  <c:v>Mangsir 1, 2061</c:v>
                </c:pt>
                <c:pt idx="124">
                  <c:v>Mangsir 2, 2061</c:v>
                </c:pt>
                <c:pt idx="125">
                  <c:v>Mangsir 3, 2061</c:v>
                </c:pt>
                <c:pt idx="126">
                  <c:v>Mangsir 4, 2061</c:v>
                </c:pt>
                <c:pt idx="127">
                  <c:v>Mangsir 5, 2061</c:v>
                </c:pt>
                <c:pt idx="128">
                  <c:v>Mangsir 6, 2061</c:v>
                </c:pt>
                <c:pt idx="129">
                  <c:v>Mangsir 7, 2061</c:v>
                </c:pt>
                <c:pt idx="130">
                  <c:v>Mangsir 8, 2061</c:v>
                </c:pt>
                <c:pt idx="131">
                  <c:v>Mangsir 9, 2061</c:v>
                </c:pt>
                <c:pt idx="132">
                  <c:v>Mangsir 10, 2061</c:v>
                </c:pt>
                <c:pt idx="133">
                  <c:v>Mangsir 11, 2061</c:v>
                </c:pt>
                <c:pt idx="134">
                  <c:v>Mangsir 12, 2061</c:v>
                </c:pt>
                <c:pt idx="135">
                  <c:v>Mangsir 13, 2061</c:v>
                </c:pt>
                <c:pt idx="136">
                  <c:v>Mangsir 14, 2061</c:v>
                </c:pt>
                <c:pt idx="137">
                  <c:v>Mangsir 15, 2061</c:v>
                </c:pt>
                <c:pt idx="138">
                  <c:v>Mangsir 16, 2061</c:v>
                </c:pt>
                <c:pt idx="139">
                  <c:v>Mangsir 17, 2061</c:v>
                </c:pt>
                <c:pt idx="140">
                  <c:v>Mangsir 18, 2061</c:v>
                </c:pt>
                <c:pt idx="141">
                  <c:v>Mangsir 19, 2061</c:v>
                </c:pt>
                <c:pt idx="142">
                  <c:v>Mangsir 20, 2061</c:v>
                </c:pt>
                <c:pt idx="143">
                  <c:v>Mangsir 21, 2061</c:v>
                </c:pt>
                <c:pt idx="144">
                  <c:v>Mangsir 22, 2061</c:v>
                </c:pt>
                <c:pt idx="145">
                  <c:v>Mangsir 23, 2061</c:v>
                </c:pt>
                <c:pt idx="146">
                  <c:v>Mangsir 24, 2061</c:v>
                </c:pt>
                <c:pt idx="147">
                  <c:v>Mangsir 25, 2061</c:v>
                </c:pt>
                <c:pt idx="148">
                  <c:v>Mangsir 26, 2061</c:v>
                </c:pt>
                <c:pt idx="149">
                  <c:v>Mangsir 27, 2061</c:v>
                </c:pt>
                <c:pt idx="150">
                  <c:v>Mangsir 28, 2061</c:v>
                </c:pt>
                <c:pt idx="151">
                  <c:v>Mangsir 29, 2061</c:v>
                </c:pt>
                <c:pt idx="152">
                  <c:v>Mangsir 30, 2061</c:v>
                </c:pt>
                <c:pt idx="153">
                  <c:v>Poush 1, 2061</c:v>
                </c:pt>
                <c:pt idx="154">
                  <c:v>Poush 2, 2061</c:v>
                </c:pt>
                <c:pt idx="155">
                  <c:v>Poush 3, 2061</c:v>
                </c:pt>
                <c:pt idx="156">
                  <c:v>Poush 4, 2061</c:v>
                </c:pt>
                <c:pt idx="157">
                  <c:v>Poush 5, 2061</c:v>
                </c:pt>
                <c:pt idx="158">
                  <c:v>Poush 6, 2061</c:v>
                </c:pt>
                <c:pt idx="159">
                  <c:v>Poush 7, 2061</c:v>
                </c:pt>
                <c:pt idx="160">
                  <c:v>Poush 8, 2061</c:v>
                </c:pt>
                <c:pt idx="161">
                  <c:v>Poush 9, 2061</c:v>
                </c:pt>
                <c:pt idx="162">
                  <c:v>Poush 10, 2061</c:v>
                </c:pt>
                <c:pt idx="163">
                  <c:v>Poush 11, 2061</c:v>
                </c:pt>
                <c:pt idx="164">
                  <c:v>Poush 12, 2061</c:v>
                </c:pt>
                <c:pt idx="165">
                  <c:v>Poush 13, 2061</c:v>
                </c:pt>
                <c:pt idx="166">
                  <c:v>Poush 14, 2061</c:v>
                </c:pt>
                <c:pt idx="167">
                  <c:v>Poush 15, 2061</c:v>
                </c:pt>
                <c:pt idx="168">
                  <c:v>Poush 16, 2061</c:v>
                </c:pt>
                <c:pt idx="169">
                  <c:v>Poush 17, 2061</c:v>
                </c:pt>
                <c:pt idx="170">
                  <c:v>Poush 18, 2061</c:v>
                </c:pt>
                <c:pt idx="171">
                  <c:v>Poush 19, 2061</c:v>
                </c:pt>
                <c:pt idx="172">
                  <c:v>Poush 20, 2061</c:v>
                </c:pt>
                <c:pt idx="173">
                  <c:v>Poush 21, 2061</c:v>
                </c:pt>
                <c:pt idx="174">
                  <c:v>Poush 22, 2061</c:v>
                </c:pt>
                <c:pt idx="175">
                  <c:v>Poush 23, 2061</c:v>
                </c:pt>
                <c:pt idx="176">
                  <c:v>Poush 24, 2061</c:v>
                </c:pt>
                <c:pt idx="177">
                  <c:v>Poush 25, 2061</c:v>
                </c:pt>
                <c:pt idx="178">
                  <c:v>Poush 26, 2061</c:v>
                </c:pt>
                <c:pt idx="179">
                  <c:v>Poush 27, 2061</c:v>
                </c:pt>
                <c:pt idx="180">
                  <c:v>Poush 28, 2061</c:v>
                </c:pt>
                <c:pt idx="181">
                  <c:v>Poush 29, 2061</c:v>
                </c:pt>
                <c:pt idx="182">
                  <c:v>Magh 1, 2061</c:v>
                </c:pt>
                <c:pt idx="183">
                  <c:v>Magh 2, 2061</c:v>
                </c:pt>
                <c:pt idx="184">
                  <c:v>Magh 3, 2061</c:v>
                </c:pt>
                <c:pt idx="185">
                  <c:v>Magh 4, 2061</c:v>
                </c:pt>
                <c:pt idx="186">
                  <c:v>Magh 5, 2061</c:v>
                </c:pt>
                <c:pt idx="187">
                  <c:v>Magh 6, 2061</c:v>
                </c:pt>
                <c:pt idx="188">
                  <c:v>Magh 7, 2061</c:v>
                </c:pt>
                <c:pt idx="189">
                  <c:v>Magh 8, 2061</c:v>
                </c:pt>
                <c:pt idx="190">
                  <c:v>Magh 9, 2061</c:v>
                </c:pt>
                <c:pt idx="191">
                  <c:v>Magh 10, 2061</c:v>
                </c:pt>
                <c:pt idx="192">
                  <c:v>Magh 11, 2061</c:v>
                </c:pt>
                <c:pt idx="193">
                  <c:v>Magh 12, 2061</c:v>
                </c:pt>
                <c:pt idx="194">
                  <c:v>Magh 13, 2061</c:v>
                </c:pt>
                <c:pt idx="195">
                  <c:v>Magh 14, 2061</c:v>
                </c:pt>
                <c:pt idx="196">
                  <c:v>Magh 15, 2061</c:v>
                </c:pt>
                <c:pt idx="197">
                  <c:v>Magh 16, 2061</c:v>
                </c:pt>
                <c:pt idx="198">
                  <c:v>Magh 17, 2061</c:v>
                </c:pt>
                <c:pt idx="199">
                  <c:v>Magh 18, 2061</c:v>
                </c:pt>
                <c:pt idx="200">
                  <c:v>Magh 19, 2061</c:v>
                </c:pt>
                <c:pt idx="201">
                  <c:v>Magh 20, 2061</c:v>
                </c:pt>
                <c:pt idx="202">
                  <c:v>Magh 21, 2061</c:v>
                </c:pt>
                <c:pt idx="203">
                  <c:v>Magh 22, 2061</c:v>
                </c:pt>
                <c:pt idx="204">
                  <c:v>Magh 23, 2061</c:v>
                </c:pt>
                <c:pt idx="205">
                  <c:v>Magh 24, 2061</c:v>
                </c:pt>
                <c:pt idx="206">
                  <c:v>Magh 25, 2061</c:v>
                </c:pt>
                <c:pt idx="207">
                  <c:v>Magh 26, 2061</c:v>
                </c:pt>
                <c:pt idx="208">
                  <c:v>Magh 27, 2061</c:v>
                </c:pt>
                <c:pt idx="209">
                  <c:v>Magh 28, 2061</c:v>
                </c:pt>
                <c:pt idx="210">
                  <c:v>Magh 29, 2061</c:v>
                </c:pt>
                <c:pt idx="211">
                  <c:v>Falgun 1, 2061</c:v>
                </c:pt>
                <c:pt idx="212">
                  <c:v>Falgun 2, 2061</c:v>
                </c:pt>
                <c:pt idx="213">
                  <c:v>Falgun 3, 2061</c:v>
                </c:pt>
                <c:pt idx="214">
                  <c:v>Falgun 4, 2061</c:v>
                </c:pt>
                <c:pt idx="215">
                  <c:v>Falgun 5, 2061</c:v>
                </c:pt>
                <c:pt idx="216">
                  <c:v>Falgun 6, 2061</c:v>
                </c:pt>
                <c:pt idx="217">
                  <c:v>Falgun 7, 2061</c:v>
                </c:pt>
                <c:pt idx="218">
                  <c:v>Falgun 8, 2061</c:v>
                </c:pt>
                <c:pt idx="219">
                  <c:v>Falgun 9, 2061</c:v>
                </c:pt>
                <c:pt idx="220">
                  <c:v>Falgun 10, 2061</c:v>
                </c:pt>
                <c:pt idx="221">
                  <c:v>Falgun 11, 2061</c:v>
                </c:pt>
                <c:pt idx="222">
                  <c:v>Falgun 12, 2061</c:v>
                </c:pt>
                <c:pt idx="223">
                  <c:v>Falgun 13, 2061</c:v>
                </c:pt>
                <c:pt idx="224">
                  <c:v>Falgun 14, 2061</c:v>
                </c:pt>
                <c:pt idx="225">
                  <c:v>Falgun 15, 2061</c:v>
                </c:pt>
                <c:pt idx="226">
                  <c:v>Falgun 16, 2061</c:v>
                </c:pt>
                <c:pt idx="227">
                  <c:v>Falgun 17, 2061</c:v>
                </c:pt>
                <c:pt idx="228">
                  <c:v>Falgun 18, 2061</c:v>
                </c:pt>
                <c:pt idx="229">
                  <c:v>Falgun 19, 2061</c:v>
                </c:pt>
                <c:pt idx="230">
                  <c:v>Falgun 20, 2061</c:v>
                </c:pt>
                <c:pt idx="231">
                  <c:v>Falgun 21, 2061</c:v>
                </c:pt>
                <c:pt idx="232">
                  <c:v>Falgun 22, 2061</c:v>
                </c:pt>
                <c:pt idx="233">
                  <c:v>Falgun 23, 2061</c:v>
                </c:pt>
                <c:pt idx="234">
                  <c:v>Falgun 24, 2061</c:v>
                </c:pt>
                <c:pt idx="235">
                  <c:v>Falgun 25, 2061</c:v>
                </c:pt>
                <c:pt idx="236">
                  <c:v>Falgun 26, 2061</c:v>
                </c:pt>
                <c:pt idx="237">
                  <c:v>Falgun 27, 2061</c:v>
                </c:pt>
                <c:pt idx="238">
                  <c:v>Falgun 28, 2061</c:v>
                </c:pt>
                <c:pt idx="239">
                  <c:v>Falgun 29, 2061</c:v>
                </c:pt>
                <c:pt idx="240">
                  <c:v>Falgun 30, 2061</c:v>
                </c:pt>
                <c:pt idx="241">
                  <c:v>Chaitra 1, 2061</c:v>
                </c:pt>
                <c:pt idx="242">
                  <c:v>Chaitra 2, 2061</c:v>
                </c:pt>
                <c:pt idx="243">
                  <c:v>Chaitra 3, 2061</c:v>
                </c:pt>
                <c:pt idx="244">
                  <c:v>Chaitra 4, 2061</c:v>
                </c:pt>
                <c:pt idx="245">
                  <c:v>Chaitra 5, 2061</c:v>
                </c:pt>
                <c:pt idx="246">
                  <c:v>Chaitra 6, 2061</c:v>
                </c:pt>
                <c:pt idx="247">
                  <c:v>Chaitra 7, 2061</c:v>
                </c:pt>
                <c:pt idx="248">
                  <c:v>Chaitra 8, 2061</c:v>
                </c:pt>
                <c:pt idx="249">
                  <c:v>Chaitra 9, 2061</c:v>
                </c:pt>
                <c:pt idx="250">
                  <c:v>Chaitra 10, 2061</c:v>
                </c:pt>
                <c:pt idx="251">
                  <c:v>Chaitra 11, 2061</c:v>
                </c:pt>
                <c:pt idx="252">
                  <c:v>Chaitra 12, 2061</c:v>
                </c:pt>
                <c:pt idx="253">
                  <c:v>Chaitra 13, 2061</c:v>
                </c:pt>
                <c:pt idx="254">
                  <c:v>Chaitra 14, 2061</c:v>
                </c:pt>
                <c:pt idx="255">
                  <c:v>Chaitra 15, 2061</c:v>
                </c:pt>
                <c:pt idx="256">
                  <c:v>Chaitra 16, 2061</c:v>
                </c:pt>
                <c:pt idx="257">
                  <c:v>Chaitra 17, 2061</c:v>
                </c:pt>
                <c:pt idx="258">
                  <c:v>Chaitra 18, 2061</c:v>
                </c:pt>
                <c:pt idx="259">
                  <c:v>Chaitra 19, 2061</c:v>
                </c:pt>
                <c:pt idx="260">
                  <c:v>Chaitra 20, 2061</c:v>
                </c:pt>
                <c:pt idx="261">
                  <c:v>Chaitra 21, 2061</c:v>
                </c:pt>
                <c:pt idx="262">
                  <c:v>Chaitra 22, 2061</c:v>
                </c:pt>
                <c:pt idx="263">
                  <c:v>Chaitra 23, 2061</c:v>
                </c:pt>
                <c:pt idx="264">
                  <c:v>Chaitra 24, 2061</c:v>
                </c:pt>
                <c:pt idx="265">
                  <c:v>Chaitra 25, 2061</c:v>
                </c:pt>
                <c:pt idx="266">
                  <c:v>Chaitra 26, 2061</c:v>
                </c:pt>
                <c:pt idx="267">
                  <c:v>Chaitra 27, 2061</c:v>
                </c:pt>
                <c:pt idx="268">
                  <c:v>Chaitra 28, 2061</c:v>
                </c:pt>
                <c:pt idx="269">
                  <c:v>Chaitra 29, 2061</c:v>
                </c:pt>
                <c:pt idx="270">
                  <c:v>Chaitra 30, 2061</c:v>
                </c:pt>
                <c:pt idx="271">
                  <c:v>Chaitra 31, 2061</c:v>
                </c:pt>
                <c:pt idx="272">
                  <c:v>Chaitra 32, 2061</c:v>
                </c:pt>
                <c:pt idx="273">
                  <c:v>Baishakh 1, 2062</c:v>
                </c:pt>
                <c:pt idx="274">
                  <c:v>Baishakh 2, 2062</c:v>
                </c:pt>
                <c:pt idx="275">
                  <c:v>Baishakh 3, 2062</c:v>
                </c:pt>
                <c:pt idx="276">
                  <c:v>Baishakh 4, 2062</c:v>
                </c:pt>
                <c:pt idx="277">
                  <c:v>Baishakh 5, 2062</c:v>
                </c:pt>
                <c:pt idx="278">
                  <c:v>Baishakh 6, 2062</c:v>
                </c:pt>
                <c:pt idx="279">
                  <c:v>Baishakh 7, 2062</c:v>
                </c:pt>
                <c:pt idx="280">
                  <c:v>Baishakh 8, 2062</c:v>
                </c:pt>
                <c:pt idx="281">
                  <c:v>Baishakh 9, 2062</c:v>
                </c:pt>
                <c:pt idx="282">
                  <c:v>Baishakh 10, 2062</c:v>
                </c:pt>
                <c:pt idx="283">
                  <c:v>Baishakh 11, 2062</c:v>
                </c:pt>
                <c:pt idx="284">
                  <c:v>Baishakh 12, 2062</c:v>
                </c:pt>
                <c:pt idx="285">
                  <c:v>Baishakh 13, 2062</c:v>
                </c:pt>
                <c:pt idx="286">
                  <c:v>Baishakh 14, 2062</c:v>
                </c:pt>
                <c:pt idx="287">
                  <c:v>Baishakh 15, 2062</c:v>
                </c:pt>
                <c:pt idx="288">
                  <c:v>Baishakh 16, 2062</c:v>
                </c:pt>
                <c:pt idx="289">
                  <c:v>Baishakh 17, 2062</c:v>
                </c:pt>
                <c:pt idx="290">
                  <c:v>Baishakh 18, 2062</c:v>
                </c:pt>
                <c:pt idx="291">
                  <c:v>Baishakh 19, 2062</c:v>
                </c:pt>
                <c:pt idx="292">
                  <c:v>Baishakh 20, 2062</c:v>
                </c:pt>
                <c:pt idx="293">
                  <c:v>Baishakh 21, 2062</c:v>
                </c:pt>
                <c:pt idx="294">
                  <c:v>Baishakh 22, 2062</c:v>
                </c:pt>
                <c:pt idx="295">
                  <c:v>Baishakh 23, 2062</c:v>
                </c:pt>
                <c:pt idx="296">
                  <c:v>Baishakh 24, 2062</c:v>
                </c:pt>
                <c:pt idx="297">
                  <c:v>Baishakh 25, 2062</c:v>
                </c:pt>
                <c:pt idx="298">
                  <c:v>Baishakh 26, 2062</c:v>
                </c:pt>
                <c:pt idx="299">
                  <c:v>Baishakh 27, 2062</c:v>
                </c:pt>
                <c:pt idx="300">
                  <c:v>Baishakh 28, 2062</c:v>
                </c:pt>
                <c:pt idx="301">
                  <c:v>Baishakh 29, 2062</c:v>
                </c:pt>
                <c:pt idx="302">
                  <c:v>Baishakh 30, 2062</c:v>
                </c:pt>
                <c:pt idx="303">
                  <c:v>Baishakh 31, 2062</c:v>
                </c:pt>
                <c:pt idx="304">
                  <c:v>Jestha 1, 2062</c:v>
                </c:pt>
                <c:pt idx="305">
                  <c:v>Jestha 2, 2062</c:v>
                </c:pt>
                <c:pt idx="306">
                  <c:v>Jestha 3, 2062</c:v>
                </c:pt>
                <c:pt idx="307">
                  <c:v>Jestha 4, 2062</c:v>
                </c:pt>
                <c:pt idx="308">
                  <c:v>Jestha 5, 2062</c:v>
                </c:pt>
                <c:pt idx="309">
                  <c:v>Jestha 6, 2062</c:v>
                </c:pt>
                <c:pt idx="310">
                  <c:v>Jestha 7, 2062</c:v>
                </c:pt>
                <c:pt idx="311">
                  <c:v>Jestha 8, 2062</c:v>
                </c:pt>
                <c:pt idx="312">
                  <c:v>Jestha 9, 2062</c:v>
                </c:pt>
                <c:pt idx="313">
                  <c:v>Jestha 10, 2062</c:v>
                </c:pt>
                <c:pt idx="314">
                  <c:v>Jestha 11, 2062</c:v>
                </c:pt>
                <c:pt idx="315">
                  <c:v>Jestha 12, 2062</c:v>
                </c:pt>
                <c:pt idx="316">
                  <c:v>Jestha 13, 2062</c:v>
                </c:pt>
                <c:pt idx="317">
                  <c:v>Jestha 14, 2062</c:v>
                </c:pt>
                <c:pt idx="318">
                  <c:v>Jestha 15, 2062</c:v>
                </c:pt>
                <c:pt idx="319">
                  <c:v>Jestha 16, 2062</c:v>
                </c:pt>
                <c:pt idx="320">
                  <c:v>Jestha 17, 2062</c:v>
                </c:pt>
                <c:pt idx="321">
                  <c:v>Jestha 18, 2062</c:v>
                </c:pt>
                <c:pt idx="322">
                  <c:v>Jestha 19, 2062</c:v>
                </c:pt>
                <c:pt idx="323">
                  <c:v>Jestha 20, 2062</c:v>
                </c:pt>
                <c:pt idx="324">
                  <c:v>Jestha 21, 2062</c:v>
                </c:pt>
                <c:pt idx="325">
                  <c:v>Jestha 22, 2062</c:v>
                </c:pt>
                <c:pt idx="326">
                  <c:v>Jestha 23, 2062</c:v>
                </c:pt>
                <c:pt idx="327">
                  <c:v>Jestha 24, 2062</c:v>
                </c:pt>
                <c:pt idx="328">
                  <c:v>Jestha 25, 2062</c:v>
                </c:pt>
                <c:pt idx="329">
                  <c:v>Jestha 26, 2062</c:v>
                </c:pt>
                <c:pt idx="330">
                  <c:v>Jestha 27, 2062</c:v>
                </c:pt>
                <c:pt idx="331">
                  <c:v>Jestha 28, 2062</c:v>
                </c:pt>
                <c:pt idx="332">
                  <c:v>Jestha 29, 2062</c:v>
                </c:pt>
                <c:pt idx="333">
                  <c:v>Jestha 30, 2062</c:v>
                </c:pt>
                <c:pt idx="334">
                  <c:v>Jestha 31, 2062</c:v>
                </c:pt>
                <c:pt idx="335">
                  <c:v>Ashadh 1, 2062</c:v>
                </c:pt>
                <c:pt idx="336">
                  <c:v>Ashadh 2, 2062</c:v>
                </c:pt>
                <c:pt idx="337">
                  <c:v>Ashadh 3, 2062</c:v>
                </c:pt>
                <c:pt idx="338">
                  <c:v>Ashadh 4, 2062</c:v>
                </c:pt>
                <c:pt idx="339">
                  <c:v>Ashadh 5, 2062</c:v>
                </c:pt>
                <c:pt idx="340">
                  <c:v>Ashadh 6, 2062</c:v>
                </c:pt>
                <c:pt idx="341">
                  <c:v>Ashadh 7, 2062</c:v>
                </c:pt>
                <c:pt idx="342">
                  <c:v>Ashadh 8, 2062</c:v>
                </c:pt>
                <c:pt idx="343">
                  <c:v>Ashadh 9, 2062</c:v>
                </c:pt>
                <c:pt idx="344">
                  <c:v>Ashadh 10, 2062</c:v>
                </c:pt>
                <c:pt idx="345">
                  <c:v>Ashadh 11, 2062</c:v>
                </c:pt>
                <c:pt idx="346">
                  <c:v>Ashadh 12, 2062</c:v>
                </c:pt>
                <c:pt idx="347">
                  <c:v>Ashadh 13, 2062</c:v>
                </c:pt>
                <c:pt idx="348">
                  <c:v>Ashadh 14, 2062</c:v>
                </c:pt>
                <c:pt idx="349">
                  <c:v>Ashadh 15, 2062</c:v>
                </c:pt>
                <c:pt idx="350">
                  <c:v>Ashadh 16, 2062</c:v>
                </c:pt>
                <c:pt idx="351">
                  <c:v>Ashadh 17, 2062</c:v>
                </c:pt>
                <c:pt idx="352">
                  <c:v>Ashadh 18, 2062</c:v>
                </c:pt>
                <c:pt idx="353">
                  <c:v>Ashadh 19, 2062</c:v>
                </c:pt>
                <c:pt idx="354">
                  <c:v>Ashadh 20, 2062</c:v>
                </c:pt>
                <c:pt idx="355">
                  <c:v>Ashadh 21, 2062</c:v>
                </c:pt>
                <c:pt idx="356">
                  <c:v>Ashadh 22, 2062</c:v>
                </c:pt>
                <c:pt idx="357">
                  <c:v>Ashadh 23, 2062</c:v>
                </c:pt>
                <c:pt idx="358">
                  <c:v>Ashadh 24, 2062</c:v>
                </c:pt>
                <c:pt idx="359">
                  <c:v>Ashadh 25, 2062</c:v>
                </c:pt>
                <c:pt idx="360">
                  <c:v>Ashadh 26, 2062</c:v>
                </c:pt>
                <c:pt idx="361">
                  <c:v>Ashadh 27, 2062</c:v>
                </c:pt>
                <c:pt idx="362">
                  <c:v>Ashadh 28, 2062</c:v>
                </c:pt>
                <c:pt idx="363">
                  <c:v>Ashadh 29, 2062</c:v>
                </c:pt>
                <c:pt idx="364">
                  <c:v>Ashadh 30, 2062</c:v>
                </c:pt>
                <c:pt idx="365">
                  <c:v>Ashadh 31, 2062</c:v>
                </c:pt>
                <c:pt idx="366">
                  <c:v>Shrawan 1, 2062</c:v>
                </c:pt>
                <c:pt idx="367">
                  <c:v>Shrawan 2, 2062</c:v>
                </c:pt>
                <c:pt idx="368">
                  <c:v>Shrawan 3, 2062</c:v>
                </c:pt>
                <c:pt idx="369">
                  <c:v>Shrawan 4, 2062</c:v>
                </c:pt>
                <c:pt idx="370">
                  <c:v>Shrawan 5, 2062</c:v>
                </c:pt>
                <c:pt idx="371">
                  <c:v>Shrawan 6, 2062</c:v>
                </c:pt>
                <c:pt idx="372">
                  <c:v>Shrawan 7, 2062</c:v>
                </c:pt>
                <c:pt idx="373">
                  <c:v>Shrawan 8, 2062</c:v>
                </c:pt>
                <c:pt idx="374">
                  <c:v>Shrawan 9, 2062</c:v>
                </c:pt>
                <c:pt idx="375">
                  <c:v>Shrawan 10, 2062</c:v>
                </c:pt>
                <c:pt idx="376">
                  <c:v>Shrawan 11, 2062</c:v>
                </c:pt>
                <c:pt idx="377">
                  <c:v>Shrawan 12, 2062</c:v>
                </c:pt>
                <c:pt idx="378">
                  <c:v>Shrawan 13, 2062</c:v>
                </c:pt>
                <c:pt idx="379">
                  <c:v>Shrawan 14, 2062</c:v>
                </c:pt>
                <c:pt idx="380">
                  <c:v>Shrawan 15, 2062</c:v>
                </c:pt>
                <c:pt idx="381">
                  <c:v>Shrawan 16, 2062</c:v>
                </c:pt>
                <c:pt idx="382">
                  <c:v>Shrawan 17, 2062</c:v>
                </c:pt>
                <c:pt idx="383">
                  <c:v>Shrawan 18, 2062</c:v>
                </c:pt>
                <c:pt idx="384">
                  <c:v>Shrawan 19, 2062</c:v>
                </c:pt>
                <c:pt idx="385">
                  <c:v>Shrawan 20, 2062</c:v>
                </c:pt>
                <c:pt idx="386">
                  <c:v>Shrawan 21, 2062</c:v>
                </c:pt>
                <c:pt idx="387">
                  <c:v>Shrawan 22, 2062</c:v>
                </c:pt>
                <c:pt idx="388">
                  <c:v>Shrawan 23, 2062</c:v>
                </c:pt>
                <c:pt idx="389">
                  <c:v>Shrawan 24, 2062</c:v>
                </c:pt>
                <c:pt idx="390">
                  <c:v>Shrawan 25, 2062</c:v>
                </c:pt>
                <c:pt idx="391">
                  <c:v>Shrawan 26, 2062</c:v>
                </c:pt>
                <c:pt idx="392">
                  <c:v>Shrawan 27, 2062</c:v>
                </c:pt>
                <c:pt idx="393">
                  <c:v>Shrawan 28, 2062</c:v>
                </c:pt>
                <c:pt idx="394">
                  <c:v>Shrawan 29, 2062</c:v>
                </c:pt>
                <c:pt idx="395">
                  <c:v>Shrawan 30, 2062</c:v>
                </c:pt>
                <c:pt idx="396">
                  <c:v>Shrawan 31, 2062</c:v>
                </c:pt>
                <c:pt idx="397">
                  <c:v>Shrawan 32, 2062</c:v>
                </c:pt>
                <c:pt idx="398">
                  <c:v>Bhadra 1, 2062</c:v>
                </c:pt>
                <c:pt idx="399">
                  <c:v>Bhadra 2, 2062</c:v>
                </c:pt>
                <c:pt idx="400">
                  <c:v>Bhadra 3, 2062</c:v>
                </c:pt>
                <c:pt idx="401">
                  <c:v>Bhadra 4, 2062</c:v>
                </c:pt>
                <c:pt idx="402">
                  <c:v>Bhadra 5, 2062</c:v>
                </c:pt>
                <c:pt idx="403">
                  <c:v>Bhadra 6, 2062</c:v>
                </c:pt>
                <c:pt idx="404">
                  <c:v>Bhadra 7, 2062</c:v>
                </c:pt>
                <c:pt idx="405">
                  <c:v>Bhadra 8, 2062</c:v>
                </c:pt>
                <c:pt idx="406">
                  <c:v>Bhadra 9, 2062</c:v>
                </c:pt>
                <c:pt idx="407">
                  <c:v>Bhadra 10, 2062</c:v>
                </c:pt>
                <c:pt idx="408">
                  <c:v>Bhadra 11, 2062</c:v>
                </c:pt>
                <c:pt idx="409">
                  <c:v>Bhadra 12, 2062</c:v>
                </c:pt>
                <c:pt idx="410">
                  <c:v>Bhadra 13, 2062</c:v>
                </c:pt>
                <c:pt idx="411">
                  <c:v>Bhadra 14, 2062</c:v>
                </c:pt>
                <c:pt idx="412">
                  <c:v>Bhadra 15, 2062</c:v>
                </c:pt>
                <c:pt idx="413">
                  <c:v>Bhadra 16, 2062</c:v>
                </c:pt>
                <c:pt idx="414">
                  <c:v>Bhadra 17, 2062</c:v>
                </c:pt>
                <c:pt idx="415">
                  <c:v>Bhadra 18, 2062</c:v>
                </c:pt>
                <c:pt idx="416">
                  <c:v>Bhadra 19, 2062</c:v>
                </c:pt>
                <c:pt idx="417">
                  <c:v>Bhadra 20, 2062</c:v>
                </c:pt>
                <c:pt idx="418">
                  <c:v>Bhadra 21, 2062</c:v>
                </c:pt>
                <c:pt idx="419">
                  <c:v>Bhadra 22, 2062</c:v>
                </c:pt>
                <c:pt idx="420">
                  <c:v>Bhadra 23, 2062</c:v>
                </c:pt>
                <c:pt idx="421">
                  <c:v>Bhadra 24, 2062</c:v>
                </c:pt>
                <c:pt idx="422">
                  <c:v>Bhadra 25, 2062</c:v>
                </c:pt>
                <c:pt idx="423">
                  <c:v>Bhadra 26, 2062</c:v>
                </c:pt>
                <c:pt idx="424">
                  <c:v>Bhadra 27, 2062</c:v>
                </c:pt>
                <c:pt idx="425">
                  <c:v>Bhadra 28, 2062</c:v>
                </c:pt>
                <c:pt idx="426">
                  <c:v>Bhadra 29, 2062</c:v>
                </c:pt>
                <c:pt idx="427">
                  <c:v>Bhadra 30, 2062</c:v>
                </c:pt>
                <c:pt idx="428">
                  <c:v>Bhadra 31, 2062</c:v>
                </c:pt>
                <c:pt idx="429">
                  <c:v>Ashwin 1, 2062</c:v>
                </c:pt>
                <c:pt idx="430">
                  <c:v>Ashwin 2, 2062</c:v>
                </c:pt>
                <c:pt idx="431">
                  <c:v>Ashwin 3, 2062</c:v>
                </c:pt>
                <c:pt idx="432">
                  <c:v>Ashwin 4, 2062</c:v>
                </c:pt>
                <c:pt idx="433">
                  <c:v>Ashwin 5, 2062</c:v>
                </c:pt>
                <c:pt idx="434">
                  <c:v>Ashwin 6, 2062</c:v>
                </c:pt>
                <c:pt idx="435">
                  <c:v>Ashwin 7, 2062</c:v>
                </c:pt>
                <c:pt idx="436">
                  <c:v>Ashwin 8, 2062</c:v>
                </c:pt>
                <c:pt idx="437">
                  <c:v>Ashwin 9, 2062</c:v>
                </c:pt>
                <c:pt idx="438">
                  <c:v>Ashwin 10, 2062</c:v>
                </c:pt>
                <c:pt idx="439">
                  <c:v>Ashwin 11, 2062</c:v>
                </c:pt>
                <c:pt idx="440">
                  <c:v>Ashwin 12, 2062</c:v>
                </c:pt>
                <c:pt idx="441">
                  <c:v>Ashwin 13, 2062</c:v>
                </c:pt>
                <c:pt idx="442">
                  <c:v>Ashwin 14, 2062</c:v>
                </c:pt>
                <c:pt idx="443">
                  <c:v>Ashwin 15, 2062</c:v>
                </c:pt>
                <c:pt idx="444">
                  <c:v>Ashwin 16, 2062</c:v>
                </c:pt>
                <c:pt idx="445">
                  <c:v>Ashwin 17, 2062</c:v>
                </c:pt>
                <c:pt idx="446">
                  <c:v>Ashwin 18, 2062</c:v>
                </c:pt>
                <c:pt idx="447">
                  <c:v>Ashwin 19, 2062</c:v>
                </c:pt>
                <c:pt idx="448">
                  <c:v>Ashwin 20, 2062</c:v>
                </c:pt>
                <c:pt idx="449">
                  <c:v>Ashwin 21, 2062</c:v>
                </c:pt>
                <c:pt idx="450">
                  <c:v>Ashwin 22, 2062</c:v>
                </c:pt>
                <c:pt idx="451">
                  <c:v>Ashwin 23, 2062</c:v>
                </c:pt>
                <c:pt idx="452">
                  <c:v>Ashwin 24, 2062</c:v>
                </c:pt>
                <c:pt idx="453">
                  <c:v>Ashwin 25, 2062</c:v>
                </c:pt>
                <c:pt idx="454">
                  <c:v>Ashwin 26, 2062</c:v>
                </c:pt>
                <c:pt idx="455">
                  <c:v>Ashwin 27, 2062</c:v>
                </c:pt>
                <c:pt idx="456">
                  <c:v>Ashwin 28, 2062</c:v>
                </c:pt>
                <c:pt idx="457">
                  <c:v>Ashwin 29, 2062</c:v>
                </c:pt>
                <c:pt idx="458">
                  <c:v>Ashwin 30, 2062</c:v>
                </c:pt>
                <c:pt idx="459">
                  <c:v>Ashwin 31, 2062</c:v>
                </c:pt>
                <c:pt idx="460">
                  <c:v>Kartik 1, 2062</c:v>
                </c:pt>
                <c:pt idx="461">
                  <c:v>Kartik 2, 2062</c:v>
                </c:pt>
                <c:pt idx="462">
                  <c:v>Kartik 3, 2062</c:v>
                </c:pt>
                <c:pt idx="463">
                  <c:v>Kartik 4, 2062</c:v>
                </c:pt>
                <c:pt idx="464">
                  <c:v>Kartik 5, 2062</c:v>
                </c:pt>
                <c:pt idx="465">
                  <c:v>Kartik 6, 2062</c:v>
                </c:pt>
                <c:pt idx="466">
                  <c:v>Kartik 7, 2062</c:v>
                </c:pt>
                <c:pt idx="467">
                  <c:v>Kartik 8, 2062</c:v>
                </c:pt>
                <c:pt idx="468">
                  <c:v>Kartik 9, 2062</c:v>
                </c:pt>
                <c:pt idx="469">
                  <c:v>Kartik 10, 2062</c:v>
                </c:pt>
                <c:pt idx="470">
                  <c:v>Kartik 11, 2062</c:v>
                </c:pt>
                <c:pt idx="471">
                  <c:v>Kartik 12, 2062</c:v>
                </c:pt>
                <c:pt idx="472">
                  <c:v>Kartik 13, 2062</c:v>
                </c:pt>
                <c:pt idx="473">
                  <c:v>Kartik 14, 2062</c:v>
                </c:pt>
                <c:pt idx="474">
                  <c:v>Kartik 15, 2062</c:v>
                </c:pt>
                <c:pt idx="475">
                  <c:v>Kartik 16, 2062</c:v>
                </c:pt>
                <c:pt idx="476">
                  <c:v>Kartik 17, 2062</c:v>
                </c:pt>
                <c:pt idx="477">
                  <c:v>Kartik 18, 2062</c:v>
                </c:pt>
                <c:pt idx="478">
                  <c:v>Kartik 19, 2062</c:v>
                </c:pt>
                <c:pt idx="479">
                  <c:v>Kartik 20, 2062</c:v>
                </c:pt>
                <c:pt idx="480">
                  <c:v>Kartik 21, 2062</c:v>
                </c:pt>
                <c:pt idx="481">
                  <c:v>Kartik 22, 2062</c:v>
                </c:pt>
                <c:pt idx="482">
                  <c:v>Kartik 23, 2062</c:v>
                </c:pt>
                <c:pt idx="483">
                  <c:v>Kartik 24, 2062</c:v>
                </c:pt>
                <c:pt idx="484">
                  <c:v>Kartik 25, 2062</c:v>
                </c:pt>
                <c:pt idx="485">
                  <c:v>Kartik 26, 2062</c:v>
                </c:pt>
                <c:pt idx="486">
                  <c:v>Kartik 27, 2062</c:v>
                </c:pt>
                <c:pt idx="487">
                  <c:v>Kartik 28, 2062</c:v>
                </c:pt>
                <c:pt idx="488">
                  <c:v>Kartik 29, 2062</c:v>
                </c:pt>
                <c:pt idx="489">
                  <c:v>Mangsir 1, 2062</c:v>
                </c:pt>
                <c:pt idx="490">
                  <c:v>Mangsir 2, 2062</c:v>
                </c:pt>
                <c:pt idx="491">
                  <c:v>Mangsir 3, 2062</c:v>
                </c:pt>
                <c:pt idx="492">
                  <c:v>Mangsir 4, 2062</c:v>
                </c:pt>
                <c:pt idx="493">
                  <c:v>Mangsir 5, 2062</c:v>
                </c:pt>
                <c:pt idx="494">
                  <c:v>Mangsir 6, 2062</c:v>
                </c:pt>
                <c:pt idx="495">
                  <c:v>Mangsir 7, 2062</c:v>
                </c:pt>
                <c:pt idx="496">
                  <c:v>Mangsir 8, 2062</c:v>
                </c:pt>
                <c:pt idx="497">
                  <c:v>Mangsir 9, 2062</c:v>
                </c:pt>
                <c:pt idx="498">
                  <c:v>Mangsir 10, 2062</c:v>
                </c:pt>
                <c:pt idx="499">
                  <c:v>Mangsir 11, 2062</c:v>
                </c:pt>
                <c:pt idx="500">
                  <c:v>Mangsir 12, 2062</c:v>
                </c:pt>
                <c:pt idx="501">
                  <c:v>Mangsir 13, 2062</c:v>
                </c:pt>
                <c:pt idx="502">
                  <c:v>Mangsir 14, 2062</c:v>
                </c:pt>
                <c:pt idx="503">
                  <c:v>Mangsir 15, 2062</c:v>
                </c:pt>
                <c:pt idx="504">
                  <c:v>Mangsir 16, 2062</c:v>
                </c:pt>
                <c:pt idx="505">
                  <c:v>Mangsir 17, 2062</c:v>
                </c:pt>
                <c:pt idx="506">
                  <c:v>Mangsir 18, 2062</c:v>
                </c:pt>
                <c:pt idx="507">
                  <c:v>Mangsir 19, 2062</c:v>
                </c:pt>
                <c:pt idx="508">
                  <c:v>Mangsir 20, 2062</c:v>
                </c:pt>
                <c:pt idx="509">
                  <c:v>Mangsir 21, 2062</c:v>
                </c:pt>
                <c:pt idx="510">
                  <c:v>Mangsir 22, 2062</c:v>
                </c:pt>
                <c:pt idx="511">
                  <c:v>Mangsir 23, 2062</c:v>
                </c:pt>
                <c:pt idx="512">
                  <c:v>Mangsir 24, 2062</c:v>
                </c:pt>
                <c:pt idx="513">
                  <c:v>Mangsir 25, 2062</c:v>
                </c:pt>
                <c:pt idx="514">
                  <c:v>Mangsir 26, 2062</c:v>
                </c:pt>
                <c:pt idx="515">
                  <c:v>Mangsir 27, 2062</c:v>
                </c:pt>
                <c:pt idx="516">
                  <c:v>Mangsir 28, 2062</c:v>
                </c:pt>
                <c:pt idx="517">
                  <c:v>Mangsir 29, 2062</c:v>
                </c:pt>
                <c:pt idx="518">
                  <c:v>Mangsir 30, 2062</c:v>
                </c:pt>
                <c:pt idx="519">
                  <c:v>Poush 1, 2062</c:v>
                </c:pt>
                <c:pt idx="520">
                  <c:v>Poush 2, 2062</c:v>
                </c:pt>
                <c:pt idx="521">
                  <c:v>Poush 3, 2062</c:v>
                </c:pt>
                <c:pt idx="522">
                  <c:v>Poush 4, 2062</c:v>
                </c:pt>
                <c:pt idx="523">
                  <c:v>Poush 5, 2062</c:v>
                </c:pt>
                <c:pt idx="524">
                  <c:v>Poush 6, 2062</c:v>
                </c:pt>
                <c:pt idx="525">
                  <c:v>Poush 7, 2062</c:v>
                </c:pt>
                <c:pt idx="526">
                  <c:v>Poush 8, 2062</c:v>
                </c:pt>
                <c:pt idx="527">
                  <c:v>Poush 9, 2062</c:v>
                </c:pt>
                <c:pt idx="528">
                  <c:v>Poush 10, 2062</c:v>
                </c:pt>
                <c:pt idx="529">
                  <c:v>Poush 11, 2062</c:v>
                </c:pt>
                <c:pt idx="530">
                  <c:v>Poush 12, 2062</c:v>
                </c:pt>
                <c:pt idx="531">
                  <c:v>Poush 13, 2062</c:v>
                </c:pt>
                <c:pt idx="532">
                  <c:v>Poush 14, 2062</c:v>
                </c:pt>
                <c:pt idx="533">
                  <c:v>Poush 15, 2062</c:v>
                </c:pt>
                <c:pt idx="534">
                  <c:v>Poush 16, 2062</c:v>
                </c:pt>
                <c:pt idx="535">
                  <c:v>Poush 17, 2062</c:v>
                </c:pt>
                <c:pt idx="536">
                  <c:v>Poush 18, 2062</c:v>
                </c:pt>
                <c:pt idx="537">
                  <c:v>Poush 19, 2062</c:v>
                </c:pt>
                <c:pt idx="538">
                  <c:v>Poush 20, 2062</c:v>
                </c:pt>
                <c:pt idx="539">
                  <c:v>Poush 21, 2062</c:v>
                </c:pt>
                <c:pt idx="540">
                  <c:v>Poush 22, 2062</c:v>
                </c:pt>
                <c:pt idx="541">
                  <c:v>Poush 23, 2062</c:v>
                </c:pt>
                <c:pt idx="542">
                  <c:v>Poush 24, 2062</c:v>
                </c:pt>
                <c:pt idx="543">
                  <c:v>Poush 25, 2062</c:v>
                </c:pt>
                <c:pt idx="544">
                  <c:v>Poush 26, 2062</c:v>
                </c:pt>
                <c:pt idx="545">
                  <c:v>Poush 27, 2062</c:v>
                </c:pt>
                <c:pt idx="546">
                  <c:v>Poush 28, 2062</c:v>
                </c:pt>
                <c:pt idx="547">
                  <c:v>Poush 29, 2062</c:v>
                </c:pt>
                <c:pt idx="548">
                  <c:v>Magh 1, 2062</c:v>
                </c:pt>
                <c:pt idx="549">
                  <c:v>Magh 2, 2062</c:v>
                </c:pt>
                <c:pt idx="550">
                  <c:v>Magh 3, 2062</c:v>
                </c:pt>
                <c:pt idx="551">
                  <c:v>Magh 4, 2062</c:v>
                </c:pt>
                <c:pt idx="552">
                  <c:v>Magh 5, 2062</c:v>
                </c:pt>
                <c:pt idx="553">
                  <c:v>Magh 6, 2062</c:v>
                </c:pt>
                <c:pt idx="554">
                  <c:v>Magh 7, 2062</c:v>
                </c:pt>
                <c:pt idx="555">
                  <c:v>Magh 8, 2062</c:v>
                </c:pt>
                <c:pt idx="556">
                  <c:v>Magh 9, 2062</c:v>
                </c:pt>
                <c:pt idx="557">
                  <c:v>Magh 10, 2062</c:v>
                </c:pt>
                <c:pt idx="558">
                  <c:v>Magh 11, 2062</c:v>
                </c:pt>
                <c:pt idx="559">
                  <c:v>Magh 12, 2062</c:v>
                </c:pt>
                <c:pt idx="560">
                  <c:v>Magh 13, 2062</c:v>
                </c:pt>
                <c:pt idx="561">
                  <c:v>Magh 14, 2062</c:v>
                </c:pt>
                <c:pt idx="562">
                  <c:v>Magh 15, 2062</c:v>
                </c:pt>
                <c:pt idx="563">
                  <c:v>Magh 16, 2062</c:v>
                </c:pt>
                <c:pt idx="564">
                  <c:v>Magh 17, 2062</c:v>
                </c:pt>
                <c:pt idx="565">
                  <c:v>Magh 18, 2062</c:v>
                </c:pt>
                <c:pt idx="566">
                  <c:v>Magh 19, 2062</c:v>
                </c:pt>
                <c:pt idx="567">
                  <c:v>Magh 20, 2062</c:v>
                </c:pt>
                <c:pt idx="568">
                  <c:v>Magh 21, 2062</c:v>
                </c:pt>
                <c:pt idx="569">
                  <c:v>Magh 22, 2062</c:v>
                </c:pt>
                <c:pt idx="570">
                  <c:v>Magh 23, 2062</c:v>
                </c:pt>
                <c:pt idx="571">
                  <c:v>Magh 24, 2062</c:v>
                </c:pt>
                <c:pt idx="572">
                  <c:v>Magh 25, 2062</c:v>
                </c:pt>
                <c:pt idx="573">
                  <c:v>Magh 26, 2062</c:v>
                </c:pt>
                <c:pt idx="574">
                  <c:v>Magh 27, 2062</c:v>
                </c:pt>
                <c:pt idx="575">
                  <c:v>Magh 28, 2062</c:v>
                </c:pt>
                <c:pt idx="576">
                  <c:v>Magh 29, 2062</c:v>
                </c:pt>
                <c:pt idx="577">
                  <c:v>Magh 30, 2062</c:v>
                </c:pt>
                <c:pt idx="578">
                  <c:v>Falgun 1, 2062</c:v>
                </c:pt>
                <c:pt idx="579">
                  <c:v>Falgun 2, 2062</c:v>
                </c:pt>
                <c:pt idx="580">
                  <c:v>Falgun 3, 2062</c:v>
                </c:pt>
                <c:pt idx="581">
                  <c:v>Falgun 4, 2062</c:v>
                </c:pt>
                <c:pt idx="582">
                  <c:v>Falgun 5, 2062</c:v>
                </c:pt>
                <c:pt idx="583">
                  <c:v>Falgun 6, 2062</c:v>
                </c:pt>
                <c:pt idx="584">
                  <c:v>Falgun 7, 2062</c:v>
                </c:pt>
                <c:pt idx="585">
                  <c:v>Falgun 8, 2062</c:v>
                </c:pt>
                <c:pt idx="586">
                  <c:v>Falgun 9, 2062</c:v>
                </c:pt>
                <c:pt idx="587">
                  <c:v>Falgun 10, 2062</c:v>
                </c:pt>
                <c:pt idx="588">
                  <c:v>Falgun 11, 2062</c:v>
                </c:pt>
                <c:pt idx="589">
                  <c:v>Falgun 12, 2062</c:v>
                </c:pt>
                <c:pt idx="590">
                  <c:v>Falgun 13, 2062</c:v>
                </c:pt>
                <c:pt idx="591">
                  <c:v>Falgun 14, 2062</c:v>
                </c:pt>
                <c:pt idx="592">
                  <c:v>Falgun 15, 2062</c:v>
                </c:pt>
                <c:pt idx="593">
                  <c:v>Falgun 16, 2062</c:v>
                </c:pt>
                <c:pt idx="594">
                  <c:v>Falgun 17, 2062</c:v>
                </c:pt>
                <c:pt idx="595">
                  <c:v>Falgun 18, 2062</c:v>
                </c:pt>
                <c:pt idx="596">
                  <c:v>Falgun 19, 2062</c:v>
                </c:pt>
                <c:pt idx="597">
                  <c:v>Falgun 20, 2062</c:v>
                </c:pt>
                <c:pt idx="598">
                  <c:v>Falgun 21, 2062</c:v>
                </c:pt>
                <c:pt idx="599">
                  <c:v>Falgun 22, 2062</c:v>
                </c:pt>
                <c:pt idx="600">
                  <c:v>Falgun 23, 2062</c:v>
                </c:pt>
                <c:pt idx="601">
                  <c:v>Falgun 24, 2062</c:v>
                </c:pt>
                <c:pt idx="602">
                  <c:v>Falgun 25, 2062</c:v>
                </c:pt>
                <c:pt idx="603">
                  <c:v>Falgun 26, 2062</c:v>
                </c:pt>
                <c:pt idx="604">
                  <c:v>Falgun 27, 2062</c:v>
                </c:pt>
                <c:pt idx="605">
                  <c:v>Falgun 28, 2062</c:v>
                </c:pt>
                <c:pt idx="606">
                  <c:v>Falgun 29, 2062</c:v>
                </c:pt>
                <c:pt idx="607">
                  <c:v>Chaitra 1, 2062</c:v>
                </c:pt>
                <c:pt idx="608">
                  <c:v>Chaitra 2, 2062</c:v>
                </c:pt>
                <c:pt idx="609">
                  <c:v>Chaitra 3, 2062</c:v>
                </c:pt>
                <c:pt idx="610">
                  <c:v>Chaitra 4, 2062</c:v>
                </c:pt>
                <c:pt idx="611">
                  <c:v>Chaitra 5, 2062</c:v>
                </c:pt>
                <c:pt idx="612">
                  <c:v>Chaitra 6, 2062</c:v>
                </c:pt>
                <c:pt idx="613">
                  <c:v>Chaitra 7, 2062</c:v>
                </c:pt>
                <c:pt idx="614">
                  <c:v>Chaitra 8, 2062</c:v>
                </c:pt>
                <c:pt idx="615">
                  <c:v>Chaitra 9, 2062</c:v>
                </c:pt>
                <c:pt idx="616">
                  <c:v>Chaitra 10, 2062</c:v>
                </c:pt>
                <c:pt idx="617">
                  <c:v>Chaitra 11, 2062</c:v>
                </c:pt>
                <c:pt idx="618">
                  <c:v>Chaitra 12, 2062</c:v>
                </c:pt>
                <c:pt idx="619">
                  <c:v>Chaitra 13, 2062</c:v>
                </c:pt>
                <c:pt idx="620">
                  <c:v>Chaitra 14, 2062</c:v>
                </c:pt>
                <c:pt idx="621">
                  <c:v>Chaitra 15, 2062</c:v>
                </c:pt>
                <c:pt idx="622">
                  <c:v>Chaitra 16, 2062</c:v>
                </c:pt>
                <c:pt idx="623">
                  <c:v>Chaitra 17, 2062</c:v>
                </c:pt>
                <c:pt idx="624">
                  <c:v>Chaitra 18, 2062</c:v>
                </c:pt>
                <c:pt idx="625">
                  <c:v>Chaitra 19, 2062</c:v>
                </c:pt>
                <c:pt idx="626">
                  <c:v>Chaitra 20, 2062</c:v>
                </c:pt>
                <c:pt idx="627">
                  <c:v>Chaitra 21, 2062</c:v>
                </c:pt>
                <c:pt idx="628">
                  <c:v>Chaitra 22, 2062</c:v>
                </c:pt>
                <c:pt idx="629">
                  <c:v>Chaitra 23, 2062</c:v>
                </c:pt>
                <c:pt idx="630">
                  <c:v>Chaitra 24, 2062</c:v>
                </c:pt>
                <c:pt idx="631">
                  <c:v>Chaitra 25, 2062</c:v>
                </c:pt>
                <c:pt idx="632">
                  <c:v>Chaitra 26, 2062</c:v>
                </c:pt>
                <c:pt idx="633">
                  <c:v>Chaitra 27, 2062</c:v>
                </c:pt>
                <c:pt idx="634">
                  <c:v>Chaitra 28, 2062</c:v>
                </c:pt>
                <c:pt idx="635">
                  <c:v>Chaitra 29, 2062</c:v>
                </c:pt>
                <c:pt idx="636">
                  <c:v>Chaitra 30, 2062</c:v>
                </c:pt>
                <c:pt idx="637">
                  <c:v>Chaitra 31, 2062</c:v>
                </c:pt>
                <c:pt idx="638">
                  <c:v>Baishakh 1, 2063</c:v>
                </c:pt>
                <c:pt idx="639">
                  <c:v>Baishakh 2, 2063</c:v>
                </c:pt>
                <c:pt idx="640">
                  <c:v>Baishakh 3, 2063</c:v>
                </c:pt>
                <c:pt idx="641">
                  <c:v>Baishakh 4, 2063</c:v>
                </c:pt>
                <c:pt idx="642">
                  <c:v>Baishakh 5, 2063</c:v>
                </c:pt>
                <c:pt idx="643">
                  <c:v>Baishakh 6, 2063</c:v>
                </c:pt>
                <c:pt idx="644">
                  <c:v>Baishakh 7, 2063</c:v>
                </c:pt>
                <c:pt idx="645">
                  <c:v>Baishakh 8, 2063</c:v>
                </c:pt>
                <c:pt idx="646">
                  <c:v>Baishakh 9, 2063</c:v>
                </c:pt>
                <c:pt idx="647">
                  <c:v>Baishakh 10, 2063</c:v>
                </c:pt>
                <c:pt idx="648">
                  <c:v>Baishakh 11, 2063</c:v>
                </c:pt>
                <c:pt idx="649">
                  <c:v>Baishakh 12, 2063</c:v>
                </c:pt>
                <c:pt idx="650">
                  <c:v>Baishakh 13, 2063</c:v>
                </c:pt>
                <c:pt idx="651">
                  <c:v>Baishakh 14, 2063</c:v>
                </c:pt>
                <c:pt idx="652">
                  <c:v>Baishakh 15, 2063</c:v>
                </c:pt>
                <c:pt idx="653">
                  <c:v>Baishakh 16, 2063</c:v>
                </c:pt>
                <c:pt idx="654">
                  <c:v>Baishakh 17, 2063</c:v>
                </c:pt>
                <c:pt idx="655">
                  <c:v>Baishakh 18, 2063</c:v>
                </c:pt>
                <c:pt idx="656">
                  <c:v>Baishakh 19, 2063</c:v>
                </c:pt>
                <c:pt idx="657">
                  <c:v>Baishakh 20, 2063</c:v>
                </c:pt>
                <c:pt idx="658">
                  <c:v>Baishakh 21, 2063</c:v>
                </c:pt>
                <c:pt idx="659">
                  <c:v>Baishakh 22, 2063</c:v>
                </c:pt>
                <c:pt idx="660">
                  <c:v>Baishakh 23, 2063</c:v>
                </c:pt>
                <c:pt idx="661">
                  <c:v>Baishakh 24, 2063</c:v>
                </c:pt>
                <c:pt idx="662">
                  <c:v>Baishakh 25, 2063</c:v>
                </c:pt>
                <c:pt idx="663">
                  <c:v>Baishakh 26, 2063</c:v>
                </c:pt>
                <c:pt idx="664">
                  <c:v>Baishakh 27, 2063</c:v>
                </c:pt>
                <c:pt idx="665">
                  <c:v>Baishakh 28, 2063</c:v>
                </c:pt>
                <c:pt idx="666">
                  <c:v>Baishakh 29, 2063</c:v>
                </c:pt>
                <c:pt idx="667">
                  <c:v>Baishakh 30, 2063</c:v>
                </c:pt>
                <c:pt idx="668">
                  <c:v>Baishakh 31, 2063</c:v>
                </c:pt>
                <c:pt idx="669">
                  <c:v>Jestha 1, 2063</c:v>
                </c:pt>
                <c:pt idx="670">
                  <c:v>Jestha 2, 2063</c:v>
                </c:pt>
                <c:pt idx="671">
                  <c:v>Jestha 3, 2063</c:v>
                </c:pt>
                <c:pt idx="672">
                  <c:v>Jestha 4, 2063</c:v>
                </c:pt>
                <c:pt idx="673">
                  <c:v>Jestha 5, 2063</c:v>
                </c:pt>
                <c:pt idx="674">
                  <c:v>Jestha 6, 2063</c:v>
                </c:pt>
                <c:pt idx="675">
                  <c:v>Jestha 7, 2063</c:v>
                </c:pt>
                <c:pt idx="676">
                  <c:v>Jestha 8, 2063</c:v>
                </c:pt>
                <c:pt idx="677">
                  <c:v>Jestha 9, 2063</c:v>
                </c:pt>
                <c:pt idx="678">
                  <c:v>Jestha 10, 2063</c:v>
                </c:pt>
                <c:pt idx="679">
                  <c:v>Jestha 11, 2063</c:v>
                </c:pt>
                <c:pt idx="680">
                  <c:v>Jestha 12, 2063</c:v>
                </c:pt>
                <c:pt idx="681">
                  <c:v>Jestha 13, 2063</c:v>
                </c:pt>
                <c:pt idx="682">
                  <c:v>Jestha 14, 2063</c:v>
                </c:pt>
                <c:pt idx="683">
                  <c:v>Jestha 15, 2063</c:v>
                </c:pt>
                <c:pt idx="684">
                  <c:v>Jestha 16, 2063</c:v>
                </c:pt>
                <c:pt idx="685">
                  <c:v>Jestha 17, 2063</c:v>
                </c:pt>
                <c:pt idx="686">
                  <c:v>Jestha 18, 2063</c:v>
                </c:pt>
                <c:pt idx="687">
                  <c:v>Jestha 19, 2063</c:v>
                </c:pt>
                <c:pt idx="688">
                  <c:v>Jestha 20, 2063</c:v>
                </c:pt>
                <c:pt idx="689">
                  <c:v>Jestha 21, 2063</c:v>
                </c:pt>
                <c:pt idx="690">
                  <c:v>Jestha 22, 2063</c:v>
                </c:pt>
                <c:pt idx="691">
                  <c:v>Jestha 23, 2063</c:v>
                </c:pt>
                <c:pt idx="692">
                  <c:v>Jestha 24, 2063</c:v>
                </c:pt>
                <c:pt idx="693">
                  <c:v>Jestha 25, 2063</c:v>
                </c:pt>
                <c:pt idx="694">
                  <c:v>Jestha 26, 2063</c:v>
                </c:pt>
                <c:pt idx="695">
                  <c:v>Jestha 27, 2063</c:v>
                </c:pt>
                <c:pt idx="696">
                  <c:v>Jestha 28, 2063</c:v>
                </c:pt>
                <c:pt idx="697">
                  <c:v>Jestha 29, 2063</c:v>
                </c:pt>
                <c:pt idx="698">
                  <c:v>Jestha 30, 2063</c:v>
                </c:pt>
                <c:pt idx="699">
                  <c:v>Jestha 31, 2063</c:v>
                </c:pt>
                <c:pt idx="700">
                  <c:v>Ashadh 1, 2063</c:v>
                </c:pt>
                <c:pt idx="701">
                  <c:v>Ashadh 2, 2063</c:v>
                </c:pt>
                <c:pt idx="702">
                  <c:v>Ashadh 3, 2063</c:v>
                </c:pt>
                <c:pt idx="703">
                  <c:v>Ashadh 4, 2063</c:v>
                </c:pt>
                <c:pt idx="704">
                  <c:v>Ashadh 5, 2063</c:v>
                </c:pt>
                <c:pt idx="705">
                  <c:v>Ashadh 6, 2063</c:v>
                </c:pt>
                <c:pt idx="706">
                  <c:v>Ashadh 7, 2063</c:v>
                </c:pt>
                <c:pt idx="707">
                  <c:v>Ashadh 8, 2063</c:v>
                </c:pt>
                <c:pt idx="708">
                  <c:v>Ashadh 9, 2063</c:v>
                </c:pt>
                <c:pt idx="709">
                  <c:v>Ashadh 10, 2063</c:v>
                </c:pt>
                <c:pt idx="710">
                  <c:v>Ashadh 11, 2063</c:v>
                </c:pt>
                <c:pt idx="711">
                  <c:v>Ashadh 12, 2063</c:v>
                </c:pt>
                <c:pt idx="712">
                  <c:v>Ashadh 13, 2063</c:v>
                </c:pt>
                <c:pt idx="713">
                  <c:v>Ashadh 14, 2063</c:v>
                </c:pt>
                <c:pt idx="714">
                  <c:v>Ashadh 15, 2063</c:v>
                </c:pt>
                <c:pt idx="715">
                  <c:v>Ashadh 16, 2063</c:v>
                </c:pt>
                <c:pt idx="716">
                  <c:v>Ashadh 17, 2063</c:v>
                </c:pt>
                <c:pt idx="717">
                  <c:v>Ashadh 18, 2063</c:v>
                </c:pt>
                <c:pt idx="718">
                  <c:v>Ashadh 19, 2063</c:v>
                </c:pt>
                <c:pt idx="719">
                  <c:v>Ashadh 20, 2063</c:v>
                </c:pt>
                <c:pt idx="720">
                  <c:v>Ashadh 21, 2063</c:v>
                </c:pt>
                <c:pt idx="721">
                  <c:v>Ashadh 22, 2063</c:v>
                </c:pt>
                <c:pt idx="722">
                  <c:v>Ashadh 23, 2063</c:v>
                </c:pt>
                <c:pt idx="723">
                  <c:v>Ashadh 24, 2063</c:v>
                </c:pt>
                <c:pt idx="724">
                  <c:v>Ashadh 25, 2063</c:v>
                </c:pt>
                <c:pt idx="725">
                  <c:v>Ashadh 26, 2063</c:v>
                </c:pt>
                <c:pt idx="726">
                  <c:v>Ashadh 27, 2063</c:v>
                </c:pt>
                <c:pt idx="727">
                  <c:v>Ashadh 28, 2063</c:v>
                </c:pt>
                <c:pt idx="728">
                  <c:v>Ashadh 29, 2063</c:v>
                </c:pt>
                <c:pt idx="729">
                  <c:v>Ashadh 30, 2063</c:v>
                </c:pt>
                <c:pt idx="730">
                  <c:v>Ashadh 31, 2063</c:v>
                </c:pt>
                <c:pt idx="731">
                  <c:v>Ashadh 32, 2063</c:v>
                </c:pt>
                <c:pt idx="732">
                  <c:v>Shrawan 1, 2063</c:v>
                </c:pt>
                <c:pt idx="733">
                  <c:v>Shrawan 2, 2063</c:v>
                </c:pt>
                <c:pt idx="734">
                  <c:v>Shrawan 3, 2063</c:v>
                </c:pt>
                <c:pt idx="735">
                  <c:v>Shrawan 4, 2063</c:v>
                </c:pt>
                <c:pt idx="736">
                  <c:v>Shrawan 5, 2063</c:v>
                </c:pt>
                <c:pt idx="737">
                  <c:v>Shrawan 6, 2063</c:v>
                </c:pt>
                <c:pt idx="738">
                  <c:v>Shrawan 7, 2063</c:v>
                </c:pt>
                <c:pt idx="739">
                  <c:v>Shrawan 8, 2063</c:v>
                </c:pt>
                <c:pt idx="740">
                  <c:v>Shrawan 9, 2063</c:v>
                </c:pt>
                <c:pt idx="741">
                  <c:v>Shrawan 10, 2063</c:v>
                </c:pt>
                <c:pt idx="742">
                  <c:v>Shrawan 11, 2063</c:v>
                </c:pt>
                <c:pt idx="743">
                  <c:v>Shrawan 12, 2063</c:v>
                </c:pt>
                <c:pt idx="744">
                  <c:v>Shrawan 13, 2063</c:v>
                </c:pt>
                <c:pt idx="745">
                  <c:v>Shrawan 14, 2063</c:v>
                </c:pt>
                <c:pt idx="746">
                  <c:v>Shrawan 15, 2063</c:v>
                </c:pt>
                <c:pt idx="747">
                  <c:v>Shrawan 16, 2063</c:v>
                </c:pt>
                <c:pt idx="748">
                  <c:v>Shrawan 17, 2063</c:v>
                </c:pt>
                <c:pt idx="749">
                  <c:v>Shrawan 18, 2063</c:v>
                </c:pt>
                <c:pt idx="750">
                  <c:v>Shrawan 19, 2063</c:v>
                </c:pt>
                <c:pt idx="751">
                  <c:v>Shrawan 20, 2063</c:v>
                </c:pt>
                <c:pt idx="752">
                  <c:v>Shrawan 21, 2063</c:v>
                </c:pt>
                <c:pt idx="753">
                  <c:v>Shrawan 22, 2063</c:v>
                </c:pt>
                <c:pt idx="754">
                  <c:v>Shrawan 23, 2063</c:v>
                </c:pt>
                <c:pt idx="755">
                  <c:v>Shrawan 24, 2063</c:v>
                </c:pt>
                <c:pt idx="756">
                  <c:v>Shrawan 25, 2063</c:v>
                </c:pt>
                <c:pt idx="757">
                  <c:v>Shrawan 26, 2063</c:v>
                </c:pt>
                <c:pt idx="758">
                  <c:v>Shrawan 27, 2063</c:v>
                </c:pt>
                <c:pt idx="759">
                  <c:v>Shrawan 28, 2063</c:v>
                </c:pt>
                <c:pt idx="760">
                  <c:v>Shrawan 29, 2063</c:v>
                </c:pt>
                <c:pt idx="761">
                  <c:v>Shrawan 30, 2063</c:v>
                </c:pt>
                <c:pt idx="762">
                  <c:v>Shrawan 31, 2063</c:v>
                </c:pt>
                <c:pt idx="763">
                  <c:v>Shrawan 32, 2063</c:v>
                </c:pt>
                <c:pt idx="764">
                  <c:v>Bhadra 1, 2063</c:v>
                </c:pt>
                <c:pt idx="765">
                  <c:v>Bhadra 2, 2063</c:v>
                </c:pt>
                <c:pt idx="766">
                  <c:v>Bhadra 3, 2063</c:v>
                </c:pt>
                <c:pt idx="767">
                  <c:v>Bhadra 4, 2063</c:v>
                </c:pt>
                <c:pt idx="768">
                  <c:v>Bhadra 5, 2063</c:v>
                </c:pt>
                <c:pt idx="769">
                  <c:v>Bhadra 6, 2063</c:v>
                </c:pt>
                <c:pt idx="770">
                  <c:v>Bhadra 7, 2063</c:v>
                </c:pt>
                <c:pt idx="771">
                  <c:v>Bhadra 8, 2063</c:v>
                </c:pt>
                <c:pt idx="772">
                  <c:v>Bhadra 9, 2063</c:v>
                </c:pt>
                <c:pt idx="773">
                  <c:v>Bhadra 10, 2063</c:v>
                </c:pt>
                <c:pt idx="774">
                  <c:v>Bhadra 11, 2063</c:v>
                </c:pt>
                <c:pt idx="775">
                  <c:v>Bhadra 12, 2063</c:v>
                </c:pt>
                <c:pt idx="776">
                  <c:v>Bhadra 13, 2063</c:v>
                </c:pt>
                <c:pt idx="777">
                  <c:v>Bhadra 14, 2063</c:v>
                </c:pt>
                <c:pt idx="778">
                  <c:v>Bhadra 15, 2063</c:v>
                </c:pt>
                <c:pt idx="779">
                  <c:v>Bhadra 16, 2063</c:v>
                </c:pt>
                <c:pt idx="780">
                  <c:v>Bhadra 17, 2063</c:v>
                </c:pt>
                <c:pt idx="781">
                  <c:v>Bhadra 18, 2063</c:v>
                </c:pt>
                <c:pt idx="782">
                  <c:v>Bhadra 19, 2063</c:v>
                </c:pt>
                <c:pt idx="783">
                  <c:v>Bhadra 20, 2063</c:v>
                </c:pt>
                <c:pt idx="784">
                  <c:v>Bhadra 21, 2063</c:v>
                </c:pt>
                <c:pt idx="785">
                  <c:v>Bhadra 22, 2063</c:v>
                </c:pt>
                <c:pt idx="786">
                  <c:v>Bhadra 23, 2063</c:v>
                </c:pt>
                <c:pt idx="787">
                  <c:v>Bhadra 24, 2063</c:v>
                </c:pt>
                <c:pt idx="788">
                  <c:v>Bhadra 25, 2063</c:v>
                </c:pt>
                <c:pt idx="789">
                  <c:v>Bhadra 26, 2063</c:v>
                </c:pt>
                <c:pt idx="790">
                  <c:v>Bhadra 27, 2063</c:v>
                </c:pt>
                <c:pt idx="791">
                  <c:v>Bhadra 28, 2063</c:v>
                </c:pt>
                <c:pt idx="792">
                  <c:v>Bhadra 29, 2063</c:v>
                </c:pt>
                <c:pt idx="793">
                  <c:v>Bhadra 30, 2063</c:v>
                </c:pt>
                <c:pt idx="794">
                  <c:v>Bhadra 31, 2063</c:v>
                </c:pt>
                <c:pt idx="795">
                  <c:v>Ashwin 1, 2063</c:v>
                </c:pt>
                <c:pt idx="796">
                  <c:v>Ashwin 2, 2063</c:v>
                </c:pt>
                <c:pt idx="797">
                  <c:v>Ashwin 3, 2063</c:v>
                </c:pt>
                <c:pt idx="798">
                  <c:v>Ashwin 4, 2063</c:v>
                </c:pt>
                <c:pt idx="799">
                  <c:v>Ashwin 5, 2063</c:v>
                </c:pt>
                <c:pt idx="800">
                  <c:v>Ashwin 6, 2063</c:v>
                </c:pt>
                <c:pt idx="801">
                  <c:v>Ashwin 7, 2063</c:v>
                </c:pt>
                <c:pt idx="802">
                  <c:v>Ashwin 8, 2063</c:v>
                </c:pt>
                <c:pt idx="803">
                  <c:v>Ashwin 9, 2063</c:v>
                </c:pt>
                <c:pt idx="804">
                  <c:v>Ashwin 10, 2063</c:v>
                </c:pt>
                <c:pt idx="805">
                  <c:v>Ashwin 11, 2063</c:v>
                </c:pt>
                <c:pt idx="806">
                  <c:v>Ashwin 12, 2063</c:v>
                </c:pt>
                <c:pt idx="807">
                  <c:v>Ashwin 13, 2063</c:v>
                </c:pt>
                <c:pt idx="808">
                  <c:v>Ashwin 14, 2063</c:v>
                </c:pt>
                <c:pt idx="809">
                  <c:v>Ashwin 15, 2063</c:v>
                </c:pt>
                <c:pt idx="810">
                  <c:v>Ashwin 16, 2063</c:v>
                </c:pt>
                <c:pt idx="811">
                  <c:v>Ashwin 17, 2063</c:v>
                </c:pt>
                <c:pt idx="812">
                  <c:v>Ashwin 18, 2063</c:v>
                </c:pt>
                <c:pt idx="813">
                  <c:v>Ashwin 19, 2063</c:v>
                </c:pt>
                <c:pt idx="814">
                  <c:v>Ashwin 20, 2063</c:v>
                </c:pt>
                <c:pt idx="815">
                  <c:v>Ashwin 21, 2063</c:v>
                </c:pt>
                <c:pt idx="816">
                  <c:v>Ashwin 22, 2063</c:v>
                </c:pt>
                <c:pt idx="817">
                  <c:v>Ashwin 23, 2063</c:v>
                </c:pt>
                <c:pt idx="818">
                  <c:v>Ashwin 24, 2063</c:v>
                </c:pt>
                <c:pt idx="819">
                  <c:v>Ashwin 25, 2063</c:v>
                </c:pt>
                <c:pt idx="820">
                  <c:v>Ashwin 26, 2063</c:v>
                </c:pt>
                <c:pt idx="821">
                  <c:v>Ashwin 27, 2063</c:v>
                </c:pt>
                <c:pt idx="822">
                  <c:v>Ashwin 28, 2063</c:v>
                </c:pt>
                <c:pt idx="823">
                  <c:v>Ashwin 29, 2063</c:v>
                </c:pt>
                <c:pt idx="824">
                  <c:v>Ashwin 30, 2063</c:v>
                </c:pt>
                <c:pt idx="825">
                  <c:v>Ashwin 31, 2063</c:v>
                </c:pt>
                <c:pt idx="826">
                  <c:v>Kartik 1, 2063</c:v>
                </c:pt>
                <c:pt idx="827">
                  <c:v>Kartik 2, 2063</c:v>
                </c:pt>
                <c:pt idx="828">
                  <c:v>Kartik 3, 2063</c:v>
                </c:pt>
                <c:pt idx="829">
                  <c:v>Kartik 4, 2063</c:v>
                </c:pt>
                <c:pt idx="830">
                  <c:v>Kartik 5, 2063</c:v>
                </c:pt>
                <c:pt idx="831">
                  <c:v>Kartik 6, 2063</c:v>
                </c:pt>
                <c:pt idx="832">
                  <c:v>Kartik 7, 2063</c:v>
                </c:pt>
                <c:pt idx="833">
                  <c:v>Kartik 8, 2063</c:v>
                </c:pt>
                <c:pt idx="834">
                  <c:v>Kartik 9, 2063</c:v>
                </c:pt>
                <c:pt idx="835">
                  <c:v>Kartik 10, 2063</c:v>
                </c:pt>
                <c:pt idx="836">
                  <c:v>Kartik 11, 2063</c:v>
                </c:pt>
                <c:pt idx="837">
                  <c:v>Kartik 12, 2063</c:v>
                </c:pt>
                <c:pt idx="838">
                  <c:v>Kartik 13, 2063</c:v>
                </c:pt>
                <c:pt idx="839">
                  <c:v>Kartik 14, 2063</c:v>
                </c:pt>
                <c:pt idx="840">
                  <c:v>Kartik 15, 2063</c:v>
                </c:pt>
                <c:pt idx="841">
                  <c:v>Kartik 16, 2063</c:v>
                </c:pt>
                <c:pt idx="842">
                  <c:v>Kartik 17, 2063</c:v>
                </c:pt>
                <c:pt idx="843">
                  <c:v>Kartik 18, 2063</c:v>
                </c:pt>
                <c:pt idx="844">
                  <c:v>Kartik 19, 2063</c:v>
                </c:pt>
                <c:pt idx="845">
                  <c:v>Kartik 20, 2063</c:v>
                </c:pt>
                <c:pt idx="846">
                  <c:v>Kartik 21, 2063</c:v>
                </c:pt>
                <c:pt idx="847">
                  <c:v>Kartik 22, 2063</c:v>
                </c:pt>
                <c:pt idx="848">
                  <c:v>Kartik 23, 2063</c:v>
                </c:pt>
                <c:pt idx="849">
                  <c:v>Kartik 24, 2063</c:v>
                </c:pt>
                <c:pt idx="850">
                  <c:v>Kartik 25, 2063</c:v>
                </c:pt>
                <c:pt idx="851">
                  <c:v>Kartik 26, 2063</c:v>
                </c:pt>
                <c:pt idx="852">
                  <c:v>Kartik 27, 2063</c:v>
                </c:pt>
                <c:pt idx="853">
                  <c:v>Kartik 28, 2063</c:v>
                </c:pt>
                <c:pt idx="854">
                  <c:v>Kartik 29, 2063</c:v>
                </c:pt>
                <c:pt idx="855">
                  <c:v>Kartik 30, 2063</c:v>
                </c:pt>
                <c:pt idx="856">
                  <c:v>Mangsir 1, 2063</c:v>
                </c:pt>
                <c:pt idx="857">
                  <c:v>Mangsir 2, 2063</c:v>
                </c:pt>
                <c:pt idx="858">
                  <c:v>Mangsir 3, 2063</c:v>
                </c:pt>
                <c:pt idx="859">
                  <c:v>Mangsir 4, 2063</c:v>
                </c:pt>
                <c:pt idx="860">
                  <c:v>Mangsir 5, 2063</c:v>
                </c:pt>
                <c:pt idx="861">
                  <c:v>Mangsir 6, 2063</c:v>
                </c:pt>
                <c:pt idx="862">
                  <c:v>Mangsir 7, 2063</c:v>
                </c:pt>
                <c:pt idx="863">
                  <c:v>Mangsir 8, 2063</c:v>
                </c:pt>
                <c:pt idx="864">
                  <c:v>Mangsir 9, 2063</c:v>
                </c:pt>
                <c:pt idx="865">
                  <c:v>Mangsir 10, 2063</c:v>
                </c:pt>
                <c:pt idx="866">
                  <c:v>Mangsir 11, 2063</c:v>
                </c:pt>
                <c:pt idx="867">
                  <c:v>Mangsir 12, 2063</c:v>
                </c:pt>
                <c:pt idx="868">
                  <c:v>Mangsir 13, 2063</c:v>
                </c:pt>
                <c:pt idx="869">
                  <c:v>Mangsir 14, 2063</c:v>
                </c:pt>
                <c:pt idx="870">
                  <c:v>Mangsir 15, 2063</c:v>
                </c:pt>
                <c:pt idx="871">
                  <c:v>Mangsir 16, 2063</c:v>
                </c:pt>
                <c:pt idx="872">
                  <c:v>Mangsir 17, 2063</c:v>
                </c:pt>
                <c:pt idx="873">
                  <c:v>Mangsir 18, 2063</c:v>
                </c:pt>
                <c:pt idx="874">
                  <c:v>Mangsir 19, 2063</c:v>
                </c:pt>
                <c:pt idx="875">
                  <c:v>Mangsir 20, 2063</c:v>
                </c:pt>
                <c:pt idx="876">
                  <c:v>Mangsir 21, 2063</c:v>
                </c:pt>
                <c:pt idx="877">
                  <c:v>Mangsir 22, 2063</c:v>
                </c:pt>
                <c:pt idx="878">
                  <c:v>Mangsir 23, 2063</c:v>
                </c:pt>
                <c:pt idx="879">
                  <c:v>Mangsir 24, 2063</c:v>
                </c:pt>
                <c:pt idx="880">
                  <c:v>Mangsir 25, 2063</c:v>
                </c:pt>
                <c:pt idx="881">
                  <c:v>Mangsir 26, 2063</c:v>
                </c:pt>
                <c:pt idx="882">
                  <c:v>Mangsir 27, 2063</c:v>
                </c:pt>
                <c:pt idx="883">
                  <c:v>Mangsir 28, 2063</c:v>
                </c:pt>
                <c:pt idx="884">
                  <c:v>Mangsir 29, 2063</c:v>
                </c:pt>
                <c:pt idx="885">
                  <c:v>Poush 1, 2063</c:v>
                </c:pt>
                <c:pt idx="886">
                  <c:v>Poush 2, 2063</c:v>
                </c:pt>
                <c:pt idx="887">
                  <c:v>Poush 3, 2063</c:v>
                </c:pt>
                <c:pt idx="888">
                  <c:v>Poush 4, 2063</c:v>
                </c:pt>
                <c:pt idx="889">
                  <c:v>Poush 5, 2063</c:v>
                </c:pt>
                <c:pt idx="890">
                  <c:v>Poush 6, 2063</c:v>
                </c:pt>
                <c:pt idx="891">
                  <c:v>Poush 7, 2063</c:v>
                </c:pt>
                <c:pt idx="892">
                  <c:v>Poush 8, 2063</c:v>
                </c:pt>
                <c:pt idx="893">
                  <c:v>Poush 9, 2063</c:v>
                </c:pt>
                <c:pt idx="894">
                  <c:v>Poush 10, 2063</c:v>
                </c:pt>
                <c:pt idx="895">
                  <c:v>Poush 11, 2063</c:v>
                </c:pt>
                <c:pt idx="896">
                  <c:v>Poush 12, 2063</c:v>
                </c:pt>
                <c:pt idx="897">
                  <c:v>Poush 13, 2063</c:v>
                </c:pt>
                <c:pt idx="898">
                  <c:v>Poush 14, 2063</c:v>
                </c:pt>
                <c:pt idx="899">
                  <c:v>Poush 15, 2063</c:v>
                </c:pt>
                <c:pt idx="900">
                  <c:v>Poush 16, 2063</c:v>
                </c:pt>
                <c:pt idx="901">
                  <c:v>Poush 17, 2063</c:v>
                </c:pt>
                <c:pt idx="902">
                  <c:v>Poush 18, 2063</c:v>
                </c:pt>
                <c:pt idx="903">
                  <c:v>Poush 19, 2063</c:v>
                </c:pt>
                <c:pt idx="904">
                  <c:v>Poush 20, 2063</c:v>
                </c:pt>
                <c:pt idx="905">
                  <c:v>Poush 21, 2063</c:v>
                </c:pt>
                <c:pt idx="906">
                  <c:v>Poush 22, 2063</c:v>
                </c:pt>
                <c:pt idx="907">
                  <c:v>Poush 23, 2063</c:v>
                </c:pt>
                <c:pt idx="908">
                  <c:v>Poush 24, 2063</c:v>
                </c:pt>
                <c:pt idx="909">
                  <c:v>Poush 25, 2063</c:v>
                </c:pt>
                <c:pt idx="910">
                  <c:v>Poush 26, 2063</c:v>
                </c:pt>
                <c:pt idx="911">
                  <c:v>Poush 27, 2063</c:v>
                </c:pt>
                <c:pt idx="912">
                  <c:v>Poush 28, 2063</c:v>
                </c:pt>
                <c:pt idx="913">
                  <c:v>Poush 29, 2063</c:v>
                </c:pt>
                <c:pt idx="914">
                  <c:v>Poush 30, 2063</c:v>
                </c:pt>
                <c:pt idx="915">
                  <c:v>Magh 1, 2063</c:v>
                </c:pt>
                <c:pt idx="916">
                  <c:v>Magh 2, 2063</c:v>
                </c:pt>
                <c:pt idx="917">
                  <c:v>Magh 3, 2063</c:v>
                </c:pt>
                <c:pt idx="918">
                  <c:v>Magh 4, 2063</c:v>
                </c:pt>
                <c:pt idx="919">
                  <c:v>Magh 5, 2063</c:v>
                </c:pt>
                <c:pt idx="920">
                  <c:v>Magh 6, 2063</c:v>
                </c:pt>
                <c:pt idx="921">
                  <c:v>Magh 7, 2063</c:v>
                </c:pt>
                <c:pt idx="922">
                  <c:v>Magh 8, 2063</c:v>
                </c:pt>
                <c:pt idx="923">
                  <c:v>Magh 9, 2063</c:v>
                </c:pt>
                <c:pt idx="924">
                  <c:v>Magh 10, 2063</c:v>
                </c:pt>
                <c:pt idx="925">
                  <c:v>Magh 11, 2063</c:v>
                </c:pt>
                <c:pt idx="926">
                  <c:v>Magh 12, 2063</c:v>
                </c:pt>
                <c:pt idx="927">
                  <c:v>Magh 13, 2063</c:v>
                </c:pt>
                <c:pt idx="928">
                  <c:v>Magh 14, 2063</c:v>
                </c:pt>
                <c:pt idx="929">
                  <c:v>Magh 15, 2063</c:v>
                </c:pt>
                <c:pt idx="930">
                  <c:v>Magh 16, 2063</c:v>
                </c:pt>
                <c:pt idx="931">
                  <c:v>Magh 17, 2063</c:v>
                </c:pt>
                <c:pt idx="932">
                  <c:v>Magh 18, 2063</c:v>
                </c:pt>
                <c:pt idx="933">
                  <c:v>Magh 19, 2063</c:v>
                </c:pt>
                <c:pt idx="934">
                  <c:v>Magh 20, 2063</c:v>
                </c:pt>
                <c:pt idx="935">
                  <c:v>Magh 21, 2063</c:v>
                </c:pt>
                <c:pt idx="936">
                  <c:v>Magh 22, 2063</c:v>
                </c:pt>
                <c:pt idx="937">
                  <c:v>Magh 23, 2063</c:v>
                </c:pt>
                <c:pt idx="938">
                  <c:v>Magh 24, 2063</c:v>
                </c:pt>
                <c:pt idx="939">
                  <c:v>Magh 25, 2063</c:v>
                </c:pt>
                <c:pt idx="940">
                  <c:v>Magh 26, 2063</c:v>
                </c:pt>
                <c:pt idx="941">
                  <c:v>Magh 27, 2063</c:v>
                </c:pt>
                <c:pt idx="942">
                  <c:v>Magh 28, 2063</c:v>
                </c:pt>
                <c:pt idx="943">
                  <c:v>Magh 29, 2063</c:v>
                </c:pt>
                <c:pt idx="944">
                  <c:v>Falgun 1, 2063</c:v>
                </c:pt>
                <c:pt idx="945">
                  <c:v>Falgun 2, 2063</c:v>
                </c:pt>
                <c:pt idx="946">
                  <c:v>Falgun 3, 2063</c:v>
                </c:pt>
                <c:pt idx="947">
                  <c:v>Falgun 4, 2063</c:v>
                </c:pt>
                <c:pt idx="948">
                  <c:v>Falgun 5, 2063</c:v>
                </c:pt>
                <c:pt idx="949">
                  <c:v>Falgun 6, 2063</c:v>
                </c:pt>
                <c:pt idx="950">
                  <c:v>Falgun 7, 2063</c:v>
                </c:pt>
                <c:pt idx="951">
                  <c:v>Falgun 8, 2063</c:v>
                </c:pt>
                <c:pt idx="952">
                  <c:v>Falgun 9, 2063</c:v>
                </c:pt>
                <c:pt idx="953">
                  <c:v>Falgun 10, 2063</c:v>
                </c:pt>
                <c:pt idx="954">
                  <c:v>Falgun 11, 2063</c:v>
                </c:pt>
                <c:pt idx="955">
                  <c:v>Falgun 12, 2063</c:v>
                </c:pt>
                <c:pt idx="956">
                  <c:v>Falgun 13, 2063</c:v>
                </c:pt>
                <c:pt idx="957">
                  <c:v>Falgun 14, 2063</c:v>
                </c:pt>
                <c:pt idx="958">
                  <c:v>Falgun 15, 2063</c:v>
                </c:pt>
                <c:pt idx="959">
                  <c:v>Falgun 16, 2063</c:v>
                </c:pt>
                <c:pt idx="960">
                  <c:v>Falgun 17, 2063</c:v>
                </c:pt>
                <c:pt idx="961">
                  <c:v>Falgun 18, 2063</c:v>
                </c:pt>
                <c:pt idx="962">
                  <c:v>Falgun 19, 2063</c:v>
                </c:pt>
                <c:pt idx="963">
                  <c:v>Falgun 20, 2063</c:v>
                </c:pt>
                <c:pt idx="964">
                  <c:v>Falgun 21, 2063</c:v>
                </c:pt>
                <c:pt idx="965">
                  <c:v>Falgun 22, 2063</c:v>
                </c:pt>
                <c:pt idx="966">
                  <c:v>Falgun 23, 2063</c:v>
                </c:pt>
                <c:pt idx="967">
                  <c:v>Falgun 24, 2063</c:v>
                </c:pt>
                <c:pt idx="968">
                  <c:v>Falgun 25, 2063</c:v>
                </c:pt>
                <c:pt idx="969">
                  <c:v>Falgun 26, 2063</c:v>
                </c:pt>
                <c:pt idx="970">
                  <c:v>Falgun 27, 2063</c:v>
                </c:pt>
                <c:pt idx="971">
                  <c:v>Falgun 28, 2063</c:v>
                </c:pt>
                <c:pt idx="972">
                  <c:v>Falgun 29, 2063</c:v>
                </c:pt>
                <c:pt idx="973">
                  <c:v>Falgun 30, 2063</c:v>
                </c:pt>
                <c:pt idx="974">
                  <c:v>Chaitra 1, 2063</c:v>
                </c:pt>
                <c:pt idx="975">
                  <c:v>Chaitra 2, 2063</c:v>
                </c:pt>
                <c:pt idx="976">
                  <c:v>Chaitra 3, 2063</c:v>
                </c:pt>
                <c:pt idx="977">
                  <c:v>Chaitra 4, 2063</c:v>
                </c:pt>
                <c:pt idx="978">
                  <c:v>Chaitra 5, 2063</c:v>
                </c:pt>
                <c:pt idx="979">
                  <c:v>Chaitra 6, 2063</c:v>
                </c:pt>
                <c:pt idx="980">
                  <c:v>Chaitra 7, 2063</c:v>
                </c:pt>
                <c:pt idx="981">
                  <c:v>Chaitra 8, 2063</c:v>
                </c:pt>
                <c:pt idx="982">
                  <c:v>Chaitra 9, 2063</c:v>
                </c:pt>
                <c:pt idx="983">
                  <c:v>Chaitra 10, 2063</c:v>
                </c:pt>
                <c:pt idx="984">
                  <c:v>Chaitra 11, 2063</c:v>
                </c:pt>
                <c:pt idx="985">
                  <c:v>Chaitra 12, 2063</c:v>
                </c:pt>
                <c:pt idx="986">
                  <c:v>Chaitra 13, 2063</c:v>
                </c:pt>
                <c:pt idx="987">
                  <c:v>Chaitra 14, 2063</c:v>
                </c:pt>
                <c:pt idx="988">
                  <c:v>Chaitra 15, 2063</c:v>
                </c:pt>
                <c:pt idx="989">
                  <c:v>Chaitra 16, 2063</c:v>
                </c:pt>
                <c:pt idx="990">
                  <c:v>Chaitra 17, 2063</c:v>
                </c:pt>
                <c:pt idx="991">
                  <c:v>Chaitra 18, 2063</c:v>
                </c:pt>
                <c:pt idx="992">
                  <c:v>Chaitra 19, 2063</c:v>
                </c:pt>
                <c:pt idx="993">
                  <c:v>Chaitra 20, 2063</c:v>
                </c:pt>
                <c:pt idx="994">
                  <c:v>Chaitra 21, 2063</c:v>
                </c:pt>
                <c:pt idx="995">
                  <c:v>Chaitra 22, 2063</c:v>
                </c:pt>
                <c:pt idx="996">
                  <c:v>Chaitra 23, 2063</c:v>
                </c:pt>
                <c:pt idx="997">
                  <c:v>Chaitra 24, 2063</c:v>
                </c:pt>
                <c:pt idx="998">
                  <c:v>Chaitra 25, 2063</c:v>
                </c:pt>
                <c:pt idx="999">
                  <c:v>Chaitra 26, 2063</c:v>
                </c:pt>
                <c:pt idx="1000">
                  <c:v>Chaitra 27, 2063</c:v>
                </c:pt>
                <c:pt idx="1001">
                  <c:v>Chaitra 28, 2063</c:v>
                </c:pt>
                <c:pt idx="1002">
                  <c:v>Chaitra 29, 2063</c:v>
                </c:pt>
                <c:pt idx="1003">
                  <c:v>Chaitra 30, 2063</c:v>
                </c:pt>
                <c:pt idx="1004">
                  <c:v>Baishakh 1, 2064</c:v>
                </c:pt>
                <c:pt idx="1005">
                  <c:v>Baishakh 2, 2064</c:v>
                </c:pt>
                <c:pt idx="1006">
                  <c:v>Baishakh 3, 2064</c:v>
                </c:pt>
                <c:pt idx="1007">
                  <c:v>Baishakh 4, 2064</c:v>
                </c:pt>
                <c:pt idx="1008">
                  <c:v>Baishakh 5, 2064</c:v>
                </c:pt>
                <c:pt idx="1009">
                  <c:v>Baishakh 6, 2064</c:v>
                </c:pt>
                <c:pt idx="1010">
                  <c:v>Baishakh 7, 2064</c:v>
                </c:pt>
                <c:pt idx="1011">
                  <c:v>Baishakh 8, 2064</c:v>
                </c:pt>
                <c:pt idx="1012">
                  <c:v>Baishakh 9, 2064</c:v>
                </c:pt>
                <c:pt idx="1013">
                  <c:v>Baishakh 10, 2064</c:v>
                </c:pt>
                <c:pt idx="1014">
                  <c:v>Baishakh 11, 2064</c:v>
                </c:pt>
                <c:pt idx="1015">
                  <c:v>Baishakh 12, 2064</c:v>
                </c:pt>
                <c:pt idx="1016">
                  <c:v>Baishakh 13, 2064</c:v>
                </c:pt>
                <c:pt idx="1017">
                  <c:v>Baishakh 14, 2064</c:v>
                </c:pt>
                <c:pt idx="1018">
                  <c:v>Baishakh 15, 2064</c:v>
                </c:pt>
                <c:pt idx="1019">
                  <c:v>Baishakh 16, 2064</c:v>
                </c:pt>
                <c:pt idx="1020">
                  <c:v>Baishakh 17, 2064</c:v>
                </c:pt>
                <c:pt idx="1021">
                  <c:v>Baishakh 18, 2064</c:v>
                </c:pt>
                <c:pt idx="1022">
                  <c:v>Baishakh 19, 2064</c:v>
                </c:pt>
                <c:pt idx="1023">
                  <c:v>Baishakh 20, 2064</c:v>
                </c:pt>
                <c:pt idx="1024">
                  <c:v>Baishakh 21, 2064</c:v>
                </c:pt>
                <c:pt idx="1025">
                  <c:v>Baishakh 22, 2064</c:v>
                </c:pt>
                <c:pt idx="1026">
                  <c:v>Baishakh 23, 2064</c:v>
                </c:pt>
                <c:pt idx="1027">
                  <c:v>Baishakh 24, 2064</c:v>
                </c:pt>
                <c:pt idx="1028">
                  <c:v>Baishakh 25, 2064</c:v>
                </c:pt>
                <c:pt idx="1029">
                  <c:v>Baishakh 26, 2064</c:v>
                </c:pt>
                <c:pt idx="1030">
                  <c:v>Baishakh 27, 2064</c:v>
                </c:pt>
                <c:pt idx="1031">
                  <c:v>Baishakh 28, 2064</c:v>
                </c:pt>
                <c:pt idx="1032">
                  <c:v>Baishakh 29, 2064</c:v>
                </c:pt>
                <c:pt idx="1033">
                  <c:v>Baishakh 30, 2064</c:v>
                </c:pt>
                <c:pt idx="1034">
                  <c:v>Baishakh 31, 2064</c:v>
                </c:pt>
                <c:pt idx="1035">
                  <c:v>Jestha 1, 2064</c:v>
                </c:pt>
                <c:pt idx="1036">
                  <c:v>Jestha 2, 2064</c:v>
                </c:pt>
                <c:pt idx="1037">
                  <c:v>Jestha 3, 2064</c:v>
                </c:pt>
                <c:pt idx="1038">
                  <c:v>Jestha 4, 2064</c:v>
                </c:pt>
                <c:pt idx="1039">
                  <c:v>Jestha 5, 2064</c:v>
                </c:pt>
                <c:pt idx="1040">
                  <c:v>Jestha 6, 2064</c:v>
                </c:pt>
                <c:pt idx="1041">
                  <c:v>Jestha 7, 2064</c:v>
                </c:pt>
                <c:pt idx="1042">
                  <c:v>Jestha 8, 2064</c:v>
                </c:pt>
                <c:pt idx="1043">
                  <c:v>Jestha 9, 2064</c:v>
                </c:pt>
                <c:pt idx="1044">
                  <c:v>Jestha 10, 2064</c:v>
                </c:pt>
                <c:pt idx="1045">
                  <c:v>Jestha 11, 2064</c:v>
                </c:pt>
                <c:pt idx="1046">
                  <c:v>Jestha 12, 2064</c:v>
                </c:pt>
                <c:pt idx="1047">
                  <c:v>Jestha 13, 2064</c:v>
                </c:pt>
                <c:pt idx="1048">
                  <c:v>Jestha 14, 2064</c:v>
                </c:pt>
                <c:pt idx="1049">
                  <c:v>Jestha 15, 2064</c:v>
                </c:pt>
                <c:pt idx="1050">
                  <c:v>Jestha 16, 2064</c:v>
                </c:pt>
                <c:pt idx="1051">
                  <c:v>Jestha 17, 2064</c:v>
                </c:pt>
                <c:pt idx="1052">
                  <c:v>Jestha 18, 2064</c:v>
                </c:pt>
                <c:pt idx="1053">
                  <c:v>Jestha 19, 2064</c:v>
                </c:pt>
                <c:pt idx="1054">
                  <c:v>Jestha 20, 2064</c:v>
                </c:pt>
                <c:pt idx="1055">
                  <c:v>Jestha 21, 2064</c:v>
                </c:pt>
                <c:pt idx="1056">
                  <c:v>Jestha 22, 2064</c:v>
                </c:pt>
                <c:pt idx="1057">
                  <c:v>Jestha 23, 2064</c:v>
                </c:pt>
                <c:pt idx="1058">
                  <c:v>Jestha 24, 2064</c:v>
                </c:pt>
                <c:pt idx="1059">
                  <c:v>Jestha 25, 2064</c:v>
                </c:pt>
                <c:pt idx="1060">
                  <c:v>Jestha 26, 2064</c:v>
                </c:pt>
                <c:pt idx="1061">
                  <c:v>Jestha 27, 2064</c:v>
                </c:pt>
                <c:pt idx="1062">
                  <c:v>Jestha 28, 2064</c:v>
                </c:pt>
                <c:pt idx="1063">
                  <c:v>Jestha 29, 2064</c:v>
                </c:pt>
                <c:pt idx="1064">
                  <c:v>Jestha 30, 2064</c:v>
                </c:pt>
                <c:pt idx="1065">
                  <c:v>Jestha 31, 2064</c:v>
                </c:pt>
                <c:pt idx="1066">
                  <c:v>Ashadh 1, 2064</c:v>
                </c:pt>
                <c:pt idx="1067">
                  <c:v>Ashadh 2, 2064</c:v>
                </c:pt>
                <c:pt idx="1068">
                  <c:v>Ashadh 3, 2064</c:v>
                </c:pt>
                <c:pt idx="1069">
                  <c:v>Ashadh 4, 2064</c:v>
                </c:pt>
                <c:pt idx="1070">
                  <c:v>Ashadh 5, 2064</c:v>
                </c:pt>
                <c:pt idx="1071">
                  <c:v>Ashadh 6, 2064</c:v>
                </c:pt>
                <c:pt idx="1072">
                  <c:v>Ashadh 7, 2064</c:v>
                </c:pt>
                <c:pt idx="1073">
                  <c:v>Ashadh 8, 2064</c:v>
                </c:pt>
                <c:pt idx="1074">
                  <c:v>Ashadh 9, 2064</c:v>
                </c:pt>
                <c:pt idx="1075">
                  <c:v>Ashadh 10, 2064</c:v>
                </c:pt>
                <c:pt idx="1076">
                  <c:v>Ashadh 11, 2064</c:v>
                </c:pt>
                <c:pt idx="1077">
                  <c:v>Ashadh 12, 2064</c:v>
                </c:pt>
                <c:pt idx="1078">
                  <c:v>Ashadh 13, 2064</c:v>
                </c:pt>
                <c:pt idx="1079">
                  <c:v>Ashadh 14, 2064</c:v>
                </c:pt>
                <c:pt idx="1080">
                  <c:v>Ashadh 15, 2064</c:v>
                </c:pt>
                <c:pt idx="1081">
                  <c:v>Ashadh 16, 2064</c:v>
                </c:pt>
                <c:pt idx="1082">
                  <c:v>Ashadh 17, 2064</c:v>
                </c:pt>
                <c:pt idx="1083">
                  <c:v>Ashadh 18, 2064</c:v>
                </c:pt>
                <c:pt idx="1084">
                  <c:v>Ashadh 19, 2064</c:v>
                </c:pt>
                <c:pt idx="1085">
                  <c:v>Ashadh 20, 2064</c:v>
                </c:pt>
                <c:pt idx="1086">
                  <c:v>Ashadh 21, 2064</c:v>
                </c:pt>
                <c:pt idx="1087">
                  <c:v>Ashadh 22, 2064</c:v>
                </c:pt>
                <c:pt idx="1088">
                  <c:v>Ashadh 23, 2064</c:v>
                </c:pt>
                <c:pt idx="1089">
                  <c:v>Ashadh 24, 2064</c:v>
                </c:pt>
                <c:pt idx="1090">
                  <c:v>Ashadh 25, 2064</c:v>
                </c:pt>
                <c:pt idx="1091">
                  <c:v>Ashadh 26, 2064</c:v>
                </c:pt>
                <c:pt idx="1092">
                  <c:v>Ashadh 27, 2064</c:v>
                </c:pt>
                <c:pt idx="1093">
                  <c:v>Ashadh 28, 2064</c:v>
                </c:pt>
                <c:pt idx="1094">
                  <c:v>Ashadh 29, 2064</c:v>
                </c:pt>
                <c:pt idx="1095">
                  <c:v>Ashadh 30, 2064</c:v>
                </c:pt>
                <c:pt idx="1096">
                  <c:v>Ashadh 31, 2064</c:v>
                </c:pt>
                <c:pt idx="1097">
                  <c:v>Ashadh 32, 2064</c:v>
                </c:pt>
                <c:pt idx="1098">
                  <c:v>Shrawan 1, 2064</c:v>
                </c:pt>
                <c:pt idx="1099">
                  <c:v>Shrawan 2, 2064</c:v>
                </c:pt>
                <c:pt idx="1100">
                  <c:v>Shrawan 3, 2064</c:v>
                </c:pt>
                <c:pt idx="1101">
                  <c:v>Shrawan 4, 2064</c:v>
                </c:pt>
                <c:pt idx="1102">
                  <c:v>Shrawan 5, 2064</c:v>
                </c:pt>
                <c:pt idx="1103">
                  <c:v>Shrawan 6, 2064</c:v>
                </c:pt>
                <c:pt idx="1104">
                  <c:v>Shrawan 7, 2064</c:v>
                </c:pt>
                <c:pt idx="1105">
                  <c:v>Shrawan 8, 2064</c:v>
                </c:pt>
                <c:pt idx="1106">
                  <c:v>Shrawan 9, 2064</c:v>
                </c:pt>
                <c:pt idx="1107">
                  <c:v>Shrawan 10, 2064</c:v>
                </c:pt>
                <c:pt idx="1108">
                  <c:v>Shrawan 11, 2064</c:v>
                </c:pt>
                <c:pt idx="1109">
                  <c:v>Shrawan 12, 2064</c:v>
                </c:pt>
                <c:pt idx="1110">
                  <c:v>Shrawan 13, 2064</c:v>
                </c:pt>
                <c:pt idx="1111">
                  <c:v>Shrawan 14, 2064</c:v>
                </c:pt>
                <c:pt idx="1112">
                  <c:v>Shrawan 15, 2064</c:v>
                </c:pt>
                <c:pt idx="1113">
                  <c:v>Shrawan 16, 2064</c:v>
                </c:pt>
                <c:pt idx="1114">
                  <c:v>Shrawan 17, 2064</c:v>
                </c:pt>
                <c:pt idx="1115">
                  <c:v>Shrawan 18, 2064</c:v>
                </c:pt>
                <c:pt idx="1116">
                  <c:v>Shrawan 19, 2064</c:v>
                </c:pt>
                <c:pt idx="1117">
                  <c:v>Shrawan 20, 2064</c:v>
                </c:pt>
                <c:pt idx="1118">
                  <c:v>Shrawan 21, 2064</c:v>
                </c:pt>
                <c:pt idx="1119">
                  <c:v>Shrawan 22, 2064</c:v>
                </c:pt>
                <c:pt idx="1120">
                  <c:v>Shrawan 23, 2064</c:v>
                </c:pt>
                <c:pt idx="1121">
                  <c:v>Shrawan 24, 2064</c:v>
                </c:pt>
                <c:pt idx="1122">
                  <c:v>Shrawan 25, 2064</c:v>
                </c:pt>
                <c:pt idx="1123">
                  <c:v>Shrawan 26, 2064</c:v>
                </c:pt>
                <c:pt idx="1124">
                  <c:v>Shrawan 27, 2064</c:v>
                </c:pt>
                <c:pt idx="1125">
                  <c:v>Shrawan 28, 2064</c:v>
                </c:pt>
                <c:pt idx="1126">
                  <c:v>Shrawan 29, 2064</c:v>
                </c:pt>
                <c:pt idx="1127">
                  <c:v>Shrawan 30, 2064</c:v>
                </c:pt>
                <c:pt idx="1128">
                  <c:v>Shrawan 31, 2064</c:v>
                </c:pt>
                <c:pt idx="1129">
                  <c:v>Shrawan 32, 2064</c:v>
                </c:pt>
                <c:pt idx="1130">
                  <c:v>Bhadra 1, 2064</c:v>
                </c:pt>
                <c:pt idx="1131">
                  <c:v>Bhadra 2, 2064</c:v>
                </c:pt>
                <c:pt idx="1132">
                  <c:v>Bhadra 3, 2064</c:v>
                </c:pt>
                <c:pt idx="1133">
                  <c:v>Bhadra 4, 2064</c:v>
                </c:pt>
                <c:pt idx="1134">
                  <c:v>Bhadra 5, 2064</c:v>
                </c:pt>
                <c:pt idx="1135">
                  <c:v>Bhadra 6, 2064</c:v>
                </c:pt>
                <c:pt idx="1136">
                  <c:v>Bhadra 7, 2064</c:v>
                </c:pt>
                <c:pt idx="1137">
                  <c:v>Bhadra 8, 2064</c:v>
                </c:pt>
                <c:pt idx="1138">
                  <c:v>Bhadra 9, 2064</c:v>
                </c:pt>
                <c:pt idx="1139">
                  <c:v>Bhadra 10, 2064</c:v>
                </c:pt>
                <c:pt idx="1140">
                  <c:v>Bhadra 11, 2064</c:v>
                </c:pt>
                <c:pt idx="1141">
                  <c:v>Bhadra 12, 2064</c:v>
                </c:pt>
                <c:pt idx="1142">
                  <c:v>Bhadra 13, 2064</c:v>
                </c:pt>
                <c:pt idx="1143">
                  <c:v>Bhadra 14, 2064</c:v>
                </c:pt>
                <c:pt idx="1144">
                  <c:v>Bhadra 15, 2064</c:v>
                </c:pt>
                <c:pt idx="1145">
                  <c:v>Bhadra 16, 2064</c:v>
                </c:pt>
                <c:pt idx="1146">
                  <c:v>Bhadra 17, 2064</c:v>
                </c:pt>
                <c:pt idx="1147">
                  <c:v>Bhadra 18, 2064</c:v>
                </c:pt>
                <c:pt idx="1148">
                  <c:v>Bhadra 19, 2064</c:v>
                </c:pt>
                <c:pt idx="1149">
                  <c:v>Bhadra 20, 2064</c:v>
                </c:pt>
                <c:pt idx="1150">
                  <c:v>Bhadra 21, 2064</c:v>
                </c:pt>
                <c:pt idx="1151">
                  <c:v>Bhadra 22, 2064</c:v>
                </c:pt>
                <c:pt idx="1152">
                  <c:v>Bhadra 23, 2064</c:v>
                </c:pt>
                <c:pt idx="1153">
                  <c:v>Bhadra 24, 2064</c:v>
                </c:pt>
                <c:pt idx="1154">
                  <c:v>Bhadra 25, 2064</c:v>
                </c:pt>
                <c:pt idx="1155">
                  <c:v>Bhadra 26, 2064</c:v>
                </c:pt>
                <c:pt idx="1156">
                  <c:v>Bhadra 27, 2064</c:v>
                </c:pt>
                <c:pt idx="1157">
                  <c:v>Bhadra 28, 2064</c:v>
                </c:pt>
                <c:pt idx="1158">
                  <c:v>Bhadra 29, 2064</c:v>
                </c:pt>
                <c:pt idx="1159">
                  <c:v>Bhadra 30, 2064</c:v>
                </c:pt>
                <c:pt idx="1160">
                  <c:v>Bhadra 31, 2064</c:v>
                </c:pt>
                <c:pt idx="1161">
                  <c:v>Ashwin 1, 2064</c:v>
                </c:pt>
                <c:pt idx="1162">
                  <c:v>Ashwin 2, 2064</c:v>
                </c:pt>
                <c:pt idx="1163">
                  <c:v>Ashwin 3, 2064</c:v>
                </c:pt>
                <c:pt idx="1164">
                  <c:v>Ashwin 4, 2064</c:v>
                </c:pt>
                <c:pt idx="1165">
                  <c:v>Ashwin 5, 2064</c:v>
                </c:pt>
                <c:pt idx="1166">
                  <c:v>Ashwin 6, 2064</c:v>
                </c:pt>
                <c:pt idx="1167">
                  <c:v>Ashwin 7, 2064</c:v>
                </c:pt>
                <c:pt idx="1168">
                  <c:v>Ashwin 8, 2064</c:v>
                </c:pt>
                <c:pt idx="1169">
                  <c:v>Ashwin 9, 2064</c:v>
                </c:pt>
                <c:pt idx="1170">
                  <c:v>Ashwin 10, 2064</c:v>
                </c:pt>
                <c:pt idx="1171">
                  <c:v>Ashwin 11, 2064</c:v>
                </c:pt>
                <c:pt idx="1172">
                  <c:v>Ashwin 12, 2064</c:v>
                </c:pt>
                <c:pt idx="1173">
                  <c:v>Ashwin 13, 2064</c:v>
                </c:pt>
                <c:pt idx="1174">
                  <c:v>Ashwin 14, 2064</c:v>
                </c:pt>
                <c:pt idx="1175">
                  <c:v>Ashwin 15, 2064</c:v>
                </c:pt>
                <c:pt idx="1176">
                  <c:v>Ashwin 16, 2064</c:v>
                </c:pt>
                <c:pt idx="1177">
                  <c:v>Ashwin 17, 2064</c:v>
                </c:pt>
                <c:pt idx="1178">
                  <c:v>Ashwin 18, 2064</c:v>
                </c:pt>
                <c:pt idx="1179">
                  <c:v>Ashwin 19, 2064</c:v>
                </c:pt>
                <c:pt idx="1180">
                  <c:v>Ashwin 20, 2064</c:v>
                </c:pt>
                <c:pt idx="1181">
                  <c:v>Ashwin 21, 2064</c:v>
                </c:pt>
                <c:pt idx="1182">
                  <c:v>Ashwin 22, 2064</c:v>
                </c:pt>
                <c:pt idx="1183">
                  <c:v>Ashwin 23, 2064</c:v>
                </c:pt>
                <c:pt idx="1184">
                  <c:v>Ashwin 24, 2064</c:v>
                </c:pt>
                <c:pt idx="1185">
                  <c:v>Ashwin 25, 2064</c:v>
                </c:pt>
                <c:pt idx="1186">
                  <c:v>Ashwin 26, 2064</c:v>
                </c:pt>
                <c:pt idx="1187">
                  <c:v>Ashwin 27, 2064</c:v>
                </c:pt>
                <c:pt idx="1188">
                  <c:v>Ashwin 28, 2064</c:v>
                </c:pt>
                <c:pt idx="1189">
                  <c:v>Ashwin 29, 2064</c:v>
                </c:pt>
                <c:pt idx="1190">
                  <c:v>Ashwin 30, 2064</c:v>
                </c:pt>
                <c:pt idx="1191">
                  <c:v>Kartik 1, 2064</c:v>
                </c:pt>
                <c:pt idx="1192">
                  <c:v>Kartik 2, 2064</c:v>
                </c:pt>
                <c:pt idx="1193">
                  <c:v>Kartik 3, 2064</c:v>
                </c:pt>
                <c:pt idx="1194">
                  <c:v>Kartik 4, 2064</c:v>
                </c:pt>
                <c:pt idx="1195">
                  <c:v>Kartik 5, 2064</c:v>
                </c:pt>
                <c:pt idx="1196">
                  <c:v>Kartik 6, 2064</c:v>
                </c:pt>
                <c:pt idx="1197">
                  <c:v>Kartik 7, 2064</c:v>
                </c:pt>
                <c:pt idx="1198">
                  <c:v>Kartik 8, 2064</c:v>
                </c:pt>
                <c:pt idx="1199">
                  <c:v>Kartik 9, 2064</c:v>
                </c:pt>
                <c:pt idx="1200">
                  <c:v>Kartik 10, 2064</c:v>
                </c:pt>
                <c:pt idx="1201">
                  <c:v>Kartik 11, 2064</c:v>
                </c:pt>
                <c:pt idx="1202">
                  <c:v>Kartik 12, 2064</c:v>
                </c:pt>
                <c:pt idx="1203">
                  <c:v>Kartik 13, 2064</c:v>
                </c:pt>
                <c:pt idx="1204">
                  <c:v>Kartik 14, 2064</c:v>
                </c:pt>
                <c:pt idx="1205">
                  <c:v>Kartik 15, 2064</c:v>
                </c:pt>
                <c:pt idx="1206">
                  <c:v>Kartik 16, 2064</c:v>
                </c:pt>
                <c:pt idx="1207">
                  <c:v>Kartik 17, 2064</c:v>
                </c:pt>
                <c:pt idx="1208">
                  <c:v>Kartik 18, 2064</c:v>
                </c:pt>
                <c:pt idx="1209">
                  <c:v>Kartik 19, 2064</c:v>
                </c:pt>
                <c:pt idx="1210">
                  <c:v>Kartik 20, 2064</c:v>
                </c:pt>
                <c:pt idx="1211">
                  <c:v>Kartik 21, 2064</c:v>
                </c:pt>
                <c:pt idx="1212">
                  <c:v>Kartik 22, 2064</c:v>
                </c:pt>
                <c:pt idx="1213">
                  <c:v>Kartik 23, 2064</c:v>
                </c:pt>
                <c:pt idx="1214">
                  <c:v>Kartik 24, 2064</c:v>
                </c:pt>
                <c:pt idx="1215">
                  <c:v>Kartik 25, 2064</c:v>
                </c:pt>
                <c:pt idx="1216">
                  <c:v>Kartik 26, 2064</c:v>
                </c:pt>
                <c:pt idx="1217">
                  <c:v>Kartik 27, 2064</c:v>
                </c:pt>
                <c:pt idx="1218">
                  <c:v>Kartik 28, 2064</c:v>
                </c:pt>
                <c:pt idx="1219">
                  <c:v>Kartik 29, 2064</c:v>
                </c:pt>
                <c:pt idx="1220">
                  <c:v>Kartik 30, 2064</c:v>
                </c:pt>
                <c:pt idx="1221">
                  <c:v>Mangsir 1, 2064</c:v>
                </c:pt>
                <c:pt idx="1222">
                  <c:v>Mangsir 2, 2064</c:v>
                </c:pt>
                <c:pt idx="1223">
                  <c:v>Mangsir 3, 2064</c:v>
                </c:pt>
                <c:pt idx="1224">
                  <c:v>Mangsir 4, 2064</c:v>
                </c:pt>
                <c:pt idx="1225">
                  <c:v>Mangsir 5, 2064</c:v>
                </c:pt>
                <c:pt idx="1226">
                  <c:v>Mangsir 6, 2064</c:v>
                </c:pt>
                <c:pt idx="1227">
                  <c:v>Mangsir 7, 2064</c:v>
                </c:pt>
                <c:pt idx="1228">
                  <c:v>Mangsir 8, 2064</c:v>
                </c:pt>
                <c:pt idx="1229">
                  <c:v>Mangsir 9, 2064</c:v>
                </c:pt>
                <c:pt idx="1230">
                  <c:v>Mangsir 10, 2064</c:v>
                </c:pt>
                <c:pt idx="1231">
                  <c:v>Mangsir 11, 2064</c:v>
                </c:pt>
                <c:pt idx="1232">
                  <c:v>Mangsir 12, 2064</c:v>
                </c:pt>
                <c:pt idx="1233">
                  <c:v>Mangsir 13, 2064</c:v>
                </c:pt>
                <c:pt idx="1234">
                  <c:v>Mangsir 14, 2064</c:v>
                </c:pt>
                <c:pt idx="1235">
                  <c:v>Mangsir 15, 2064</c:v>
                </c:pt>
                <c:pt idx="1236">
                  <c:v>Mangsir 16, 2064</c:v>
                </c:pt>
                <c:pt idx="1237">
                  <c:v>Mangsir 17, 2064</c:v>
                </c:pt>
                <c:pt idx="1238">
                  <c:v>Mangsir 18, 2064</c:v>
                </c:pt>
                <c:pt idx="1239">
                  <c:v>Mangsir 19, 2064</c:v>
                </c:pt>
                <c:pt idx="1240">
                  <c:v>Mangsir 20, 2064</c:v>
                </c:pt>
                <c:pt idx="1241">
                  <c:v>Mangsir 21, 2064</c:v>
                </c:pt>
                <c:pt idx="1242">
                  <c:v>Mangsir 22, 2064</c:v>
                </c:pt>
                <c:pt idx="1243">
                  <c:v>Mangsir 23, 2064</c:v>
                </c:pt>
                <c:pt idx="1244">
                  <c:v>Mangsir 24, 2064</c:v>
                </c:pt>
                <c:pt idx="1245">
                  <c:v>Mangsir 25, 2064</c:v>
                </c:pt>
                <c:pt idx="1246">
                  <c:v>Mangsir 26, 2064</c:v>
                </c:pt>
                <c:pt idx="1247">
                  <c:v>Mangsir 27, 2064</c:v>
                </c:pt>
                <c:pt idx="1248">
                  <c:v>Mangsir 28, 2064</c:v>
                </c:pt>
                <c:pt idx="1249">
                  <c:v>Mangsir 29, 2064</c:v>
                </c:pt>
                <c:pt idx="1250">
                  <c:v>Poush 1, 2064</c:v>
                </c:pt>
                <c:pt idx="1251">
                  <c:v>Poush 2, 2064</c:v>
                </c:pt>
                <c:pt idx="1252">
                  <c:v>Poush 3, 2064</c:v>
                </c:pt>
                <c:pt idx="1253">
                  <c:v>Poush 4, 2064</c:v>
                </c:pt>
                <c:pt idx="1254">
                  <c:v>Poush 5, 2064</c:v>
                </c:pt>
                <c:pt idx="1255">
                  <c:v>Poush 6, 2064</c:v>
                </c:pt>
                <c:pt idx="1256">
                  <c:v>Poush 7, 2064</c:v>
                </c:pt>
                <c:pt idx="1257">
                  <c:v>Poush 8, 2064</c:v>
                </c:pt>
                <c:pt idx="1258">
                  <c:v>Poush 9, 2064</c:v>
                </c:pt>
                <c:pt idx="1259">
                  <c:v>Poush 10, 2064</c:v>
                </c:pt>
                <c:pt idx="1260">
                  <c:v>Poush 11, 2064</c:v>
                </c:pt>
                <c:pt idx="1261">
                  <c:v>Poush 12, 2064</c:v>
                </c:pt>
                <c:pt idx="1262">
                  <c:v>Poush 13, 2064</c:v>
                </c:pt>
                <c:pt idx="1263">
                  <c:v>Poush 14, 2064</c:v>
                </c:pt>
                <c:pt idx="1264">
                  <c:v>Poush 15, 2064</c:v>
                </c:pt>
                <c:pt idx="1265">
                  <c:v>Poush 16, 2064</c:v>
                </c:pt>
                <c:pt idx="1266">
                  <c:v>Poush 17, 2064</c:v>
                </c:pt>
                <c:pt idx="1267">
                  <c:v>Poush 18, 2064</c:v>
                </c:pt>
                <c:pt idx="1268">
                  <c:v>Poush 19, 2064</c:v>
                </c:pt>
                <c:pt idx="1269">
                  <c:v>Poush 20, 2064</c:v>
                </c:pt>
                <c:pt idx="1270">
                  <c:v>Poush 21, 2064</c:v>
                </c:pt>
                <c:pt idx="1271">
                  <c:v>Poush 22, 2064</c:v>
                </c:pt>
                <c:pt idx="1272">
                  <c:v>Poush 23, 2064</c:v>
                </c:pt>
                <c:pt idx="1273">
                  <c:v>Poush 24, 2064</c:v>
                </c:pt>
                <c:pt idx="1274">
                  <c:v>Poush 25, 2064</c:v>
                </c:pt>
                <c:pt idx="1275">
                  <c:v>Poush 26, 2064</c:v>
                </c:pt>
                <c:pt idx="1276">
                  <c:v>Poush 27, 2064</c:v>
                </c:pt>
                <c:pt idx="1277">
                  <c:v>Poush 28, 2064</c:v>
                </c:pt>
                <c:pt idx="1278">
                  <c:v>Poush 29, 2064</c:v>
                </c:pt>
                <c:pt idx="1279">
                  <c:v>Poush 30, 2064</c:v>
                </c:pt>
                <c:pt idx="1280">
                  <c:v>Magh 1, 2064</c:v>
                </c:pt>
                <c:pt idx="1281">
                  <c:v>Magh 2, 2064</c:v>
                </c:pt>
                <c:pt idx="1282">
                  <c:v>Magh 3, 2064</c:v>
                </c:pt>
                <c:pt idx="1283">
                  <c:v>Magh 4, 2064</c:v>
                </c:pt>
                <c:pt idx="1284">
                  <c:v>Magh 5, 2064</c:v>
                </c:pt>
                <c:pt idx="1285">
                  <c:v>Magh 6, 2064</c:v>
                </c:pt>
                <c:pt idx="1286">
                  <c:v>Magh 7, 2064</c:v>
                </c:pt>
                <c:pt idx="1287">
                  <c:v>Magh 8, 2064</c:v>
                </c:pt>
                <c:pt idx="1288">
                  <c:v>Magh 9, 2064</c:v>
                </c:pt>
                <c:pt idx="1289">
                  <c:v>Magh 10, 2064</c:v>
                </c:pt>
                <c:pt idx="1290">
                  <c:v>Magh 11, 2064</c:v>
                </c:pt>
                <c:pt idx="1291">
                  <c:v>Magh 12, 2064</c:v>
                </c:pt>
                <c:pt idx="1292">
                  <c:v>Magh 13, 2064</c:v>
                </c:pt>
                <c:pt idx="1293">
                  <c:v>Magh 14, 2064</c:v>
                </c:pt>
                <c:pt idx="1294">
                  <c:v>Magh 15, 2064</c:v>
                </c:pt>
                <c:pt idx="1295">
                  <c:v>Magh 16, 2064</c:v>
                </c:pt>
                <c:pt idx="1296">
                  <c:v>Magh 17, 2064</c:v>
                </c:pt>
                <c:pt idx="1297">
                  <c:v>Magh 18, 2064</c:v>
                </c:pt>
                <c:pt idx="1298">
                  <c:v>Magh 19, 2064</c:v>
                </c:pt>
                <c:pt idx="1299">
                  <c:v>Magh 20, 2064</c:v>
                </c:pt>
                <c:pt idx="1300">
                  <c:v>Magh 21, 2064</c:v>
                </c:pt>
                <c:pt idx="1301">
                  <c:v>Magh 22, 2064</c:v>
                </c:pt>
                <c:pt idx="1302">
                  <c:v>Magh 23, 2064</c:v>
                </c:pt>
                <c:pt idx="1303">
                  <c:v>Magh 24, 2064</c:v>
                </c:pt>
                <c:pt idx="1304">
                  <c:v>Magh 25, 2064</c:v>
                </c:pt>
                <c:pt idx="1305">
                  <c:v>Magh 26, 2064</c:v>
                </c:pt>
                <c:pt idx="1306">
                  <c:v>Magh 27, 2064</c:v>
                </c:pt>
                <c:pt idx="1307">
                  <c:v>Magh 28, 2064</c:v>
                </c:pt>
                <c:pt idx="1308">
                  <c:v>Magh 29, 2064</c:v>
                </c:pt>
                <c:pt idx="1309">
                  <c:v>Falgun 1, 2064</c:v>
                </c:pt>
                <c:pt idx="1310">
                  <c:v>Falgun 2, 2064</c:v>
                </c:pt>
                <c:pt idx="1311">
                  <c:v>Falgun 3, 2064</c:v>
                </c:pt>
                <c:pt idx="1312">
                  <c:v>Falgun 4, 2064</c:v>
                </c:pt>
                <c:pt idx="1313">
                  <c:v>Falgun 5, 2064</c:v>
                </c:pt>
                <c:pt idx="1314">
                  <c:v>Falgun 6, 2064</c:v>
                </c:pt>
                <c:pt idx="1315">
                  <c:v>Falgun 7, 2064</c:v>
                </c:pt>
                <c:pt idx="1316">
                  <c:v>Falgun 8, 2064</c:v>
                </c:pt>
                <c:pt idx="1317">
                  <c:v>Falgun 9, 2064</c:v>
                </c:pt>
                <c:pt idx="1318">
                  <c:v>Falgun 10, 2064</c:v>
                </c:pt>
                <c:pt idx="1319">
                  <c:v>Falgun 11, 2064</c:v>
                </c:pt>
                <c:pt idx="1320">
                  <c:v>Falgun 12, 2064</c:v>
                </c:pt>
                <c:pt idx="1321">
                  <c:v>Falgun 13, 2064</c:v>
                </c:pt>
                <c:pt idx="1322">
                  <c:v>Falgun 14, 2064</c:v>
                </c:pt>
                <c:pt idx="1323">
                  <c:v>Falgun 15, 2064</c:v>
                </c:pt>
                <c:pt idx="1324">
                  <c:v>Falgun 16, 2064</c:v>
                </c:pt>
                <c:pt idx="1325">
                  <c:v>Falgun 17, 2064</c:v>
                </c:pt>
                <c:pt idx="1326">
                  <c:v>Falgun 18, 2064</c:v>
                </c:pt>
                <c:pt idx="1327">
                  <c:v>Falgun 19, 2064</c:v>
                </c:pt>
                <c:pt idx="1328">
                  <c:v>Falgun 20, 2064</c:v>
                </c:pt>
                <c:pt idx="1329">
                  <c:v>Falgun 21, 2064</c:v>
                </c:pt>
                <c:pt idx="1330">
                  <c:v>Falgun 22, 2064</c:v>
                </c:pt>
                <c:pt idx="1331">
                  <c:v>Falgun 23, 2064</c:v>
                </c:pt>
                <c:pt idx="1332">
                  <c:v>Falgun 24, 2064</c:v>
                </c:pt>
                <c:pt idx="1333">
                  <c:v>Falgun 25, 2064</c:v>
                </c:pt>
                <c:pt idx="1334">
                  <c:v>Falgun 26, 2064</c:v>
                </c:pt>
                <c:pt idx="1335">
                  <c:v>Falgun 27, 2064</c:v>
                </c:pt>
                <c:pt idx="1336">
                  <c:v>Falgun 28, 2064</c:v>
                </c:pt>
                <c:pt idx="1337">
                  <c:v>Falgun 29, 2064</c:v>
                </c:pt>
                <c:pt idx="1338">
                  <c:v>Falgun 30, 2064</c:v>
                </c:pt>
                <c:pt idx="1339">
                  <c:v>Chaitra 1, 2064</c:v>
                </c:pt>
                <c:pt idx="1340">
                  <c:v>Chaitra 2, 2064</c:v>
                </c:pt>
                <c:pt idx="1341">
                  <c:v>Chaitra 3, 2064</c:v>
                </c:pt>
                <c:pt idx="1342">
                  <c:v>Chaitra 4, 2064</c:v>
                </c:pt>
                <c:pt idx="1343">
                  <c:v>Chaitra 5, 2064</c:v>
                </c:pt>
                <c:pt idx="1344">
                  <c:v>Chaitra 6, 2064</c:v>
                </c:pt>
                <c:pt idx="1345">
                  <c:v>Chaitra 7, 2064</c:v>
                </c:pt>
                <c:pt idx="1346">
                  <c:v>Chaitra 8, 2064</c:v>
                </c:pt>
                <c:pt idx="1347">
                  <c:v>Chaitra 9, 2064</c:v>
                </c:pt>
                <c:pt idx="1348">
                  <c:v>Chaitra 10, 2064</c:v>
                </c:pt>
                <c:pt idx="1349">
                  <c:v>Chaitra 11, 2064</c:v>
                </c:pt>
                <c:pt idx="1350">
                  <c:v>Chaitra 12, 2064</c:v>
                </c:pt>
                <c:pt idx="1351">
                  <c:v>Chaitra 13, 2064</c:v>
                </c:pt>
                <c:pt idx="1352">
                  <c:v>Chaitra 14, 2064</c:v>
                </c:pt>
                <c:pt idx="1353">
                  <c:v>Chaitra 15, 2064</c:v>
                </c:pt>
                <c:pt idx="1354">
                  <c:v>Chaitra 16, 2064</c:v>
                </c:pt>
                <c:pt idx="1355">
                  <c:v>Chaitra 17, 2064</c:v>
                </c:pt>
                <c:pt idx="1356">
                  <c:v>Chaitra 18, 2064</c:v>
                </c:pt>
                <c:pt idx="1357">
                  <c:v>Chaitra 19, 2064</c:v>
                </c:pt>
                <c:pt idx="1358">
                  <c:v>Chaitra 20, 2064</c:v>
                </c:pt>
                <c:pt idx="1359">
                  <c:v>Chaitra 21, 2064</c:v>
                </c:pt>
                <c:pt idx="1360">
                  <c:v>Chaitra 22, 2064</c:v>
                </c:pt>
                <c:pt idx="1361">
                  <c:v>Chaitra 23, 2064</c:v>
                </c:pt>
                <c:pt idx="1362">
                  <c:v>Chaitra 24, 2064</c:v>
                </c:pt>
                <c:pt idx="1363">
                  <c:v>Chaitra 25, 2064</c:v>
                </c:pt>
                <c:pt idx="1364">
                  <c:v>Chaitra 26, 2064</c:v>
                </c:pt>
                <c:pt idx="1365">
                  <c:v>Chaitra 27, 2064</c:v>
                </c:pt>
                <c:pt idx="1366">
                  <c:v>Chaitra 28, 2064</c:v>
                </c:pt>
                <c:pt idx="1367">
                  <c:v>Chaitra 29, 2064</c:v>
                </c:pt>
                <c:pt idx="1368">
                  <c:v>Chaitra 30, 2064</c:v>
                </c:pt>
                <c:pt idx="1369">
                  <c:v>Baishakh 1, 2065</c:v>
                </c:pt>
                <c:pt idx="1370">
                  <c:v>Baishakh 2, 2065</c:v>
                </c:pt>
                <c:pt idx="1371">
                  <c:v>Baishakh 3, 2065</c:v>
                </c:pt>
                <c:pt idx="1372">
                  <c:v>Baishakh 4, 2065</c:v>
                </c:pt>
                <c:pt idx="1373">
                  <c:v>Baishakh 5, 2065</c:v>
                </c:pt>
                <c:pt idx="1374">
                  <c:v>Baishakh 6, 2065</c:v>
                </c:pt>
                <c:pt idx="1375">
                  <c:v>Baishakh 7, 2065</c:v>
                </c:pt>
                <c:pt idx="1376">
                  <c:v>Baishakh 8, 2065</c:v>
                </c:pt>
                <c:pt idx="1377">
                  <c:v>Baishakh 9, 2065</c:v>
                </c:pt>
                <c:pt idx="1378">
                  <c:v>Baishakh 10, 2065</c:v>
                </c:pt>
                <c:pt idx="1379">
                  <c:v>Baishakh 11, 2065</c:v>
                </c:pt>
                <c:pt idx="1380">
                  <c:v>Baishakh 12, 2065</c:v>
                </c:pt>
                <c:pt idx="1381">
                  <c:v>Baishakh 13, 2065</c:v>
                </c:pt>
                <c:pt idx="1382">
                  <c:v>Baishakh 14, 2065</c:v>
                </c:pt>
                <c:pt idx="1383">
                  <c:v>Baishakh 15, 2065</c:v>
                </c:pt>
                <c:pt idx="1384">
                  <c:v>Baishakh 16, 2065</c:v>
                </c:pt>
                <c:pt idx="1385">
                  <c:v>Baishakh 17, 2065</c:v>
                </c:pt>
                <c:pt idx="1386">
                  <c:v>Baishakh 18, 2065</c:v>
                </c:pt>
                <c:pt idx="1387">
                  <c:v>Baishakh 19, 2065</c:v>
                </c:pt>
                <c:pt idx="1388">
                  <c:v>Baishakh 20, 2065</c:v>
                </c:pt>
                <c:pt idx="1389">
                  <c:v>Baishakh 21, 2065</c:v>
                </c:pt>
                <c:pt idx="1390">
                  <c:v>Baishakh 22, 2065</c:v>
                </c:pt>
                <c:pt idx="1391">
                  <c:v>Baishakh 23, 2065</c:v>
                </c:pt>
                <c:pt idx="1392">
                  <c:v>Baishakh 24, 2065</c:v>
                </c:pt>
                <c:pt idx="1393">
                  <c:v>Baishakh 25, 2065</c:v>
                </c:pt>
                <c:pt idx="1394">
                  <c:v>Baishakh 26, 2065</c:v>
                </c:pt>
                <c:pt idx="1395">
                  <c:v>Baishakh 27, 2065</c:v>
                </c:pt>
                <c:pt idx="1396">
                  <c:v>Baishakh 28, 2065</c:v>
                </c:pt>
                <c:pt idx="1397">
                  <c:v>Baishakh 29, 2065</c:v>
                </c:pt>
                <c:pt idx="1398">
                  <c:v>Baishakh 30, 2065</c:v>
                </c:pt>
                <c:pt idx="1399">
                  <c:v>Baishakh 31, 2065</c:v>
                </c:pt>
                <c:pt idx="1400">
                  <c:v>Jestha 1, 2065</c:v>
                </c:pt>
                <c:pt idx="1401">
                  <c:v>Jestha 2, 2065</c:v>
                </c:pt>
                <c:pt idx="1402">
                  <c:v>Jestha 3, 2065</c:v>
                </c:pt>
                <c:pt idx="1403">
                  <c:v>Jestha 4, 2065</c:v>
                </c:pt>
                <c:pt idx="1404">
                  <c:v>Jestha 5, 2065</c:v>
                </c:pt>
                <c:pt idx="1405">
                  <c:v>Jestha 6, 2065</c:v>
                </c:pt>
                <c:pt idx="1406">
                  <c:v>Jestha 7, 2065</c:v>
                </c:pt>
                <c:pt idx="1407">
                  <c:v>Jestha 8, 2065</c:v>
                </c:pt>
                <c:pt idx="1408">
                  <c:v>Jestha 9, 2065</c:v>
                </c:pt>
                <c:pt idx="1409">
                  <c:v>Jestha 10, 2065</c:v>
                </c:pt>
                <c:pt idx="1410">
                  <c:v>Jestha 11, 2065</c:v>
                </c:pt>
                <c:pt idx="1411">
                  <c:v>Jestha 12, 2065</c:v>
                </c:pt>
                <c:pt idx="1412">
                  <c:v>Jestha 13, 2065</c:v>
                </c:pt>
                <c:pt idx="1413">
                  <c:v>Jestha 14, 2065</c:v>
                </c:pt>
                <c:pt idx="1414">
                  <c:v>Jestha 15, 2065</c:v>
                </c:pt>
                <c:pt idx="1415">
                  <c:v>Jestha 16, 2065</c:v>
                </c:pt>
                <c:pt idx="1416">
                  <c:v>Jestha 17, 2065</c:v>
                </c:pt>
                <c:pt idx="1417">
                  <c:v>Jestha 18, 2065</c:v>
                </c:pt>
                <c:pt idx="1418">
                  <c:v>Jestha 19, 2065</c:v>
                </c:pt>
                <c:pt idx="1419">
                  <c:v>Jestha 20, 2065</c:v>
                </c:pt>
                <c:pt idx="1420">
                  <c:v>Jestha 21, 2065</c:v>
                </c:pt>
                <c:pt idx="1421">
                  <c:v>Jestha 22, 2065</c:v>
                </c:pt>
                <c:pt idx="1422">
                  <c:v>Jestha 23, 2065</c:v>
                </c:pt>
                <c:pt idx="1423">
                  <c:v>Jestha 24, 2065</c:v>
                </c:pt>
                <c:pt idx="1424">
                  <c:v>Jestha 25, 2065</c:v>
                </c:pt>
                <c:pt idx="1425">
                  <c:v>Jestha 26, 2065</c:v>
                </c:pt>
                <c:pt idx="1426">
                  <c:v>Jestha 27, 2065</c:v>
                </c:pt>
                <c:pt idx="1427">
                  <c:v>Jestha 28, 2065</c:v>
                </c:pt>
                <c:pt idx="1428">
                  <c:v>Jestha 29, 2065</c:v>
                </c:pt>
                <c:pt idx="1429">
                  <c:v>Jestha 30, 2065</c:v>
                </c:pt>
                <c:pt idx="1430">
                  <c:v>Jestha 31, 2065</c:v>
                </c:pt>
                <c:pt idx="1431">
                  <c:v>Jestha 32, 2065</c:v>
                </c:pt>
                <c:pt idx="1432">
                  <c:v>Ashadh 1, 2065</c:v>
                </c:pt>
                <c:pt idx="1433">
                  <c:v>Ashadh 2, 2065</c:v>
                </c:pt>
                <c:pt idx="1434">
                  <c:v>Ashadh 3, 2065</c:v>
                </c:pt>
                <c:pt idx="1435">
                  <c:v>Ashadh 4, 2065</c:v>
                </c:pt>
                <c:pt idx="1436">
                  <c:v>Ashadh 5, 2065</c:v>
                </c:pt>
                <c:pt idx="1437">
                  <c:v>Ashadh 6, 2065</c:v>
                </c:pt>
                <c:pt idx="1438">
                  <c:v>Ashadh 7, 2065</c:v>
                </c:pt>
                <c:pt idx="1439">
                  <c:v>Ashadh 8, 2065</c:v>
                </c:pt>
                <c:pt idx="1440">
                  <c:v>Ashadh 9, 2065</c:v>
                </c:pt>
                <c:pt idx="1441">
                  <c:v>Ashadh 10, 2065</c:v>
                </c:pt>
                <c:pt idx="1442">
                  <c:v>Ashadh 11, 2065</c:v>
                </c:pt>
                <c:pt idx="1443">
                  <c:v>Ashadh 12, 2065</c:v>
                </c:pt>
                <c:pt idx="1444">
                  <c:v>Ashadh 13, 2065</c:v>
                </c:pt>
                <c:pt idx="1445">
                  <c:v>Ashadh 14, 2065</c:v>
                </c:pt>
                <c:pt idx="1446">
                  <c:v>Ashadh 15, 2065</c:v>
                </c:pt>
                <c:pt idx="1447">
                  <c:v>Ashadh 16, 2065</c:v>
                </c:pt>
                <c:pt idx="1448">
                  <c:v>Ashadh 17, 2065</c:v>
                </c:pt>
                <c:pt idx="1449">
                  <c:v>Ashadh 18, 2065</c:v>
                </c:pt>
                <c:pt idx="1450">
                  <c:v>Ashadh 19, 2065</c:v>
                </c:pt>
                <c:pt idx="1451">
                  <c:v>Ashadh 20, 2065</c:v>
                </c:pt>
                <c:pt idx="1452">
                  <c:v>Ashadh 21, 2065</c:v>
                </c:pt>
                <c:pt idx="1453">
                  <c:v>Ashadh 22, 2065</c:v>
                </c:pt>
                <c:pt idx="1454">
                  <c:v>Ashadh 23, 2065</c:v>
                </c:pt>
                <c:pt idx="1455">
                  <c:v>Ashadh 24, 2065</c:v>
                </c:pt>
                <c:pt idx="1456">
                  <c:v>Ashadh 25, 2065</c:v>
                </c:pt>
                <c:pt idx="1457">
                  <c:v>Ashadh 26, 2065</c:v>
                </c:pt>
                <c:pt idx="1458">
                  <c:v>Ashadh 27, 2065</c:v>
                </c:pt>
                <c:pt idx="1459">
                  <c:v>Ashadh 28, 2065</c:v>
                </c:pt>
                <c:pt idx="1460">
                  <c:v>Ashadh 29, 2065</c:v>
                </c:pt>
                <c:pt idx="1461">
                  <c:v>Ashadh 30, 2065</c:v>
                </c:pt>
                <c:pt idx="1462">
                  <c:v>Ashadh 31, 2065</c:v>
                </c:pt>
                <c:pt idx="1463">
                  <c:v>Shrawan 1, 2065</c:v>
                </c:pt>
                <c:pt idx="1464">
                  <c:v>Shrawan 2, 2065</c:v>
                </c:pt>
                <c:pt idx="1465">
                  <c:v>Shrawan 3, 2065</c:v>
                </c:pt>
                <c:pt idx="1466">
                  <c:v>Shrawan 4, 2065</c:v>
                </c:pt>
                <c:pt idx="1467">
                  <c:v>Shrawan 5, 2065</c:v>
                </c:pt>
                <c:pt idx="1468">
                  <c:v>Shrawan 6, 2065</c:v>
                </c:pt>
                <c:pt idx="1469">
                  <c:v>Shrawan 7, 2065</c:v>
                </c:pt>
                <c:pt idx="1470">
                  <c:v>Shrawan 8, 2065</c:v>
                </c:pt>
                <c:pt idx="1471">
                  <c:v>Shrawan 9, 2065</c:v>
                </c:pt>
                <c:pt idx="1472">
                  <c:v>Shrawan 10, 2065</c:v>
                </c:pt>
                <c:pt idx="1473">
                  <c:v>Shrawan 11, 2065</c:v>
                </c:pt>
                <c:pt idx="1474">
                  <c:v>Shrawan 12, 2065</c:v>
                </c:pt>
                <c:pt idx="1475">
                  <c:v>Shrawan 13, 2065</c:v>
                </c:pt>
                <c:pt idx="1476">
                  <c:v>Shrawan 14, 2065</c:v>
                </c:pt>
                <c:pt idx="1477">
                  <c:v>Shrawan 15, 2065</c:v>
                </c:pt>
                <c:pt idx="1478">
                  <c:v>Shrawan 16, 2065</c:v>
                </c:pt>
                <c:pt idx="1479">
                  <c:v>Shrawan 17, 2065</c:v>
                </c:pt>
                <c:pt idx="1480">
                  <c:v>Shrawan 18, 2065</c:v>
                </c:pt>
                <c:pt idx="1481">
                  <c:v>Shrawan 19, 2065</c:v>
                </c:pt>
                <c:pt idx="1482">
                  <c:v>Shrawan 20, 2065</c:v>
                </c:pt>
                <c:pt idx="1483">
                  <c:v>Shrawan 21, 2065</c:v>
                </c:pt>
                <c:pt idx="1484">
                  <c:v>Shrawan 22, 2065</c:v>
                </c:pt>
                <c:pt idx="1485">
                  <c:v>Shrawan 23, 2065</c:v>
                </c:pt>
                <c:pt idx="1486">
                  <c:v>Shrawan 24, 2065</c:v>
                </c:pt>
                <c:pt idx="1487">
                  <c:v>Shrawan 25, 2065</c:v>
                </c:pt>
                <c:pt idx="1488">
                  <c:v>Shrawan 26, 2065</c:v>
                </c:pt>
                <c:pt idx="1489">
                  <c:v>Shrawan 27, 2065</c:v>
                </c:pt>
                <c:pt idx="1490">
                  <c:v>Shrawan 28, 2065</c:v>
                </c:pt>
                <c:pt idx="1491">
                  <c:v>Shrawan 29, 2065</c:v>
                </c:pt>
                <c:pt idx="1492">
                  <c:v>Shrawan 30, 2065</c:v>
                </c:pt>
                <c:pt idx="1493">
                  <c:v>Shrawan 31, 2065</c:v>
                </c:pt>
                <c:pt idx="1494">
                  <c:v>Shrawan 32, 2065</c:v>
                </c:pt>
                <c:pt idx="1495">
                  <c:v>Bhadra 1, 2065</c:v>
                </c:pt>
                <c:pt idx="1496">
                  <c:v>Bhadra 2, 2065</c:v>
                </c:pt>
                <c:pt idx="1497">
                  <c:v>Bhadra 3, 2065</c:v>
                </c:pt>
                <c:pt idx="1498">
                  <c:v>Bhadra 4, 2065</c:v>
                </c:pt>
                <c:pt idx="1499">
                  <c:v>Bhadra 5, 2065</c:v>
                </c:pt>
                <c:pt idx="1500">
                  <c:v>Bhadra 6, 2065</c:v>
                </c:pt>
                <c:pt idx="1501">
                  <c:v>Bhadra 7, 2065</c:v>
                </c:pt>
                <c:pt idx="1502">
                  <c:v>Bhadra 8, 2065</c:v>
                </c:pt>
                <c:pt idx="1503">
                  <c:v>Bhadra 9, 2065</c:v>
                </c:pt>
                <c:pt idx="1504">
                  <c:v>Bhadra 10, 2065</c:v>
                </c:pt>
                <c:pt idx="1505">
                  <c:v>Bhadra 11, 2065</c:v>
                </c:pt>
                <c:pt idx="1506">
                  <c:v>Bhadra 12, 2065</c:v>
                </c:pt>
                <c:pt idx="1507">
                  <c:v>Bhadra 13, 2065</c:v>
                </c:pt>
                <c:pt idx="1508">
                  <c:v>Bhadra 14, 2065</c:v>
                </c:pt>
                <c:pt idx="1509">
                  <c:v>Bhadra 15, 2065</c:v>
                </c:pt>
                <c:pt idx="1510">
                  <c:v>Bhadra 16, 2065</c:v>
                </c:pt>
                <c:pt idx="1511">
                  <c:v>Bhadra 17, 2065</c:v>
                </c:pt>
                <c:pt idx="1512">
                  <c:v>Bhadra 18, 2065</c:v>
                </c:pt>
                <c:pt idx="1513">
                  <c:v>Bhadra 19, 2065</c:v>
                </c:pt>
                <c:pt idx="1514">
                  <c:v>Bhadra 20, 2065</c:v>
                </c:pt>
                <c:pt idx="1515">
                  <c:v>Bhadra 21, 2065</c:v>
                </c:pt>
                <c:pt idx="1516">
                  <c:v>Bhadra 22, 2065</c:v>
                </c:pt>
                <c:pt idx="1517">
                  <c:v>Bhadra 23, 2065</c:v>
                </c:pt>
                <c:pt idx="1518">
                  <c:v>Bhadra 24, 2065</c:v>
                </c:pt>
                <c:pt idx="1519">
                  <c:v>Bhadra 25, 2065</c:v>
                </c:pt>
                <c:pt idx="1520">
                  <c:v>Bhadra 26, 2065</c:v>
                </c:pt>
                <c:pt idx="1521">
                  <c:v>Bhadra 27, 2065</c:v>
                </c:pt>
                <c:pt idx="1522">
                  <c:v>Bhadra 28, 2065</c:v>
                </c:pt>
                <c:pt idx="1523">
                  <c:v>Bhadra 29, 2065</c:v>
                </c:pt>
                <c:pt idx="1524">
                  <c:v>Bhadra 30, 2065</c:v>
                </c:pt>
                <c:pt idx="1525">
                  <c:v>Bhadra 31, 2065</c:v>
                </c:pt>
                <c:pt idx="1526">
                  <c:v>Ashwin 1, 2065</c:v>
                </c:pt>
                <c:pt idx="1527">
                  <c:v>Ashwin 2, 2065</c:v>
                </c:pt>
                <c:pt idx="1528">
                  <c:v>Ashwin 3, 2065</c:v>
                </c:pt>
                <c:pt idx="1529">
                  <c:v>Ashwin 4, 2065</c:v>
                </c:pt>
                <c:pt idx="1530">
                  <c:v>Ashwin 5, 2065</c:v>
                </c:pt>
                <c:pt idx="1531">
                  <c:v>Ashwin 6, 2065</c:v>
                </c:pt>
                <c:pt idx="1532">
                  <c:v>Ashwin 7, 2065</c:v>
                </c:pt>
                <c:pt idx="1533">
                  <c:v>Ashwin 8, 2065</c:v>
                </c:pt>
                <c:pt idx="1534">
                  <c:v>Ashwin 9, 2065</c:v>
                </c:pt>
                <c:pt idx="1535">
                  <c:v>Ashwin 10, 2065</c:v>
                </c:pt>
                <c:pt idx="1536">
                  <c:v>Ashwin 11, 2065</c:v>
                </c:pt>
                <c:pt idx="1537">
                  <c:v>Ashwin 12, 2065</c:v>
                </c:pt>
                <c:pt idx="1538">
                  <c:v>Ashwin 13, 2065</c:v>
                </c:pt>
                <c:pt idx="1539">
                  <c:v>Ashwin 14, 2065</c:v>
                </c:pt>
                <c:pt idx="1540">
                  <c:v>Ashwin 15, 2065</c:v>
                </c:pt>
                <c:pt idx="1541">
                  <c:v>Ashwin 16, 2065</c:v>
                </c:pt>
                <c:pt idx="1542">
                  <c:v>Ashwin 17, 2065</c:v>
                </c:pt>
                <c:pt idx="1543">
                  <c:v>Ashwin 18, 2065</c:v>
                </c:pt>
                <c:pt idx="1544">
                  <c:v>Ashwin 19, 2065</c:v>
                </c:pt>
                <c:pt idx="1545">
                  <c:v>Ashwin 20, 2065</c:v>
                </c:pt>
                <c:pt idx="1546">
                  <c:v>Ashwin 21, 2065</c:v>
                </c:pt>
                <c:pt idx="1547">
                  <c:v>Ashwin 22, 2065</c:v>
                </c:pt>
                <c:pt idx="1548">
                  <c:v>Ashwin 23, 2065</c:v>
                </c:pt>
                <c:pt idx="1549">
                  <c:v>Ashwin 24, 2065</c:v>
                </c:pt>
                <c:pt idx="1550">
                  <c:v>Ashwin 25, 2065</c:v>
                </c:pt>
                <c:pt idx="1551">
                  <c:v>Ashwin 26, 2065</c:v>
                </c:pt>
                <c:pt idx="1552">
                  <c:v>Ashwin 27, 2065</c:v>
                </c:pt>
                <c:pt idx="1553">
                  <c:v>Ashwin 28, 2065</c:v>
                </c:pt>
                <c:pt idx="1554">
                  <c:v>Ashwin 29, 2065</c:v>
                </c:pt>
                <c:pt idx="1555">
                  <c:v>Ashwin 30, 2065</c:v>
                </c:pt>
                <c:pt idx="1556">
                  <c:v>Ashwin 31, 2065</c:v>
                </c:pt>
                <c:pt idx="1557">
                  <c:v>Kartik 1, 2065</c:v>
                </c:pt>
                <c:pt idx="1558">
                  <c:v>Kartik 2, 2065</c:v>
                </c:pt>
                <c:pt idx="1559">
                  <c:v>Kartik 3, 2065</c:v>
                </c:pt>
                <c:pt idx="1560">
                  <c:v>Kartik 4, 2065</c:v>
                </c:pt>
                <c:pt idx="1561">
                  <c:v>Kartik 5, 2065</c:v>
                </c:pt>
                <c:pt idx="1562">
                  <c:v>Kartik 6, 2065</c:v>
                </c:pt>
                <c:pt idx="1563">
                  <c:v>Kartik 7, 2065</c:v>
                </c:pt>
                <c:pt idx="1564">
                  <c:v>Kartik 8, 2065</c:v>
                </c:pt>
                <c:pt idx="1565">
                  <c:v>Kartik 9, 2065</c:v>
                </c:pt>
                <c:pt idx="1566">
                  <c:v>Kartik 10, 2065</c:v>
                </c:pt>
                <c:pt idx="1567">
                  <c:v>Kartik 11, 2065</c:v>
                </c:pt>
                <c:pt idx="1568">
                  <c:v>Kartik 12, 2065</c:v>
                </c:pt>
                <c:pt idx="1569">
                  <c:v>Kartik 13, 2065</c:v>
                </c:pt>
                <c:pt idx="1570">
                  <c:v>Kartik 14, 2065</c:v>
                </c:pt>
                <c:pt idx="1571">
                  <c:v>Kartik 15, 2065</c:v>
                </c:pt>
                <c:pt idx="1572">
                  <c:v>Kartik 16, 2065</c:v>
                </c:pt>
                <c:pt idx="1573">
                  <c:v>Kartik 17, 2065</c:v>
                </c:pt>
                <c:pt idx="1574">
                  <c:v>Kartik 18, 2065</c:v>
                </c:pt>
                <c:pt idx="1575">
                  <c:v>Kartik 19, 2065</c:v>
                </c:pt>
                <c:pt idx="1576">
                  <c:v>Kartik 20, 2065</c:v>
                </c:pt>
                <c:pt idx="1577">
                  <c:v>Kartik 21, 2065</c:v>
                </c:pt>
                <c:pt idx="1578">
                  <c:v>Kartik 22, 2065</c:v>
                </c:pt>
                <c:pt idx="1579">
                  <c:v>Kartik 23, 2065</c:v>
                </c:pt>
                <c:pt idx="1580">
                  <c:v>Kartik 24, 2065</c:v>
                </c:pt>
                <c:pt idx="1581">
                  <c:v>Kartik 25, 2065</c:v>
                </c:pt>
                <c:pt idx="1582">
                  <c:v>Kartik 26, 2065</c:v>
                </c:pt>
                <c:pt idx="1583">
                  <c:v>Kartik 27, 2065</c:v>
                </c:pt>
                <c:pt idx="1584">
                  <c:v>Kartik 28, 2065</c:v>
                </c:pt>
                <c:pt idx="1585">
                  <c:v>Kartik 29, 2065</c:v>
                </c:pt>
                <c:pt idx="1586">
                  <c:v>Kartik 30, 2065</c:v>
                </c:pt>
                <c:pt idx="1587">
                  <c:v>Mangsir 1, 2065</c:v>
                </c:pt>
                <c:pt idx="1588">
                  <c:v>Mangsir 2, 2065</c:v>
                </c:pt>
                <c:pt idx="1589">
                  <c:v>Mangsir 3, 2065</c:v>
                </c:pt>
                <c:pt idx="1590">
                  <c:v>Mangsir 4, 2065</c:v>
                </c:pt>
                <c:pt idx="1591">
                  <c:v>Mangsir 5, 2065</c:v>
                </c:pt>
                <c:pt idx="1592">
                  <c:v>Mangsir 6, 2065</c:v>
                </c:pt>
                <c:pt idx="1593">
                  <c:v>Mangsir 7, 2065</c:v>
                </c:pt>
                <c:pt idx="1594">
                  <c:v>Mangsir 8, 2065</c:v>
                </c:pt>
                <c:pt idx="1595">
                  <c:v>Mangsir 9, 2065</c:v>
                </c:pt>
                <c:pt idx="1596">
                  <c:v>Mangsir 10, 2065</c:v>
                </c:pt>
                <c:pt idx="1597">
                  <c:v>Mangsir 11, 2065</c:v>
                </c:pt>
                <c:pt idx="1598">
                  <c:v>Mangsir 12, 2065</c:v>
                </c:pt>
                <c:pt idx="1599">
                  <c:v>Mangsir 13, 2065</c:v>
                </c:pt>
                <c:pt idx="1600">
                  <c:v>Mangsir 14, 2065</c:v>
                </c:pt>
                <c:pt idx="1601">
                  <c:v>Mangsir 15, 2065</c:v>
                </c:pt>
                <c:pt idx="1602">
                  <c:v>Mangsir 16, 2065</c:v>
                </c:pt>
                <c:pt idx="1603">
                  <c:v>Mangsir 17, 2065</c:v>
                </c:pt>
                <c:pt idx="1604">
                  <c:v>Mangsir 18, 2065</c:v>
                </c:pt>
                <c:pt idx="1605">
                  <c:v>Mangsir 19, 2065</c:v>
                </c:pt>
                <c:pt idx="1606">
                  <c:v>Mangsir 20, 2065</c:v>
                </c:pt>
                <c:pt idx="1607">
                  <c:v>Mangsir 21, 2065</c:v>
                </c:pt>
                <c:pt idx="1608">
                  <c:v>Mangsir 22, 2065</c:v>
                </c:pt>
                <c:pt idx="1609">
                  <c:v>Mangsir 23, 2065</c:v>
                </c:pt>
                <c:pt idx="1610">
                  <c:v>Mangsir 24, 2065</c:v>
                </c:pt>
                <c:pt idx="1611">
                  <c:v>Mangsir 25, 2065</c:v>
                </c:pt>
                <c:pt idx="1612">
                  <c:v>Mangsir 26, 2065</c:v>
                </c:pt>
                <c:pt idx="1613">
                  <c:v>Mangsir 27, 2065</c:v>
                </c:pt>
                <c:pt idx="1614">
                  <c:v>Mangsir 28, 2065</c:v>
                </c:pt>
                <c:pt idx="1615">
                  <c:v>Mangsir 29, 2065</c:v>
                </c:pt>
                <c:pt idx="1616">
                  <c:v>Mangsir 30, 2065</c:v>
                </c:pt>
                <c:pt idx="1617">
                  <c:v>Poush 1, 2065</c:v>
                </c:pt>
                <c:pt idx="1618">
                  <c:v>Poush 2, 2065</c:v>
                </c:pt>
                <c:pt idx="1619">
                  <c:v>Poush 3, 2065</c:v>
                </c:pt>
                <c:pt idx="1620">
                  <c:v>Poush 4, 2065</c:v>
                </c:pt>
                <c:pt idx="1621">
                  <c:v>Poush 5, 2065</c:v>
                </c:pt>
                <c:pt idx="1622">
                  <c:v>Poush 6, 2065</c:v>
                </c:pt>
                <c:pt idx="1623">
                  <c:v>Poush 7, 2065</c:v>
                </c:pt>
                <c:pt idx="1624">
                  <c:v>Poush 8, 2065</c:v>
                </c:pt>
                <c:pt idx="1625">
                  <c:v>Poush 9, 2065</c:v>
                </c:pt>
                <c:pt idx="1626">
                  <c:v>Poush 10, 2065</c:v>
                </c:pt>
                <c:pt idx="1627">
                  <c:v>Poush 11, 2065</c:v>
                </c:pt>
                <c:pt idx="1628">
                  <c:v>Poush 12, 2065</c:v>
                </c:pt>
                <c:pt idx="1629">
                  <c:v>Poush 13, 2065</c:v>
                </c:pt>
                <c:pt idx="1630">
                  <c:v>Poush 14, 2065</c:v>
                </c:pt>
                <c:pt idx="1631">
                  <c:v>Poush 15, 2065</c:v>
                </c:pt>
                <c:pt idx="1632">
                  <c:v>Poush 16, 2065</c:v>
                </c:pt>
                <c:pt idx="1633">
                  <c:v>Poush 17, 2065</c:v>
                </c:pt>
                <c:pt idx="1634">
                  <c:v>Poush 18, 2065</c:v>
                </c:pt>
                <c:pt idx="1635">
                  <c:v>Poush 19, 2065</c:v>
                </c:pt>
                <c:pt idx="1636">
                  <c:v>Poush 20, 2065</c:v>
                </c:pt>
                <c:pt idx="1637">
                  <c:v>Poush 21, 2065</c:v>
                </c:pt>
                <c:pt idx="1638">
                  <c:v>Poush 22, 2065</c:v>
                </c:pt>
                <c:pt idx="1639">
                  <c:v>Poush 23, 2065</c:v>
                </c:pt>
                <c:pt idx="1640">
                  <c:v>Poush 24, 2065</c:v>
                </c:pt>
                <c:pt idx="1641">
                  <c:v>Poush 25, 2065</c:v>
                </c:pt>
                <c:pt idx="1642">
                  <c:v>Poush 26, 2065</c:v>
                </c:pt>
                <c:pt idx="1643">
                  <c:v>Poush 27, 2065</c:v>
                </c:pt>
                <c:pt idx="1644">
                  <c:v>Poush 28, 2065</c:v>
                </c:pt>
                <c:pt idx="1645">
                  <c:v>Poush 29, 2065</c:v>
                </c:pt>
                <c:pt idx="1646">
                  <c:v>Magh 1, 2065</c:v>
                </c:pt>
                <c:pt idx="1647">
                  <c:v>Magh 2, 2065</c:v>
                </c:pt>
                <c:pt idx="1648">
                  <c:v>Magh 3, 2065</c:v>
                </c:pt>
                <c:pt idx="1649">
                  <c:v>Magh 4, 2065</c:v>
                </c:pt>
                <c:pt idx="1650">
                  <c:v>Magh 5, 2065</c:v>
                </c:pt>
                <c:pt idx="1651">
                  <c:v>Magh 6, 2065</c:v>
                </c:pt>
                <c:pt idx="1652">
                  <c:v>Magh 7, 2065</c:v>
                </c:pt>
                <c:pt idx="1653">
                  <c:v>Magh 8, 2065</c:v>
                </c:pt>
                <c:pt idx="1654">
                  <c:v>Magh 9, 2065</c:v>
                </c:pt>
                <c:pt idx="1655">
                  <c:v>Magh 10, 2065</c:v>
                </c:pt>
                <c:pt idx="1656">
                  <c:v>Magh 11, 2065</c:v>
                </c:pt>
                <c:pt idx="1657">
                  <c:v>Magh 12, 2065</c:v>
                </c:pt>
                <c:pt idx="1658">
                  <c:v>Magh 13, 2065</c:v>
                </c:pt>
                <c:pt idx="1659">
                  <c:v>Magh 14, 2065</c:v>
                </c:pt>
                <c:pt idx="1660">
                  <c:v>Magh 15, 2065</c:v>
                </c:pt>
                <c:pt idx="1661">
                  <c:v>Magh 16, 2065</c:v>
                </c:pt>
                <c:pt idx="1662">
                  <c:v>Magh 17, 2065</c:v>
                </c:pt>
                <c:pt idx="1663">
                  <c:v>Magh 18, 2065</c:v>
                </c:pt>
                <c:pt idx="1664">
                  <c:v>Magh 19, 2065</c:v>
                </c:pt>
                <c:pt idx="1665">
                  <c:v>Magh 20, 2065</c:v>
                </c:pt>
                <c:pt idx="1666">
                  <c:v>Magh 21, 2065</c:v>
                </c:pt>
                <c:pt idx="1667">
                  <c:v>Magh 22, 2065</c:v>
                </c:pt>
                <c:pt idx="1668">
                  <c:v>Magh 23, 2065</c:v>
                </c:pt>
                <c:pt idx="1669">
                  <c:v>Magh 24, 2065</c:v>
                </c:pt>
                <c:pt idx="1670">
                  <c:v>Magh 25, 2065</c:v>
                </c:pt>
                <c:pt idx="1671">
                  <c:v>Magh 26, 2065</c:v>
                </c:pt>
                <c:pt idx="1672">
                  <c:v>Magh 27, 2065</c:v>
                </c:pt>
                <c:pt idx="1673">
                  <c:v>Magh 28, 2065</c:v>
                </c:pt>
                <c:pt idx="1674">
                  <c:v>Magh 29, 2065</c:v>
                </c:pt>
                <c:pt idx="1675">
                  <c:v>Falgun 1, 2065</c:v>
                </c:pt>
                <c:pt idx="1676">
                  <c:v>Falgun 2, 2065</c:v>
                </c:pt>
                <c:pt idx="1677">
                  <c:v>Falgun 3, 2065</c:v>
                </c:pt>
                <c:pt idx="1678">
                  <c:v>Falgun 4, 2065</c:v>
                </c:pt>
                <c:pt idx="1679">
                  <c:v>Falgun 5, 2065</c:v>
                </c:pt>
                <c:pt idx="1680">
                  <c:v>Falgun 6, 2065</c:v>
                </c:pt>
                <c:pt idx="1681">
                  <c:v>Falgun 7, 2065</c:v>
                </c:pt>
                <c:pt idx="1682">
                  <c:v>Falgun 8, 2065</c:v>
                </c:pt>
                <c:pt idx="1683">
                  <c:v>Falgun 9, 2065</c:v>
                </c:pt>
                <c:pt idx="1684">
                  <c:v>Falgun 10, 2065</c:v>
                </c:pt>
                <c:pt idx="1685">
                  <c:v>Falgun 11, 2065</c:v>
                </c:pt>
                <c:pt idx="1686">
                  <c:v>Falgun 12, 2065</c:v>
                </c:pt>
                <c:pt idx="1687">
                  <c:v>Falgun 13, 2065</c:v>
                </c:pt>
                <c:pt idx="1688">
                  <c:v>Falgun 14, 2065</c:v>
                </c:pt>
                <c:pt idx="1689">
                  <c:v>Falgun 15, 2065</c:v>
                </c:pt>
                <c:pt idx="1690">
                  <c:v>Falgun 16, 2065</c:v>
                </c:pt>
                <c:pt idx="1691">
                  <c:v>Falgun 17, 2065</c:v>
                </c:pt>
                <c:pt idx="1692">
                  <c:v>Falgun 18, 2065</c:v>
                </c:pt>
                <c:pt idx="1693">
                  <c:v>Falgun 19, 2065</c:v>
                </c:pt>
                <c:pt idx="1694">
                  <c:v>Falgun 20, 2065</c:v>
                </c:pt>
                <c:pt idx="1695">
                  <c:v>Falgun 21, 2065</c:v>
                </c:pt>
                <c:pt idx="1696">
                  <c:v>Falgun 22, 2065</c:v>
                </c:pt>
                <c:pt idx="1697">
                  <c:v>Falgun 23, 2065</c:v>
                </c:pt>
                <c:pt idx="1698">
                  <c:v>Falgun 24, 2065</c:v>
                </c:pt>
                <c:pt idx="1699">
                  <c:v>Falgun 25, 2065</c:v>
                </c:pt>
                <c:pt idx="1700">
                  <c:v>Falgun 26, 2065</c:v>
                </c:pt>
                <c:pt idx="1701">
                  <c:v>Falgun 27, 2065</c:v>
                </c:pt>
                <c:pt idx="1702">
                  <c:v>Falgun 28, 2065</c:v>
                </c:pt>
                <c:pt idx="1703">
                  <c:v>Falgun 29, 2065</c:v>
                </c:pt>
                <c:pt idx="1704">
                  <c:v>Falgun 30, 2065</c:v>
                </c:pt>
                <c:pt idx="1705">
                  <c:v>Chaitra 1, 2065</c:v>
                </c:pt>
                <c:pt idx="1706">
                  <c:v>Chaitra 2, 2065</c:v>
                </c:pt>
                <c:pt idx="1707">
                  <c:v>Chaitra 3, 2065</c:v>
                </c:pt>
                <c:pt idx="1708">
                  <c:v>Chaitra 4, 2065</c:v>
                </c:pt>
                <c:pt idx="1709">
                  <c:v>Chaitra 5, 2065</c:v>
                </c:pt>
                <c:pt idx="1710">
                  <c:v>Chaitra 6, 2065</c:v>
                </c:pt>
                <c:pt idx="1711">
                  <c:v>Chaitra 7, 2065</c:v>
                </c:pt>
                <c:pt idx="1712">
                  <c:v>Chaitra 8, 2065</c:v>
                </c:pt>
                <c:pt idx="1713">
                  <c:v>Chaitra 9, 2065</c:v>
                </c:pt>
                <c:pt idx="1714">
                  <c:v>Chaitra 10, 2065</c:v>
                </c:pt>
                <c:pt idx="1715">
                  <c:v>Chaitra 11, 2065</c:v>
                </c:pt>
                <c:pt idx="1716">
                  <c:v>Chaitra 12, 2065</c:v>
                </c:pt>
                <c:pt idx="1717">
                  <c:v>Chaitra 13, 2065</c:v>
                </c:pt>
                <c:pt idx="1718">
                  <c:v>Chaitra 14, 2065</c:v>
                </c:pt>
                <c:pt idx="1719">
                  <c:v>Chaitra 15, 2065</c:v>
                </c:pt>
                <c:pt idx="1720">
                  <c:v>Chaitra 16, 2065</c:v>
                </c:pt>
                <c:pt idx="1721">
                  <c:v>Chaitra 17, 2065</c:v>
                </c:pt>
                <c:pt idx="1722">
                  <c:v>Chaitra 18, 2065</c:v>
                </c:pt>
                <c:pt idx="1723">
                  <c:v>Chaitra 19, 2065</c:v>
                </c:pt>
                <c:pt idx="1724">
                  <c:v>Chaitra 20, 2065</c:v>
                </c:pt>
                <c:pt idx="1725">
                  <c:v>Chaitra 21, 2065</c:v>
                </c:pt>
                <c:pt idx="1726">
                  <c:v>Chaitra 22, 2065</c:v>
                </c:pt>
                <c:pt idx="1727">
                  <c:v>Chaitra 23, 2065</c:v>
                </c:pt>
                <c:pt idx="1728">
                  <c:v>Chaitra 24, 2065</c:v>
                </c:pt>
                <c:pt idx="1729">
                  <c:v>Chaitra 25, 2065</c:v>
                </c:pt>
                <c:pt idx="1730">
                  <c:v>Chaitra 26, 2065</c:v>
                </c:pt>
                <c:pt idx="1731">
                  <c:v>Chaitra 27, 2065</c:v>
                </c:pt>
                <c:pt idx="1732">
                  <c:v>Chaitra 28, 2065</c:v>
                </c:pt>
                <c:pt idx="1733">
                  <c:v>Chaitra 29, 2065</c:v>
                </c:pt>
                <c:pt idx="1734">
                  <c:v>Chaitra 30, 2065</c:v>
                </c:pt>
                <c:pt idx="1735">
                  <c:v>Chaitra 31, 2065</c:v>
                </c:pt>
                <c:pt idx="1736">
                  <c:v>Baishakh 1, 2066</c:v>
                </c:pt>
                <c:pt idx="1737">
                  <c:v>Baishakh 2, 2066</c:v>
                </c:pt>
                <c:pt idx="1738">
                  <c:v>Baishakh 3, 2066</c:v>
                </c:pt>
                <c:pt idx="1739">
                  <c:v>Baishakh 4, 2066</c:v>
                </c:pt>
                <c:pt idx="1740">
                  <c:v>Baishakh 5, 2066</c:v>
                </c:pt>
                <c:pt idx="1741">
                  <c:v>Baishakh 6, 2066</c:v>
                </c:pt>
                <c:pt idx="1742">
                  <c:v>Baishakh 7, 2066</c:v>
                </c:pt>
                <c:pt idx="1743">
                  <c:v>Baishakh 8, 2066</c:v>
                </c:pt>
                <c:pt idx="1744">
                  <c:v>Baishakh 9, 2066</c:v>
                </c:pt>
                <c:pt idx="1745">
                  <c:v>Baishakh 10, 2066</c:v>
                </c:pt>
                <c:pt idx="1746">
                  <c:v>Baishakh 11, 2066</c:v>
                </c:pt>
                <c:pt idx="1747">
                  <c:v>Baishakh 12, 2066</c:v>
                </c:pt>
                <c:pt idx="1748">
                  <c:v>Baishakh 13, 2066</c:v>
                </c:pt>
                <c:pt idx="1749">
                  <c:v>Baishakh 14, 2066</c:v>
                </c:pt>
                <c:pt idx="1750">
                  <c:v>Baishakh 15, 2066</c:v>
                </c:pt>
                <c:pt idx="1751">
                  <c:v>Baishakh 16, 2066</c:v>
                </c:pt>
                <c:pt idx="1752">
                  <c:v>Baishakh 17, 2066</c:v>
                </c:pt>
                <c:pt idx="1753">
                  <c:v>Baishakh 18, 2066</c:v>
                </c:pt>
                <c:pt idx="1754">
                  <c:v>Baishakh 19, 2066</c:v>
                </c:pt>
                <c:pt idx="1755">
                  <c:v>Baishakh 20, 2066</c:v>
                </c:pt>
                <c:pt idx="1756">
                  <c:v>Baishakh 21, 2066</c:v>
                </c:pt>
                <c:pt idx="1757">
                  <c:v>Baishakh 22, 2066</c:v>
                </c:pt>
                <c:pt idx="1758">
                  <c:v>Baishakh 23, 2066</c:v>
                </c:pt>
                <c:pt idx="1759">
                  <c:v>Baishakh 24, 2066</c:v>
                </c:pt>
                <c:pt idx="1760">
                  <c:v>Baishakh 25, 2066</c:v>
                </c:pt>
                <c:pt idx="1761">
                  <c:v>Baishakh 26, 2066</c:v>
                </c:pt>
                <c:pt idx="1762">
                  <c:v>Baishakh 27, 2066</c:v>
                </c:pt>
                <c:pt idx="1763">
                  <c:v>Baishakh 28, 2066</c:v>
                </c:pt>
                <c:pt idx="1764">
                  <c:v>Baishakh 29, 2066</c:v>
                </c:pt>
                <c:pt idx="1765">
                  <c:v>Baishakh 30, 2066</c:v>
                </c:pt>
                <c:pt idx="1766">
                  <c:v>Baishakh 31, 2066</c:v>
                </c:pt>
                <c:pt idx="1767">
                  <c:v>Jestha 1, 2066</c:v>
                </c:pt>
                <c:pt idx="1768">
                  <c:v>Jestha 2, 2066</c:v>
                </c:pt>
                <c:pt idx="1769">
                  <c:v>Jestha 3, 2066</c:v>
                </c:pt>
                <c:pt idx="1770">
                  <c:v>Jestha 4, 2066</c:v>
                </c:pt>
                <c:pt idx="1771">
                  <c:v>Jestha 5, 2066</c:v>
                </c:pt>
                <c:pt idx="1772">
                  <c:v>Jestha 6, 2066</c:v>
                </c:pt>
                <c:pt idx="1773">
                  <c:v>Jestha 7, 2066</c:v>
                </c:pt>
                <c:pt idx="1774">
                  <c:v>Jestha 8, 2066</c:v>
                </c:pt>
                <c:pt idx="1775">
                  <c:v>Jestha 9, 2066</c:v>
                </c:pt>
                <c:pt idx="1776">
                  <c:v>Jestha 10, 2066</c:v>
                </c:pt>
                <c:pt idx="1777">
                  <c:v>Jestha 11, 2066</c:v>
                </c:pt>
                <c:pt idx="1778">
                  <c:v>Jestha 12, 2066</c:v>
                </c:pt>
                <c:pt idx="1779">
                  <c:v>Jestha 13, 2066</c:v>
                </c:pt>
                <c:pt idx="1780">
                  <c:v>Jestha 14, 2066</c:v>
                </c:pt>
                <c:pt idx="1781">
                  <c:v>Jestha 15, 2066</c:v>
                </c:pt>
                <c:pt idx="1782">
                  <c:v>Jestha 16, 2066</c:v>
                </c:pt>
                <c:pt idx="1783">
                  <c:v>Jestha 17, 2066</c:v>
                </c:pt>
                <c:pt idx="1784">
                  <c:v>Jestha 18, 2066</c:v>
                </c:pt>
                <c:pt idx="1785">
                  <c:v>Jestha 19, 2066</c:v>
                </c:pt>
                <c:pt idx="1786">
                  <c:v>Jestha 20, 2066</c:v>
                </c:pt>
                <c:pt idx="1787">
                  <c:v>Jestha 21, 2066</c:v>
                </c:pt>
                <c:pt idx="1788">
                  <c:v>Jestha 22, 2066</c:v>
                </c:pt>
                <c:pt idx="1789">
                  <c:v>Jestha 23, 2066</c:v>
                </c:pt>
                <c:pt idx="1790">
                  <c:v>Jestha 24, 2066</c:v>
                </c:pt>
                <c:pt idx="1791">
                  <c:v>Jestha 25, 2066</c:v>
                </c:pt>
                <c:pt idx="1792">
                  <c:v>Jestha 26, 2066</c:v>
                </c:pt>
                <c:pt idx="1793">
                  <c:v>Jestha 27, 2066</c:v>
                </c:pt>
                <c:pt idx="1794">
                  <c:v>Jestha 28, 2066</c:v>
                </c:pt>
                <c:pt idx="1795">
                  <c:v>Jestha 29, 2066</c:v>
                </c:pt>
                <c:pt idx="1796">
                  <c:v>Jestha 30, 2066</c:v>
                </c:pt>
                <c:pt idx="1797">
                  <c:v>Jestha 31, 2066</c:v>
                </c:pt>
                <c:pt idx="1798">
                  <c:v>Ashadh 1, 2066</c:v>
                </c:pt>
                <c:pt idx="1799">
                  <c:v>Ashadh 2, 2066</c:v>
                </c:pt>
                <c:pt idx="1800">
                  <c:v>Ashadh 3, 2066</c:v>
                </c:pt>
                <c:pt idx="1801">
                  <c:v>Ashadh 4, 2066</c:v>
                </c:pt>
                <c:pt idx="1802">
                  <c:v>Ashadh 5, 2066</c:v>
                </c:pt>
                <c:pt idx="1803">
                  <c:v>Ashadh 6, 2066</c:v>
                </c:pt>
                <c:pt idx="1804">
                  <c:v>Ashadh 7, 2066</c:v>
                </c:pt>
                <c:pt idx="1805">
                  <c:v>Ashadh 8, 2066</c:v>
                </c:pt>
                <c:pt idx="1806">
                  <c:v>Ashadh 9, 2066</c:v>
                </c:pt>
                <c:pt idx="1807">
                  <c:v>Ashadh 10, 2066</c:v>
                </c:pt>
                <c:pt idx="1808">
                  <c:v>Ashadh 11, 2066</c:v>
                </c:pt>
                <c:pt idx="1809">
                  <c:v>Ashadh 12, 2066</c:v>
                </c:pt>
                <c:pt idx="1810">
                  <c:v>Ashadh 13, 2066</c:v>
                </c:pt>
                <c:pt idx="1811">
                  <c:v>Ashadh 14, 2066</c:v>
                </c:pt>
                <c:pt idx="1812">
                  <c:v>Ashadh 15, 2066</c:v>
                </c:pt>
                <c:pt idx="1813">
                  <c:v>Ashadh 16, 2066</c:v>
                </c:pt>
                <c:pt idx="1814">
                  <c:v>Ashadh 17, 2066</c:v>
                </c:pt>
                <c:pt idx="1815">
                  <c:v>Ashadh 18, 2066</c:v>
                </c:pt>
                <c:pt idx="1816">
                  <c:v>Ashadh 19, 2066</c:v>
                </c:pt>
                <c:pt idx="1817">
                  <c:v>Ashadh 20, 2066</c:v>
                </c:pt>
                <c:pt idx="1818">
                  <c:v>Ashadh 21, 2066</c:v>
                </c:pt>
                <c:pt idx="1819">
                  <c:v>Ashadh 22, 2066</c:v>
                </c:pt>
                <c:pt idx="1820">
                  <c:v>Ashadh 23, 2066</c:v>
                </c:pt>
                <c:pt idx="1821">
                  <c:v>Ashadh 24, 2066</c:v>
                </c:pt>
                <c:pt idx="1822">
                  <c:v>Ashadh 25, 2066</c:v>
                </c:pt>
                <c:pt idx="1823">
                  <c:v>Ashadh 26, 2066</c:v>
                </c:pt>
                <c:pt idx="1824">
                  <c:v>Ashadh 27, 2066</c:v>
                </c:pt>
                <c:pt idx="1825">
                  <c:v>Ashadh 28, 2066</c:v>
                </c:pt>
                <c:pt idx="1826">
                  <c:v>Ashadh 29, 2066</c:v>
                </c:pt>
                <c:pt idx="1827">
                  <c:v>Ashadh 30, 2066</c:v>
                </c:pt>
                <c:pt idx="1828">
                  <c:v>Ashadh 31, 2066</c:v>
                </c:pt>
                <c:pt idx="1829">
                  <c:v>Shrawan 1, 2066</c:v>
                </c:pt>
                <c:pt idx="1830">
                  <c:v>Shrawan 2, 2066</c:v>
                </c:pt>
                <c:pt idx="1831">
                  <c:v>Shrawan 3, 2066</c:v>
                </c:pt>
                <c:pt idx="1832">
                  <c:v>Shrawan 4, 2066</c:v>
                </c:pt>
                <c:pt idx="1833">
                  <c:v>Shrawan 5, 2066</c:v>
                </c:pt>
                <c:pt idx="1834">
                  <c:v>Shrawan 6, 2066</c:v>
                </c:pt>
                <c:pt idx="1835">
                  <c:v>Shrawan 7, 2066</c:v>
                </c:pt>
                <c:pt idx="1836">
                  <c:v>Shrawan 8, 2066</c:v>
                </c:pt>
                <c:pt idx="1837">
                  <c:v>Shrawan 9, 2066</c:v>
                </c:pt>
                <c:pt idx="1838">
                  <c:v>Shrawan 10, 2066</c:v>
                </c:pt>
                <c:pt idx="1839">
                  <c:v>Shrawan 11, 2066</c:v>
                </c:pt>
                <c:pt idx="1840">
                  <c:v>Shrawan 12, 2066</c:v>
                </c:pt>
                <c:pt idx="1841">
                  <c:v>Shrawan 13, 2066</c:v>
                </c:pt>
                <c:pt idx="1842">
                  <c:v>Shrawan 14, 2066</c:v>
                </c:pt>
                <c:pt idx="1843">
                  <c:v>Shrawan 15, 2066</c:v>
                </c:pt>
                <c:pt idx="1844">
                  <c:v>Shrawan 16, 2066</c:v>
                </c:pt>
                <c:pt idx="1845">
                  <c:v>Shrawan 17, 2066</c:v>
                </c:pt>
                <c:pt idx="1846">
                  <c:v>Shrawan 18, 2066</c:v>
                </c:pt>
                <c:pt idx="1847">
                  <c:v>Shrawan 19, 2066</c:v>
                </c:pt>
                <c:pt idx="1848">
                  <c:v>Shrawan 20, 2066</c:v>
                </c:pt>
                <c:pt idx="1849">
                  <c:v>Shrawan 21, 2066</c:v>
                </c:pt>
                <c:pt idx="1850">
                  <c:v>Shrawan 22, 2066</c:v>
                </c:pt>
                <c:pt idx="1851">
                  <c:v>Shrawan 23, 2066</c:v>
                </c:pt>
                <c:pt idx="1852">
                  <c:v>Shrawan 24, 2066</c:v>
                </c:pt>
                <c:pt idx="1853">
                  <c:v>Shrawan 25, 2066</c:v>
                </c:pt>
                <c:pt idx="1854">
                  <c:v>Shrawan 26, 2066</c:v>
                </c:pt>
                <c:pt idx="1855">
                  <c:v>Shrawan 27, 2066</c:v>
                </c:pt>
                <c:pt idx="1856">
                  <c:v>Shrawan 28, 2066</c:v>
                </c:pt>
                <c:pt idx="1857">
                  <c:v>Shrawan 29, 2066</c:v>
                </c:pt>
                <c:pt idx="1858">
                  <c:v>Shrawan 30, 2066</c:v>
                </c:pt>
                <c:pt idx="1859">
                  <c:v>Shrawan 31, 2066</c:v>
                </c:pt>
                <c:pt idx="1860">
                  <c:v>Shrawan 32, 2066</c:v>
                </c:pt>
                <c:pt idx="1861">
                  <c:v>Bhadra 1, 2066</c:v>
                </c:pt>
                <c:pt idx="1862">
                  <c:v>Bhadra 2, 2066</c:v>
                </c:pt>
                <c:pt idx="1863">
                  <c:v>Bhadra 3, 2066</c:v>
                </c:pt>
                <c:pt idx="1864">
                  <c:v>Bhadra 4, 2066</c:v>
                </c:pt>
                <c:pt idx="1865">
                  <c:v>Bhadra 5, 2066</c:v>
                </c:pt>
                <c:pt idx="1866">
                  <c:v>Bhadra 6, 2066</c:v>
                </c:pt>
                <c:pt idx="1867">
                  <c:v>Bhadra 7, 2066</c:v>
                </c:pt>
                <c:pt idx="1868">
                  <c:v>Bhadra 8, 2066</c:v>
                </c:pt>
                <c:pt idx="1869">
                  <c:v>Bhadra 9, 2066</c:v>
                </c:pt>
                <c:pt idx="1870">
                  <c:v>Bhadra 10, 2066</c:v>
                </c:pt>
                <c:pt idx="1871">
                  <c:v>Bhadra 11, 2066</c:v>
                </c:pt>
                <c:pt idx="1872">
                  <c:v>Bhadra 12, 2066</c:v>
                </c:pt>
                <c:pt idx="1873">
                  <c:v>Bhadra 13, 2066</c:v>
                </c:pt>
                <c:pt idx="1874">
                  <c:v>Bhadra 14, 2066</c:v>
                </c:pt>
                <c:pt idx="1875">
                  <c:v>Bhadra 15, 2066</c:v>
                </c:pt>
                <c:pt idx="1876">
                  <c:v>Bhadra 16, 2066</c:v>
                </c:pt>
                <c:pt idx="1877">
                  <c:v>Bhadra 17, 2066</c:v>
                </c:pt>
                <c:pt idx="1878">
                  <c:v>Bhadra 18, 2066</c:v>
                </c:pt>
                <c:pt idx="1879">
                  <c:v>Bhadra 19, 2066</c:v>
                </c:pt>
                <c:pt idx="1880">
                  <c:v>Bhadra 20, 2066</c:v>
                </c:pt>
                <c:pt idx="1881">
                  <c:v>Bhadra 21, 2066</c:v>
                </c:pt>
                <c:pt idx="1882">
                  <c:v>Bhadra 22, 2066</c:v>
                </c:pt>
                <c:pt idx="1883">
                  <c:v>Bhadra 23, 2066</c:v>
                </c:pt>
                <c:pt idx="1884">
                  <c:v>Bhadra 24, 2066</c:v>
                </c:pt>
                <c:pt idx="1885">
                  <c:v>Bhadra 25, 2066</c:v>
                </c:pt>
                <c:pt idx="1886">
                  <c:v>Bhadra 26, 2066</c:v>
                </c:pt>
                <c:pt idx="1887">
                  <c:v>Bhadra 27, 2066</c:v>
                </c:pt>
                <c:pt idx="1888">
                  <c:v>Bhadra 28, 2066</c:v>
                </c:pt>
                <c:pt idx="1889">
                  <c:v>Bhadra 29, 2066</c:v>
                </c:pt>
                <c:pt idx="1890">
                  <c:v>Bhadra 30, 2066</c:v>
                </c:pt>
                <c:pt idx="1891">
                  <c:v>Bhadra 31, 2066</c:v>
                </c:pt>
                <c:pt idx="1892">
                  <c:v>Ashwin 1, 2066</c:v>
                </c:pt>
                <c:pt idx="1893">
                  <c:v>Ashwin 2, 2066</c:v>
                </c:pt>
                <c:pt idx="1894">
                  <c:v>Ashwin 3, 2066</c:v>
                </c:pt>
                <c:pt idx="1895">
                  <c:v>Ashwin 4, 2066</c:v>
                </c:pt>
                <c:pt idx="1896">
                  <c:v>Ashwin 5, 2066</c:v>
                </c:pt>
                <c:pt idx="1897">
                  <c:v>Ashwin 6, 2066</c:v>
                </c:pt>
                <c:pt idx="1898">
                  <c:v>Ashwin 7, 2066</c:v>
                </c:pt>
                <c:pt idx="1899">
                  <c:v>Ashwin 8, 2066</c:v>
                </c:pt>
                <c:pt idx="1900">
                  <c:v>Ashwin 9, 2066</c:v>
                </c:pt>
                <c:pt idx="1901">
                  <c:v>Ashwin 10, 2066</c:v>
                </c:pt>
                <c:pt idx="1902">
                  <c:v>Ashwin 11, 2066</c:v>
                </c:pt>
                <c:pt idx="1903">
                  <c:v>Ashwin 12, 2066</c:v>
                </c:pt>
                <c:pt idx="1904">
                  <c:v>Ashwin 13, 2066</c:v>
                </c:pt>
                <c:pt idx="1905">
                  <c:v>Ashwin 14, 2066</c:v>
                </c:pt>
                <c:pt idx="1906">
                  <c:v>Ashwin 15, 2066</c:v>
                </c:pt>
                <c:pt idx="1907">
                  <c:v>Ashwin 16, 2066</c:v>
                </c:pt>
                <c:pt idx="1908">
                  <c:v>Ashwin 17, 2066</c:v>
                </c:pt>
                <c:pt idx="1909">
                  <c:v>Ashwin 18, 2066</c:v>
                </c:pt>
                <c:pt idx="1910">
                  <c:v>Ashwin 19, 2066</c:v>
                </c:pt>
                <c:pt idx="1911">
                  <c:v>Ashwin 20, 2066</c:v>
                </c:pt>
                <c:pt idx="1912">
                  <c:v>Ashwin 21, 2066</c:v>
                </c:pt>
                <c:pt idx="1913">
                  <c:v>Ashwin 22, 2066</c:v>
                </c:pt>
                <c:pt idx="1914">
                  <c:v>Ashwin 23, 2066</c:v>
                </c:pt>
                <c:pt idx="1915">
                  <c:v>Ashwin 24, 2066</c:v>
                </c:pt>
                <c:pt idx="1916">
                  <c:v>Ashwin 25, 2066</c:v>
                </c:pt>
                <c:pt idx="1917">
                  <c:v>Ashwin 26, 2066</c:v>
                </c:pt>
                <c:pt idx="1918">
                  <c:v>Ashwin 27, 2066</c:v>
                </c:pt>
                <c:pt idx="1919">
                  <c:v>Ashwin 28, 2066</c:v>
                </c:pt>
                <c:pt idx="1920">
                  <c:v>Ashwin 29, 2066</c:v>
                </c:pt>
                <c:pt idx="1921">
                  <c:v>Ashwin 30, 2066</c:v>
                </c:pt>
                <c:pt idx="1922">
                  <c:v>Ashwin 31, 2066</c:v>
                </c:pt>
                <c:pt idx="1923">
                  <c:v>Kartik 1, 2066</c:v>
                </c:pt>
                <c:pt idx="1924">
                  <c:v>Kartik 2, 2066</c:v>
                </c:pt>
                <c:pt idx="1925">
                  <c:v>Kartik 3, 2066</c:v>
                </c:pt>
                <c:pt idx="1926">
                  <c:v>Kartik 4, 2066</c:v>
                </c:pt>
                <c:pt idx="1927">
                  <c:v>Kartik 5, 2066</c:v>
                </c:pt>
                <c:pt idx="1928">
                  <c:v>Kartik 6, 2066</c:v>
                </c:pt>
                <c:pt idx="1929">
                  <c:v>Kartik 7, 2066</c:v>
                </c:pt>
                <c:pt idx="1930">
                  <c:v>Kartik 8, 2066</c:v>
                </c:pt>
                <c:pt idx="1931">
                  <c:v>Kartik 9, 2066</c:v>
                </c:pt>
                <c:pt idx="1932">
                  <c:v>Kartik 10, 2066</c:v>
                </c:pt>
                <c:pt idx="1933">
                  <c:v>Kartik 11, 2066</c:v>
                </c:pt>
                <c:pt idx="1934">
                  <c:v>Kartik 12, 2066</c:v>
                </c:pt>
                <c:pt idx="1935">
                  <c:v>Kartik 13, 2066</c:v>
                </c:pt>
                <c:pt idx="1936">
                  <c:v>Kartik 14, 2066</c:v>
                </c:pt>
                <c:pt idx="1937">
                  <c:v>Kartik 15, 2066</c:v>
                </c:pt>
                <c:pt idx="1938">
                  <c:v>Kartik 16, 2066</c:v>
                </c:pt>
                <c:pt idx="1939">
                  <c:v>Kartik 17, 2066</c:v>
                </c:pt>
                <c:pt idx="1940">
                  <c:v>Kartik 18, 2066</c:v>
                </c:pt>
                <c:pt idx="1941">
                  <c:v>Kartik 19, 2066</c:v>
                </c:pt>
                <c:pt idx="1942">
                  <c:v>Kartik 20, 2066</c:v>
                </c:pt>
                <c:pt idx="1943">
                  <c:v>Kartik 21, 2066</c:v>
                </c:pt>
                <c:pt idx="1944">
                  <c:v>Kartik 22, 2066</c:v>
                </c:pt>
                <c:pt idx="1945">
                  <c:v>Kartik 23, 2066</c:v>
                </c:pt>
                <c:pt idx="1946">
                  <c:v>Kartik 24, 2066</c:v>
                </c:pt>
                <c:pt idx="1947">
                  <c:v>Kartik 25, 2066</c:v>
                </c:pt>
                <c:pt idx="1948">
                  <c:v>Kartik 26, 2066</c:v>
                </c:pt>
                <c:pt idx="1949">
                  <c:v>Kartik 27, 2066</c:v>
                </c:pt>
                <c:pt idx="1950">
                  <c:v>Kartik 28, 2066</c:v>
                </c:pt>
                <c:pt idx="1951">
                  <c:v>Kartik 29, 2066</c:v>
                </c:pt>
                <c:pt idx="1952">
                  <c:v>Mangsir 1, 2066</c:v>
                </c:pt>
                <c:pt idx="1953">
                  <c:v>Mangsir 2, 2066</c:v>
                </c:pt>
                <c:pt idx="1954">
                  <c:v>Mangsir 3, 2066</c:v>
                </c:pt>
                <c:pt idx="1955">
                  <c:v>Mangsir 4, 2066</c:v>
                </c:pt>
                <c:pt idx="1956">
                  <c:v>Mangsir 5, 2066</c:v>
                </c:pt>
                <c:pt idx="1957">
                  <c:v>Mangsir 6, 2066</c:v>
                </c:pt>
                <c:pt idx="1958">
                  <c:v>Mangsir 7, 2066</c:v>
                </c:pt>
                <c:pt idx="1959">
                  <c:v>Mangsir 8, 2066</c:v>
                </c:pt>
                <c:pt idx="1960">
                  <c:v>Mangsir 9, 2066</c:v>
                </c:pt>
                <c:pt idx="1961">
                  <c:v>Mangsir 10, 2066</c:v>
                </c:pt>
                <c:pt idx="1962">
                  <c:v>Mangsir 11, 2066</c:v>
                </c:pt>
                <c:pt idx="1963">
                  <c:v>Mangsir 12, 2066</c:v>
                </c:pt>
                <c:pt idx="1964">
                  <c:v>Mangsir 13, 2066</c:v>
                </c:pt>
                <c:pt idx="1965">
                  <c:v>Mangsir 14, 2066</c:v>
                </c:pt>
                <c:pt idx="1966">
                  <c:v>Mangsir 15, 2066</c:v>
                </c:pt>
                <c:pt idx="1967">
                  <c:v>Mangsir 16, 2066</c:v>
                </c:pt>
                <c:pt idx="1968">
                  <c:v>Mangsir 17, 2066</c:v>
                </c:pt>
                <c:pt idx="1969">
                  <c:v>Mangsir 18, 2066</c:v>
                </c:pt>
                <c:pt idx="1970">
                  <c:v>Mangsir 19, 2066</c:v>
                </c:pt>
                <c:pt idx="1971">
                  <c:v>Mangsir 20, 2066</c:v>
                </c:pt>
                <c:pt idx="1972">
                  <c:v>Mangsir 21, 2066</c:v>
                </c:pt>
                <c:pt idx="1973">
                  <c:v>Mangsir 22, 2066</c:v>
                </c:pt>
                <c:pt idx="1974">
                  <c:v>Mangsir 23, 2066</c:v>
                </c:pt>
                <c:pt idx="1975">
                  <c:v>Mangsir 24, 2066</c:v>
                </c:pt>
                <c:pt idx="1976">
                  <c:v>Mangsir 25, 2066</c:v>
                </c:pt>
                <c:pt idx="1977">
                  <c:v>Mangsir 26, 2066</c:v>
                </c:pt>
                <c:pt idx="1978">
                  <c:v>Mangsir 27, 2066</c:v>
                </c:pt>
                <c:pt idx="1979">
                  <c:v>Mangsir 28, 2066</c:v>
                </c:pt>
                <c:pt idx="1980">
                  <c:v>Mangsir 29, 2066</c:v>
                </c:pt>
                <c:pt idx="1981">
                  <c:v>Mangsir 30, 2066</c:v>
                </c:pt>
                <c:pt idx="1982">
                  <c:v>Poush 1, 2066</c:v>
                </c:pt>
                <c:pt idx="1983">
                  <c:v>Poush 2, 2066</c:v>
                </c:pt>
                <c:pt idx="1984">
                  <c:v>Poush 3, 2066</c:v>
                </c:pt>
                <c:pt idx="1985">
                  <c:v>Poush 4, 2066</c:v>
                </c:pt>
                <c:pt idx="1986">
                  <c:v>Poush 5, 2066</c:v>
                </c:pt>
                <c:pt idx="1987">
                  <c:v>Poush 6, 2066</c:v>
                </c:pt>
                <c:pt idx="1988">
                  <c:v>Poush 7, 2066</c:v>
                </c:pt>
                <c:pt idx="1989">
                  <c:v>Poush 8, 2066</c:v>
                </c:pt>
                <c:pt idx="1990">
                  <c:v>Poush 9, 2066</c:v>
                </c:pt>
                <c:pt idx="1991">
                  <c:v>Poush 10, 2066</c:v>
                </c:pt>
                <c:pt idx="1992">
                  <c:v>Poush 11, 2066</c:v>
                </c:pt>
                <c:pt idx="1993">
                  <c:v>Poush 12, 2066</c:v>
                </c:pt>
                <c:pt idx="1994">
                  <c:v>Poush 13, 2066</c:v>
                </c:pt>
                <c:pt idx="1995">
                  <c:v>Poush 14, 2066</c:v>
                </c:pt>
                <c:pt idx="1996">
                  <c:v>Poush 15, 2066</c:v>
                </c:pt>
                <c:pt idx="1997">
                  <c:v>Poush 16, 2066</c:v>
                </c:pt>
                <c:pt idx="1998">
                  <c:v>Poush 17, 2066</c:v>
                </c:pt>
                <c:pt idx="1999">
                  <c:v>Poush 18, 2066</c:v>
                </c:pt>
                <c:pt idx="2000">
                  <c:v>Poush 19, 2066</c:v>
                </c:pt>
                <c:pt idx="2001">
                  <c:v>Poush 20, 2066</c:v>
                </c:pt>
                <c:pt idx="2002">
                  <c:v>Poush 21, 2066</c:v>
                </c:pt>
                <c:pt idx="2003">
                  <c:v>Poush 22, 2066</c:v>
                </c:pt>
                <c:pt idx="2004">
                  <c:v>Poush 23, 2066</c:v>
                </c:pt>
                <c:pt idx="2005">
                  <c:v>Poush 24, 2066</c:v>
                </c:pt>
                <c:pt idx="2006">
                  <c:v>Poush 25, 2066</c:v>
                </c:pt>
                <c:pt idx="2007">
                  <c:v>Poush 26, 2066</c:v>
                </c:pt>
                <c:pt idx="2008">
                  <c:v>Poush 27, 2066</c:v>
                </c:pt>
                <c:pt idx="2009">
                  <c:v>Poush 28, 2066</c:v>
                </c:pt>
                <c:pt idx="2010">
                  <c:v>Poush 29, 2066</c:v>
                </c:pt>
                <c:pt idx="2011">
                  <c:v>Poush 30, 2066</c:v>
                </c:pt>
                <c:pt idx="2012">
                  <c:v>Magh 1, 2066</c:v>
                </c:pt>
                <c:pt idx="2013">
                  <c:v>Magh 2, 2066</c:v>
                </c:pt>
                <c:pt idx="2014">
                  <c:v>Magh 3, 2066</c:v>
                </c:pt>
                <c:pt idx="2015">
                  <c:v>Magh 4, 2066</c:v>
                </c:pt>
                <c:pt idx="2016">
                  <c:v>Magh 5, 2066</c:v>
                </c:pt>
                <c:pt idx="2017">
                  <c:v>Magh 6, 2066</c:v>
                </c:pt>
                <c:pt idx="2018">
                  <c:v>Magh 7, 2066</c:v>
                </c:pt>
                <c:pt idx="2019">
                  <c:v>Magh 8, 2066</c:v>
                </c:pt>
                <c:pt idx="2020">
                  <c:v>Magh 9, 2066</c:v>
                </c:pt>
                <c:pt idx="2021">
                  <c:v>Magh 10, 2066</c:v>
                </c:pt>
                <c:pt idx="2022">
                  <c:v>Magh 11, 2066</c:v>
                </c:pt>
                <c:pt idx="2023">
                  <c:v>Magh 12, 2066</c:v>
                </c:pt>
                <c:pt idx="2024">
                  <c:v>Magh 13, 2066</c:v>
                </c:pt>
                <c:pt idx="2025">
                  <c:v>Magh 14, 2066</c:v>
                </c:pt>
                <c:pt idx="2026">
                  <c:v>Magh 15, 2066</c:v>
                </c:pt>
                <c:pt idx="2027">
                  <c:v>Magh 16, 2066</c:v>
                </c:pt>
                <c:pt idx="2028">
                  <c:v>Magh 17, 2066</c:v>
                </c:pt>
                <c:pt idx="2029">
                  <c:v>Magh 18, 2066</c:v>
                </c:pt>
                <c:pt idx="2030">
                  <c:v>Magh 19, 2066</c:v>
                </c:pt>
                <c:pt idx="2031">
                  <c:v>Magh 20, 2066</c:v>
                </c:pt>
                <c:pt idx="2032">
                  <c:v>Magh 21, 2066</c:v>
                </c:pt>
                <c:pt idx="2033">
                  <c:v>Magh 22, 2066</c:v>
                </c:pt>
                <c:pt idx="2034">
                  <c:v>Magh 23, 2066</c:v>
                </c:pt>
                <c:pt idx="2035">
                  <c:v>Magh 24, 2066</c:v>
                </c:pt>
                <c:pt idx="2036">
                  <c:v>Magh 25, 2066</c:v>
                </c:pt>
                <c:pt idx="2037">
                  <c:v>Magh 26, 2066</c:v>
                </c:pt>
                <c:pt idx="2038">
                  <c:v>Magh 27, 2066</c:v>
                </c:pt>
                <c:pt idx="2039">
                  <c:v>Magh 28, 2066</c:v>
                </c:pt>
                <c:pt idx="2040">
                  <c:v>Magh 29, 2066</c:v>
                </c:pt>
                <c:pt idx="2041">
                  <c:v>Falgun 1, 2066</c:v>
                </c:pt>
                <c:pt idx="2042">
                  <c:v>Falgun 2, 2066</c:v>
                </c:pt>
                <c:pt idx="2043">
                  <c:v>Falgun 3, 2066</c:v>
                </c:pt>
                <c:pt idx="2044">
                  <c:v>Falgun 4, 2066</c:v>
                </c:pt>
                <c:pt idx="2045">
                  <c:v>Falgun 5, 2066</c:v>
                </c:pt>
                <c:pt idx="2046">
                  <c:v>Falgun 6, 2066</c:v>
                </c:pt>
                <c:pt idx="2047">
                  <c:v>Falgun 7, 2066</c:v>
                </c:pt>
                <c:pt idx="2048">
                  <c:v>Falgun 8, 2066</c:v>
                </c:pt>
                <c:pt idx="2049">
                  <c:v>Falgun 9, 2066</c:v>
                </c:pt>
                <c:pt idx="2050">
                  <c:v>Falgun 10, 2066</c:v>
                </c:pt>
                <c:pt idx="2051">
                  <c:v>Falgun 11, 2066</c:v>
                </c:pt>
                <c:pt idx="2052">
                  <c:v>Falgun 12, 2066</c:v>
                </c:pt>
                <c:pt idx="2053">
                  <c:v>Falgun 13, 2066</c:v>
                </c:pt>
                <c:pt idx="2054">
                  <c:v>Falgun 14, 2066</c:v>
                </c:pt>
                <c:pt idx="2055">
                  <c:v>Falgun 15, 2066</c:v>
                </c:pt>
                <c:pt idx="2056">
                  <c:v>Falgun 16, 2066</c:v>
                </c:pt>
                <c:pt idx="2057">
                  <c:v>Falgun 17, 2066</c:v>
                </c:pt>
                <c:pt idx="2058">
                  <c:v>Falgun 18, 2066</c:v>
                </c:pt>
                <c:pt idx="2059">
                  <c:v>Falgun 19, 2066</c:v>
                </c:pt>
                <c:pt idx="2060">
                  <c:v>Falgun 20, 2066</c:v>
                </c:pt>
                <c:pt idx="2061">
                  <c:v>Falgun 21, 2066</c:v>
                </c:pt>
                <c:pt idx="2062">
                  <c:v>Falgun 22, 2066</c:v>
                </c:pt>
                <c:pt idx="2063">
                  <c:v>Falgun 23, 2066</c:v>
                </c:pt>
                <c:pt idx="2064">
                  <c:v>Falgun 24, 2066</c:v>
                </c:pt>
                <c:pt idx="2065">
                  <c:v>Falgun 25, 2066</c:v>
                </c:pt>
                <c:pt idx="2066">
                  <c:v>Falgun 26, 2066</c:v>
                </c:pt>
                <c:pt idx="2067">
                  <c:v>Falgun 27, 2066</c:v>
                </c:pt>
                <c:pt idx="2068">
                  <c:v>Falgun 28, 2066</c:v>
                </c:pt>
                <c:pt idx="2069">
                  <c:v>Falgun 29, 2066</c:v>
                </c:pt>
                <c:pt idx="2070">
                  <c:v>Chaitra 1, 2066</c:v>
                </c:pt>
                <c:pt idx="2071">
                  <c:v>Chaitra 2, 2066</c:v>
                </c:pt>
                <c:pt idx="2072">
                  <c:v>Chaitra 3, 2066</c:v>
                </c:pt>
                <c:pt idx="2073">
                  <c:v>Chaitra 4, 2066</c:v>
                </c:pt>
                <c:pt idx="2074">
                  <c:v>Chaitra 5, 2066</c:v>
                </c:pt>
                <c:pt idx="2075">
                  <c:v>Chaitra 6, 2066</c:v>
                </c:pt>
                <c:pt idx="2076">
                  <c:v>Chaitra 7, 2066</c:v>
                </c:pt>
                <c:pt idx="2077">
                  <c:v>Chaitra 8, 2066</c:v>
                </c:pt>
                <c:pt idx="2078">
                  <c:v>Chaitra 9, 2066</c:v>
                </c:pt>
                <c:pt idx="2079">
                  <c:v>Chaitra 10, 2066</c:v>
                </c:pt>
                <c:pt idx="2080">
                  <c:v>Chaitra 11, 2066</c:v>
                </c:pt>
                <c:pt idx="2081">
                  <c:v>Chaitra 12, 2066</c:v>
                </c:pt>
                <c:pt idx="2082">
                  <c:v>Chaitra 13, 2066</c:v>
                </c:pt>
                <c:pt idx="2083">
                  <c:v>Chaitra 14, 2066</c:v>
                </c:pt>
                <c:pt idx="2084">
                  <c:v>Chaitra 15, 2066</c:v>
                </c:pt>
                <c:pt idx="2085">
                  <c:v>Chaitra 16, 2066</c:v>
                </c:pt>
                <c:pt idx="2086">
                  <c:v>Chaitra 17, 2066</c:v>
                </c:pt>
                <c:pt idx="2087">
                  <c:v>Chaitra 18, 2066</c:v>
                </c:pt>
                <c:pt idx="2088">
                  <c:v>Chaitra 19, 2066</c:v>
                </c:pt>
                <c:pt idx="2089">
                  <c:v>Chaitra 20, 2066</c:v>
                </c:pt>
                <c:pt idx="2090">
                  <c:v>Chaitra 21, 2066</c:v>
                </c:pt>
                <c:pt idx="2091">
                  <c:v>Chaitra 22, 2066</c:v>
                </c:pt>
                <c:pt idx="2092">
                  <c:v>Chaitra 23, 2066</c:v>
                </c:pt>
                <c:pt idx="2093">
                  <c:v>Chaitra 24, 2066</c:v>
                </c:pt>
                <c:pt idx="2094">
                  <c:v>Chaitra 25, 2066</c:v>
                </c:pt>
                <c:pt idx="2095">
                  <c:v>Chaitra 26, 2066</c:v>
                </c:pt>
                <c:pt idx="2096">
                  <c:v>Chaitra 27, 2066</c:v>
                </c:pt>
                <c:pt idx="2097">
                  <c:v>Chaitra 28, 2066</c:v>
                </c:pt>
                <c:pt idx="2098">
                  <c:v>Chaitra 29, 2066</c:v>
                </c:pt>
                <c:pt idx="2099">
                  <c:v>Chaitra 30, 2066</c:v>
                </c:pt>
                <c:pt idx="2100">
                  <c:v>Chaitra 31, 2066</c:v>
                </c:pt>
                <c:pt idx="2101">
                  <c:v>Baishakh 1, 2067</c:v>
                </c:pt>
                <c:pt idx="2102">
                  <c:v>Baishakh 2, 2067</c:v>
                </c:pt>
                <c:pt idx="2103">
                  <c:v>Baishakh 3, 2067</c:v>
                </c:pt>
                <c:pt idx="2104">
                  <c:v>Baishakh 4, 2067</c:v>
                </c:pt>
                <c:pt idx="2105">
                  <c:v>Baishakh 5, 2067</c:v>
                </c:pt>
                <c:pt idx="2106">
                  <c:v>Baishakh 6, 2067</c:v>
                </c:pt>
                <c:pt idx="2107">
                  <c:v>Baishakh 7, 2067</c:v>
                </c:pt>
                <c:pt idx="2108">
                  <c:v>Baishakh 8, 2067</c:v>
                </c:pt>
                <c:pt idx="2109">
                  <c:v>Baishakh 9, 2067</c:v>
                </c:pt>
                <c:pt idx="2110">
                  <c:v>Baishakh 10, 2067</c:v>
                </c:pt>
                <c:pt idx="2111">
                  <c:v>Baishakh 11, 2067</c:v>
                </c:pt>
                <c:pt idx="2112">
                  <c:v>Baishakh 12, 2067</c:v>
                </c:pt>
                <c:pt idx="2113">
                  <c:v>Baishakh 13, 2067</c:v>
                </c:pt>
                <c:pt idx="2114">
                  <c:v>Baishakh 14, 2067</c:v>
                </c:pt>
                <c:pt idx="2115">
                  <c:v>Baishakh 15, 2067</c:v>
                </c:pt>
                <c:pt idx="2116">
                  <c:v>Baishakh 16, 2067</c:v>
                </c:pt>
                <c:pt idx="2117">
                  <c:v>Baishakh 17, 2067</c:v>
                </c:pt>
                <c:pt idx="2118">
                  <c:v>Baishakh 18, 2067</c:v>
                </c:pt>
                <c:pt idx="2119">
                  <c:v>Baishakh 19, 2067</c:v>
                </c:pt>
                <c:pt idx="2120">
                  <c:v>Baishakh 20, 2067</c:v>
                </c:pt>
                <c:pt idx="2121">
                  <c:v>Baishakh 21, 2067</c:v>
                </c:pt>
                <c:pt idx="2122">
                  <c:v>Baishakh 22, 2067</c:v>
                </c:pt>
                <c:pt idx="2123">
                  <c:v>Baishakh 23, 2067</c:v>
                </c:pt>
                <c:pt idx="2124">
                  <c:v>Baishakh 24, 2067</c:v>
                </c:pt>
                <c:pt idx="2125">
                  <c:v>Baishakh 25, 2067</c:v>
                </c:pt>
                <c:pt idx="2126">
                  <c:v>Baishakh 26, 2067</c:v>
                </c:pt>
                <c:pt idx="2127">
                  <c:v>Baishakh 27, 2067</c:v>
                </c:pt>
                <c:pt idx="2128">
                  <c:v>Baishakh 28, 2067</c:v>
                </c:pt>
                <c:pt idx="2129">
                  <c:v>Baishakh 29, 2067</c:v>
                </c:pt>
                <c:pt idx="2130">
                  <c:v>Baishakh 30, 2067</c:v>
                </c:pt>
                <c:pt idx="2131">
                  <c:v>Baishakh 31, 2067</c:v>
                </c:pt>
                <c:pt idx="2132">
                  <c:v>Jestha 1, 2067</c:v>
                </c:pt>
                <c:pt idx="2133">
                  <c:v>Jestha 2, 2067</c:v>
                </c:pt>
                <c:pt idx="2134">
                  <c:v>Jestha 3, 2067</c:v>
                </c:pt>
                <c:pt idx="2135">
                  <c:v>Jestha 4, 2067</c:v>
                </c:pt>
                <c:pt idx="2136">
                  <c:v>Jestha 5, 2067</c:v>
                </c:pt>
                <c:pt idx="2137">
                  <c:v>Jestha 6, 2067</c:v>
                </c:pt>
                <c:pt idx="2138">
                  <c:v>Jestha 7, 2067</c:v>
                </c:pt>
                <c:pt idx="2139">
                  <c:v>Jestha 8, 2067</c:v>
                </c:pt>
                <c:pt idx="2140">
                  <c:v>Jestha 9, 2067</c:v>
                </c:pt>
                <c:pt idx="2141">
                  <c:v>Jestha 10, 2067</c:v>
                </c:pt>
                <c:pt idx="2142">
                  <c:v>Jestha 11, 2067</c:v>
                </c:pt>
                <c:pt idx="2143">
                  <c:v>Jestha 12, 2067</c:v>
                </c:pt>
                <c:pt idx="2144">
                  <c:v>Jestha 13, 2067</c:v>
                </c:pt>
                <c:pt idx="2145">
                  <c:v>Jestha 14, 2067</c:v>
                </c:pt>
                <c:pt idx="2146">
                  <c:v>Jestha 15, 2067</c:v>
                </c:pt>
                <c:pt idx="2147">
                  <c:v>Jestha 16, 2067</c:v>
                </c:pt>
                <c:pt idx="2148">
                  <c:v>Jestha 17, 2067</c:v>
                </c:pt>
                <c:pt idx="2149">
                  <c:v>Jestha 18, 2067</c:v>
                </c:pt>
                <c:pt idx="2150">
                  <c:v>Jestha 19, 2067</c:v>
                </c:pt>
                <c:pt idx="2151">
                  <c:v>Jestha 20, 2067</c:v>
                </c:pt>
                <c:pt idx="2152">
                  <c:v>Jestha 21, 2067</c:v>
                </c:pt>
                <c:pt idx="2153">
                  <c:v>Jestha 22, 2067</c:v>
                </c:pt>
                <c:pt idx="2154">
                  <c:v>Jestha 23, 2067</c:v>
                </c:pt>
                <c:pt idx="2155">
                  <c:v>Jestha 24, 2067</c:v>
                </c:pt>
                <c:pt idx="2156">
                  <c:v>Jestha 25, 2067</c:v>
                </c:pt>
                <c:pt idx="2157">
                  <c:v>Jestha 26, 2067</c:v>
                </c:pt>
                <c:pt idx="2158">
                  <c:v>Jestha 27, 2067</c:v>
                </c:pt>
                <c:pt idx="2159">
                  <c:v>Jestha 28, 2067</c:v>
                </c:pt>
                <c:pt idx="2160">
                  <c:v>Jestha 29, 2067</c:v>
                </c:pt>
                <c:pt idx="2161">
                  <c:v>Jestha 30, 2067</c:v>
                </c:pt>
                <c:pt idx="2162">
                  <c:v>Jestha 31, 2067</c:v>
                </c:pt>
                <c:pt idx="2163">
                  <c:v>Ashadh 1, 2067</c:v>
                </c:pt>
                <c:pt idx="2164">
                  <c:v>Ashadh 2, 2067</c:v>
                </c:pt>
                <c:pt idx="2165">
                  <c:v>Ashadh 3, 2067</c:v>
                </c:pt>
                <c:pt idx="2166">
                  <c:v>Ashadh 4, 2067</c:v>
                </c:pt>
                <c:pt idx="2167">
                  <c:v>Ashadh 5, 2067</c:v>
                </c:pt>
                <c:pt idx="2168">
                  <c:v>Ashadh 6, 2067</c:v>
                </c:pt>
                <c:pt idx="2169">
                  <c:v>Ashadh 7, 2067</c:v>
                </c:pt>
                <c:pt idx="2170">
                  <c:v>Ashadh 8, 2067</c:v>
                </c:pt>
                <c:pt idx="2171">
                  <c:v>Ashadh 9, 2067</c:v>
                </c:pt>
                <c:pt idx="2172">
                  <c:v>Ashadh 10, 2067</c:v>
                </c:pt>
                <c:pt idx="2173">
                  <c:v>Ashadh 11, 2067</c:v>
                </c:pt>
                <c:pt idx="2174">
                  <c:v>Ashadh 12, 2067</c:v>
                </c:pt>
                <c:pt idx="2175">
                  <c:v>Ashadh 13, 2067</c:v>
                </c:pt>
                <c:pt idx="2176">
                  <c:v>Ashadh 14, 2067</c:v>
                </c:pt>
                <c:pt idx="2177">
                  <c:v>Ashadh 15, 2067</c:v>
                </c:pt>
                <c:pt idx="2178">
                  <c:v>Ashadh 16, 2067</c:v>
                </c:pt>
                <c:pt idx="2179">
                  <c:v>Ashadh 17, 2067</c:v>
                </c:pt>
                <c:pt idx="2180">
                  <c:v>Ashadh 18, 2067</c:v>
                </c:pt>
                <c:pt idx="2181">
                  <c:v>Ashadh 19, 2067</c:v>
                </c:pt>
                <c:pt idx="2182">
                  <c:v>Ashadh 20, 2067</c:v>
                </c:pt>
                <c:pt idx="2183">
                  <c:v>Ashadh 21, 2067</c:v>
                </c:pt>
                <c:pt idx="2184">
                  <c:v>Ashadh 22, 2067</c:v>
                </c:pt>
                <c:pt idx="2185">
                  <c:v>Ashadh 23, 2067</c:v>
                </c:pt>
                <c:pt idx="2186">
                  <c:v>Ashadh 24, 2067</c:v>
                </c:pt>
                <c:pt idx="2187">
                  <c:v>Ashadh 25, 2067</c:v>
                </c:pt>
                <c:pt idx="2188">
                  <c:v>Ashadh 26, 2067</c:v>
                </c:pt>
                <c:pt idx="2189">
                  <c:v>Ashadh 27, 2067</c:v>
                </c:pt>
                <c:pt idx="2190">
                  <c:v>Ashadh 28, 2067</c:v>
                </c:pt>
                <c:pt idx="2191">
                  <c:v>Ashadh 29, 2067</c:v>
                </c:pt>
                <c:pt idx="2192">
                  <c:v>Ashadh 30, 2067</c:v>
                </c:pt>
                <c:pt idx="2193">
                  <c:v>Ashadh 31, 2067</c:v>
                </c:pt>
                <c:pt idx="2194">
                  <c:v>Ashadh 32, 2067</c:v>
                </c:pt>
                <c:pt idx="2195">
                  <c:v>Shrawan 1, 2067</c:v>
                </c:pt>
                <c:pt idx="2196">
                  <c:v>Shrawan 2, 2067</c:v>
                </c:pt>
                <c:pt idx="2197">
                  <c:v>Shrawan 3, 2067</c:v>
                </c:pt>
                <c:pt idx="2198">
                  <c:v>Shrawan 4, 2067</c:v>
                </c:pt>
                <c:pt idx="2199">
                  <c:v>Shrawan 5, 2067</c:v>
                </c:pt>
                <c:pt idx="2200">
                  <c:v>Shrawan 6, 2067</c:v>
                </c:pt>
                <c:pt idx="2201">
                  <c:v>Shrawan 7, 2067</c:v>
                </c:pt>
                <c:pt idx="2202">
                  <c:v>Shrawan 8, 2067</c:v>
                </c:pt>
                <c:pt idx="2203">
                  <c:v>Shrawan 9, 2067</c:v>
                </c:pt>
                <c:pt idx="2204">
                  <c:v>Shrawan 10, 2067</c:v>
                </c:pt>
                <c:pt idx="2205">
                  <c:v>Shrawan 11, 2067</c:v>
                </c:pt>
                <c:pt idx="2206">
                  <c:v>Shrawan 12, 2067</c:v>
                </c:pt>
                <c:pt idx="2207">
                  <c:v>Shrawan 13, 2067</c:v>
                </c:pt>
                <c:pt idx="2208">
                  <c:v>Shrawan 14, 2067</c:v>
                </c:pt>
                <c:pt idx="2209">
                  <c:v>Shrawan 15, 2067</c:v>
                </c:pt>
                <c:pt idx="2210">
                  <c:v>Shrawan 16, 2067</c:v>
                </c:pt>
                <c:pt idx="2211">
                  <c:v>Shrawan 17, 2067</c:v>
                </c:pt>
                <c:pt idx="2212">
                  <c:v>Shrawan 18, 2067</c:v>
                </c:pt>
                <c:pt idx="2213">
                  <c:v>Shrawan 19, 2067</c:v>
                </c:pt>
                <c:pt idx="2214">
                  <c:v>Shrawan 20, 2067</c:v>
                </c:pt>
                <c:pt idx="2215">
                  <c:v>Shrawan 21, 2067</c:v>
                </c:pt>
                <c:pt idx="2216">
                  <c:v>Shrawan 22, 2067</c:v>
                </c:pt>
                <c:pt idx="2217">
                  <c:v>Shrawan 23, 2067</c:v>
                </c:pt>
                <c:pt idx="2218">
                  <c:v>Shrawan 24, 2067</c:v>
                </c:pt>
                <c:pt idx="2219">
                  <c:v>Shrawan 25, 2067</c:v>
                </c:pt>
                <c:pt idx="2220">
                  <c:v>Shrawan 26, 2067</c:v>
                </c:pt>
                <c:pt idx="2221">
                  <c:v>Shrawan 27, 2067</c:v>
                </c:pt>
                <c:pt idx="2222">
                  <c:v>Shrawan 28, 2067</c:v>
                </c:pt>
                <c:pt idx="2223">
                  <c:v>Shrawan 29, 2067</c:v>
                </c:pt>
                <c:pt idx="2224">
                  <c:v>Shrawan 30, 2067</c:v>
                </c:pt>
                <c:pt idx="2225">
                  <c:v>Shrawan 31, 2067</c:v>
                </c:pt>
                <c:pt idx="2226">
                  <c:v>Shrawan 32, 2067</c:v>
                </c:pt>
                <c:pt idx="2227">
                  <c:v>Bhadra 1, 2067</c:v>
                </c:pt>
                <c:pt idx="2228">
                  <c:v>Bhadra 2, 2067</c:v>
                </c:pt>
                <c:pt idx="2229">
                  <c:v>Bhadra 3, 2067</c:v>
                </c:pt>
                <c:pt idx="2230">
                  <c:v>Bhadra 4, 2067</c:v>
                </c:pt>
                <c:pt idx="2231">
                  <c:v>Bhadra 5, 2067</c:v>
                </c:pt>
                <c:pt idx="2232">
                  <c:v>Bhadra 6, 2067</c:v>
                </c:pt>
                <c:pt idx="2233">
                  <c:v>Bhadra 7, 2067</c:v>
                </c:pt>
                <c:pt idx="2234">
                  <c:v>Bhadra 8, 2067</c:v>
                </c:pt>
                <c:pt idx="2235">
                  <c:v>Bhadra 9, 2067</c:v>
                </c:pt>
                <c:pt idx="2236">
                  <c:v>Bhadra 10, 2067</c:v>
                </c:pt>
                <c:pt idx="2237">
                  <c:v>Bhadra 11, 2067</c:v>
                </c:pt>
                <c:pt idx="2238">
                  <c:v>Bhadra 12, 2067</c:v>
                </c:pt>
                <c:pt idx="2239">
                  <c:v>Bhadra 13, 2067</c:v>
                </c:pt>
                <c:pt idx="2240">
                  <c:v>Bhadra 14, 2067</c:v>
                </c:pt>
                <c:pt idx="2241">
                  <c:v>Bhadra 15, 2067</c:v>
                </c:pt>
                <c:pt idx="2242">
                  <c:v>Bhadra 16, 2067</c:v>
                </c:pt>
                <c:pt idx="2243">
                  <c:v>Bhadra 17, 2067</c:v>
                </c:pt>
                <c:pt idx="2244">
                  <c:v>Bhadra 18, 2067</c:v>
                </c:pt>
                <c:pt idx="2245">
                  <c:v>Bhadra 19, 2067</c:v>
                </c:pt>
                <c:pt idx="2246">
                  <c:v>Bhadra 20, 2067</c:v>
                </c:pt>
                <c:pt idx="2247">
                  <c:v>Bhadra 21, 2067</c:v>
                </c:pt>
                <c:pt idx="2248">
                  <c:v>Bhadra 22, 2067</c:v>
                </c:pt>
                <c:pt idx="2249">
                  <c:v>Bhadra 23, 2067</c:v>
                </c:pt>
                <c:pt idx="2250">
                  <c:v>Bhadra 24, 2067</c:v>
                </c:pt>
                <c:pt idx="2251">
                  <c:v>Bhadra 25, 2067</c:v>
                </c:pt>
                <c:pt idx="2252">
                  <c:v>Bhadra 26, 2067</c:v>
                </c:pt>
                <c:pt idx="2253">
                  <c:v>Bhadra 27, 2067</c:v>
                </c:pt>
                <c:pt idx="2254">
                  <c:v>Bhadra 28, 2067</c:v>
                </c:pt>
                <c:pt idx="2255">
                  <c:v>Bhadra 29, 2067</c:v>
                </c:pt>
                <c:pt idx="2256">
                  <c:v>Bhadra 30, 2067</c:v>
                </c:pt>
                <c:pt idx="2257">
                  <c:v>Bhadra 31, 2067</c:v>
                </c:pt>
                <c:pt idx="2258">
                  <c:v>Ashwin 1, 2067</c:v>
                </c:pt>
                <c:pt idx="2259">
                  <c:v>Ashwin 2, 2067</c:v>
                </c:pt>
                <c:pt idx="2260">
                  <c:v>Ashwin 3, 2067</c:v>
                </c:pt>
                <c:pt idx="2261">
                  <c:v>Ashwin 4, 2067</c:v>
                </c:pt>
                <c:pt idx="2262">
                  <c:v>Ashwin 5, 2067</c:v>
                </c:pt>
                <c:pt idx="2263">
                  <c:v>Ashwin 6, 2067</c:v>
                </c:pt>
                <c:pt idx="2264">
                  <c:v>Ashwin 7, 2067</c:v>
                </c:pt>
                <c:pt idx="2265">
                  <c:v>Ashwin 8, 2067</c:v>
                </c:pt>
                <c:pt idx="2266">
                  <c:v>Ashwin 9, 2067</c:v>
                </c:pt>
                <c:pt idx="2267">
                  <c:v>Ashwin 10, 2067</c:v>
                </c:pt>
                <c:pt idx="2268">
                  <c:v>Ashwin 11, 2067</c:v>
                </c:pt>
                <c:pt idx="2269">
                  <c:v>Ashwin 12, 2067</c:v>
                </c:pt>
                <c:pt idx="2270">
                  <c:v>Ashwin 13, 2067</c:v>
                </c:pt>
                <c:pt idx="2271">
                  <c:v>Ashwin 14, 2067</c:v>
                </c:pt>
                <c:pt idx="2272">
                  <c:v>Ashwin 15, 2067</c:v>
                </c:pt>
                <c:pt idx="2273">
                  <c:v>Ashwin 16, 2067</c:v>
                </c:pt>
                <c:pt idx="2274">
                  <c:v>Ashwin 17, 2067</c:v>
                </c:pt>
                <c:pt idx="2275">
                  <c:v>Ashwin 18, 2067</c:v>
                </c:pt>
                <c:pt idx="2276">
                  <c:v>Ashwin 19, 2067</c:v>
                </c:pt>
                <c:pt idx="2277">
                  <c:v>Ashwin 20, 2067</c:v>
                </c:pt>
                <c:pt idx="2278">
                  <c:v>Ashwin 21, 2067</c:v>
                </c:pt>
                <c:pt idx="2279">
                  <c:v>Ashwin 22, 2067</c:v>
                </c:pt>
                <c:pt idx="2280">
                  <c:v>Ashwin 23, 2067</c:v>
                </c:pt>
                <c:pt idx="2281">
                  <c:v>Ashwin 24, 2067</c:v>
                </c:pt>
                <c:pt idx="2282">
                  <c:v>Ashwin 25, 2067</c:v>
                </c:pt>
                <c:pt idx="2283">
                  <c:v>Ashwin 26, 2067</c:v>
                </c:pt>
                <c:pt idx="2284">
                  <c:v>Ashwin 27, 2067</c:v>
                </c:pt>
                <c:pt idx="2285">
                  <c:v>Ashwin 28, 2067</c:v>
                </c:pt>
                <c:pt idx="2286">
                  <c:v>Ashwin 29, 2067</c:v>
                </c:pt>
                <c:pt idx="2287">
                  <c:v>Ashwin 30, 2067</c:v>
                </c:pt>
                <c:pt idx="2288">
                  <c:v>Ashwin 31, 2067</c:v>
                </c:pt>
                <c:pt idx="2289">
                  <c:v>Kartik 1, 2067</c:v>
                </c:pt>
                <c:pt idx="2290">
                  <c:v>Kartik 2, 2067</c:v>
                </c:pt>
                <c:pt idx="2291">
                  <c:v>Kartik 3, 2067</c:v>
                </c:pt>
                <c:pt idx="2292">
                  <c:v>Kartik 4, 2067</c:v>
                </c:pt>
                <c:pt idx="2293">
                  <c:v>Kartik 5, 2067</c:v>
                </c:pt>
                <c:pt idx="2294">
                  <c:v>Kartik 6, 2067</c:v>
                </c:pt>
                <c:pt idx="2295">
                  <c:v>Kartik 7, 2067</c:v>
                </c:pt>
                <c:pt idx="2296">
                  <c:v>Kartik 8, 2067</c:v>
                </c:pt>
                <c:pt idx="2297">
                  <c:v>Kartik 9, 2067</c:v>
                </c:pt>
                <c:pt idx="2298">
                  <c:v>Kartik 10, 2067</c:v>
                </c:pt>
                <c:pt idx="2299">
                  <c:v>Kartik 11, 2067</c:v>
                </c:pt>
                <c:pt idx="2300">
                  <c:v>Kartik 12, 2067</c:v>
                </c:pt>
                <c:pt idx="2301">
                  <c:v>Kartik 13, 2067</c:v>
                </c:pt>
                <c:pt idx="2302">
                  <c:v>Kartik 14, 2067</c:v>
                </c:pt>
                <c:pt idx="2303">
                  <c:v>Kartik 15, 2067</c:v>
                </c:pt>
                <c:pt idx="2304">
                  <c:v>Kartik 16, 2067</c:v>
                </c:pt>
                <c:pt idx="2305">
                  <c:v>Kartik 17, 2067</c:v>
                </c:pt>
                <c:pt idx="2306">
                  <c:v>Kartik 18, 2067</c:v>
                </c:pt>
                <c:pt idx="2307">
                  <c:v>Kartik 19, 2067</c:v>
                </c:pt>
                <c:pt idx="2308">
                  <c:v>Kartik 20, 2067</c:v>
                </c:pt>
                <c:pt idx="2309">
                  <c:v>Kartik 21, 2067</c:v>
                </c:pt>
                <c:pt idx="2310">
                  <c:v>Kartik 22, 2067</c:v>
                </c:pt>
                <c:pt idx="2311">
                  <c:v>Kartik 23, 2067</c:v>
                </c:pt>
                <c:pt idx="2312">
                  <c:v>Kartik 24, 2067</c:v>
                </c:pt>
                <c:pt idx="2313">
                  <c:v>Kartik 25, 2067</c:v>
                </c:pt>
                <c:pt idx="2314">
                  <c:v>Kartik 26, 2067</c:v>
                </c:pt>
                <c:pt idx="2315">
                  <c:v>Kartik 27, 2067</c:v>
                </c:pt>
                <c:pt idx="2316">
                  <c:v>Kartik 28, 2067</c:v>
                </c:pt>
                <c:pt idx="2317">
                  <c:v>Kartik 29, 2067</c:v>
                </c:pt>
                <c:pt idx="2318">
                  <c:v>Kartik 30, 2067</c:v>
                </c:pt>
                <c:pt idx="2319">
                  <c:v>Mangsir 1, 2067</c:v>
                </c:pt>
                <c:pt idx="2320">
                  <c:v>Mangsir 2, 2067</c:v>
                </c:pt>
                <c:pt idx="2321">
                  <c:v>Mangsir 3, 2067</c:v>
                </c:pt>
                <c:pt idx="2322">
                  <c:v>Mangsir 4, 2067</c:v>
                </c:pt>
                <c:pt idx="2323">
                  <c:v>Mangsir 5, 2067</c:v>
                </c:pt>
                <c:pt idx="2324">
                  <c:v>Mangsir 6, 2067</c:v>
                </c:pt>
                <c:pt idx="2325">
                  <c:v>Mangsir 7, 2067</c:v>
                </c:pt>
                <c:pt idx="2326">
                  <c:v>Mangsir 8, 2067</c:v>
                </c:pt>
                <c:pt idx="2327">
                  <c:v>Mangsir 9, 2067</c:v>
                </c:pt>
                <c:pt idx="2328">
                  <c:v>Mangsir 10, 2067</c:v>
                </c:pt>
                <c:pt idx="2329">
                  <c:v>Mangsir 11, 2067</c:v>
                </c:pt>
                <c:pt idx="2330">
                  <c:v>Mangsir 12, 2067</c:v>
                </c:pt>
                <c:pt idx="2331">
                  <c:v>Mangsir 13, 2067</c:v>
                </c:pt>
                <c:pt idx="2332">
                  <c:v>Mangsir 14, 2067</c:v>
                </c:pt>
                <c:pt idx="2333">
                  <c:v>Mangsir 15, 2067</c:v>
                </c:pt>
                <c:pt idx="2334">
                  <c:v>Mangsir 16, 2067</c:v>
                </c:pt>
                <c:pt idx="2335">
                  <c:v>Mangsir 17, 2067</c:v>
                </c:pt>
                <c:pt idx="2336">
                  <c:v>Mangsir 18, 2067</c:v>
                </c:pt>
                <c:pt idx="2337">
                  <c:v>Mangsir 19, 2067</c:v>
                </c:pt>
                <c:pt idx="2338">
                  <c:v>Mangsir 20, 2067</c:v>
                </c:pt>
                <c:pt idx="2339">
                  <c:v>Mangsir 21, 2067</c:v>
                </c:pt>
                <c:pt idx="2340">
                  <c:v>Mangsir 22, 2067</c:v>
                </c:pt>
                <c:pt idx="2341">
                  <c:v>Mangsir 23, 2067</c:v>
                </c:pt>
                <c:pt idx="2342">
                  <c:v>Mangsir 24, 2067</c:v>
                </c:pt>
                <c:pt idx="2343">
                  <c:v>Mangsir 25, 2067</c:v>
                </c:pt>
                <c:pt idx="2344">
                  <c:v>Mangsir 26, 2067</c:v>
                </c:pt>
                <c:pt idx="2345">
                  <c:v>Mangsir 27, 2067</c:v>
                </c:pt>
                <c:pt idx="2346">
                  <c:v>Mangsir 28, 2067</c:v>
                </c:pt>
                <c:pt idx="2347">
                  <c:v>Mangsir 29, 2067</c:v>
                </c:pt>
                <c:pt idx="2348">
                  <c:v>Poush 1, 2067</c:v>
                </c:pt>
                <c:pt idx="2349">
                  <c:v>Poush 2, 2067</c:v>
                </c:pt>
                <c:pt idx="2350">
                  <c:v>Poush 3, 2067</c:v>
                </c:pt>
                <c:pt idx="2351">
                  <c:v>Poush 4, 2067</c:v>
                </c:pt>
                <c:pt idx="2352">
                  <c:v>Poush 5, 2067</c:v>
                </c:pt>
                <c:pt idx="2353">
                  <c:v>Poush 6, 2067</c:v>
                </c:pt>
                <c:pt idx="2354">
                  <c:v>Poush 7, 2067</c:v>
                </c:pt>
                <c:pt idx="2355">
                  <c:v>Poush 8, 2067</c:v>
                </c:pt>
                <c:pt idx="2356">
                  <c:v>Poush 9, 2067</c:v>
                </c:pt>
                <c:pt idx="2357">
                  <c:v>Poush 10, 2067</c:v>
                </c:pt>
                <c:pt idx="2358">
                  <c:v>Poush 11, 2067</c:v>
                </c:pt>
                <c:pt idx="2359">
                  <c:v>Poush 12, 2067</c:v>
                </c:pt>
                <c:pt idx="2360">
                  <c:v>Poush 13, 2067</c:v>
                </c:pt>
                <c:pt idx="2361">
                  <c:v>Poush 14, 2067</c:v>
                </c:pt>
                <c:pt idx="2362">
                  <c:v>Poush 15, 2067</c:v>
                </c:pt>
                <c:pt idx="2363">
                  <c:v>Poush 16, 2067</c:v>
                </c:pt>
                <c:pt idx="2364">
                  <c:v>Poush 17, 2067</c:v>
                </c:pt>
                <c:pt idx="2365">
                  <c:v>Poush 18, 2067</c:v>
                </c:pt>
                <c:pt idx="2366">
                  <c:v>Poush 19, 2067</c:v>
                </c:pt>
                <c:pt idx="2367">
                  <c:v>Poush 20, 2067</c:v>
                </c:pt>
                <c:pt idx="2368">
                  <c:v>Poush 21, 2067</c:v>
                </c:pt>
                <c:pt idx="2369">
                  <c:v>Poush 22, 2067</c:v>
                </c:pt>
                <c:pt idx="2370">
                  <c:v>Poush 23, 2067</c:v>
                </c:pt>
                <c:pt idx="2371">
                  <c:v>Poush 24, 2067</c:v>
                </c:pt>
                <c:pt idx="2372">
                  <c:v>Poush 25, 2067</c:v>
                </c:pt>
                <c:pt idx="2373">
                  <c:v>Poush 26, 2067</c:v>
                </c:pt>
                <c:pt idx="2374">
                  <c:v>Poush 27, 2067</c:v>
                </c:pt>
                <c:pt idx="2375">
                  <c:v>Poush 28, 2067</c:v>
                </c:pt>
                <c:pt idx="2376">
                  <c:v>Poush 29, 2067</c:v>
                </c:pt>
                <c:pt idx="2377">
                  <c:v>Poush 30, 2067</c:v>
                </c:pt>
                <c:pt idx="2378">
                  <c:v>Magh 1, 2067</c:v>
                </c:pt>
                <c:pt idx="2379">
                  <c:v>Magh 2, 2067</c:v>
                </c:pt>
                <c:pt idx="2380">
                  <c:v>Magh 3, 2067</c:v>
                </c:pt>
                <c:pt idx="2381">
                  <c:v>Magh 4, 2067</c:v>
                </c:pt>
                <c:pt idx="2382">
                  <c:v>Magh 5, 2067</c:v>
                </c:pt>
                <c:pt idx="2383">
                  <c:v>Magh 6, 2067</c:v>
                </c:pt>
                <c:pt idx="2384">
                  <c:v>Magh 7, 2067</c:v>
                </c:pt>
                <c:pt idx="2385">
                  <c:v>Magh 8, 2067</c:v>
                </c:pt>
                <c:pt idx="2386">
                  <c:v>Magh 9, 2067</c:v>
                </c:pt>
                <c:pt idx="2387">
                  <c:v>Magh 10, 2067</c:v>
                </c:pt>
                <c:pt idx="2388">
                  <c:v>Magh 11, 2067</c:v>
                </c:pt>
                <c:pt idx="2389">
                  <c:v>Magh 12, 2067</c:v>
                </c:pt>
                <c:pt idx="2390">
                  <c:v>Magh 13, 2067</c:v>
                </c:pt>
                <c:pt idx="2391">
                  <c:v>Magh 14, 2067</c:v>
                </c:pt>
                <c:pt idx="2392">
                  <c:v>Magh 15, 2067</c:v>
                </c:pt>
                <c:pt idx="2393">
                  <c:v>Magh 16, 2067</c:v>
                </c:pt>
                <c:pt idx="2394">
                  <c:v>Magh 17, 2067</c:v>
                </c:pt>
                <c:pt idx="2395">
                  <c:v>Magh 18, 2067</c:v>
                </c:pt>
                <c:pt idx="2396">
                  <c:v>Magh 19, 2067</c:v>
                </c:pt>
                <c:pt idx="2397">
                  <c:v>Magh 20, 2067</c:v>
                </c:pt>
                <c:pt idx="2398">
                  <c:v>Magh 21, 2067</c:v>
                </c:pt>
                <c:pt idx="2399">
                  <c:v>Magh 22, 2067</c:v>
                </c:pt>
                <c:pt idx="2400">
                  <c:v>Magh 23, 2067</c:v>
                </c:pt>
                <c:pt idx="2401">
                  <c:v>Magh 24, 2067</c:v>
                </c:pt>
                <c:pt idx="2402">
                  <c:v>Magh 25, 2067</c:v>
                </c:pt>
                <c:pt idx="2403">
                  <c:v>Magh 26, 2067</c:v>
                </c:pt>
                <c:pt idx="2404">
                  <c:v>Magh 27, 2067</c:v>
                </c:pt>
                <c:pt idx="2405">
                  <c:v>Magh 28, 2067</c:v>
                </c:pt>
                <c:pt idx="2406">
                  <c:v>Magh 29, 2067</c:v>
                </c:pt>
                <c:pt idx="2407">
                  <c:v>Falgun 1, 2067</c:v>
                </c:pt>
                <c:pt idx="2408">
                  <c:v>Falgun 2, 2067</c:v>
                </c:pt>
                <c:pt idx="2409">
                  <c:v>Falgun 3, 2067</c:v>
                </c:pt>
                <c:pt idx="2410">
                  <c:v>Falgun 4, 2067</c:v>
                </c:pt>
                <c:pt idx="2411">
                  <c:v>Falgun 5, 2067</c:v>
                </c:pt>
                <c:pt idx="2412">
                  <c:v>Falgun 6, 2067</c:v>
                </c:pt>
                <c:pt idx="2413">
                  <c:v>Falgun 7, 2067</c:v>
                </c:pt>
                <c:pt idx="2414">
                  <c:v>Falgun 8, 2067</c:v>
                </c:pt>
                <c:pt idx="2415">
                  <c:v>Falgun 9, 2067</c:v>
                </c:pt>
                <c:pt idx="2416">
                  <c:v>Falgun 10, 2067</c:v>
                </c:pt>
                <c:pt idx="2417">
                  <c:v>Falgun 11, 2067</c:v>
                </c:pt>
                <c:pt idx="2418">
                  <c:v>Falgun 12, 2067</c:v>
                </c:pt>
                <c:pt idx="2419">
                  <c:v>Falgun 13, 2067</c:v>
                </c:pt>
                <c:pt idx="2420">
                  <c:v>Falgun 14, 2067</c:v>
                </c:pt>
                <c:pt idx="2421">
                  <c:v>Falgun 15, 2067</c:v>
                </c:pt>
                <c:pt idx="2422">
                  <c:v>Falgun 16, 2067</c:v>
                </c:pt>
                <c:pt idx="2423">
                  <c:v>Falgun 17, 2067</c:v>
                </c:pt>
                <c:pt idx="2424">
                  <c:v>Falgun 18, 2067</c:v>
                </c:pt>
                <c:pt idx="2425">
                  <c:v>Falgun 19, 2067</c:v>
                </c:pt>
                <c:pt idx="2426">
                  <c:v>Falgun 20, 2067</c:v>
                </c:pt>
                <c:pt idx="2427">
                  <c:v>Falgun 21, 2067</c:v>
                </c:pt>
                <c:pt idx="2428">
                  <c:v>Falgun 22, 2067</c:v>
                </c:pt>
                <c:pt idx="2429">
                  <c:v>Falgun 23, 2067</c:v>
                </c:pt>
                <c:pt idx="2430">
                  <c:v>Falgun 24, 2067</c:v>
                </c:pt>
                <c:pt idx="2431">
                  <c:v>Falgun 25, 2067</c:v>
                </c:pt>
                <c:pt idx="2432">
                  <c:v>Falgun 26, 2067</c:v>
                </c:pt>
                <c:pt idx="2433">
                  <c:v>Falgun 27, 2067</c:v>
                </c:pt>
                <c:pt idx="2434">
                  <c:v>Falgun 28, 2067</c:v>
                </c:pt>
                <c:pt idx="2435">
                  <c:v>Falgun 29, 2067</c:v>
                </c:pt>
                <c:pt idx="2436">
                  <c:v>Falgun 30, 2067</c:v>
                </c:pt>
                <c:pt idx="2437">
                  <c:v>Chaitra 1, 2067</c:v>
                </c:pt>
                <c:pt idx="2438">
                  <c:v>Chaitra 2, 2067</c:v>
                </c:pt>
                <c:pt idx="2439">
                  <c:v>Chaitra 3, 2067</c:v>
                </c:pt>
                <c:pt idx="2440">
                  <c:v>Chaitra 4, 2067</c:v>
                </c:pt>
                <c:pt idx="2441">
                  <c:v>Chaitra 5, 2067</c:v>
                </c:pt>
                <c:pt idx="2442">
                  <c:v>Chaitra 6, 2067</c:v>
                </c:pt>
                <c:pt idx="2443">
                  <c:v>Chaitra 7, 2067</c:v>
                </c:pt>
                <c:pt idx="2444">
                  <c:v>Chaitra 8, 2067</c:v>
                </c:pt>
                <c:pt idx="2445">
                  <c:v>Chaitra 9, 2067</c:v>
                </c:pt>
                <c:pt idx="2446">
                  <c:v>Chaitra 10, 2067</c:v>
                </c:pt>
                <c:pt idx="2447">
                  <c:v>Chaitra 11, 2067</c:v>
                </c:pt>
                <c:pt idx="2448">
                  <c:v>Chaitra 12, 2067</c:v>
                </c:pt>
                <c:pt idx="2449">
                  <c:v>Chaitra 13, 2067</c:v>
                </c:pt>
                <c:pt idx="2450">
                  <c:v>Chaitra 14, 2067</c:v>
                </c:pt>
                <c:pt idx="2451">
                  <c:v>Chaitra 15, 2067</c:v>
                </c:pt>
                <c:pt idx="2452">
                  <c:v>Chaitra 16, 2067</c:v>
                </c:pt>
                <c:pt idx="2453">
                  <c:v>Chaitra 17, 2067</c:v>
                </c:pt>
                <c:pt idx="2454">
                  <c:v>Chaitra 18, 2067</c:v>
                </c:pt>
                <c:pt idx="2455">
                  <c:v>Chaitra 19, 2067</c:v>
                </c:pt>
                <c:pt idx="2456">
                  <c:v>Chaitra 20, 2067</c:v>
                </c:pt>
                <c:pt idx="2457">
                  <c:v>Chaitra 21, 2067</c:v>
                </c:pt>
                <c:pt idx="2458">
                  <c:v>Chaitra 22, 2067</c:v>
                </c:pt>
                <c:pt idx="2459">
                  <c:v>Chaitra 23, 2067</c:v>
                </c:pt>
                <c:pt idx="2460">
                  <c:v>Chaitra 24, 2067</c:v>
                </c:pt>
                <c:pt idx="2461">
                  <c:v>Chaitra 25, 2067</c:v>
                </c:pt>
                <c:pt idx="2462">
                  <c:v>Chaitra 26, 2067</c:v>
                </c:pt>
                <c:pt idx="2463">
                  <c:v>Chaitra 27, 2067</c:v>
                </c:pt>
                <c:pt idx="2464">
                  <c:v>Chaitra 28, 2067</c:v>
                </c:pt>
                <c:pt idx="2465">
                  <c:v>Chaitra 29, 2067</c:v>
                </c:pt>
                <c:pt idx="2466">
                  <c:v>Chaitra 30, 2067</c:v>
                </c:pt>
                <c:pt idx="2467">
                  <c:v>Baishakh 1, 2068</c:v>
                </c:pt>
                <c:pt idx="2468">
                  <c:v>Baishakh 2, 2068</c:v>
                </c:pt>
                <c:pt idx="2469">
                  <c:v>Baishakh 3, 2068</c:v>
                </c:pt>
                <c:pt idx="2470">
                  <c:v>Baishakh 4, 2068</c:v>
                </c:pt>
                <c:pt idx="2471">
                  <c:v>Baishakh 5, 2068</c:v>
                </c:pt>
                <c:pt idx="2472">
                  <c:v>Baishakh 6, 2068</c:v>
                </c:pt>
                <c:pt idx="2473">
                  <c:v>Baishakh 7, 2068</c:v>
                </c:pt>
                <c:pt idx="2474">
                  <c:v>Baishakh 8, 2068</c:v>
                </c:pt>
                <c:pt idx="2475">
                  <c:v>Baishakh 9, 2068</c:v>
                </c:pt>
                <c:pt idx="2476">
                  <c:v>Baishakh 10, 2068</c:v>
                </c:pt>
                <c:pt idx="2477">
                  <c:v>Baishakh 11, 2068</c:v>
                </c:pt>
                <c:pt idx="2478">
                  <c:v>Baishakh 12, 2068</c:v>
                </c:pt>
                <c:pt idx="2479">
                  <c:v>Baishakh 13, 2068</c:v>
                </c:pt>
                <c:pt idx="2480">
                  <c:v>Baishakh 14, 2068</c:v>
                </c:pt>
                <c:pt idx="2481">
                  <c:v>Baishakh 15, 2068</c:v>
                </c:pt>
                <c:pt idx="2482">
                  <c:v>Baishakh 16, 2068</c:v>
                </c:pt>
                <c:pt idx="2483">
                  <c:v>Baishakh 17, 2068</c:v>
                </c:pt>
                <c:pt idx="2484">
                  <c:v>Baishakh 18, 2068</c:v>
                </c:pt>
                <c:pt idx="2485">
                  <c:v>Baishakh 19, 2068</c:v>
                </c:pt>
                <c:pt idx="2486">
                  <c:v>Baishakh 20, 2068</c:v>
                </c:pt>
                <c:pt idx="2487">
                  <c:v>Baishakh 21, 2068</c:v>
                </c:pt>
                <c:pt idx="2488">
                  <c:v>Baishakh 22, 2068</c:v>
                </c:pt>
                <c:pt idx="2489">
                  <c:v>Baishakh 23, 2068</c:v>
                </c:pt>
                <c:pt idx="2490">
                  <c:v>Baishakh 24, 2068</c:v>
                </c:pt>
                <c:pt idx="2491">
                  <c:v>Baishakh 25, 2068</c:v>
                </c:pt>
                <c:pt idx="2492">
                  <c:v>Baishakh 26, 2068</c:v>
                </c:pt>
                <c:pt idx="2493">
                  <c:v>Baishakh 27, 2068</c:v>
                </c:pt>
                <c:pt idx="2494">
                  <c:v>Baishakh 28, 2068</c:v>
                </c:pt>
                <c:pt idx="2495">
                  <c:v>Baishakh 29, 2068</c:v>
                </c:pt>
                <c:pt idx="2496">
                  <c:v>Baishakh 30, 2068</c:v>
                </c:pt>
                <c:pt idx="2497">
                  <c:v>Baishakh 31, 2068</c:v>
                </c:pt>
                <c:pt idx="2498">
                  <c:v>Jestha 1, 2068</c:v>
                </c:pt>
                <c:pt idx="2499">
                  <c:v>Jestha 2, 2068</c:v>
                </c:pt>
                <c:pt idx="2500">
                  <c:v>Jestha 3, 2068</c:v>
                </c:pt>
                <c:pt idx="2501">
                  <c:v>Jestha 4, 2068</c:v>
                </c:pt>
                <c:pt idx="2502">
                  <c:v>Jestha 5, 2068</c:v>
                </c:pt>
                <c:pt idx="2503">
                  <c:v>Jestha 6, 2068</c:v>
                </c:pt>
                <c:pt idx="2504">
                  <c:v>Jestha 7, 2068</c:v>
                </c:pt>
                <c:pt idx="2505">
                  <c:v>Jestha 8, 2068</c:v>
                </c:pt>
                <c:pt idx="2506">
                  <c:v>Jestha 9, 2068</c:v>
                </c:pt>
                <c:pt idx="2507">
                  <c:v>Jestha 10, 2068</c:v>
                </c:pt>
                <c:pt idx="2508">
                  <c:v>Jestha 11, 2068</c:v>
                </c:pt>
                <c:pt idx="2509">
                  <c:v>Jestha 12, 2068</c:v>
                </c:pt>
                <c:pt idx="2510">
                  <c:v>Jestha 13, 2068</c:v>
                </c:pt>
                <c:pt idx="2511">
                  <c:v>Jestha 14, 2068</c:v>
                </c:pt>
                <c:pt idx="2512">
                  <c:v>Jestha 15, 2068</c:v>
                </c:pt>
                <c:pt idx="2513">
                  <c:v>Jestha 16, 2068</c:v>
                </c:pt>
                <c:pt idx="2514">
                  <c:v>Jestha 17, 2068</c:v>
                </c:pt>
                <c:pt idx="2515">
                  <c:v>Jestha 18, 2068</c:v>
                </c:pt>
                <c:pt idx="2516">
                  <c:v>Jestha 19, 2068</c:v>
                </c:pt>
                <c:pt idx="2517">
                  <c:v>Jestha 20, 2068</c:v>
                </c:pt>
                <c:pt idx="2518">
                  <c:v>Jestha 21, 2068</c:v>
                </c:pt>
                <c:pt idx="2519">
                  <c:v>Jestha 22, 2068</c:v>
                </c:pt>
                <c:pt idx="2520">
                  <c:v>Jestha 23, 2068</c:v>
                </c:pt>
                <c:pt idx="2521">
                  <c:v>Jestha 24, 2068</c:v>
                </c:pt>
                <c:pt idx="2522">
                  <c:v>Jestha 25, 2068</c:v>
                </c:pt>
                <c:pt idx="2523">
                  <c:v>Jestha 26, 2068</c:v>
                </c:pt>
                <c:pt idx="2524">
                  <c:v>Jestha 27, 2068</c:v>
                </c:pt>
                <c:pt idx="2525">
                  <c:v>Jestha 28, 2068</c:v>
                </c:pt>
                <c:pt idx="2526">
                  <c:v>Jestha 29, 2068</c:v>
                </c:pt>
                <c:pt idx="2527">
                  <c:v>Jestha 30, 2068</c:v>
                </c:pt>
                <c:pt idx="2528">
                  <c:v>Jestha 31, 2068</c:v>
                </c:pt>
                <c:pt idx="2529">
                  <c:v>Ashadh 1, 2068</c:v>
                </c:pt>
                <c:pt idx="2530">
                  <c:v>Ashadh 2, 2068</c:v>
                </c:pt>
                <c:pt idx="2531">
                  <c:v>Ashadh 3, 2068</c:v>
                </c:pt>
                <c:pt idx="2532">
                  <c:v>Ashadh 4, 2068</c:v>
                </c:pt>
                <c:pt idx="2533">
                  <c:v>Ashadh 5, 2068</c:v>
                </c:pt>
                <c:pt idx="2534">
                  <c:v>Ashadh 6, 2068</c:v>
                </c:pt>
                <c:pt idx="2535">
                  <c:v>Ashadh 7, 2068</c:v>
                </c:pt>
                <c:pt idx="2536">
                  <c:v>Ashadh 8, 2068</c:v>
                </c:pt>
                <c:pt idx="2537">
                  <c:v>Ashadh 9, 2068</c:v>
                </c:pt>
                <c:pt idx="2538">
                  <c:v>Ashadh 10, 2068</c:v>
                </c:pt>
                <c:pt idx="2539">
                  <c:v>Ashadh 11, 2068</c:v>
                </c:pt>
                <c:pt idx="2540">
                  <c:v>Ashadh 12, 2068</c:v>
                </c:pt>
                <c:pt idx="2541">
                  <c:v>Ashadh 13, 2068</c:v>
                </c:pt>
                <c:pt idx="2542">
                  <c:v>Ashadh 14, 2068</c:v>
                </c:pt>
                <c:pt idx="2543">
                  <c:v>Ashadh 15, 2068</c:v>
                </c:pt>
                <c:pt idx="2544">
                  <c:v>Ashadh 16, 2068</c:v>
                </c:pt>
                <c:pt idx="2545">
                  <c:v>Ashadh 17, 2068</c:v>
                </c:pt>
                <c:pt idx="2546">
                  <c:v>Ashadh 18, 2068</c:v>
                </c:pt>
                <c:pt idx="2547">
                  <c:v>Ashadh 19, 2068</c:v>
                </c:pt>
                <c:pt idx="2548">
                  <c:v>Ashadh 20, 2068</c:v>
                </c:pt>
                <c:pt idx="2549">
                  <c:v>Ashadh 21, 2068</c:v>
                </c:pt>
                <c:pt idx="2550">
                  <c:v>Ashadh 22, 2068</c:v>
                </c:pt>
                <c:pt idx="2551">
                  <c:v>Ashadh 23, 2068</c:v>
                </c:pt>
                <c:pt idx="2552">
                  <c:v>Ashadh 24, 2068</c:v>
                </c:pt>
                <c:pt idx="2553">
                  <c:v>Ashadh 25, 2068</c:v>
                </c:pt>
                <c:pt idx="2554">
                  <c:v>Ashadh 26, 2068</c:v>
                </c:pt>
                <c:pt idx="2555">
                  <c:v>Ashadh 27, 2068</c:v>
                </c:pt>
                <c:pt idx="2556">
                  <c:v>Ashadh 28, 2068</c:v>
                </c:pt>
                <c:pt idx="2557">
                  <c:v>Ashadh 29, 2068</c:v>
                </c:pt>
                <c:pt idx="2558">
                  <c:v>Ashadh 30, 2068</c:v>
                </c:pt>
                <c:pt idx="2559">
                  <c:v>Ashadh 31, 2068</c:v>
                </c:pt>
                <c:pt idx="2560">
                  <c:v>Ashadh 32, 2068</c:v>
                </c:pt>
                <c:pt idx="2561">
                  <c:v>Shrawan 1, 2068</c:v>
                </c:pt>
                <c:pt idx="2562">
                  <c:v>Shrawan 2, 2068</c:v>
                </c:pt>
                <c:pt idx="2563">
                  <c:v>Shrawan 3, 2068</c:v>
                </c:pt>
                <c:pt idx="2564">
                  <c:v>Shrawan 4, 2068</c:v>
                </c:pt>
                <c:pt idx="2565">
                  <c:v>Shrawan 5, 2068</c:v>
                </c:pt>
                <c:pt idx="2566">
                  <c:v>Shrawan 6, 2068</c:v>
                </c:pt>
                <c:pt idx="2567">
                  <c:v>Shrawan 7, 2068</c:v>
                </c:pt>
                <c:pt idx="2568">
                  <c:v>Shrawan 8, 2068</c:v>
                </c:pt>
                <c:pt idx="2569">
                  <c:v>Shrawan 9, 2068</c:v>
                </c:pt>
                <c:pt idx="2570">
                  <c:v>Shrawan 10, 2068</c:v>
                </c:pt>
                <c:pt idx="2571">
                  <c:v>Shrawan 11, 2068</c:v>
                </c:pt>
                <c:pt idx="2572">
                  <c:v>Shrawan 12, 2068</c:v>
                </c:pt>
                <c:pt idx="2573">
                  <c:v>Shrawan 13, 2068</c:v>
                </c:pt>
                <c:pt idx="2574">
                  <c:v>Shrawan 14, 2068</c:v>
                </c:pt>
                <c:pt idx="2575">
                  <c:v>Shrawan 15, 2068</c:v>
                </c:pt>
                <c:pt idx="2576">
                  <c:v>Shrawan 16, 2068</c:v>
                </c:pt>
                <c:pt idx="2577">
                  <c:v>Shrawan 17, 2068</c:v>
                </c:pt>
                <c:pt idx="2578">
                  <c:v>Shrawan 18, 2068</c:v>
                </c:pt>
                <c:pt idx="2579">
                  <c:v>Shrawan 19, 2068</c:v>
                </c:pt>
                <c:pt idx="2580">
                  <c:v>Shrawan 20, 2068</c:v>
                </c:pt>
                <c:pt idx="2581">
                  <c:v>Shrawan 21, 2068</c:v>
                </c:pt>
                <c:pt idx="2582">
                  <c:v>Shrawan 22, 2068</c:v>
                </c:pt>
                <c:pt idx="2583">
                  <c:v>Shrawan 23, 2068</c:v>
                </c:pt>
                <c:pt idx="2584">
                  <c:v>Shrawan 24, 2068</c:v>
                </c:pt>
                <c:pt idx="2585">
                  <c:v>Shrawan 25, 2068</c:v>
                </c:pt>
                <c:pt idx="2586">
                  <c:v>Shrawan 26, 2068</c:v>
                </c:pt>
                <c:pt idx="2587">
                  <c:v>Shrawan 27, 2068</c:v>
                </c:pt>
                <c:pt idx="2588">
                  <c:v>Shrawan 28, 2068</c:v>
                </c:pt>
                <c:pt idx="2589">
                  <c:v>Shrawan 29, 2068</c:v>
                </c:pt>
                <c:pt idx="2590">
                  <c:v>Shrawan 30, 2068</c:v>
                </c:pt>
                <c:pt idx="2591">
                  <c:v>Shrawan 31, 2068</c:v>
                </c:pt>
                <c:pt idx="2592">
                  <c:v>Shrawan 32, 2068</c:v>
                </c:pt>
                <c:pt idx="2593">
                  <c:v>Bhadra 1, 2068</c:v>
                </c:pt>
                <c:pt idx="2594">
                  <c:v>Bhadra 2, 2068</c:v>
                </c:pt>
                <c:pt idx="2595">
                  <c:v>Bhadra 3, 2068</c:v>
                </c:pt>
                <c:pt idx="2596">
                  <c:v>Bhadra 4, 2068</c:v>
                </c:pt>
                <c:pt idx="2597">
                  <c:v>Bhadra 5, 2068</c:v>
                </c:pt>
                <c:pt idx="2598">
                  <c:v>Bhadra 6, 2068</c:v>
                </c:pt>
                <c:pt idx="2599">
                  <c:v>Bhadra 7, 2068</c:v>
                </c:pt>
                <c:pt idx="2600">
                  <c:v>Bhadra 8, 2068</c:v>
                </c:pt>
                <c:pt idx="2601">
                  <c:v>Bhadra 9, 2068</c:v>
                </c:pt>
                <c:pt idx="2602">
                  <c:v>Bhadra 10, 2068</c:v>
                </c:pt>
                <c:pt idx="2603">
                  <c:v>Bhadra 11, 2068</c:v>
                </c:pt>
                <c:pt idx="2604">
                  <c:v>Bhadra 12, 2068</c:v>
                </c:pt>
                <c:pt idx="2605">
                  <c:v>Bhadra 13, 2068</c:v>
                </c:pt>
                <c:pt idx="2606">
                  <c:v>Bhadra 14, 2068</c:v>
                </c:pt>
                <c:pt idx="2607">
                  <c:v>Bhadra 15, 2068</c:v>
                </c:pt>
                <c:pt idx="2608">
                  <c:v>Bhadra 16, 2068</c:v>
                </c:pt>
                <c:pt idx="2609">
                  <c:v>Bhadra 17, 2068</c:v>
                </c:pt>
                <c:pt idx="2610">
                  <c:v>Bhadra 18, 2068</c:v>
                </c:pt>
                <c:pt idx="2611">
                  <c:v>Bhadra 19, 2068</c:v>
                </c:pt>
                <c:pt idx="2612">
                  <c:v>Bhadra 20, 2068</c:v>
                </c:pt>
                <c:pt idx="2613">
                  <c:v>Bhadra 21, 2068</c:v>
                </c:pt>
                <c:pt idx="2614">
                  <c:v>Bhadra 22, 2068</c:v>
                </c:pt>
                <c:pt idx="2615">
                  <c:v>Bhadra 23, 2068</c:v>
                </c:pt>
                <c:pt idx="2616">
                  <c:v>Bhadra 24, 2068</c:v>
                </c:pt>
                <c:pt idx="2617">
                  <c:v>Bhadra 25, 2068</c:v>
                </c:pt>
                <c:pt idx="2618">
                  <c:v>Bhadra 26, 2068</c:v>
                </c:pt>
                <c:pt idx="2619">
                  <c:v>Bhadra 27, 2068</c:v>
                </c:pt>
                <c:pt idx="2620">
                  <c:v>Bhadra 28, 2068</c:v>
                </c:pt>
                <c:pt idx="2621">
                  <c:v>Bhadra 29, 2068</c:v>
                </c:pt>
                <c:pt idx="2622">
                  <c:v>Bhadra 30, 2068</c:v>
                </c:pt>
                <c:pt idx="2623">
                  <c:v>Bhadra 31, 2068</c:v>
                </c:pt>
                <c:pt idx="2624">
                  <c:v>Bhadra 32, 2068</c:v>
                </c:pt>
                <c:pt idx="2625">
                  <c:v>Ashwin 2, 2068</c:v>
                </c:pt>
                <c:pt idx="2626">
                  <c:v>Ashwin 3, 2068</c:v>
                </c:pt>
                <c:pt idx="2627">
                  <c:v>Ashwin 4, 2068</c:v>
                </c:pt>
                <c:pt idx="2628">
                  <c:v>Ashwin 5, 2068</c:v>
                </c:pt>
                <c:pt idx="2629">
                  <c:v>Ashwin 6, 2068</c:v>
                </c:pt>
                <c:pt idx="2630">
                  <c:v>Ashwin 7, 2068</c:v>
                </c:pt>
                <c:pt idx="2631">
                  <c:v>Ashwin 8, 2068</c:v>
                </c:pt>
                <c:pt idx="2632">
                  <c:v>Ashwin 9, 2068</c:v>
                </c:pt>
                <c:pt idx="2633">
                  <c:v>Ashwin 10, 2068</c:v>
                </c:pt>
                <c:pt idx="2634">
                  <c:v>Ashwin 11, 2068</c:v>
                </c:pt>
                <c:pt idx="2635">
                  <c:v>Ashwin 12, 2068</c:v>
                </c:pt>
                <c:pt idx="2636">
                  <c:v>Ashwin 13, 2068</c:v>
                </c:pt>
                <c:pt idx="2637">
                  <c:v>Ashwin 14, 2068</c:v>
                </c:pt>
                <c:pt idx="2638">
                  <c:v>Ashwin 15, 2068</c:v>
                </c:pt>
                <c:pt idx="2639">
                  <c:v>Ashwin 16, 2068</c:v>
                </c:pt>
                <c:pt idx="2640">
                  <c:v>Ashwin 17, 2068</c:v>
                </c:pt>
                <c:pt idx="2641">
                  <c:v>Ashwin 18, 2068</c:v>
                </c:pt>
                <c:pt idx="2642">
                  <c:v>Ashwin 19, 2068</c:v>
                </c:pt>
                <c:pt idx="2643">
                  <c:v>Ashwin 20, 2068</c:v>
                </c:pt>
                <c:pt idx="2644">
                  <c:v>Ashwin 21, 2068</c:v>
                </c:pt>
                <c:pt idx="2645">
                  <c:v>Ashwin 22, 2068</c:v>
                </c:pt>
                <c:pt idx="2646">
                  <c:v>Ashwin 23, 2068</c:v>
                </c:pt>
                <c:pt idx="2647">
                  <c:v>Ashwin 24, 2068</c:v>
                </c:pt>
                <c:pt idx="2648">
                  <c:v>Ashwin 25, 2068</c:v>
                </c:pt>
                <c:pt idx="2649">
                  <c:v>Ashwin 26, 2068</c:v>
                </c:pt>
                <c:pt idx="2650">
                  <c:v>Ashwin 27, 2068</c:v>
                </c:pt>
                <c:pt idx="2651">
                  <c:v>Ashwin 28, 2068</c:v>
                </c:pt>
                <c:pt idx="2652">
                  <c:v>Ashwin 29, 2068</c:v>
                </c:pt>
                <c:pt idx="2653">
                  <c:v>Ashwin 30, 2068</c:v>
                </c:pt>
                <c:pt idx="2654">
                  <c:v>Ashwin 31, 2068</c:v>
                </c:pt>
                <c:pt idx="2655">
                  <c:v>Ashwin 32, 2068</c:v>
                </c:pt>
                <c:pt idx="2656">
                  <c:v>Kartik 3, 2068</c:v>
                </c:pt>
                <c:pt idx="2657">
                  <c:v>Kartik 4, 2068</c:v>
                </c:pt>
                <c:pt idx="2658">
                  <c:v>Kartik 5, 2068</c:v>
                </c:pt>
                <c:pt idx="2659">
                  <c:v>Kartik 6, 2068</c:v>
                </c:pt>
                <c:pt idx="2660">
                  <c:v>Kartik 7, 2068</c:v>
                </c:pt>
                <c:pt idx="2661">
                  <c:v>Kartik 8, 2068</c:v>
                </c:pt>
                <c:pt idx="2662">
                  <c:v>Kartik 9, 2068</c:v>
                </c:pt>
                <c:pt idx="2663">
                  <c:v>Kartik 10, 2068</c:v>
                </c:pt>
                <c:pt idx="2664">
                  <c:v>Kartik 11, 2068</c:v>
                </c:pt>
                <c:pt idx="2665">
                  <c:v>Kartik 12, 2068</c:v>
                </c:pt>
                <c:pt idx="2666">
                  <c:v>Kartik 13, 2068</c:v>
                </c:pt>
                <c:pt idx="2667">
                  <c:v>Kartik 14, 2068</c:v>
                </c:pt>
                <c:pt idx="2668">
                  <c:v>Kartik 15, 2068</c:v>
                </c:pt>
                <c:pt idx="2669">
                  <c:v>Kartik 16, 2068</c:v>
                </c:pt>
                <c:pt idx="2670">
                  <c:v>Kartik 17, 2068</c:v>
                </c:pt>
                <c:pt idx="2671">
                  <c:v>Kartik 18, 2068</c:v>
                </c:pt>
                <c:pt idx="2672">
                  <c:v>Kartik 19, 2068</c:v>
                </c:pt>
                <c:pt idx="2673">
                  <c:v>Kartik 20, 2068</c:v>
                </c:pt>
                <c:pt idx="2674">
                  <c:v>Kartik 21, 2068</c:v>
                </c:pt>
                <c:pt idx="2675">
                  <c:v>Kartik 22, 2068</c:v>
                </c:pt>
                <c:pt idx="2676">
                  <c:v>Kartik 23, 2068</c:v>
                </c:pt>
                <c:pt idx="2677">
                  <c:v>Kartik 24, 2068</c:v>
                </c:pt>
                <c:pt idx="2678">
                  <c:v>Kartik 25, 2068</c:v>
                </c:pt>
                <c:pt idx="2679">
                  <c:v>Kartik 26, 2068</c:v>
                </c:pt>
                <c:pt idx="2680">
                  <c:v>Kartik 27, 2068</c:v>
                </c:pt>
                <c:pt idx="2681">
                  <c:v>Kartik 28, 2068</c:v>
                </c:pt>
                <c:pt idx="2682">
                  <c:v>Kartik 29, 2068</c:v>
                </c:pt>
                <c:pt idx="2683">
                  <c:v>Kartik 30, 2068</c:v>
                </c:pt>
                <c:pt idx="2684">
                  <c:v>Kartik 31, 2068</c:v>
                </c:pt>
                <c:pt idx="2685">
                  <c:v>Kartik 32, 2068</c:v>
                </c:pt>
                <c:pt idx="2686">
                  <c:v>Mangsir 1, 2068</c:v>
                </c:pt>
                <c:pt idx="2687">
                  <c:v>Mangsir 4, 2068</c:v>
                </c:pt>
                <c:pt idx="2688">
                  <c:v>Mangsir 5, 2068</c:v>
                </c:pt>
                <c:pt idx="2689">
                  <c:v>Mangsir 6, 2068</c:v>
                </c:pt>
                <c:pt idx="2690">
                  <c:v>Mangsir 7, 2068</c:v>
                </c:pt>
                <c:pt idx="2691">
                  <c:v>Mangsir 8, 2068</c:v>
                </c:pt>
                <c:pt idx="2692">
                  <c:v>Mangsir 9, 2068</c:v>
                </c:pt>
                <c:pt idx="2693">
                  <c:v>Mangsir 10, 2068</c:v>
                </c:pt>
                <c:pt idx="2694">
                  <c:v>Mangsir 11, 2068</c:v>
                </c:pt>
                <c:pt idx="2695">
                  <c:v>Mangsir 12, 2068</c:v>
                </c:pt>
                <c:pt idx="2696">
                  <c:v>Mangsir 13, 2068</c:v>
                </c:pt>
                <c:pt idx="2697">
                  <c:v>Mangsir 14, 2068</c:v>
                </c:pt>
                <c:pt idx="2698">
                  <c:v>Mangsir 15, 2068</c:v>
                </c:pt>
                <c:pt idx="2699">
                  <c:v>Mangsir 16, 2068</c:v>
                </c:pt>
                <c:pt idx="2700">
                  <c:v>Mangsir 17, 2068</c:v>
                </c:pt>
                <c:pt idx="2701">
                  <c:v>Mangsir 18, 2068</c:v>
                </c:pt>
                <c:pt idx="2702">
                  <c:v>Mangsir 19, 2068</c:v>
                </c:pt>
                <c:pt idx="2703">
                  <c:v>Mangsir 20, 2068</c:v>
                </c:pt>
                <c:pt idx="2704">
                  <c:v>Mangsir 21, 2068</c:v>
                </c:pt>
                <c:pt idx="2705">
                  <c:v>Mangsir 22, 2068</c:v>
                </c:pt>
                <c:pt idx="2706">
                  <c:v>Mangsir 23, 2068</c:v>
                </c:pt>
                <c:pt idx="2707">
                  <c:v>Mangsir 24, 2068</c:v>
                </c:pt>
                <c:pt idx="2708">
                  <c:v>Mangsir 25, 2068</c:v>
                </c:pt>
                <c:pt idx="2709">
                  <c:v>Mangsir 26, 2068</c:v>
                </c:pt>
                <c:pt idx="2710">
                  <c:v>Mangsir 27, 2068</c:v>
                </c:pt>
                <c:pt idx="2711">
                  <c:v>Mangsir 28, 2068</c:v>
                </c:pt>
                <c:pt idx="2712">
                  <c:v>Mangsir 29, 2068</c:v>
                </c:pt>
                <c:pt idx="2713">
                  <c:v>Mangsir 30, 2068</c:v>
                </c:pt>
                <c:pt idx="2714">
                  <c:v>Mangsir 31, 2068</c:v>
                </c:pt>
                <c:pt idx="2715">
                  <c:v>Mangsir 32, 2068</c:v>
                </c:pt>
                <c:pt idx="2716">
                  <c:v>Poush 1, 2068</c:v>
                </c:pt>
                <c:pt idx="2717">
                  <c:v>Poush 5, 2068</c:v>
                </c:pt>
                <c:pt idx="2718">
                  <c:v>Poush 6, 2068</c:v>
                </c:pt>
                <c:pt idx="2719">
                  <c:v>Poush 7, 2068</c:v>
                </c:pt>
                <c:pt idx="2720">
                  <c:v>Poush 8, 2068</c:v>
                </c:pt>
                <c:pt idx="2721">
                  <c:v>Poush 9, 2068</c:v>
                </c:pt>
                <c:pt idx="2722">
                  <c:v>Poush 10, 2068</c:v>
                </c:pt>
                <c:pt idx="2723">
                  <c:v>Poush 11, 2068</c:v>
                </c:pt>
                <c:pt idx="2724">
                  <c:v>Poush 12, 2068</c:v>
                </c:pt>
                <c:pt idx="2725">
                  <c:v>Poush 13, 2068</c:v>
                </c:pt>
                <c:pt idx="2726">
                  <c:v>Poush 14, 2068</c:v>
                </c:pt>
                <c:pt idx="2727">
                  <c:v>Poush 15, 2068</c:v>
                </c:pt>
                <c:pt idx="2728">
                  <c:v>Poush 16, 2068</c:v>
                </c:pt>
                <c:pt idx="2729">
                  <c:v>Poush 17, 2068</c:v>
                </c:pt>
                <c:pt idx="2730">
                  <c:v>Poush 18, 2068</c:v>
                </c:pt>
                <c:pt idx="2731">
                  <c:v>Poush 19, 2068</c:v>
                </c:pt>
                <c:pt idx="2732">
                  <c:v>Poush 20, 2068</c:v>
                </c:pt>
                <c:pt idx="2733">
                  <c:v>Poush 21, 2068</c:v>
                </c:pt>
                <c:pt idx="2734">
                  <c:v>Poush 22, 2068</c:v>
                </c:pt>
                <c:pt idx="2735">
                  <c:v>Poush 23, 2068</c:v>
                </c:pt>
                <c:pt idx="2736">
                  <c:v>Poush 24, 2068</c:v>
                </c:pt>
                <c:pt idx="2737">
                  <c:v>Poush 25, 2068</c:v>
                </c:pt>
                <c:pt idx="2738">
                  <c:v>Poush 26, 2068</c:v>
                </c:pt>
                <c:pt idx="2739">
                  <c:v>Poush 27, 2068</c:v>
                </c:pt>
                <c:pt idx="2740">
                  <c:v>Poush 28, 2068</c:v>
                </c:pt>
                <c:pt idx="2741">
                  <c:v>Poush 29, 2068</c:v>
                </c:pt>
                <c:pt idx="2742">
                  <c:v>Poush 30, 2068</c:v>
                </c:pt>
                <c:pt idx="2743">
                  <c:v>Poush 31, 2068</c:v>
                </c:pt>
                <c:pt idx="2744">
                  <c:v>Poush 32, 2068</c:v>
                </c:pt>
                <c:pt idx="2745">
                  <c:v>Magh 1, 2068</c:v>
                </c:pt>
                <c:pt idx="2746">
                  <c:v>Magh 2, 2068</c:v>
                </c:pt>
                <c:pt idx="2747">
                  <c:v>Magh 3, 2068</c:v>
                </c:pt>
                <c:pt idx="2748">
                  <c:v>Magh 6, 2068</c:v>
                </c:pt>
                <c:pt idx="2749">
                  <c:v>Magh 7, 2068</c:v>
                </c:pt>
                <c:pt idx="2750">
                  <c:v>Magh 8, 2068</c:v>
                </c:pt>
                <c:pt idx="2751">
                  <c:v>Magh 9, 2068</c:v>
                </c:pt>
                <c:pt idx="2752">
                  <c:v>Magh 10, 2068</c:v>
                </c:pt>
                <c:pt idx="2753">
                  <c:v>Magh 11, 2068</c:v>
                </c:pt>
                <c:pt idx="2754">
                  <c:v>Magh 12, 2068</c:v>
                </c:pt>
                <c:pt idx="2755">
                  <c:v>Magh 13, 2068</c:v>
                </c:pt>
                <c:pt idx="2756">
                  <c:v>Magh 14, 2068</c:v>
                </c:pt>
                <c:pt idx="2757">
                  <c:v>Magh 15, 2068</c:v>
                </c:pt>
                <c:pt idx="2758">
                  <c:v>Magh 16, 2068</c:v>
                </c:pt>
                <c:pt idx="2759">
                  <c:v>Magh 17, 2068</c:v>
                </c:pt>
                <c:pt idx="2760">
                  <c:v>Magh 18, 2068</c:v>
                </c:pt>
                <c:pt idx="2761">
                  <c:v>Magh 19, 2068</c:v>
                </c:pt>
                <c:pt idx="2762">
                  <c:v>Magh 20, 2068</c:v>
                </c:pt>
                <c:pt idx="2763">
                  <c:v>Magh 21, 2068</c:v>
                </c:pt>
                <c:pt idx="2764">
                  <c:v>Magh 22, 2068</c:v>
                </c:pt>
                <c:pt idx="2765">
                  <c:v>Magh 23, 2068</c:v>
                </c:pt>
                <c:pt idx="2766">
                  <c:v>Magh 24, 2068</c:v>
                </c:pt>
                <c:pt idx="2767">
                  <c:v>Magh 25, 2068</c:v>
                </c:pt>
                <c:pt idx="2768">
                  <c:v>Magh 26, 2068</c:v>
                </c:pt>
                <c:pt idx="2769">
                  <c:v>Magh 27, 2068</c:v>
                </c:pt>
                <c:pt idx="2770">
                  <c:v>Magh 28, 2068</c:v>
                </c:pt>
                <c:pt idx="2771">
                  <c:v>Magh 29, 2068</c:v>
                </c:pt>
                <c:pt idx="2772">
                  <c:v>Magh 30, 2068</c:v>
                </c:pt>
                <c:pt idx="2773">
                  <c:v>Magh 31, 2068</c:v>
                </c:pt>
                <c:pt idx="2774">
                  <c:v>Magh 32, 2068</c:v>
                </c:pt>
                <c:pt idx="2775">
                  <c:v>Falgun 1, 2068</c:v>
                </c:pt>
                <c:pt idx="2776">
                  <c:v>Falgun 2, 2068</c:v>
                </c:pt>
                <c:pt idx="2777">
                  <c:v>Falgun 3, 2068</c:v>
                </c:pt>
                <c:pt idx="2778">
                  <c:v>Falgun 7, 2068</c:v>
                </c:pt>
                <c:pt idx="2779">
                  <c:v>Falgun 8, 2068</c:v>
                </c:pt>
                <c:pt idx="2780">
                  <c:v>Falgun 9, 2068</c:v>
                </c:pt>
                <c:pt idx="2781">
                  <c:v>Falgun 10, 2068</c:v>
                </c:pt>
                <c:pt idx="2782">
                  <c:v>Falgun 11, 2068</c:v>
                </c:pt>
                <c:pt idx="2783">
                  <c:v>Falgun 12, 2068</c:v>
                </c:pt>
                <c:pt idx="2784">
                  <c:v>Falgun 13, 2068</c:v>
                </c:pt>
                <c:pt idx="2785">
                  <c:v>Falgun 14, 2068</c:v>
                </c:pt>
                <c:pt idx="2786">
                  <c:v>Falgun 15, 2068</c:v>
                </c:pt>
                <c:pt idx="2787">
                  <c:v>Falgun 16, 2068</c:v>
                </c:pt>
                <c:pt idx="2788">
                  <c:v>Falgun 17, 2068</c:v>
                </c:pt>
                <c:pt idx="2789">
                  <c:v>Falgun 18, 2068</c:v>
                </c:pt>
                <c:pt idx="2790">
                  <c:v>Falgun 19, 2068</c:v>
                </c:pt>
                <c:pt idx="2791">
                  <c:v>Falgun 20, 2068</c:v>
                </c:pt>
                <c:pt idx="2792">
                  <c:v>Falgun 21, 2068</c:v>
                </c:pt>
                <c:pt idx="2793">
                  <c:v>Falgun 22, 2068</c:v>
                </c:pt>
                <c:pt idx="2794">
                  <c:v>Falgun 23, 2068</c:v>
                </c:pt>
                <c:pt idx="2795">
                  <c:v>Falgun 24, 2068</c:v>
                </c:pt>
                <c:pt idx="2796">
                  <c:v>Falgun 25, 2068</c:v>
                </c:pt>
                <c:pt idx="2797">
                  <c:v>Falgun 26, 2068</c:v>
                </c:pt>
                <c:pt idx="2798">
                  <c:v>Falgun 27, 2068</c:v>
                </c:pt>
                <c:pt idx="2799">
                  <c:v>Falgun 28, 2068</c:v>
                </c:pt>
                <c:pt idx="2800">
                  <c:v>Falgun 29, 2068</c:v>
                </c:pt>
                <c:pt idx="2801">
                  <c:v>Falgun 30, 2068</c:v>
                </c:pt>
                <c:pt idx="2802">
                  <c:v>Falgun 31, 2068</c:v>
                </c:pt>
                <c:pt idx="2803">
                  <c:v>Falgun 32, 2068</c:v>
                </c:pt>
                <c:pt idx="2804">
                  <c:v>Chaitra 1, 2068</c:v>
                </c:pt>
                <c:pt idx="2805">
                  <c:v>Chaitra 2, 2068</c:v>
                </c:pt>
                <c:pt idx="2806">
                  <c:v>Chaitra 3, 2068</c:v>
                </c:pt>
                <c:pt idx="2807">
                  <c:v>Chaitra 4, 2068</c:v>
                </c:pt>
                <c:pt idx="2808">
                  <c:v>Chaitra 5, 2068</c:v>
                </c:pt>
                <c:pt idx="2809">
                  <c:v>Chaitra 8, 2068</c:v>
                </c:pt>
                <c:pt idx="2810">
                  <c:v>Chaitra 9, 2068</c:v>
                </c:pt>
                <c:pt idx="2811">
                  <c:v>Chaitra 10, 2068</c:v>
                </c:pt>
                <c:pt idx="2812">
                  <c:v>Chaitra 11, 2068</c:v>
                </c:pt>
                <c:pt idx="2813">
                  <c:v>Chaitra 12, 2068</c:v>
                </c:pt>
                <c:pt idx="2814">
                  <c:v>Chaitra 13, 2068</c:v>
                </c:pt>
                <c:pt idx="2815">
                  <c:v>Chaitra 14, 2068</c:v>
                </c:pt>
                <c:pt idx="2816">
                  <c:v>Chaitra 15, 2068</c:v>
                </c:pt>
                <c:pt idx="2817">
                  <c:v>Chaitra 16, 2068</c:v>
                </c:pt>
                <c:pt idx="2818">
                  <c:v>Chaitra 17, 2068</c:v>
                </c:pt>
                <c:pt idx="2819">
                  <c:v>Chaitra 18, 2068</c:v>
                </c:pt>
                <c:pt idx="2820">
                  <c:v>Chaitra 19, 2068</c:v>
                </c:pt>
                <c:pt idx="2821">
                  <c:v>Chaitra 20, 2068</c:v>
                </c:pt>
                <c:pt idx="2822">
                  <c:v>Chaitra 21, 2068</c:v>
                </c:pt>
                <c:pt idx="2823">
                  <c:v>Chaitra 22, 2068</c:v>
                </c:pt>
                <c:pt idx="2824">
                  <c:v>Chaitra 23, 2068</c:v>
                </c:pt>
                <c:pt idx="2825">
                  <c:v>Chaitra 24, 2068</c:v>
                </c:pt>
                <c:pt idx="2826">
                  <c:v>Chaitra 25, 2068</c:v>
                </c:pt>
                <c:pt idx="2827">
                  <c:v>Chaitra 26, 2068</c:v>
                </c:pt>
                <c:pt idx="2828">
                  <c:v>Chaitra 27, 2068</c:v>
                </c:pt>
                <c:pt idx="2829">
                  <c:v>Chaitra 28, 2068</c:v>
                </c:pt>
                <c:pt idx="2830">
                  <c:v>Chaitra 29, 2068</c:v>
                </c:pt>
                <c:pt idx="2831">
                  <c:v>Chaitra 30, 2068</c:v>
                </c:pt>
                <c:pt idx="2832">
                  <c:v>Chaitra 31, 2068</c:v>
                </c:pt>
                <c:pt idx="2833">
                  <c:v>Chaitra 32, 2068</c:v>
                </c:pt>
                <c:pt idx="2834">
                  <c:v>Baishakh 1, 2069</c:v>
                </c:pt>
                <c:pt idx="2835">
                  <c:v>Baishakh 2, 2069</c:v>
                </c:pt>
                <c:pt idx="2836">
                  <c:v>Baishakh 3, 2069</c:v>
                </c:pt>
                <c:pt idx="2837">
                  <c:v>Baishakh 4, 2069</c:v>
                </c:pt>
                <c:pt idx="2838">
                  <c:v>Baishakh 5, 2069</c:v>
                </c:pt>
                <c:pt idx="2839">
                  <c:v>Baishakh 6, 2069</c:v>
                </c:pt>
                <c:pt idx="2840">
                  <c:v>Baishakh 9, 2069</c:v>
                </c:pt>
                <c:pt idx="2841">
                  <c:v>Baishakh 10, 2069</c:v>
                </c:pt>
                <c:pt idx="2842">
                  <c:v>Baishakh 11, 2069</c:v>
                </c:pt>
                <c:pt idx="2843">
                  <c:v>Baishakh 12, 2069</c:v>
                </c:pt>
                <c:pt idx="2844">
                  <c:v>Baishakh 13, 2069</c:v>
                </c:pt>
                <c:pt idx="2845">
                  <c:v>Baishakh 14, 2069</c:v>
                </c:pt>
                <c:pt idx="2846">
                  <c:v>Baishakh 15, 2069</c:v>
                </c:pt>
                <c:pt idx="2847">
                  <c:v>Baishakh 16, 2069</c:v>
                </c:pt>
                <c:pt idx="2848">
                  <c:v>Baishakh 17, 2069</c:v>
                </c:pt>
                <c:pt idx="2849">
                  <c:v>Baishakh 18, 2069</c:v>
                </c:pt>
                <c:pt idx="2850">
                  <c:v>Baishakh 19, 2069</c:v>
                </c:pt>
                <c:pt idx="2851">
                  <c:v>Baishakh 20, 2069</c:v>
                </c:pt>
                <c:pt idx="2852">
                  <c:v>Baishakh 21, 2069</c:v>
                </c:pt>
                <c:pt idx="2853">
                  <c:v>Baishakh 22, 2069</c:v>
                </c:pt>
                <c:pt idx="2854">
                  <c:v>Baishakh 23, 2069</c:v>
                </c:pt>
                <c:pt idx="2855">
                  <c:v>Baishakh 24, 2069</c:v>
                </c:pt>
                <c:pt idx="2856">
                  <c:v>Baishakh 25, 2069</c:v>
                </c:pt>
                <c:pt idx="2857">
                  <c:v>Baishakh 26, 2069</c:v>
                </c:pt>
                <c:pt idx="2858">
                  <c:v>Baishakh 27, 2069</c:v>
                </c:pt>
                <c:pt idx="2859">
                  <c:v>Baishakh 28, 2069</c:v>
                </c:pt>
                <c:pt idx="2860">
                  <c:v>Baishakh 29, 2069</c:v>
                </c:pt>
                <c:pt idx="2861">
                  <c:v>Baishakh 30, 2069</c:v>
                </c:pt>
                <c:pt idx="2862">
                  <c:v>Baishakh 31, 2069</c:v>
                </c:pt>
                <c:pt idx="2863">
                  <c:v>Baishakh 32, 2069</c:v>
                </c:pt>
                <c:pt idx="2864">
                  <c:v>Jestha 1, 2069</c:v>
                </c:pt>
                <c:pt idx="2865">
                  <c:v>Jestha 2, 2069</c:v>
                </c:pt>
                <c:pt idx="2866">
                  <c:v>Jestha 3, 2069</c:v>
                </c:pt>
                <c:pt idx="2867">
                  <c:v>Jestha 4, 2069</c:v>
                </c:pt>
                <c:pt idx="2868">
                  <c:v>Jestha 5, 2069</c:v>
                </c:pt>
                <c:pt idx="2869">
                  <c:v>Jestha 6, 2069</c:v>
                </c:pt>
                <c:pt idx="2870">
                  <c:v>Jestha 7, 2069</c:v>
                </c:pt>
                <c:pt idx="2871">
                  <c:v>Jestha 8, 2069</c:v>
                </c:pt>
                <c:pt idx="2872">
                  <c:v>Jestha 10, 2069</c:v>
                </c:pt>
                <c:pt idx="2873">
                  <c:v>Jestha 11, 2069</c:v>
                </c:pt>
                <c:pt idx="2874">
                  <c:v>Jestha 12, 2069</c:v>
                </c:pt>
                <c:pt idx="2875">
                  <c:v>Jestha 13, 2069</c:v>
                </c:pt>
                <c:pt idx="2876">
                  <c:v>Jestha 14, 2069</c:v>
                </c:pt>
                <c:pt idx="2877">
                  <c:v>Jestha 15, 2069</c:v>
                </c:pt>
                <c:pt idx="2878">
                  <c:v>Jestha 16, 2069</c:v>
                </c:pt>
                <c:pt idx="2879">
                  <c:v>Jestha 17, 2069</c:v>
                </c:pt>
                <c:pt idx="2880">
                  <c:v>Jestha 18, 2069</c:v>
                </c:pt>
                <c:pt idx="2881">
                  <c:v>Jestha 19, 2069</c:v>
                </c:pt>
                <c:pt idx="2882">
                  <c:v>Jestha 20, 2069</c:v>
                </c:pt>
                <c:pt idx="2883">
                  <c:v>Jestha 21, 2069</c:v>
                </c:pt>
                <c:pt idx="2884">
                  <c:v>Jestha 22, 2069</c:v>
                </c:pt>
                <c:pt idx="2885">
                  <c:v>Jestha 23, 2069</c:v>
                </c:pt>
                <c:pt idx="2886">
                  <c:v>Jestha 24, 2069</c:v>
                </c:pt>
                <c:pt idx="2887">
                  <c:v>Jestha 25, 2069</c:v>
                </c:pt>
                <c:pt idx="2888">
                  <c:v>Jestha 26, 2069</c:v>
                </c:pt>
                <c:pt idx="2889">
                  <c:v>Jestha 27, 2069</c:v>
                </c:pt>
                <c:pt idx="2890">
                  <c:v>Jestha 28, 2069</c:v>
                </c:pt>
                <c:pt idx="2891">
                  <c:v>Jestha 29, 2069</c:v>
                </c:pt>
                <c:pt idx="2892">
                  <c:v>Jestha 30, 2069</c:v>
                </c:pt>
                <c:pt idx="2893">
                  <c:v>Jestha 31, 2069</c:v>
                </c:pt>
                <c:pt idx="2894">
                  <c:v>Jestha 32, 2069</c:v>
                </c:pt>
                <c:pt idx="2895">
                  <c:v>Ashadh 1, 2069</c:v>
                </c:pt>
                <c:pt idx="2896">
                  <c:v>Ashadh 2, 2069</c:v>
                </c:pt>
                <c:pt idx="2897">
                  <c:v>Ashadh 3, 2069</c:v>
                </c:pt>
                <c:pt idx="2898">
                  <c:v>Ashadh 4, 2069</c:v>
                </c:pt>
                <c:pt idx="2899">
                  <c:v>Ashadh 5, 2069</c:v>
                </c:pt>
                <c:pt idx="2900">
                  <c:v>Ashadh 6, 2069</c:v>
                </c:pt>
                <c:pt idx="2901">
                  <c:v>Ashadh 7, 2069</c:v>
                </c:pt>
                <c:pt idx="2902">
                  <c:v>Ashadh 8, 2069</c:v>
                </c:pt>
                <c:pt idx="2903">
                  <c:v>Ashadh 9, 2069</c:v>
                </c:pt>
                <c:pt idx="2904">
                  <c:v>Ashadh 10, 2069</c:v>
                </c:pt>
                <c:pt idx="2905">
                  <c:v>Ashadh 11, 2069</c:v>
                </c:pt>
                <c:pt idx="2906">
                  <c:v>Ashadh 12, 2069</c:v>
                </c:pt>
                <c:pt idx="2907">
                  <c:v>Ashadh 13, 2069</c:v>
                </c:pt>
                <c:pt idx="2908">
                  <c:v>Ashadh 14, 2069</c:v>
                </c:pt>
                <c:pt idx="2909">
                  <c:v>Ashadh 15, 2069</c:v>
                </c:pt>
                <c:pt idx="2910">
                  <c:v>Ashadh 16, 2069</c:v>
                </c:pt>
                <c:pt idx="2911">
                  <c:v>Ashadh 17, 2069</c:v>
                </c:pt>
                <c:pt idx="2912">
                  <c:v>Ashadh 18, 2069</c:v>
                </c:pt>
                <c:pt idx="2913">
                  <c:v>Ashadh 19, 2069</c:v>
                </c:pt>
                <c:pt idx="2914">
                  <c:v>Ashadh 20, 2069</c:v>
                </c:pt>
                <c:pt idx="2915">
                  <c:v>Ashadh 21, 2069</c:v>
                </c:pt>
                <c:pt idx="2916">
                  <c:v>Ashadh 22, 2069</c:v>
                </c:pt>
                <c:pt idx="2917">
                  <c:v>Ashadh 23, 2069</c:v>
                </c:pt>
                <c:pt idx="2918">
                  <c:v>Ashadh 24, 2069</c:v>
                </c:pt>
                <c:pt idx="2919">
                  <c:v>Ashadh 25, 2069</c:v>
                </c:pt>
                <c:pt idx="2920">
                  <c:v>Ashadh 26, 2069</c:v>
                </c:pt>
                <c:pt idx="2921">
                  <c:v>Ashadh 27, 2069</c:v>
                </c:pt>
                <c:pt idx="2922">
                  <c:v>Ashadh 28, 2069</c:v>
                </c:pt>
                <c:pt idx="2923">
                  <c:v>Ashadh 29, 2069</c:v>
                </c:pt>
                <c:pt idx="2924">
                  <c:v>Ashadh 30, 2069</c:v>
                </c:pt>
                <c:pt idx="2925">
                  <c:v>Ashadh 31, 2069</c:v>
                </c:pt>
                <c:pt idx="2926">
                  <c:v>Ashadh 32, 2069</c:v>
                </c:pt>
                <c:pt idx="2927">
                  <c:v>Shrawan 1, 2069</c:v>
                </c:pt>
                <c:pt idx="2928">
                  <c:v>Shrawan 2, 2069</c:v>
                </c:pt>
                <c:pt idx="2929">
                  <c:v>Shrawan 3, 2069</c:v>
                </c:pt>
                <c:pt idx="2930">
                  <c:v>Shrawan 4, 2069</c:v>
                </c:pt>
                <c:pt idx="2931">
                  <c:v>Shrawan 5, 2069</c:v>
                </c:pt>
                <c:pt idx="2932">
                  <c:v>Shrawan 6, 2069</c:v>
                </c:pt>
                <c:pt idx="2933">
                  <c:v>Shrawan 7, 2069</c:v>
                </c:pt>
                <c:pt idx="2934">
                  <c:v>Shrawan 8, 2069</c:v>
                </c:pt>
                <c:pt idx="2935">
                  <c:v>Shrawan 9, 2069</c:v>
                </c:pt>
                <c:pt idx="2936">
                  <c:v>Shrawan 10, 2069</c:v>
                </c:pt>
                <c:pt idx="2937">
                  <c:v>Shrawan 12, 2069</c:v>
                </c:pt>
                <c:pt idx="2938">
                  <c:v>Shrawan 13, 2069</c:v>
                </c:pt>
                <c:pt idx="2939">
                  <c:v>Shrawan 14, 2069</c:v>
                </c:pt>
                <c:pt idx="2940">
                  <c:v>Shrawan 15, 2069</c:v>
                </c:pt>
                <c:pt idx="2941">
                  <c:v>Shrawan 16, 2069</c:v>
                </c:pt>
                <c:pt idx="2942">
                  <c:v>Shrawan 17, 2069</c:v>
                </c:pt>
                <c:pt idx="2943">
                  <c:v>Shrawan 18, 2069</c:v>
                </c:pt>
                <c:pt idx="2944">
                  <c:v>Shrawan 19, 2069</c:v>
                </c:pt>
                <c:pt idx="2945">
                  <c:v>Shrawan 20, 2069</c:v>
                </c:pt>
                <c:pt idx="2946">
                  <c:v>Shrawan 21, 2069</c:v>
                </c:pt>
                <c:pt idx="2947">
                  <c:v>Shrawan 22, 2069</c:v>
                </c:pt>
                <c:pt idx="2948">
                  <c:v>Shrawan 23, 2069</c:v>
                </c:pt>
                <c:pt idx="2949">
                  <c:v>Shrawan 24, 2069</c:v>
                </c:pt>
                <c:pt idx="2950">
                  <c:v>Shrawan 25, 2069</c:v>
                </c:pt>
                <c:pt idx="2951">
                  <c:v>Shrawan 26, 2069</c:v>
                </c:pt>
                <c:pt idx="2952">
                  <c:v>Shrawan 27, 2069</c:v>
                </c:pt>
                <c:pt idx="2953">
                  <c:v>Shrawan 28, 2069</c:v>
                </c:pt>
                <c:pt idx="2954">
                  <c:v>Shrawan 29, 2069</c:v>
                </c:pt>
                <c:pt idx="2955">
                  <c:v>Shrawan 30, 2069</c:v>
                </c:pt>
                <c:pt idx="2956">
                  <c:v>Shrawan 31, 2069</c:v>
                </c:pt>
                <c:pt idx="2957">
                  <c:v>Shrawan 32, 2069</c:v>
                </c:pt>
                <c:pt idx="2958">
                  <c:v>Bhadra 1, 2069</c:v>
                </c:pt>
                <c:pt idx="2959">
                  <c:v>Bhadra 2, 2069</c:v>
                </c:pt>
                <c:pt idx="2960">
                  <c:v>Bhadra 3, 2069</c:v>
                </c:pt>
                <c:pt idx="2961">
                  <c:v>Bhadra 4, 2069</c:v>
                </c:pt>
                <c:pt idx="2962">
                  <c:v>Bhadra 5, 2069</c:v>
                </c:pt>
                <c:pt idx="2963">
                  <c:v>Bhadra 6, 2069</c:v>
                </c:pt>
                <c:pt idx="2964">
                  <c:v>Bhadra 7, 2069</c:v>
                </c:pt>
                <c:pt idx="2965">
                  <c:v>Bhadra 8, 2069</c:v>
                </c:pt>
                <c:pt idx="2966">
                  <c:v>Bhadra 9, 2069</c:v>
                </c:pt>
                <c:pt idx="2967">
                  <c:v>Bhadra 10, 2069</c:v>
                </c:pt>
                <c:pt idx="2968">
                  <c:v>Bhadra 11, 2069</c:v>
                </c:pt>
                <c:pt idx="2969">
                  <c:v>Bhadra 12, 2069</c:v>
                </c:pt>
                <c:pt idx="2970">
                  <c:v>Bhadra 13, 2069</c:v>
                </c:pt>
                <c:pt idx="2971">
                  <c:v>Bhadra 14, 2069</c:v>
                </c:pt>
                <c:pt idx="2972">
                  <c:v>Bhadra 15, 2069</c:v>
                </c:pt>
                <c:pt idx="2973">
                  <c:v>Bhadra 16, 2069</c:v>
                </c:pt>
                <c:pt idx="2974">
                  <c:v>Bhadra 17, 2069</c:v>
                </c:pt>
                <c:pt idx="2975">
                  <c:v>Bhadra 18, 2069</c:v>
                </c:pt>
                <c:pt idx="2976">
                  <c:v>Bhadra 19, 2069</c:v>
                </c:pt>
                <c:pt idx="2977">
                  <c:v>Bhadra 20, 2069</c:v>
                </c:pt>
                <c:pt idx="2978">
                  <c:v>Bhadra 21, 2069</c:v>
                </c:pt>
                <c:pt idx="2979">
                  <c:v>Bhadra 22, 2069</c:v>
                </c:pt>
                <c:pt idx="2980">
                  <c:v>Bhadra 23, 2069</c:v>
                </c:pt>
                <c:pt idx="2981">
                  <c:v>Bhadra 24, 2069</c:v>
                </c:pt>
                <c:pt idx="2982">
                  <c:v>Bhadra 25, 2069</c:v>
                </c:pt>
                <c:pt idx="2983">
                  <c:v>Bhadra 26, 2069</c:v>
                </c:pt>
                <c:pt idx="2984">
                  <c:v>Bhadra 27, 2069</c:v>
                </c:pt>
                <c:pt idx="2985">
                  <c:v>Bhadra 28, 2069</c:v>
                </c:pt>
                <c:pt idx="2986">
                  <c:v>Bhadra 29, 2069</c:v>
                </c:pt>
                <c:pt idx="2987">
                  <c:v>Bhadra 30, 2069</c:v>
                </c:pt>
                <c:pt idx="2988">
                  <c:v>Bhadra 31, 2069</c:v>
                </c:pt>
                <c:pt idx="2989">
                  <c:v>Bhadra 32, 2069</c:v>
                </c:pt>
                <c:pt idx="2990">
                  <c:v>Ashwin 1, 2069</c:v>
                </c:pt>
                <c:pt idx="2991">
                  <c:v>Ashwin 2, 2069</c:v>
                </c:pt>
                <c:pt idx="2992">
                  <c:v>Ashwin 3, 2069</c:v>
                </c:pt>
                <c:pt idx="2993">
                  <c:v>Ashwin 4, 2069</c:v>
                </c:pt>
                <c:pt idx="2994">
                  <c:v>Ashwin 5, 2069</c:v>
                </c:pt>
                <c:pt idx="2995">
                  <c:v>Ashwin 6, 2069</c:v>
                </c:pt>
                <c:pt idx="2996">
                  <c:v>Ashwin 7, 2069</c:v>
                </c:pt>
                <c:pt idx="2997">
                  <c:v>Ashwin 8, 2069</c:v>
                </c:pt>
                <c:pt idx="2998">
                  <c:v>Ashwin 9, 2069</c:v>
                </c:pt>
                <c:pt idx="2999">
                  <c:v>Ashwin 10, 2069</c:v>
                </c:pt>
                <c:pt idx="3000">
                  <c:v>Ashwin 11, 2069</c:v>
                </c:pt>
                <c:pt idx="3001">
                  <c:v>Ashwin 13, 2069</c:v>
                </c:pt>
                <c:pt idx="3002">
                  <c:v>Ashwin 14, 2069</c:v>
                </c:pt>
                <c:pt idx="3003">
                  <c:v>Ashwin 15, 2069</c:v>
                </c:pt>
                <c:pt idx="3004">
                  <c:v>Ashwin 16, 2069</c:v>
                </c:pt>
                <c:pt idx="3005">
                  <c:v>Ashwin 17, 2069</c:v>
                </c:pt>
                <c:pt idx="3006">
                  <c:v>Ashwin 18, 2069</c:v>
                </c:pt>
                <c:pt idx="3007">
                  <c:v>Ashwin 19, 2069</c:v>
                </c:pt>
                <c:pt idx="3008">
                  <c:v>Ashwin 20, 2069</c:v>
                </c:pt>
                <c:pt idx="3009">
                  <c:v>Ashwin 21, 2069</c:v>
                </c:pt>
                <c:pt idx="3010">
                  <c:v>Ashwin 22, 2069</c:v>
                </c:pt>
                <c:pt idx="3011">
                  <c:v>Ashwin 23, 2069</c:v>
                </c:pt>
                <c:pt idx="3012">
                  <c:v>Ashwin 24, 2069</c:v>
                </c:pt>
                <c:pt idx="3013">
                  <c:v>Ashwin 25, 2069</c:v>
                </c:pt>
                <c:pt idx="3014">
                  <c:v>Ashwin 26, 2069</c:v>
                </c:pt>
                <c:pt idx="3015">
                  <c:v>Ashwin 27, 2069</c:v>
                </c:pt>
                <c:pt idx="3016">
                  <c:v>Ashwin 28, 2069</c:v>
                </c:pt>
                <c:pt idx="3017">
                  <c:v>Ashwin 29, 2069</c:v>
                </c:pt>
                <c:pt idx="3018">
                  <c:v>Ashwin 30, 2069</c:v>
                </c:pt>
                <c:pt idx="3019">
                  <c:v>Ashwin 31, 2069</c:v>
                </c:pt>
                <c:pt idx="3020">
                  <c:v>Ashwin 32, 2069</c:v>
                </c:pt>
                <c:pt idx="3021">
                  <c:v>Kartik 1, 2069</c:v>
                </c:pt>
                <c:pt idx="3022">
                  <c:v>Kartik 2, 2069</c:v>
                </c:pt>
                <c:pt idx="3023">
                  <c:v>Kartik 3, 2069</c:v>
                </c:pt>
                <c:pt idx="3024">
                  <c:v>Kartik 4, 2069</c:v>
                </c:pt>
                <c:pt idx="3025">
                  <c:v>Kartik 5, 2069</c:v>
                </c:pt>
                <c:pt idx="3026">
                  <c:v>Kartik 6, 2069</c:v>
                </c:pt>
                <c:pt idx="3027">
                  <c:v>Kartik 7, 2069</c:v>
                </c:pt>
                <c:pt idx="3028">
                  <c:v>Kartik 8, 2069</c:v>
                </c:pt>
                <c:pt idx="3029">
                  <c:v>Kartik 9, 2069</c:v>
                </c:pt>
                <c:pt idx="3030">
                  <c:v>Kartik 10, 2069</c:v>
                </c:pt>
                <c:pt idx="3031">
                  <c:v>Kartik 13, 2069</c:v>
                </c:pt>
                <c:pt idx="3032">
                  <c:v>Kartik 14, 2069</c:v>
                </c:pt>
                <c:pt idx="3033">
                  <c:v>Kartik 15, 2069</c:v>
                </c:pt>
                <c:pt idx="3034">
                  <c:v>Kartik 16, 2069</c:v>
                </c:pt>
                <c:pt idx="3035">
                  <c:v>Kartik 17, 2069</c:v>
                </c:pt>
                <c:pt idx="3036">
                  <c:v>Kartik 18, 2069</c:v>
                </c:pt>
                <c:pt idx="3037">
                  <c:v>Kartik 19, 2069</c:v>
                </c:pt>
                <c:pt idx="3038">
                  <c:v>Kartik 20, 2069</c:v>
                </c:pt>
                <c:pt idx="3039">
                  <c:v>Kartik 21, 2069</c:v>
                </c:pt>
                <c:pt idx="3040">
                  <c:v>Kartik 22, 2069</c:v>
                </c:pt>
                <c:pt idx="3041">
                  <c:v>Kartik 23, 2069</c:v>
                </c:pt>
                <c:pt idx="3042">
                  <c:v>Kartik 24, 2069</c:v>
                </c:pt>
                <c:pt idx="3043">
                  <c:v>Kartik 25, 2069</c:v>
                </c:pt>
                <c:pt idx="3044">
                  <c:v>Kartik 26, 2069</c:v>
                </c:pt>
                <c:pt idx="3045">
                  <c:v>Kartik 27, 2069</c:v>
                </c:pt>
                <c:pt idx="3046">
                  <c:v>Kartik 28, 2069</c:v>
                </c:pt>
                <c:pt idx="3047">
                  <c:v>Kartik 29, 2069</c:v>
                </c:pt>
                <c:pt idx="3048">
                  <c:v>Kartik 30, 2069</c:v>
                </c:pt>
                <c:pt idx="3049">
                  <c:v>Kartik 31, 2069</c:v>
                </c:pt>
                <c:pt idx="3050">
                  <c:v>Kartik 32, 2069</c:v>
                </c:pt>
                <c:pt idx="3051">
                  <c:v>Mangsir 1, 2069</c:v>
                </c:pt>
                <c:pt idx="3052">
                  <c:v>Mangsir 2, 2069</c:v>
                </c:pt>
                <c:pt idx="3053">
                  <c:v>Mangsir 3, 2069</c:v>
                </c:pt>
                <c:pt idx="3054">
                  <c:v>Mangsir 4, 2069</c:v>
                </c:pt>
                <c:pt idx="3055">
                  <c:v>Mangsir 5, 2069</c:v>
                </c:pt>
                <c:pt idx="3056">
                  <c:v>Mangsir 6, 2069</c:v>
                </c:pt>
                <c:pt idx="3057">
                  <c:v>Mangsir 7, 2069</c:v>
                </c:pt>
                <c:pt idx="3058">
                  <c:v>Mangsir 8, 2069</c:v>
                </c:pt>
                <c:pt idx="3059">
                  <c:v>Mangsir 9, 2069</c:v>
                </c:pt>
                <c:pt idx="3060">
                  <c:v>Mangsir 10, 2069</c:v>
                </c:pt>
                <c:pt idx="3061">
                  <c:v>Mangsir 13, 2069</c:v>
                </c:pt>
                <c:pt idx="3062">
                  <c:v>Mangsir 14, 2069</c:v>
                </c:pt>
                <c:pt idx="3063">
                  <c:v>Mangsir 15, 2069</c:v>
                </c:pt>
                <c:pt idx="3064">
                  <c:v>Mangsir 16, 2069</c:v>
                </c:pt>
                <c:pt idx="3065">
                  <c:v>Mangsir 17, 2069</c:v>
                </c:pt>
                <c:pt idx="3066">
                  <c:v>Mangsir 18, 2069</c:v>
                </c:pt>
                <c:pt idx="3067">
                  <c:v>Mangsir 19, 2069</c:v>
                </c:pt>
                <c:pt idx="3068">
                  <c:v>Mangsir 20, 2069</c:v>
                </c:pt>
                <c:pt idx="3069">
                  <c:v>Mangsir 21, 2069</c:v>
                </c:pt>
                <c:pt idx="3070">
                  <c:v>Mangsir 22, 2069</c:v>
                </c:pt>
                <c:pt idx="3071">
                  <c:v>Mangsir 23, 2069</c:v>
                </c:pt>
                <c:pt idx="3072">
                  <c:v>Mangsir 24, 2069</c:v>
                </c:pt>
                <c:pt idx="3073">
                  <c:v>Mangsir 25, 2069</c:v>
                </c:pt>
                <c:pt idx="3074">
                  <c:v>Mangsir 26, 2069</c:v>
                </c:pt>
                <c:pt idx="3075">
                  <c:v>Mangsir 27, 2069</c:v>
                </c:pt>
                <c:pt idx="3076">
                  <c:v>Mangsir 28, 2069</c:v>
                </c:pt>
                <c:pt idx="3077">
                  <c:v>Mangsir 29, 2069</c:v>
                </c:pt>
                <c:pt idx="3078">
                  <c:v>Mangsir 30, 2069</c:v>
                </c:pt>
                <c:pt idx="3079">
                  <c:v>Mangsir 31, 2069</c:v>
                </c:pt>
                <c:pt idx="3080">
                  <c:v>Mangsir 32, 2069</c:v>
                </c:pt>
                <c:pt idx="3081">
                  <c:v>Poush 1, 2069</c:v>
                </c:pt>
                <c:pt idx="3082">
                  <c:v>Poush 2, 2069</c:v>
                </c:pt>
                <c:pt idx="3083">
                  <c:v>Poush 3, 2069</c:v>
                </c:pt>
                <c:pt idx="3084">
                  <c:v>Poush 4, 2069</c:v>
                </c:pt>
                <c:pt idx="3085">
                  <c:v>Poush 5, 2069</c:v>
                </c:pt>
                <c:pt idx="3086">
                  <c:v>Poush 6, 2069</c:v>
                </c:pt>
                <c:pt idx="3087">
                  <c:v>Poush 7, 2069</c:v>
                </c:pt>
                <c:pt idx="3088">
                  <c:v>Poush 8, 2069</c:v>
                </c:pt>
                <c:pt idx="3089">
                  <c:v>Poush 9, 2069</c:v>
                </c:pt>
                <c:pt idx="3090">
                  <c:v>Poush 10, 2069</c:v>
                </c:pt>
                <c:pt idx="3091">
                  <c:v>Poush 11, 2069</c:v>
                </c:pt>
                <c:pt idx="3092">
                  <c:v>Poush 12, 2069</c:v>
                </c:pt>
                <c:pt idx="3093">
                  <c:v>Poush 13, 2069</c:v>
                </c:pt>
                <c:pt idx="3094">
                  <c:v>Poush 14, 2069</c:v>
                </c:pt>
                <c:pt idx="3095">
                  <c:v>Poush 15, 2069</c:v>
                </c:pt>
                <c:pt idx="3096">
                  <c:v>Poush 16, 2069</c:v>
                </c:pt>
                <c:pt idx="3097">
                  <c:v>Poush 17, 2069</c:v>
                </c:pt>
                <c:pt idx="3098">
                  <c:v>Poush 18, 2069</c:v>
                </c:pt>
                <c:pt idx="3099">
                  <c:v>Poush 19, 2069</c:v>
                </c:pt>
                <c:pt idx="3100">
                  <c:v>Poush 20, 2069</c:v>
                </c:pt>
                <c:pt idx="3101">
                  <c:v>Poush 21, 2069</c:v>
                </c:pt>
                <c:pt idx="3102">
                  <c:v>Poush 22, 2069</c:v>
                </c:pt>
                <c:pt idx="3103">
                  <c:v>Poush 23, 2069</c:v>
                </c:pt>
                <c:pt idx="3104">
                  <c:v>Poush 24, 2069</c:v>
                </c:pt>
                <c:pt idx="3105">
                  <c:v>Poush 25, 2069</c:v>
                </c:pt>
                <c:pt idx="3106">
                  <c:v>Poush 26, 2069</c:v>
                </c:pt>
                <c:pt idx="3107">
                  <c:v>Poush 27, 2069</c:v>
                </c:pt>
                <c:pt idx="3108">
                  <c:v>Poush 28, 2069</c:v>
                </c:pt>
                <c:pt idx="3109">
                  <c:v>Poush 29, 2069</c:v>
                </c:pt>
                <c:pt idx="3110">
                  <c:v>Poush 30, 2069</c:v>
                </c:pt>
                <c:pt idx="3111">
                  <c:v>Poush 31, 2069</c:v>
                </c:pt>
                <c:pt idx="3112">
                  <c:v>Poush 32, 2069</c:v>
                </c:pt>
                <c:pt idx="3113">
                  <c:v>Magh 1, 2069</c:v>
                </c:pt>
                <c:pt idx="3114">
                  <c:v>Magh 2, 2069</c:v>
                </c:pt>
                <c:pt idx="3115">
                  <c:v>Magh 3, 2069</c:v>
                </c:pt>
                <c:pt idx="3116">
                  <c:v>Magh 4, 2069</c:v>
                </c:pt>
                <c:pt idx="3117">
                  <c:v>Magh 5, 2069</c:v>
                </c:pt>
                <c:pt idx="3118">
                  <c:v>Magh 6, 2069</c:v>
                </c:pt>
                <c:pt idx="3119">
                  <c:v>Magh 7, 2069</c:v>
                </c:pt>
                <c:pt idx="3120">
                  <c:v>Magh 8, 2069</c:v>
                </c:pt>
                <c:pt idx="3121">
                  <c:v>Magh 9, 2069</c:v>
                </c:pt>
                <c:pt idx="3122">
                  <c:v>Magh 10, 2069</c:v>
                </c:pt>
                <c:pt idx="3123">
                  <c:v>Magh 11, 2069</c:v>
                </c:pt>
                <c:pt idx="3124">
                  <c:v>Magh 12, 2069</c:v>
                </c:pt>
                <c:pt idx="3125">
                  <c:v>Magh 13, 2069</c:v>
                </c:pt>
                <c:pt idx="3126">
                  <c:v>Magh 14, 2069</c:v>
                </c:pt>
                <c:pt idx="3127">
                  <c:v>Magh 15, 2069</c:v>
                </c:pt>
                <c:pt idx="3128">
                  <c:v>Magh 16, 2069</c:v>
                </c:pt>
                <c:pt idx="3129">
                  <c:v>Magh 17, 2069</c:v>
                </c:pt>
                <c:pt idx="3130">
                  <c:v>Magh 18, 2069</c:v>
                </c:pt>
                <c:pt idx="3131">
                  <c:v>Magh 19, 2069</c:v>
                </c:pt>
                <c:pt idx="3132">
                  <c:v>Magh 20, 2069</c:v>
                </c:pt>
                <c:pt idx="3133">
                  <c:v>Magh 21, 2069</c:v>
                </c:pt>
                <c:pt idx="3134">
                  <c:v>Magh 22, 2069</c:v>
                </c:pt>
                <c:pt idx="3135">
                  <c:v>Magh 23, 2069</c:v>
                </c:pt>
                <c:pt idx="3136">
                  <c:v>Magh 24, 2069</c:v>
                </c:pt>
                <c:pt idx="3137">
                  <c:v>Magh 25, 2069</c:v>
                </c:pt>
                <c:pt idx="3138">
                  <c:v>Magh 26, 2069</c:v>
                </c:pt>
                <c:pt idx="3139">
                  <c:v>Magh 27, 2069</c:v>
                </c:pt>
                <c:pt idx="3140">
                  <c:v>Magh 28, 2069</c:v>
                </c:pt>
                <c:pt idx="3141">
                  <c:v>Magh 29, 2069</c:v>
                </c:pt>
                <c:pt idx="3142">
                  <c:v>Magh 30, 2069</c:v>
                </c:pt>
                <c:pt idx="3143">
                  <c:v>Magh 31, 2069</c:v>
                </c:pt>
                <c:pt idx="3144">
                  <c:v>Magh 32, 2069</c:v>
                </c:pt>
                <c:pt idx="3145">
                  <c:v>Falgun 1, 2069</c:v>
                </c:pt>
                <c:pt idx="3146">
                  <c:v>Falgun 2, 2069</c:v>
                </c:pt>
                <c:pt idx="3147">
                  <c:v>Falgun 3, 2069</c:v>
                </c:pt>
                <c:pt idx="3148">
                  <c:v>Falgun 4, 2069</c:v>
                </c:pt>
                <c:pt idx="3149">
                  <c:v>Falgun 5, 2069</c:v>
                </c:pt>
                <c:pt idx="3150">
                  <c:v>Falgun 6, 2069</c:v>
                </c:pt>
                <c:pt idx="3151">
                  <c:v>Falgun 7, 2069</c:v>
                </c:pt>
                <c:pt idx="3152">
                  <c:v>Falgun 8, 2069</c:v>
                </c:pt>
                <c:pt idx="3153">
                  <c:v>Falgun 9, 2069</c:v>
                </c:pt>
                <c:pt idx="3154">
                  <c:v>Falgun 10, 2069</c:v>
                </c:pt>
                <c:pt idx="3155">
                  <c:v>Falgun 11, 2069</c:v>
                </c:pt>
                <c:pt idx="3156">
                  <c:v>Falgun 12, 2069</c:v>
                </c:pt>
                <c:pt idx="3157">
                  <c:v>Falgun 13, 2069</c:v>
                </c:pt>
                <c:pt idx="3158">
                  <c:v>Falgun 14, 2069</c:v>
                </c:pt>
                <c:pt idx="3159">
                  <c:v>Falgun 15, 2069</c:v>
                </c:pt>
                <c:pt idx="3160">
                  <c:v>Falgun 16, 2069</c:v>
                </c:pt>
                <c:pt idx="3161">
                  <c:v>Falgun 17, 2069</c:v>
                </c:pt>
                <c:pt idx="3162">
                  <c:v>Falgun 18, 2069</c:v>
                </c:pt>
                <c:pt idx="3163">
                  <c:v>Falgun 19, 2069</c:v>
                </c:pt>
                <c:pt idx="3164">
                  <c:v>Falgun 20, 2069</c:v>
                </c:pt>
                <c:pt idx="3165">
                  <c:v>Falgun 21, 2069</c:v>
                </c:pt>
                <c:pt idx="3166">
                  <c:v>Falgun 22, 2069</c:v>
                </c:pt>
                <c:pt idx="3167">
                  <c:v>Falgun 23, 2069</c:v>
                </c:pt>
                <c:pt idx="3168">
                  <c:v>Falgun 24, 2069</c:v>
                </c:pt>
                <c:pt idx="3169">
                  <c:v>Falgun 25, 2069</c:v>
                </c:pt>
                <c:pt idx="3170">
                  <c:v>Falgun 26, 2069</c:v>
                </c:pt>
                <c:pt idx="3171">
                  <c:v>Falgun 27, 2069</c:v>
                </c:pt>
                <c:pt idx="3172">
                  <c:v>Falgun 28, 2069</c:v>
                </c:pt>
                <c:pt idx="3173">
                  <c:v>Falgun 29, 2069</c:v>
                </c:pt>
                <c:pt idx="3174">
                  <c:v>Falgun 30, 2069</c:v>
                </c:pt>
                <c:pt idx="3175">
                  <c:v>Falgun 31, 2069</c:v>
                </c:pt>
                <c:pt idx="3176">
                  <c:v>Falgun 32, 2069</c:v>
                </c:pt>
                <c:pt idx="3177">
                  <c:v>Chaitra 1, 2069</c:v>
                </c:pt>
                <c:pt idx="3178">
                  <c:v>Chaitra 2, 2069</c:v>
                </c:pt>
                <c:pt idx="3179">
                  <c:v>Chaitra 3, 2069</c:v>
                </c:pt>
                <c:pt idx="3180">
                  <c:v>Chaitra 4, 2069</c:v>
                </c:pt>
                <c:pt idx="3181">
                  <c:v>Chaitra 5, 2069</c:v>
                </c:pt>
                <c:pt idx="3182">
                  <c:v>Chaitra 6, 2069</c:v>
                </c:pt>
                <c:pt idx="3183">
                  <c:v>Chaitra 7, 2069</c:v>
                </c:pt>
                <c:pt idx="3184">
                  <c:v>Chaitra 8, 2069</c:v>
                </c:pt>
                <c:pt idx="3185">
                  <c:v>Chaitra 9, 2069</c:v>
                </c:pt>
                <c:pt idx="3186">
                  <c:v>Chaitra 10, 2069</c:v>
                </c:pt>
                <c:pt idx="3187">
                  <c:v>Chaitra 11, 2069</c:v>
                </c:pt>
                <c:pt idx="3188">
                  <c:v>Chaitra 12, 2069</c:v>
                </c:pt>
                <c:pt idx="3189">
                  <c:v>Chaitra 13, 2069</c:v>
                </c:pt>
                <c:pt idx="3190">
                  <c:v>Chaitra 14, 2069</c:v>
                </c:pt>
                <c:pt idx="3191">
                  <c:v>Chaitra 15, 2069</c:v>
                </c:pt>
                <c:pt idx="3192">
                  <c:v>Chaitra 16, 2069</c:v>
                </c:pt>
                <c:pt idx="3193">
                  <c:v>Chaitra 17, 2069</c:v>
                </c:pt>
                <c:pt idx="3194">
                  <c:v>Chaitra 18, 2069</c:v>
                </c:pt>
                <c:pt idx="3195">
                  <c:v>Chaitra 19, 2069</c:v>
                </c:pt>
                <c:pt idx="3196">
                  <c:v>Chaitra 20, 2069</c:v>
                </c:pt>
                <c:pt idx="3197">
                  <c:v>Chaitra 21, 2069</c:v>
                </c:pt>
                <c:pt idx="3198">
                  <c:v>Chaitra 22, 2069</c:v>
                </c:pt>
                <c:pt idx="3199">
                  <c:v>Chaitra 23, 2069</c:v>
                </c:pt>
                <c:pt idx="3200">
                  <c:v>Chaitra 24, 2069</c:v>
                </c:pt>
                <c:pt idx="3201">
                  <c:v>Chaitra 25, 2069</c:v>
                </c:pt>
                <c:pt idx="3202">
                  <c:v>Chaitra 26, 2069</c:v>
                </c:pt>
                <c:pt idx="3203">
                  <c:v>Chaitra 27, 2069</c:v>
                </c:pt>
                <c:pt idx="3204">
                  <c:v>Chaitra 28, 2069</c:v>
                </c:pt>
                <c:pt idx="3205">
                  <c:v>Chaitra 29, 2069</c:v>
                </c:pt>
                <c:pt idx="3206">
                  <c:v>Chaitra 30, 2069</c:v>
                </c:pt>
                <c:pt idx="3207">
                  <c:v>Chaitra 31, 2069</c:v>
                </c:pt>
                <c:pt idx="3208">
                  <c:v>Chaitra 32, 2069</c:v>
                </c:pt>
                <c:pt idx="3209">
                  <c:v>Baishakh 1, 2070</c:v>
                </c:pt>
                <c:pt idx="3210">
                  <c:v>Baishakh 2, 2070</c:v>
                </c:pt>
                <c:pt idx="3211">
                  <c:v>Baishakh 3, 2070</c:v>
                </c:pt>
                <c:pt idx="3212">
                  <c:v>Baishakh 4, 2070</c:v>
                </c:pt>
                <c:pt idx="3213">
                  <c:v>Baishakh 5, 2070</c:v>
                </c:pt>
                <c:pt idx="3214">
                  <c:v>Baishakh 6, 2070</c:v>
                </c:pt>
                <c:pt idx="3215">
                  <c:v>Baishakh 7, 2070</c:v>
                </c:pt>
                <c:pt idx="3216">
                  <c:v>Baishakh 8, 2070</c:v>
                </c:pt>
                <c:pt idx="3217">
                  <c:v>Baishakh 9, 2070</c:v>
                </c:pt>
                <c:pt idx="3218">
                  <c:v>Baishakh 10, 2070</c:v>
                </c:pt>
                <c:pt idx="3219">
                  <c:v>Baishakh 11, 2070</c:v>
                </c:pt>
                <c:pt idx="3220">
                  <c:v>Baishakh 12, 2070</c:v>
                </c:pt>
                <c:pt idx="3221">
                  <c:v>Baishakh 13, 2070</c:v>
                </c:pt>
                <c:pt idx="3222">
                  <c:v>Baishakh 14, 2070</c:v>
                </c:pt>
                <c:pt idx="3223">
                  <c:v>Baishakh 15, 2070</c:v>
                </c:pt>
                <c:pt idx="3224">
                  <c:v>Baishakh 16, 2070</c:v>
                </c:pt>
                <c:pt idx="3225">
                  <c:v>Baishakh 17, 2070</c:v>
                </c:pt>
                <c:pt idx="3226">
                  <c:v>Baishakh 18, 2070</c:v>
                </c:pt>
                <c:pt idx="3227">
                  <c:v>Baishakh 19, 2070</c:v>
                </c:pt>
                <c:pt idx="3228">
                  <c:v>Baishakh 20, 2070</c:v>
                </c:pt>
                <c:pt idx="3229">
                  <c:v>Baishakh 21, 2070</c:v>
                </c:pt>
                <c:pt idx="3230">
                  <c:v>Baishakh 22, 2070</c:v>
                </c:pt>
                <c:pt idx="3231">
                  <c:v>Baishakh 23, 2070</c:v>
                </c:pt>
                <c:pt idx="3232">
                  <c:v>Baishakh 24, 2070</c:v>
                </c:pt>
                <c:pt idx="3233">
                  <c:v>Baishakh 25, 2070</c:v>
                </c:pt>
                <c:pt idx="3234">
                  <c:v>Baishakh 26, 2070</c:v>
                </c:pt>
                <c:pt idx="3235">
                  <c:v>Baishakh 27, 2070</c:v>
                </c:pt>
                <c:pt idx="3236">
                  <c:v>Baishakh 28, 2070</c:v>
                </c:pt>
                <c:pt idx="3237">
                  <c:v>Baishakh 29, 2070</c:v>
                </c:pt>
                <c:pt idx="3238">
                  <c:v>Baishakh 30, 2070</c:v>
                </c:pt>
                <c:pt idx="3239">
                  <c:v>Baishakh 31, 2070</c:v>
                </c:pt>
                <c:pt idx="3240">
                  <c:v>Baishakh 32, 2070</c:v>
                </c:pt>
                <c:pt idx="3241">
                  <c:v>Jestha 1, 2070</c:v>
                </c:pt>
                <c:pt idx="3242">
                  <c:v>Jestha 2, 2070</c:v>
                </c:pt>
                <c:pt idx="3243">
                  <c:v>Jestha 3, 2070</c:v>
                </c:pt>
                <c:pt idx="3244">
                  <c:v>Jestha 4, 2070</c:v>
                </c:pt>
                <c:pt idx="3245">
                  <c:v>Jestha 5, 2070</c:v>
                </c:pt>
                <c:pt idx="3246">
                  <c:v>Jestha 6, 2070</c:v>
                </c:pt>
                <c:pt idx="3247">
                  <c:v>Jestha 7, 2070</c:v>
                </c:pt>
                <c:pt idx="3248">
                  <c:v>Jestha 8, 2070</c:v>
                </c:pt>
                <c:pt idx="3249">
                  <c:v>Jestha 9, 2070</c:v>
                </c:pt>
                <c:pt idx="3250">
                  <c:v>Jestha 10, 2070</c:v>
                </c:pt>
                <c:pt idx="3251">
                  <c:v>Jestha 11, 2070</c:v>
                </c:pt>
                <c:pt idx="3252">
                  <c:v>Jestha 12, 2070</c:v>
                </c:pt>
                <c:pt idx="3253">
                  <c:v>Jestha 13, 2070</c:v>
                </c:pt>
                <c:pt idx="3254">
                  <c:v>Jestha 14, 2070</c:v>
                </c:pt>
                <c:pt idx="3255">
                  <c:v>Jestha 15, 2070</c:v>
                </c:pt>
                <c:pt idx="3256">
                  <c:v>Jestha 16, 2070</c:v>
                </c:pt>
                <c:pt idx="3257">
                  <c:v>Jestha 17, 2070</c:v>
                </c:pt>
                <c:pt idx="3258">
                  <c:v>Jestha 18, 2070</c:v>
                </c:pt>
                <c:pt idx="3259">
                  <c:v>Jestha 19, 2070</c:v>
                </c:pt>
                <c:pt idx="3260">
                  <c:v>Jestha 20, 2070</c:v>
                </c:pt>
                <c:pt idx="3261">
                  <c:v>Jestha 21, 2070</c:v>
                </c:pt>
                <c:pt idx="3262">
                  <c:v>Jestha 22, 2070</c:v>
                </c:pt>
                <c:pt idx="3263">
                  <c:v>Jestha 23, 2070</c:v>
                </c:pt>
                <c:pt idx="3264">
                  <c:v>Jestha 24, 2070</c:v>
                </c:pt>
                <c:pt idx="3265">
                  <c:v>Jestha 25, 2070</c:v>
                </c:pt>
                <c:pt idx="3266">
                  <c:v>Jestha 26, 2070</c:v>
                </c:pt>
                <c:pt idx="3267">
                  <c:v>Jestha 27, 2070</c:v>
                </c:pt>
                <c:pt idx="3268">
                  <c:v>Jestha 28, 2070</c:v>
                </c:pt>
                <c:pt idx="3269">
                  <c:v>Jestha 29, 2070</c:v>
                </c:pt>
                <c:pt idx="3270">
                  <c:v>Jestha 30, 2070</c:v>
                </c:pt>
                <c:pt idx="3271">
                  <c:v>Jestha 31, 2070</c:v>
                </c:pt>
                <c:pt idx="3272">
                  <c:v>Jestha 32, 2070</c:v>
                </c:pt>
                <c:pt idx="3273">
                  <c:v>Ashadh 1, 2070</c:v>
                </c:pt>
                <c:pt idx="3274">
                  <c:v>Ashadh 2, 2070</c:v>
                </c:pt>
                <c:pt idx="3275">
                  <c:v>Ashadh 3, 2070</c:v>
                </c:pt>
                <c:pt idx="3276">
                  <c:v>Ashadh 4, 2070</c:v>
                </c:pt>
                <c:pt idx="3277">
                  <c:v>Ashadh 5, 2070</c:v>
                </c:pt>
                <c:pt idx="3278">
                  <c:v>Ashadh 6, 2070</c:v>
                </c:pt>
                <c:pt idx="3279">
                  <c:v>Ashadh 7, 2070</c:v>
                </c:pt>
                <c:pt idx="3280">
                  <c:v>Ashadh 8, 2070</c:v>
                </c:pt>
                <c:pt idx="3281">
                  <c:v>Ashadh 9, 2070</c:v>
                </c:pt>
                <c:pt idx="3282">
                  <c:v>Ashadh 10, 2070</c:v>
                </c:pt>
                <c:pt idx="3283">
                  <c:v>Ashadh 11, 2070</c:v>
                </c:pt>
                <c:pt idx="3284">
                  <c:v>Ashadh 12, 2070</c:v>
                </c:pt>
                <c:pt idx="3285">
                  <c:v>Ashadh 13, 2070</c:v>
                </c:pt>
                <c:pt idx="3286">
                  <c:v>Ashadh 14, 2070</c:v>
                </c:pt>
                <c:pt idx="3287">
                  <c:v>Ashadh 15, 2070</c:v>
                </c:pt>
                <c:pt idx="3288">
                  <c:v>Ashadh 16, 2070</c:v>
                </c:pt>
                <c:pt idx="3289">
                  <c:v>Ashadh 17, 2070</c:v>
                </c:pt>
                <c:pt idx="3290">
                  <c:v>Ashadh 18, 2070</c:v>
                </c:pt>
                <c:pt idx="3291">
                  <c:v>Ashadh 19, 2070</c:v>
                </c:pt>
                <c:pt idx="3292">
                  <c:v>Ashadh 20, 2070</c:v>
                </c:pt>
                <c:pt idx="3293">
                  <c:v>Ashadh 21, 2070</c:v>
                </c:pt>
                <c:pt idx="3294">
                  <c:v>Ashadh 22, 2070</c:v>
                </c:pt>
                <c:pt idx="3295">
                  <c:v>Ashadh 23, 2070</c:v>
                </c:pt>
                <c:pt idx="3296">
                  <c:v>Ashadh 24, 2070</c:v>
                </c:pt>
                <c:pt idx="3297">
                  <c:v>Ashadh 25, 2070</c:v>
                </c:pt>
                <c:pt idx="3298">
                  <c:v>Ashadh 26, 2070</c:v>
                </c:pt>
                <c:pt idx="3299">
                  <c:v>Ashadh 27, 2070</c:v>
                </c:pt>
                <c:pt idx="3300">
                  <c:v>Ashadh 28, 2070</c:v>
                </c:pt>
                <c:pt idx="3301">
                  <c:v>Ashadh 29, 2070</c:v>
                </c:pt>
                <c:pt idx="3302">
                  <c:v>Ashadh 30, 2070</c:v>
                </c:pt>
                <c:pt idx="3303">
                  <c:v>Ashadh 31, 2070</c:v>
                </c:pt>
                <c:pt idx="3304">
                  <c:v>Ashadh 32, 2070</c:v>
                </c:pt>
                <c:pt idx="3305">
                  <c:v>Shrawan 1, 2070</c:v>
                </c:pt>
                <c:pt idx="3306">
                  <c:v>Shrawan 2, 2070</c:v>
                </c:pt>
                <c:pt idx="3307">
                  <c:v>Shrawan 3, 2070</c:v>
                </c:pt>
                <c:pt idx="3308">
                  <c:v>Shrawan 4, 2070</c:v>
                </c:pt>
                <c:pt idx="3309">
                  <c:v>Shrawan 5, 2070</c:v>
                </c:pt>
                <c:pt idx="3310">
                  <c:v>Shrawan 6, 2070</c:v>
                </c:pt>
                <c:pt idx="3311">
                  <c:v>Shrawan 7, 2070</c:v>
                </c:pt>
                <c:pt idx="3312">
                  <c:v>Shrawan 8, 2070</c:v>
                </c:pt>
                <c:pt idx="3313">
                  <c:v>Shrawan 9, 2070</c:v>
                </c:pt>
                <c:pt idx="3314">
                  <c:v>Shrawan 10, 2070</c:v>
                </c:pt>
                <c:pt idx="3315">
                  <c:v>Shrawan 11, 2070</c:v>
                </c:pt>
                <c:pt idx="3316">
                  <c:v>Shrawan 12, 2070</c:v>
                </c:pt>
                <c:pt idx="3317">
                  <c:v>Shrawan 13, 2070</c:v>
                </c:pt>
                <c:pt idx="3318">
                  <c:v>Shrawan 14, 2070</c:v>
                </c:pt>
                <c:pt idx="3319">
                  <c:v>Shrawan 15, 2070</c:v>
                </c:pt>
                <c:pt idx="3320">
                  <c:v>Shrawan 16, 2070</c:v>
                </c:pt>
                <c:pt idx="3321">
                  <c:v>Shrawan 17, 2070</c:v>
                </c:pt>
                <c:pt idx="3322">
                  <c:v>Shrawan 18, 2070</c:v>
                </c:pt>
                <c:pt idx="3323">
                  <c:v>Shrawan 19, 2070</c:v>
                </c:pt>
                <c:pt idx="3324">
                  <c:v>Shrawan 20, 2070</c:v>
                </c:pt>
                <c:pt idx="3325">
                  <c:v>Shrawan 21, 2070</c:v>
                </c:pt>
                <c:pt idx="3326">
                  <c:v>Shrawan 22, 2070</c:v>
                </c:pt>
                <c:pt idx="3327">
                  <c:v>Shrawan 23, 2070</c:v>
                </c:pt>
                <c:pt idx="3328">
                  <c:v>Shrawan 24, 2070</c:v>
                </c:pt>
                <c:pt idx="3329">
                  <c:v>Shrawan 25, 2070</c:v>
                </c:pt>
                <c:pt idx="3330">
                  <c:v>Shrawan 26, 2070</c:v>
                </c:pt>
                <c:pt idx="3331">
                  <c:v>Shrawan 27, 2070</c:v>
                </c:pt>
                <c:pt idx="3332">
                  <c:v>Shrawan 28, 2070</c:v>
                </c:pt>
                <c:pt idx="3333">
                  <c:v>Shrawan 29, 2070</c:v>
                </c:pt>
                <c:pt idx="3334">
                  <c:v>Shrawan 30, 2070</c:v>
                </c:pt>
                <c:pt idx="3335">
                  <c:v>Shrawan 31, 2070</c:v>
                </c:pt>
                <c:pt idx="3336">
                  <c:v>Shrawan 32, 2070</c:v>
                </c:pt>
                <c:pt idx="3337">
                  <c:v>Bhadra 1, 2070</c:v>
                </c:pt>
                <c:pt idx="3338">
                  <c:v>Bhadra 2, 2070</c:v>
                </c:pt>
                <c:pt idx="3339">
                  <c:v>Bhadra 3, 2070</c:v>
                </c:pt>
                <c:pt idx="3340">
                  <c:v>Bhadra 4, 2070</c:v>
                </c:pt>
                <c:pt idx="3341">
                  <c:v>Bhadra 5, 2070</c:v>
                </c:pt>
                <c:pt idx="3342">
                  <c:v>Bhadra 6, 2070</c:v>
                </c:pt>
                <c:pt idx="3343">
                  <c:v>Bhadra 7, 2070</c:v>
                </c:pt>
                <c:pt idx="3344">
                  <c:v>Bhadra 8, 2070</c:v>
                </c:pt>
                <c:pt idx="3345">
                  <c:v>Bhadra 9, 2070</c:v>
                </c:pt>
                <c:pt idx="3346">
                  <c:v>Bhadra 10, 2070</c:v>
                </c:pt>
                <c:pt idx="3347">
                  <c:v>Bhadra 11, 2070</c:v>
                </c:pt>
                <c:pt idx="3348">
                  <c:v>Bhadra 12, 2070</c:v>
                </c:pt>
                <c:pt idx="3349">
                  <c:v>Bhadra 13, 2070</c:v>
                </c:pt>
                <c:pt idx="3350">
                  <c:v>Bhadra 14, 2070</c:v>
                </c:pt>
                <c:pt idx="3351">
                  <c:v>Bhadra 15, 2070</c:v>
                </c:pt>
                <c:pt idx="3352">
                  <c:v>Bhadra 16, 2070</c:v>
                </c:pt>
                <c:pt idx="3353">
                  <c:v>Bhadra 17, 2070</c:v>
                </c:pt>
                <c:pt idx="3354">
                  <c:v>Bhadra 18, 2070</c:v>
                </c:pt>
                <c:pt idx="3355">
                  <c:v>Bhadra 19, 2070</c:v>
                </c:pt>
                <c:pt idx="3356">
                  <c:v>Bhadra 20, 2070</c:v>
                </c:pt>
                <c:pt idx="3357">
                  <c:v>Bhadra 21, 2070</c:v>
                </c:pt>
                <c:pt idx="3358">
                  <c:v>Bhadra 22, 2070</c:v>
                </c:pt>
                <c:pt idx="3359">
                  <c:v>Bhadra 23, 2070</c:v>
                </c:pt>
                <c:pt idx="3360">
                  <c:v>Bhadra 24, 2070</c:v>
                </c:pt>
                <c:pt idx="3361">
                  <c:v>Bhadra 25, 2070</c:v>
                </c:pt>
                <c:pt idx="3362">
                  <c:v>Bhadra 26, 2070</c:v>
                </c:pt>
                <c:pt idx="3363">
                  <c:v>Bhadra 27, 2070</c:v>
                </c:pt>
                <c:pt idx="3364">
                  <c:v>Bhadra 28, 2070</c:v>
                </c:pt>
                <c:pt idx="3365">
                  <c:v>Bhadra 29, 2070</c:v>
                </c:pt>
                <c:pt idx="3366">
                  <c:v>Bhadra 30, 2070</c:v>
                </c:pt>
                <c:pt idx="3367">
                  <c:v>Bhadra 31, 2070</c:v>
                </c:pt>
                <c:pt idx="3368">
                  <c:v>Bhadra 32, 2070</c:v>
                </c:pt>
                <c:pt idx="3369">
                  <c:v>Ashwin 1, 2070</c:v>
                </c:pt>
                <c:pt idx="3370">
                  <c:v>Ashwin 2, 2070</c:v>
                </c:pt>
                <c:pt idx="3371">
                  <c:v>Ashwin 3, 2070</c:v>
                </c:pt>
                <c:pt idx="3372">
                  <c:v>Ashwin 4, 2070</c:v>
                </c:pt>
                <c:pt idx="3373">
                  <c:v>Ashwin 5, 2070</c:v>
                </c:pt>
                <c:pt idx="3374">
                  <c:v>Ashwin 6, 2070</c:v>
                </c:pt>
                <c:pt idx="3375">
                  <c:v>Ashwin 7, 2070</c:v>
                </c:pt>
                <c:pt idx="3376">
                  <c:v>Ashwin 8, 2070</c:v>
                </c:pt>
                <c:pt idx="3377">
                  <c:v>Ashwin 9, 2070</c:v>
                </c:pt>
                <c:pt idx="3378">
                  <c:v>Ashwin 10, 2070</c:v>
                </c:pt>
                <c:pt idx="3379">
                  <c:v>Ashwin 11, 2070</c:v>
                </c:pt>
                <c:pt idx="3380">
                  <c:v>Ashwin 12, 2070</c:v>
                </c:pt>
                <c:pt idx="3381">
                  <c:v>Ashwin 13, 2070</c:v>
                </c:pt>
                <c:pt idx="3382">
                  <c:v>Ashwin 14, 2070</c:v>
                </c:pt>
                <c:pt idx="3383">
                  <c:v>Ashwin 15, 2070</c:v>
                </c:pt>
                <c:pt idx="3384">
                  <c:v>Ashwin 16, 2070</c:v>
                </c:pt>
                <c:pt idx="3385">
                  <c:v>Ashwin 17, 2070</c:v>
                </c:pt>
                <c:pt idx="3386">
                  <c:v>Ashwin 18, 2070</c:v>
                </c:pt>
                <c:pt idx="3387">
                  <c:v>Ashwin 19, 2070</c:v>
                </c:pt>
                <c:pt idx="3388">
                  <c:v>Ashwin 20, 2070</c:v>
                </c:pt>
                <c:pt idx="3389">
                  <c:v>Ashwin 21, 2070</c:v>
                </c:pt>
                <c:pt idx="3390">
                  <c:v>Ashwin 22, 2070</c:v>
                </c:pt>
                <c:pt idx="3391">
                  <c:v>Ashwin 23, 2070</c:v>
                </c:pt>
                <c:pt idx="3392">
                  <c:v>Ashwin 24, 2070</c:v>
                </c:pt>
                <c:pt idx="3393">
                  <c:v>Ashwin 25, 2070</c:v>
                </c:pt>
                <c:pt idx="3394">
                  <c:v>Ashwin 26, 2070</c:v>
                </c:pt>
                <c:pt idx="3395">
                  <c:v>Ashwin 27, 2070</c:v>
                </c:pt>
                <c:pt idx="3396">
                  <c:v>Ashwin 28, 2070</c:v>
                </c:pt>
                <c:pt idx="3397">
                  <c:v>Ashwin 29, 2070</c:v>
                </c:pt>
                <c:pt idx="3398">
                  <c:v>Ashwin 30, 2070</c:v>
                </c:pt>
                <c:pt idx="3399">
                  <c:v>Ashwin 31, 2070</c:v>
                </c:pt>
                <c:pt idx="3400">
                  <c:v>Ashwin 32, 2070</c:v>
                </c:pt>
                <c:pt idx="3401">
                  <c:v>Kartik 1, 2070</c:v>
                </c:pt>
                <c:pt idx="3402">
                  <c:v>Kartik 2, 2070</c:v>
                </c:pt>
                <c:pt idx="3403">
                  <c:v>Kartik 3, 2070</c:v>
                </c:pt>
                <c:pt idx="3404">
                  <c:v>Kartik 4, 2070</c:v>
                </c:pt>
                <c:pt idx="3405">
                  <c:v>Kartik 5, 2070</c:v>
                </c:pt>
                <c:pt idx="3406">
                  <c:v>Kartik 6, 2070</c:v>
                </c:pt>
                <c:pt idx="3407">
                  <c:v>Kartik 7, 2070</c:v>
                </c:pt>
                <c:pt idx="3408">
                  <c:v>Kartik 8, 2070</c:v>
                </c:pt>
                <c:pt idx="3409">
                  <c:v>Kartik 9, 2070</c:v>
                </c:pt>
                <c:pt idx="3410">
                  <c:v>Kartik 10, 2070</c:v>
                </c:pt>
                <c:pt idx="3411">
                  <c:v>Kartik 11, 2070</c:v>
                </c:pt>
                <c:pt idx="3412">
                  <c:v>Kartik 12, 2070</c:v>
                </c:pt>
                <c:pt idx="3413">
                  <c:v>Kartik 13, 2070</c:v>
                </c:pt>
                <c:pt idx="3414">
                  <c:v>Kartik 14, 2070</c:v>
                </c:pt>
                <c:pt idx="3415">
                  <c:v>Kartik 15, 2070</c:v>
                </c:pt>
                <c:pt idx="3416">
                  <c:v>Kartik 16, 2070</c:v>
                </c:pt>
                <c:pt idx="3417">
                  <c:v>Kartik 17, 2070</c:v>
                </c:pt>
                <c:pt idx="3418">
                  <c:v>Kartik 18, 2070</c:v>
                </c:pt>
                <c:pt idx="3419">
                  <c:v>Kartik 19, 2070</c:v>
                </c:pt>
                <c:pt idx="3420">
                  <c:v>Kartik 20, 2070</c:v>
                </c:pt>
                <c:pt idx="3421">
                  <c:v>Kartik 21, 2070</c:v>
                </c:pt>
                <c:pt idx="3422">
                  <c:v>Kartik 22, 2070</c:v>
                </c:pt>
                <c:pt idx="3423">
                  <c:v>Kartik 23, 2070</c:v>
                </c:pt>
                <c:pt idx="3424">
                  <c:v>Kartik 24, 2070</c:v>
                </c:pt>
                <c:pt idx="3425">
                  <c:v>Kartik 25, 2070</c:v>
                </c:pt>
                <c:pt idx="3426">
                  <c:v>Kartik 26, 2070</c:v>
                </c:pt>
                <c:pt idx="3427">
                  <c:v>Kartik 27, 2070</c:v>
                </c:pt>
                <c:pt idx="3428">
                  <c:v>Kartik 28, 2070</c:v>
                </c:pt>
                <c:pt idx="3429">
                  <c:v>Kartik 29, 2070</c:v>
                </c:pt>
                <c:pt idx="3430">
                  <c:v>Kartik 30, 2070</c:v>
                </c:pt>
                <c:pt idx="3431">
                  <c:v>Kartik 31, 2070</c:v>
                </c:pt>
                <c:pt idx="3432">
                  <c:v>Kartik 32, 2070</c:v>
                </c:pt>
                <c:pt idx="3433">
                  <c:v>Mangsir 1, 2070</c:v>
                </c:pt>
                <c:pt idx="3434">
                  <c:v>Mangsir 2, 2070</c:v>
                </c:pt>
                <c:pt idx="3435">
                  <c:v>Mangsir 3, 2070</c:v>
                </c:pt>
                <c:pt idx="3436">
                  <c:v>Mangsir 4, 2070</c:v>
                </c:pt>
                <c:pt idx="3437">
                  <c:v>Mangsir 5, 2070</c:v>
                </c:pt>
                <c:pt idx="3438">
                  <c:v>Mangsir 6, 2070</c:v>
                </c:pt>
                <c:pt idx="3439">
                  <c:v>Mangsir 7, 2070</c:v>
                </c:pt>
                <c:pt idx="3440">
                  <c:v>Mangsir 8, 2070</c:v>
                </c:pt>
                <c:pt idx="3441">
                  <c:v>Mangsir 9, 2070</c:v>
                </c:pt>
                <c:pt idx="3442">
                  <c:v>Mangsir 10, 2070</c:v>
                </c:pt>
                <c:pt idx="3443">
                  <c:v>Mangsir 11, 2070</c:v>
                </c:pt>
                <c:pt idx="3444">
                  <c:v>Mangsir 12, 2070</c:v>
                </c:pt>
                <c:pt idx="3445">
                  <c:v>Mangsir 13, 2070</c:v>
                </c:pt>
                <c:pt idx="3446">
                  <c:v>Mangsir 14, 2070</c:v>
                </c:pt>
                <c:pt idx="3447">
                  <c:v>Mangsir 15, 2070</c:v>
                </c:pt>
                <c:pt idx="3448">
                  <c:v>Mangsir 16, 2070</c:v>
                </c:pt>
                <c:pt idx="3449">
                  <c:v>Mangsir 17, 2070</c:v>
                </c:pt>
                <c:pt idx="3450">
                  <c:v>Mangsir 18, 2070</c:v>
                </c:pt>
                <c:pt idx="3451">
                  <c:v>Mangsir 19, 2070</c:v>
                </c:pt>
                <c:pt idx="3452">
                  <c:v>Mangsir 20, 2070</c:v>
                </c:pt>
                <c:pt idx="3453">
                  <c:v>Mangsir 21, 2070</c:v>
                </c:pt>
                <c:pt idx="3454">
                  <c:v>Mangsir 22, 2070</c:v>
                </c:pt>
                <c:pt idx="3455">
                  <c:v>Mangsir 23, 2070</c:v>
                </c:pt>
                <c:pt idx="3456">
                  <c:v>Mangsir 24, 2070</c:v>
                </c:pt>
                <c:pt idx="3457">
                  <c:v>Mangsir 25, 2070</c:v>
                </c:pt>
                <c:pt idx="3458">
                  <c:v>Mangsir 26, 2070</c:v>
                </c:pt>
                <c:pt idx="3459">
                  <c:v>Mangsir 27, 2070</c:v>
                </c:pt>
                <c:pt idx="3460">
                  <c:v>Mangsir 28, 2070</c:v>
                </c:pt>
                <c:pt idx="3461">
                  <c:v>Mangsir 29, 2070</c:v>
                </c:pt>
                <c:pt idx="3462">
                  <c:v>Mangsir 30, 2070</c:v>
                </c:pt>
                <c:pt idx="3463">
                  <c:v>Mangsir 31, 2070</c:v>
                </c:pt>
                <c:pt idx="3464">
                  <c:v>Mangsir 32, 2070</c:v>
                </c:pt>
                <c:pt idx="3465">
                  <c:v>Poush 1, 2070</c:v>
                </c:pt>
                <c:pt idx="3466">
                  <c:v>Poush 2, 2070</c:v>
                </c:pt>
                <c:pt idx="3467">
                  <c:v>Poush 3, 2070</c:v>
                </c:pt>
                <c:pt idx="3468">
                  <c:v>Poush 4, 2070</c:v>
                </c:pt>
                <c:pt idx="3469">
                  <c:v>Poush 5, 2070</c:v>
                </c:pt>
                <c:pt idx="3470">
                  <c:v>Poush 6, 2070</c:v>
                </c:pt>
                <c:pt idx="3471">
                  <c:v>Poush 7, 2070</c:v>
                </c:pt>
                <c:pt idx="3472">
                  <c:v>Poush 8, 2070</c:v>
                </c:pt>
                <c:pt idx="3473">
                  <c:v>Poush 9, 2070</c:v>
                </c:pt>
                <c:pt idx="3474">
                  <c:v>Poush 10, 2070</c:v>
                </c:pt>
                <c:pt idx="3475">
                  <c:v>Poush 11, 2070</c:v>
                </c:pt>
                <c:pt idx="3476">
                  <c:v>Poush 12, 2070</c:v>
                </c:pt>
                <c:pt idx="3477">
                  <c:v>Poush 13, 2070</c:v>
                </c:pt>
                <c:pt idx="3478">
                  <c:v>Poush 14, 2070</c:v>
                </c:pt>
                <c:pt idx="3479">
                  <c:v>Poush 15, 2070</c:v>
                </c:pt>
                <c:pt idx="3480">
                  <c:v>Poush 16, 2070</c:v>
                </c:pt>
                <c:pt idx="3481">
                  <c:v>Poush 17, 2070</c:v>
                </c:pt>
                <c:pt idx="3482">
                  <c:v>Poush 18, 2070</c:v>
                </c:pt>
                <c:pt idx="3483">
                  <c:v>Poush 19, 2070</c:v>
                </c:pt>
                <c:pt idx="3484">
                  <c:v>Poush 20, 2070</c:v>
                </c:pt>
                <c:pt idx="3485">
                  <c:v>Poush 21, 2070</c:v>
                </c:pt>
                <c:pt idx="3486">
                  <c:v>Poush 22, 2070</c:v>
                </c:pt>
                <c:pt idx="3487">
                  <c:v>Poush 23, 2070</c:v>
                </c:pt>
                <c:pt idx="3488">
                  <c:v>Poush 24, 2070</c:v>
                </c:pt>
                <c:pt idx="3489">
                  <c:v>Poush 25, 2070</c:v>
                </c:pt>
                <c:pt idx="3490">
                  <c:v>Poush 26, 2070</c:v>
                </c:pt>
                <c:pt idx="3491">
                  <c:v>Poush 27, 2070</c:v>
                </c:pt>
                <c:pt idx="3492">
                  <c:v>Poush 28, 2070</c:v>
                </c:pt>
                <c:pt idx="3493">
                  <c:v>Poush 29, 2070</c:v>
                </c:pt>
                <c:pt idx="3494">
                  <c:v>Poush 30, 2070</c:v>
                </c:pt>
                <c:pt idx="3495">
                  <c:v>Poush 31, 2070</c:v>
                </c:pt>
                <c:pt idx="3496">
                  <c:v>Poush 32, 2070</c:v>
                </c:pt>
                <c:pt idx="3497">
                  <c:v>Magh 1, 2070</c:v>
                </c:pt>
                <c:pt idx="3498">
                  <c:v>Magh 2, 2070</c:v>
                </c:pt>
                <c:pt idx="3499">
                  <c:v>Magh 3, 2070</c:v>
                </c:pt>
                <c:pt idx="3500">
                  <c:v>Magh 4, 2070</c:v>
                </c:pt>
                <c:pt idx="3501">
                  <c:v>Magh 5, 2070</c:v>
                </c:pt>
                <c:pt idx="3502">
                  <c:v>Magh 6, 2070</c:v>
                </c:pt>
                <c:pt idx="3503">
                  <c:v>Magh 7, 2070</c:v>
                </c:pt>
                <c:pt idx="3504">
                  <c:v>Magh 8, 2070</c:v>
                </c:pt>
                <c:pt idx="3505">
                  <c:v>Magh 9, 2070</c:v>
                </c:pt>
                <c:pt idx="3506">
                  <c:v>Magh 10, 2070</c:v>
                </c:pt>
                <c:pt idx="3507">
                  <c:v>Magh 11, 2070</c:v>
                </c:pt>
                <c:pt idx="3508">
                  <c:v>Magh 12, 2070</c:v>
                </c:pt>
                <c:pt idx="3509">
                  <c:v>Magh 13, 2070</c:v>
                </c:pt>
                <c:pt idx="3510">
                  <c:v>Magh 14, 2070</c:v>
                </c:pt>
                <c:pt idx="3511">
                  <c:v>Magh 15, 2070</c:v>
                </c:pt>
                <c:pt idx="3512">
                  <c:v>Magh 16, 2070</c:v>
                </c:pt>
                <c:pt idx="3513">
                  <c:v>Magh 17, 2070</c:v>
                </c:pt>
                <c:pt idx="3514">
                  <c:v>Magh 18, 2070</c:v>
                </c:pt>
                <c:pt idx="3515">
                  <c:v>Magh 19, 2070</c:v>
                </c:pt>
                <c:pt idx="3516">
                  <c:v>Magh 20, 2070</c:v>
                </c:pt>
                <c:pt idx="3517">
                  <c:v>Magh 21, 2070</c:v>
                </c:pt>
                <c:pt idx="3518">
                  <c:v>Magh 22, 2070</c:v>
                </c:pt>
                <c:pt idx="3519">
                  <c:v>Magh 23, 2070</c:v>
                </c:pt>
                <c:pt idx="3520">
                  <c:v>Magh 24, 2070</c:v>
                </c:pt>
                <c:pt idx="3521">
                  <c:v>Magh 25, 2070</c:v>
                </c:pt>
                <c:pt idx="3522">
                  <c:v>Magh 26, 2070</c:v>
                </c:pt>
                <c:pt idx="3523">
                  <c:v>Magh 27, 2070</c:v>
                </c:pt>
                <c:pt idx="3524">
                  <c:v>Magh 28, 2070</c:v>
                </c:pt>
                <c:pt idx="3525">
                  <c:v>Magh 29, 2070</c:v>
                </c:pt>
                <c:pt idx="3526">
                  <c:v>Magh 30, 2070</c:v>
                </c:pt>
                <c:pt idx="3527">
                  <c:v>Magh 31, 2070</c:v>
                </c:pt>
                <c:pt idx="3528">
                  <c:v>Magh 32, 2070</c:v>
                </c:pt>
                <c:pt idx="3529">
                  <c:v>Falgun 1, 2070</c:v>
                </c:pt>
                <c:pt idx="3530">
                  <c:v>Falgun 2, 2070</c:v>
                </c:pt>
                <c:pt idx="3531">
                  <c:v>Falgun 3, 2070</c:v>
                </c:pt>
                <c:pt idx="3532">
                  <c:v>Falgun 4, 2070</c:v>
                </c:pt>
                <c:pt idx="3533">
                  <c:v>Falgun 5, 2070</c:v>
                </c:pt>
                <c:pt idx="3534">
                  <c:v>Falgun 6, 2070</c:v>
                </c:pt>
                <c:pt idx="3535">
                  <c:v>Falgun 7, 2070</c:v>
                </c:pt>
                <c:pt idx="3536">
                  <c:v>Falgun 8, 2070</c:v>
                </c:pt>
                <c:pt idx="3537">
                  <c:v>Falgun 9, 2070</c:v>
                </c:pt>
                <c:pt idx="3538">
                  <c:v>Falgun 10, 2070</c:v>
                </c:pt>
                <c:pt idx="3539">
                  <c:v>Falgun 11, 2070</c:v>
                </c:pt>
                <c:pt idx="3540">
                  <c:v>Falgun 12, 2070</c:v>
                </c:pt>
                <c:pt idx="3541">
                  <c:v>Falgun 13, 2070</c:v>
                </c:pt>
                <c:pt idx="3542">
                  <c:v>Falgun 14, 2070</c:v>
                </c:pt>
                <c:pt idx="3543">
                  <c:v>Falgun 15, 2070</c:v>
                </c:pt>
                <c:pt idx="3544">
                  <c:v>Falgun 16, 2070</c:v>
                </c:pt>
                <c:pt idx="3545">
                  <c:v>Falgun 17, 2070</c:v>
                </c:pt>
                <c:pt idx="3546">
                  <c:v>Falgun 18, 2070</c:v>
                </c:pt>
                <c:pt idx="3547">
                  <c:v>Falgun 19, 2070</c:v>
                </c:pt>
                <c:pt idx="3548">
                  <c:v>Falgun 20, 2070</c:v>
                </c:pt>
                <c:pt idx="3549">
                  <c:v>Falgun 21, 2070</c:v>
                </c:pt>
                <c:pt idx="3550">
                  <c:v>Falgun 22, 2070</c:v>
                </c:pt>
                <c:pt idx="3551">
                  <c:v>Falgun 23, 2070</c:v>
                </c:pt>
                <c:pt idx="3552">
                  <c:v>Falgun 24, 2070</c:v>
                </c:pt>
                <c:pt idx="3553">
                  <c:v>Falgun 25, 2070</c:v>
                </c:pt>
                <c:pt idx="3554">
                  <c:v>Falgun 26, 2070</c:v>
                </c:pt>
                <c:pt idx="3555">
                  <c:v>Falgun 27, 2070</c:v>
                </c:pt>
                <c:pt idx="3556">
                  <c:v>Falgun 28, 2070</c:v>
                </c:pt>
                <c:pt idx="3557">
                  <c:v>Falgun 29, 2070</c:v>
                </c:pt>
                <c:pt idx="3558">
                  <c:v>Falgun 30, 2070</c:v>
                </c:pt>
                <c:pt idx="3559">
                  <c:v>Falgun 31, 2070</c:v>
                </c:pt>
                <c:pt idx="3560">
                  <c:v>Falgun 32, 2070</c:v>
                </c:pt>
                <c:pt idx="3561">
                  <c:v>Chaitra 1, 2070</c:v>
                </c:pt>
                <c:pt idx="3562">
                  <c:v>Chaitra 2, 2070</c:v>
                </c:pt>
                <c:pt idx="3563">
                  <c:v>Chaitra 3, 2070</c:v>
                </c:pt>
                <c:pt idx="3564">
                  <c:v>Chaitra 4, 2070</c:v>
                </c:pt>
                <c:pt idx="3565">
                  <c:v>Chaitra 5, 2070</c:v>
                </c:pt>
                <c:pt idx="3566">
                  <c:v>Chaitra 6, 2070</c:v>
                </c:pt>
                <c:pt idx="3567">
                  <c:v>Chaitra 7, 2070</c:v>
                </c:pt>
                <c:pt idx="3568">
                  <c:v>Chaitra 8, 2070</c:v>
                </c:pt>
                <c:pt idx="3569">
                  <c:v>Chaitra 9, 2070</c:v>
                </c:pt>
                <c:pt idx="3570">
                  <c:v>Chaitra 10, 2070</c:v>
                </c:pt>
                <c:pt idx="3571">
                  <c:v>Chaitra 11, 2070</c:v>
                </c:pt>
                <c:pt idx="3572">
                  <c:v>Chaitra 12, 2070</c:v>
                </c:pt>
                <c:pt idx="3573">
                  <c:v>Chaitra 13, 2070</c:v>
                </c:pt>
                <c:pt idx="3574">
                  <c:v>Chaitra 14, 2070</c:v>
                </c:pt>
                <c:pt idx="3575">
                  <c:v>Chaitra 15, 2070</c:v>
                </c:pt>
                <c:pt idx="3576">
                  <c:v>Chaitra 16, 2070</c:v>
                </c:pt>
                <c:pt idx="3577">
                  <c:v>Chaitra 17, 2070</c:v>
                </c:pt>
                <c:pt idx="3578">
                  <c:v>Chaitra 18, 2070</c:v>
                </c:pt>
                <c:pt idx="3579">
                  <c:v>Chaitra 19, 2070</c:v>
                </c:pt>
                <c:pt idx="3580">
                  <c:v>Chaitra 20, 2070</c:v>
                </c:pt>
                <c:pt idx="3581">
                  <c:v>Chaitra 21, 2070</c:v>
                </c:pt>
                <c:pt idx="3582">
                  <c:v>Chaitra 22, 2070</c:v>
                </c:pt>
                <c:pt idx="3583">
                  <c:v>Chaitra 23, 2070</c:v>
                </c:pt>
                <c:pt idx="3584">
                  <c:v>Chaitra 24, 2070</c:v>
                </c:pt>
                <c:pt idx="3585">
                  <c:v>Chaitra 25, 2070</c:v>
                </c:pt>
                <c:pt idx="3586">
                  <c:v>Chaitra 26, 2070</c:v>
                </c:pt>
                <c:pt idx="3587">
                  <c:v>Chaitra 27, 2070</c:v>
                </c:pt>
                <c:pt idx="3588">
                  <c:v>Chaitra 28, 2070</c:v>
                </c:pt>
                <c:pt idx="3589">
                  <c:v>Chaitra 29, 2070</c:v>
                </c:pt>
                <c:pt idx="3590">
                  <c:v>Chaitra 30, 2070</c:v>
                </c:pt>
                <c:pt idx="3591">
                  <c:v>Chaitra 31, 2070</c:v>
                </c:pt>
                <c:pt idx="3592">
                  <c:v>Chaitra 32, 2070</c:v>
                </c:pt>
                <c:pt idx="3593">
                  <c:v>Baishakh 1, 2071</c:v>
                </c:pt>
                <c:pt idx="3594">
                  <c:v>Baishakh 2, 2071</c:v>
                </c:pt>
                <c:pt idx="3595">
                  <c:v>Baishakh 3, 2071</c:v>
                </c:pt>
                <c:pt idx="3596">
                  <c:v>Baishakh 4, 2071</c:v>
                </c:pt>
                <c:pt idx="3597">
                  <c:v>Baishakh 5, 2071</c:v>
                </c:pt>
                <c:pt idx="3598">
                  <c:v>Baishakh 6, 2071</c:v>
                </c:pt>
                <c:pt idx="3599">
                  <c:v>Baishakh 7, 2071</c:v>
                </c:pt>
                <c:pt idx="3600">
                  <c:v>Baishakh 8, 2071</c:v>
                </c:pt>
                <c:pt idx="3601">
                  <c:v>Baishakh 9, 2071</c:v>
                </c:pt>
                <c:pt idx="3602">
                  <c:v>Baishakh 10, 2071</c:v>
                </c:pt>
                <c:pt idx="3603">
                  <c:v>Baishakh 11, 2071</c:v>
                </c:pt>
                <c:pt idx="3604">
                  <c:v>Baishakh 12, 2071</c:v>
                </c:pt>
                <c:pt idx="3605">
                  <c:v>Baishakh 13, 2071</c:v>
                </c:pt>
                <c:pt idx="3606">
                  <c:v>Baishakh 14, 2071</c:v>
                </c:pt>
                <c:pt idx="3607">
                  <c:v>Baishakh 15, 2071</c:v>
                </c:pt>
                <c:pt idx="3608">
                  <c:v>Baishakh 16, 2071</c:v>
                </c:pt>
                <c:pt idx="3609">
                  <c:v>Baishakh 17, 2071</c:v>
                </c:pt>
                <c:pt idx="3610">
                  <c:v>Baishakh 18, 2071</c:v>
                </c:pt>
                <c:pt idx="3611">
                  <c:v>Baishakh 19, 2071</c:v>
                </c:pt>
                <c:pt idx="3612">
                  <c:v>Baishakh 20, 2071</c:v>
                </c:pt>
                <c:pt idx="3613">
                  <c:v>Baishakh 21, 2071</c:v>
                </c:pt>
                <c:pt idx="3614">
                  <c:v>Baishakh 22, 2071</c:v>
                </c:pt>
                <c:pt idx="3615">
                  <c:v>Baishakh 23, 2071</c:v>
                </c:pt>
                <c:pt idx="3616">
                  <c:v>Baishakh 24, 2071</c:v>
                </c:pt>
                <c:pt idx="3617">
                  <c:v>Baishakh 25, 2071</c:v>
                </c:pt>
                <c:pt idx="3618">
                  <c:v>Baishakh 26, 2071</c:v>
                </c:pt>
                <c:pt idx="3619">
                  <c:v>Baishakh 27, 2071</c:v>
                </c:pt>
                <c:pt idx="3620">
                  <c:v>Baishakh 28, 2071</c:v>
                </c:pt>
                <c:pt idx="3621">
                  <c:v>Baishakh 29, 2071</c:v>
                </c:pt>
                <c:pt idx="3622">
                  <c:v>Baishakh 30, 2071</c:v>
                </c:pt>
                <c:pt idx="3623">
                  <c:v>Baishakh 31, 2071</c:v>
                </c:pt>
                <c:pt idx="3624">
                  <c:v>Baishakh 32, 2071</c:v>
                </c:pt>
                <c:pt idx="3625">
                  <c:v>Jestha 1, 2071</c:v>
                </c:pt>
                <c:pt idx="3626">
                  <c:v>Jestha 2, 2071</c:v>
                </c:pt>
                <c:pt idx="3627">
                  <c:v>Jestha 3, 2071</c:v>
                </c:pt>
                <c:pt idx="3628">
                  <c:v>Jestha 4, 2071</c:v>
                </c:pt>
                <c:pt idx="3629">
                  <c:v>Jestha 5, 2071</c:v>
                </c:pt>
                <c:pt idx="3630">
                  <c:v>Jestha 6, 2071</c:v>
                </c:pt>
                <c:pt idx="3631">
                  <c:v>Jestha 7, 2071</c:v>
                </c:pt>
                <c:pt idx="3632">
                  <c:v>Jestha 8, 2071</c:v>
                </c:pt>
                <c:pt idx="3633">
                  <c:v>Jestha 9, 2071</c:v>
                </c:pt>
                <c:pt idx="3634">
                  <c:v>Jestha 10, 2071</c:v>
                </c:pt>
                <c:pt idx="3635">
                  <c:v>Jestha 11, 2071</c:v>
                </c:pt>
                <c:pt idx="3636">
                  <c:v>Jestha 12, 2071</c:v>
                </c:pt>
                <c:pt idx="3637">
                  <c:v>Jestha 13, 2071</c:v>
                </c:pt>
                <c:pt idx="3638">
                  <c:v>Jestha 14, 2071</c:v>
                </c:pt>
                <c:pt idx="3639">
                  <c:v>Jestha 15, 2071</c:v>
                </c:pt>
                <c:pt idx="3640">
                  <c:v>Jestha 16, 2071</c:v>
                </c:pt>
                <c:pt idx="3641">
                  <c:v>Jestha 17, 2071</c:v>
                </c:pt>
                <c:pt idx="3642">
                  <c:v>Jestha 18, 2071</c:v>
                </c:pt>
                <c:pt idx="3643">
                  <c:v>Jestha 19, 2071</c:v>
                </c:pt>
                <c:pt idx="3644">
                  <c:v>Jestha 20, 2071</c:v>
                </c:pt>
                <c:pt idx="3645">
                  <c:v>Jestha 21, 2071</c:v>
                </c:pt>
                <c:pt idx="3646">
                  <c:v>Jestha 22, 2071</c:v>
                </c:pt>
                <c:pt idx="3647">
                  <c:v>Jestha 23, 2071</c:v>
                </c:pt>
                <c:pt idx="3648">
                  <c:v>Jestha 24, 2071</c:v>
                </c:pt>
                <c:pt idx="3649">
                  <c:v>Jestha 25, 2071</c:v>
                </c:pt>
                <c:pt idx="3650">
                  <c:v>Jestha 26, 2071</c:v>
                </c:pt>
                <c:pt idx="3651">
                  <c:v>Jestha 27, 2071</c:v>
                </c:pt>
                <c:pt idx="3652">
                  <c:v>Jestha 28, 2071</c:v>
                </c:pt>
                <c:pt idx="3653">
                  <c:v>Jestha 29, 2071</c:v>
                </c:pt>
                <c:pt idx="3654">
                  <c:v>Jestha 30, 2071</c:v>
                </c:pt>
                <c:pt idx="3655">
                  <c:v>Jestha 31, 2071</c:v>
                </c:pt>
                <c:pt idx="3656">
                  <c:v>Jestha 32, 2071</c:v>
                </c:pt>
                <c:pt idx="3657">
                  <c:v>Ashadh 1, 2071</c:v>
                </c:pt>
                <c:pt idx="3658">
                  <c:v>Ashadh 2, 2071</c:v>
                </c:pt>
                <c:pt idx="3659">
                  <c:v>Ashadh 3, 2071</c:v>
                </c:pt>
                <c:pt idx="3660">
                  <c:v>Ashadh 4, 2071</c:v>
                </c:pt>
                <c:pt idx="3661">
                  <c:v>Ashadh 5, 2071</c:v>
                </c:pt>
                <c:pt idx="3662">
                  <c:v>Ashadh 6, 2071</c:v>
                </c:pt>
                <c:pt idx="3663">
                  <c:v>Ashadh 7, 2071</c:v>
                </c:pt>
                <c:pt idx="3664">
                  <c:v>Ashadh 8, 2071</c:v>
                </c:pt>
                <c:pt idx="3665">
                  <c:v>Ashadh 9, 2071</c:v>
                </c:pt>
                <c:pt idx="3666">
                  <c:v>Ashadh 10, 2071</c:v>
                </c:pt>
                <c:pt idx="3667">
                  <c:v>Ashadh 11, 2071</c:v>
                </c:pt>
                <c:pt idx="3668">
                  <c:v>Ashadh 12, 2071</c:v>
                </c:pt>
                <c:pt idx="3669">
                  <c:v>Ashadh 13, 2071</c:v>
                </c:pt>
                <c:pt idx="3670">
                  <c:v>Ashadh 14, 2071</c:v>
                </c:pt>
                <c:pt idx="3671">
                  <c:v>Ashadh 15, 2071</c:v>
                </c:pt>
                <c:pt idx="3672">
                  <c:v>Ashadh 16, 2071</c:v>
                </c:pt>
                <c:pt idx="3673">
                  <c:v>Ashadh 17, 2071</c:v>
                </c:pt>
                <c:pt idx="3674">
                  <c:v>Ashadh 18, 2071</c:v>
                </c:pt>
                <c:pt idx="3675">
                  <c:v>Ashadh 19, 2071</c:v>
                </c:pt>
                <c:pt idx="3676">
                  <c:v>Ashadh 20, 2071</c:v>
                </c:pt>
                <c:pt idx="3677">
                  <c:v>Ashadh 21, 2071</c:v>
                </c:pt>
                <c:pt idx="3678">
                  <c:v>Ashadh 22, 2071</c:v>
                </c:pt>
                <c:pt idx="3679">
                  <c:v>Ashadh 23, 2071</c:v>
                </c:pt>
                <c:pt idx="3680">
                  <c:v>Ashadh 24, 2071</c:v>
                </c:pt>
                <c:pt idx="3681">
                  <c:v>Ashadh 25, 2071</c:v>
                </c:pt>
                <c:pt idx="3682">
                  <c:v>Ashadh 26, 2071</c:v>
                </c:pt>
                <c:pt idx="3683">
                  <c:v>Ashadh 27, 2071</c:v>
                </c:pt>
                <c:pt idx="3684">
                  <c:v>Ashadh 28, 2071</c:v>
                </c:pt>
                <c:pt idx="3685">
                  <c:v>Ashadh 29, 2071</c:v>
                </c:pt>
                <c:pt idx="3686">
                  <c:v>Ashadh 30, 2071</c:v>
                </c:pt>
                <c:pt idx="3687">
                  <c:v>Ashadh 31, 2071</c:v>
                </c:pt>
                <c:pt idx="3688">
                  <c:v>Ashadh 32, 2071</c:v>
                </c:pt>
                <c:pt idx="3689">
                  <c:v>Shrawan 1, 2071</c:v>
                </c:pt>
                <c:pt idx="3690">
                  <c:v>Shrawan 2, 2071</c:v>
                </c:pt>
                <c:pt idx="3691">
                  <c:v>Shrawan 3, 2071</c:v>
                </c:pt>
                <c:pt idx="3692">
                  <c:v>Shrawan 4, 2071</c:v>
                </c:pt>
                <c:pt idx="3693">
                  <c:v>Shrawan 5, 2071</c:v>
                </c:pt>
                <c:pt idx="3694">
                  <c:v>Shrawan 6, 2071</c:v>
                </c:pt>
                <c:pt idx="3695">
                  <c:v>Shrawan 7, 2071</c:v>
                </c:pt>
                <c:pt idx="3696">
                  <c:v>Shrawan 8, 2071</c:v>
                </c:pt>
                <c:pt idx="3697">
                  <c:v>Shrawan 9, 2071</c:v>
                </c:pt>
                <c:pt idx="3698">
                  <c:v>Shrawan 10, 2071</c:v>
                </c:pt>
                <c:pt idx="3699">
                  <c:v>Shrawan 11, 2071</c:v>
                </c:pt>
                <c:pt idx="3700">
                  <c:v>Shrawan 12, 2071</c:v>
                </c:pt>
                <c:pt idx="3701">
                  <c:v>Shrawan 13, 2071</c:v>
                </c:pt>
                <c:pt idx="3702">
                  <c:v>Shrawan 14, 2071</c:v>
                </c:pt>
                <c:pt idx="3703">
                  <c:v>Shrawan 15, 2071</c:v>
                </c:pt>
                <c:pt idx="3704">
                  <c:v>Shrawan 16, 2071</c:v>
                </c:pt>
                <c:pt idx="3705">
                  <c:v>Shrawan 17, 2071</c:v>
                </c:pt>
                <c:pt idx="3706">
                  <c:v>Shrawan 18, 2071</c:v>
                </c:pt>
                <c:pt idx="3707">
                  <c:v>Shrawan 19, 2071</c:v>
                </c:pt>
                <c:pt idx="3708">
                  <c:v>Shrawan 20, 2071</c:v>
                </c:pt>
                <c:pt idx="3709">
                  <c:v>Shrawan 21, 2071</c:v>
                </c:pt>
                <c:pt idx="3710">
                  <c:v>Shrawan 22, 2071</c:v>
                </c:pt>
                <c:pt idx="3711">
                  <c:v>Shrawan 23, 2071</c:v>
                </c:pt>
                <c:pt idx="3712">
                  <c:v>Shrawan 24, 2071</c:v>
                </c:pt>
                <c:pt idx="3713">
                  <c:v>Shrawan 25, 2071</c:v>
                </c:pt>
                <c:pt idx="3714">
                  <c:v>Shrawan 26, 2071</c:v>
                </c:pt>
                <c:pt idx="3715">
                  <c:v>Shrawan 27, 2071</c:v>
                </c:pt>
                <c:pt idx="3716">
                  <c:v>Shrawan 28, 2071</c:v>
                </c:pt>
                <c:pt idx="3717">
                  <c:v>Shrawan 29, 2071</c:v>
                </c:pt>
                <c:pt idx="3718">
                  <c:v>Shrawan 30, 2071</c:v>
                </c:pt>
                <c:pt idx="3719">
                  <c:v>Shrawan 31, 2071</c:v>
                </c:pt>
                <c:pt idx="3720">
                  <c:v>Shrawan 32, 2071</c:v>
                </c:pt>
                <c:pt idx="3721">
                  <c:v>Bhadra 1, 2071</c:v>
                </c:pt>
                <c:pt idx="3722">
                  <c:v>Bhadra 2, 2071</c:v>
                </c:pt>
                <c:pt idx="3723">
                  <c:v>Bhadra 3, 2071</c:v>
                </c:pt>
                <c:pt idx="3724">
                  <c:v>Bhadra 4, 2071</c:v>
                </c:pt>
                <c:pt idx="3725">
                  <c:v>Bhadra 5, 2071</c:v>
                </c:pt>
                <c:pt idx="3726">
                  <c:v>Bhadra 6, 2071</c:v>
                </c:pt>
                <c:pt idx="3727">
                  <c:v>Bhadra 7, 2071</c:v>
                </c:pt>
                <c:pt idx="3728">
                  <c:v>Bhadra 8, 2071</c:v>
                </c:pt>
                <c:pt idx="3729">
                  <c:v>Bhadra 9, 2071</c:v>
                </c:pt>
                <c:pt idx="3730">
                  <c:v>Bhadra 10, 2071</c:v>
                </c:pt>
                <c:pt idx="3731">
                  <c:v>Bhadra 11, 2071</c:v>
                </c:pt>
                <c:pt idx="3732">
                  <c:v>Bhadra 12, 2071</c:v>
                </c:pt>
                <c:pt idx="3733">
                  <c:v>Bhadra 13, 2071</c:v>
                </c:pt>
                <c:pt idx="3734">
                  <c:v>Bhadra 14, 2071</c:v>
                </c:pt>
                <c:pt idx="3735">
                  <c:v>Bhadra 15, 2071</c:v>
                </c:pt>
                <c:pt idx="3736">
                  <c:v>Bhadra 16, 2071</c:v>
                </c:pt>
                <c:pt idx="3737">
                  <c:v>Bhadra 17, 2071</c:v>
                </c:pt>
                <c:pt idx="3738">
                  <c:v>Bhadra 18, 2071</c:v>
                </c:pt>
                <c:pt idx="3739">
                  <c:v>Bhadra 19, 2071</c:v>
                </c:pt>
                <c:pt idx="3740">
                  <c:v>Bhadra 20, 2071</c:v>
                </c:pt>
                <c:pt idx="3741">
                  <c:v>Bhadra 21, 2071</c:v>
                </c:pt>
                <c:pt idx="3742">
                  <c:v>Bhadra 22, 2071</c:v>
                </c:pt>
                <c:pt idx="3743">
                  <c:v>Bhadra 23, 2071</c:v>
                </c:pt>
                <c:pt idx="3744">
                  <c:v>Bhadra 24, 2071</c:v>
                </c:pt>
                <c:pt idx="3745">
                  <c:v>Bhadra 25, 2071</c:v>
                </c:pt>
                <c:pt idx="3746">
                  <c:v>Bhadra 26, 2071</c:v>
                </c:pt>
                <c:pt idx="3747">
                  <c:v>Bhadra 27, 2071</c:v>
                </c:pt>
                <c:pt idx="3748">
                  <c:v>Bhadra 28, 2071</c:v>
                </c:pt>
                <c:pt idx="3749">
                  <c:v>Bhadra 29, 2071</c:v>
                </c:pt>
                <c:pt idx="3750">
                  <c:v>Bhadra 30, 2071</c:v>
                </c:pt>
                <c:pt idx="3751">
                  <c:v>Bhadra 31, 2071</c:v>
                </c:pt>
                <c:pt idx="3752">
                  <c:v>Bhadra 32, 2071</c:v>
                </c:pt>
                <c:pt idx="3753">
                  <c:v>Ashwin 1, 2071</c:v>
                </c:pt>
                <c:pt idx="3754">
                  <c:v>Ashwin 2, 2071</c:v>
                </c:pt>
                <c:pt idx="3755">
                  <c:v>Ashwin 3, 2071</c:v>
                </c:pt>
                <c:pt idx="3756">
                  <c:v>Ashwin 4, 2071</c:v>
                </c:pt>
                <c:pt idx="3757">
                  <c:v>Ashwin 5, 2071</c:v>
                </c:pt>
                <c:pt idx="3758">
                  <c:v>Ashwin 6, 2071</c:v>
                </c:pt>
                <c:pt idx="3759">
                  <c:v>Ashwin 7, 2071</c:v>
                </c:pt>
                <c:pt idx="3760">
                  <c:v>Ashwin 8, 2071</c:v>
                </c:pt>
                <c:pt idx="3761">
                  <c:v>Ashwin 9, 2071</c:v>
                </c:pt>
                <c:pt idx="3762">
                  <c:v>Ashwin 10, 2071</c:v>
                </c:pt>
                <c:pt idx="3763">
                  <c:v>Ashwin 11, 2071</c:v>
                </c:pt>
                <c:pt idx="3764">
                  <c:v>Ashwin 12, 2071</c:v>
                </c:pt>
                <c:pt idx="3765">
                  <c:v>Ashwin 13, 2071</c:v>
                </c:pt>
                <c:pt idx="3766">
                  <c:v>Ashwin 14, 2071</c:v>
                </c:pt>
                <c:pt idx="3767">
                  <c:v>Ashwin 15, 2071</c:v>
                </c:pt>
                <c:pt idx="3768">
                  <c:v>Ashwin 16, 2071</c:v>
                </c:pt>
                <c:pt idx="3769">
                  <c:v>Ashwin 17, 2071</c:v>
                </c:pt>
                <c:pt idx="3770">
                  <c:v>Ashwin 18, 2071</c:v>
                </c:pt>
                <c:pt idx="3771">
                  <c:v>Ashwin 19, 2071</c:v>
                </c:pt>
                <c:pt idx="3772">
                  <c:v>Ashwin 20, 2071</c:v>
                </c:pt>
                <c:pt idx="3773">
                  <c:v>Ashwin 21, 2071</c:v>
                </c:pt>
                <c:pt idx="3774">
                  <c:v>Ashwin 22, 2071</c:v>
                </c:pt>
                <c:pt idx="3775">
                  <c:v>Ashwin 23, 2071</c:v>
                </c:pt>
                <c:pt idx="3776">
                  <c:v>Ashwin 24, 2071</c:v>
                </c:pt>
                <c:pt idx="3777">
                  <c:v>Ashwin 25, 2071</c:v>
                </c:pt>
                <c:pt idx="3778">
                  <c:v>Ashwin 26, 2071</c:v>
                </c:pt>
                <c:pt idx="3779">
                  <c:v>Ashwin 27, 2071</c:v>
                </c:pt>
                <c:pt idx="3780">
                  <c:v>Ashwin 28, 2071</c:v>
                </c:pt>
                <c:pt idx="3781">
                  <c:v>Ashwin 29, 2071</c:v>
                </c:pt>
                <c:pt idx="3782">
                  <c:v>Ashwin 30, 2071</c:v>
                </c:pt>
                <c:pt idx="3783">
                  <c:v>Ashwin 31, 2071</c:v>
                </c:pt>
                <c:pt idx="3784">
                  <c:v>Ashwin 32, 2071</c:v>
                </c:pt>
                <c:pt idx="3785">
                  <c:v>Kartik 1, 2071</c:v>
                </c:pt>
                <c:pt idx="3786">
                  <c:v>Kartik 2, 2071</c:v>
                </c:pt>
                <c:pt idx="3787">
                  <c:v>Kartik 3, 2071</c:v>
                </c:pt>
                <c:pt idx="3788">
                  <c:v>Kartik 4, 2071</c:v>
                </c:pt>
                <c:pt idx="3789">
                  <c:v>Kartik 5, 2071</c:v>
                </c:pt>
                <c:pt idx="3790">
                  <c:v>Kartik 6, 2071</c:v>
                </c:pt>
                <c:pt idx="3791">
                  <c:v>Kartik 7, 2071</c:v>
                </c:pt>
                <c:pt idx="3792">
                  <c:v>Kartik 8, 2071</c:v>
                </c:pt>
                <c:pt idx="3793">
                  <c:v>Kartik 9, 2071</c:v>
                </c:pt>
                <c:pt idx="3794">
                  <c:v>Kartik 10, 2071</c:v>
                </c:pt>
                <c:pt idx="3795">
                  <c:v>Kartik 11, 2071</c:v>
                </c:pt>
                <c:pt idx="3796">
                  <c:v>Kartik 12, 2071</c:v>
                </c:pt>
                <c:pt idx="3797">
                  <c:v>Kartik 13, 2071</c:v>
                </c:pt>
                <c:pt idx="3798">
                  <c:v>Kartik 14, 2071</c:v>
                </c:pt>
                <c:pt idx="3799">
                  <c:v>Kartik 15, 2071</c:v>
                </c:pt>
                <c:pt idx="3800">
                  <c:v>Kartik 16, 2071</c:v>
                </c:pt>
                <c:pt idx="3801">
                  <c:v>Kartik 17, 2071</c:v>
                </c:pt>
                <c:pt idx="3802">
                  <c:v>Kartik 18, 2071</c:v>
                </c:pt>
                <c:pt idx="3803">
                  <c:v>Kartik 19, 2071</c:v>
                </c:pt>
                <c:pt idx="3804">
                  <c:v>Kartik 20, 2071</c:v>
                </c:pt>
                <c:pt idx="3805">
                  <c:v>Kartik 21, 2071</c:v>
                </c:pt>
                <c:pt idx="3806">
                  <c:v>Kartik 22, 2071</c:v>
                </c:pt>
                <c:pt idx="3807">
                  <c:v>Kartik 23, 2071</c:v>
                </c:pt>
                <c:pt idx="3808">
                  <c:v>Kartik 24, 2071</c:v>
                </c:pt>
                <c:pt idx="3809">
                  <c:v>Kartik 25, 2071</c:v>
                </c:pt>
                <c:pt idx="3810">
                  <c:v>Kartik 26, 2071</c:v>
                </c:pt>
                <c:pt idx="3811">
                  <c:v>Kartik 27, 2071</c:v>
                </c:pt>
                <c:pt idx="3812">
                  <c:v>Kartik 28, 2071</c:v>
                </c:pt>
                <c:pt idx="3813">
                  <c:v>Kartik 29, 2071</c:v>
                </c:pt>
                <c:pt idx="3814">
                  <c:v>Kartik 30, 2071</c:v>
                </c:pt>
                <c:pt idx="3815">
                  <c:v>Kartik 31, 2071</c:v>
                </c:pt>
                <c:pt idx="3816">
                  <c:v>Kartik 32, 2071</c:v>
                </c:pt>
                <c:pt idx="3817">
                  <c:v>Mangsir 1, 2071</c:v>
                </c:pt>
                <c:pt idx="3818">
                  <c:v>Mangsir 2, 2071</c:v>
                </c:pt>
                <c:pt idx="3819">
                  <c:v>Mangsir 3, 2071</c:v>
                </c:pt>
                <c:pt idx="3820">
                  <c:v>Mangsir 4, 2071</c:v>
                </c:pt>
                <c:pt idx="3821">
                  <c:v>Mangsir 5, 2071</c:v>
                </c:pt>
                <c:pt idx="3822">
                  <c:v>Mangsir 6, 2071</c:v>
                </c:pt>
                <c:pt idx="3823">
                  <c:v>Mangsir 7, 2071</c:v>
                </c:pt>
                <c:pt idx="3824">
                  <c:v>Mangsir 8, 2071</c:v>
                </c:pt>
                <c:pt idx="3825">
                  <c:v>Mangsir 9, 2071</c:v>
                </c:pt>
                <c:pt idx="3826">
                  <c:v>Mangsir 10, 2071</c:v>
                </c:pt>
                <c:pt idx="3827">
                  <c:v>Mangsir 11, 2071</c:v>
                </c:pt>
                <c:pt idx="3828">
                  <c:v>Mangsir 12, 2071</c:v>
                </c:pt>
                <c:pt idx="3829">
                  <c:v>Mangsir 13, 2071</c:v>
                </c:pt>
                <c:pt idx="3830">
                  <c:v>Mangsir 14, 2071</c:v>
                </c:pt>
                <c:pt idx="3831">
                  <c:v>Mangsir 15, 2071</c:v>
                </c:pt>
                <c:pt idx="3832">
                  <c:v>Mangsir 16, 2071</c:v>
                </c:pt>
                <c:pt idx="3833">
                  <c:v>Mangsir 17, 2071</c:v>
                </c:pt>
                <c:pt idx="3834">
                  <c:v>Mangsir 18, 2071</c:v>
                </c:pt>
                <c:pt idx="3835">
                  <c:v>Mangsir 19, 2071</c:v>
                </c:pt>
                <c:pt idx="3836">
                  <c:v>Mangsir 20, 2071</c:v>
                </c:pt>
                <c:pt idx="3837">
                  <c:v>Mangsir 21, 2071</c:v>
                </c:pt>
                <c:pt idx="3838">
                  <c:v>Mangsir 22, 2071</c:v>
                </c:pt>
                <c:pt idx="3839">
                  <c:v>Mangsir 23, 2071</c:v>
                </c:pt>
                <c:pt idx="3840">
                  <c:v>Mangsir 24, 2071</c:v>
                </c:pt>
                <c:pt idx="3841">
                  <c:v>Mangsir 25, 2071</c:v>
                </c:pt>
                <c:pt idx="3842">
                  <c:v>Mangsir 26, 2071</c:v>
                </c:pt>
                <c:pt idx="3843">
                  <c:v>Mangsir 27, 2071</c:v>
                </c:pt>
                <c:pt idx="3844">
                  <c:v>Mangsir 28, 2071</c:v>
                </c:pt>
                <c:pt idx="3845">
                  <c:v>Mangsir 29, 2071</c:v>
                </c:pt>
                <c:pt idx="3846">
                  <c:v>Mangsir 30, 2071</c:v>
                </c:pt>
                <c:pt idx="3847">
                  <c:v>Mangsir 31, 2071</c:v>
                </c:pt>
                <c:pt idx="3848">
                  <c:v>Mangsir 32, 2071</c:v>
                </c:pt>
                <c:pt idx="3849">
                  <c:v>Poush 1, 2071</c:v>
                </c:pt>
                <c:pt idx="3850">
                  <c:v>Poush 2, 2071</c:v>
                </c:pt>
                <c:pt idx="3851">
                  <c:v>Poush 3, 2071</c:v>
                </c:pt>
                <c:pt idx="3852">
                  <c:v>Poush 4, 2071</c:v>
                </c:pt>
                <c:pt idx="3853">
                  <c:v>Poush 5, 2071</c:v>
                </c:pt>
                <c:pt idx="3854">
                  <c:v>Poush 6, 2071</c:v>
                </c:pt>
                <c:pt idx="3855">
                  <c:v>Poush 7, 2071</c:v>
                </c:pt>
                <c:pt idx="3856">
                  <c:v>Poush 8, 2071</c:v>
                </c:pt>
                <c:pt idx="3857">
                  <c:v>Poush 9, 2071</c:v>
                </c:pt>
                <c:pt idx="3858">
                  <c:v>Poush 10, 2071</c:v>
                </c:pt>
                <c:pt idx="3859">
                  <c:v>Poush 11, 2071</c:v>
                </c:pt>
                <c:pt idx="3860">
                  <c:v>Poush 12, 2071</c:v>
                </c:pt>
                <c:pt idx="3861">
                  <c:v>Poush 13, 2071</c:v>
                </c:pt>
                <c:pt idx="3862">
                  <c:v>Poush 14, 2071</c:v>
                </c:pt>
                <c:pt idx="3863">
                  <c:v>Poush 15, 2071</c:v>
                </c:pt>
                <c:pt idx="3864">
                  <c:v>Poush 16, 2071</c:v>
                </c:pt>
                <c:pt idx="3865">
                  <c:v>Poush 17, 2071</c:v>
                </c:pt>
                <c:pt idx="3866">
                  <c:v>Poush 18, 2071</c:v>
                </c:pt>
                <c:pt idx="3867">
                  <c:v>Poush 19, 2071</c:v>
                </c:pt>
                <c:pt idx="3868">
                  <c:v>Poush 20, 2071</c:v>
                </c:pt>
                <c:pt idx="3869">
                  <c:v>Poush 21, 2071</c:v>
                </c:pt>
                <c:pt idx="3870">
                  <c:v>Poush 22, 2071</c:v>
                </c:pt>
                <c:pt idx="3871">
                  <c:v>Poush 23, 2071</c:v>
                </c:pt>
                <c:pt idx="3872">
                  <c:v>Poush 24, 2071</c:v>
                </c:pt>
                <c:pt idx="3873">
                  <c:v>Poush 25, 2071</c:v>
                </c:pt>
                <c:pt idx="3874">
                  <c:v>Poush 26, 2071</c:v>
                </c:pt>
                <c:pt idx="3875">
                  <c:v>Poush 27, 2071</c:v>
                </c:pt>
                <c:pt idx="3876">
                  <c:v>Poush 28, 2071</c:v>
                </c:pt>
                <c:pt idx="3877">
                  <c:v>Poush 29, 2071</c:v>
                </c:pt>
                <c:pt idx="3878">
                  <c:v>Poush 30, 2071</c:v>
                </c:pt>
                <c:pt idx="3879">
                  <c:v>Poush 31, 2071</c:v>
                </c:pt>
                <c:pt idx="3880">
                  <c:v>Poush 32, 2071</c:v>
                </c:pt>
                <c:pt idx="3881">
                  <c:v>Magh 1, 2071</c:v>
                </c:pt>
                <c:pt idx="3882">
                  <c:v>Magh 2, 2071</c:v>
                </c:pt>
                <c:pt idx="3883">
                  <c:v>Magh 3, 2071</c:v>
                </c:pt>
                <c:pt idx="3884">
                  <c:v>Magh 4, 2071</c:v>
                </c:pt>
                <c:pt idx="3885">
                  <c:v>Magh 5, 2071</c:v>
                </c:pt>
                <c:pt idx="3886">
                  <c:v>Magh 6, 2071</c:v>
                </c:pt>
                <c:pt idx="3887">
                  <c:v>Magh 7, 2071</c:v>
                </c:pt>
                <c:pt idx="3888">
                  <c:v>Magh 8, 2071</c:v>
                </c:pt>
                <c:pt idx="3889">
                  <c:v>Magh 9, 2071</c:v>
                </c:pt>
                <c:pt idx="3890">
                  <c:v>Magh 10, 2071</c:v>
                </c:pt>
                <c:pt idx="3891">
                  <c:v>Magh 11, 2071</c:v>
                </c:pt>
                <c:pt idx="3892">
                  <c:v>Magh 12, 2071</c:v>
                </c:pt>
                <c:pt idx="3893">
                  <c:v>Magh 13, 2071</c:v>
                </c:pt>
                <c:pt idx="3894">
                  <c:v>Magh 14, 2071</c:v>
                </c:pt>
                <c:pt idx="3895">
                  <c:v>Magh 15, 2071</c:v>
                </c:pt>
                <c:pt idx="3896">
                  <c:v>Magh 16, 2071</c:v>
                </c:pt>
                <c:pt idx="3897">
                  <c:v>Magh 17, 2071</c:v>
                </c:pt>
                <c:pt idx="3898">
                  <c:v>Magh 18, 2071</c:v>
                </c:pt>
                <c:pt idx="3899">
                  <c:v>Magh 19, 2071</c:v>
                </c:pt>
                <c:pt idx="3900">
                  <c:v>Magh 20, 2071</c:v>
                </c:pt>
                <c:pt idx="3901">
                  <c:v>Magh 21, 2071</c:v>
                </c:pt>
                <c:pt idx="3902">
                  <c:v>Magh 22, 2071</c:v>
                </c:pt>
                <c:pt idx="3903">
                  <c:v>Magh 23, 2071</c:v>
                </c:pt>
                <c:pt idx="3904">
                  <c:v>Magh 24, 2071</c:v>
                </c:pt>
                <c:pt idx="3905">
                  <c:v>Magh 25, 2071</c:v>
                </c:pt>
                <c:pt idx="3906">
                  <c:v>Magh 26, 2071</c:v>
                </c:pt>
                <c:pt idx="3907">
                  <c:v>Magh 27, 2071</c:v>
                </c:pt>
                <c:pt idx="3908">
                  <c:v>Magh 28, 2071</c:v>
                </c:pt>
                <c:pt idx="3909">
                  <c:v>Magh 29, 2071</c:v>
                </c:pt>
                <c:pt idx="3910">
                  <c:v>Magh 30, 2071</c:v>
                </c:pt>
                <c:pt idx="3911">
                  <c:v>Magh 31, 2071</c:v>
                </c:pt>
                <c:pt idx="3912">
                  <c:v>Magh 32, 2071</c:v>
                </c:pt>
                <c:pt idx="3913">
                  <c:v>Falgun 1, 2071</c:v>
                </c:pt>
                <c:pt idx="3914">
                  <c:v>Falgun 2, 2071</c:v>
                </c:pt>
                <c:pt idx="3915">
                  <c:v>Falgun 3, 2071</c:v>
                </c:pt>
                <c:pt idx="3916">
                  <c:v>Falgun 4, 2071</c:v>
                </c:pt>
                <c:pt idx="3917">
                  <c:v>Falgun 5, 2071</c:v>
                </c:pt>
                <c:pt idx="3918">
                  <c:v>Falgun 6, 2071</c:v>
                </c:pt>
                <c:pt idx="3919">
                  <c:v>Falgun 7, 2071</c:v>
                </c:pt>
                <c:pt idx="3920">
                  <c:v>Falgun 8, 2071</c:v>
                </c:pt>
                <c:pt idx="3921">
                  <c:v>Falgun 9, 2071</c:v>
                </c:pt>
                <c:pt idx="3922">
                  <c:v>Falgun 10, 2071</c:v>
                </c:pt>
                <c:pt idx="3923">
                  <c:v>Falgun 11, 2071</c:v>
                </c:pt>
                <c:pt idx="3924">
                  <c:v>Falgun 12, 2071</c:v>
                </c:pt>
                <c:pt idx="3925">
                  <c:v>Falgun 13, 2071</c:v>
                </c:pt>
                <c:pt idx="3926">
                  <c:v>Falgun 14, 2071</c:v>
                </c:pt>
                <c:pt idx="3927">
                  <c:v>Falgun 15, 2071</c:v>
                </c:pt>
                <c:pt idx="3928">
                  <c:v>Falgun 16, 2071</c:v>
                </c:pt>
                <c:pt idx="3929">
                  <c:v>Falgun 17, 2071</c:v>
                </c:pt>
                <c:pt idx="3930">
                  <c:v>Falgun 18, 2071</c:v>
                </c:pt>
                <c:pt idx="3931">
                  <c:v>Falgun 19, 2071</c:v>
                </c:pt>
                <c:pt idx="3932">
                  <c:v>Falgun 20, 2071</c:v>
                </c:pt>
                <c:pt idx="3933">
                  <c:v>Falgun 21, 2071</c:v>
                </c:pt>
                <c:pt idx="3934">
                  <c:v>Falgun 22, 2071</c:v>
                </c:pt>
                <c:pt idx="3935">
                  <c:v>Falgun 23, 2071</c:v>
                </c:pt>
                <c:pt idx="3936">
                  <c:v>Falgun 24, 2071</c:v>
                </c:pt>
                <c:pt idx="3937">
                  <c:v>Falgun 25, 2071</c:v>
                </c:pt>
                <c:pt idx="3938">
                  <c:v>Falgun 26, 2071</c:v>
                </c:pt>
                <c:pt idx="3939">
                  <c:v>Falgun 27, 2071</c:v>
                </c:pt>
                <c:pt idx="3940">
                  <c:v>Falgun 28, 2071</c:v>
                </c:pt>
                <c:pt idx="3941">
                  <c:v>Falgun 29, 2071</c:v>
                </c:pt>
                <c:pt idx="3942">
                  <c:v>Falgun 30, 2071</c:v>
                </c:pt>
                <c:pt idx="3943">
                  <c:v>Falgun 31, 2071</c:v>
                </c:pt>
                <c:pt idx="3944">
                  <c:v>Falgun 32, 2071</c:v>
                </c:pt>
                <c:pt idx="3945">
                  <c:v>Chaitra 1, 2071</c:v>
                </c:pt>
                <c:pt idx="3946">
                  <c:v>Chaitra 2, 2071</c:v>
                </c:pt>
                <c:pt idx="3947">
                  <c:v>Chaitra 3, 2071</c:v>
                </c:pt>
                <c:pt idx="3948">
                  <c:v>Chaitra 4, 2071</c:v>
                </c:pt>
                <c:pt idx="3949">
                  <c:v>Chaitra 5, 2071</c:v>
                </c:pt>
                <c:pt idx="3950">
                  <c:v>Chaitra 6, 2071</c:v>
                </c:pt>
                <c:pt idx="3951">
                  <c:v>Chaitra 7, 2071</c:v>
                </c:pt>
                <c:pt idx="3952">
                  <c:v>Chaitra 8, 2071</c:v>
                </c:pt>
                <c:pt idx="3953">
                  <c:v>Chaitra 9, 2071</c:v>
                </c:pt>
                <c:pt idx="3954">
                  <c:v>Chaitra 10, 2071</c:v>
                </c:pt>
                <c:pt idx="3955">
                  <c:v>Chaitra 11, 2071</c:v>
                </c:pt>
                <c:pt idx="3956">
                  <c:v>Chaitra 12, 2071</c:v>
                </c:pt>
                <c:pt idx="3957">
                  <c:v>Chaitra 13, 2071</c:v>
                </c:pt>
                <c:pt idx="3958">
                  <c:v>Chaitra 14, 2071</c:v>
                </c:pt>
                <c:pt idx="3959">
                  <c:v>Chaitra 15, 2071</c:v>
                </c:pt>
                <c:pt idx="3960">
                  <c:v>Chaitra 16, 2071</c:v>
                </c:pt>
                <c:pt idx="3961">
                  <c:v>Chaitra 17, 2071</c:v>
                </c:pt>
                <c:pt idx="3962">
                  <c:v>Chaitra 18, 2071</c:v>
                </c:pt>
                <c:pt idx="3963">
                  <c:v>Chaitra 19, 2071</c:v>
                </c:pt>
                <c:pt idx="3964">
                  <c:v>Chaitra 20, 2071</c:v>
                </c:pt>
                <c:pt idx="3965">
                  <c:v>Chaitra 21, 2071</c:v>
                </c:pt>
                <c:pt idx="3966">
                  <c:v>Chaitra 22, 2071</c:v>
                </c:pt>
                <c:pt idx="3967">
                  <c:v>Chaitra 23, 2071</c:v>
                </c:pt>
                <c:pt idx="3968">
                  <c:v>Chaitra 24, 2071</c:v>
                </c:pt>
                <c:pt idx="3969">
                  <c:v>Chaitra 25, 2071</c:v>
                </c:pt>
                <c:pt idx="3970">
                  <c:v>Chaitra 26, 2071</c:v>
                </c:pt>
                <c:pt idx="3971">
                  <c:v>Chaitra 27, 2071</c:v>
                </c:pt>
                <c:pt idx="3972">
                  <c:v>Chaitra 28, 2071</c:v>
                </c:pt>
                <c:pt idx="3973">
                  <c:v>Chaitra 29, 2071</c:v>
                </c:pt>
                <c:pt idx="3974">
                  <c:v>Chaitra 30, 2071</c:v>
                </c:pt>
                <c:pt idx="3975">
                  <c:v>Chaitra 31, 2071</c:v>
                </c:pt>
                <c:pt idx="3976">
                  <c:v>Chaitra 32, 2071</c:v>
                </c:pt>
                <c:pt idx="3977">
                  <c:v>Baishakh 1, 2072</c:v>
                </c:pt>
                <c:pt idx="3978">
                  <c:v>Baishakh 2, 2072</c:v>
                </c:pt>
                <c:pt idx="3979">
                  <c:v>Baishakh 3, 2072</c:v>
                </c:pt>
                <c:pt idx="3980">
                  <c:v>Baishakh 4, 2072</c:v>
                </c:pt>
                <c:pt idx="3981">
                  <c:v>Baishakh 5, 2072</c:v>
                </c:pt>
                <c:pt idx="3982">
                  <c:v>Baishakh 6, 2072</c:v>
                </c:pt>
                <c:pt idx="3983">
                  <c:v>Baishakh 7, 2072</c:v>
                </c:pt>
                <c:pt idx="3984">
                  <c:v>Baishakh 8, 2072</c:v>
                </c:pt>
                <c:pt idx="3985">
                  <c:v>Baishakh 9, 2072</c:v>
                </c:pt>
                <c:pt idx="3986">
                  <c:v>Baishakh 10, 2072</c:v>
                </c:pt>
                <c:pt idx="3987">
                  <c:v>Baishakh 13, 2072</c:v>
                </c:pt>
                <c:pt idx="3988">
                  <c:v>Baishakh 14, 2072</c:v>
                </c:pt>
                <c:pt idx="3989">
                  <c:v>Baishakh 15, 2072</c:v>
                </c:pt>
                <c:pt idx="3990">
                  <c:v>Baishakh 16, 2072</c:v>
                </c:pt>
                <c:pt idx="3991">
                  <c:v>Baishakh 17, 2072</c:v>
                </c:pt>
                <c:pt idx="3992">
                  <c:v>Baishakh 18, 2072</c:v>
                </c:pt>
                <c:pt idx="3993">
                  <c:v>Baishakh 19, 2072</c:v>
                </c:pt>
                <c:pt idx="3994">
                  <c:v>Baishakh 20, 2072</c:v>
                </c:pt>
                <c:pt idx="3995">
                  <c:v>Baishakh 21, 2072</c:v>
                </c:pt>
                <c:pt idx="3996">
                  <c:v>Baishakh 22, 2072</c:v>
                </c:pt>
                <c:pt idx="3997">
                  <c:v>Baishakh 23, 2072</c:v>
                </c:pt>
                <c:pt idx="3998">
                  <c:v>Baishakh 24, 2072</c:v>
                </c:pt>
                <c:pt idx="3999">
                  <c:v>Baishakh 25, 2072</c:v>
                </c:pt>
                <c:pt idx="4000">
                  <c:v>Baishakh 26, 2072</c:v>
                </c:pt>
                <c:pt idx="4001">
                  <c:v>Baishakh 27, 2072</c:v>
                </c:pt>
                <c:pt idx="4002">
                  <c:v>Baishakh 28, 2072</c:v>
                </c:pt>
                <c:pt idx="4003">
                  <c:v>Baishakh 29, 2072</c:v>
                </c:pt>
                <c:pt idx="4004">
                  <c:v>Baishakh 30, 2072</c:v>
                </c:pt>
                <c:pt idx="4005">
                  <c:v>Baishakh 31, 2072</c:v>
                </c:pt>
                <c:pt idx="4006">
                  <c:v>Baishakh 32, 2072</c:v>
                </c:pt>
                <c:pt idx="4007">
                  <c:v>Jestha 1, 2072</c:v>
                </c:pt>
                <c:pt idx="4008">
                  <c:v>Jestha 2, 2072</c:v>
                </c:pt>
                <c:pt idx="4009">
                  <c:v>Jestha 3, 2072</c:v>
                </c:pt>
                <c:pt idx="4010">
                  <c:v>Jestha 4, 2072</c:v>
                </c:pt>
                <c:pt idx="4011">
                  <c:v>Jestha 5, 2072</c:v>
                </c:pt>
                <c:pt idx="4012">
                  <c:v>Jestha 6, 2072</c:v>
                </c:pt>
                <c:pt idx="4013">
                  <c:v>Jestha 7, 2072</c:v>
                </c:pt>
                <c:pt idx="4014">
                  <c:v>Jestha 8, 2072</c:v>
                </c:pt>
                <c:pt idx="4015">
                  <c:v>Jestha 9, 2072</c:v>
                </c:pt>
                <c:pt idx="4016">
                  <c:v>Jestha 10, 2072</c:v>
                </c:pt>
                <c:pt idx="4017">
                  <c:v>Jestha 11, 2072</c:v>
                </c:pt>
                <c:pt idx="4018">
                  <c:v>Jestha 13, 2072</c:v>
                </c:pt>
                <c:pt idx="4019">
                  <c:v>Jestha 14, 2072</c:v>
                </c:pt>
                <c:pt idx="4020">
                  <c:v>Jestha 15, 2072</c:v>
                </c:pt>
                <c:pt idx="4021">
                  <c:v>Jestha 16, 2072</c:v>
                </c:pt>
                <c:pt idx="4022">
                  <c:v>Jestha 17, 2072</c:v>
                </c:pt>
                <c:pt idx="4023">
                  <c:v>Jestha 18, 2072</c:v>
                </c:pt>
                <c:pt idx="4024">
                  <c:v>Jestha 19, 2072</c:v>
                </c:pt>
                <c:pt idx="4025">
                  <c:v>Jestha 20, 2072</c:v>
                </c:pt>
                <c:pt idx="4026">
                  <c:v>Jestha 21, 2072</c:v>
                </c:pt>
                <c:pt idx="4027">
                  <c:v>Jestha 22, 2072</c:v>
                </c:pt>
                <c:pt idx="4028">
                  <c:v>Jestha 23, 2072</c:v>
                </c:pt>
                <c:pt idx="4029">
                  <c:v>Jestha 24, 2072</c:v>
                </c:pt>
                <c:pt idx="4030">
                  <c:v>Jestha 25, 2072</c:v>
                </c:pt>
                <c:pt idx="4031">
                  <c:v>Jestha 26, 2072</c:v>
                </c:pt>
                <c:pt idx="4032">
                  <c:v>Jestha 27, 2072</c:v>
                </c:pt>
                <c:pt idx="4033">
                  <c:v>Jestha 28, 2072</c:v>
                </c:pt>
                <c:pt idx="4034">
                  <c:v>Jestha 29, 2072</c:v>
                </c:pt>
                <c:pt idx="4035">
                  <c:v>Jestha 30, 2072</c:v>
                </c:pt>
                <c:pt idx="4036">
                  <c:v>Jestha 31, 2072</c:v>
                </c:pt>
                <c:pt idx="4037">
                  <c:v>Jestha 32, 2072</c:v>
                </c:pt>
                <c:pt idx="4038">
                  <c:v>Ashadh 1, 2072</c:v>
                </c:pt>
                <c:pt idx="4039">
                  <c:v>Ashadh 2, 2072</c:v>
                </c:pt>
                <c:pt idx="4040">
                  <c:v>Ashadh 3, 2072</c:v>
                </c:pt>
                <c:pt idx="4041">
                  <c:v>Ashadh 4, 2072</c:v>
                </c:pt>
                <c:pt idx="4042">
                  <c:v>Ashadh 5, 2072</c:v>
                </c:pt>
                <c:pt idx="4043">
                  <c:v>Ashadh 6, 2072</c:v>
                </c:pt>
                <c:pt idx="4044">
                  <c:v>Ashadh 7, 2072</c:v>
                </c:pt>
                <c:pt idx="4045">
                  <c:v>Ashadh 8, 2072</c:v>
                </c:pt>
                <c:pt idx="4046">
                  <c:v>Ashadh 9, 2072</c:v>
                </c:pt>
                <c:pt idx="4047">
                  <c:v>Ashadh 10, 2072</c:v>
                </c:pt>
                <c:pt idx="4048">
                  <c:v>Ashadh 11, 2072</c:v>
                </c:pt>
                <c:pt idx="4049">
                  <c:v>Ashadh 12, 2072</c:v>
                </c:pt>
                <c:pt idx="4050">
                  <c:v>Ashadh 13, 2072</c:v>
                </c:pt>
                <c:pt idx="4051">
                  <c:v>Ashadh 14, 2072</c:v>
                </c:pt>
                <c:pt idx="4052">
                  <c:v>Ashadh 15, 2072</c:v>
                </c:pt>
                <c:pt idx="4053">
                  <c:v>Ashadh 16, 2072</c:v>
                </c:pt>
                <c:pt idx="4054">
                  <c:v>Ashadh 17, 2072</c:v>
                </c:pt>
                <c:pt idx="4055">
                  <c:v>Ashadh 18, 2072</c:v>
                </c:pt>
                <c:pt idx="4056">
                  <c:v>Ashadh 19, 2072</c:v>
                </c:pt>
                <c:pt idx="4057">
                  <c:v>Ashadh 20, 2072</c:v>
                </c:pt>
                <c:pt idx="4058">
                  <c:v>Ashadh 21, 2072</c:v>
                </c:pt>
                <c:pt idx="4059">
                  <c:v>Ashadh 22, 2072</c:v>
                </c:pt>
                <c:pt idx="4060">
                  <c:v>Ashadh 23, 2072</c:v>
                </c:pt>
                <c:pt idx="4061">
                  <c:v>Ashadh 24, 2072</c:v>
                </c:pt>
                <c:pt idx="4062">
                  <c:v>Ashadh 25, 2072</c:v>
                </c:pt>
                <c:pt idx="4063">
                  <c:v>Ashadh 26, 2072</c:v>
                </c:pt>
                <c:pt idx="4064">
                  <c:v>Ashadh 27, 2072</c:v>
                </c:pt>
                <c:pt idx="4065">
                  <c:v>Ashadh 28, 2072</c:v>
                </c:pt>
                <c:pt idx="4066">
                  <c:v>Ashadh 29, 2072</c:v>
                </c:pt>
                <c:pt idx="4067">
                  <c:v>Ashadh 30, 2072</c:v>
                </c:pt>
                <c:pt idx="4068">
                  <c:v>Ashadh 31, 2072</c:v>
                </c:pt>
                <c:pt idx="4069">
                  <c:v>Ashadh 32, 2072</c:v>
                </c:pt>
                <c:pt idx="4070">
                  <c:v>Shrawan 1, 2072</c:v>
                </c:pt>
                <c:pt idx="4071">
                  <c:v>Shrawan 2, 2072</c:v>
                </c:pt>
                <c:pt idx="4072">
                  <c:v>Shrawan 3, 2072</c:v>
                </c:pt>
                <c:pt idx="4073">
                  <c:v>Shrawan 4, 2072</c:v>
                </c:pt>
                <c:pt idx="4074">
                  <c:v>Shrawan 5, 2072</c:v>
                </c:pt>
                <c:pt idx="4075">
                  <c:v>Shrawan 6, 2072</c:v>
                </c:pt>
                <c:pt idx="4076">
                  <c:v>Shrawan 7, 2072</c:v>
                </c:pt>
                <c:pt idx="4077">
                  <c:v>Shrawan 8, 2072</c:v>
                </c:pt>
                <c:pt idx="4078">
                  <c:v>Shrawan 9, 2072</c:v>
                </c:pt>
                <c:pt idx="4079">
                  <c:v>Shrawan 10, 2072</c:v>
                </c:pt>
                <c:pt idx="4080">
                  <c:v>Shrawan 11, 2072</c:v>
                </c:pt>
                <c:pt idx="4081">
                  <c:v>Shrawan 13, 2072</c:v>
                </c:pt>
                <c:pt idx="4082">
                  <c:v>Shrawan 14, 2072</c:v>
                </c:pt>
                <c:pt idx="4083">
                  <c:v>Shrawan 15, 2072</c:v>
                </c:pt>
                <c:pt idx="4084">
                  <c:v>Shrawan 16, 2072</c:v>
                </c:pt>
                <c:pt idx="4085">
                  <c:v>Shrawan 17, 2072</c:v>
                </c:pt>
                <c:pt idx="4086">
                  <c:v>Shrawan 18, 2072</c:v>
                </c:pt>
                <c:pt idx="4087">
                  <c:v>Shrawan 19, 2072</c:v>
                </c:pt>
                <c:pt idx="4088">
                  <c:v>Shrawan 20, 2072</c:v>
                </c:pt>
                <c:pt idx="4089">
                  <c:v>Shrawan 21, 2072</c:v>
                </c:pt>
                <c:pt idx="4090">
                  <c:v>Shrawan 22, 2072</c:v>
                </c:pt>
                <c:pt idx="4091">
                  <c:v>Shrawan 23, 2072</c:v>
                </c:pt>
                <c:pt idx="4092">
                  <c:v>Shrawan 24, 2072</c:v>
                </c:pt>
                <c:pt idx="4093">
                  <c:v>Shrawan 25, 2072</c:v>
                </c:pt>
                <c:pt idx="4094">
                  <c:v>Shrawan 26, 2072</c:v>
                </c:pt>
                <c:pt idx="4095">
                  <c:v>Shrawan 27, 2072</c:v>
                </c:pt>
                <c:pt idx="4096">
                  <c:v>Shrawan 28, 2072</c:v>
                </c:pt>
                <c:pt idx="4097">
                  <c:v>Shrawan 29, 2072</c:v>
                </c:pt>
                <c:pt idx="4098">
                  <c:v>Shrawan 30, 2072</c:v>
                </c:pt>
                <c:pt idx="4099">
                  <c:v>Shrawan 31, 2072</c:v>
                </c:pt>
                <c:pt idx="4100">
                  <c:v>Shrawan 32, 2072</c:v>
                </c:pt>
                <c:pt idx="4101">
                  <c:v>Bhadra 1, 2072</c:v>
                </c:pt>
                <c:pt idx="4102">
                  <c:v>Bhadra 2, 2072</c:v>
                </c:pt>
                <c:pt idx="4103">
                  <c:v>Bhadra 3, 2072</c:v>
                </c:pt>
                <c:pt idx="4104">
                  <c:v>Bhadra 4, 2072</c:v>
                </c:pt>
                <c:pt idx="4105">
                  <c:v>Bhadra 5, 2072</c:v>
                </c:pt>
                <c:pt idx="4106">
                  <c:v>Bhadra 6, 2072</c:v>
                </c:pt>
                <c:pt idx="4107">
                  <c:v>Bhadra 7, 2072</c:v>
                </c:pt>
                <c:pt idx="4108">
                  <c:v>Bhadra 8, 2072</c:v>
                </c:pt>
                <c:pt idx="4109">
                  <c:v>Bhadra 9, 2072</c:v>
                </c:pt>
                <c:pt idx="4110">
                  <c:v>Bhadra 10, 2072</c:v>
                </c:pt>
                <c:pt idx="4111">
                  <c:v>Bhadra 11, 2072</c:v>
                </c:pt>
                <c:pt idx="4112">
                  <c:v>Bhadra 12, 2072</c:v>
                </c:pt>
                <c:pt idx="4113">
                  <c:v>Bhadra 13, 2072</c:v>
                </c:pt>
                <c:pt idx="4114">
                  <c:v>Bhadra 14, 2072</c:v>
                </c:pt>
                <c:pt idx="4115">
                  <c:v>Bhadra 15, 2072</c:v>
                </c:pt>
                <c:pt idx="4116">
                  <c:v>Bhadra 16, 2072</c:v>
                </c:pt>
                <c:pt idx="4117">
                  <c:v>Bhadra 17, 2072</c:v>
                </c:pt>
                <c:pt idx="4118">
                  <c:v>Bhadra 18, 2072</c:v>
                </c:pt>
                <c:pt idx="4119">
                  <c:v>Bhadra 19, 2072</c:v>
                </c:pt>
                <c:pt idx="4120">
                  <c:v>Bhadra 20, 2072</c:v>
                </c:pt>
                <c:pt idx="4121">
                  <c:v>Bhadra 21, 2072</c:v>
                </c:pt>
                <c:pt idx="4122">
                  <c:v>Bhadra 22, 2072</c:v>
                </c:pt>
                <c:pt idx="4123">
                  <c:v>Bhadra 23, 2072</c:v>
                </c:pt>
                <c:pt idx="4124">
                  <c:v>Bhadra 24, 2072</c:v>
                </c:pt>
                <c:pt idx="4125">
                  <c:v>Bhadra 25, 2072</c:v>
                </c:pt>
                <c:pt idx="4126">
                  <c:v>Bhadra 26, 2072</c:v>
                </c:pt>
                <c:pt idx="4127">
                  <c:v>Bhadra 27, 2072</c:v>
                </c:pt>
                <c:pt idx="4128">
                  <c:v>Bhadra 28, 2072</c:v>
                </c:pt>
                <c:pt idx="4129">
                  <c:v>Bhadra 29, 2072</c:v>
                </c:pt>
                <c:pt idx="4130">
                  <c:v>Bhadra 30, 2072</c:v>
                </c:pt>
                <c:pt idx="4131">
                  <c:v>Bhadra 31, 2072</c:v>
                </c:pt>
                <c:pt idx="4132">
                  <c:v>Bhadra 32, 2072</c:v>
                </c:pt>
                <c:pt idx="4133">
                  <c:v>Ashwin 1, 2072</c:v>
                </c:pt>
                <c:pt idx="4134">
                  <c:v>Ashwin 2, 2072</c:v>
                </c:pt>
                <c:pt idx="4135">
                  <c:v>Ashwin 3, 2072</c:v>
                </c:pt>
                <c:pt idx="4136">
                  <c:v>Ashwin 4, 2072</c:v>
                </c:pt>
                <c:pt idx="4137">
                  <c:v>Ashwin 5, 2072</c:v>
                </c:pt>
                <c:pt idx="4138">
                  <c:v>Ashwin 6, 2072</c:v>
                </c:pt>
                <c:pt idx="4139">
                  <c:v>Ashwin 7, 2072</c:v>
                </c:pt>
                <c:pt idx="4140">
                  <c:v>Ashwin 8, 2072</c:v>
                </c:pt>
                <c:pt idx="4141">
                  <c:v>Ashwin 9, 2072</c:v>
                </c:pt>
                <c:pt idx="4142">
                  <c:v>Ashwin 10, 2072</c:v>
                </c:pt>
                <c:pt idx="4143">
                  <c:v>Ashwin 11, 2072</c:v>
                </c:pt>
                <c:pt idx="4144">
                  <c:v>Ashwin 13, 2072</c:v>
                </c:pt>
                <c:pt idx="4145">
                  <c:v>Ashwin 14, 2072</c:v>
                </c:pt>
                <c:pt idx="4146">
                  <c:v>Ashwin 15, 2072</c:v>
                </c:pt>
                <c:pt idx="4147">
                  <c:v>Ashwin 16, 2072</c:v>
                </c:pt>
                <c:pt idx="4148">
                  <c:v>Ashwin 17, 2072</c:v>
                </c:pt>
                <c:pt idx="4149">
                  <c:v>Ashwin 18, 2072</c:v>
                </c:pt>
                <c:pt idx="4150">
                  <c:v>Ashwin 19, 2072</c:v>
                </c:pt>
                <c:pt idx="4151">
                  <c:v>Ashwin 20, 2072</c:v>
                </c:pt>
                <c:pt idx="4152">
                  <c:v>Ashwin 21, 2072</c:v>
                </c:pt>
                <c:pt idx="4153">
                  <c:v>Ashwin 22, 2072</c:v>
                </c:pt>
                <c:pt idx="4154">
                  <c:v>Ashwin 23, 2072</c:v>
                </c:pt>
                <c:pt idx="4155">
                  <c:v>Ashwin 24, 2072</c:v>
                </c:pt>
                <c:pt idx="4156">
                  <c:v>Ashwin 25, 2072</c:v>
                </c:pt>
                <c:pt idx="4157">
                  <c:v>Ashwin 26, 2072</c:v>
                </c:pt>
                <c:pt idx="4158">
                  <c:v>Ashwin 27, 2072</c:v>
                </c:pt>
                <c:pt idx="4159">
                  <c:v>Ashwin 28, 2072</c:v>
                </c:pt>
                <c:pt idx="4160">
                  <c:v>Ashwin 29, 2072</c:v>
                </c:pt>
                <c:pt idx="4161">
                  <c:v>Ashwin 30, 2072</c:v>
                </c:pt>
                <c:pt idx="4162">
                  <c:v>Ashwin 31, 2072</c:v>
                </c:pt>
                <c:pt idx="4163">
                  <c:v>Ashwin 32, 2072</c:v>
                </c:pt>
                <c:pt idx="4164">
                  <c:v>Kartik 1, 2072</c:v>
                </c:pt>
                <c:pt idx="4165">
                  <c:v>Kartik 2, 2072</c:v>
                </c:pt>
                <c:pt idx="4166">
                  <c:v>Kartik 3, 2072</c:v>
                </c:pt>
                <c:pt idx="4167">
                  <c:v>Kartik 4, 2072</c:v>
                </c:pt>
                <c:pt idx="4168">
                  <c:v>Kartik 5, 2072</c:v>
                </c:pt>
                <c:pt idx="4169">
                  <c:v>Kartik 6, 2072</c:v>
                </c:pt>
                <c:pt idx="4170">
                  <c:v>Kartik 7, 2072</c:v>
                </c:pt>
                <c:pt idx="4171">
                  <c:v>Kartik 8, 2072</c:v>
                </c:pt>
                <c:pt idx="4172">
                  <c:v>Kartik 9, 2072</c:v>
                </c:pt>
                <c:pt idx="4173">
                  <c:v>Kartik 10, 2072</c:v>
                </c:pt>
                <c:pt idx="4174">
                  <c:v>Kartik 13, 2072</c:v>
                </c:pt>
                <c:pt idx="4175">
                  <c:v>Kartik 14, 2072</c:v>
                </c:pt>
                <c:pt idx="4176">
                  <c:v>Kartik 15, 2072</c:v>
                </c:pt>
                <c:pt idx="4177">
                  <c:v>Kartik 16, 2072</c:v>
                </c:pt>
                <c:pt idx="4178">
                  <c:v>Kartik 17, 2072</c:v>
                </c:pt>
                <c:pt idx="4179">
                  <c:v>Kartik 18, 2072</c:v>
                </c:pt>
                <c:pt idx="4180">
                  <c:v>Kartik 19, 2072</c:v>
                </c:pt>
                <c:pt idx="4181">
                  <c:v>Kartik 20, 2072</c:v>
                </c:pt>
                <c:pt idx="4182">
                  <c:v>Kartik 21, 2072</c:v>
                </c:pt>
                <c:pt idx="4183">
                  <c:v>Kartik 22, 2072</c:v>
                </c:pt>
                <c:pt idx="4184">
                  <c:v>Kartik 23, 2072</c:v>
                </c:pt>
                <c:pt idx="4185">
                  <c:v>Kartik 24, 2072</c:v>
                </c:pt>
                <c:pt idx="4186">
                  <c:v>Kartik 25, 2072</c:v>
                </c:pt>
                <c:pt idx="4187">
                  <c:v>Kartik 26, 2072</c:v>
                </c:pt>
                <c:pt idx="4188">
                  <c:v>Kartik 27, 2072</c:v>
                </c:pt>
                <c:pt idx="4189">
                  <c:v>Kartik 28, 2072</c:v>
                </c:pt>
                <c:pt idx="4190">
                  <c:v>Kartik 29, 2072</c:v>
                </c:pt>
                <c:pt idx="4191">
                  <c:v>Kartik 30, 2072</c:v>
                </c:pt>
                <c:pt idx="4192">
                  <c:v>Kartik 31, 2072</c:v>
                </c:pt>
                <c:pt idx="4193">
                  <c:v>Kartik 32, 2072</c:v>
                </c:pt>
                <c:pt idx="4194">
                  <c:v>Mangsir 1, 2072</c:v>
                </c:pt>
                <c:pt idx="4195">
                  <c:v>Mangsir 2, 2072</c:v>
                </c:pt>
                <c:pt idx="4196">
                  <c:v>Mangsir 3, 2072</c:v>
                </c:pt>
                <c:pt idx="4197">
                  <c:v>Mangsir 4, 2072</c:v>
                </c:pt>
                <c:pt idx="4198">
                  <c:v>Mangsir 5, 2072</c:v>
                </c:pt>
                <c:pt idx="4199">
                  <c:v>Mangsir 6, 2072</c:v>
                </c:pt>
                <c:pt idx="4200">
                  <c:v>Mangsir 7, 2072</c:v>
                </c:pt>
                <c:pt idx="4201">
                  <c:v>Mangsir 8, 2072</c:v>
                </c:pt>
                <c:pt idx="4202">
                  <c:v>Mangsir 9, 2072</c:v>
                </c:pt>
                <c:pt idx="4203">
                  <c:v>Mangsir 10, 2072</c:v>
                </c:pt>
                <c:pt idx="4204">
                  <c:v>Mangsir 13, 2072</c:v>
                </c:pt>
                <c:pt idx="4205">
                  <c:v>Mangsir 14, 2072</c:v>
                </c:pt>
                <c:pt idx="4206">
                  <c:v>Mangsir 15, 2072</c:v>
                </c:pt>
                <c:pt idx="4207">
                  <c:v>Mangsir 16, 2072</c:v>
                </c:pt>
                <c:pt idx="4208">
                  <c:v>Mangsir 17, 2072</c:v>
                </c:pt>
                <c:pt idx="4209">
                  <c:v>Mangsir 18, 2072</c:v>
                </c:pt>
                <c:pt idx="4210">
                  <c:v>Mangsir 19, 2072</c:v>
                </c:pt>
                <c:pt idx="4211">
                  <c:v>Mangsir 20, 2072</c:v>
                </c:pt>
                <c:pt idx="4212">
                  <c:v>Mangsir 21, 2072</c:v>
                </c:pt>
                <c:pt idx="4213">
                  <c:v>Mangsir 22, 2072</c:v>
                </c:pt>
                <c:pt idx="4214">
                  <c:v>Mangsir 23, 2072</c:v>
                </c:pt>
                <c:pt idx="4215">
                  <c:v>Mangsir 24, 2072</c:v>
                </c:pt>
                <c:pt idx="4216">
                  <c:v>Mangsir 25, 2072</c:v>
                </c:pt>
                <c:pt idx="4217">
                  <c:v>Mangsir 26, 2072</c:v>
                </c:pt>
                <c:pt idx="4218">
                  <c:v>Mangsir 27, 2072</c:v>
                </c:pt>
                <c:pt idx="4219">
                  <c:v>Mangsir 28, 2072</c:v>
                </c:pt>
                <c:pt idx="4220">
                  <c:v>Mangsir 29, 2072</c:v>
                </c:pt>
                <c:pt idx="4221">
                  <c:v>Mangsir 30, 2072</c:v>
                </c:pt>
                <c:pt idx="4222">
                  <c:v>Mangsir 31, 2072</c:v>
                </c:pt>
                <c:pt idx="4223">
                  <c:v>Mangsir 32, 2072</c:v>
                </c:pt>
                <c:pt idx="4224">
                  <c:v>Poush 1, 2072</c:v>
                </c:pt>
                <c:pt idx="4225">
                  <c:v>Poush 2, 2072</c:v>
                </c:pt>
                <c:pt idx="4226">
                  <c:v>Poush 3, 2072</c:v>
                </c:pt>
                <c:pt idx="4227">
                  <c:v>Poush 4, 2072</c:v>
                </c:pt>
                <c:pt idx="4228">
                  <c:v>Poush 5, 2072</c:v>
                </c:pt>
                <c:pt idx="4229">
                  <c:v>Poush 6, 2072</c:v>
                </c:pt>
                <c:pt idx="4230">
                  <c:v>Poush 7, 2072</c:v>
                </c:pt>
                <c:pt idx="4231">
                  <c:v>Poush 8, 2072</c:v>
                </c:pt>
                <c:pt idx="4232">
                  <c:v>Poush 9, 2072</c:v>
                </c:pt>
                <c:pt idx="4233">
                  <c:v>Poush 13, 2072</c:v>
                </c:pt>
                <c:pt idx="4234">
                  <c:v>Poush 14, 2072</c:v>
                </c:pt>
                <c:pt idx="4235">
                  <c:v>Poush 15, 2072</c:v>
                </c:pt>
                <c:pt idx="4236">
                  <c:v>Poush 16, 2072</c:v>
                </c:pt>
                <c:pt idx="4237">
                  <c:v>Poush 17, 2072</c:v>
                </c:pt>
                <c:pt idx="4238">
                  <c:v>Poush 18, 2072</c:v>
                </c:pt>
                <c:pt idx="4239">
                  <c:v>Poush 19, 2072</c:v>
                </c:pt>
                <c:pt idx="4240">
                  <c:v>Poush 20, 2072</c:v>
                </c:pt>
                <c:pt idx="4241">
                  <c:v>Poush 21, 2072</c:v>
                </c:pt>
                <c:pt idx="4242">
                  <c:v>Poush 22, 2072</c:v>
                </c:pt>
                <c:pt idx="4243">
                  <c:v>Poush 23, 2072</c:v>
                </c:pt>
                <c:pt idx="4244">
                  <c:v>Poush 24, 2072</c:v>
                </c:pt>
                <c:pt idx="4245">
                  <c:v>Poush 25, 2072</c:v>
                </c:pt>
                <c:pt idx="4246">
                  <c:v>Poush 26, 2072</c:v>
                </c:pt>
                <c:pt idx="4247">
                  <c:v>Poush 27, 2072</c:v>
                </c:pt>
                <c:pt idx="4248">
                  <c:v>Poush 28, 2072</c:v>
                </c:pt>
                <c:pt idx="4249">
                  <c:v>Poush 29, 2072</c:v>
                </c:pt>
                <c:pt idx="4250">
                  <c:v>Poush 30, 2072</c:v>
                </c:pt>
                <c:pt idx="4251">
                  <c:v>Poush 31, 2072</c:v>
                </c:pt>
                <c:pt idx="4252">
                  <c:v>Poush 32, 2072</c:v>
                </c:pt>
                <c:pt idx="4253">
                  <c:v>Magh 1, 2072</c:v>
                </c:pt>
                <c:pt idx="4254">
                  <c:v>Magh 2, 2072</c:v>
                </c:pt>
                <c:pt idx="4255">
                  <c:v>Magh 3, 2072</c:v>
                </c:pt>
                <c:pt idx="4256">
                  <c:v>Magh 4, 2072</c:v>
                </c:pt>
                <c:pt idx="4257">
                  <c:v>Magh 5, 2072</c:v>
                </c:pt>
                <c:pt idx="4258">
                  <c:v>Magh 6, 2072</c:v>
                </c:pt>
                <c:pt idx="4259">
                  <c:v>Magh 7, 2072</c:v>
                </c:pt>
                <c:pt idx="4260">
                  <c:v>Magh 8, 2072</c:v>
                </c:pt>
                <c:pt idx="4261">
                  <c:v>Magh 9, 2072</c:v>
                </c:pt>
                <c:pt idx="4262">
                  <c:v>Magh 10, 2072</c:v>
                </c:pt>
                <c:pt idx="4263">
                  <c:v>Magh 13, 2072</c:v>
                </c:pt>
                <c:pt idx="4264">
                  <c:v>Magh 14, 2072</c:v>
                </c:pt>
                <c:pt idx="4265">
                  <c:v>Magh 15, 2072</c:v>
                </c:pt>
                <c:pt idx="4266">
                  <c:v>Magh 16, 2072</c:v>
                </c:pt>
                <c:pt idx="4267">
                  <c:v>Magh 17, 2072</c:v>
                </c:pt>
                <c:pt idx="4268">
                  <c:v>Magh 18, 2072</c:v>
                </c:pt>
                <c:pt idx="4269">
                  <c:v>Magh 19, 2072</c:v>
                </c:pt>
                <c:pt idx="4270">
                  <c:v>Magh 20, 2072</c:v>
                </c:pt>
                <c:pt idx="4271">
                  <c:v>Magh 21, 2072</c:v>
                </c:pt>
                <c:pt idx="4272">
                  <c:v>Magh 22, 2072</c:v>
                </c:pt>
                <c:pt idx="4273">
                  <c:v>Magh 23, 2072</c:v>
                </c:pt>
                <c:pt idx="4274">
                  <c:v>Magh 24, 2072</c:v>
                </c:pt>
                <c:pt idx="4275">
                  <c:v>Magh 25, 2072</c:v>
                </c:pt>
                <c:pt idx="4276">
                  <c:v>Magh 26, 2072</c:v>
                </c:pt>
                <c:pt idx="4277">
                  <c:v>Magh 27, 2072</c:v>
                </c:pt>
                <c:pt idx="4278">
                  <c:v>Magh 28, 2072</c:v>
                </c:pt>
                <c:pt idx="4279">
                  <c:v>Magh 29, 2072</c:v>
                </c:pt>
                <c:pt idx="4280">
                  <c:v>Magh 30, 2072</c:v>
                </c:pt>
                <c:pt idx="4281">
                  <c:v>Magh 31, 2072</c:v>
                </c:pt>
                <c:pt idx="4282">
                  <c:v>Magh 32, 2072</c:v>
                </c:pt>
                <c:pt idx="4283">
                  <c:v>Falgun 1, 2072</c:v>
                </c:pt>
                <c:pt idx="4284">
                  <c:v>Falgun 2, 2072</c:v>
                </c:pt>
                <c:pt idx="4285">
                  <c:v>Falgun 3, 2072</c:v>
                </c:pt>
                <c:pt idx="4286">
                  <c:v>Falgun 4, 2072</c:v>
                </c:pt>
                <c:pt idx="4287">
                  <c:v>Falgun 5, 2072</c:v>
                </c:pt>
                <c:pt idx="4288">
                  <c:v>Falgun 6, 2072</c:v>
                </c:pt>
                <c:pt idx="4289">
                  <c:v>Falgun 7, 2072</c:v>
                </c:pt>
                <c:pt idx="4290">
                  <c:v>Falgun 8, 2072</c:v>
                </c:pt>
                <c:pt idx="4291">
                  <c:v>Falgun 9, 2072</c:v>
                </c:pt>
                <c:pt idx="4292">
                  <c:v>Falgun 13, 2072</c:v>
                </c:pt>
                <c:pt idx="4293">
                  <c:v>Falgun 14, 2072</c:v>
                </c:pt>
                <c:pt idx="4294">
                  <c:v>Falgun 15, 2072</c:v>
                </c:pt>
                <c:pt idx="4295">
                  <c:v>Falgun 16, 2072</c:v>
                </c:pt>
                <c:pt idx="4296">
                  <c:v>Falgun 17, 2072</c:v>
                </c:pt>
                <c:pt idx="4297">
                  <c:v>Falgun 18, 2072</c:v>
                </c:pt>
                <c:pt idx="4298">
                  <c:v>Falgun 19, 2072</c:v>
                </c:pt>
                <c:pt idx="4299">
                  <c:v>Falgun 20, 2072</c:v>
                </c:pt>
                <c:pt idx="4300">
                  <c:v>Falgun 21, 2072</c:v>
                </c:pt>
                <c:pt idx="4301">
                  <c:v>Falgun 22, 2072</c:v>
                </c:pt>
                <c:pt idx="4302">
                  <c:v>Falgun 23, 2072</c:v>
                </c:pt>
                <c:pt idx="4303">
                  <c:v>Falgun 24, 2072</c:v>
                </c:pt>
                <c:pt idx="4304">
                  <c:v>Falgun 25, 2072</c:v>
                </c:pt>
                <c:pt idx="4305">
                  <c:v>Falgun 26, 2072</c:v>
                </c:pt>
                <c:pt idx="4306">
                  <c:v>Falgun 27, 2072</c:v>
                </c:pt>
                <c:pt idx="4307">
                  <c:v>Falgun 28, 2072</c:v>
                </c:pt>
                <c:pt idx="4308">
                  <c:v>Falgun 29, 2072</c:v>
                </c:pt>
                <c:pt idx="4309">
                  <c:v>Falgun 30, 2072</c:v>
                </c:pt>
                <c:pt idx="4310">
                  <c:v>Falgun 31, 2072</c:v>
                </c:pt>
                <c:pt idx="4311">
                  <c:v>Falgun 32, 2072</c:v>
                </c:pt>
                <c:pt idx="4312">
                  <c:v>Chaitra 1, 2072</c:v>
                </c:pt>
                <c:pt idx="4313">
                  <c:v>Chaitra 2, 2072</c:v>
                </c:pt>
                <c:pt idx="4314">
                  <c:v>Chaitra 3, 2072</c:v>
                </c:pt>
                <c:pt idx="4315">
                  <c:v>Chaitra 4, 2072</c:v>
                </c:pt>
                <c:pt idx="4316">
                  <c:v>Chaitra 5, 2072</c:v>
                </c:pt>
                <c:pt idx="4317">
                  <c:v>Chaitra 6, 2072</c:v>
                </c:pt>
                <c:pt idx="4318">
                  <c:v>Chaitra 7, 2072</c:v>
                </c:pt>
                <c:pt idx="4319">
                  <c:v>Chaitra 8, 2072</c:v>
                </c:pt>
                <c:pt idx="4320">
                  <c:v>Chaitra 9, 2072</c:v>
                </c:pt>
                <c:pt idx="4321">
                  <c:v>Chaitra 10, 2072</c:v>
                </c:pt>
                <c:pt idx="4322">
                  <c:v>Chaitra 13, 2072</c:v>
                </c:pt>
                <c:pt idx="4323">
                  <c:v>Chaitra 14, 2072</c:v>
                </c:pt>
                <c:pt idx="4324">
                  <c:v>Chaitra 15, 2072</c:v>
                </c:pt>
                <c:pt idx="4325">
                  <c:v>Chaitra 16, 2072</c:v>
                </c:pt>
                <c:pt idx="4326">
                  <c:v>Chaitra 17, 2072</c:v>
                </c:pt>
                <c:pt idx="4327">
                  <c:v>Chaitra 18, 2072</c:v>
                </c:pt>
                <c:pt idx="4328">
                  <c:v>Chaitra 19, 2072</c:v>
                </c:pt>
                <c:pt idx="4329">
                  <c:v>Chaitra 20, 2072</c:v>
                </c:pt>
                <c:pt idx="4330">
                  <c:v>Chaitra 21, 2072</c:v>
                </c:pt>
                <c:pt idx="4331">
                  <c:v>Chaitra 22, 2072</c:v>
                </c:pt>
                <c:pt idx="4332">
                  <c:v>Chaitra 23, 2072</c:v>
                </c:pt>
                <c:pt idx="4333">
                  <c:v>Chaitra 24, 2072</c:v>
                </c:pt>
                <c:pt idx="4334">
                  <c:v>Chaitra 25, 2072</c:v>
                </c:pt>
                <c:pt idx="4335">
                  <c:v>Chaitra 26, 2072</c:v>
                </c:pt>
                <c:pt idx="4336">
                  <c:v>Chaitra 27, 2072</c:v>
                </c:pt>
                <c:pt idx="4337">
                  <c:v>Chaitra 28, 2072</c:v>
                </c:pt>
                <c:pt idx="4338">
                  <c:v>Chaitra 29, 2072</c:v>
                </c:pt>
                <c:pt idx="4339">
                  <c:v>Chaitra 30, 2072</c:v>
                </c:pt>
                <c:pt idx="4340">
                  <c:v>Chaitra 31, 2072</c:v>
                </c:pt>
                <c:pt idx="4341">
                  <c:v>Chaitra 32, 2072</c:v>
                </c:pt>
                <c:pt idx="4342">
                  <c:v>Baishakh 1, 2073</c:v>
                </c:pt>
                <c:pt idx="4343">
                  <c:v>Baishakh 2, 2073</c:v>
                </c:pt>
                <c:pt idx="4344">
                  <c:v>Baishakh 3, 2073</c:v>
                </c:pt>
                <c:pt idx="4345">
                  <c:v>Baishakh 4, 2073</c:v>
                </c:pt>
                <c:pt idx="4346">
                  <c:v>Baishakh 5, 2073</c:v>
                </c:pt>
                <c:pt idx="4347">
                  <c:v>Baishakh 6, 2073</c:v>
                </c:pt>
                <c:pt idx="4348">
                  <c:v>Baishakh 7, 2073</c:v>
                </c:pt>
                <c:pt idx="4349">
                  <c:v>Baishakh 8, 2073</c:v>
                </c:pt>
                <c:pt idx="4350">
                  <c:v>Baishakh 9, 2073</c:v>
                </c:pt>
                <c:pt idx="4351">
                  <c:v>Baishakh 10, 2073</c:v>
                </c:pt>
                <c:pt idx="4352">
                  <c:v>Baishakh 13, 2073</c:v>
                </c:pt>
                <c:pt idx="4353">
                  <c:v>Baishakh 14, 2073</c:v>
                </c:pt>
                <c:pt idx="4354">
                  <c:v>Baishakh 15, 2073</c:v>
                </c:pt>
                <c:pt idx="4355">
                  <c:v>Baishakh 16, 2073</c:v>
                </c:pt>
                <c:pt idx="4356">
                  <c:v>Baishakh 17, 2073</c:v>
                </c:pt>
                <c:pt idx="4357">
                  <c:v>Baishakh 18, 2073</c:v>
                </c:pt>
                <c:pt idx="4358">
                  <c:v>Baishakh 19, 2073</c:v>
                </c:pt>
                <c:pt idx="4359">
                  <c:v>Baishakh 20, 2073</c:v>
                </c:pt>
                <c:pt idx="4360">
                  <c:v>Baishakh 21, 2073</c:v>
                </c:pt>
                <c:pt idx="4361">
                  <c:v>Baishakh 22, 2073</c:v>
                </c:pt>
                <c:pt idx="4362">
                  <c:v>Baishakh 23, 2073</c:v>
                </c:pt>
                <c:pt idx="4363">
                  <c:v>Baishakh 24, 2073</c:v>
                </c:pt>
                <c:pt idx="4364">
                  <c:v>Baishakh 25, 2073</c:v>
                </c:pt>
                <c:pt idx="4365">
                  <c:v>Baishakh 26, 2073</c:v>
                </c:pt>
                <c:pt idx="4366">
                  <c:v>Baishakh 27, 2073</c:v>
                </c:pt>
                <c:pt idx="4367">
                  <c:v>Baishakh 28, 2073</c:v>
                </c:pt>
                <c:pt idx="4368">
                  <c:v>Baishakh 29, 2073</c:v>
                </c:pt>
                <c:pt idx="4369">
                  <c:v>Baishakh 30, 2073</c:v>
                </c:pt>
                <c:pt idx="4370">
                  <c:v>Baishakh 31, 2073</c:v>
                </c:pt>
                <c:pt idx="4371">
                  <c:v>Baishakh 32, 2073</c:v>
                </c:pt>
                <c:pt idx="4372">
                  <c:v>Jestha 1, 2073</c:v>
                </c:pt>
                <c:pt idx="4373">
                  <c:v>Jestha 2, 2073</c:v>
                </c:pt>
                <c:pt idx="4374">
                  <c:v>Jestha 3, 2073</c:v>
                </c:pt>
                <c:pt idx="4375">
                  <c:v>Jestha 4, 2073</c:v>
                </c:pt>
                <c:pt idx="4376">
                  <c:v>Jestha 5, 2073</c:v>
                </c:pt>
                <c:pt idx="4377">
                  <c:v>Jestha 6, 2073</c:v>
                </c:pt>
                <c:pt idx="4378">
                  <c:v>Jestha 7, 2073</c:v>
                </c:pt>
                <c:pt idx="4379">
                  <c:v>Jestha 8, 2073</c:v>
                </c:pt>
                <c:pt idx="4380">
                  <c:v>Jestha 9, 2073</c:v>
                </c:pt>
                <c:pt idx="4381">
                  <c:v>Jestha 10, 2073</c:v>
                </c:pt>
                <c:pt idx="4382">
                  <c:v>Jestha 11, 2073</c:v>
                </c:pt>
                <c:pt idx="4383">
                  <c:v>Jestha 13, 2073</c:v>
                </c:pt>
                <c:pt idx="4384">
                  <c:v>Jestha 14, 2073</c:v>
                </c:pt>
                <c:pt idx="4385">
                  <c:v>Jestha 15, 2073</c:v>
                </c:pt>
                <c:pt idx="4386">
                  <c:v>Jestha 16, 2073</c:v>
                </c:pt>
                <c:pt idx="4387">
                  <c:v>Jestha 17, 2073</c:v>
                </c:pt>
                <c:pt idx="4388">
                  <c:v>Jestha 18, 2073</c:v>
                </c:pt>
                <c:pt idx="4389">
                  <c:v>Jestha 19, 2073</c:v>
                </c:pt>
                <c:pt idx="4390">
                  <c:v>Jestha 20, 2073</c:v>
                </c:pt>
                <c:pt idx="4391">
                  <c:v>Jestha 21, 2073</c:v>
                </c:pt>
                <c:pt idx="4392">
                  <c:v>Jestha 22, 2073</c:v>
                </c:pt>
                <c:pt idx="4393">
                  <c:v>Jestha 23, 2073</c:v>
                </c:pt>
                <c:pt idx="4394">
                  <c:v>Jestha 24, 2073</c:v>
                </c:pt>
                <c:pt idx="4395">
                  <c:v>Jestha 25, 2073</c:v>
                </c:pt>
                <c:pt idx="4396">
                  <c:v>Jestha 26, 2073</c:v>
                </c:pt>
                <c:pt idx="4397">
                  <c:v>Jestha 27, 2073</c:v>
                </c:pt>
                <c:pt idx="4398">
                  <c:v>Jestha 28, 2073</c:v>
                </c:pt>
                <c:pt idx="4399">
                  <c:v>Jestha 29, 2073</c:v>
                </c:pt>
                <c:pt idx="4400">
                  <c:v>Jestha 30, 2073</c:v>
                </c:pt>
                <c:pt idx="4401">
                  <c:v>Jestha 31, 2073</c:v>
                </c:pt>
                <c:pt idx="4402">
                  <c:v>Jestha 32, 2073</c:v>
                </c:pt>
                <c:pt idx="4403">
                  <c:v>Ashadh 1, 2073</c:v>
                </c:pt>
                <c:pt idx="4404">
                  <c:v>Ashadh 2, 2073</c:v>
                </c:pt>
                <c:pt idx="4405">
                  <c:v>Ashadh 3, 2073</c:v>
                </c:pt>
                <c:pt idx="4406">
                  <c:v>Ashadh 4, 2073</c:v>
                </c:pt>
                <c:pt idx="4407">
                  <c:v>Ashadh 5, 2073</c:v>
                </c:pt>
                <c:pt idx="4408">
                  <c:v>Ashadh 6, 2073</c:v>
                </c:pt>
                <c:pt idx="4409">
                  <c:v>Ashadh 7, 2073</c:v>
                </c:pt>
                <c:pt idx="4410">
                  <c:v>Ashadh 8, 2073</c:v>
                </c:pt>
                <c:pt idx="4411">
                  <c:v>Ashadh 9, 2073</c:v>
                </c:pt>
                <c:pt idx="4412">
                  <c:v>Ashadh 10, 2073</c:v>
                </c:pt>
                <c:pt idx="4413">
                  <c:v>Ashadh 11, 2073</c:v>
                </c:pt>
                <c:pt idx="4414">
                  <c:v>Ashadh 12, 2073</c:v>
                </c:pt>
                <c:pt idx="4415">
                  <c:v>Ashadh 13, 2073</c:v>
                </c:pt>
                <c:pt idx="4416">
                  <c:v>Ashadh 14, 2073</c:v>
                </c:pt>
                <c:pt idx="4417">
                  <c:v>Ashadh 15, 2073</c:v>
                </c:pt>
                <c:pt idx="4418">
                  <c:v>Ashadh 16, 2073</c:v>
                </c:pt>
                <c:pt idx="4419">
                  <c:v>Ashadh 17, 2073</c:v>
                </c:pt>
                <c:pt idx="4420">
                  <c:v>Ashadh 18, 2073</c:v>
                </c:pt>
                <c:pt idx="4421">
                  <c:v>Ashadh 19, 2073</c:v>
                </c:pt>
                <c:pt idx="4422">
                  <c:v>Ashadh 20, 2073</c:v>
                </c:pt>
                <c:pt idx="4423">
                  <c:v>Ashadh 21, 2073</c:v>
                </c:pt>
                <c:pt idx="4424">
                  <c:v>Ashadh 22, 2073</c:v>
                </c:pt>
                <c:pt idx="4425">
                  <c:v>Ashadh 23, 2073</c:v>
                </c:pt>
                <c:pt idx="4426">
                  <c:v>Ashadh 24, 2073</c:v>
                </c:pt>
                <c:pt idx="4427">
                  <c:v>Ashadh 25, 2073</c:v>
                </c:pt>
                <c:pt idx="4428">
                  <c:v>Ashadh 26, 2073</c:v>
                </c:pt>
                <c:pt idx="4429">
                  <c:v>Ashadh 27, 2073</c:v>
                </c:pt>
                <c:pt idx="4430">
                  <c:v>Ashadh 28, 2073</c:v>
                </c:pt>
                <c:pt idx="4431">
                  <c:v>Ashadh 29, 2073</c:v>
                </c:pt>
                <c:pt idx="4432">
                  <c:v>Ashadh 30, 2073</c:v>
                </c:pt>
                <c:pt idx="4433">
                  <c:v>Ashadh 31, 2073</c:v>
                </c:pt>
                <c:pt idx="4434">
                  <c:v>Ashadh 32, 2073</c:v>
                </c:pt>
                <c:pt idx="4435">
                  <c:v>Shrawan 1, 2073</c:v>
                </c:pt>
                <c:pt idx="4436">
                  <c:v>Shrawan 2, 2073</c:v>
                </c:pt>
                <c:pt idx="4437">
                  <c:v>Shrawan 3, 2073</c:v>
                </c:pt>
                <c:pt idx="4438">
                  <c:v>Shrawan 4, 2073</c:v>
                </c:pt>
                <c:pt idx="4439">
                  <c:v>Shrawan 5, 2073</c:v>
                </c:pt>
                <c:pt idx="4440">
                  <c:v>Shrawan 6, 2073</c:v>
                </c:pt>
                <c:pt idx="4441">
                  <c:v>Shrawan 7, 2073</c:v>
                </c:pt>
                <c:pt idx="4442">
                  <c:v>Shrawan 8, 2073</c:v>
                </c:pt>
                <c:pt idx="4443">
                  <c:v>Shrawan 9, 2073</c:v>
                </c:pt>
                <c:pt idx="4444">
                  <c:v>Shrawan 10, 2073</c:v>
                </c:pt>
                <c:pt idx="4445">
                  <c:v>Shrawan 11, 2073</c:v>
                </c:pt>
                <c:pt idx="4446">
                  <c:v>Shrawan 13, 2073</c:v>
                </c:pt>
                <c:pt idx="4447">
                  <c:v>Shrawan 14, 2073</c:v>
                </c:pt>
                <c:pt idx="4448">
                  <c:v>Shrawan 15, 2073</c:v>
                </c:pt>
                <c:pt idx="4449">
                  <c:v>Shrawan 16, 2073</c:v>
                </c:pt>
                <c:pt idx="4450">
                  <c:v>Shrawan 17, 2073</c:v>
                </c:pt>
                <c:pt idx="4451">
                  <c:v>Shrawan 18, 2073</c:v>
                </c:pt>
                <c:pt idx="4452">
                  <c:v>Shrawan 19, 2073</c:v>
                </c:pt>
                <c:pt idx="4453">
                  <c:v>Shrawan 20, 2073</c:v>
                </c:pt>
                <c:pt idx="4454">
                  <c:v>Shrawan 21, 2073</c:v>
                </c:pt>
                <c:pt idx="4455">
                  <c:v>Shrawan 22, 2073</c:v>
                </c:pt>
                <c:pt idx="4456">
                  <c:v>Shrawan 23, 2073</c:v>
                </c:pt>
                <c:pt idx="4457">
                  <c:v>Shrawan 24, 2073</c:v>
                </c:pt>
                <c:pt idx="4458">
                  <c:v>Shrawan 25, 2073</c:v>
                </c:pt>
                <c:pt idx="4459">
                  <c:v>Shrawan 26, 2073</c:v>
                </c:pt>
                <c:pt idx="4460">
                  <c:v>Shrawan 27, 2073</c:v>
                </c:pt>
                <c:pt idx="4461">
                  <c:v>Shrawan 28, 2073</c:v>
                </c:pt>
                <c:pt idx="4462">
                  <c:v>Shrawan 29, 2073</c:v>
                </c:pt>
                <c:pt idx="4463">
                  <c:v>Shrawan 30, 2073</c:v>
                </c:pt>
                <c:pt idx="4464">
                  <c:v>Shrawan 31, 2073</c:v>
                </c:pt>
                <c:pt idx="4465">
                  <c:v>Shrawan 32, 2073</c:v>
                </c:pt>
                <c:pt idx="4466">
                  <c:v>Bhadra 1, 2073</c:v>
                </c:pt>
                <c:pt idx="4467">
                  <c:v>Bhadra 2, 2073</c:v>
                </c:pt>
                <c:pt idx="4468">
                  <c:v>Bhadra 3, 2073</c:v>
                </c:pt>
                <c:pt idx="4469">
                  <c:v>Bhadra 4, 2073</c:v>
                </c:pt>
                <c:pt idx="4470">
                  <c:v>Bhadra 5, 2073</c:v>
                </c:pt>
                <c:pt idx="4471">
                  <c:v>Bhadra 6, 2073</c:v>
                </c:pt>
                <c:pt idx="4472">
                  <c:v>Bhadra 7, 2073</c:v>
                </c:pt>
                <c:pt idx="4473">
                  <c:v>Bhadra 8, 2073</c:v>
                </c:pt>
                <c:pt idx="4474">
                  <c:v>Bhadra 9, 2073</c:v>
                </c:pt>
                <c:pt idx="4475">
                  <c:v>Bhadra 10, 2073</c:v>
                </c:pt>
                <c:pt idx="4476">
                  <c:v>Bhadra 11, 2073</c:v>
                </c:pt>
                <c:pt idx="4477">
                  <c:v>Bhadra 12, 2073</c:v>
                </c:pt>
                <c:pt idx="4478">
                  <c:v>Bhadra 13, 2073</c:v>
                </c:pt>
                <c:pt idx="4479">
                  <c:v>Bhadra 14, 2073</c:v>
                </c:pt>
                <c:pt idx="4480">
                  <c:v>Bhadra 15, 2073</c:v>
                </c:pt>
                <c:pt idx="4481">
                  <c:v>Bhadra 16, 2073</c:v>
                </c:pt>
                <c:pt idx="4482">
                  <c:v>Bhadra 17, 2073</c:v>
                </c:pt>
                <c:pt idx="4483">
                  <c:v>Bhadra 18, 2073</c:v>
                </c:pt>
                <c:pt idx="4484">
                  <c:v>Bhadra 19, 2073</c:v>
                </c:pt>
                <c:pt idx="4485">
                  <c:v>Bhadra 20, 2073</c:v>
                </c:pt>
                <c:pt idx="4486">
                  <c:v>Bhadra 21, 2073</c:v>
                </c:pt>
                <c:pt idx="4487">
                  <c:v>Bhadra 22, 2073</c:v>
                </c:pt>
                <c:pt idx="4488">
                  <c:v>Bhadra 23, 2073</c:v>
                </c:pt>
                <c:pt idx="4489">
                  <c:v>Bhadra 24, 2073</c:v>
                </c:pt>
                <c:pt idx="4490">
                  <c:v>Bhadra 25, 2073</c:v>
                </c:pt>
                <c:pt idx="4491">
                  <c:v>Bhadra 26, 2073</c:v>
                </c:pt>
                <c:pt idx="4492">
                  <c:v>Bhadra 27, 2073</c:v>
                </c:pt>
                <c:pt idx="4493">
                  <c:v>Bhadra 28, 2073</c:v>
                </c:pt>
                <c:pt idx="4494">
                  <c:v>Bhadra 29, 2073</c:v>
                </c:pt>
                <c:pt idx="4495">
                  <c:v>Bhadra 30, 2073</c:v>
                </c:pt>
                <c:pt idx="4496">
                  <c:v>Bhadra 31, 2073</c:v>
                </c:pt>
                <c:pt idx="4497">
                  <c:v>Bhadra 32, 2073</c:v>
                </c:pt>
                <c:pt idx="4498">
                  <c:v>Ashwin 1, 2073</c:v>
                </c:pt>
                <c:pt idx="4499">
                  <c:v>Ashwin 2, 2073</c:v>
                </c:pt>
                <c:pt idx="4500">
                  <c:v>Ashwin 3, 2073</c:v>
                </c:pt>
                <c:pt idx="4501">
                  <c:v>Ashwin 4, 2073</c:v>
                </c:pt>
                <c:pt idx="4502">
                  <c:v>Ashwin 5, 2073</c:v>
                </c:pt>
                <c:pt idx="4503">
                  <c:v>Ashwin 6, 2073</c:v>
                </c:pt>
                <c:pt idx="4504">
                  <c:v>Ashwin 7, 2073</c:v>
                </c:pt>
                <c:pt idx="4505">
                  <c:v>Ashwin 8, 2073</c:v>
                </c:pt>
                <c:pt idx="4506">
                  <c:v>Ashwin 9, 2073</c:v>
                </c:pt>
                <c:pt idx="4507">
                  <c:v>Ashwin 10, 2073</c:v>
                </c:pt>
                <c:pt idx="4508">
                  <c:v>Ashwin 11, 2073</c:v>
                </c:pt>
                <c:pt idx="4509">
                  <c:v>Ashwin 13, 2073</c:v>
                </c:pt>
                <c:pt idx="4510">
                  <c:v>Ashwin 14, 2073</c:v>
                </c:pt>
                <c:pt idx="4511">
                  <c:v>Ashwin 15, 2073</c:v>
                </c:pt>
                <c:pt idx="4512">
                  <c:v>Ashwin 16, 2073</c:v>
                </c:pt>
                <c:pt idx="4513">
                  <c:v>Ashwin 17, 2073</c:v>
                </c:pt>
                <c:pt idx="4514">
                  <c:v>Ashwin 18, 2073</c:v>
                </c:pt>
                <c:pt idx="4515">
                  <c:v>Ashwin 19, 2073</c:v>
                </c:pt>
                <c:pt idx="4516">
                  <c:v>Ashwin 20, 2073</c:v>
                </c:pt>
                <c:pt idx="4517">
                  <c:v>Ashwin 21, 2073</c:v>
                </c:pt>
                <c:pt idx="4518">
                  <c:v>Ashwin 22, 2073</c:v>
                </c:pt>
                <c:pt idx="4519">
                  <c:v>Ashwin 23, 2073</c:v>
                </c:pt>
                <c:pt idx="4520">
                  <c:v>Ashwin 24, 2073</c:v>
                </c:pt>
                <c:pt idx="4521">
                  <c:v>Ashwin 25, 2073</c:v>
                </c:pt>
                <c:pt idx="4522">
                  <c:v>Ashwin 26, 2073</c:v>
                </c:pt>
                <c:pt idx="4523">
                  <c:v>Ashwin 27, 2073</c:v>
                </c:pt>
                <c:pt idx="4524">
                  <c:v>Ashwin 28, 2073</c:v>
                </c:pt>
                <c:pt idx="4525">
                  <c:v>Ashwin 29, 2073</c:v>
                </c:pt>
                <c:pt idx="4526">
                  <c:v>Ashwin 30, 2073</c:v>
                </c:pt>
                <c:pt idx="4527">
                  <c:v>Ashwin 31, 2073</c:v>
                </c:pt>
                <c:pt idx="4528">
                  <c:v>Ashwin 32, 2073</c:v>
                </c:pt>
                <c:pt idx="4529">
                  <c:v>Kartik 1, 2073</c:v>
                </c:pt>
                <c:pt idx="4530">
                  <c:v>Kartik 2, 2073</c:v>
                </c:pt>
                <c:pt idx="4531">
                  <c:v>Kartik 3, 2073</c:v>
                </c:pt>
                <c:pt idx="4532">
                  <c:v>Kartik 4, 2073</c:v>
                </c:pt>
                <c:pt idx="4533">
                  <c:v>Kartik 5, 2073</c:v>
                </c:pt>
                <c:pt idx="4534">
                  <c:v>Kartik 6, 2073</c:v>
                </c:pt>
                <c:pt idx="4535">
                  <c:v>Kartik 7, 2073</c:v>
                </c:pt>
                <c:pt idx="4536">
                  <c:v>Kartik 8, 2073</c:v>
                </c:pt>
                <c:pt idx="4537">
                  <c:v>Kartik 9, 2073</c:v>
                </c:pt>
                <c:pt idx="4538">
                  <c:v>Kartik 10, 2073</c:v>
                </c:pt>
                <c:pt idx="4539">
                  <c:v>Kartik 13, 2073</c:v>
                </c:pt>
                <c:pt idx="4540">
                  <c:v>Kartik 14, 2073</c:v>
                </c:pt>
                <c:pt idx="4541">
                  <c:v>Kartik 15, 2073</c:v>
                </c:pt>
                <c:pt idx="4542">
                  <c:v>Kartik 16, 2073</c:v>
                </c:pt>
                <c:pt idx="4543">
                  <c:v>Kartik 17, 2073</c:v>
                </c:pt>
                <c:pt idx="4544">
                  <c:v>Kartik 18, 2073</c:v>
                </c:pt>
                <c:pt idx="4545">
                  <c:v>Kartik 19, 2073</c:v>
                </c:pt>
                <c:pt idx="4546">
                  <c:v>Kartik 20, 2073</c:v>
                </c:pt>
                <c:pt idx="4547">
                  <c:v>Kartik 21, 2073</c:v>
                </c:pt>
                <c:pt idx="4548">
                  <c:v>Kartik 22, 2073</c:v>
                </c:pt>
                <c:pt idx="4549">
                  <c:v>Kartik 23, 2073</c:v>
                </c:pt>
                <c:pt idx="4550">
                  <c:v>Kartik 24, 2073</c:v>
                </c:pt>
                <c:pt idx="4551">
                  <c:v>Kartik 25, 2073</c:v>
                </c:pt>
                <c:pt idx="4552">
                  <c:v>Kartik 26, 2073</c:v>
                </c:pt>
                <c:pt idx="4553">
                  <c:v>Kartik 27, 2073</c:v>
                </c:pt>
                <c:pt idx="4554">
                  <c:v>Kartik 28, 2073</c:v>
                </c:pt>
                <c:pt idx="4555">
                  <c:v>Kartik 29, 2073</c:v>
                </c:pt>
                <c:pt idx="4556">
                  <c:v>Kartik 30, 2073</c:v>
                </c:pt>
                <c:pt idx="4557">
                  <c:v>Kartik 31, 2073</c:v>
                </c:pt>
                <c:pt idx="4558">
                  <c:v>Kartik 32, 2073</c:v>
                </c:pt>
                <c:pt idx="4559">
                  <c:v>Mangsir 1, 2073</c:v>
                </c:pt>
                <c:pt idx="4560">
                  <c:v>Mangsir 2, 2073</c:v>
                </c:pt>
                <c:pt idx="4561">
                  <c:v>Mangsir 3, 2073</c:v>
                </c:pt>
                <c:pt idx="4562">
                  <c:v>Mangsir 4, 2073</c:v>
                </c:pt>
                <c:pt idx="4563">
                  <c:v>Mangsir 5, 2073</c:v>
                </c:pt>
                <c:pt idx="4564">
                  <c:v>Mangsir 6, 2073</c:v>
                </c:pt>
                <c:pt idx="4565">
                  <c:v>Mangsir 7, 2073</c:v>
                </c:pt>
                <c:pt idx="4566">
                  <c:v>Mangsir 8, 2073</c:v>
                </c:pt>
                <c:pt idx="4567">
                  <c:v>Mangsir 9, 2073</c:v>
                </c:pt>
                <c:pt idx="4568">
                  <c:v>Mangsir 10, 2073</c:v>
                </c:pt>
                <c:pt idx="4569">
                  <c:v>Mangsir 13, 2073</c:v>
                </c:pt>
                <c:pt idx="4570">
                  <c:v>Mangsir 14, 2073</c:v>
                </c:pt>
                <c:pt idx="4571">
                  <c:v>Mangsir 15, 2073</c:v>
                </c:pt>
                <c:pt idx="4572">
                  <c:v>Mangsir 16, 2073</c:v>
                </c:pt>
                <c:pt idx="4573">
                  <c:v>Mangsir 17, 2073</c:v>
                </c:pt>
                <c:pt idx="4574">
                  <c:v>Mangsir 18, 2073</c:v>
                </c:pt>
                <c:pt idx="4575">
                  <c:v>Mangsir 19, 2073</c:v>
                </c:pt>
                <c:pt idx="4576">
                  <c:v>Mangsir 20, 2073</c:v>
                </c:pt>
                <c:pt idx="4577">
                  <c:v>Mangsir 21, 2073</c:v>
                </c:pt>
                <c:pt idx="4578">
                  <c:v>Mangsir 22, 2073</c:v>
                </c:pt>
                <c:pt idx="4579">
                  <c:v>Mangsir 23, 2073</c:v>
                </c:pt>
                <c:pt idx="4580">
                  <c:v>Mangsir 24, 2073</c:v>
                </c:pt>
                <c:pt idx="4581">
                  <c:v>Mangsir 25, 2073</c:v>
                </c:pt>
                <c:pt idx="4582">
                  <c:v>Mangsir 26, 2073</c:v>
                </c:pt>
                <c:pt idx="4583">
                  <c:v>Mangsir 27, 2073</c:v>
                </c:pt>
                <c:pt idx="4584">
                  <c:v>Mangsir 28, 2073</c:v>
                </c:pt>
                <c:pt idx="4585">
                  <c:v>Mangsir 29, 2073</c:v>
                </c:pt>
                <c:pt idx="4586">
                  <c:v>Mangsir 30, 2073</c:v>
                </c:pt>
                <c:pt idx="4587">
                  <c:v>Mangsir 31, 2073</c:v>
                </c:pt>
                <c:pt idx="4588">
                  <c:v>Mangsir 32, 2073</c:v>
                </c:pt>
                <c:pt idx="4589">
                  <c:v>Poush 1, 2073</c:v>
                </c:pt>
                <c:pt idx="4590">
                  <c:v>Poush 2, 2073</c:v>
                </c:pt>
                <c:pt idx="4591">
                  <c:v>Poush 3, 2073</c:v>
                </c:pt>
                <c:pt idx="4592">
                  <c:v>Poush 4, 2073</c:v>
                </c:pt>
                <c:pt idx="4593">
                  <c:v>Poush 5, 2073</c:v>
                </c:pt>
                <c:pt idx="4594">
                  <c:v>Poush 6, 2073</c:v>
                </c:pt>
                <c:pt idx="4595">
                  <c:v>Poush 7, 2073</c:v>
                </c:pt>
                <c:pt idx="4596">
                  <c:v>Poush 8, 2073</c:v>
                </c:pt>
                <c:pt idx="4597">
                  <c:v>Poush 9, 2073</c:v>
                </c:pt>
                <c:pt idx="4598">
                  <c:v>Poush 10, 2073</c:v>
                </c:pt>
                <c:pt idx="4599">
                  <c:v>Poush 13, 2073</c:v>
                </c:pt>
                <c:pt idx="4600">
                  <c:v>Poush 14, 2073</c:v>
                </c:pt>
                <c:pt idx="4601">
                  <c:v>Poush 15, 2073</c:v>
                </c:pt>
                <c:pt idx="4602">
                  <c:v>Poush 16, 2073</c:v>
                </c:pt>
                <c:pt idx="4603">
                  <c:v>Poush 17, 2073</c:v>
                </c:pt>
                <c:pt idx="4604">
                  <c:v>Poush 18, 2073</c:v>
                </c:pt>
                <c:pt idx="4605">
                  <c:v>Poush 19, 2073</c:v>
                </c:pt>
                <c:pt idx="4606">
                  <c:v>Poush 20, 2073</c:v>
                </c:pt>
                <c:pt idx="4607">
                  <c:v>Poush 21, 2073</c:v>
                </c:pt>
                <c:pt idx="4608">
                  <c:v>Poush 22, 2073</c:v>
                </c:pt>
                <c:pt idx="4609">
                  <c:v>Poush 23, 2073</c:v>
                </c:pt>
                <c:pt idx="4610">
                  <c:v>Poush 24, 2073</c:v>
                </c:pt>
                <c:pt idx="4611">
                  <c:v>Poush 25, 2073</c:v>
                </c:pt>
                <c:pt idx="4612">
                  <c:v>Poush 26, 2073</c:v>
                </c:pt>
                <c:pt idx="4613">
                  <c:v>Poush 27, 2073</c:v>
                </c:pt>
                <c:pt idx="4614">
                  <c:v>Poush 28, 2073</c:v>
                </c:pt>
                <c:pt idx="4615">
                  <c:v>Poush 29, 2073</c:v>
                </c:pt>
                <c:pt idx="4616">
                  <c:v>Poush 30, 2073</c:v>
                </c:pt>
                <c:pt idx="4617">
                  <c:v>Poush 31, 2073</c:v>
                </c:pt>
                <c:pt idx="4618">
                  <c:v>Poush 32, 2073</c:v>
                </c:pt>
                <c:pt idx="4619">
                  <c:v>Magh 1, 2073</c:v>
                </c:pt>
                <c:pt idx="4620">
                  <c:v>Magh 2, 2073</c:v>
                </c:pt>
                <c:pt idx="4621">
                  <c:v>Magh 3, 2073</c:v>
                </c:pt>
                <c:pt idx="4622">
                  <c:v>Magh 4, 2073</c:v>
                </c:pt>
                <c:pt idx="4623">
                  <c:v>Magh 5, 2073</c:v>
                </c:pt>
                <c:pt idx="4624">
                  <c:v>Magh 6, 2073</c:v>
                </c:pt>
                <c:pt idx="4625">
                  <c:v>Magh 7, 2073</c:v>
                </c:pt>
                <c:pt idx="4626">
                  <c:v>Magh 8, 2073</c:v>
                </c:pt>
                <c:pt idx="4627">
                  <c:v>Magh 9, 2073</c:v>
                </c:pt>
                <c:pt idx="4628">
                  <c:v>Magh 13, 2073</c:v>
                </c:pt>
                <c:pt idx="4629">
                  <c:v>Magh 14, 2073</c:v>
                </c:pt>
                <c:pt idx="4630">
                  <c:v>Magh 15, 2073</c:v>
                </c:pt>
                <c:pt idx="4631">
                  <c:v>Magh 16, 2073</c:v>
                </c:pt>
                <c:pt idx="4632">
                  <c:v>Magh 17, 2073</c:v>
                </c:pt>
                <c:pt idx="4633">
                  <c:v>Magh 18, 2073</c:v>
                </c:pt>
                <c:pt idx="4634">
                  <c:v>Magh 19, 2073</c:v>
                </c:pt>
                <c:pt idx="4635">
                  <c:v>Magh 20, 2073</c:v>
                </c:pt>
                <c:pt idx="4636">
                  <c:v>Magh 21, 2073</c:v>
                </c:pt>
                <c:pt idx="4637">
                  <c:v>Magh 22, 2073</c:v>
                </c:pt>
                <c:pt idx="4638">
                  <c:v>Magh 23, 2073</c:v>
                </c:pt>
                <c:pt idx="4639">
                  <c:v>Magh 24, 2073</c:v>
                </c:pt>
                <c:pt idx="4640">
                  <c:v>Magh 25, 2073</c:v>
                </c:pt>
                <c:pt idx="4641">
                  <c:v>Magh 26, 2073</c:v>
                </c:pt>
                <c:pt idx="4642">
                  <c:v>Magh 27, 2073</c:v>
                </c:pt>
                <c:pt idx="4643">
                  <c:v>Magh 28, 2073</c:v>
                </c:pt>
                <c:pt idx="4644">
                  <c:v>Magh 29, 2073</c:v>
                </c:pt>
                <c:pt idx="4645">
                  <c:v>Magh 30, 2073</c:v>
                </c:pt>
                <c:pt idx="4646">
                  <c:v>Magh 31, 2073</c:v>
                </c:pt>
                <c:pt idx="4647">
                  <c:v>Magh 32, 2073</c:v>
                </c:pt>
                <c:pt idx="4648">
                  <c:v>Falgun 1, 2073</c:v>
                </c:pt>
                <c:pt idx="4649">
                  <c:v>Falgun 2, 2073</c:v>
                </c:pt>
                <c:pt idx="4650">
                  <c:v>Falgun 3, 2073</c:v>
                </c:pt>
                <c:pt idx="4651">
                  <c:v>Falgun 4, 2073</c:v>
                </c:pt>
                <c:pt idx="4652">
                  <c:v>Falgun 5, 2073</c:v>
                </c:pt>
                <c:pt idx="4653">
                  <c:v>Falgun 6, 2073</c:v>
                </c:pt>
                <c:pt idx="4654">
                  <c:v>Falgun 7, 2073</c:v>
                </c:pt>
                <c:pt idx="4655">
                  <c:v>Falgun 8, 2073</c:v>
                </c:pt>
                <c:pt idx="4656">
                  <c:v>Falgun 9, 2073</c:v>
                </c:pt>
                <c:pt idx="4657">
                  <c:v>Falgun 13, 2073</c:v>
                </c:pt>
                <c:pt idx="4658">
                  <c:v>Falgun 14, 2073</c:v>
                </c:pt>
                <c:pt idx="4659">
                  <c:v>Falgun 15, 2073</c:v>
                </c:pt>
                <c:pt idx="4660">
                  <c:v>Falgun 16, 2073</c:v>
                </c:pt>
                <c:pt idx="4661">
                  <c:v>Falgun 17, 2073</c:v>
                </c:pt>
                <c:pt idx="4662">
                  <c:v>Falgun 18, 2073</c:v>
                </c:pt>
                <c:pt idx="4663">
                  <c:v>Falgun 19, 2073</c:v>
                </c:pt>
                <c:pt idx="4664">
                  <c:v>Falgun 20, 2073</c:v>
                </c:pt>
                <c:pt idx="4665">
                  <c:v>Falgun 21, 2073</c:v>
                </c:pt>
                <c:pt idx="4666">
                  <c:v>Falgun 22, 2073</c:v>
                </c:pt>
                <c:pt idx="4667">
                  <c:v>Falgun 23, 2073</c:v>
                </c:pt>
                <c:pt idx="4668">
                  <c:v>Falgun 24, 2073</c:v>
                </c:pt>
                <c:pt idx="4669">
                  <c:v>Falgun 25, 2073</c:v>
                </c:pt>
                <c:pt idx="4670">
                  <c:v>Falgun 26, 2073</c:v>
                </c:pt>
                <c:pt idx="4671">
                  <c:v>Falgun 27, 2073</c:v>
                </c:pt>
                <c:pt idx="4672">
                  <c:v>Falgun 28, 2073</c:v>
                </c:pt>
                <c:pt idx="4673">
                  <c:v>Falgun 29, 2073</c:v>
                </c:pt>
                <c:pt idx="4674">
                  <c:v>Falgun 30, 2073</c:v>
                </c:pt>
                <c:pt idx="4675">
                  <c:v>Falgun 31, 2073</c:v>
                </c:pt>
                <c:pt idx="4676">
                  <c:v>Falgun 32, 2073</c:v>
                </c:pt>
                <c:pt idx="4677">
                  <c:v>Chaitra 1, 2073</c:v>
                </c:pt>
                <c:pt idx="4678">
                  <c:v>Chaitra 2, 2073</c:v>
                </c:pt>
                <c:pt idx="4679">
                  <c:v>Chaitra 3, 2073</c:v>
                </c:pt>
                <c:pt idx="4680">
                  <c:v>Chaitra 4, 2073</c:v>
                </c:pt>
                <c:pt idx="4681">
                  <c:v>Chaitra 5, 2073</c:v>
                </c:pt>
                <c:pt idx="4682">
                  <c:v>Chaitra 6, 2073</c:v>
                </c:pt>
                <c:pt idx="4683">
                  <c:v>Chaitra 7, 2073</c:v>
                </c:pt>
                <c:pt idx="4684">
                  <c:v>Chaitra 8, 2073</c:v>
                </c:pt>
                <c:pt idx="4685">
                  <c:v>Chaitra 9, 2073</c:v>
                </c:pt>
                <c:pt idx="4686">
                  <c:v>Chaitra 10, 2073</c:v>
                </c:pt>
                <c:pt idx="4687">
                  <c:v>Chaitra 13, 2073</c:v>
                </c:pt>
                <c:pt idx="4688">
                  <c:v>Chaitra 14, 2073</c:v>
                </c:pt>
                <c:pt idx="4689">
                  <c:v>Chaitra 15, 2073</c:v>
                </c:pt>
                <c:pt idx="4690">
                  <c:v>Chaitra 16, 2073</c:v>
                </c:pt>
                <c:pt idx="4691">
                  <c:v>Chaitra 17, 2073</c:v>
                </c:pt>
                <c:pt idx="4692">
                  <c:v>Chaitra 18, 2073</c:v>
                </c:pt>
                <c:pt idx="4693">
                  <c:v>Chaitra 19, 2073</c:v>
                </c:pt>
                <c:pt idx="4694">
                  <c:v>Chaitra 20, 2073</c:v>
                </c:pt>
                <c:pt idx="4695">
                  <c:v>Chaitra 21, 2073</c:v>
                </c:pt>
                <c:pt idx="4696">
                  <c:v>Chaitra 22, 2073</c:v>
                </c:pt>
                <c:pt idx="4697">
                  <c:v>Chaitra 23, 2073</c:v>
                </c:pt>
                <c:pt idx="4698">
                  <c:v>Chaitra 24, 2073</c:v>
                </c:pt>
                <c:pt idx="4699">
                  <c:v>Chaitra 25, 2073</c:v>
                </c:pt>
                <c:pt idx="4700">
                  <c:v>Chaitra 26, 2073</c:v>
                </c:pt>
                <c:pt idx="4701">
                  <c:v>Chaitra 27, 2073</c:v>
                </c:pt>
                <c:pt idx="4702">
                  <c:v>Chaitra 28, 2073</c:v>
                </c:pt>
                <c:pt idx="4703">
                  <c:v>Chaitra 29, 2073</c:v>
                </c:pt>
                <c:pt idx="4704">
                  <c:v>Chaitra 30, 2073</c:v>
                </c:pt>
                <c:pt idx="4705">
                  <c:v>Chaitra 31, 2073</c:v>
                </c:pt>
                <c:pt idx="4706">
                  <c:v>Chaitra 32, 2073</c:v>
                </c:pt>
                <c:pt idx="4707">
                  <c:v>Baishakh 1, 2074</c:v>
                </c:pt>
                <c:pt idx="4708">
                  <c:v>Baishakh 2, 2074</c:v>
                </c:pt>
                <c:pt idx="4709">
                  <c:v>Baishakh 3, 2074</c:v>
                </c:pt>
                <c:pt idx="4710">
                  <c:v>Baishakh 4, 2074</c:v>
                </c:pt>
                <c:pt idx="4711">
                  <c:v>Baishakh 5, 2074</c:v>
                </c:pt>
                <c:pt idx="4712">
                  <c:v>Baishakh 6, 2074</c:v>
                </c:pt>
                <c:pt idx="4713">
                  <c:v>Baishakh 7, 2074</c:v>
                </c:pt>
                <c:pt idx="4714">
                  <c:v>Baishakh 8, 2074</c:v>
                </c:pt>
                <c:pt idx="4715">
                  <c:v>Baishakh 9, 2074</c:v>
                </c:pt>
                <c:pt idx="4716">
                  <c:v>Baishakh 10, 2074</c:v>
                </c:pt>
                <c:pt idx="4717">
                  <c:v>Baishakh 11, 2074</c:v>
                </c:pt>
                <c:pt idx="4718">
                  <c:v>Baishakh 13, 2074</c:v>
                </c:pt>
                <c:pt idx="4719">
                  <c:v>Baishakh 14, 2074</c:v>
                </c:pt>
                <c:pt idx="4720">
                  <c:v>Baishakh 15, 2074</c:v>
                </c:pt>
                <c:pt idx="4721">
                  <c:v>Baishakh 16, 2074</c:v>
                </c:pt>
                <c:pt idx="4722">
                  <c:v>Baishakh 17, 2074</c:v>
                </c:pt>
                <c:pt idx="4723">
                  <c:v>Baishakh 18, 2074</c:v>
                </c:pt>
                <c:pt idx="4724">
                  <c:v>Baishakh 19, 2074</c:v>
                </c:pt>
                <c:pt idx="4725">
                  <c:v>Baishakh 20, 2074</c:v>
                </c:pt>
                <c:pt idx="4726">
                  <c:v>Baishakh 21, 2074</c:v>
                </c:pt>
                <c:pt idx="4727">
                  <c:v>Baishakh 22, 2074</c:v>
                </c:pt>
                <c:pt idx="4728">
                  <c:v>Baishakh 23, 2074</c:v>
                </c:pt>
                <c:pt idx="4729">
                  <c:v>Baishakh 24, 2074</c:v>
                </c:pt>
                <c:pt idx="4730">
                  <c:v>Baishakh 25, 2074</c:v>
                </c:pt>
                <c:pt idx="4731">
                  <c:v>Baishakh 26, 2074</c:v>
                </c:pt>
                <c:pt idx="4732">
                  <c:v>Baishakh 27, 2074</c:v>
                </c:pt>
                <c:pt idx="4733">
                  <c:v>Baishakh 28, 2074</c:v>
                </c:pt>
                <c:pt idx="4734">
                  <c:v>Baishakh 29, 2074</c:v>
                </c:pt>
                <c:pt idx="4735">
                  <c:v>Baishakh 30, 2074</c:v>
                </c:pt>
                <c:pt idx="4736">
                  <c:v>Baishakh 31, 2074</c:v>
                </c:pt>
                <c:pt idx="4737">
                  <c:v>Baishakh 32, 2074</c:v>
                </c:pt>
                <c:pt idx="4738">
                  <c:v>Jestha 1, 2074</c:v>
                </c:pt>
                <c:pt idx="4739">
                  <c:v>Jestha 2, 2074</c:v>
                </c:pt>
                <c:pt idx="4740">
                  <c:v>Jestha 3, 2074</c:v>
                </c:pt>
                <c:pt idx="4741">
                  <c:v>Jestha 4, 2074</c:v>
                </c:pt>
                <c:pt idx="4742">
                  <c:v>Jestha 5, 2074</c:v>
                </c:pt>
                <c:pt idx="4743">
                  <c:v>Jestha 6, 2074</c:v>
                </c:pt>
                <c:pt idx="4744">
                  <c:v>Jestha 7, 2074</c:v>
                </c:pt>
                <c:pt idx="4745">
                  <c:v>Jestha 8, 2074</c:v>
                </c:pt>
                <c:pt idx="4746">
                  <c:v>Jestha 9, 2074</c:v>
                </c:pt>
                <c:pt idx="4747">
                  <c:v>Jestha 10, 2074</c:v>
                </c:pt>
                <c:pt idx="4748">
                  <c:v>Jestha 11, 2074</c:v>
                </c:pt>
                <c:pt idx="4749">
                  <c:v>Jestha 13, 2074</c:v>
                </c:pt>
                <c:pt idx="4750">
                  <c:v>Jestha 14, 2074</c:v>
                </c:pt>
                <c:pt idx="4751">
                  <c:v>Jestha 15, 2074</c:v>
                </c:pt>
                <c:pt idx="4752">
                  <c:v>Jestha 16, 2074</c:v>
                </c:pt>
                <c:pt idx="4753">
                  <c:v>Jestha 17, 2074</c:v>
                </c:pt>
                <c:pt idx="4754">
                  <c:v>Jestha 18, 2074</c:v>
                </c:pt>
                <c:pt idx="4755">
                  <c:v>Jestha 19, 2074</c:v>
                </c:pt>
                <c:pt idx="4756">
                  <c:v>Jestha 20, 2074</c:v>
                </c:pt>
                <c:pt idx="4757">
                  <c:v>Jestha 21, 2074</c:v>
                </c:pt>
                <c:pt idx="4758">
                  <c:v>Jestha 22, 2074</c:v>
                </c:pt>
                <c:pt idx="4759">
                  <c:v>Jestha 23, 2074</c:v>
                </c:pt>
                <c:pt idx="4760">
                  <c:v>Jestha 24, 2074</c:v>
                </c:pt>
                <c:pt idx="4761">
                  <c:v>Jestha 25, 2074</c:v>
                </c:pt>
                <c:pt idx="4762">
                  <c:v>Jestha 26, 2074</c:v>
                </c:pt>
                <c:pt idx="4763">
                  <c:v>Jestha 27, 2074</c:v>
                </c:pt>
                <c:pt idx="4764">
                  <c:v>Jestha 28, 2074</c:v>
                </c:pt>
                <c:pt idx="4765">
                  <c:v>Jestha 29, 2074</c:v>
                </c:pt>
                <c:pt idx="4766">
                  <c:v>Jestha 30, 2074</c:v>
                </c:pt>
                <c:pt idx="4767">
                  <c:v>Jestha 31, 2074</c:v>
                </c:pt>
                <c:pt idx="4768">
                  <c:v>Jestha 32, 2074</c:v>
                </c:pt>
                <c:pt idx="4769">
                  <c:v>Ashadh 1, 2074</c:v>
                </c:pt>
                <c:pt idx="4770">
                  <c:v>Ashadh 2, 2074</c:v>
                </c:pt>
                <c:pt idx="4771">
                  <c:v>Ashadh 3, 2074</c:v>
                </c:pt>
                <c:pt idx="4772">
                  <c:v>Ashadh 4, 2074</c:v>
                </c:pt>
                <c:pt idx="4773">
                  <c:v>Ashadh 5, 2074</c:v>
                </c:pt>
                <c:pt idx="4774">
                  <c:v>Ashadh 6, 2074</c:v>
                </c:pt>
                <c:pt idx="4775">
                  <c:v>Ashadh 7, 2074</c:v>
                </c:pt>
                <c:pt idx="4776">
                  <c:v>Ashadh 8, 2074</c:v>
                </c:pt>
                <c:pt idx="4777">
                  <c:v>Ashadh 9, 2074</c:v>
                </c:pt>
                <c:pt idx="4778">
                  <c:v>Ashadh 10, 2074</c:v>
                </c:pt>
                <c:pt idx="4779">
                  <c:v>Ashadh 11, 2074</c:v>
                </c:pt>
                <c:pt idx="4780">
                  <c:v>Ashadh 13, 2074</c:v>
                </c:pt>
                <c:pt idx="4781">
                  <c:v>Ashadh 14, 2074</c:v>
                </c:pt>
                <c:pt idx="4782">
                  <c:v>Ashadh 15, 2074</c:v>
                </c:pt>
                <c:pt idx="4783">
                  <c:v>Ashadh 16, 2074</c:v>
                </c:pt>
                <c:pt idx="4784">
                  <c:v>Ashadh 17, 2074</c:v>
                </c:pt>
                <c:pt idx="4785">
                  <c:v>Ashadh 18, 2074</c:v>
                </c:pt>
                <c:pt idx="4786">
                  <c:v>Ashadh 19, 2074</c:v>
                </c:pt>
                <c:pt idx="4787">
                  <c:v>Ashadh 20, 2074</c:v>
                </c:pt>
                <c:pt idx="4788">
                  <c:v>Ashadh 21, 2074</c:v>
                </c:pt>
                <c:pt idx="4789">
                  <c:v>Ashadh 22, 2074</c:v>
                </c:pt>
                <c:pt idx="4790">
                  <c:v>Ashadh 23, 2074</c:v>
                </c:pt>
                <c:pt idx="4791">
                  <c:v>Ashadh 24, 2074</c:v>
                </c:pt>
                <c:pt idx="4792">
                  <c:v>Ashadh 25, 2074</c:v>
                </c:pt>
                <c:pt idx="4793">
                  <c:v>Ashadh 26, 2074</c:v>
                </c:pt>
                <c:pt idx="4794">
                  <c:v>Ashadh 27, 2074</c:v>
                </c:pt>
                <c:pt idx="4795">
                  <c:v>Ashadh 28, 2074</c:v>
                </c:pt>
                <c:pt idx="4796">
                  <c:v>Ashadh 29, 2074</c:v>
                </c:pt>
                <c:pt idx="4797">
                  <c:v>Ashadh 30, 2074</c:v>
                </c:pt>
                <c:pt idx="4798">
                  <c:v>Ashadh 31, 2074</c:v>
                </c:pt>
                <c:pt idx="4799">
                  <c:v>Ashadh 32, 2074</c:v>
                </c:pt>
                <c:pt idx="4800">
                  <c:v>Shrawan 1, 2074</c:v>
                </c:pt>
                <c:pt idx="4801">
                  <c:v>Shrawan 2, 2074</c:v>
                </c:pt>
                <c:pt idx="4802">
                  <c:v>Shrawan 3, 2074</c:v>
                </c:pt>
                <c:pt idx="4803">
                  <c:v>Shrawan 4, 2074</c:v>
                </c:pt>
                <c:pt idx="4804">
                  <c:v>Shrawan 5, 2074</c:v>
                </c:pt>
                <c:pt idx="4805">
                  <c:v>Shrawan 6, 2074</c:v>
                </c:pt>
                <c:pt idx="4806">
                  <c:v>Shrawan 7, 2074</c:v>
                </c:pt>
                <c:pt idx="4807">
                  <c:v>Shrawan 8, 2074</c:v>
                </c:pt>
                <c:pt idx="4808">
                  <c:v>Shrawan 9, 2074</c:v>
                </c:pt>
                <c:pt idx="4809">
                  <c:v>Shrawan 10, 2074</c:v>
                </c:pt>
                <c:pt idx="4810">
                  <c:v>Shrawan 11, 2074</c:v>
                </c:pt>
                <c:pt idx="4811">
                  <c:v>Shrawan 13, 2074</c:v>
                </c:pt>
                <c:pt idx="4812">
                  <c:v>Shrawan 14, 2074</c:v>
                </c:pt>
                <c:pt idx="4813">
                  <c:v>Shrawan 15, 2074</c:v>
                </c:pt>
                <c:pt idx="4814">
                  <c:v>Shrawan 16, 2074</c:v>
                </c:pt>
                <c:pt idx="4815">
                  <c:v>Shrawan 17, 2074</c:v>
                </c:pt>
                <c:pt idx="4816">
                  <c:v>Shrawan 18, 2074</c:v>
                </c:pt>
                <c:pt idx="4817">
                  <c:v>Shrawan 19, 2074</c:v>
                </c:pt>
                <c:pt idx="4818">
                  <c:v>Shrawan 20, 2074</c:v>
                </c:pt>
                <c:pt idx="4819">
                  <c:v>Shrawan 21, 2074</c:v>
                </c:pt>
                <c:pt idx="4820">
                  <c:v>Shrawan 22, 2074</c:v>
                </c:pt>
                <c:pt idx="4821">
                  <c:v>Shrawan 23, 2074</c:v>
                </c:pt>
                <c:pt idx="4822">
                  <c:v>Shrawan 24, 2074</c:v>
                </c:pt>
                <c:pt idx="4823">
                  <c:v>Shrawan 25, 2074</c:v>
                </c:pt>
                <c:pt idx="4824">
                  <c:v>Shrawan 26, 2074</c:v>
                </c:pt>
                <c:pt idx="4825">
                  <c:v>Shrawan 27, 2074</c:v>
                </c:pt>
                <c:pt idx="4826">
                  <c:v>Shrawan 28, 2074</c:v>
                </c:pt>
                <c:pt idx="4827">
                  <c:v>Shrawan 29, 2074</c:v>
                </c:pt>
                <c:pt idx="4828">
                  <c:v>Shrawan 30, 2074</c:v>
                </c:pt>
                <c:pt idx="4829">
                  <c:v>Shrawan 31, 2074</c:v>
                </c:pt>
                <c:pt idx="4830">
                  <c:v>Shrawan 32, 2074</c:v>
                </c:pt>
                <c:pt idx="4831">
                  <c:v>Bhadra 1, 2074</c:v>
                </c:pt>
                <c:pt idx="4832">
                  <c:v>Bhadra 2, 2074</c:v>
                </c:pt>
                <c:pt idx="4833">
                  <c:v>Bhadra 3, 2074</c:v>
                </c:pt>
                <c:pt idx="4834">
                  <c:v>Bhadra 4, 2074</c:v>
                </c:pt>
                <c:pt idx="4835">
                  <c:v>Bhadra 5, 2074</c:v>
                </c:pt>
                <c:pt idx="4836">
                  <c:v>Bhadra 6, 2074</c:v>
                </c:pt>
                <c:pt idx="4837">
                  <c:v>Bhadra 7, 2074</c:v>
                </c:pt>
                <c:pt idx="4838">
                  <c:v>Bhadra 8, 2074</c:v>
                </c:pt>
                <c:pt idx="4839">
                  <c:v>Bhadra 9, 2074</c:v>
                </c:pt>
                <c:pt idx="4840">
                  <c:v>Bhadra 10, 2074</c:v>
                </c:pt>
                <c:pt idx="4841">
                  <c:v>Bhadra 11, 2074</c:v>
                </c:pt>
                <c:pt idx="4842">
                  <c:v>Bhadra 12, 2074</c:v>
                </c:pt>
                <c:pt idx="4843">
                  <c:v>Bhadra 13, 2074</c:v>
                </c:pt>
                <c:pt idx="4844">
                  <c:v>Bhadra 14, 2074</c:v>
                </c:pt>
                <c:pt idx="4845">
                  <c:v>Bhadra 15, 2074</c:v>
                </c:pt>
                <c:pt idx="4846">
                  <c:v>Bhadra 16, 2074</c:v>
                </c:pt>
                <c:pt idx="4847">
                  <c:v>Bhadra 17, 2074</c:v>
                </c:pt>
                <c:pt idx="4848">
                  <c:v>Bhadra 18, 2074</c:v>
                </c:pt>
                <c:pt idx="4849">
                  <c:v>Bhadra 19, 2074</c:v>
                </c:pt>
                <c:pt idx="4850">
                  <c:v>Bhadra 20, 2074</c:v>
                </c:pt>
                <c:pt idx="4851">
                  <c:v>Bhadra 21, 2074</c:v>
                </c:pt>
                <c:pt idx="4852">
                  <c:v>Bhadra 22, 2074</c:v>
                </c:pt>
                <c:pt idx="4853">
                  <c:v>Bhadra 23, 2074</c:v>
                </c:pt>
                <c:pt idx="4854">
                  <c:v>Bhadra 24, 2074</c:v>
                </c:pt>
                <c:pt idx="4855">
                  <c:v>Bhadra 25, 2074</c:v>
                </c:pt>
                <c:pt idx="4856">
                  <c:v>Bhadra 26, 2074</c:v>
                </c:pt>
                <c:pt idx="4857">
                  <c:v>Bhadra 27, 2074</c:v>
                </c:pt>
                <c:pt idx="4858">
                  <c:v>Bhadra 28, 2074</c:v>
                </c:pt>
                <c:pt idx="4859">
                  <c:v>Bhadra 29, 2074</c:v>
                </c:pt>
                <c:pt idx="4860">
                  <c:v>Bhadra 30, 2074</c:v>
                </c:pt>
                <c:pt idx="4861">
                  <c:v>Bhadra 31, 2074</c:v>
                </c:pt>
                <c:pt idx="4862">
                  <c:v>Bhadra 32, 2074</c:v>
                </c:pt>
                <c:pt idx="4863">
                  <c:v>Ashwin 1, 2074</c:v>
                </c:pt>
                <c:pt idx="4864">
                  <c:v>Ashwin 2, 2074</c:v>
                </c:pt>
                <c:pt idx="4865">
                  <c:v>Ashwin 3, 2074</c:v>
                </c:pt>
                <c:pt idx="4866">
                  <c:v>Ashwin 4, 2074</c:v>
                </c:pt>
                <c:pt idx="4867">
                  <c:v>Ashwin 5, 2074</c:v>
                </c:pt>
                <c:pt idx="4868">
                  <c:v>Ashwin 6, 2074</c:v>
                </c:pt>
                <c:pt idx="4869">
                  <c:v>Ashwin 7, 2074</c:v>
                </c:pt>
                <c:pt idx="4870">
                  <c:v>Ashwin 8, 2074</c:v>
                </c:pt>
                <c:pt idx="4871">
                  <c:v>Ashwin 9, 2074</c:v>
                </c:pt>
                <c:pt idx="4872">
                  <c:v>Ashwin 10, 2074</c:v>
                </c:pt>
                <c:pt idx="4873">
                  <c:v>Ashwin 11, 2074</c:v>
                </c:pt>
                <c:pt idx="4874">
                  <c:v>Ashwin 13, 2074</c:v>
                </c:pt>
                <c:pt idx="4875">
                  <c:v>Ashwin 14, 2074</c:v>
                </c:pt>
                <c:pt idx="4876">
                  <c:v>Ashwin 15, 2074</c:v>
                </c:pt>
                <c:pt idx="4877">
                  <c:v>Ashwin 16, 2074</c:v>
                </c:pt>
                <c:pt idx="4878">
                  <c:v>Ashwin 17, 2074</c:v>
                </c:pt>
                <c:pt idx="4879">
                  <c:v>Ashwin 18, 2074</c:v>
                </c:pt>
                <c:pt idx="4880">
                  <c:v>Ashwin 19, 2074</c:v>
                </c:pt>
                <c:pt idx="4881">
                  <c:v>Ashwin 20, 2074</c:v>
                </c:pt>
                <c:pt idx="4882">
                  <c:v>Ashwin 21, 2074</c:v>
                </c:pt>
                <c:pt idx="4883">
                  <c:v>Ashwin 22, 2074</c:v>
                </c:pt>
                <c:pt idx="4884">
                  <c:v>Ashwin 23, 2074</c:v>
                </c:pt>
                <c:pt idx="4885">
                  <c:v>Ashwin 24, 2074</c:v>
                </c:pt>
                <c:pt idx="4886">
                  <c:v>Ashwin 25, 2074</c:v>
                </c:pt>
                <c:pt idx="4887">
                  <c:v>Ashwin 26, 2074</c:v>
                </c:pt>
                <c:pt idx="4888">
                  <c:v>Ashwin 27, 2074</c:v>
                </c:pt>
                <c:pt idx="4889">
                  <c:v>Ashwin 28, 2074</c:v>
                </c:pt>
                <c:pt idx="4890">
                  <c:v>Ashwin 29, 2074</c:v>
                </c:pt>
                <c:pt idx="4891">
                  <c:v>Ashwin 30, 2074</c:v>
                </c:pt>
                <c:pt idx="4892">
                  <c:v>Ashwin 31, 2074</c:v>
                </c:pt>
                <c:pt idx="4893">
                  <c:v>Ashwin 32, 2074</c:v>
                </c:pt>
                <c:pt idx="4894">
                  <c:v>Kartik 1, 2074</c:v>
                </c:pt>
                <c:pt idx="4895">
                  <c:v>Kartik 2, 2074</c:v>
                </c:pt>
                <c:pt idx="4896">
                  <c:v>Kartik 3, 2074</c:v>
                </c:pt>
                <c:pt idx="4897">
                  <c:v>Kartik 4, 2074</c:v>
                </c:pt>
                <c:pt idx="4898">
                  <c:v>Kartik 5, 2074</c:v>
                </c:pt>
                <c:pt idx="4899">
                  <c:v>Kartik 6, 2074</c:v>
                </c:pt>
                <c:pt idx="4900">
                  <c:v>Kartik 7, 2074</c:v>
                </c:pt>
                <c:pt idx="4901">
                  <c:v>Kartik 8, 2074</c:v>
                </c:pt>
                <c:pt idx="4902">
                  <c:v>Kartik 9, 2074</c:v>
                </c:pt>
                <c:pt idx="4903">
                  <c:v>Kartik 10, 2074</c:v>
                </c:pt>
                <c:pt idx="4904">
                  <c:v>Kartik 11, 2074</c:v>
                </c:pt>
                <c:pt idx="4905">
                  <c:v>Kartik 13, 2074</c:v>
                </c:pt>
                <c:pt idx="4906">
                  <c:v>Kartik 14, 2074</c:v>
                </c:pt>
                <c:pt idx="4907">
                  <c:v>Kartik 15, 2074</c:v>
                </c:pt>
                <c:pt idx="4908">
                  <c:v>Kartik 16, 2074</c:v>
                </c:pt>
                <c:pt idx="4909">
                  <c:v>Kartik 17, 2074</c:v>
                </c:pt>
                <c:pt idx="4910">
                  <c:v>Kartik 18, 2074</c:v>
                </c:pt>
                <c:pt idx="4911">
                  <c:v>Kartik 19, 2074</c:v>
                </c:pt>
                <c:pt idx="4912">
                  <c:v>Kartik 20, 2074</c:v>
                </c:pt>
                <c:pt idx="4913">
                  <c:v>Kartik 21, 2074</c:v>
                </c:pt>
                <c:pt idx="4914">
                  <c:v>Kartik 22, 2074</c:v>
                </c:pt>
                <c:pt idx="4915">
                  <c:v>Kartik 23, 2074</c:v>
                </c:pt>
                <c:pt idx="4916">
                  <c:v>Kartik 24, 2074</c:v>
                </c:pt>
                <c:pt idx="4917">
                  <c:v>Kartik 25, 2074</c:v>
                </c:pt>
                <c:pt idx="4918">
                  <c:v>Kartik 26, 2074</c:v>
                </c:pt>
                <c:pt idx="4919">
                  <c:v>Kartik 27, 2074</c:v>
                </c:pt>
                <c:pt idx="4920">
                  <c:v>Kartik 28, 2074</c:v>
                </c:pt>
                <c:pt idx="4921">
                  <c:v>Kartik 29, 2074</c:v>
                </c:pt>
                <c:pt idx="4922">
                  <c:v>Kartik 30, 2074</c:v>
                </c:pt>
                <c:pt idx="4923">
                  <c:v>Kartik 31, 2074</c:v>
                </c:pt>
                <c:pt idx="4924">
                  <c:v>Kartik 32, 2074</c:v>
                </c:pt>
                <c:pt idx="4925">
                  <c:v>Mangsir 1, 2074</c:v>
                </c:pt>
                <c:pt idx="4926">
                  <c:v>Mangsir 2, 2074</c:v>
                </c:pt>
                <c:pt idx="4927">
                  <c:v>Mangsir 3, 2074</c:v>
                </c:pt>
                <c:pt idx="4928">
                  <c:v>Mangsir 4, 2074</c:v>
                </c:pt>
                <c:pt idx="4929">
                  <c:v>Mangsir 5, 2074</c:v>
                </c:pt>
                <c:pt idx="4930">
                  <c:v>Mangsir 6, 2074</c:v>
                </c:pt>
                <c:pt idx="4931">
                  <c:v>Mangsir 7, 2074</c:v>
                </c:pt>
                <c:pt idx="4932">
                  <c:v>Mangsir 8, 2074</c:v>
                </c:pt>
                <c:pt idx="4933">
                  <c:v>Mangsir 9, 2074</c:v>
                </c:pt>
                <c:pt idx="4934">
                  <c:v>Mangsir 10, 2074</c:v>
                </c:pt>
                <c:pt idx="4935">
                  <c:v>Mangsir 13, 2074</c:v>
                </c:pt>
                <c:pt idx="4936">
                  <c:v>Mangsir 14, 2074</c:v>
                </c:pt>
                <c:pt idx="4937">
                  <c:v>Mangsir 15, 2074</c:v>
                </c:pt>
                <c:pt idx="4938">
                  <c:v>Mangsir 16, 2074</c:v>
                </c:pt>
                <c:pt idx="4939">
                  <c:v>Mangsir 17, 2074</c:v>
                </c:pt>
                <c:pt idx="4940">
                  <c:v>Mangsir 18, 2074</c:v>
                </c:pt>
                <c:pt idx="4941">
                  <c:v>Mangsir 19, 2074</c:v>
                </c:pt>
                <c:pt idx="4942">
                  <c:v>Mangsir 20, 2074</c:v>
                </c:pt>
                <c:pt idx="4943">
                  <c:v>Mangsir 21, 2074</c:v>
                </c:pt>
                <c:pt idx="4944">
                  <c:v>Mangsir 22, 2074</c:v>
                </c:pt>
                <c:pt idx="4945">
                  <c:v>Mangsir 23, 2074</c:v>
                </c:pt>
                <c:pt idx="4946">
                  <c:v>Mangsir 24, 2074</c:v>
                </c:pt>
                <c:pt idx="4947">
                  <c:v>Mangsir 25, 2074</c:v>
                </c:pt>
                <c:pt idx="4948">
                  <c:v>Mangsir 26, 2074</c:v>
                </c:pt>
                <c:pt idx="4949">
                  <c:v>Mangsir 27, 2074</c:v>
                </c:pt>
                <c:pt idx="4950">
                  <c:v>Mangsir 28, 2074</c:v>
                </c:pt>
                <c:pt idx="4951">
                  <c:v>Mangsir 29, 2074</c:v>
                </c:pt>
                <c:pt idx="4952">
                  <c:v>Mangsir 30, 2074</c:v>
                </c:pt>
                <c:pt idx="4953">
                  <c:v>Mangsir 31, 2074</c:v>
                </c:pt>
                <c:pt idx="4954">
                  <c:v>Mangsir 32, 2074</c:v>
                </c:pt>
                <c:pt idx="4955">
                  <c:v>Poush 1, 2074</c:v>
                </c:pt>
                <c:pt idx="4956">
                  <c:v>Poush 2, 2074</c:v>
                </c:pt>
                <c:pt idx="4957">
                  <c:v>Poush 3, 2074</c:v>
                </c:pt>
                <c:pt idx="4958">
                  <c:v>Poush 4, 2074</c:v>
                </c:pt>
                <c:pt idx="4959">
                  <c:v>Poush 5, 2074</c:v>
                </c:pt>
                <c:pt idx="4960">
                  <c:v>Poush 6, 2074</c:v>
                </c:pt>
                <c:pt idx="4961">
                  <c:v>Poush 7, 2074</c:v>
                </c:pt>
                <c:pt idx="4962">
                  <c:v>Poush 8, 2074</c:v>
                </c:pt>
                <c:pt idx="4963">
                  <c:v>Poush 9, 2074</c:v>
                </c:pt>
                <c:pt idx="4964">
                  <c:v>Poush 12, 2074</c:v>
                </c:pt>
                <c:pt idx="4965">
                  <c:v>Poush 13, 2074</c:v>
                </c:pt>
                <c:pt idx="4966">
                  <c:v>Poush 14, 2074</c:v>
                </c:pt>
                <c:pt idx="4967">
                  <c:v>Poush 15, 2074</c:v>
                </c:pt>
                <c:pt idx="4968">
                  <c:v>Poush 16, 2074</c:v>
                </c:pt>
                <c:pt idx="4969">
                  <c:v>Poush 17, 2074</c:v>
                </c:pt>
                <c:pt idx="4970">
                  <c:v>Poush 18, 2074</c:v>
                </c:pt>
                <c:pt idx="4971">
                  <c:v>Poush 19, 2074</c:v>
                </c:pt>
                <c:pt idx="4972">
                  <c:v>Poush 20, 2074</c:v>
                </c:pt>
                <c:pt idx="4973">
                  <c:v>Poush 21, 2074</c:v>
                </c:pt>
                <c:pt idx="4974">
                  <c:v>Poush 22, 2074</c:v>
                </c:pt>
                <c:pt idx="4975">
                  <c:v>Poush 23, 2074</c:v>
                </c:pt>
                <c:pt idx="4976">
                  <c:v>Poush 24, 2074</c:v>
                </c:pt>
                <c:pt idx="4977">
                  <c:v>Poush 25, 2074</c:v>
                </c:pt>
                <c:pt idx="4978">
                  <c:v>Poush 26, 2074</c:v>
                </c:pt>
                <c:pt idx="4979">
                  <c:v>Poush 27, 2074</c:v>
                </c:pt>
                <c:pt idx="4980">
                  <c:v>Poush 28, 2074</c:v>
                </c:pt>
                <c:pt idx="4981">
                  <c:v>Poush 29, 2074</c:v>
                </c:pt>
                <c:pt idx="4982">
                  <c:v>Poush 30, 2074</c:v>
                </c:pt>
                <c:pt idx="4983">
                  <c:v>Poush 31, 2074</c:v>
                </c:pt>
                <c:pt idx="4984">
                  <c:v>Poush 32, 2074</c:v>
                </c:pt>
                <c:pt idx="4985">
                  <c:v>Magh 1, 2074</c:v>
                </c:pt>
                <c:pt idx="4986">
                  <c:v>Magh 2, 2074</c:v>
                </c:pt>
                <c:pt idx="4987">
                  <c:v>Magh 3, 2074</c:v>
                </c:pt>
                <c:pt idx="4988">
                  <c:v>Magh 4, 2074</c:v>
                </c:pt>
                <c:pt idx="4989">
                  <c:v>Magh 5, 2074</c:v>
                </c:pt>
                <c:pt idx="4990">
                  <c:v>Magh 6, 2074</c:v>
                </c:pt>
                <c:pt idx="4991">
                  <c:v>Magh 7, 2074</c:v>
                </c:pt>
                <c:pt idx="4992">
                  <c:v>Magh 8, 2074</c:v>
                </c:pt>
                <c:pt idx="4993">
                  <c:v>Magh 9, 2074</c:v>
                </c:pt>
                <c:pt idx="4994">
                  <c:v>Magh 10, 2074</c:v>
                </c:pt>
                <c:pt idx="4995">
                  <c:v>Magh 12, 2074</c:v>
                </c:pt>
                <c:pt idx="4996">
                  <c:v>Magh 13, 2074</c:v>
                </c:pt>
                <c:pt idx="4997">
                  <c:v>Magh 14, 2074</c:v>
                </c:pt>
                <c:pt idx="4998">
                  <c:v>Magh 15, 2074</c:v>
                </c:pt>
                <c:pt idx="4999">
                  <c:v>Magh 16, 2074</c:v>
                </c:pt>
                <c:pt idx="5000">
                  <c:v>Magh 17, 2074</c:v>
                </c:pt>
                <c:pt idx="5001">
                  <c:v>Magh 18, 2074</c:v>
                </c:pt>
                <c:pt idx="5002">
                  <c:v>Magh 19, 2074</c:v>
                </c:pt>
                <c:pt idx="5003">
                  <c:v>Magh 20, 2074</c:v>
                </c:pt>
                <c:pt idx="5004">
                  <c:v>Magh 21, 2074</c:v>
                </c:pt>
                <c:pt idx="5005">
                  <c:v>Magh 22, 2074</c:v>
                </c:pt>
                <c:pt idx="5006">
                  <c:v>Magh 23, 2074</c:v>
                </c:pt>
                <c:pt idx="5007">
                  <c:v>Magh 24, 2074</c:v>
                </c:pt>
                <c:pt idx="5008">
                  <c:v>Magh 25, 2074</c:v>
                </c:pt>
                <c:pt idx="5009">
                  <c:v>Magh 26, 2074</c:v>
                </c:pt>
                <c:pt idx="5010">
                  <c:v>Magh 27, 2074</c:v>
                </c:pt>
                <c:pt idx="5011">
                  <c:v>Magh 28, 2074</c:v>
                </c:pt>
                <c:pt idx="5012">
                  <c:v>Magh 29, 2074</c:v>
                </c:pt>
                <c:pt idx="5013">
                  <c:v>Magh 30, 2074</c:v>
                </c:pt>
                <c:pt idx="5014">
                  <c:v>Magh 31, 2074</c:v>
                </c:pt>
                <c:pt idx="5015">
                  <c:v>Magh 32, 2074</c:v>
                </c:pt>
                <c:pt idx="5016">
                  <c:v>Falgun 1, 2074</c:v>
                </c:pt>
                <c:pt idx="5017">
                  <c:v>Falgun 2, 2074</c:v>
                </c:pt>
                <c:pt idx="5018">
                  <c:v>Falgun 3, 2074</c:v>
                </c:pt>
                <c:pt idx="5019">
                  <c:v>Falgun 4, 2074</c:v>
                </c:pt>
                <c:pt idx="5020">
                  <c:v>Falgun 5, 2074</c:v>
                </c:pt>
                <c:pt idx="5021">
                  <c:v>Falgun 6, 2074</c:v>
                </c:pt>
                <c:pt idx="5022">
                  <c:v>Falgun 7, 2074</c:v>
                </c:pt>
                <c:pt idx="5023">
                  <c:v>Falgun 8, 2074</c:v>
                </c:pt>
                <c:pt idx="5024">
                  <c:v>Falgun 9, 2074</c:v>
                </c:pt>
                <c:pt idx="5025">
                  <c:v>Falgun 12, 2074</c:v>
                </c:pt>
                <c:pt idx="5026">
                  <c:v>Falgun 13, 2074</c:v>
                </c:pt>
                <c:pt idx="5027">
                  <c:v>Falgun 14, 2074</c:v>
                </c:pt>
                <c:pt idx="5028">
                  <c:v>Falgun 15, 2074</c:v>
                </c:pt>
                <c:pt idx="5029">
                  <c:v>Falgun 16, 2074</c:v>
                </c:pt>
                <c:pt idx="5030">
                  <c:v>Falgun 17, 2074</c:v>
                </c:pt>
                <c:pt idx="5031">
                  <c:v>Falgun 18, 2074</c:v>
                </c:pt>
                <c:pt idx="5032">
                  <c:v>Falgun 19, 2074</c:v>
                </c:pt>
                <c:pt idx="5033">
                  <c:v>Falgun 20, 2074</c:v>
                </c:pt>
                <c:pt idx="5034">
                  <c:v>Falgun 21, 2074</c:v>
                </c:pt>
                <c:pt idx="5035">
                  <c:v>Falgun 22, 2074</c:v>
                </c:pt>
                <c:pt idx="5036">
                  <c:v>Falgun 23, 2074</c:v>
                </c:pt>
                <c:pt idx="5037">
                  <c:v>Falgun 24, 2074</c:v>
                </c:pt>
                <c:pt idx="5038">
                  <c:v>Falgun 25, 2074</c:v>
                </c:pt>
                <c:pt idx="5039">
                  <c:v>Falgun 26, 2074</c:v>
                </c:pt>
                <c:pt idx="5040">
                  <c:v>Falgun 27, 2074</c:v>
                </c:pt>
                <c:pt idx="5041">
                  <c:v>Falgun 28, 2074</c:v>
                </c:pt>
                <c:pt idx="5042">
                  <c:v>Falgun 29, 2074</c:v>
                </c:pt>
                <c:pt idx="5043">
                  <c:v>Falgun 30, 2074</c:v>
                </c:pt>
                <c:pt idx="5044">
                  <c:v>Falgun 31, 2074</c:v>
                </c:pt>
                <c:pt idx="5045">
                  <c:v>Falgun 32, 2074</c:v>
                </c:pt>
                <c:pt idx="5046">
                  <c:v>Chaitra 1, 2074</c:v>
                </c:pt>
                <c:pt idx="5047">
                  <c:v>Chaitra 2, 2074</c:v>
                </c:pt>
                <c:pt idx="5048">
                  <c:v>Chaitra 3, 2074</c:v>
                </c:pt>
                <c:pt idx="5049">
                  <c:v>Chaitra 4, 2074</c:v>
                </c:pt>
                <c:pt idx="5050">
                  <c:v>Chaitra 5, 2074</c:v>
                </c:pt>
                <c:pt idx="5051">
                  <c:v>Chaitra 6, 2074</c:v>
                </c:pt>
                <c:pt idx="5052">
                  <c:v>Chaitra 7, 2074</c:v>
                </c:pt>
                <c:pt idx="5053">
                  <c:v>Chaitra 8, 2074</c:v>
                </c:pt>
                <c:pt idx="5054">
                  <c:v>Chaitra 9, 2074</c:v>
                </c:pt>
                <c:pt idx="5055">
                  <c:v>Chaitra 10, 2074</c:v>
                </c:pt>
                <c:pt idx="5056">
                  <c:v>Chaitra 12, 2074</c:v>
                </c:pt>
                <c:pt idx="5057">
                  <c:v>Chaitra 13, 2074</c:v>
                </c:pt>
                <c:pt idx="5058">
                  <c:v>Chaitra 14, 2074</c:v>
                </c:pt>
                <c:pt idx="5059">
                  <c:v>Chaitra 15, 2074</c:v>
                </c:pt>
                <c:pt idx="5060">
                  <c:v>Chaitra 16, 2074</c:v>
                </c:pt>
                <c:pt idx="5061">
                  <c:v>Chaitra 17, 2074</c:v>
                </c:pt>
                <c:pt idx="5062">
                  <c:v>Chaitra 18, 2074</c:v>
                </c:pt>
                <c:pt idx="5063">
                  <c:v>Chaitra 19, 2074</c:v>
                </c:pt>
                <c:pt idx="5064">
                  <c:v>Chaitra 20, 2074</c:v>
                </c:pt>
                <c:pt idx="5065">
                  <c:v>Chaitra 21, 2074</c:v>
                </c:pt>
                <c:pt idx="5066">
                  <c:v>Chaitra 22, 2074</c:v>
                </c:pt>
                <c:pt idx="5067">
                  <c:v>Chaitra 23, 2074</c:v>
                </c:pt>
                <c:pt idx="5068">
                  <c:v>Chaitra 24, 2074</c:v>
                </c:pt>
                <c:pt idx="5069">
                  <c:v>Chaitra 25, 2074</c:v>
                </c:pt>
                <c:pt idx="5070">
                  <c:v>Chaitra 26, 2074</c:v>
                </c:pt>
                <c:pt idx="5071">
                  <c:v>Chaitra 27, 2074</c:v>
                </c:pt>
                <c:pt idx="5072">
                  <c:v>Chaitra 28, 2074</c:v>
                </c:pt>
                <c:pt idx="5073">
                  <c:v>Chaitra 29, 2074</c:v>
                </c:pt>
                <c:pt idx="5074">
                  <c:v>Chaitra 30, 2074</c:v>
                </c:pt>
                <c:pt idx="5075">
                  <c:v>Chaitra 31, 2074</c:v>
                </c:pt>
                <c:pt idx="5076">
                  <c:v>Chaitra 32, 2074</c:v>
                </c:pt>
                <c:pt idx="5077">
                  <c:v>Baishakh 1, 2075</c:v>
                </c:pt>
                <c:pt idx="5078">
                  <c:v>Baishakh 2, 2075</c:v>
                </c:pt>
                <c:pt idx="5079">
                  <c:v>Baishakh 3, 2075</c:v>
                </c:pt>
                <c:pt idx="5080">
                  <c:v>Baishakh 4, 2075</c:v>
                </c:pt>
                <c:pt idx="5081">
                  <c:v>Baishakh 5, 2075</c:v>
                </c:pt>
                <c:pt idx="5082">
                  <c:v>Baishakh 6, 2075</c:v>
                </c:pt>
                <c:pt idx="5083">
                  <c:v>Baishakh 7, 2075</c:v>
                </c:pt>
                <c:pt idx="5084">
                  <c:v>Baishakh 8, 2075</c:v>
                </c:pt>
                <c:pt idx="5085">
                  <c:v>Baishakh 9, 2075</c:v>
                </c:pt>
                <c:pt idx="5086">
                  <c:v>Baishakh 10, 2075</c:v>
                </c:pt>
                <c:pt idx="5087">
                  <c:v>Baishakh 12, 2075</c:v>
                </c:pt>
                <c:pt idx="5088">
                  <c:v>Baishakh 13, 2075</c:v>
                </c:pt>
                <c:pt idx="5089">
                  <c:v>Baishakh 14, 2075</c:v>
                </c:pt>
                <c:pt idx="5090">
                  <c:v>Baishakh 15, 2075</c:v>
                </c:pt>
                <c:pt idx="5091">
                  <c:v>Baishakh 16, 2075</c:v>
                </c:pt>
                <c:pt idx="5092">
                  <c:v>Baishakh 17, 2075</c:v>
                </c:pt>
                <c:pt idx="5093">
                  <c:v>Baishakh 18, 2075</c:v>
                </c:pt>
                <c:pt idx="5094">
                  <c:v>Baishakh 19, 2075</c:v>
                </c:pt>
                <c:pt idx="5095">
                  <c:v>Baishakh 20, 2075</c:v>
                </c:pt>
                <c:pt idx="5096">
                  <c:v>Baishakh 21, 2075</c:v>
                </c:pt>
                <c:pt idx="5097">
                  <c:v>Baishakh 22, 2075</c:v>
                </c:pt>
                <c:pt idx="5098">
                  <c:v>Baishakh 23, 2075</c:v>
                </c:pt>
                <c:pt idx="5099">
                  <c:v>Baishakh 24, 2075</c:v>
                </c:pt>
                <c:pt idx="5100">
                  <c:v>Baishakh 25, 2075</c:v>
                </c:pt>
                <c:pt idx="5101">
                  <c:v>Baishakh 26, 2075</c:v>
                </c:pt>
                <c:pt idx="5102">
                  <c:v>Baishakh 27, 2075</c:v>
                </c:pt>
                <c:pt idx="5103">
                  <c:v>Baishakh 28, 2075</c:v>
                </c:pt>
                <c:pt idx="5104">
                  <c:v>Baishakh 29, 2075</c:v>
                </c:pt>
                <c:pt idx="5105">
                  <c:v>Baishakh 30, 2075</c:v>
                </c:pt>
                <c:pt idx="5106">
                  <c:v>Baishakh 31, 2075</c:v>
                </c:pt>
                <c:pt idx="5107">
                  <c:v>Baishakh 32, 2075</c:v>
                </c:pt>
                <c:pt idx="5108">
                  <c:v>Jestha 1, 2075</c:v>
                </c:pt>
                <c:pt idx="5109">
                  <c:v>Jestha 2, 2075</c:v>
                </c:pt>
                <c:pt idx="5110">
                  <c:v>Jestha 3, 2075</c:v>
                </c:pt>
                <c:pt idx="5111">
                  <c:v>Jestha 4, 2075</c:v>
                </c:pt>
                <c:pt idx="5112">
                  <c:v>Jestha 5, 2075</c:v>
                </c:pt>
                <c:pt idx="5113">
                  <c:v>Jestha 6, 2075</c:v>
                </c:pt>
                <c:pt idx="5114">
                  <c:v>Jestha 7, 2075</c:v>
                </c:pt>
                <c:pt idx="5115">
                  <c:v>Jestha 8, 2075</c:v>
                </c:pt>
                <c:pt idx="5116">
                  <c:v>Jestha 9, 2075</c:v>
                </c:pt>
                <c:pt idx="5117">
                  <c:v>Jestha 10, 2075</c:v>
                </c:pt>
                <c:pt idx="5118">
                  <c:v>Jestha 11, 2075</c:v>
                </c:pt>
                <c:pt idx="5119">
                  <c:v>Jestha 12, 2075</c:v>
                </c:pt>
                <c:pt idx="5120">
                  <c:v>Jestha 13, 2075</c:v>
                </c:pt>
                <c:pt idx="5121">
                  <c:v>Jestha 14, 2075</c:v>
                </c:pt>
                <c:pt idx="5122">
                  <c:v>Jestha 15, 2075</c:v>
                </c:pt>
                <c:pt idx="5123">
                  <c:v>Jestha 16, 2075</c:v>
                </c:pt>
                <c:pt idx="5124">
                  <c:v>Jestha 17, 2075</c:v>
                </c:pt>
                <c:pt idx="5125">
                  <c:v>Jestha 18, 2075</c:v>
                </c:pt>
                <c:pt idx="5126">
                  <c:v>Jestha 19, 2075</c:v>
                </c:pt>
                <c:pt idx="5127">
                  <c:v>Jestha 20, 2075</c:v>
                </c:pt>
                <c:pt idx="5128">
                  <c:v>Jestha 21, 2075</c:v>
                </c:pt>
                <c:pt idx="5129">
                  <c:v>Jestha 22, 2075</c:v>
                </c:pt>
                <c:pt idx="5130">
                  <c:v>Jestha 23, 2075</c:v>
                </c:pt>
                <c:pt idx="5131">
                  <c:v>Jestha 24, 2075</c:v>
                </c:pt>
                <c:pt idx="5132">
                  <c:v>Jestha 25, 2075</c:v>
                </c:pt>
                <c:pt idx="5133">
                  <c:v>Jestha 26, 2075</c:v>
                </c:pt>
                <c:pt idx="5134">
                  <c:v>Jestha 27, 2075</c:v>
                </c:pt>
                <c:pt idx="5135">
                  <c:v>Jestha 28, 2075</c:v>
                </c:pt>
                <c:pt idx="5136">
                  <c:v>Jestha 29, 2075</c:v>
                </c:pt>
                <c:pt idx="5137">
                  <c:v>Jestha 30, 2075</c:v>
                </c:pt>
                <c:pt idx="5138">
                  <c:v>Jestha 31, 2075</c:v>
                </c:pt>
                <c:pt idx="5139">
                  <c:v>Jestha 32, 2075</c:v>
                </c:pt>
                <c:pt idx="5140">
                  <c:v>Ashadh 1, 2075</c:v>
                </c:pt>
                <c:pt idx="5141">
                  <c:v>Ashadh 2, 2075</c:v>
                </c:pt>
                <c:pt idx="5142">
                  <c:v>Ashadh 3, 2075</c:v>
                </c:pt>
                <c:pt idx="5143">
                  <c:v>Ashadh 4, 2075</c:v>
                </c:pt>
                <c:pt idx="5144">
                  <c:v>Ashadh 5, 2075</c:v>
                </c:pt>
                <c:pt idx="5145">
                  <c:v>Ashadh 6, 2075</c:v>
                </c:pt>
                <c:pt idx="5146">
                  <c:v>Ashadh 7, 2075</c:v>
                </c:pt>
                <c:pt idx="5147">
                  <c:v>Ashadh 8, 2075</c:v>
                </c:pt>
                <c:pt idx="5148">
                  <c:v>Ashadh 9, 2075</c:v>
                </c:pt>
                <c:pt idx="5149">
                  <c:v>Ashadh 10, 2075</c:v>
                </c:pt>
                <c:pt idx="5150">
                  <c:v>Ashadh 11, 2075</c:v>
                </c:pt>
                <c:pt idx="5151">
                  <c:v>Ashadh 12, 2075</c:v>
                </c:pt>
                <c:pt idx="5152">
                  <c:v>Ashadh 13, 2075</c:v>
                </c:pt>
                <c:pt idx="5153">
                  <c:v>Ashadh 14, 2075</c:v>
                </c:pt>
                <c:pt idx="5154">
                  <c:v>Ashadh 15, 2075</c:v>
                </c:pt>
                <c:pt idx="5155">
                  <c:v>Ashadh 16, 2075</c:v>
                </c:pt>
                <c:pt idx="5156">
                  <c:v>Ashadh 17, 2075</c:v>
                </c:pt>
                <c:pt idx="5157">
                  <c:v>Ashadh 18, 2075</c:v>
                </c:pt>
                <c:pt idx="5158">
                  <c:v>Ashadh 19, 2075</c:v>
                </c:pt>
                <c:pt idx="5159">
                  <c:v>Ashadh 20, 2075</c:v>
                </c:pt>
                <c:pt idx="5160">
                  <c:v>Ashadh 21, 2075</c:v>
                </c:pt>
                <c:pt idx="5161">
                  <c:v>Ashadh 22, 2075</c:v>
                </c:pt>
                <c:pt idx="5162">
                  <c:v>Ashadh 23, 2075</c:v>
                </c:pt>
                <c:pt idx="5163">
                  <c:v>Ashadh 24, 2075</c:v>
                </c:pt>
                <c:pt idx="5164">
                  <c:v>Ashadh 25, 2075</c:v>
                </c:pt>
                <c:pt idx="5165">
                  <c:v>Ashadh 26, 2075</c:v>
                </c:pt>
                <c:pt idx="5166">
                  <c:v>Ashadh 27, 2075</c:v>
                </c:pt>
                <c:pt idx="5167">
                  <c:v>Ashadh 28, 2075</c:v>
                </c:pt>
                <c:pt idx="5168">
                  <c:v>Ashadh 29, 2075</c:v>
                </c:pt>
                <c:pt idx="5169">
                  <c:v>Ashadh 30, 2075</c:v>
                </c:pt>
                <c:pt idx="5170">
                  <c:v>Ashadh 31, 2075</c:v>
                </c:pt>
                <c:pt idx="5171">
                  <c:v>Ashadh 32, 2075</c:v>
                </c:pt>
                <c:pt idx="5172">
                  <c:v>Shrawan 1, 2075</c:v>
                </c:pt>
                <c:pt idx="5173">
                  <c:v>Shrawan 2, 2075</c:v>
                </c:pt>
                <c:pt idx="5174">
                  <c:v>Shrawan 3, 2075</c:v>
                </c:pt>
                <c:pt idx="5175">
                  <c:v>Shrawan 4, 2075</c:v>
                </c:pt>
                <c:pt idx="5176">
                  <c:v>Shrawan 5, 2075</c:v>
                </c:pt>
                <c:pt idx="5177">
                  <c:v>Shrawan 6, 2075</c:v>
                </c:pt>
                <c:pt idx="5178">
                  <c:v>Shrawan 7, 2075</c:v>
                </c:pt>
                <c:pt idx="5179">
                  <c:v>Shrawan 8, 2075</c:v>
                </c:pt>
                <c:pt idx="5180">
                  <c:v>Shrawan 9, 2075</c:v>
                </c:pt>
                <c:pt idx="5181">
                  <c:v>Shrawan 10, 2075</c:v>
                </c:pt>
                <c:pt idx="5182">
                  <c:v>Shrawan 11, 2075</c:v>
                </c:pt>
                <c:pt idx="5183">
                  <c:v>Shrawan 12, 2075</c:v>
                </c:pt>
                <c:pt idx="5184">
                  <c:v>Shrawan 13, 2075</c:v>
                </c:pt>
                <c:pt idx="5185">
                  <c:v>Shrawan 14, 2075</c:v>
                </c:pt>
                <c:pt idx="5186">
                  <c:v>Shrawan 15, 2075</c:v>
                </c:pt>
                <c:pt idx="5187">
                  <c:v>Shrawan 16, 2075</c:v>
                </c:pt>
                <c:pt idx="5188">
                  <c:v>Shrawan 17, 2075</c:v>
                </c:pt>
                <c:pt idx="5189">
                  <c:v>Shrawan 18, 2075</c:v>
                </c:pt>
                <c:pt idx="5190">
                  <c:v>Shrawan 19, 2075</c:v>
                </c:pt>
                <c:pt idx="5191">
                  <c:v>Shrawan 20, 2075</c:v>
                </c:pt>
                <c:pt idx="5192">
                  <c:v>Shrawan 21, 2075</c:v>
                </c:pt>
                <c:pt idx="5193">
                  <c:v>Shrawan 22, 2075</c:v>
                </c:pt>
                <c:pt idx="5194">
                  <c:v>Shrawan 23, 2075</c:v>
                </c:pt>
                <c:pt idx="5195">
                  <c:v>Shrawan 24, 2075</c:v>
                </c:pt>
                <c:pt idx="5196">
                  <c:v>Shrawan 25, 2075</c:v>
                </c:pt>
                <c:pt idx="5197">
                  <c:v>Shrawan 26, 2075</c:v>
                </c:pt>
                <c:pt idx="5198">
                  <c:v>Shrawan 27, 2075</c:v>
                </c:pt>
                <c:pt idx="5199">
                  <c:v>Shrawan 28, 2075</c:v>
                </c:pt>
                <c:pt idx="5200">
                  <c:v>Shrawan 29, 2075</c:v>
                </c:pt>
                <c:pt idx="5201">
                  <c:v>Shrawan 30, 2075</c:v>
                </c:pt>
                <c:pt idx="5202">
                  <c:v>Shrawan 31, 2075</c:v>
                </c:pt>
                <c:pt idx="5203">
                  <c:v>Shrawan 32, 2075</c:v>
                </c:pt>
                <c:pt idx="5204">
                  <c:v>Bhadra 1, 2075</c:v>
                </c:pt>
                <c:pt idx="5205">
                  <c:v>Bhadra 2, 2075</c:v>
                </c:pt>
                <c:pt idx="5206">
                  <c:v>Bhadra 3, 2075</c:v>
                </c:pt>
                <c:pt idx="5207">
                  <c:v>Bhadra 4, 2075</c:v>
                </c:pt>
                <c:pt idx="5208">
                  <c:v>Bhadra 5, 2075</c:v>
                </c:pt>
                <c:pt idx="5209">
                  <c:v>Bhadra 6, 2075</c:v>
                </c:pt>
                <c:pt idx="5210">
                  <c:v>Bhadra 7, 2075</c:v>
                </c:pt>
                <c:pt idx="5211">
                  <c:v>Bhadra 8, 2075</c:v>
                </c:pt>
                <c:pt idx="5212">
                  <c:v>Bhadra 9, 2075</c:v>
                </c:pt>
                <c:pt idx="5213">
                  <c:v>Bhadra 10, 2075</c:v>
                </c:pt>
                <c:pt idx="5214">
                  <c:v>Bhadra 11, 2075</c:v>
                </c:pt>
                <c:pt idx="5215">
                  <c:v>Bhadra 12, 2075</c:v>
                </c:pt>
                <c:pt idx="5216">
                  <c:v>Bhadra 13, 2075</c:v>
                </c:pt>
                <c:pt idx="5217">
                  <c:v>Bhadra 14, 2075</c:v>
                </c:pt>
                <c:pt idx="5218">
                  <c:v>Bhadra 15, 2075</c:v>
                </c:pt>
                <c:pt idx="5219">
                  <c:v>Bhadra 16, 2075</c:v>
                </c:pt>
                <c:pt idx="5220">
                  <c:v>Bhadra 17, 2075</c:v>
                </c:pt>
                <c:pt idx="5221">
                  <c:v>Bhadra 18, 2075</c:v>
                </c:pt>
                <c:pt idx="5222">
                  <c:v>Bhadra 19, 2075</c:v>
                </c:pt>
                <c:pt idx="5223">
                  <c:v>Bhadra 20, 2075</c:v>
                </c:pt>
                <c:pt idx="5224">
                  <c:v>Bhadra 21, 2075</c:v>
                </c:pt>
                <c:pt idx="5225">
                  <c:v>Bhadra 22, 2075</c:v>
                </c:pt>
                <c:pt idx="5226">
                  <c:v>Bhadra 23, 2075</c:v>
                </c:pt>
                <c:pt idx="5227">
                  <c:v>Bhadra 24, 2075</c:v>
                </c:pt>
                <c:pt idx="5228">
                  <c:v>Bhadra 25, 2075</c:v>
                </c:pt>
                <c:pt idx="5229">
                  <c:v>Bhadra 26, 2075</c:v>
                </c:pt>
                <c:pt idx="5230">
                  <c:v>Bhadra 27, 2075</c:v>
                </c:pt>
                <c:pt idx="5231">
                  <c:v>Bhadra 28, 2075</c:v>
                </c:pt>
                <c:pt idx="5232">
                  <c:v>Bhadra 29, 2075</c:v>
                </c:pt>
                <c:pt idx="5233">
                  <c:v>Bhadra 30, 2075</c:v>
                </c:pt>
                <c:pt idx="5234">
                  <c:v>Bhadra 31, 2075</c:v>
                </c:pt>
                <c:pt idx="5235">
                  <c:v>Bhadra 32, 2075</c:v>
                </c:pt>
                <c:pt idx="5236">
                  <c:v>Ashwin 1, 2075</c:v>
                </c:pt>
                <c:pt idx="5237">
                  <c:v>Ashwin 2, 2075</c:v>
                </c:pt>
                <c:pt idx="5238">
                  <c:v>Ashwin 3, 2075</c:v>
                </c:pt>
                <c:pt idx="5239">
                  <c:v>Ashwin 4, 2075</c:v>
                </c:pt>
                <c:pt idx="5240">
                  <c:v>Ashwin 5, 2075</c:v>
                </c:pt>
                <c:pt idx="5241">
                  <c:v>Ashwin 6, 2075</c:v>
                </c:pt>
                <c:pt idx="5242">
                  <c:v>Ashwin 7, 2075</c:v>
                </c:pt>
                <c:pt idx="5243">
                  <c:v>Ashwin 8, 2075</c:v>
                </c:pt>
                <c:pt idx="5244">
                  <c:v>Ashwin 9, 2075</c:v>
                </c:pt>
                <c:pt idx="5245">
                  <c:v>Ashwin 10, 2075</c:v>
                </c:pt>
                <c:pt idx="5246">
                  <c:v>Ashwin 11, 2075</c:v>
                </c:pt>
                <c:pt idx="5247">
                  <c:v>Ashwin 12, 2075</c:v>
                </c:pt>
                <c:pt idx="5248">
                  <c:v>Ashwin 13, 2075</c:v>
                </c:pt>
                <c:pt idx="5249">
                  <c:v>Ashwin 14, 2075</c:v>
                </c:pt>
                <c:pt idx="5250">
                  <c:v>Ashwin 15, 2075</c:v>
                </c:pt>
                <c:pt idx="5251">
                  <c:v>Ashwin 16, 2075</c:v>
                </c:pt>
                <c:pt idx="5252">
                  <c:v>Ashwin 17, 2075</c:v>
                </c:pt>
                <c:pt idx="5253">
                  <c:v>Ashwin 18, 2075</c:v>
                </c:pt>
                <c:pt idx="5254">
                  <c:v>Ashwin 19, 2075</c:v>
                </c:pt>
                <c:pt idx="5255">
                  <c:v>Ashwin 20, 2075</c:v>
                </c:pt>
                <c:pt idx="5256">
                  <c:v>Ashwin 21, 2075</c:v>
                </c:pt>
                <c:pt idx="5257">
                  <c:v>Ashwin 22, 2075</c:v>
                </c:pt>
                <c:pt idx="5258">
                  <c:v>Ashwin 23, 2075</c:v>
                </c:pt>
                <c:pt idx="5259">
                  <c:v>Ashwin 24, 2075</c:v>
                </c:pt>
                <c:pt idx="5260">
                  <c:v>Ashwin 25, 2075</c:v>
                </c:pt>
                <c:pt idx="5261">
                  <c:v>Ashwin 26, 2075</c:v>
                </c:pt>
                <c:pt idx="5262">
                  <c:v>Ashwin 27, 2075</c:v>
                </c:pt>
                <c:pt idx="5263">
                  <c:v>Ashwin 28, 2075</c:v>
                </c:pt>
                <c:pt idx="5264">
                  <c:v>Ashwin 29, 2075</c:v>
                </c:pt>
                <c:pt idx="5265">
                  <c:v>Ashwin 30, 2075</c:v>
                </c:pt>
                <c:pt idx="5266">
                  <c:v>Ashwin 31, 2075</c:v>
                </c:pt>
                <c:pt idx="5267">
                  <c:v>Ashwin 32, 2075</c:v>
                </c:pt>
                <c:pt idx="5268">
                  <c:v>Kartik 1, 2075</c:v>
                </c:pt>
                <c:pt idx="5269">
                  <c:v>Kartik 2, 2075</c:v>
                </c:pt>
                <c:pt idx="5270">
                  <c:v>Kartik 3, 2075</c:v>
                </c:pt>
                <c:pt idx="5271">
                  <c:v>Kartik 4, 2075</c:v>
                </c:pt>
                <c:pt idx="5272">
                  <c:v>Kartik 5, 2075</c:v>
                </c:pt>
                <c:pt idx="5273">
                  <c:v>Kartik 6, 2075</c:v>
                </c:pt>
                <c:pt idx="5274">
                  <c:v>Kartik 7, 2075</c:v>
                </c:pt>
                <c:pt idx="5275">
                  <c:v>Kartik 8, 2075</c:v>
                </c:pt>
                <c:pt idx="5276">
                  <c:v>Kartik 9, 2075</c:v>
                </c:pt>
                <c:pt idx="5277">
                  <c:v>Kartik 10, 2075</c:v>
                </c:pt>
                <c:pt idx="5278">
                  <c:v>Kartik 11, 2075</c:v>
                </c:pt>
                <c:pt idx="5279">
                  <c:v>Kartik 12, 2075</c:v>
                </c:pt>
                <c:pt idx="5280">
                  <c:v>Kartik 13, 2075</c:v>
                </c:pt>
                <c:pt idx="5281">
                  <c:v>Kartik 14, 2075</c:v>
                </c:pt>
                <c:pt idx="5282">
                  <c:v>Kartik 15, 2075</c:v>
                </c:pt>
                <c:pt idx="5283">
                  <c:v>Kartik 16, 2075</c:v>
                </c:pt>
                <c:pt idx="5284">
                  <c:v>Kartik 17, 2075</c:v>
                </c:pt>
                <c:pt idx="5285">
                  <c:v>Kartik 18, 2075</c:v>
                </c:pt>
                <c:pt idx="5286">
                  <c:v>Kartik 19, 2075</c:v>
                </c:pt>
                <c:pt idx="5287">
                  <c:v>Kartik 20, 2075</c:v>
                </c:pt>
                <c:pt idx="5288">
                  <c:v>Kartik 21, 2075</c:v>
                </c:pt>
                <c:pt idx="5289">
                  <c:v>Kartik 22, 2075</c:v>
                </c:pt>
                <c:pt idx="5290">
                  <c:v>Kartik 23, 2075</c:v>
                </c:pt>
                <c:pt idx="5291">
                  <c:v>Kartik 24, 2075</c:v>
                </c:pt>
                <c:pt idx="5292">
                  <c:v>Kartik 25, 2075</c:v>
                </c:pt>
                <c:pt idx="5293">
                  <c:v>Kartik 26, 2075</c:v>
                </c:pt>
                <c:pt idx="5294">
                  <c:v>Kartik 27, 2075</c:v>
                </c:pt>
                <c:pt idx="5295">
                  <c:v>Kartik 28, 2075</c:v>
                </c:pt>
                <c:pt idx="5296">
                  <c:v>Kartik 29, 2075</c:v>
                </c:pt>
                <c:pt idx="5297">
                  <c:v>Kartik 30, 2075</c:v>
                </c:pt>
                <c:pt idx="5298">
                  <c:v>Kartik 31, 2075</c:v>
                </c:pt>
                <c:pt idx="5299">
                  <c:v>Kartik 32, 2075</c:v>
                </c:pt>
                <c:pt idx="5300">
                  <c:v>Mangsir 1, 2075</c:v>
                </c:pt>
                <c:pt idx="5301">
                  <c:v>Mangsir 2, 2075</c:v>
                </c:pt>
                <c:pt idx="5302">
                  <c:v>Mangsir 3, 2075</c:v>
                </c:pt>
                <c:pt idx="5303">
                  <c:v>Mangsir 4, 2075</c:v>
                </c:pt>
                <c:pt idx="5304">
                  <c:v>Mangsir 5, 2075</c:v>
                </c:pt>
                <c:pt idx="5305">
                  <c:v>Mangsir 6, 2075</c:v>
                </c:pt>
                <c:pt idx="5306">
                  <c:v>Mangsir 7, 2075</c:v>
                </c:pt>
                <c:pt idx="5307">
                  <c:v>Mangsir 8, 2075</c:v>
                </c:pt>
                <c:pt idx="5308">
                  <c:v>Mangsir 9, 2075</c:v>
                </c:pt>
                <c:pt idx="5309">
                  <c:v>Mangsir 10, 2075</c:v>
                </c:pt>
                <c:pt idx="5310">
                  <c:v>Mangsir 11, 2075</c:v>
                </c:pt>
                <c:pt idx="5311">
                  <c:v>Mangsir 13, 2075</c:v>
                </c:pt>
                <c:pt idx="5312">
                  <c:v>Mangsir 14, 2075</c:v>
                </c:pt>
                <c:pt idx="5313">
                  <c:v>Mangsir 15, 2075</c:v>
                </c:pt>
                <c:pt idx="5314">
                  <c:v>Mangsir 16, 2075</c:v>
                </c:pt>
                <c:pt idx="5315">
                  <c:v>Mangsir 17, 2075</c:v>
                </c:pt>
                <c:pt idx="5316">
                  <c:v>Mangsir 18, 2075</c:v>
                </c:pt>
                <c:pt idx="5317">
                  <c:v>Mangsir 19, 2075</c:v>
                </c:pt>
                <c:pt idx="5318">
                  <c:v>Mangsir 20, 2075</c:v>
                </c:pt>
                <c:pt idx="5319">
                  <c:v>Mangsir 21, 2075</c:v>
                </c:pt>
                <c:pt idx="5320">
                  <c:v>Mangsir 22, 2075</c:v>
                </c:pt>
                <c:pt idx="5321">
                  <c:v>Mangsir 23, 2075</c:v>
                </c:pt>
                <c:pt idx="5322">
                  <c:v>Mangsir 24, 2075</c:v>
                </c:pt>
                <c:pt idx="5323">
                  <c:v>Mangsir 25, 2075</c:v>
                </c:pt>
                <c:pt idx="5324">
                  <c:v>Mangsir 26, 2075</c:v>
                </c:pt>
                <c:pt idx="5325">
                  <c:v>Mangsir 27, 2075</c:v>
                </c:pt>
                <c:pt idx="5326">
                  <c:v>Mangsir 28, 2075</c:v>
                </c:pt>
                <c:pt idx="5327">
                  <c:v>Mangsir 29, 2075</c:v>
                </c:pt>
                <c:pt idx="5328">
                  <c:v>Mangsir 30, 2075</c:v>
                </c:pt>
                <c:pt idx="5329">
                  <c:v>Mangsir 31, 2075</c:v>
                </c:pt>
                <c:pt idx="5330">
                  <c:v>Mangsir 32, 2075</c:v>
                </c:pt>
                <c:pt idx="5331">
                  <c:v>Poush 1, 2075</c:v>
                </c:pt>
                <c:pt idx="5332">
                  <c:v>Poush 2, 2075</c:v>
                </c:pt>
                <c:pt idx="5333">
                  <c:v>Poush 3, 2075</c:v>
                </c:pt>
                <c:pt idx="5334">
                  <c:v>Poush 4, 2075</c:v>
                </c:pt>
                <c:pt idx="5335">
                  <c:v>Poush 5, 2075</c:v>
                </c:pt>
                <c:pt idx="5336">
                  <c:v>Poush 6, 2075</c:v>
                </c:pt>
                <c:pt idx="5337">
                  <c:v>Poush 7, 2075</c:v>
                </c:pt>
                <c:pt idx="5338">
                  <c:v>Poush 8, 2075</c:v>
                </c:pt>
                <c:pt idx="5339">
                  <c:v>Poush 9, 2075</c:v>
                </c:pt>
                <c:pt idx="5340">
                  <c:v>Poush 10, 2075</c:v>
                </c:pt>
                <c:pt idx="5341">
                  <c:v>Poush 13, 2075</c:v>
                </c:pt>
                <c:pt idx="5342">
                  <c:v>Poush 14, 2075</c:v>
                </c:pt>
                <c:pt idx="5343">
                  <c:v>Poush 15, 2075</c:v>
                </c:pt>
                <c:pt idx="5344">
                  <c:v>Poush 16, 2075</c:v>
                </c:pt>
                <c:pt idx="5345">
                  <c:v>Poush 17, 2075</c:v>
                </c:pt>
                <c:pt idx="5346">
                  <c:v>Poush 18, 2075</c:v>
                </c:pt>
                <c:pt idx="5347">
                  <c:v>Poush 19, 2075</c:v>
                </c:pt>
                <c:pt idx="5348">
                  <c:v>Poush 20, 2075</c:v>
                </c:pt>
                <c:pt idx="5349">
                  <c:v>Poush 21, 2075</c:v>
                </c:pt>
                <c:pt idx="5350">
                  <c:v>Poush 22, 2075</c:v>
                </c:pt>
                <c:pt idx="5351">
                  <c:v>Poush 23, 2075</c:v>
                </c:pt>
                <c:pt idx="5352">
                  <c:v>Poush 24, 2075</c:v>
                </c:pt>
                <c:pt idx="5353">
                  <c:v>Poush 25, 2075</c:v>
                </c:pt>
                <c:pt idx="5354">
                  <c:v>Poush 26, 2075</c:v>
                </c:pt>
                <c:pt idx="5355">
                  <c:v>Poush 27, 2075</c:v>
                </c:pt>
                <c:pt idx="5356">
                  <c:v>Poush 28, 2075</c:v>
                </c:pt>
                <c:pt idx="5357">
                  <c:v>Poush 29, 2075</c:v>
                </c:pt>
                <c:pt idx="5358">
                  <c:v>Poush 30, 2075</c:v>
                </c:pt>
                <c:pt idx="5359">
                  <c:v>Poush 31, 2075</c:v>
                </c:pt>
                <c:pt idx="5360">
                  <c:v>Poush 32, 2075</c:v>
                </c:pt>
                <c:pt idx="5361">
                  <c:v>Magh 1, 2075</c:v>
                </c:pt>
                <c:pt idx="5362">
                  <c:v>Magh 2, 2075</c:v>
                </c:pt>
                <c:pt idx="5363">
                  <c:v>Magh 3, 2075</c:v>
                </c:pt>
                <c:pt idx="5364">
                  <c:v>Magh 4, 2075</c:v>
                </c:pt>
                <c:pt idx="5365">
                  <c:v>Magh 5, 2075</c:v>
                </c:pt>
                <c:pt idx="5366">
                  <c:v>Magh 6, 2075</c:v>
                </c:pt>
                <c:pt idx="5367">
                  <c:v>Magh 7, 2075</c:v>
                </c:pt>
                <c:pt idx="5368">
                  <c:v>Magh 8, 2075</c:v>
                </c:pt>
                <c:pt idx="5369">
                  <c:v>Magh 9, 2075</c:v>
                </c:pt>
                <c:pt idx="5370">
                  <c:v>Magh 10, 2075</c:v>
                </c:pt>
                <c:pt idx="5371">
                  <c:v>Magh 11, 2075</c:v>
                </c:pt>
                <c:pt idx="5372">
                  <c:v>Falgun 13, 2075</c:v>
                </c:pt>
                <c:pt idx="5373">
                  <c:v>Falgun 14, 2075</c:v>
                </c:pt>
                <c:pt idx="5374">
                  <c:v>Falgun 15, 2075</c:v>
                </c:pt>
                <c:pt idx="5375">
                  <c:v>Falgun 16, 2075</c:v>
                </c:pt>
                <c:pt idx="5376">
                  <c:v>Falgun 17, 2075</c:v>
                </c:pt>
                <c:pt idx="5377">
                  <c:v>Falgun 18, 2075</c:v>
                </c:pt>
                <c:pt idx="5378">
                  <c:v>Falgun 19, 2075</c:v>
                </c:pt>
                <c:pt idx="5379">
                  <c:v>Falgun 20, 2075</c:v>
                </c:pt>
                <c:pt idx="5380">
                  <c:v>Falgun 21, 2075</c:v>
                </c:pt>
                <c:pt idx="5381">
                  <c:v>Falgun 22, 2075</c:v>
                </c:pt>
                <c:pt idx="5382">
                  <c:v>Falgun 23, 2075</c:v>
                </c:pt>
                <c:pt idx="5383">
                  <c:v>Falgun 24, 2075</c:v>
                </c:pt>
                <c:pt idx="5384">
                  <c:v>Falgun 25, 2075</c:v>
                </c:pt>
                <c:pt idx="5385">
                  <c:v>Falgun 26, 2075</c:v>
                </c:pt>
                <c:pt idx="5386">
                  <c:v>Falgun 27, 2075</c:v>
                </c:pt>
                <c:pt idx="5387">
                  <c:v>Falgun 28, 2075</c:v>
                </c:pt>
                <c:pt idx="5388">
                  <c:v>Falgun 29, 2075</c:v>
                </c:pt>
                <c:pt idx="5389">
                  <c:v>Falgun 30, 2075</c:v>
                </c:pt>
                <c:pt idx="5390">
                  <c:v>Falgun 31, 2075</c:v>
                </c:pt>
                <c:pt idx="5391">
                  <c:v>Falgun 32, 2075</c:v>
                </c:pt>
                <c:pt idx="5392">
                  <c:v>Chaitra 1, 2075</c:v>
                </c:pt>
                <c:pt idx="5393">
                  <c:v>Chaitra 2, 2075</c:v>
                </c:pt>
                <c:pt idx="5394">
                  <c:v>Chaitra 3, 2075</c:v>
                </c:pt>
                <c:pt idx="5395">
                  <c:v>Chaitra 4, 2075</c:v>
                </c:pt>
                <c:pt idx="5396">
                  <c:v>Chaitra 5, 2075</c:v>
                </c:pt>
                <c:pt idx="5397">
                  <c:v>Chaitra 6, 2075</c:v>
                </c:pt>
                <c:pt idx="5398">
                  <c:v>Chaitra 7, 2075</c:v>
                </c:pt>
                <c:pt idx="5399">
                  <c:v>Chaitra 8, 2075</c:v>
                </c:pt>
                <c:pt idx="5400">
                  <c:v>Chaitra 9, 2075</c:v>
                </c:pt>
                <c:pt idx="5401">
                  <c:v>Chaitra 10, 2075</c:v>
                </c:pt>
                <c:pt idx="5402">
                  <c:v>Chaitra 11, 2075</c:v>
                </c:pt>
                <c:pt idx="5403">
                  <c:v>Chaitra 13, 2075</c:v>
                </c:pt>
                <c:pt idx="5404">
                  <c:v>Chaitra 14, 2075</c:v>
                </c:pt>
                <c:pt idx="5405">
                  <c:v>Chaitra 15, 2075</c:v>
                </c:pt>
                <c:pt idx="5406">
                  <c:v>Chaitra 16, 2075</c:v>
                </c:pt>
                <c:pt idx="5407">
                  <c:v>Chaitra 17, 2075</c:v>
                </c:pt>
                <c:pt idx="5408">
                  <c:v>Chaitra 18, 2075</c:v>
                </c:pt>
                <c:pt idx="5409">
                  <c:v>Chaitra 19, 2075</c:v>
                </c:pt>
                <c:pt idx="5410">
                  <c:v>Chaitra 20, 2075</c:v>
                </c:pt>
                <c:pt idx="5411">
                  <c:v>Chaitra 21, 2075</c:v>
                </c:pt>
                <c:pt idx="5412">
                  <c:v>Chaitra 22, 2075</c:v>
                </c:pt>
                <c:pt idx="5413">
                  <c:v>Chaitra 23, 2075</c:v>
                </c:pt>
                <c:pt idx="5414">
                  <c:v>Chaitra 24, 2075</c:v>
                </c:pt>
                <c:pt idx="5415">
                  <c:v>Chaitra 25, 2075</c:v>
                </c:pt>
                <c:pt idx="5416">
                  <c:v>Chaitra 26, 2075</c:v>
                </c:pt>
                <c:pt idx="5417">
                  <c:v>Chaitra 27, 2075</c:v>
                </c:pt>
                <c:pt idx="5418">
                  <c:v>Chaitra 28, 2075</c:v>
                </c:pt>
                <c:pt idx="5419">
                  <c:v>Chaitra 29, 2075</c:v>
                </c:pt>
                <c:pt idx="5420">
                  <c:v>Chaitra 30, 2075</c:v>
                </c:pt>
                <c:pt idx="5421">
                  <c:v>Chaitra 31, 2075</c:v>
                </c:pt>
                <c:pt idx="5422">
                  <c:v>Chaitra 32, 2075</c:v>
                </c:pt>
                <c:pt idx="5423">
                  <c:v>Baishakh 1, 2076</c:v>
                </c:pt>
                <c:pt idx="5424">
                  <c:v>Baishakh 2, 2076</c:v>
                </c:pt>
                <c:pt idx="5425">
                  <c:v>Baishakh 3, 2076</c:v>
                </c:pt>
                <c:pt idx="5426">
                  <c:v>Baishakh 4, 2076</c:v>
                </c:pt>
                <c:pt idx="5427">
                  <c:v>Baishakh 5, 2076</c:v>
                </c:pt>
                <c:pt idx="5428">
                  <c:v>Baishakh 6, 2076</c:v>
                </c:pt>
                <c:pt idx="5429">
                  <c:v>Baishakh 7, 2076</c:v>
                </c:pt>
                <c:pt idx="5430">
                  <c:v>Baishakh 8, 2076</c:v>
                </c:pt>
                <c:pt idx="5431">
                  <c:v>Baishakh 9, 2076</c:v>
                </c:pt>
                <c:pt idx="5432">
                  <c:v>Baishakh 10, 2076</c:v>
                </c:pt>
                <c:pt idx="5433">
                  <c:v>Baishakh 11, 2076</c:v>
                </c:pt>
                <c:pt idx="5434">
                  <c:v>Baishakh 13, 2076</c:v>
                </c:pt>
                <c:pt idx="5435">
                  <c:v>Baishakh 14, 2076</c:v>
                </c:pt>
                <c:pt idx="5436">
                  <c:v>Baishakh 15, 2076</c:v>
                </c:pt>
                <c:pt idx="5437">
                  <c:v>Baishakh 16, 2076</c:v>
                </c:pt>
                <c:pt idx="5438">
                  <c:v>Baishakh 17, 2076</c:v>
                </c:pt>
                <c:pt idx="5439">
                  <c:v>Baishakh 18, 2076</c:v>
                </c:pt>
                <c:pt idx="5440">
                  <c:v>Baishakh 19, 2076</c:v>
                </c:pt>
                <c:pt idx="5441">
                  <c:v>Baishakh 20, 2076</c:v>
                </c:pt>
                <c:pt idx="5442">
                  <c:v>Baishakh 21, 2076</c:v>
                </c:pt>
                <c:pt idx="5443">
                  <c:v>Baishakh 22, 2076</c:v>
                </c:pt>
                <c:pt idx="5444">
                  <c:v>Baishakh 23, 2076</c:v>
                </c:pt>
                <c:pt idx="5445">
                  <c:v>Baishakh 24, 2076</c:v>
                </c:pt>
                <c:pt idx="5446">
                  <c:v>Baishakh 25, 2076</c:v>
                </c:pt>
                <c:pt idx="5447">
                  <c:v>Baishakh 26, 2076</c:v>
                </c:pt>
                <c:pt idx="5448">
                  <c:v>Baishakh 27, 2076</c:v>
                </c:pt>
                <c:pt idx="5449">
                  <c:v>Baishakh 28, 2076</c:v>
                </c:pt>
                <c:pt idx="5450">
                  <c:v>Baishakh 29, 2076</c:v>
                </c:pt>
                <c:pt idx="5451">
                  <c:v>Baishakh 30, 2076</c:v>
                </c:pt>
                <c:pt idx="5452">
                  <c:v>Baishakh 31, 2076</c:v>
                </c:pt>
                <c:pt idx="5453">
                  <c:v>Baishakh 32, 2076</c:v>
                </c:pt>
                <c:pt idx="5454">
                  <c:v>Jestha 1, 2076</c:v>
                </c:pt>
                <c:pt idx="5455">
                  <c:v>Jestha 2, 2076</c:v>
                </c:pt>
                <c:pt idx="5456">
                  <c:v>Jestha 3, 2076</c:v>
                </c:pt>
                <c:pt idx="5457">
                  <c:v>Jestha 4, 2076</c:v>
                </c:pt>
                <c:pt idx="5458">
                  <c:v>Jestha 5, 2076</c:v>
                </c:pt>
                <c:pt idx="5459">
                  <c:v>Jestha 6, 2076</c:v>
                </c:pt>
                <c:pt idx="5460">
                  <c:v>Jestha 7, 2076</c:v>
                </c:pt>
                <c:pt idx="5461">
                  <c:v>Jestha 8, 2076</c:v>
                </c:pt>
                <c:pt idx="5462">
                  <c:v>Jestha 9, 2076</c:v>
                </c:pt>
                <c:pt idx="5463">
                  <c:v>Jestha 10, 2076</c:v>
                </c:pt>
                <c:pt idx="5464">
                  <c:v>Jestha 11, 2076</c:v>
                </c:pt>
                <c:pt idx="5465">
                  <c:v>Jestha 12, 2076</c:v>
                </c:pt>
                <c:pt idx="5466">
                  <c:v>Jestha 13, 2076</c:v>
                </c:pt>
                <c:pt idx="5467">
                  <c:v>Jestha 14, 2076</c:v>
                </c:pt>
                <c:pt idx="5468">
                  <c:v>Jestha 15, 2076</c:v>
                </c:pt>
                <c:pt idx="5469">
                  <c:v>Jestha 16, 2076</c:v>
                </c:pt>
                <c:pt idx="5470">
                  <c:v>Jestha 17, 2076</c:v>
                </c:pt>
                <c:pt idx="5471">
                  <c:v>Jestha 18, 2076</c:v>
                </c:pt>
                <c:pt idx="5472">
                  <c:v>Jestha 19, 2076</c:v>
                </c:pt>
                <c:pt idx="5473">
                  <c:v>Jestha 20, 2076</c:v>
                </c:pt>
                <c:pt idx="5474">
                  <c:v>Jestha 21, 2076</c:v>
                </c:pt>
                <c:pt idx="5475">
                  <c:v>Jestha 22, 2076</c:v>
                </c:pt>
                <c:pt idx="5476">
                  <c:v>Jestha 23, 2076</c:v>
                </c:pt>
                <c:pt idx="5477">
                  <c:v>Jestha 24, 2076</c:v>
                </c:pt>
                <c:pt idx="5478">
                  <c:v>Jestha 25, 2076</c:v>
                </c:pt>
                <c:pt idx="5479">
                  <c:v>Jestha 26, 2076</c:v>
                </c:pt>
                <c:pt idx="5480">
                  <c:v>Jestha 27, 2076</c:v>
                </c:pt>
                <c:pt idx="5481">
                  <c:v>Jestha 28, 2076</c:v>
                </c:pt>
                <c:pt idx="5482">
                  <c:v>Jestha 29, 2076</c:v>
                </c:pt>
                <c:pt idx="5483">
                  <c:v>Jestha 30, 2076</c:v>
                </c:pt>
                <c:pt idx="5484">
                  <c:v>Jestha 31, 2076</c:v>
                </c:pt>
                <c:pt idx="5485">
                  <c:v>Jestha 32, 2076</c:v>
                </c:pt>
                <c:pt idx="5486">
                  <c:v>Ashadh 1, 2076</c:v>
                </c:pt>
                <c:pt idx="5487">
                  <c:v>Ashadh 2, 2076</c:v>
                </c:pt>
                <c:pt idx="5488">
                  <c:v>Ashadh 3, 2076</c:v>
                </c:pt>
                <c:pt idx="5489">
                  <c:v>Ashadh 4, 2076</c:v>
                </c:pt>
                <c:pt idx="5490">
                  <c:v>Ashadh 5, 2076</c:v>
                </c:pt>
                <c:pt idx="5491">
                  <c:v>Ashadh 6, 2076</c:v>
                </c:pt>
                <c:pt idx="5492">
                  <c:v>Ashadh 7, 2076</c:v>
                </c:pt>
                <c:pt idx="5493">
                  <c:v>Ashadh 8, 2076</c:v>
                </c:pt>
                <c:pt idx="5494">
                  <c:v>Ashadh 9, 2076</c:v>
                </c:pt>
                <c:pt idx="5495">
                  <c:v>Ashadh 10, 2076</c:v>
                </c:pt>
                <c:pt idx="5496">
                  <c:v>Ashadh 11, 2076</c:v>
                </c:pt>
                <c:pt idx="5497">
                  <c:v>Ashadh 12, 2076</c:v>
                </c:pt>
                <c:pt idx="5498">
                  <c:v>Ashadh 13, 2076</c:v>
                </c:pt>
                <c:pt idx="5499">
                  <c:v>Ashadh 14, 2076</c:v>
                </c:pt>
                <c:pt idx="5500">
                  <c:v>Ashadh 15, 2076</c:v>
                </c:pt>
                <c:pt idx="5501">
                  <c:v>Ashadh 16, 2076</c:v>
                </c:pt>
                <c:pt idx="5502">
                  <c:v>Ashadh 17, 2076</c:v>
                </c:pt>
                <c:pt idx="5503">
                  <c:v>Ashadh 18, 2076</c:v>
                </c:pt>
                <c:pt idx="5504">
                  <c:v>Ashadh 19, 2076</c:v>
                </c:pt>
                <c:pt idx="5505">
                  <c:v>Ashadh 20, 2076</c:v>
                </c:pt>
                <c:pt idx="5506">
                  <c:v>Ashadh 21, 2076</c:v>
                </c:pt>
                <c:pt idx="5507">
                  <c:v>Ashadh 22, 2076</c:v>
                </c:pt>
                <c:pt idx="5508">
                  <c:v>Ashadh 23, 2076</c:v>
                </c:pt>
                <c:pt idx="5509">
                  <c:v>Ashadh 24, 2076</c:v>
                </c:pt>
                <c:pt idx="5510">
                  <c:v>Ashadh 25, 2076</c:v>
                </c:pt>
                <c:pt idx="5511">
                  <c:v>Ashadh 26, 2076</c:v>
                </c:pt>
                <c:pt idx="5512">
                  <c:v>Ashadh 27, 2076</c:v>
                </c:pt>
                <c:pt idx="5513">
                  <c:v>Ashadh 28, 2076</c:v>
                </c:pt>
                <c:pt idx="5514">
                  <c:v>Ashadh 29, 2076</c:v>
                </c:pt>
                <c:pt idx="5515">
                  <c:v>Ashadh 30, 2076</c:v>
                </c:pt>
                <c:pt idx="5516">
                  <c:v>Ashadh 31, 2076</c:v>
                </c:pt>
                <c:pt idx="5517">
                  <c:v>Ashadh 32, 2076</c:v>
                </c:pt>
                <c:pt idx="5518">
                  <c:v>Shrawan 1, 2076</c:v>
                </c:pt>
                <c:pt idx="5519">
                  <c:v>Shrawan 2, 2076</c:v>
                </c:pt>
                <c:pt idx="5520">
                  <c:v>Shrawan 3, 2076</c:v>
                </c:pt>
                <c:pt idx="5521">
                  <c:v>Shrawan 4, 2076</c:v>
                </c:pt>
                <c:pt idx="5522">
                  <c:v>Shrawan 5, 2076</c:v>
                </c:pt>
                <c:pt idx="5523">
                  <c:v>Shrawan 6, 2076</c:v>
                </c:pt>
                <c:pt idx="5524">
                  <c:v>Shrawan 7, 2076</c:v>
                </c:pt>
                <c:pt idx="5525">
                  <c:v>Shrawan 8, 2076</c:v>
                </c:pt>
                <c:pt idx="5526">
                  <c:v>Shrawan 9, 2076</c:v>
                </c:pt>
                <c:pt idx="5527">
                  <c:v>Shrawan 10, 2076</c:v>
                </c:pt>
                <c:pt idx="5528">
                  <c:v>Shrawan 11, 2076</c:v>
                </c:pt>
                <c:pt idx="5529">
                  <c:v>Shrawan 12, 2076</c:v>
                </c:pt>
                <c:pt idx="5530">
                  <c:v>Shrawan 13, 2076</c:v>
                </c:pt>
                <c:pt idx="5531">
                  <c:v>Shrawan 14, 2076</c:v>
                </c:pt>
                <c:pt idx="5532">
                  <c:v>Shrawan 15, 2076</c:v>
                </c:pt>
                <c:pt idx="5533">
                  <c:v>Shrawan 16, 2076</c:v>
                </c:pt>
                <c:pt idx="5534">
                  <c:v>Shrawan 17, 2076</c:v>
                </c:pt>
                <c:pt idx="5535">
                  <c:v>Shrawan 18, 2076</c:v>
                </c:pt>
                <c:pt idx="5536">
                  <c:v>Shrawan 19, 2076</c:v>
                </c:pt>
                <c:pt idx="5537">
                  <c:v>Shrawan 20, 2076</c:v>
                </c:pt>
                <c:pt idx="5538">
                  <c:v>Shrawan 21, 2076</c:v>
                </c:pt>
                <c:pt idx="5539">
                  <c:v>Shrawan 22, 2076</c:v>
                </c:pt>
                <c:pt idx="5540">
                  <c:v>Shrawan 23, 2076</c:v>
                </c:pt>
                <c:pt idx="5541">
                  <c:v>Shrawan 24, 2076</c:v>
                </c:pt>
                <c:pt idx="5542">
                  <c:v>Shrawan 25, 2076</c:v>
                </c:pt>
                <c:pt idx="5543">
                  <c:v>Shrawan 26, 2076</c:v>
                </c:pt>
                <c:pt idx="5544">
                  <c:v>Shrawan 27, 2076</c:v>
                </c:pt>
                <c:pt idx="5545">
                  <c:v>Shrawan 28, 2076</c:v>
                </c:pt>
                <c:pt idx="5546">
                  <c:v>Shrawan 29, 2076</c:v>
                </c:pt>
                <c:pt idx="5547">
                  <c:v>Shrawan 30, 2076</c:v>
                </c:pt>
                <c:pt idx="5548">
                  <c:v>Shrawan 31, 2076</c:v>
                </c:pt>
                <c:pt idx="5549">
                  <c:v>Shrawan 32, 2076</c:v>
                </c:pt>
                <c:pt idx="5550">
                  <c:v>Bhadra 1, 2076</c:v>
                </c:pt>
                <c:pt idx="5551">
                  <c:v>Bhadra 2, 2076</c:v>
                </c:pt>
                <c:pt idx="5552">
                  <c:v>Bhadra 3, 2076</c:v>
                </c:pt>
                <c:pt idx="5553">
                  <c:v>Bhadra 4, 2076</c:v>
                </c:pt>
                <c:pt idx="5554">
                  <c:v>Bhadra 5, 2076</c:v>
                </c:pt>
                <c:pt idx="5555">
                  <c:v>Bhadra 6, 2076</c:v>
                </c:pt>
                <c:pt idx="5556">
                  <c:v>Bhadra 7, 2076</c:v>
                </c:pt>
                <c:pt idx="5557">
                  <c:v>Bhadra 8, 2076</c:v>
                </c:pt>
                <c:pt idx="5558">
                  <c:v>Bhadra 9, 2076</c:v>
                </c:pt>
                <c:pt idx="5559">
                  <c:v>Bhadra 10, 2076</c:v>
                </c:pt>
                <c:pt idx="5560">
                  <c:v>Bhadra 11, 2076</c:v>
                </c:pt>
                <c:pt idx="5561">
                  <c:v>Bhadra 12, 2076</c:v>
                </c:pt>
                <c:pt idx="5562">
                  <c:v>Bhadra 13, 2076</c:v>
                </c:pt>
                <c:pt idx="5563">
                  <c:v>Bhadra 14, 2076</c:v>
                </c:pt>
                <c:pt idx="5564">
                  <c:v>Bhadra 15, 2076</c:v>
                </c:pt>
                <c:pt idx="5565">
                  <c:v>Bhadra 16, 2076</c:v>
                </c:pt>
                <c:pt idx="5566">
                  <c:v>Bhadra 17, 2076</c:v>
                </c:pt>
                <c:pt idx="5567">
                  <c:v>Bhadra 18, 2076</c:v>
                </c:pt>
                <c:pt idx="5568">
                  <c:v>Bhadra 19, 2076</c:v>
                </c:pt>
                <c:pt idx="5569">
                  <c:v>Bhadra 20, 2076</c:v>
                </c:pt>
                <c:pt idx="5570">
                  <c:v>Bhadra 21, 2076</c:v>
                </c:pt>
                <c:pt idx="5571">
                  <c:v>Bhadra 22, 2076</c:v>
                </c:pt>
                <c:pt idx="5572">
                  <c:v>Bhadra 23, 2076</c:v>
                </c:pt>
                <c:pt idx="5573">
                  <c:v>Bhadra 24, 2076</c:v>
                </c:pt>
                <c:pt idx="5574">
                  <c:v>Bhadra 25, 2076</c:v>
                </c:pt>
                <c:pt idx="5575">
                  <c:v>Bhadra 26, 2076</c:v>
                </c:pt>
                <c:pt idx="5576">
                  <c:v>Bhadra 27, 2076</c:v>
                </c:pt>
                <c:pt idx="5577">
                  <c:v>Bhadra 28, 2076</c:v>
                </c:pt>
                <c:pt idx="5578">
                  <c:v>Bhadra 29, 2076</c:v>
                </c:pt>
                <c:pt idx="5579">
                  <c:v>Bhadra 30, 2076</c:v>
                </c:pt>
                <c:pt idx="5580">
                  <c:v>Bhadra 31, 2076</c:v>
                </c:pt>
                <c:pt idx="5581">
                  <c:v>Bhadra 32, 2076</c:v>
                </c:pt>
                <c:pt idx="5582">
                  <c:v>Ashwin 1, 2076</c:v>
                </c:pt>
                <c:pt idx="5583">
                  <c:v>Ashwin 2, 2076</c:v>
                </c:pt>
                <c:pt idx="5584">
                  <c:v>Ashwin 3, 2076</c:v>
                </c:pt>
                <c:pt idx="5585">
                  <c:v>Ashwin 4, 2076</c:v>
                </c:pt>
                <c:pt idx="5586">
                  <c:v>Ashwin 5, 2076</c:v>
                </c:pt>
                <c:pt idx="5587">
                  <c:v>Ashwin 6, 2076</c:v>
                </c:pt>
                <c:pt idx="5588">
                  <c:v>Ashwin 7, 2076</c:v>
                </c:pt>
                <c:pt idx="5589">
                  <c:v>Ashwin 8, 2076</c:v>
                </c:pt>
                <c:pt idx="5590">
                  <c:v>Ashwin 9, 2076</c:v>
                </c:pt>
                <c:pt idx="5591">
                  <c:v>Ashwin 10, 2076</c:v>
                </c:pt>
                <c:pt idx="5592">
                  <c:v>Ashwin 11, 2076</c:v>
                </c:pt>
                <c:pt idx="5593">
                  <c:v>Ashwin 12, 2076</c:v>
                </c:pt>
                <c:pt idx="5594">
                  <c:v>Ashwin 13, 2076</c:v>
                </c:pt>
                <c:pt idx="5595">
                  <c:v>Ashwin 14, 2076</c:v>
                </c:pt>
                <c:pt idx="5596">
                  <c:v>Ashwin 15, 2076</c:v>
                </c:pt>
                <c:pt idx="5597">
                  <c:v>Ashwin 16, 2076</c:v>
                </c:pt>
                <c:pt idx="5598">
                  <c:v>Ashwin 17, 2076</c:v>
                </c:pt>
                <c:pt idx="5599">
                  <c:v>Ashwin 18, 2076</c:v>
                </c:pt>
                <c:pt idx="5600">
                  <c:v>Ashwin 19, 2076</c:v>
                </c:pt>
                <c:pt idx="5601">
                  <c:v>Ashwin 20, 2076</c:v>
                </c:pt>
                <c:pt idx="5602">
                  <c:v>Ashwin 21, 2076</c:v>
                </c:pt>
                <c:pt idx="5603">
                  <c:v>Ashwin 22, 2076</c:v>
                </c:pt>
                <c:pt idx="5604">
                  <c:v>Ashwin 23, 2076</c:v>
                </c:pt>
                <c:pt idx="5605">
                  <c:v>Ashwin 24, 2076</c:v>
                </c:pt>
                <c:pt idx="5606">
                  <c:v>Ashwin 25, 2076</c:v>
                </c:pt>
                <c:pt idx="5607">
                  <c:v>Ashwin 26, 2076</c:v>
                </c:pt>
                <c:pt idx="5608">
                  <c:v>Ashwin 27, 2076</c:v>
                </c:pt>
                <c:pt idx="5609">
                  <c:v>Ashwin 28, 2076</c:v>
                </c:pt>
                <c:pt idx="5610">
                  <c:v>Ashwin 29, 2076</c:v>
                </c:pt>
                <c:pt idx="5611">
                  <c:v>Ashwin 30, 2076</c:v>
                </c:pt>
                <c:pt idx="5612">
                  <c:v>Ashwin 31, 2076</c:v>
                </c:pt>
                <c:pt idx="5613">
                  <c:v>Ashwin 32, 2076</c:v>
                </c:pt>
                <c:pt idx="5614">
                  <c:v>Kartik 1, 2076</c:v>
                </c:pt>
                <c:pt idx="5615">
                  <c:v>Kartik 2, 2076</c:v>
                </c:pt>
                <c:pt idx="5616">
                  <c:v>Kartik 3, 2076</c:v>
                </c:pt>
                <c:pt idx="5617">
                  <c:v>Kartik 4, 2076</c:v>
                </c:pt>
                <c:pt idx="5618">
                  <c:v>Kartik 5, 2076</c:v>
                </c:pt>
                <c:pt idx="5619">
                  <c:v>Kartik 6, 2076</c:v>
                </c:pt>
                <c:pt idx="5620">
                  <c:v>Kartik 7, 2076</c:v>
                </c:pt>
                <c:pt idx="5621">
                  <c:v>Kartik 8, 2076</c:v>
                </c:pt>
                <c:pt idx="5622">
                  <c:v>Kartik 9, 2076</c:v>
                </c:pt>
                <c:pt idx="5623">
                  <c:v>Kartik 10, 2076</c:v>
                </c:pt>
                <c:pt idx="5624">
                  <c:v>Kartik 11, 2076</c:v>
                </c:pt>
                <c:pt idx="5625">
                  <c:v>Kartik 13, 2076</c:v>
                </c:pt>
                <c:pt idx="5626">
                  <c:v>Kartik 14, 2076</c:v>
                </c:pt>
                <c:pt idx="5627">
                  <c:v>Kartik 15, 2076</c:v>
                </c:pt>
                <c:pt idx="5628">
                  <c:v>Kartik 16, 2076</c:v>
                </c:pt>
                <c:pt idx="5629">
                  <c:v>Kartik 17, 2076</c:v>
                </c:pt>
                <c:pt idx="5630">
                  <c:v>Kartik 18, 2076</c:v>
                </c:pt>
                <c:pt idx="5631">
                  <c:v>Kartik 19, 2076</c:v>
                </c:pt>
                <c:pt idx="5632">
                  <c:v>Kartik 20, 2076</c:v>
                </c:pt>
                <c:pt idx="5633">
                  <c:v>Kartik 21, 2076</c:v>
                </c:pt>
                <c:pt idx="5634">
                  <c:v>Kartik 22, 2076</c:v>
                </c:pt>
                <c:pt idx="5635">
                  <c:v>Kartik 23, 2076</c:v>
                </c:pt>
                <c:pt idx="5636">
                  <c:v>Kartik 24, 2076</c:v>
                </c:pt>
                <c:pt idx="5637">
                  <c:v>Kartik 25, 2076</c:v>
                </c:pt>
                <c:pt idx="5638">
                  <c:v>Kartik 26, 2076</c:v>
                </c:pt>
                <c:pt idx="5639">
                  <c:v>Kartik 27, 2076</c:v>
                </c:pt>
                <c:pt idx="5640">
                  <c:v>Kartik 28, 2076</c:v>
                </c:pt>
                <c:pt idx="5641">
                  <c:v>Kartik 29, 2076</c:v>
                </c:pt>
                <c:pt idx="5642">
                  <c:v>Kartik 30, 2076</c:v>
                </c:pt>
                <c:pt idx="5643">
                  <c:v>Kartik 31, 2076</c:v>
                </c:pt>
                <c:pt idx="5644">
                  <c:v>Kartik 32, 2076</c:v>
                </c:pt>
                <c:pt idx="5645">
                  <c:v>Mangsir 1, 2076</c:v>
                </c:pt>
                <c:pt idx="5646">
                  <c:v>Mangsir 2, 2076</c:v>
                </c:pt>
                <c:pt idx="5647">
                  <c:v>Mangsir 3, 2076</c:v>
                </c:pt>
                <c:pt idx="5648">
                  <c:v>Mangsir 4, 2076</c:v>
                </c:pt>
                <c:pt idx="5649">
                  <c:v>Mangsir 5, 2076</c:v>
                </c:pt>
                <c:pt idx="5650">
                  <c:v>Mangsir 6, 2076</c:v>
                </c:pt>
                <c:pt idx="5651">
                  <c:v>Mangsir 7, 2076</c:v>
                </c:pt>
                <c:pt idx="5652">
                  <c:v>Mangsir 8, 2076</c:v>
                </c:pt>
                <c:pt idx="5653">
                  <c:v>Mangsir 9, 2076</c:v>
                </c:pt>
                <c:pt idx="5654">
                  <c:v>Mangsir 10, 2076</c:v>
                </c:pt>
                <c:pt idx="5655">
                  <c:v>Mangsir 11, 2076</c:v>
                </c:pt>
                <c:pt idx="5656">
                  <c:v>Mangsir 13, 2076</c:v>
                </c:pt>
                <c:pt idx="5657">
                  <c:v>Mangsir 14, 2076</c:v>
                </c:pt>
                <c:pt idx="5658">
                  <c:v>Mangsir 15, 2076</c:v>
                </c:pt>
                <c:pt idx="5659">
                  <c:v>Mangsir 16, 2076</c:v>
                </c:pt>
                <c:pt idx="5660">
                  <c:v>Mangsir 17, 2076</c:v>
                </c:pt>
                <c:pt idx="5661">
                  <c:v>Mangsir 18, 2076</c:v>
                </c:pt>
                <c:pt idx="5662">
                  <c:v>Mangsir 19, 2076</c:v>
                </c:pt>
                <c:pt idx="5663">
                  <c:v>Mangsir 20, 2076</c:v>
                </c:pt>
                <c:pt idx="5664">
                  <c:v>Mangsir 21, 2076</c:v>
                </c:pt>
                <c:pt idx="5665">
                  <c:v>Mangsir 22, 2076</c:v>
                </c:pt>
                <c:pt idx="5666">
                  <c:v>Mangsir 23, 2076</c:v>
                </c:pt>
                <c:pt idx="5667">
                  <c:v>Mangsir 24, 2076</c:v>
                </c:pt>
                <c:pt idx="5668">
                  <c:v>Mangsir 25, 2076</c:v>
                </c:pt>
                <c:pt idx="5669">
                  <c:v>Mangsir 26, 2076</c:v>
                </c:pt>
                <c:pt idx="5670">
                  <c:v>Mangsir 27, 2076</c:v>
                </c:pt>
                <c:pt idx="5671">
                  <c:v>Mangsir 28, 2076</c:v>
                </c:pt>
                <c:pt idx="5672">
                  <c:v>Mangsir 29, 2076</c:v>
                </c:pt>
                <c:pt idx="5673">
                  <c:v>Mangsir 30, 2076</c:v>
                </c:pt>
                <c:pt idx="5674">
                  <c:v>Mangsir 31, 2076</c:v>
                </c:pt>
                <c:pt idx="5675">
                  <c:v>Mangsir 32, 2076</c:v>
                </c:pt>
                <c:pt idx="5676">
                  <c:v>Poush 1, 2076</c:v>
                </c:pt>
                <c:pt idx="5677">
                  <c:v>Poush 2, 2076</c:v>
                </c:pt>
                <c:pt idx="5678">
                  <c:v>Poush 3, 2076</c:v>
                </c:pt>
                <c:pt idx="5679">
                  <c:v>Poush 4, 2076</c:v>
                </c:pt>
                <c:pt idx="5680">
                  <c:v>Poush 5, 2076</c:v>
                </c:pt>
                <c:pt idx="5681">
                  <c:v>Poush 6, 2076</c:v>
                </c:pt>
                <c:pt idx="5682">
                  <c:v>Poush 7, 2076</c:v>
                </c:pt>
                <c:pt idx="5683">
                  <c:v>Poush 8, 2076</c:v>
                </c:pt>
                <c:pt idx="5684">
                  <c:v>Poush 9, 2076</c:v>
                </c:pt>
                <c:pt idx="5685">
                  <c:v>Poush 10, 2076</c:v>
                </c:pt>
                <c:pt idx="5686">
                  <c:v>Poush 11, 2076</c:v>
                </c:pt>
                <c:pt idx="5687">
                  <c:v>Poush 13, 2076</c:v>
                </c:pt>
                <c:pt idx="5688">
                  <c:v>Poush 14, 2076</c:v>
                </c:pt>
                <c:pt idx="5689">
                  <c:v>Poush 15, 2076</c:v>
                </c:pt>
                <c:pt idx="5690">
                  <c:v>Poush 16, 2076</c:v>
                </c:pt>
                <c:pt idx="5691">
                  <c:v>Poush 17, 2076</c:v>
                </c:pt>
                <c:pt idx="5692">
                  <c:v>Poush 18, 2076</c:v>
                </c:pt>
                <c:pt idx="5693">
                  <c:v>Poush 19, 2076</c:v>
                </c:pt>
                <c:pt idx="5694">
                  <c:v>Poush 20, 2076</c:v>
                </c:pt>
                <c:pt idx="5695">
                  <c:v>Poush 21, 2076</c:v>
                </c:pt>
                <c:pt idx="5696">
                  <c:v>Poush 22, 2076</c:v>
                </c:pt>
                <c:pt idx="5697">
                  <c:v>Poush 23, 2076</c:v>
                </c:pt>
                <c:pt idx="5698">
                  <c:v>Poush 24, 2076</c:v>
                </c:pt>
                <c:pt idx="5699">
                  <c:v>Poush 25, 2076</c:v>
                </c:pt>
                <c:pt idx="5700">
                  <c:v>Poush 26, 2076</c:v>
                </c:pt>
                <c:pt idx="5701">
                  <c:v>Poush 27, 2076</c:v>
                </c:pt>
                <c:pt idx="5702">
                  <c:v>Poush 28, 2076</c:v>
                </c:pt>
                <c:pt idx="5703">
                  <c:v>Poush 29, 2076</c:v>
                </c:pt>
                <c:pt idx="5704">
                  <c:v>Poush 30, 2076</c:v>
                </c:pt>
                <c:pt idx="5705">
                  <c:v>Poush 31, 2076</c:v>
                </c:pt>
                <c:pt idx="5706">
                  <c:v>Poush 32, 2076</c:v>
                </c:pt>
                <c:pt idx="5707">
                  <c:v>Magh 1, 2076</c:v>
                </c:pt>
                <c:pt idx="5708">
                  <c:v>Magh 2, 2076</c:v>
                </c:pt>
                <c:pt idx="5709">
                  <c:v>Magh 3, 2076</c:v>
                </c:pt>
                <c:pt idx="5710">
                  <c:v>Magh 4, 2076</c:v>
                </c:pt>
                <c:pt idx="5711">
                  <c:v>Magh 5, 2076</c:v>
                </c:pt>
                <c:pt idx="5712">
                  <c:v>Magh 6, 2076</c:v>
                </c:pt>
                <c:pt idx="5713">
                  <c:v>Magh 7, 2076</c:v>
                </c:pt>
                <c:pt idx="5714">
                  <c:v>Magh 8, 2076</c:v>
                </c:pt>
                <c:pt idx="5715">
                  <c:v>Magh 9, 2076</c:v>
                </c:pt>
                <c:pt idx="5716">
                  <c:v>Magh 10, 2076</c:v>
                </c:pt>
                <c:pt idx="5717">
                  <c:v>Magh 13, 2076</c:v>
                </c:pt>
                <c:pt idx="5718">
                  <c:v>Magh 14, 2076</c:v>
                </c:pt>
                <c:pt idx="5719">
                  <c:v>Magh 15, 2076</c:v>
                </c:pt>
                <c:pt idx="5720">
                  <c:v>Magh 16, 2076</c:v>
                </c:pt>
                <c:pt idx="5721">
                  <c:v>Magh 17, 2076</c:v>
                </c:pt>
                <c:pt idx="5722">
                  <c:v>Magh 18, 2076</c:v>
                </c:pt>
                <c:pt idx="5723">
                  <c:v>Magh 19, 2076</c:v>
                </c:pt>
                <c:pt idx="5724">
                  <c:v>Magh 20, 2076</c:v>
                </c:pt>
                <c:pt idx="5725">
                  <c:v>Magh 21, 2076</c:v>
                </c:pt>
                <c:pt idx="5726">
                  <c:v>Magh 22, 2076</c:v>
                </c:pt>
                <c:pt idx="5727">
                  <c:v>Magh 23, 2076</c:v>
                </c:pt>
                <c:pt idx="5728">
                  <c:v>Magh 24, 2076</c:v>
                </c:pt>
                <c:pt idx="5729">
                  <c:v>Magh 25, 2076</c:v>
                </c:pt>
                <c:pt idx="5730">
                  <c:v>Magh 26, 2076</c:v>
                </c:pt>
                <c:pt idx="5731">
                  <c:v>Magh 27, 2076</c:v>
                </c:pt>
                <c:pt idx="5732">
                  <c:v>Magh 28, 2076</c:v>
                </c:pt>
                <c:pt idx="5733">
                  <c:v>Magh 29, 2076</c:v>
                </c:pt>
                <c:pt idx="5734">
                  <c:v>Magh 30, 2076</c:v>
                </c:pt>
                <c:pt idx="5735">
                  <c:v>Magh 31, 2076</c:v>
                </c:pt>
                <c:pt idx="5736">
                  <c:v>Magh 32, 2076</c:v>
                </c:pt>
                <c:pt idx="5737">
                  <c:v>Falgun 1, 2076</c:v>
                </c:pt>
                <c:pt idx="5738">
                  <c:v>Falgun 2, 2076</c:v>
                </c:pt>
                <c:pt idx="5739">
                  <c:v>Falgun 3, 2076</c:v>
                </c:pt>
                <c:pt idx="5740">
                  <c:v>Falgun 4, 2076</c:v>
                </c:pt>
                <c:pt idx="5741">
                  <c:v>Falgun 5, 2076</c:v>
                </c:pt>
                <c:pt idx="5742">
                  <c:v>Falgun 6, 2076</c:v>
                </c:pt>
                <c:pt idx="5743">
                  <c:v>Falgun 7, 2076</c:v>
                </c:pt>
                <c:pt idx="5744">
                  <c:v>Falgun 8, 2076</c:v>
                </c:pt>
                <c:pt idx="5745">
                  <c:v>Falgun 9, 2076</c:v>
                </c:pt>
                <c:pt idx="5746">
                  <c:v>Falgun 10, 2076</c:v>
                </c:pt>
                <c:pt idx="5747">
                  <c:v>Falgun 13, 2076</c:v>
                </c:pt>
                <c:pt idx="5748">
                  <c:v>Falgun 14, 2076</c:v>
                </c:pt>
                <c:pt idx="5749">
                  <c:v>Falgun 15, 2076</c:v>
                </c:pt>
                <c:pt idx="5750">
                  <c:v>Falgun 16, 2076</c:v>
                </c:pt>
                <c:pt idx="5751">
                  <c:v>Falgun 17, 2076</c:v>
                </c:pt>
                <c:pt idx="5752">
                  <c:v>Falgun 18, 2076</c:v>
                </c:pt>
                <c:pt idx="5753">
                  <c:v>Falgun 19, 2076</c:v>
                </c:pt>
                <c:pt idx="5754">
                  <c:v>Falgun 20, 2076</c:v>
                </c:pt>
                <c:pt idx="5755">
                  <c:v>Falgun 21, 2076</c:v>
                </c:pt>
                <c:pt idx="5756">
                  <c:v>Falgun 22, 2076</c:v>
                </c:pt>
                <c:pt idx="5757">
                  <c:v>Falgun 23, 2076</c:v>
                </c:pt>
                <c:pt idx="5758">
                  <c:v>Falgun 24, 2076</c:v>
                </c:pt>
                <c:pt idx="5759">
                  <c:v>Falgun 25, 2076</c:v>
                </c:pt>
                <c:pt idx="5760">
                  <c:v>Falgun 26, 2076</c:v>
                </c:pt>
                <c:pt idx="5761">
                  <c:v>Falgun 27, 2076</c:v>
                </c:pt>
                <c:pt idx="5762">
                  <c:v>Falgun 28, 2076</c:v>
                </c:pt>
                <c:pt idx="5763">
                  <c:v>Falgun 29, 2076</c:v>
                </c:pt>
                <c:pt idx="5764">
                  <c:v>Falgun 30, 2076</c:v>
                </c:pt>
                <c:pt idx="5765">
                  <c:v>Falgun 31, 2076</c:v>
                </c:pt>
                <c:pt idx="5766">
                  <c:v>Falgun 32, 2076</c:v>
                </c:pt>
                <c:pt idx="5767">
                  <c:v>Chaitra 1, 2076</c:v>
                </c:pt>
                <c:pt idx="5768">
                  <c:v>Chaitra 2, 2076</c:v>
                </c:pt>
                <c:pt idx="5769">
                  <c:v>Chaitra 3, 2076</c:v>
                </c:pt>
                <c:pt idx="5770">
                  <c:v>Chaitra 4, 2076</c:v>
                </c:pt>
                <c:pt idx="5771">
                  <c:v>Chaitra 5, 2076</c:v>
                </c:pt>
                <c:pt idx="5772">
                  <c:v>Chaitra 6, 2076</c:v>
                </c:pt>
                <c:pt idx="5773">
                  <c:v>Chaitra 7, 2076</c:v>
                </c:pt>
                <c:pt idx="5774">
                  <c:v>Chaitra 8, 2076</c:v>
                </c:pt>
                <c:pt idx="5775">
                  <c:v>Chaitra 9, 2076</c:v>
                </c:pt>
                <c:pt idx="5776">
                  <c:v>Chaitra 10, 2076</c:v>
                </c:pt>
                <c:pt idx="5777">
                  <c:v>Chaitra 11, 2076</c:v>
                </c:pt>
                <c:pt idx="5778">
                  <c:v>Chaitra 13, 2076</c:v>
                </c:pt>
                <c:pt idx="5779">
                  <c:v>Chaitra 14, 2076</c:v>
                </c:pt>
                <c:pt idx="5780">
                  <c:v>Chaitra 15, 2076</c:v>
                </c:pt>
                <c:pt idx="5781">
                  <c:v>Chaitra 16, 2076</c:v>
                </c:pt>
                <c:pt idx="5782">
                  <c:v>Chaitra 17, 2076</c:v>
                </c:pt>
                <c:pt idx="5783">
                  <c:v>Chaitra 18, 2076</c:v>
                </c:pt>
                <c:pt idx="5784">
                  <c:v>Chaitra 19, 2076</c:v>
                </c:pt>
                <c:pt idx="5785">
                  <c:v>Chaitra 20, 2076</c:v>
                </c:pt>
                <c:pt idx="5786">
                  <c:v>Chaitra 21, 2076</c:v>
                </c:pt>
                <c:pt idx="5787">
                  <c:v>Chaitra 22, 2076</c:v>
                </c:pt>
                <c:pt idx="5788">
                  <c:v>Chaitra 23, 2076</c:v>
                </c:pt>
                <c:pt idx="5789">
                  <c:v>Chaitra 24, 2076</c:v>
                </c:pt>
                <c:pt idx="5790">
                  <c:v>Chaitra 25, 2076</c:v>
                </c:pt>
                <c:pt idx="5791">
                  <c:v>Chaitra 26, 2076</c:v>
                </c:pt>
                <c:pt idx="5792">
                  <c:v>Chaitra 27, 2076</c:v>
                </c:pt>
                <c:pt idx="5793">
                  <c:v>Chaitra 28, 2076</c:v>
                </c:pt>
                <c:pt idx="5794">
                  <c:v>Chaitra 29, 2076</c:v>
                </c:pt>
                <c:pt idx="5795">
                  <c:v>Chaitra 30, 2076</c:v>
                </c:pt>
                <c:pt idx="5796">
                  <c:v>Chaitra 31, 2076</c:v>
                </c:pt>
                <c:pt idx="5797">
                  <c:v>Chaitra 32, 2076</c:v>
                </c:pt>
                <c:pt idx="5798">
                  <c:v>Baishakh 1, 2077</c:v>
                </c:pt>
                <c:pt idx="5799">
                  <c:v>Baishakh 2, 2077</c:v>
                </c:pt>
                <c:pt idx="5800">
                  <c:v>Baishakh 3, 2077</c:v>
                </c:pt>
                <c:pt idx="5801">
                  <c:v>Baishakh 4, 2077</c:v>
                </c:pt>
                <c:pt idx="5802">
                  <c:v>Baishakh 5, 2077</c:v>
                </c:pt>
                <c:pt idx="5803">
                  <c:v>Baishakh 6, 2077</c:v>
                </c:pt>
                <c:pt idx="5804">
                  <c:v>Baishakh 7, 2077</c:v>
                </c:pt>
                <c:pt idx="5805">
                  <c:v>Baishakh 8, 2077</c:v>
                </c:pt>
                <c:pt idx="5806">
                  <c:v>Baishakh 9, 2077</c:v>
                </c:pt>
                <c:pt idx="5807">
                  <c:v>Baishakh 10, 2077</c:v>
                </c:pt>
                <c:pt idx="5808">
                  <c:v>Baishakh 11, 2077</c:v>
                </c:pt>
                <c:pt idx="5809">
                  <c:v>Baishakh 13, 2077</c:v>
                </c:pt>
                <c:pt idx="5810">
                  <c:v>Baishakh 14, 2077</c:v>
                </c:pt>
                <c:pt idx="5811">
                  <c:v>Baishakh 15, 2077</c:v>
                </c:pt>
                <c:pt idx="5812">
                  <c:v>Baishakh 16, 2077</c:v>
                </c:pt>
                <c:pt idx="5813">
                  <c:v>Baishakh 17, 2077</c:v>
                </c:pt>
                <c:pt idx="5814">
                  <c:v>Baishakh 18, 2077</c:v>
                </c:pt>
                <c:pt idx="5815">
                  <c:v>Baishakh 19, 2077</c:v>
                </c:pt>
                <c:pt idx="5816">
                  <c:v>Baishakh 20, 2077</c:v>
                </c:pt>
                <c:pt idx="5817">
                  <c:v>Baishakh 21, 2077</c:v>
                </c:pt>
                <c:pt idx="5818">
                  <c:v>Baishakh 22, 2077</c:v>
                </c:pt>
                <c:pt idx="5819">
                  <c:v>Baishakh 23, 2077</c:v>
                </c:pt>
                <c:pt idx="5820">
                  <c:v>Baishakh 24, 2077</c:v>
                </c:pt>
                <c:pt idx="5821">
                  <c:v>Baishakh 25, 2077</c:v>
                </c:pt>
                <c:pt idx="5822">
                  <c:v>Baishakh 26, 2077</c:v>
                </c:pt>
                <c:pt idx="5823">
                  <c:v>Baishakh 27, 2077</c:v>
                </c:pt>
                <c:pt idx="5824">
                  <c:v>Baishakh 28, 2077</c:v>
                </c:pt>
                <c:pt idx="5825">
                  <c:v>Baishakh 29, 2077</c:v>
                </c:pt>
                <c:pt idx="5826">
                  <c:v>Baishakh 30, 2077</c:v>
                </c:pt>
                <c:pt idx="5827">
                  <c:v>Baishakh 31, 2077</c:v>
                </c:pt>
                <c:pt idx="5828">
                  <c:v>Baishakh 32, 2077</c:v>
                </c:pt>
                <c:pt idx="5829">
                  <c:v>Jestha 1, 2077</c:v>
                </c:pt>
                <c:pt idx="5830">
                  <c:v>Jestha 2, 2077</c:v>
                </c:pt>
                <c:pt idx="5831">
                  <c:v>Jestha 3, 2077</c:v>
                </c:pt>
                <c:pt idx="5832">
                  <c:v>Jestha 4, 2077</c:v>
                </c:pt>
                <c:pt idx="5833">
                  <c:v>Jestha 5, 2077</c:v>
                </c:pt>
                <c:pt idx="5834">
                  <c:v>Jestha 6, 2077</c:v>
                </c:pt>
                <c:pt idx="5835">
                  <c:v>Jestha 7, 2077</c:v>
                </c:pt>
                <c:pt idx="5836">
                  <c:v>Jestha 8, 2077</c:v>
                </c:pt>
                <c:pt idx="5837">
                  <c:v>Jestha 9, 2077</c:v>
                </c:pt>
                <c:pt idx="5838">
                  <c:v>Jestha 10, 2077</c:v>
                </c:pt>
                <c:pt idx="5839">
                  <c:v>Jestha 11, 2077</c:v>
                </c:pt>
                <c:pt idx="5840">
                  <c:v>Jestha 13, 2077</c:v>
                </c:pt>
                <c:pt idx="5841">
                  <c:v>Jestha 14, 2077</c:v>
                </c:pt>
                <c:pt idx="5842">
                  <c:v>Jestha 15, 2077</c:v>
                </c:pt>
                <c:pt idx="5843">
                  <c:v>Jestha 16, 2077</c:v>
                </c:pt>
                <c:pt idx="5844">
                  <c:v>Jestha 17, 2077</c:v>
                </c:pt>
                <c:pt idx="5845">
                  <c:v>Jestha 18, 2077</c:v>
                </c:pt>
                <c:pt idx="5846">
                  <c:v>Jestha 19, 2077</c:v>
                </c:pt>
                <c:pt idx="5847">
                  <c:v>Jestha 20, 2077</c:v>
                </c:pt>
                <c:pt idx="5848">
                  <c:v>Jestha 21, 2077</c:v>
                </c:pt>
                <c:pt idx="5849">
                  <c:v>Jestha 22, 2077</c:v>
                </c:pt>
                <c:pt idx="5850">
                  <c:v>Jestha 23, 2077</c:v>
                </c:pt>
                <c:pt idx="5851">
                  <c:v>Jestha 24, 2077</c:v>
                </c:pt>
                <c:pt idx="5852">
                  <c:v>Jestha 25, 2077</c:v>
                </c:pt>
                <c:pt idx="5853">
                  <c:v>Jestha 26, 2077</c:v>
                </c:pt>
                <c:pt idx="5854">
                  <c:v>Jestha 27, 2077</c:v>
                </c:pt>
                <c:pt idx="5855">
                  <c:v>Jestha 28, 2077</c:v>
                </c:pt>
                <c:pt idx="5856">
                  <c:v>Jestha 29, 2077</c:v>
                </c:pt>
                <c:pt idx="5857">
                  <c:v>Jestha 30, 2077</c:v>
                </c:pt>
                <c:pt idx="5858">
                  <c:v>Jestha 31, 2077</c:v>
                </c:pt>
                <c:pt idx="5859">
                  <c:v>Jestha 32, 2077</c:v>
                </c:pt>
                <c:pt idx="5860">
                  <c:v>Ashadh 1, 2077</c:v>
                </c:pt>
                <c:pt idx="5861">
                  <c:v>Ashadh 2, 2077</c:v>
                </c:pt>
                <c:pt idx="5862">
                  <c:v>Ashadh 3, 2077</c:v>
                </c:pt>
                <c:pt idx="5863">
                  <c:v>Ashadh 4, 2077</c:v>
                </c:pt>
                <c:pt idx="5864">
                  <c:v>Ashadh 5, 2077</c:v>
                </c:pt>
                <c:pt idx="5865">
                  <c:v>Ashadh 6, 2077</c:v>
                </c:pt>
                <c:pt idx="5866">
                  <c:v>Ashadh 7, 2077</c:v>
                </c:pt>
                <c:pt idx="5867">
                  <c:v>Ashadh 8, 2077</c:v>
                </c:pt>
                <c:pt idx="5868">
                  <c:v>Ashadh 9, 2077</c:v>
                </c:pt>
                <c:pt idx="5869">
                  <c:v>Ashadh 10, 2077</c:v>
                </c:pt>
                <c:pt idx="5870">
                  <c:v>Ashadh 11, 2077</c:v>
                </c:pt>
                <c:pt idx="5871">
                  <c:v>Ashadh 12, 2077</c:v>
                </c:pt>
                <c:pt idx="5872">
                  <c:v>Ashadh 13, 2077</c:v>
                </c:pt>
                <c:pt idx="5873">
                  <c:v>Ashadh 14, 2077</c:v>
                </c:pt>
                <c:pt idx="5874">
                  <c:v>Ashadh 15, 2077</c:v>
                </c:pt>
                <c:pt idx="5875">
                  <c:v>Ashadh 16, 2077</c:v>
                </c:pt>
                <c:pt idx="5876">
                  <c:v>Ashadh 17, 2077</c:v>
                </c:pt>
                <c:pt idx="5877">
                  <c:v>Ashadh 18, 2077</c:v>
                </c:pt>
                <c:pt idx="5878">
                  <c:v>Ashadh 19, 2077</c:v>
                </c:pt>
                <c:pt idx="5879">
                  <c:v>Ashadh 20, 2077</c:v>
                </c:pt>
                <c:pt idx="5880">
                  <c:v>Ashadh 21, 2077</c:v>
                </c:pt>
                <c:pt idx="5881">
                  <c:v>Ashadh 22, 2077</c:v>
                </c:pt>
                <c:pt idx="5882">
                  <c:v>Ashadh 23, 2077</c:v>
                </c:pt>
                <c:pt idx="5883">
                  <c:v>Ashadh 24, 2077</c:v>
                </c:pt>
                <c:pt idx="5884">
                  <c:v>Ashadh 25, 2077</c:v>
                </c:pt>
                <c:pt idx="5885">
                  <c:v>Ashadh 26, 2077</c:v>
                </c:pt>
                <c:pt idx="5886">
                  <c:v>Ashadh 27, 2077</c:v>
                </c:pt>
                <c:pt idx="5887">
                  <c:v>Ashadh 28, 2077</c:v>
                </c:pt>
                <c:pt idx="5888">
                  <c:v>Ashadh 29, 2077</c:v>
                </c:pt>
                <c:pt idx="5889">
                  <c:v>Ashadh 30, 2077</c:v>
                </c:pt>
                <c:pt idx="5890">
                  <c:v>Ashadh 31, 2077</c:v>
                </c:pt>
                <c:pt idx="5891">
                  <c:v>Ashadh 32, 2077</c:v>
                </c:pt>
                <c:pt idx="5892">
                  <c:v>Shrawan 1, 2077</c:v>
                </c:pt>
                <c:pt idx="5893">
                  <c:v>Shrawan 2, 2077</c:v>
                </c:pt>
                <c:pt idx="5894">
                  <c:v>Shrawan 3, 2077</c:v>
                </c:pt>
                <c:pt idx="5895">
                  <c:v>Shrawan 4, 2077</c:v>
                </c:pt>
                <c:pt idx="5896">
                  <c:v>Shrawan 5, 2077</c:v>
                </c:pt>
                <c:pt idx="5897">
                  <c:v>Shrawan 6, 2077</c:v>
                </c:pt>
                <c:pt idx="5898">
                  <c:v>Shrawan 7, 2077</c:v>
                </c:pt>
                <c:pt idx="5899">
                  <c:v>Shrawan 8, 2077</c:v>
                </c:pt>
                <c:pt idx="5900">
                  <c:v>Shrawan 9, 2077</c:v>
                </c:pt>
                <c:pt idx="5901">
                  <c:v>Shrawan 10, 2077</c:v>
                </c:pt>
                <c:pt idx="5902">
                  <c:v>Shrawan 11, 2077</c:v>
                </c:pt>
                <c:pt idx="5903">
                  <c:v>Shrawan 13, 2077</c:v>
                </c:pt>
                <c:pt idx="5904">
                  <c:v>Shrawan 14, 2077</c:v>
                </c:pt>
                <c:pt idx="5905">
                  <c:v>Shrawan 15, 2077</c:v>
                </c:pt>
                <c:pt idx="5906">
                  <c:v>Shrawan 16, 2077</c:v>
                </c:pt>
                <c:pt idx="5907">
                  <c:v>Shrawan 17, 2077</c:v>
                </c:pt>
                <c:pt idx="5908">
                  <c:v>Shrawan 18, 2077</c:v>
                </c:pt>
                <c:pt idx="5909">
                  <c:v>Shrawan 19, 2077</c:v>
                </c:pt>
                <c:pt idx="5910">
                  <c:v>Shrawan 20, 2077</c:v>
                </c:pt>
                <c:pt idx="5911">
                  <c:v>Shrawan 21, 2077</c:v>
                </c:pt>
                <c:pt idx="5912">
                  <c:v>Shrawan 22, 2077</c:v>
                </c:pt>
                <c:pt idx="5913">
                  <c:v>Shrawan 23, 2077</c:v>
                </c:pt>
                <c:pt idx="5914">
                  <c:v>Shrawan 24, 2077</c:v>
                </c:pt>
                <c:pt idx="5915">
                  <c:v>Shrawan 25, 2077</c:v>
                </c:pt>
                <c:pt idx="5916">
                  <c:v>Shrawan 26, 2077</c:v>
                </c:pt>
                <c:pt idx="5917">
                  <c:v>Shrawan 27, 2077</c:v>
                </c:pt>
                <c:pt idx="5918">
                  <c:v>Shrawan 28, 2077</c:v>
                </c:pt>
                <c:pt idx="5919">
                  <c:v>Shrawan 29, 2077</c:v>
                </c:pt>
                <c:pt idx="5920">
                  <c:v>Shrawan 30, 2077</c:v>
                </c:pt>
                <c:pt idx="5921">
                  <c:v>Shrawan 31, 2077</c:v>
                </c:pt>
                <c:pt idx="5922">
                  <c:v>Shrawan 32, 2077</c:v>
                </c:pt>
                <c:pt idx="5923">
                  <c:v>Bhadra 1, 2077</c:v>
                </c:pt>
                <c:pt idx="5924">
                  <c:v>Bhadra 2, 2077</c:v>
                </c:pt>
                <c:pt idx="5925">
                  <c:v>Bhadra 3, 2077</c:v>
                </c:pt>
                <c:pt idx="5926">
                  <c:v>Bhadra 4, 2077</c:v>
                </c:pt>
                <c:pt idx="5927">
                  <c:v>Bhadra 5, 2077</c:v>
                </c:pt>
                <c:pt idx="5928">
                  <c:v>Bhadra 6, 2077</c:v>
                </c:pt>
                <c:pt idx="5929">
                  <c:v>Bhadra 7, 2077</c:v>
                </c:pt>
                <c:pt idx="5930">
                  <c:v>Bhadra 8, 2077</c:v>
                </c:pt>
                <c:pt idx="5931">
                  <c:v>Bhadra 9, 2077</c:v>
                </c:pt>
                <c:pt idx="5932">
                  <c:v>Bhadra 10, 2077</c:v>
                </c:pt>
                <c:pt idx="5933">
                  <c:v>Bhadra 11, 2077</c:v>
                </c:pt>
                <c:pt idx="5934">
                  <c:v>Bhadra 12, 2077</c:v>
                </c:pt>
                <c:pt idx="5935">
                  <c:v>Bhadra 13, 2077</c:v>
                </c:pt>
                <c:pt idx="5936">
                  <c:v>Bhadra 14, 2077</c:v>
                </c:pt>
                <c:pt idx="5937">
                  <c:v>Bhadra 15, 2077</c:v>
                </c:pt>
                <c:pt idx="5938">
                  <c:v>Bhadra 16, 2077</c:v>
                </c:pt>
                <c:pt idx="5939">
                  <c:v>Bhadra 17, 2077</c:v>
                </c:pt>
                <c:pt idx="5940">
                  <c:v>Bhadra 18, 2077</c:v>
                </c:pt>
                <c:pt idx="5941">
                  <c:v>Bhadra 19, 2077</c:v>
                </c:pt>
                <c:pt idx="5942">
                  <c:v>Bhadra 20, 2077</c:v>
                </c:pt>
                <c:pt idx="5943">
                  <c:v>Bhadra 21, 2077</c:v>
                </c:pt>
                <c:pt idx="5944">
                  <c:v>Bhadra 22, 2077</c:v>
                </c:pt>
                <c:pt idx="5945">
                  <c:v>Bhadra 23, 2077</c:v>
                </c:pt>
                <c:pt idx="5946">
                  <c:v>Bhadra 24, 2077</c:v>
                </c:pt>
                <c:pt idx="5947">
                  <c:v>Bhadra 25, 2077</c:v>
                </c:pt>
                <c:pt idx="5948">
                  <c:v>Bhadra 26, 2077</c:v>
                </c:pt>
                <c:pt idx="5949">
                  <c:v>Bhadra 27, 2077</c:v>
                </c:pt>
                <c:pt idx="5950">
                  <c:v>Bhadra 28, 2077</c:v>
                </c:pt>
                <c:pt idx="5951">
                  <c:v>Bhadra 29, 2077</c:v>
                </c:pt>
                <c:pt idx="5952">
                  <c:v>Bhadra 30, 2077</c:v>
                </c:pt>
                <c:pt idx="5953">
                  <c:v>Bhadra 31, 2077</c:v>
                </c:pt>
                <c:pt idx="5954">
                  <c:v>Bhadra 32, 2077</c:v>
                </c:pt>
                <c:pt idx="5955">
                  <c:v>Ashwin 1, 2077</c:v>
                </c:pt>
                <c:pt idx="5956">
                  <c:v>Ashwin 2, 2077</c:v>
                </c:pt>
                <c:pt idx="5957">
                  <c:v>Ashwin 3, 2077</c:v>
                </c:pt>
                <c:pt idx="5958">
                  <c:v>Ashwin 4, 2077</c:v>
                </c:pt>
                <c:pt idx="5959">
                  <c:v>Ashwin 5, 2077</c:v>
                </c:pt>
                <c:pt idx="5960">
                  <c:v>Ashwin 6, 2077</c:v>
                </c:pt>
                <c:pt idx="5961">
                  <c:v>Ashwin 7, 2077</c:v>
                </c:pt>
                <c:pt idx="5962">
                  <c:v>Ashwin 8, 2077</c:v>
                </c:pt>
                <c:pt idx="5963">
                  <c:v>Ashwin 9, 2077</c:v>
                </c:pt>
                <c:pt idx="5964">
                  <c:v>Ashwin 10, 2077</c:v>
                </c:pt>
                <c:pt idx="5965">
                  <c:v>Ashwin 11, 2077</c:v>
                </c:pt>
                <c:pt idx="5966">
                  <c:v>Ashwin 12, 2077</c:v>
                </c:pt>
                <c:pt idx="5967">
                  <c:v>Ashwin 14, 2077</c:v>
                </c:pt>
                <c:pt idx="5968">
                  <c:v>Ashwin 15, 2077</c:v>
                </c:pt>
                <c:pt idx="5969">
                  <c:v>Ashwin 16, 2077</c:v>
                </c:pt>
                <c:pt idx="5970">
                  <c:v>Ashwin 17, 2077</c:v>
                </c:pt>
                <c:pt idx="5971">
                  <c:v>Ashwin 18, 2077</c:v>
                </c:pt>
                <c:pt idx="5972">
                  <c:v>Ashwin 19, 2077</c:v>
                </c:pt>
                <c:pt idx="5973">
                  <c:v>Ashwin 20, 2077</c:v>
                </c:pt>
                <c:pt idx="5974">
                  <c:v>Ashwin 21, 2077</c:v>
                </c:pt>
                <c:pt idx="5975">
                  <c:v>Ashwin 22, 2077</c:v>
                </c:pt>
                <c:pt idx="5976">
                  <c:v>Ashwin 23, 2077</c:v>
                </c:pt>
                <c:pt idx="5977">
                  <c:v>Ashwin 24, 2077</c:v>
                </c:pt>
                <c:pt idx="5978">
                  <c:v>Ashwin 25, 2077</c:v>
                </c:pt>
                <c:pt idx="5979">
                  <c:v>Ashwin 26, 2077</c:v>
                </c:pt>
                <c:pt idx="5980">
                  <c:v>Ashwin 27, 2077</c:v>
                </c:pt>
                <c:pt idx="5981">
                  <c:v>Ashwin 28, 2077</c:v>
                </c:pt>
                <c:pt idx="5982">
                  <c:v>Ashwin 29, 2077</c:v>
                </c:pt>
                <c:pt idx="5983">
                  <c:v>Ashwin 30, 2077</c:v>
                </c:pt>
                <c:pt idx="5984">
                  <c:v>Ashwin 31, 2077</c:v>
                </c:pt>
                <c:pt idx="5985">
                  <c:v>Ashwin 32, 2077</c:v>
                </c:pt>
                <c:pt idx="5986">
                  <c:v>Kartik 1, 2077</c:v>
                </c:pt>
                <c:pt idx="5987">
                  <c:v>Kartik 2, 2077</c:v>
                </c:pt>
                <c:pt idx="5988">
                  <c:v>Kartik 3, 2077</c:v>
                </c:pt>
                <c:pt idx="5989">
                  <c:v>Kartik 4, 2077</c:v>
                </c:pt>
                <c:pt idx="5990">
                  <c:v>Kartik 5, 2077</c:v>
                </c:pt>
                <c:pt idx="5991">
                  <c:v>Kartik 6, 2077</c:v>
                </c:pt>
                <c:pt idx="5992">
                  <c:v>Kartik 7, 2077</c:v>
                </c:pt>
                <c:pt idx="5993">
                  <c:v>Kartik 8, 2077</c:v>
                </c:pt>
                <c:pt idx="5994">
                  <c:v>Kartik 9, 2077</c:v>
                </c:pt>
                <c:pt idx="5995">
                  <c:v>Kartik 10, 2077</c:v>
                </c:pt>
                <c:pt idx="5996">
                  <c:v>Kartik 11, 2077</c:v>
                </c:pt>
                <c:pt idx="5997">
                  <c:v>Kartik 12, 2077</c:v>
                </c:pt>
                <c:pt idx="5998">
                  <c:v>Kartik 15, 2077</c:v>
                </c:pt>
                <c:pt idx="5999">
                  <c:v>Kartik 16, 2077</c:v>
                </c:pt>
                <c:pt idx="6000">
                  <c:v>Kartik 17, 2077</c:v>
                </c:pt>
                <c:pt idx="6001">
                  <c:v>Kartik 18, 2077</c:v>
                </c:pt>
                <c:pt idx="6002">
                  <c:v>Kartik 19, 2077</c:v>
                </c:pt>
                <c:pt idx="6003">
                  <c:v>Kartik 20, 2077</c:v>
                </c:pt>
                <c:pt idx="6004">
                  <c:v>Kartik 21, 2077</c:v>
                </c:pt>
                <c:pt idx="6005">
                  <c:v>Kartik 22, 2077</c:v>
                </c:pt>
                <c:pt idx="6006">
                  <c:v>Kartik 23, 2077</c:v>
                </c:pt>
                <c:pt idx="6007">
                  <c:v>Kartik 24, 2077</c:v>
                </c:pt>
                <c:pt idx="6008">
                  <c:v>Kartik 25, 2077</c:v>
                </c:pt>
                <c:pt idx="6009">
                  <c:v>Kartik 26, 2077</c:v>
                </c:pt>
                <c:pt idx="6010">
                  <c:v>Kartik 27, 2077</c:v>
                </c:pt>
                <c:pt idx="6011">
                  <c:v>Kartik 28, 2077</c:v>
                </c:pt>
                <c:pt idx="6012">
                  <c:v>Kartik 29, 2077</c:v>
                </c:pt>
                <c:pt idx="6013">
                  <c:v>Kartik 30, 2077</c:v>
                </c:pt>
                <c:pt idx="6014">
                  <c:v>Kartik 31, 2077</c:v>
                </c:pt>
                <c:pt idx="6015">
                  <c:v>Kartik 32, 2077</c:v>
                </c:pt>
                <c:pt idx="6016">
                  <c:v>Mangsir 1, 2077</c:v>
                </c:pt>
                <c:pt idx="6017">
                  <c:v>Mangsir 2, 2077</c:v>
                </c:pt>
                <c:pt idx="6018">
                  <c:v>Mangsir 3, 2077</c:v>
                </c:pt>
                <c:pt idx="6019">
                  <c:v>Mangsir 4, 2077</c:v>
                </c:pt>
                <c:pt idx="6020">
                  <c:v>Mangsir 5, 2077</c:v>
                </c:pt>
                <c:pt idx="6021">
                  <c:v>Mangsir 6, 2077</c:v>
                </c:pt>
                <c:pt idx="6022">
                  <c:v>Mangsir 7, 2077</c:v>
                </c:pt>
                <c:pt idx="6023">
                  <c:v>Mangsir 8, 2077</c:v>
                </c:pt>
                <c:pt idx="6024">
                  <c:v>Mangsir 9, 2077</c:v>
                </c:pt>
                <c:pt idx="6025">
                  <c:v>Mangsir 10, 2077</c:v>
                </c:pt>
                <c:pt idx="6026">
                  <c:v>Mangsir 11, 2077</c:v>
                </c:pt>
                <c:pt idx="6027">
                  <c:v>Mangsir 12, 2077</c:v>
                </c:pt>
                <c:pt idx="6028">
                  <c:v>Mangsir 13, 2077</c:v>
                </c:pt>
                <c:pt idx="6029">
                  <c:v>Mangsir 16, 2077</c:v>
                </c:pt>
                <c:pt idx="6030">
                  <c:v>Mangsir 17, 2077</c:v>
                </c:pt>
                <c:pt idx="6031">
                  <c:v>Mangsir 18, 2077</c:v>
                </c:pt>
                <c:pt idx="6032">
                  <c:v>Mangsir 19, 2077</c:v>
                </c:pt>
                <c:pt idx="6033">
                  <c:v>Mangsir 20, 2077</c:v>
                </c:pt>
                <c:pt idx="6034">
                  <c:v>Mangsir 21, 2077</c:v>
                </c:pt>
                <c:pt idx="6035">
                  <c:v>Mangsir 22, 2077</c:v>
                </c:pt>
                <c:pt idx="6036">
                  <c:v>Mangsir 23, 2077</c:v>
                </c:pt>
                <c:pt idx="6037">
                  <c:v>Mangsir 24, 2077</c:v>
                </c:pt>
                <c:pt idx="6038">
                  <c:v>Mangsir 25, 2077</c:v>
                </c:pt>
                <c:pt idx="6039">
                  <c:v>Mangsir 26, 2077</c:v>
                </c:pt>
                <c:pt idx="6040">
                  <c:v>Mangsir 27, 2077</c:v>
                </c:pt>
                <c:pt idx="6041">
                  <c:v>Mangsir 28, 2077</c:v>
                </c:pt>
                <c:pt idx="6042">
                  <c:v>Mangsir 29, 2077</c:v>
                </c:pt>
                <c:pt idx="6043">
                  <c:v>Mangsir 30, 2077</c:v>
                </c:pt>
                <c:pt idx="6044">
                  <c:v>Mangsir 31, 2077</c:v>
                </c:pt>
                <c:pt idx="6045">
                  <c:v>Mangsir 32, 2077</c:v>
                </c:pt>
                <c:pt idx="6046">
                  <c:v>Poush 1, 2077</c:v>
                </c:pt>
                <c:pt idx="6047">
                  <c:v>Poush 2, 2077</c:v>
                </c:pt>
                <c:pt idx="6048">
                  <c:v>Poush 3, 2077</c:v>
                </c:pt>
                <c:pt idx="6049">
                  <c:v>Poush 4, 2077</c:v>
                </c:pt>
                <c:pt idx="6050">
                  <c:v>Poush 5, 2077</c:v>
                </c:pt>
                <c:pt idx="6051">
                  <c:v>Poush 6, 2077</c:v>
                </c:pt>
                <c:pt idx="6052">
                  <c:v>Poush 7, 2077</c:v>
                </c:pt>
                <c:pt idx="6053">
                  <c:v>Poush 8, 2077</c:v>
                </c:pt>
                <c:pt idx="6054">
                  <c:v>Poush 9, 2077</c:v>
                </c:pt>
                <c:pt idx="6055">
                  <c:v>Poush 10, 2077</c:v>
                </c:pt>
                <c:pt idx="6056">
                  <c:v>Poush 11, 2077</c:v>
                </c:pt>
                <c:pt idx="6057">
                  <c:v>Poush 12, 2077</c:v>
                </c:pt>
                <c:pt idx="6058">
                  <c:v>Poush 13, 2077</c:v>
                </c:pt>
                <c:pt idx="6059">
                  <c:v>Poush 14, 2077</c:v>
                </c:pt>
                <c:pt idx="6060">
                  <c:v>Poush 16, 2077</c:v>
                </c:pt>
                <c:pt idx="6061">
                  <c:v>Poush 17, 2077</c:v>
                </c:pt>
                <c:pt idx="6062">
                  <c:v>Poush 18, 2077</c:v>
                </c:pt>
                <c:pt idx="6063">
                  <c:v>Poush 19, 2077</c:v>
                </c:pt>
                <c:pt idx="6064">
                  <c:v>Poush 20, 2077</c:v>
                </c:pt>
                <c:pt idx="6065">
                  <c:v>Poush 21, 2077</c:v>
                </c:pt>
                <c:pt idx="6066">
                  <c:v>Poush 22, 2077</c:v>
                </c:pt>
                <c:pt idx="6067">
                  <c:v>Poush 23, 2077</c:v>
                </c:pt>
                <c:pt idx="6068">
                  <c:v>Poush 24, 2077</c:v>
                </c:pt>
                <c:pt idx="6069">
                  <c:v>Poush 25, 2077</c:v>
                </c:pt>
                <c:pt idx="6070">
                  <c:v>Poush 26, 2077</c:v>
                </c:pt>
                <c:pt idx="6071">
                  <c:v>Poush 27, 2077</c:v>
                </c:pt>
                <c:pt idx="6072">
                  <c:v>Poush 28, 2077</c:v>
                </c:pt>
                <c:pt idx="6073">
                  <c:v>Poush 29, 2077</c:v>
                </c:pt>
                <c:pt idx="6074">
                  <c:v>Poush 30, 2077</c:v>
                </c:pt>
                <c:pt idx="6075">
                  <c:v>Poush 31, 2077</c:v>
                </c:pt>
                <c:pt idx="6076">
                  <c:v>Poush 32, 2077</c:v>
                </c:pt>
                <c:pt idx="6077">
                  <c:v>Magh 1, 2077</c:v>
                </c:pt>
                <c:pt idx="6078">
                  <c:v>Magh 2, 2077</c:v>
                </c:pt>
                <c:pt idx="6079">
                  <c:v>Magh 3, 2077</c:v>
                </c:pt>
                <c:pt idx="6080">
                  <c:v>Magh 4, 2077</c:v>
                </c:pt>
                <c:pt idx="6081">
                  <c:v>Magh 5, 2077</c:v>
                </c:pt>
                <c:pt idx="6082">
                  <c:v>Magh 6, 2077</c:v>
                </c:pt>
                <c:pt idx="6083">
                  <c:v>Magh 7, 2077</c:v>
                </c:pt>
                <c:pt idx="6084">
                  <c:v>Magh 8, 2077</c:v>
                </c:pt>
                <c:pt idx="6085">
                  <c:v>Magh 9, 2077</c:v>
                </c:pt>
                <c:pt idx="6086">
                  <c:v>Magh 10, 2077</c:v>
                </c:pt>
                <c:pt idx="6087">
                  <c:v>Magh 11, 2077</c:v>
                </c:pt>
                <c:pt idx="6088">
                  <c:v>Magh 12, 2077</c:v>
                </c:pt>
                <c:pt idx="6089">
                  <c:v>Magh 13, 2077</c:v>
                </c:pt>
                <c:pt idx="6090">
                  <c:v>Magh 14, 2077</c:v>
                </c:pt>
                <c:pt idx="6091">
                  <c:v>Magh 18, 2077</c:v>
                </c:pt>
                <c:pt idx="6092">
                  <c:v>Magh 19, 2077</c:v>
                </c:pt>
                <c:pt idx="6093">
                  <c:v>Magh 20, 2077</c:v>
                </c:pt>
                <c:pt idx="6094">
                  <c:v>Magh 21, 2077</c:v>
                </c:pt>
                <c:pt idx="6095">
                  <c:v>Magh 22, 2077</c:v>
                </c:pt>
                <c:pt idx="6096">
                  <c:v>Magh 23, 2077</c:v>
                </c:pt>
                <c:pt idx="6097">
                  <c:v>Magh 24, 2077</c:v>
                </c:pt>
                <c:pt idx="6098">
                  <c:v>Magh 25, 2077</c:v>
                </c:pt>
                <c:pt idx="6099">
                  <c:v>Magh 26, 2077</c:v>
                </c:pt>
                <c:pt idx="6100">
                  <c:v>Magh 27, 2077</c:v>
                </c:pt>
                <c:pt idx="6101">
                  <c:v>Magh 28, 2077</c:v>
                </c:pt>
                <c:pt idx="6102">
                  <c:v>Magh 29, 2077</c:v>
                </c:pt>
                <c:pt idx="6103">
                  <c:v>Magh 30, 2077</c:v>
                </c:pt>
                <c:pt idx="6104">
                  <c:v>Magh 31, 2077</c:v>
                </c:pt>
                <c:pt idx="6105">
                  <c:v>Magh 32, 2077</c:v>
                </c:pt>
                <c:pt idx="6106">
                  <c:v>Falgun 1, 2077</c:v>
                </c:pt>
                <c:pt idx="6107">
                  <c:v>Falgun 2, 2077</c:v>
                </c:pt>
                <c:pt idx="6108">
                  <c:v>Falgun 3, 2077</c:v>
                </c:pt>
                <c:pt idx="6109">
                  <c:v>Falgun 4, 2077</c:v>
                </c:pt>
                <c:pt idx="6110">
                  <c:v>Falgun 5, 2077</c:v>
                </c:pt>
                <c:pt idx="6111">
                  <c:v>Falgun 6, 2077</c:v>
                </c:pt>
                <c:pt idx="6112">
                  <c:v>Falgun 7, 2077</c:v>
                </c:pt>
                <c:pt idx="6113">
                  <c:v>Falgun 8, 2077</c:v>
                </c:pt>
                <c:pt idx="6114">
                  <c:v>Falgun 9, 2077</c:v>
                </c:pt>
                <c:pt idx="6115">
                  <c:v>Falgun 10, 2077</c:v>
                </c:pt>
                <c:pt idx="6116">
                  <c:v>Falgun 11, 2077</c:v>
                </c:pt>
                <c:pt idx="6117">
                  <c:v>Falgun 12, 2077</c:v>
                </c:pt>
                <c:pt idx="6118">
                  <c:v>Falgun 13, 2077</c:v>
                </c:pt>
                <c:pt idx="6119">
                  <c:v>Falgun 14, 2077</c:v>
                </c:pt>
                <c:pt idx="6120">
                  <c:v>Falgun 15, 2077</c:v>
                </c:pt>
                <c:pt idx="6121">
                  <c:v>Falgun 16, 2077</c:v>
                </c:pt>
                <c:pt idx="6122">
                  <c:v>Falgun 19, 2077</c:v>
                </c:pt>
                <c:pt idx="6123">
                  <c:v>Falgun 20, 2077</c:v>
                </c:pt>
                <c:pt idx="6124">
                  <c:v>Falgun 21, 2077</c:v>
                </c:pt>
                <c:pt idx="6125">
                  <c:v>Falgun 22, 2077</c:v>
                </c:pt>
                <c:pt idx="6126">
                  <c:v>Falgun 23, 2077</c:v>
                </c:pt>
                <c:pt idx="6127">
                  <c:v>Falgun 24, 2077</c:v>
                </c:pt>
                <c:pt idx="6128">
                  <c:v>Falgun 25, 2077</c:v>
                </c:pt>
                <c:pt idx="6129">
                  <c:v>Falgun 26, 2077</c:v>
                </c:pt>
                <c:pt idx="6130">
                  <c:v>Falgun 27, 2077</c:v>
                </c:pt>
                <c:pt idx="6131">
                  <c:v>Falgun 28, 2077</c:v>
                </c:pt>
                <c:pt idx="6132">
                  <c:v>Falgun 29, 2077</c:v>
                </c:pt>
                <c:pt idx="6133">
                  <c:v>Falgun 30, 2077</c:v>
                </c:pt>
                <c:pt idx="6134">
                  <c:v>Falgun 31, 2077</c:v>
                </c:pt>
                <c:pt idx="6135">
                  <c:v>Falgun 32, 2077</c:v>
                </c:pt>
                <c:pt idx="6136">
                  <c:v>Chaitra 1, 2077</c:v>
                </c:pt>
                <c:pt idx="6137">
                  <c:v>Chaitra 2, 2077</c:v>
                </c:pt>
                <c:pt idx="6138">
                  <c:v>Chaitra 3, 2077</c:v>
                </c:pt>
                <c:pt idx="6139">
                  <c:v>Chaitra 4, 2077</c:v>
                </c:pt>
                <c:pt idx="6140">
                  <c:v>Chaitra 5, 2077</c:v>
                </c:pt>
                <c:pt idx="6141">
                  <c:v>Chaitra 6, 2077</c:v>
                </c:pt>
                <c:pt idx="6142">
                  <c:v>Chaitra 7, 2077</c:v>
                </c:pt>
                <c:pt idx="6143">
                  <c:v>Chaitra 8, 2077</c:v>
                </c:pt>
                <c:pt idx="6144">
                  <c:v>Chaitra 9, 2077</c:v>
                </c:pt>
                <c:pt idx="6145">
                  <c:v>Chaitra 10, 2077</c:v>
                </c:pt>
                <c:pt idx="6146">
                  <c:v>Chaitra 11, 2077</c:v>
                </c:pt>
                <c:pt idx="6147">
                  <c:v>Chaitra 12, 2077</c:v>
                </c:pt>
                <c:pt idx="6148">
                  <c:v>Chaitra 13, 2077</c:v>
                </c:pt>
                <c:pt idx="6149">
                  <c:v>Chaitra 14, 2077</c:v>
                </c:pt>
                <c:pt idx="6150">
                  <c:v>Chaitra 15, 2077</c:v>
                </c:pt>
                <c:pt idx="6151">
                  <c:v>Chaitra 16, 2077</c:v>
                </c:pt>
                <c:pt idx="6152">
                  <c:v>Chaitra 17, 2077</c:v>
                </c:pt>
                <c:pt idx="6153">
                  <c:v>Chaitra 20, 2077</c:v>
                </c:pt>
                <c:pt idx="6154">
                  <c:v>Chaitra 21, 2077</c:v>
                </c:pt>
                <c:pt idx="6155">
                  <c:v>Chaitra 22, 2077</c:v>
                </c:pt>
                <c:pt idx="6156">
                  <c:v>Chaitra 23, 2077</c:v>
                </c:pt>
                <c:pt idx="6157">
                  <c:v>Chaitra 24, 2077</c:v>
                </c:pt>
                <c:pt idx="6158">
                  <c:v>Chaitra 25, 2077</c:v>
                </c:pt>
                <c:pt idx="6159">
                  <c:v>Chaitra 26, 2077</c:v>
                </c:pt>
                <c:pt idx="6160">
                  <c:v>Chaitra 27, 2077</c:v>
                </c:pt>
                <c:pt idx="6161">
                  <c:v>Chaitra 28, 2077</c:v>
                </c:pt>
                <c:pt idx="6162">
                  <c:v>Chaitra 29, 2077</c:v>
                </c:pt>
                <c:pt idx="6163">
                  <c:v>Chaitra 30, 2077</c:v>
                </c:pt>
                <c:pt idx="6164">
                  <c:v>Chaitra 31, 2077</c:v>
                </c:pt>
                <c:pt idx="6165">
                  <c:v>Chaitra 32, 2077</c:v>
                </c:pt>
                <c:pt idx="6166">
                  <c:v>Baishakh 1, 2078</c:v>
                </c:pt>
                <c:pt idx="6167">
                  <c:v>Baishakh 2, 2078</c:v>
                </c:pt>
                <c:pt idx="6168">
                  <c:v>Baishakh 3, 2078</c:v>
                </c:pt>
                <c:pt idx="6169">
                  <c:v>Baishakh 4, 2078</c:v>
                </c:pt>
                <c:pt idx="6170">
                  <c:v>Baishakh 5, 2078</c:v>
                </c:pt>
                <c:pt idx="6171">
                  <c:v>Baishakh 6, 2078</c:v>
                </c:pt>
                <c:pt idx="6172">
                  <c:v>Baishakh 7, 2078</c:v>
                </c:pt>
                <c:pt idx="6173">
                  <c:v>Baishakh 8, 2078</c:v>
                </c:pt>
                <c:pt idx="6174">
                  <c:v>Baishakh 9, 2078</c:v>
                </c:pt>
                <c:pt idx="6175">
                  <c:v>Baishakh 10, 2078</c:v>
                </c:pt>
                <c:pt idx="6176">
                  <c:v>Baishakh 11, 2078</c:v>
                </c:pt>
                <c:pt idx="6177">
                  <c:v>Baishakh 12, 2078</c:v>
                </c:pt>
                <c:pt idx="6178">
                  <c:v>Baishakh 13, 2078</c:v>
                </c:pt>
                <c:pt idx="6179">
                  <c:v>Baishakh 14, 2078</c:v>
                </c:pt>
                <c:pt idx="6180">
                  <c:v>Baishakh 15, 2078</c:v>
                </c:pt>
                <c:pt idx="6181">
                  <c:v>Baishakh 16, 2078</c:v>
                </c:pt>
                <c:pt idx="6182">
                  <c:v>Baishakh 17, 2078</c:v>
                </c:pt>
                <c:pt idx="6183">
                  <c:v>Baishakh 18, 2078</c:v>
                </c:pt>
                <c:pt idx="6184">
                  <c:v>Baishakh 19, 2078</c:v>
                </c:pt>
                <c:pt idx="6185">
                  <c:v>Baishakh 21, 2078</c:v>
                </c:pt>
                <c:pt idx="6186">
                  <c:v>Baishakh 22, 2078</c:v>
                </c:pt>
                <c:pt idx="6187">
                  <c:v>Baishakh 23, 2078</c:v>
                </c:pt>
                <c:pt idx="6188">
                  <c:v>Baishakh 24, 2078</c:v>
                </c:pt>
                <c:pt idx="6189">
                  <c:v>Baishakh 25, 2078</c:v>
                </c:pt>
                <c:pt idx="6190">
                  <c:v>Baishakh 26, 2078</c:v>
                </c:pt>
                <c:pt idx="6191">
                  <c:v>Baishakh 27, 2078</c:v>
                </c:pt>
                <c:pt idx="6192">
                  <c:v>Baishakh 28, 2078</c:v>
                </c:pt>
                <c:pt idx="6193">
                  <c:v>Baishakh 29, 2078</c:v>
                </c:pt>
                <c:pt idx="6194">
                  <c:v>Baishakh 30, 2078</c:v>
                </c:pt>
                <c:pt idx="6195">
                  <c:v>Baishakh 31, 2078</c:v>
                </c:pt>
                <c:pt idx="6196">
                  <c:v>Baishakh 32, 2078</c:v>
                </c:pt>
                <c:pt idx="6197">
                  <c:v>Jestha 1, 2078</c:v>
                </c:pt>
                <c:pt idx="6198">
                  <c:v>Jestha 2, 2078</c:v>
                </c:pt>
                <c:pt idx="6199">
                  <c:v>Jestha 3, 2078</c:v>
                </c:pt>
                <c:pt idx="6200">
                  <c:v>Jestha 4, 2078</c:v>
                </c:pt>
                <c:pt idx="6201">
                  <c:v>Jestha 5, 2078</c:v>
                </c:pt>
                <c:pt idx="6202">
                  <c:v>Jestha 6, 2078</c:v>
                </c:pt>
                <c:pt idx="6203">
                  <c:v>Jestha 7, 2078</c:v>
                </c:pt>
                <c:pt idx="6204">
                  <c:v>Jestha 8, 2078</c:v>
                </c:pt>
                <c:pt idx="6205">
                  <c:v>Jestha 9, 2078</c:v>
                </c:pt>
                <c:pt idx="6206">
                  <c:v>Jestha 10, 2078</c:v>
                </c:pt>
                <c:pt idx="6207">
                  <c:v>Jestha 11, 2078</c:v>
                </c:pt>
                <c:pt idx="6208">
                  <c:v>Jestha 12, 2078</c:v>
                </c:pt>
                <c:pt idx="6209">
                  <c:v>Jestha 13, 2078</c:v>
                </c:pt>
                <c:pt idx="6210">
                  <c:v>Jestha 14, 2078</c:v>
                </c:pt>
                <c:pt idx="6211">
                  <c:v>Jestha 15, 2078</c:v>
                </c:pt>
                <c:pt idx="6212">
                  <c:v>Jestha 16, 2078</c:v>
                </c:pt>
                <c:pt idx="6213">
                  <c:v>Jestha 17, 2078</c:v>
                </c:pt>
                <c:pt idx="6214">
                  <c:v>Jestha 18, 2078</c:v>
                </c:pt>
                <c:pt idx="6215">
                  <c:v>Jestha 19, 2078</c:v>
                </c:pt>
                <c:pt idx="6216">
                  <c:v>Jestha 20, 2078</c:v>
                </c:pt>
                <c:pt idx="6217">
                  <c:v>Jestha 22, 2078</c:v>
                </c:pt>
                <c:pt idx="6218">
                  <c:v>Jestha 23, 2078</c:v>
                </c:pt>
                <c:pt idx="6219">
                  <c:v>Jestha 24, 2078</c:v>
                </c:pt>
                <c:pt idx="6220">
                  <c:v>Jestha 25, 2078</c:v>
                </c:pt>
                <c:pt idx="6221">
                  <c:v>Jestha 26, 2078</c:v>
                </c:pt>
                <c:pt idx="6222">
                  <c:v>Jestha 27, 2078</c:v>
                </c:pt>
                <c:pt idx="6223">
                  <c:v>Jestha 28, 2078</c:v>
                </c:pt>
                <c:pt idx="6224">
                  <c:v>Jestha 29, 2078</c:v>
                </c:pt>
                <c:pt idx="6225">
                  <c:v>Jestha 30, 2078</c:v>
                </c:pt>
                <c:pt idx="6226">
                  <c:v>Jestha 31, 2078</c:v>
                </c:pt>
                <c:pt idx="6227">
                  <c:v>Jestha 32, 2078</c:v>
                </c:pt>
                <c:pt idx="6228">
                  <c:v>Ashadh 1, 2078</c:v>
                </c:pt>
                <c:pt idx="6229">
                  <c:v>Ashadh 2, 2078</c:v>
                </c:pt>
                <c:pt idx="6230">
                  <c:v>Ashadh 3, 2078</c:v>
                </c:pt>
                <c:pt idx="6231">
                  <c:v>Ashadh 4, 2078</c:v>
                </c:pt>
                <c:pt idx="6232">
                  <c:v>Ashadh 5, 2078</c:v>
                </c:pt>
                <c:pt idx="6233">
                  <c:v>Ashadh 6, 2078</c:v>
                </c:pt>
                <c:pt idx="6234">
                  <c:v>Ashadh 7, 2078</c:v>
                </c:pt>
                <c:pt idx="6235">
                  <c:v>Ashadh 8, 2078</c:v>
                </c:pt>
                <c:pt idx="6236">
                  <c:v>Ashadh 9, 2078</c:v>
                </c:pt>
                <c:pt idx="6237">
                  <c:v>Ashadh 10, 2078</c:v>
                </c:pt>
                <c:pt idx="6238">
                  <c:v>Ashadh 11, 2078</c:v>
                </c:pt>
                <c:pt idx="6239">
                  <c:v>Ashadh 12, 2078</c:v>
                </c:pt>
                <c:pt idx="6240">
                  <c:v>Ashadh 13, 2078</c:v>
                </c:pt>
                <c:pt idx="6241">
                  <c:v>Ashadh 14, 2078</c:v>
                </c:pt>
                <c:pt idx="6242">
                  <c:v>Ashadh 15, 2078</c:v>
                </c:pt>
                <c:pt idx="6243">
                  <c:v>Ashadh 16, 2078</c:v>
                </c:pt>
                <c:pt idx="6244">
                  <c:v>Ashadh 17, 2078</c:v>
                </c:pt>
                <c:pt idx="6245">
                  <c:v>Ashadh 18, 2078</c:v>
                </c:pt>
                <c:pt idx="6246">
                  <c:v>Ashadh 19, 2078</c:v>
                </c:pt>
                <c:pt idx="6247">
                  <c:v>Ashadh 20, 2078</c:v>
                </c:pt>
                <c:pt idx="6248">
                  <c:v>Ashadh 21, 2078</c:v>
                </c:pt>
                <c:pt idx="6249">
                  <c:v>Ashadh 23, 2078</c:v>
                </c:pt>
                <c:pt idx="6250">
                  <c:v>Ashadh 24, 2078</c:v>
                </c:pt>
                <c:pt idx="6251">
                  <c:v>Ashadh 25, 2078</c:v>
                </c:pt>
                <c:pt idx="6252">
                  <c:v>Ashadh 26, 2078</c:v>
                </c:pt>
                <c:pt idx="6253">
                  <c:v>Ashadh 27, 2078</c:v>
                </c:pt>
                <c:pt idx="6254">
                  <c:v>Ashadh 28, 2078</c:v>
                </c:pt>
                <c:pt idx="6255">
                  <c:v>Ashadh 29, 2078</c:v>
                </c:pt>
                <c:pt idx="6256">
                  <c:v>Ashadh 30, 2078</c:v>
                </c:pt>
                <c:pt idx="6257">
                  <c:v>Ashadh 31, 2078</c:v>
                </c:pt>
                <c:pt idx="6258">
                  <c:v>Ashadh 32, 2078</c:v>
                </c:pt>
                <c:pt idx="6259">
                  <c:v>Shrawan 1, 2078</c:v>
                </c:pt>
                <c:pt idx="6260">
                  <c:v>Shrawan 2, 2078</c:v>
                </c:pt>
                <c:pt idx="6261">
                  <c:v>Shrawan 3, 2078</c:v>
                </c:pt>
                <c:pt idx="6262">
                  <c:v>Shrawan 4, 2078</c:v>
                </c:pt>
                <c:pt idx="6263">
                  <c:v>Shrawan 5, 2078</c:v>
                </c:pt>
                <c:pt idx="6264">
                  <c:v>Shrawan 6, 2078</c:v>
                </c:pt>
                <c:pt idx="6265">
                  <c:v>Shrawan 7, 2078</c:v>
                </c:pt>
                <c:pt idx="6266">
                  <c:v>Shrawan 8, 2078</c:v>
                </c:pt>
                <c:pt idx="6267">
                  <c:v>Shrawan 9, 2078</c:v>
                </c:pt>
                <c:pt idx="6268">
                  <c:v>Shrawan 10, 2078</c:v>
                </c:pt>
                <c:pt idx="6269">
                  <c:v>Shrawan 11, 2078</c:v>
                </c:pt>
                <c:pt idx="6270">
                  <c:v>Shrawan 12, 2078</c:v>
                </c:pt>
                <c:pt idx="6271">
                  <c:v>Shrawan 13, 2078</c:v>
                </c:pt>
                <c:pt idx="6272">
                  <c:v>Shrawan 14, 2078</c:v>
                </c:pt>
                <c:pt idx="6273">
                  <c:v>Shrawan 15, 2078</c:v>
                </c:pt>
                <c:pt idx="6274">
                  <c:v>Shrawan 16, 2078</c:v>
                </c:pt>
                <c:pt idx="6275">
                  <c:v>Shrawan 17, 2078</c:v>
                </c:pt>
                <c:pt idx="6276">
                  <c:v>Shrawan 18, 2078</c:v>
                </c:pt>
                <c:pt idx="6277">
                  <c:v>Shrawan 19, 2078</c:v>
                </c:pt>
                <c:pt idx="6278">
                  <c:v>Shrawan 20, 2078</c:v>
                </c:pt>
                <c:pt idx="6279">
                  <c:v>Shrawan 21, 2078</c:v>
                </c:pt>
                <c:pt idx="6280">
                  <c:v>Shrawan 22, 2078</c:v>
                </c:pt>
                <c:pt idx="6281">
                  <c:v>Shrawan 24, 2078</c:v>
                </c:pt>
                <c:pt idx="6282">
                  <c:v>Shrawan 25, 2078</c:v>
                </c:pt>
                <c:pt idx="6283">
                  <c:v>Shrawan 26, 2078</c:v>
                </c:pt>
                <c:pt idx="6284">
                  <c:v>Shrawan 27, 2078</c:v>
                </c:pt>
                <c:pt idx="6285">
                  <c:v>Shrawan 28, 2078</c:v>
                </c:pt>
                <c:pt idx="6286">
                  <c:v>Shrawan 29, 2078</c:v>
                </c:pt>
                <c:pt idx="6287">
                  <c:v>Shrawan 30, 2078</c:v>
                </c:pt>
                <c:pt idx="6288">
                  <c:v>Shrawan 31, 2078</c:v>
                </c:pt>
                <c:pt idx="6289">
                  <c:v>Shrawan 32, 2078</c:v>
                </c:pt>
                <c:pt idx="6290">
                  <c:v>Bhadra 1, 2078</c:v>
                </c:pt>
                <c:pt idx="6291">
                  <c:v>Bhadra 2, 2078</c:v>
                </c:pt>
                <c:pt idx="6292">
                  <c:v>Bhadra 3, 2078</c:v>
                </c:pt>
                <c:pt idx="6293">
                  <c:v>Bhadra 4, 2078</c:v>
                </c:pt>
                <c:pt idx="6294">
                  <c:v>Bhadra 5, 2078</c:v>
                </c:pt>
                <c:pt idx="6295">
                  <c:v>Bhadra 6, 2078</c:v>
                </c:pt>
                <c:pt idx="6296">
                  <c:v>Bhadra 7, 2078</c:v>
                </c:pt>
                <c:pt idx="6297">
                  <c:v>Bhadra 8, 2078</c:v>
                </c:pt>
                <c:pt idx="6298">
                  <c:v>Bhadra 9, 2078</c:v>
                </c:pt>
                <c:pt idx="6299">
                  <c:v>Bhadra 10, 2078</c:v>
                </c:pt>
                <c:pt idx="6300">
                  <c:v>Bhadra 11, 2078</c:v>
                </c:pt>
                <c:pt idx="6301">
                  <c:v>Bhadra 12, 2078</c:v>
                </c:pt>
                <c:pt idx="6302">
                  <c:v>Bhadra 13, 2078</c:v>
                </c:pt>
                <c:pt idx="6303">
                  <c:v>Bhadra 14, 2078</c:v>
                </c:pt>
                <c:pt idx="6304">
                  <c:v>Bhadra 15, 2078</c:v>
                </c:pt>
                <c:pt idx="6305">
                  <c:v>Bhadra 16, 2078</c:v>
                </c:pt>
                <c:pt idx="6306">
                  <c:v>Bhadra 17, 2078</c:v>
                </c:pt>
                <c:pt idx="6307">
                  <c:v>Bhadra 18, 2078</c:v>
                </c:pt>
                <c:pt idx="6308">
                  <c:v>Bhadra 19, 2078</c:v>
                </c:pt>
                <c:pt idx="6309">
                  <c:v>Bhadra 20, 2078</c:v>
                </c:pt>
                <c:pt idx="6310">
                  <c:v>Bhadra 21, 2078</c:v>
                </c:pt>
                <c:pt idx="6311">
                  <c:v>Bhadra 22, 2078</c:v>
                </c:pt>
                <c:pt idx="6312">
                  <c:v>Bhadra 23, 2078</c:v>
                </c:pt>
                <c:pt idx="6313">
                  <c:v>Bhadra 24, 2078</c:v>
                </c:pt>
                <c:pt idx="6314">
                  <c:v>Bhadra 25, 2078</c:v>
                </c:pt>
                <c:pt idx="6315">
                  <c:v>Bhadra 26, 2078</c:v>
                </c:pt>
                <c:pt idx="6316">
                  <c:v>Bhadra 27, 2078</c:v>
                </c:pt>
                <c:pt idx="6317">
                  <c:v>Bhadra 28, 2078</c:v>
                </c:pt>
                <c:pt idx="6318">
                  <c:v>Bhadra 29, 2078</c:v>
                </c:pt>
                <c:pt idx="6319">
                  <c:v>Bhadra 30, 2078</c:v>
                </c:pt>
                <c:pt idx="6320">
                  <c:v>Bhadra 31, 2078</c:v>
                </c:pt>
                <c:pt idx="6321">
                  <c:v>Bhadra 32, 2078</c:v>
                </c:pt>
                <c:pt idx="6322">
                  <c:v>Ashwin 1, 2078</c:v>
                </c:pt>
                <c:pt idx="6323">
                  <c:v>Ashwin 2, 2078</c:v>
                </c:pt>
                <c:pt idx="6324">
                  <c:v>Ashwin 3, 2078</c:v>
                </c:pt>
                <c:pt idx="6325">
                  <c:v>Ashwin 4, 2078</c:v>
                </c:pt>
                <c:pt idx="6326">
                  <c:v>Ashwin 5, 2078</c:v>
                </c:pt>
                <c:pt idx="6327">
                  <c:v>Ashwin 6, 2078</c:v>
                </c:pt>
                <c:pt idx="6328">
                  <c:v>Ashwin 7, 2078</c:v>
                </c:pt>
                <c:pt idx="6329">
                  <c:v>Ashwin 8, 2078</c:v>
                </c:pt>
                <c:pt idx="6330">
                  <c:v>Ashwin 9, 2078</c:v>
                </c:pt>
                <c:pt idx="6331">
                  <c:v>Ashwin 10, 2078</c:v>
                </c:pt>
                <c:pt idx="6332">
                  <c:v>Ashwin 11, 2078</c:v>
                </c:pt>
                <c:pt idx="6333">
                  <c:v>Ashwin 12, 2078</c:v>
                </c:pt>
                <c:pt idx="6334">
                  <c:v>Ashwin 13, 2078</c:v>
                </c:pt>
                <c:pt idx="6335">
                  <c:v>Ashwin 14, 2078</c:v>
                </c:pt>
                <c:pt idx="6336">
                  <c:v>Ashwin 15, 2078</c:v>
                </c:pt>
                <c:pt idx="6337">
                  <c:v>Ashwin 16, 2078</c:v>
                </c:pt>
                <c:pt idx="6338">
                  <c:v>Ashwin 17, 2078</c:v>
                </c:pt>
                <c:pt idx="6339">
                  <c:v>Ashwin 18, 2078</c:v>
                </c:pt>
                <c:pt idx="6340">
                  <c:v>Ashwin 19, 2078</c:v>
                </c:pt>
                <c:pt idx="6341">
                  <c:v>Ashwin 20, 2078</c:v>
                </c:pt>
                <c:pt idx="6342">
                  <c:v>Ashwin 21, 2078</c:v>
                </c:pt>
                <c:pt idx="6343">
                  <c:v>Ashwin 22, 2078</c:v>
                </c:pt>
                <c:pt idx="6344">
                  <c:v>Ashwin 23, 2078</c:v>
                </c:pt>
                <c:pt idx="6345">
                  <c:v>Ashwin 24, 2078</c:v>
                </c:pt>
                <c:pt idx="6346">
                  <c:v>Ashwin 26, 2078</c:v>
                </c:pt>
                <c:pt idx="6347">
                  <c:v>Ashwin 27, 2078</c:v>
                </c:pt>
                <c:pt idx="6348">
                  <c:v>Ashwin 28, 2078</c:v>
                </c:pt>
                <c:pt idx="6349">
                  <c:v>Ashwin 29, 2078</c:v>
                </c:pt>
                <c:pt idx="6350">
                  <c:v>Ashwin 30, 2078</c:v>
                </c:pt>
                <c:pt idx="6351">
                  <c:v>Ashwin 31, 2078</c:v>
                </c:pt>
                <c:pt idx="6352">
                  <c:v>Ashwin 32, 2078</c:v>
                </c:pt>
                <c:pt idx="6353">
                  <c:v>Kartik 1, 2078</c:v>
                </c:pt>
                <c:pt idx="6354">
                  <c:v>Kartik 2, 2078</c:v>
                </c:pt>
                <c:pt idx="6355">
                  <c:v>Kartik 3, 2078</c:v>
                </c:pt>
                <c:pt idx="6356">
                  <c:v>Kartik 4, 2078</c:v>
                </c:pt>
                <c:pt idx="6357">
                  <c:v>Kartik 5, 2078</c:v>
                </c:pt>
                <c:pt idx="6358">
                  <c:v>Kartik 6, 2078</c:v>
                </c:pt>
                <c:pt idx="6359">
                  <c:v>Kartik 7, 2078</c:v>
                </c:pt>
                <c:pt idx="6360">
                  <c:v>Kartik 8, 2078</c:v>
                </c:pt>
                <c:pt idx="6361">
                  <c:v>Kartik 9, 2078</c:v>
                </c:pt>
                <c:pt idx="6362">
                  <c:v>Kartik 10, 2078</c:v>
                </c:pt>
                <c:pt idx="6363">
                  <c:v>Kartik 11, 2078</c:v>
                </c:pt>
                <c:pt idx="6364">
                  <c:v>Kartik 12, 2078</c:v>
                </c:pt>
                <c:pt idx="6365">
                  <c:v>Kartik 13, 2078</c:v>
                </c:pt>
                <c:pt idx="6366">
                  <c:v>Kartik 14, 2078</c:v>
                </c:pt>
                <c:pt idx="6367">
                  <c:v>Kartik 15, 2078</c:v>
                </c:pt>
                <c:pt idx="6368">
                  <c:v>Kartik 16, 2078</c:v>
                </c:pt>
                <c:pt idx="6369">
                  <c:v>Kartik 17, 2078</c:v>
                </c:pt>
                <c:pt idx="6370">
                  <c:v>Kartik 18, 2078</c:v>
                </c:pt>
                <c:pt idx="6371">
                  <c:v>Kartik 19, 2078</c:v>
                </c:pt>
                <c:pt idx="6372">
                  <c:v>Kartik 20, 2078</c:v>
                </c:pt>
                <c:pt idx="6373">
                  <c:v>Kartik 21, 2078</c:v>
                </c:pt>
                <c:pt idx="6374">
                  <c:v>Kartik 22, 2078</c:v>
                </c:pt>
                <c:pt idx="6375">
                  <c:v>Kartik 23, 2078</c:v>
                </c:pt>
                <c:pt idx="6376">
                  <c:v>Kartik 24, 2078</c:v>
                </c:pt>
                <c:pt idx="6377">
                  <c:v>Kartik 25, 2078</c:v>
                </c:pt>
                <c:pt idx="6378">
                  <c:v>Kartik 27, 2078</c:v>
                </c:pt>
                <c:pt idx="6379">
                  <c:v>Kartik 28, 2078</c:v>
                </c:pt>
                <c:pt idx="6380">
                  <c:v>Kartik 29, 2078</c:v>
                </c:pt>
                <c:pt idx="6381">
                  <c:v>Kartik 30, 2078</c:v>
                </c:pt>
                <c:pt idx="6382">
                  <c:v>Kartik 31, 2078</c:v>
                </c:pt>
                <c:pt idx="6383">
                  <c:v>Kartik 32, 2078</c:v>
                </c:pt>
                <c:pt idx="6384">
                  <c:v>Mangsir 1, 2078</c:v>
                </c:pt>
                <c:pt idx="6385">
                  <c:v>Mangsir 2, 2078</c:v>
                </c:pt>
                <c:pt idx="6386">
                  <c:v>Mangsir 3, 2078</c:v>
                </c:pt>
                <c:pt idx="6387">
                  <c:v>Mangsir 4, 2078</c:v>
                </c:pt>
                <c:pt idx="6388">
                  <c:v>Mangsir 5, 2078</c:v>
                </c:pt>
                <c:pt idx="6389">
                  <c:v>Mangsir 6, 2078</c:v>
                </c:pt>
                <c:pt idx="6390">
                  <c:v>Mangsir 7, 2078</c:v>
                </c:pt>
                <c:pt idx="6391">
                  <c:v>Mangsir 8, 2078</c:v>
                </c:pt>
                <c:pt idx="6392">
                  <c:v>Mangsir 9, 2078</c:v>
                </c:pt>
                <c:pt idx="6393">
                  <c:v>Mangsir 10, 2078</c:v>
                </c:pt>
                <c:pt idx="6394">
                  <c:v>Mangsir 11, 2078</c:v>
                </c:pt>
                <c:pt idx="6395">
                  <c:v>Mangsir 12, 2078</c:v>
                </c:pt>
                <c:pt idx="6396">
                  <c:v>Mangsir 13, 2078</c:v>
                </c:pt>
                <c:pt idx="6397">
                  <c:v>Mangsir 14, 2078</c:v>
                </c:pt>
                <c:pt idx="6398">
                  <c:v>Mangsir 15, 2078</c:v>
                </c:pt>
                <c:pt idx="6399">
                  <c:v>Mangsir 16, 2078</c:v>
                </c:pt>
                <c:pt idx="6400">
                  <c:v>Mangsir 17, 2078</c:v>
                </c:pt>
                <c:pt idx="6401">
                  <c:v>Mangsir 18, 2078</c:v>
                </c:pt>
                <c:pt idx="6402">
                  <c:v>Mangsir 19, 2078</c:v>
                </c:pt>
                <c:pt idx="6403">
                  <c:v>Mangsir 20, 2078</c:v>
                </c:pt>
                <c:pt idx="6404">
                  <c:v>Mangsir 21, 2078</c:v>
                </c:pt>
                <c:pt idx="6405">
                  <c:v>Mangsir 22, 2078</c:v>
                </c:pt>
                <c:pt idx="6406">
                  <c:v>Mangsir 23, 2078</c:v>
                </c:pt>
                <c:pt idx="6407">
                  <c:v>Mangsir 24, 2078</c:v>
                </c:pt>
                <c:pt idx="6408">
                  <c:v>Mangsir 25, 2078</c:v>
                </c:pt>
                <c:pt idx="6409">
                  <c:v>Mangsir 28, 2078</c:v>
                </c:pt>
                <c:pt idx="6410">
                  <c:v>Mangsir 29, 2078</c:v>
                </c:pt>
                <c:pt idx="6411">
                  <c:v>Mangsir 30, 2078</c:v>
                </c:pt>
                <c:pt idx="6412">
                  <c:v>Mangsir 31, 2078</c:v>
                </c:pt>
                <c:pt idx="6413">
                  <c:v>Mangsir 32, 2078</c:v>
                </c:pt>
                <c:pt idx="6414">
                  <c:v>Poush 1, 2078</c:v>
                </c:pt>
                <c:pt idx="6415">
                  <c:v>Poush 2, 2078</c:v>
                </c:pt>
                <c:pt idx="6416">
                  <c:v>Poush 3, 2078</c:v>
                </c:pt>
                <c:pt idx="6417">
                  <c:v>Poush 4, 2078</c:v>
                </c:pt>
                <c:pt idx="6418">
                  <c:v>Poush 5, 2078</c:v>
                </c:pt>
                <c:pt idx="6419">
                  <c:v>Poush 6, 2078</c:v>
                </c:pt>
                <c:pt idx="6420">
                  <c:v>Poush 7, 2078</c:v>
                </c:pt>
                <c:pt idx="6421">
                  <c:v>Poush 8, 2078</c:v>
                </c:pt>
                <c:pt idx="6422">
                  <c:v>Poush 9, 2078</c:v>
                </c:pt>
                <c:pt idx="6423">
                  <c:v>Poush 10, 2078</c:v>
                </c:pt>
                <c:pt idx="6424">
                  <c:v>Poush 11, 2078</c:v>
                </c:pt>
                <c:pt idx="6425">
                  <c:v>Poush 12, 2078</c:v>
                </c:pt>
                <c:pt idx="6426">
                  <c:v>Poush 13, 2078</c:v>
                </c:pt>
                <c:pt idx="6427">
                  <c:v>Poush 14, 2078</c:v>
                </c:pt>
                <c:pt idx="6428">
                  <c:v>Poush 15, 2078</c:v>
                </c:pt>
                <c:pt idx="6429">
                  <c:v>Poush 16, 2078</c:v>
                </c:pt>
                <c:pt idx="6430">
                  <c:v>Poush 17, 2078</c:v>
                </c:pt>
                <c:pt idx="6431">
                  <c:v>Poush 18, 2078</c:v>
                </c:pt>
                <c:pt idx="6432">
                  <c:v>Poush 19, 2078</c:v>
                </c:pt>
                <c:pt idx="6433">
                  <c:v>Poush 20, 2078</c:v>
                </c:pt>
                <c:pt idx="6434">
                  <c:v>Poush 21, 2078</c:v>
                </c:pt>
                <c:pt idx="6435">
                  <c:v>Poush 22, 2078</c:v>
                </c:pt>
                <c:pt idx="6436">
                  <c:v>Poush 23, 2078</c:v>
                </c:pt>
                <c:pt idx="6437">
                  <c:v>Poush 24, 2078</c:v>
                </c:pt>
                <c:pt idx="6438">
                  <c:v>Poush 25, 2078</c:v>
                </c:pt>
                <c:pt idx="6439">
                  <c:v>Poush 29, 2078</c:v>
                </c:pt>
                <c:pt idx="6440">
                  <c:v>Poush 30, 2078</c:v>
                </c:pt>
                <c:pt idx="6441">
                  <c:v>Poush 31, 2078</c:v>
                </c:pt>
                <c:pt idx="6442">
                  <c:v>Poush 32, 2078</c:v>
                </c:pt>
                <c:pt idx="6443">
                  <c:v>Magh 1, 2078</c:v>
                </c:pt>
                <c:pt idx="6444">
                  <c:v>Magh 2, 2078</c:v>
                </c:pt>
                <c:pt idx="6445">
                  <c:v>Magh 3, 2078</c:v>
                </c:pt>
                <c:pt idx="6446">
                  <c:v>Magh 4, 2078</c:v>
                </c:pt>
                <c:pt idx="6447">
                  <c:v>Magh 5, 2078</c:v>
                </c:pt>
                <c:pt idx="6448">
                  <c:v>Magh 6, 2078</c:v>
                </c:pt>
                <c:pt idx="6449">
                  <c:v>Magh 7, 2078</c:v>
                </c:pt>
                <c:pt idx="6450">
                  <c:v>Magh 8, 2078</c:v>
                </c:pt>
                <c:pt idx="6451">
                  <c:v>Magh 9, 2078</c:v>
                </c:pt>
                <c:pt idx="6452">
                  <c:v>Magh 10, 2078</c:v>
                </c:pt>
                <c:pt idx="6453">
                  <c:v>Magh 11, 2078</c:v>
                </c:pt>
                <c:pt idx="6454">
                  <c:v>Magh 12, 2078</c:v>
                </c:pt>
                <c:pt idx="6455">
                  <c:v>Magh 13, 2078</c:v>
                </c:pt>
                <c:pt idx="6456">
                  <c:v>Magh 14, 2078</c:v>
                </c:pt>
                <c:pt idx="6457">
                  <c:v>Magh 15, 2078</c:v>
                </c:pt>
                <c:pt idx="6458">
                  <c:v>Magh 16, 2078</c:v>
                </c:pt>
                <c:pt idx="6459">
                  <c:v>Magh 17, 2078</c:v>
                </c:pt>
                <c:pt idx="6460">
                  <c:v>Magh 18, 2078</c:v>
                </c:pt>
                <c:pt idx="6461">
                  <c:v>Magh 19, 2078</c:v>
                </c:pt>
                <c:pt idx="6462">
                  <c:v>Magh 20, 2078</c:v>
                </c:pt>
                <c:pt idx="6463">
                  <c:v>Magh 21, 2078</c:v>
                </c:pt>
                <c:pt idx="6464">
                  <c:v>Magh 22, 2078</c:v>
                </c:pt>
                <c:pt idx="6465">
                  <c:v>Magh 23, 2078</c:v>
                </c:pt>
                <c:pt idx="6466">
                  <c:v>Magh 24, 2078</c:v>
                </c:pt>
                <c:pt idx="6467">
                  <c:v>Magh 25, 2078</c:v>
                </c:pt>
                <c:pt idx="6468">
                  <c:v>Magh 26, 2078</c:v>
                </c:pt>
                <c:pt idx="6469">
                  <c:v>Magh 27, 2078</c:v>
                </c:pt>
                <c:pt idx="6470">
                  <c:v>Magh 30, 2078</c:v>
                </c:pt>
                <c:pt idx="6471">
                  <c:v>Magh 31, 2078</c:v>
                </c:pt>
                <c:pt idx="6472">
                  <c:v>Magh 32, 2078</c:v>
                </c:pt>
                <c:pt idx="6473">
                  <c:v>Falgun 1, 2078</c:v>
                </c:pt>
                <c:pt idx="6474">
                  <c:v>Falgun 2, 2078</c:v>
                </c:pt>
                <c:pt idx="6475">
                  <c:v>Falgun 3, 2078</c:v>
                </c:pt>
                <c:pt idx="6476">
                  <c:v>Falgun 4, 2078</c:v>
                </c:pt>
                <c:pt idx="6477">
                  <c:v>Falgun 5, 2078</c:v>
                </c:pt>
                <c:pt idx="6478">
                  <c:v>Falgun 6, 2078</c:v>
                </c:pt>
                <c:pt idx="6479">
                  <c:v>Falgun 7, 2078</c:v>
                </c:pt>
                <c:pt idx="6480">
                  <c:v>Falgun 8, 2078</c:v>
                </c:pt>
                <c:pt idx="6481">
                  <c:v>Falgun 9, 2078</c:v>
                </c:pt>
                <c:pt idx="6482">
                  <c:v>Falgun 10, 2078</c:v>
                </c:pt>
                <c:pt idx="6483">
                  <c:v>Falgun 11, 2078</c:v>
                </c:pt>
                <c:pt idx="6484">
                  <c:v>Falgun 12, 2078</c:v>
                </c:pt>
                <c:pt idx="6485">
                  <c:v>Falgun 13, 2078</c:v>
                </c:pt>
                <c:pt idx="6486">
                  <c:v>Falgun 14, 2078</c:v>
                </c:pt>
                <c:pt idx="6487">
                  <c:v>Falgun 15, 2078</c:v>
                </c:pt>
                <c:pt idx="6488">
                  <c:v>Falgun 16, 2078</c:v>
                </c:pt>
                <c:pt idx="6489">
                  <c:v>Falgun 17, 2078</c:v>
                </c:pt>
                <c:pt idx="6490">
                  <c:v>Falgun 18, 2078</c:v>
                </c:pt>
                <c:pt idx="6491">
                  <c:v>Falgun 19, 2078</c:v>
                </c:pt>
                <c:pt idx="6492">
                  <c:v>Falgun 20, 2078</c:v>
                </c:pt>
                <c:pt idx="6493">
                  <c:v>Falgun 21, 2078</c:v>
                </c:pt>
                <c:pt idx="6494">
                  <c:v>Falgun 22, 2078</c:v>
                </c:pt>
                <c:pt idx="6495">
                  <c:v>Falgun 23, 2078</c:v>
                </c:pt>
                <c:pt idx="6496">
                  <c:v>Falgun 24, 2078</c:v>
                </c:pt>
                <c:pt idx="6497">
                  <c:v>Falgun 25, 2078</c:v>
                </c:pt>
                <c:pt idx="6498">
                  <c:v>Falgun 26, 2078</c:v>
                </c:pt>
                <c:pt idx="6499">
                  <c:v>Falgun 27, 2078</c:v>
                </c:pt>
                <c:pt idx="6500">
                  <c:v>Falgun 28, 2078</c:v>
                </c:pt>
                <c:pt idx="6501">
                  <c:v>Falgun 31, 2078</c:v>
                </c:pt>
                <c:pt idx="6502">
                  <c:v>Falgun 32, 2078</c:v>
                </c:pt>
                <c:pt idx="6503">
                  <c:v>Chaitra 1, 2078</c:v>
                </c:pt>
                <c:pt idx="6504">
                  <c:v>Chaitra 2, 2078</c:v>
                </c:pt>
                <c:pt idx="6505">
                  <c:v>Chaitra 3, 2078</c:v>
                </c:pt>
                <c:pt idx="6506">
                  <c:v>Chaitra 4, 2078</c:v>
                </c:pt>
                <c:pt idx="6507">
                  <c:v>Chaitra 5, 2078</c:v>
                </c:pt>
                <c:pt idx="6508">
                  <c:v>Chaitra 6, 2078</c:v>
                </c:pt>
                <c:pt idx="6509">
                  <c:v>Chaitra 7, 2078</c:v>
                </c:pt>
                <c:pt idx="6510">
                  <c:v>Chaitra 8, 2078</c:v>
                </c:pt>
                <c:pt idx="6511">
                  <c:v>Chaitra 9, 2078</c:v>
                </c:pt>
                <c:pt idx="6512">
                  <c:v>Chaitra 10, 2078</c:v>
                </c:pt>
                <c:pt idx="6513">
                  <c:v>Chaitra 11, 2078</c:v>
                </c:pt>
                <c:pt idx="6514">
                  <c:v>Chaitra 12, 2078</c:v>
                </c:pt>
                <c:pt idx="6515">
                  <c:v>Chaitra 13, 2078</c:v>
                </c:pt>
                <c:pt idx="6516">
                  <c:v>Chaitra 14, 2078</c:v>
                </c:pt>
                <c:pt idx="6517">
                  <c:v>Chaitra 15, 2078</c:v>
                </c:pt>
                <c:pt idx="6518">
                  <c:v>Chaitra 16, 2078</c:v>
                </c:pt>
                <c:pt idx="6519">
                  <c:v>Chaitra 17, 2078</c:v>
                </c:pt>
                <c:pt idx="6520">
                  <c:v>Chaitra 18, 2078</c:v>
                </c:pt>
                <c:pt idx="6521">
                  <c:v>Chaitra 19, 2078</c:v>
                </c:pt>
                <c:pt idx="6522">
                  <c:v>Chaitra 20, 2078</c:v>
                </c:pt>
                <c:pt idx="6523">
                  <c:v>Chaitra 21, 2078</c:v>
                </c:pt>
                <c:pt idx="6524">
                  <c:v>Chaitra 22, 2078</c:v>
                </c:pt>
                <c:pt idx="6525">
                  <c:v>Chaitra 23, 2078</c:v>
                </c:pt>
                <c:pt idx="6526">
                  <c:v>Chaitra 24, 2078</c:v>
                </c:pt>
                <c:pt idx="6527">
                  <c:v>Chaitra 25, 2078</c:v>
                </c:pt>
                <c:pt idx="6528">
                  <c:v>Chaitra 26, 2078</c:v>
                </c:pt>
                <c:pt idx="6529">
                  <c:v>Chaitra 27, 2078</c:v>
                </c:pt>
                <c:pt idx="6530">
                  <c:v>Chaitra 28, 2078</c:v>
                </c:pt>
                <c:pt idx="6531">
                  <c:v>Chaitra 29, 2078</c:v>
                </c:pt>
                <c:pt idx="6532">
                  <c:v>Chaitra 32, 2078</c:v>
                </c:pt>
                <c:pt idx="6533">
                  <c:v>Baishakh 1, 2079</c:v>
                </c:pt>
                <c:pt idx="6534">
                  <c:v>Baishakh 2, 2079</c:v>
                </c:pt>
                <c:pt idx="6535">
                  <c:v>Baishakh 3, 2079</c:v>
                </c:pt>
                <c:pt idx="6536">
                  <c:v>Baishakh 4, 2079</c:v>
                </c:pt>
                <c:pt idx="6537">
                  <c:v>Baishakh 5, 2079</c:v>
                </c:pt>
                <c:pt idx="6538">
                  <c:v>Baishakh 6, 2079</c:v>
                </c:pt>
                <c:pt idx="6539">
                  <c:v>Baishakh 7, 2079</c:v>
                </c:pt>
                <c:pt idx="6540">
                  <c:v>Baishakh 8, 2079</c:v>
                </c:pt>
                <c:pt idx="6541">
                  <c:v>Baishakh 9, 2079</c:v>
                </c:pt>
                <c:pt idx="6542">
                  <c:v>Baishakh 10, 2079</c:v>
                </c:pt>
                <c:pt idx="6543">
                  <c:v>Baishakh 11, 2079</c:v>
                </c:pt>
                <c:pt idx="6544">
                  <c:v>Baishakh 12, 2079</c:v>
                </c:pt>
                <c:pt idx="6545">
                  <c:v>Baishakh 13, 2079</c:v>
                </c:pt>
                <c:pt idx="6546">
                  <c:v>Baishakh 14, 2079</c:v>
                </c:pt>
                <c:pt idx="6547">
                  <c:v>Baishakh 15, 2079</c:v>
                </c:pt>
                <c:pt idx="6548">
                  <c:v>Baishakh 16, 2079</c:v>
                </c:pt>
                <c:pt idx="6549">
                  <c:v>Baishakh 17, 2079</c:v>
                </c:pt>
                <c:pt idx="6550">
                  <c:v>Baishakh 18, 2079</c:v>
                </c:pt>
                <c:pt idx="6551">
                  <c:v>Baishakh 19, 2079</c:v>
                </c:pt>
                <c:pt idx="6552">
                  <c:v>Baishakh 20, 2079</c:v>
                </c:pt>
                <c:pt idx="6553">
                  <c:v>Baishakh 21, 2079</c:v>
                </c:pt>
                <c:pt idx="6554">
                  <c:v>Baishakh 22, 2079</c:v>
                </c:pt>
                <c:pt idx="6555">
                  <c:v>Baishakh 23, 2079</c:v>
                </c:pt>
                <c:pt idx="6556">
                  <c:v>Baishakh 24, 2079</c:v>
                </c:pt>
                <c:pt idx="6557">
                  <c:v>Baishakh 25, 2079</c:v>
                </c:pt>
                <c:pt idx="6558">
                  <c:v>Baishakh 26, 2079</c:v>
                </c:pt>
                <c:pt idx="6559">
                  <c:v>Baishakh 27, 2079</c:v>
                </c:pt>
                <c:pt idx="6560">
                  <c:v>Baishakh 28, 2079</c:v>
                </c:pt>
                <c:pt idx="6561">
                  <c:v>Baishakh 29, 2079</c:v>
                </c:pt>
                <c:pt idx="6562">
                  <c:v>Baishakh 30, 2079</c:v>
                </c:pt>
                <c:pt idx="6563">
                  <c:v>Jestha 1, 2079</c:v>
                </c:pt>
                <c:pt idx="6564">
                  <c:v>Jestha 2, 2079</c:v>
                </c:pt>
                <c:pt idx="6565">
                  <c:v>Jestha 3, 2079</c:v>
                </c:pt>
                <c:pt idx="6566">
                  <c:v>Jestha 4, 2079</c:v>
                </c:pt>
                <c:pt idx="6567">
                  <c:v>Jestha 5, 2079</c:v>
                </c:pt>
                <c:pt idx="6568">
                  <c:v>Jestha 6, 2079</c:v>
                </c:pt>
                <c:pt idx="6569">
                  <c:v>Jestha 7, 2079</c:v>
                </c:pt>
                <c:pt idx="6570">
                  <c:v>Jestha 8, 2079</c:v>
                </c:pt>
                <c:pt idx="6571">
                  <c:v>Jestha 9, 2079</c:v>
                </c:pt>
                <c:pt idx="6572">
                  <c:v>Jestha 10, 2079</c:v>
                </c:pt>
                <c:pt idx="6573">
                  <c:v>Jestha 11, 2079</c:v>
                </c:pt>
                <c:pt idx="6574">
                  <c:v>Jestha 12, 2079</c:v>
                </c:pt>
                <c:pt idx="6575">
                  <c:v>Jestha 13, 2079</c:v>
                </c:pt>
                <c:pt idx="6576">
                  <c:v>Jestha 14, 2079</c:v>
                </c:pt>
                <c:pt idx="6577">
                  <c:v>Jestha 15, 2079</c:v>
                </c:pt>
                <c:pt idx="6578">
                  <c:v>Jestha 16, 2079</c:v>
                </c:pt>
                <c:pt idx="6579">
                  <c:v>Jestha 17, 2079</c:v>
                </c:pt>
                <c:pt idx="6580">
                  <c:v>Jestha 18, 2079</c:v>
                </c:pt>
                <c:pt idx="6581">
                  <c:v>Jestha 19, 2079</c:v>
                </c:pt>
                <c:pt idx="6582">
                  <c:v>Jestha 20, 2079</c:v>
                </c:pt>
                <c:pt idx="6583">
                  <c:v>Jestha 21, 2079</c:v>
                </c:pt>
                <c:pt idx="6584">
                  <c:v>Jestha 22, 2079</c:v>
                </c:pt>
                <c:pt idx="6585">
                  <c:v>Jestha 23, 2079</c:v>
                </c:pt>
                <c:pt idx="6586">
                  <c:v>Jestha 24, 2079</c:v>
                </c:pt>
                <c:pt idx="6587">
                  <c:v>Jestha 25, 2079</c:v>
                </c:pt>
                <c:pt idx="6588">
                  <c:v>Jestha 26, 2079</c:v>
                </c:pt>
                <c:pt idx="6589">
                  <c:v>Jestha 27, 2079</c:v>
                </c:pt>
                <c:pt idx="6590">
                  <c:v>Jestha 28, 2079</c:v>
                </c:pt>
                <c:pt idx="6591">
                  <c:v>Jestha 29, 2079</c:v>
                </c:pt>
                <c:pt idx="6592">
                  <c:v>Jestha 30, 2079</c:v>
                </c:pt>
                <c:pt idx="6593">
                  <c:v>Jestha 31, 2079</c:v>
                </c:pt>
                <c:pt idx="6594">
                  <c:v>Jestha 32, 2079</c:v>
                </c:pt>
                <c:pt idx="6595">
                  <c:v>Ashadh 2, 2079</c:v>
                </c:pt>
                <c:pt idx="6596">
                  <c:v>Ashadh 3, 2079</c:v>
                </c:pt>
                <c:pt idx="6597">
                  <c:v>Ashadh 4, 2079</c:v>
                </c:pt>
                <c:pt idx="6598">
                  <c:v>Ashadh 5, 2079</c:v>
                </c:pt>
                <c:pt idx="6599">
                  <c:v>Ashadh 6, 2079</c:v>
                </c:pt>
                <c:pt idx="6600">
                  <c:v>Ashadh 7, 2079</c:v>
                </c:pt>
                <c:pt idx="6601">
                  <c:v>Ashadh 8, 2079</c:v>
                </c:pt>
                <c:pt idx="6602">
                  <c:v>Ashadh 9, 2079</c:v>
                </c:pt>
                <c:pt idx="6603">
                  <c:v>Ashadh 10, 2079</c:v>
                </c:pt>
                <c:pt idx="6604">
                  <c:v>Ashadh 11, 2079</c:v>
                </c:pt>
                <c:pt idx="6605">
                  <c:v>Ashadh 12, 2079</c:v>
                </c:pt>
                <c:pt idx="6606">
                  <c:v>Ashadh 13, 2079</c:v>
                </c:pt>
                <c:pt idx="6607">
                  <c:v>Ashadh 14, 2079</c:v>
                </c:pt>
                <c:pt idx="6608">
                  <c:v>Ashadh 15, 2079</c:v>
                </c:pt>
                <c:pt idx="6609">
                  <c:v>Ashadh 16, 2079</c:v>
                </c:pt>
                <c:pt idx="6610">
                  <c:v>Ashadh 17, 2079</c:v>
                </c:pt>
                <c:pt idx="6611">
                  <c:v>Ashadh 18, 2079</c:v>
                </c:pt>
                <c:pt idx="6612">
                  <c:v>Ashadh 19, 2079</c:v>
                </c:pt>
                <c:pt idx="6613">
                  <c:v>Ashadh 20, 2079</c:v>
                </c:pt>
                <c:pt idx="6614">
                  <c:v>Ashadh 21, 2079</c:v>
                </c:pt>
                <c:pt idx="6615">
                  <c:v>Ashadh 22, 2079</c:v>
                </c:pt>
                <c:pt idx="6616">
                  <c:v>Ashadh 23, 2079</c:v>
                </c:pt>
                <c:pt idx="6617">
                  <c:v>Ashadh 24, 2079</c:v>
                </c:pt>
                <c:pt idx="6618">
                  <c:v>Ashadh 25, 2079</c:v>
                </c:pt>
                <c:pt idx="6619">
                  <c:v>Ashadh 26, 2079</c:v>
                </c:pt>
                <c:pt idx="6620">
                  <c:v>Ashadh 27, 2079</c:v>
                </c:pt>
                <c:pt idx="6621">
                  <c:v>Ashadh 28, 2079</c:v>
                </c:pt>
                <c:pt idx="6622">
                  <c:v>Ashadh 29, 2079</c:v>
                </c:pt>
                <c:pt idx="6623">
                  <c:v>Ashadh 30, 2079</c:v>
                </c:pt>
                <c:pt idx="6624">
                  <c:v>Ashadh 31, 2079</c:v>
                </c:pt>
                <c:pt idx="6625">
                  <c:v>Ashadh 32, 2079</c:v>
                </c:pt>
                <c:pt idx="6626">
                  <c:v>Shrawan 1, 2079</c:v>
                </c:pt>
                <c:pt idx="6627">
                  <c:v>Shrawan 3, 2079</c:v>
                </c:pt>
                <c:pt idx="6628">
                  <c:v>Shrawan 4, 2079</c:v>
                </c:pt>
                <c:pt idx="6629">
                  <c:v>Shrawan 5, 2079</c:v>
                </c:pt>
                <c:pt idx="6630">
                  <c:v>Shrawan 6, 2079</c:v>
                </c:pt>
                <c:pt idx="6631">
                  <c:v>Shrawan 7, 2079</c:v>
                </c:pt>
                <c:pt idx="6632">
                  <c:v>Shrawan 8, 2079</c:v>
                </c:pt>
                <c:pt idx="6633">
                  <c:v>Shrawan 9, 2079</c:v>
                </c:pt>
                <c:pt idx="6634">
                  <c:v>Shrawan 10, 2079</c:v>
                </c:pt>
                <c:pt idx="6635">
                  <c:v>Shrawan 11, 2079</c:v>
                </c:pt>
                <c:pt idx="6636">
                  <c:v>Shrawan 12, 2079</c:v>
                </c:pt>
                <c:pt idx="6637">
                  <c:v>Shrawan 13, 2079</c:v>
                </c:pt>
                <c:pt idx="6638">
                  <c:v>Shrawan 14, 2079</c:v>
                </c:pt>
                <c:pt idx="6639">
                  <c:v>Shrawan 15, 2079</c:v>
                </c:pt>
                <c:pt idx="6640">
                  <c:v>Shrawan 16, 2079</c:v>
                </c:pt>
                <c:pt idx="6641">
                  <c:v>Shrawan 17, 2079</c:v>
                </c:pt>
                <c:pt idx="6642">
                  <c:v>Shrawan 18, 2079</c:v>
                </c:pt>
                <c:pt idx="6643">
                  <c:v>Shrawan 19, 2079</c:v>
                </c:pt>
                <c:pt idx="6644">
                  <c:v>Shrawan 20, 2079</c:v>
                </c:pt>
                <c:pt idx="6645">
                  <c:v>Shrawan 21, 2079</c:v>
                </c:pt>
                <c:pt idx="6646">
                  <c:v>Shrawan 22, 2079</c:v>
                </c:pt>
                <c:pt idx="6647">
                  <c:v>Shrawan 23, 2079</c:v>
                </c:pt>
                <c:pt idx="6648">
                  <c:v>Shrawan 24, 2079</c:v>
                </c:pt>
                <c:pt idx="6649">
                  <c:v>Shrawan 25, 2079</c:v>
                </c:pt>
                <c:pt idx="6650">
                  <c:v>Shrawan 26, 2079</c:v>
                </c:pt>
                <c:pt idx="6651">
                  <c:v>Shrawan 27, 2079</c:v>
                </c:pt>
                <c:pt idx="6652">
                  <c:v>Shrawan 28, 2079</c:v>
                </c:pt>
                <c:pt idx="6653">
                  <c:v>Shrawan 29, 2079</c:v>
                </c:pt>
                <c:pt idx="6654">
                  <c:v>Shrawan 30, 2079</c:v>
                </c:pt>
                <c:pt idx="6655">
                  <c:v>Shrawan 31, 2079</c:v>
                </c:pt>
                <c:pt idx="6656">
                  <c:v>Shrawan 32, 2079</c:v>
                </c:pt>
                <c:pt idx="6657">
                  <c:v>Bhadra 1, 2079</c:v>
                </c:pt>
                <c:pt idx="6658">
                  <c:v>Bhadra 2, 2079</c:v>
                </c:pt>
                <c:pt idx="6659">
                  <c:v>Bhadra 3, 2079</c:v>
                </c:pt>
                <c:pt idx="6660">
                  <c:v>Bhadra 4, 2079</c:v>
                </c:pt>
                <c:pt idx="6661">
                  <c:v>Bhadra 5, 2079</c:v>
                </c:pt>
                <c:pt idx="6662">
                  <c:v>Bhadra 6, 2079</c:v>
                </c:pt>
                <c:pt idx="6663">
                  <c:v>Bhadra 7, 2079</c:v>
                </c:pt>
                <c:pt idx="6664">
                  <c:v>Bhadra 8, 2079</c:v>
                </c:pt>
                <c:pt idx="6665">
                  <c:v>Bhadra 9, 2079</c:v>
                </c:pt>
                <c:pt idx="6666">
                  <c:v>Bhadra 10, 2079</c:v>
                </c:pt>
                <c:pt idx="6667">
                  <c:v>Bhadra 11, 2079</c:v>
                </c:pt>
                <c:pt idx="6668">
                  <c:v>Bhadra 12, 2079</c:v>
                </c:pt>
                <c:pt idx="6669">
                  <c:v>Bhadra 13, 2079</c:v>
                </c:pt>
                <c:pt idx="6670">
                  <c:v>Bhadra 14, 2079</c:v>
                </c:pt>
                <c:pt idx="6671">
                  <c:v>Bhadra 15, 2079</c:v>
                </c:pt>
                <c:pt idx="6672">
                  <c:v>Bhadra 16, 2079</c:v>
                </c:pt>
                <c:pt idx="6673">
                  <c:v>Bhadra 17, 2079</c:v>
                </c:pt>
                <c:pt idx="6674">
                  <c:v>Bhadra 18, 2079</c:v>
                </c:pt>
                <c:pt idx="6675">
                  <c:v>Bhadra 19, 2079</c:v>
                </c:pt>
                <c:pt idx="6676">
                  <c:v>Bhadra 20, 2079</c:v>
                </c:pt>
                <c:pt idx="6677">
                  <c:v>Bhadra 21, 2079</c:v>
                </c:pt>
                <c:pt idx="6678">
                  <c:v>Bhadra 22, 2079</c:v>
                </c:pt>
                <c:pt idx="6679">
                  <c:v>Bhadra 23, 2079</c:v>
                </c:pt>
                <c:pt idx="6680">
                  <c:v>Bhadra 24, 2079</c:v>
                </c:pt>
                <c:pt idx="6681">
                  <c:v>Bhadra 25, 2079</c:v>
                </c:pt>
                <c:pt idx="6682">
                  <c:v>Bhadra 26, 2079</c:v>
                </c:pt>
                <c:pt idx="6683">
                  <c:v>Bhadra 27, 2079</c:v>
                </c:pt>
                <c:pt idx="6684">
                  <c:v>Bhadra 28, 2079</c:v>
                </c:pt>
                <c:pt idx="6685">
                  <c:v>Bhadra 29, 2079</c:v>
                </c:pt>
                <c:pt idx="6686">
                  <c:v>Bhadra 30, 2079</c:v>
                </c:pt>
                <c:pt idx="6687">
                  <c:v>Bhadra 31, 2079</c:v>
                </c:pt>
                <c:pt idx="6688">
                  <c:v>Bhadra 32, 2079</c:v>
                </c:pt>
                <c:pt idx="6689">
                  <c:v>Ashwin 1, 2079</c:v>
                </c:pt>
                <c:pt idx="6690">
                  <c:v>Ashwin 2, 2079</c:v>
                </c:pt>
                <c:pt idx="6691">
                  <c:v>Ashwin 3, 2079</c:v>
                </c:pt>
                <c:pt idx="6692">
                  <c:v>Ashwin 5, 2079</c:v>
                </c:pt>
                <c:pt idx="6693">
                  <c:v>Ashwin 6, 2079</c:v>
                </c:pt>
                <c:pt idx="6694">
                  <c:v>Ashwin 7, 2079</c:v>
                </c:pt>
                <c:pt idx="6695">
                  <c:v>Ashwin 8, 2079</c:v>
                </c:pt>
                <c:pt idx="6696">
                  <c:v>Ashwin 9, 2079</c:v>
                </c:pt>
                <c:pt idx="6697">
                  <c:v>Ashwin 10, 2079</c:v>
                </c:pt>
                <c:pt idx="6698">
                  <c:v>Ashwin 11, 2079</c:v>
                </c:pt>
                <c:pt idx="6699">
                  <c:v>Ashwin 12, 2079</c:v>
                </c:pt>
                <c:pt idx="6700">
                  <c:v>Ashwin 13, 2079</c:v>
                </c:pt>
                <c:pt idx="6701">
                  <c:v>Ashwin 14, 2079</c:v>
                </c:pt>
                <c:pt idx="6702">
                  <c:v>Ashwin 15, 2079</c:v>
                </c:pt>
                <c:pt idx="6703">
                  <c:v>Ashwin 16, 2079</c:v>
                </c:pt>
                <c:pt idx="6704">
                  <c:v>Ashwin 17, 2079</c:v>
                </c:pt>
                <c:pt idx="6705">
                  <c:v>Ashwin 18, 2079</c:v>
                </c:pt>
                <c:pt idx="6706">
                  <c:v>Ashwin 19, 2079</c:v>
                </c:pt>
                <c:pt idx="6707">
                  <c:v>Ashwin 20, 2079</c:v>
                </c:pt>
                <c:pt idx="6708">
                  <c:v>Ashwin 21, 2079</c:v>
                </c:pt>
                <c:pt idx="6709">
                  <c:v>Ashwin 22, 2079</c:v>
                </c:pt>
                <c:pt idx="6710">
                  <c:v>Ashwin 23, 2079</c:v>
                </c:pt>
                <c:pt idx="6711">
                  <c:v>Ashwin 24, 2079</c:v>
                </c:pt>
                <c:pt idx="6712">
                  <c:v>Ashwin 25, 2079</c:v>
                </c:pt>
                <c:pt idx="6713">
                  <c:v>Ashwin 26, 2079</c:v>
                </c:pt>
                <c:pt idx="6714">
                  <c:v>Ashwin 27, 2079</c:v>
                </c:pt>
                <c:pt idx="6715">
                  <c:v>Ashwin 28, 2079</c:v>
                </c:pt>
                <c:pt idx="6716">
                  <c:v>Ashwin 29, 2079</c:v>
                </c:pt>
                <c:pt idx="6717">
                  <c:v>Ashwin 30, 2079</c:v>
                </c:pt>
                <c:pt idx="6718">
                  <c:v>Ashwin 31, 2079</c:v>
                </c:pt>
                <c:pt idx="6719">
                  <c:v>Ashwin 32, 2079</c:v>
                </c:pt>
                <c:pt idx="6720">
                  <c:v>Kartik 1, 2079</c:v>
                </c:pt>
                <c:pt idx="6721">
                  <c:v>Kartik 2, 2079</c:v>
                </c:pt>
                <c:pt idx="6722">
                  <c:v>Kartik 3, 2079</c:v>
                </c:pt>
                <c:pt idx="6723">
                  <c:v>Kartik 5, 2079</c:v>
                </c:pt>
                <c:pt idx="6724">
                  <c:v>Kartik 6, 2079</c:v>
                </c:pt>
                <c:pt idx="6725">
                  <c:v>Kartik 7, 2079</c:v>
                </c:pt>
                <c:pt idx="6726">
                  <c:v>Kartik 8, 2079</c:v>
                </c:pt>
                <c:pt idx="6727">
                  <c:v>Kartik 9, 2079</c:v>
                </c:pt>
                <c:pt idx="6728">
                  <c:v>Kartik 10, 2079</c:v>
                </c:pt>
                <c:pt idx="6729">
                  <c:v>Kartik 11, 2079</c:v>
                </c:pt>
                <c:pt idx="6730">
                  <c:v>Kartik 12, 2079</c:v>
                </c:pt>
                <c:pt idx="6731">
                  <c:v>Kartik 13, 2079</c:v>
                </c:pt>
                <c:pt idx="6732">
                  <c:v>Kartik 14, 2079</c:v>
                </c:pt>
                <c:pt idx="6733">
                  <c:v>Kartik 15, 2079</c:v>
                </c:pt>
                <c:pt idx="6734">
                  <c:v>Kartik 16, 2079</c:v>
                </c:pt>
                <c:pt idx="6735">
                  <c:v>Kartik 17, 2079</c:v>
                </c:pt>
                <c:pt idx="6736">
                  <c:v>Kartik 18, 2079</c:v>
                </c:pt>
                <c:pt idx="6737">
                  <c:v>Kartik 19, 2079</c:v>
                </c:pt>
                <c:pt idx="6738">
                  <c:v>Kartik 20, 2079</c:v>
                </c:pt>
                <c:pt idx="6739">
                  <c:v>Kartik 21, 2079</c:v>
                </c:pt>
                <c:pt idx="6740">
                  <c:v>Kartik 22, 2079</c:v>
                </c:pt>
                <c:pt idx="6741">
                  <c:v>Kartik 23, 2079</c:v>
                </c:pt>
                <c:pt idx="6742">
                  <c:v>Kartik 24, 2079</c:v>
                </c:pt>
                <c:pt idx="6743">
                  <c:v>Kartik 25, 2079</c:v>
                </c:pt>
                <c:pt idx="6744">
                  <c:v>Kartik 26, 2079</c:v>
                </c:pt>
                <c:pt idx="6745">
                  <c:v>Kartik 27, 2079</c:v>
                </c:pt>
                <c:pt idx="6746">
                  <c:v>Kartik 28, 2079</c:v>
                </c:pt>
                <c:pt idx="6747">
                  <c:v>Kartik 29, 2079</c:v>
                </c:pt>
                <c:pt idx="6748">
                  <c:v>Kartik 30, 2079</c:v>
                </c:pt>
                <c:pt idx="6749">
                  <c:v>Kartik 31, 2079</c:v>
                </c:pt>
                <c:pt idx="6750">
                  <c:v>Kartik 32, 2079</c:v>
                </c:pt>
                <c:pt idx="6751">
                  <c:v>Mangsir 1, 2079</c:v>
                </c:pt>
                <c:pt idx="6752">
                  <c:v>Mangsir 2, 2079</c:v>
                </c:pt>
                <c:pt idx="6753">
                  <c:v>Mangsir 3, 2079</c:v>
                </c:pt>
                <c:pt idx="6754">
                  <c:v>Mangsir 5, 2079</c:v>
                </c:pt>
                <c:pt idx="6755">
                  <c:v>Mangsir 6, 2079</c:v>
                </c:pt>
                <c:pt idx="6756">
                  <c:v>Mangsir 7, 2079</c:v>
                </c:pt>
                <c:pt idx="6757">
                  <c:v>Mangsir 8, 2079</c:v>
                </c:pt>
                <c:pt idx="6758">
                  <c:v>Mangsir 9, 2079</c:v>
                </c:pt>
                <c:pt idx="6759">
                  <c:v>Mangsir 10, 2079</c:v>
                </c:pt>
                <c:pt idx="6760">
                  <c:v>Mangsir 11, 2079</c:v>
                </c:pt>
                <c:pt idx="6761">
                  <c:v>Mangsir 12, 2079</c:v>
                </c:pt>
                <c:pt idx="6762">
                  <c:v>Mangsir 13, 2079</c:v>
                </c:pt>
                <c:pt idx="6763">
                  <c:v>Mangsir 14, 2079</c:v>
                </c:pt>
                <c:pt idx="6764">
                  <c:v>Mangsir 15, 2079</c:v>
                </c:pt>
                <c:pt idx="6765">
                  <c:v>Mangsir 16, 2079</c:v>
                </c:pt>
                <c:pt idx="6766">
                  <c:v>Mangsir 17, 2079</c:v>
                </c:pt>
                <c:pt idx="6767">
                  <c:v>Mangsir 18, 2079</c:v>
                </c:pt>
                <c:pt idx="6768">
                  <c:v>Mangsir 19, 2079</c:v>
                </c:pt>
                <c:pt idx="6769">
                  <c:v>Mangsir 20, 2079</c:v>
                </c:pt>
                <c:pt idx="6770">
                  <c:v>Mangsir 21, 2079</c:v>
                </c:pt>
                <c:pt idx="6771">
                  <c:v>Mangsir 22, 2079</c:v>
                </c:pt>
                <c:pt idx="6772">
                  <c:v>Mangsir 23, 2079</c:v>
                </c:pt>
                <c:pt idx="6773">
                  <c:v>Mangsir 24, 2079</c:v>
                </c:pt>
                <c:pt idx="6774">
                  <c:v>Mangsir 25, 2079</c:v>
                </c:pt>
                <c:pt idx="6775">
                  <c:v>Mangsir 26, 2079</c:v>
                </c:pt>
                <c:pt idx="6776">
                  <c:v>Mangsir 27, 2079</c:v>
                </c:pt>
                <c:pt idx="6777">
                  <c:v>Mangsir 28, 2079</c:v>
                </c:pt>
                <c:pt idx="6778">
                  <c:v>Mangsir 29, 2079</c:v>
                </c:pt>
                <c:pt idx="6779">
                  <c:v>Mangsir 30, 2079</c:v>
                </c:pt>
                <c:pt idx="6780">
                  <c:v>Mangsir 31, 2079</c:v>
                </c:pt>
                <c:pt idx="6781">
                  <c:v>Mangsir 32, 2079</c:v>
                </c:pt>
                <c:pt idx="6782">
                  <c:v>Poush 1, 2079</c:v>
                </c:pt>
                <c:pt idx="6783">
                  <c:v>Poush 2, 2079</c:v>
                </c:pt>
                <c:pt idx="6784">
                  <c:v>Poush 5, 2079</c:v>
                </c:pt>
                <c:pt idx="6785">
                  <c:v>Poush 6, 2079</c:v>
                </c:pt>
                <c:pt idx="6786">
                  <c:v>Poush 7, 2079</c:v>
                </c:pt>
                <c:pt idx="6787">
                  <c:v>Poush 8, 2079</c:v>
                </c:pt>
                <c:pt idx="6788">
                  <c:v>Poush 9, 2079</c:v>
                </c:pt>
                <c:pt idx="6789">
                  <c:v>Poush 10, 2079</c:v>
                </c:pt>
                <c:pt idx="6790">
                  <c:v>Poush 11, 2079</c:v>
                </c:pt>
                <c:pt idx="6791">
                  <c:v>Poush 12, 2079</c:v>
                </c:pt>
                <c:pt idx="6792">
                  <c:v>Poush 13, 2079</c:v>
                </c:pt>
                <c:pt idx="6793">
                  <c:v>Poush 14, 2079</c:v>
                </c:pt>
                <c:pt idx="6794">
                  <c:v>Poush 15, 2079</c:v>
                </c:pt>
                <c:pt idx="6795">
                  <c:v>Poush 16, 2079</c:v>
                </c:pt>
                <c:pt idx="6796">
                  <c:v>Poush 17, 2079</c:v>
                </c:pt>
                <c:pt idx="6797">
                  <c:v>Poush 18, 2079</c:v>
                </c:pt>
                <c:pt idx="6798">
                  <c:v>Poush 19, 2079</c:v>
                </c:pt>
                <c:pt idx="6799">
                  <c:v>Poush 20, 2079</c:v>
                </c:pt>
                <c:pt idx="6800">
                  <c:v>Poush 21, 2079</c:v>
                </c:pt>
                <c:pt idx="6801">
                  <c:v>Poush 22, 2079</c:v>
                </c:pt>
                <c:pt idx="6802">
                  <c:v>Poush 23, 2079</c:v>
                </c:pt>
                <c:pt idx="6803">
                  <c:v>Poush 24, 2079</c:v>
                </c:pt>
                <c:pt idx="6804">
                  <c:v>Poush 25, 2079</c:v>
                </c:pt>
                <c:pt idx="6805">
                  <c:v>Poush 26, 2079</c:v>
                </c:pt>
                <c:pt idx="6806">
                  <c:v>Poush 27, 2079</c:v>
                </c:pt>
                <c:pt idx="6807">
                  <c:v>Poush 28, 2079</c:v>
                </c:pt>
                <c:pt idx="6808">
                  <c:v>Poush 29, 2079</c:v>
                </c:pt>
                <c:pt idx="6809">
                  <c:v>Poush 30, 2079</c:v>
                </c:pt>
                <c:pt idx="6810">
                  <c:v>Poush 31, 2079</c:v>
                </c:pt>
                <c:pt idx="6811">
                  <c:v>Poush 32, 2079</c:v>
                </c:pt>
                <c:pt idx="6812">
                  <c:v>Magh 1, 2079</c:v>
                </c:pt>
                <c:pt idx="6813">
                  <c:v>Magh 5, 2079</c:v>
                </c:pt>
                <c:pt idx="6814">
                  <c:v>Magh 6, 2079</c:v>
                </c:pt>
                <c:pt idx="6815">
                  <c:v>Magh 7, 2079</c:v>
                </c:pt>
                <c:pt idx="6816">
                  <c:v>Magh 8, 2079</c:v>
                </c:pt>
                <c:pt idx="6817">
                  <c:v>Magh 9, 2079</c:v>
                </c:pt>
                <c:pt idx="6818">
                  <c:v>Magh 10, 2079</c:v>
                </c:pt>
                <c:pt idx="6819">
                  <c:v>Magh 11, 2079</c:v>
                </c:pt>
                <c:pt idx="6820">
                  <c:v>Magh 12, 2079</c:v>
                </c:pt>
                <c:pt idx="6821">
                  <c:v>Magh 13, 2079</c:v>
                </c:pt>
                <c:pt idx="6822">
                  <c:v>Magh 14, 2079</c:v>
                </c:pt>
              </c:strCache>
            </c:strRef>
          </c:cat>
          <c:val>
            <c:numRef>
              <c:f>Daily_discharge!$B$2:$B$6824</c:f>
              <c:numCache>
                <c:formatCode>General</c:formatCode>
                <c:ptCount val="6823"/>
                <c:pt idx="0">
                  <c:v>42.13</c:v>
                </c:pt>
                <c:pt idx="1">
                  <c:v>97.3</c:v>
                </c:pt>
                <c:pt idx="2">
                  <c:v>148.22</c:v>
                </c:pt>
                <c:pt idx="3">
                  <c:v>113.5</c:v>
                </c:pt>
                <c:pt idx="4">
                  <c:v>54.4</c:v>
                </c:pt>
                <c:pt idx="5">
                  <c:v>67.75</c:v>
                </c:pt>
                <c:pt idx="6">
                  <c:v>67.75</c:v>
                </c:pt>
                <c:pt idx="7">
                  <c:v>42.13</c:v>
                </c:pt>
                <c:pt idx="8">
                  <c:v>31</c:v>
                </c:pt>
                <c:pt idx="9">
                  <c:v>82</c:v>
                </c:pt>
                <c:pt idx="10">
                  <c:v>42.13</c:v>
                </c:pt>
                <c:pt idx="11">
                  <c:v>269.7</c:v>
                </c:pt>
                <c:pt idx="12">
                  <c:v>148</c:v>
                </c:pt>
                <c:pt idx="13">
                  <c:v>148</c:v>
                </c:pt>
                <c:pt idx="14">
                  <c:v>148</c:v>
                </c:pt>
                <c:pt idx="15">
                  <c:v>97</c:v>
                </c:pt>
                <c:pt idx="16">
                  <c:v>42</c:v>
                </c:pt>
                <c:pt idx="17">
                  <c:v>54.5</c:v>
                </c:pt>
                <c:pt idx="18">
                  <c:v>31</c:v>
                </c:pt>
                <c:pt idx="19">
                  <c:v>31</c:v>
                </c:pt>
                <c:pt idx="20">
                  <c:v>42</c:v>
                </c:pt>
                <c:pt idx="21">
                  <c:v>42</c:v>
                </c:pt>
                <c:pt idx="22">
                  <c:v>31</c:v>
                </c:pt>
                <c:pt idx="23">
                  <c:v>31</c:v>
                </c:pt>
                <c:pt idx="24">
                  <c:v>31</c:v>
                </c:pt>
                <c:pt idx="25">
                  <c:v>31</c:v>
                </c:pt>
                <c:pt idx="26">
                  <c:v>26</c:v>
                </c:pt>
                <c:pt idx="27">
                  <c:v>26</c:v>
                </c:pt>
                <c:pt idx="28">
                  <c:v>21</c:v>
                </c:pt>
                <c:pt idx="29">
                  <c:v>21</c:v>
                </c:pt>
                <c:pt idx="30">
                  <c:v>21</c:v>
                </c:pt>
                <c:pt idx="31">
                  <c:v>25.5</c:v>
                </c:pt>
                <c:pt idx="32">
                  <c:v>54.8</c:v>
                </c:pt>
                <c:pt idx="33">
                  <c:v>77.8</c:v>
                </c:pt>
                <c:pt idx="34">
                  <c:v>153.80000000000001</c:v>
                </c:pt>
                <c:pt idx="35">
                  <c:v>292.8</c:v>
                </c:pt>
                <c:pt idx="36">
                  <c:v>121.4</c:v>
                </c:pt>
                <c:pt idx="37">
                  <c:v>77.8</c:v>
                </c:pt>
                <c:pt idx="38">
                  <c:v>65.8</c:v>
                </c:pt>
                <c:pt idx="39">
                  <c:v>54.78</c:v>
                </c:pt>
                <c:pt idx="40">
                  <c:v>43.8</c:v>
                </c:pt>
                <c:pt idx="41">
                  <c:v>43.8</c:v>
                </c:pt>
                <c:pt idx="42">
                  <c:v>38.700000000000003</c:v>
                </c:pt>
                <c:pt idx="43">
                  <c:v>82.4</c:v>
                </c:pt>
                <c:pt idx="44">
                  <c:v>189.5</c:v>
                </c:pt>
                <c:pt idx="45">
                  <c:v>89</c:v>
                </c:pt>
                <c:pt idx="46">
                  <c:v>228</c:v>
                </c:pt>
                <c:pt idx="47">
                  <c:v>153.80000000000001</c:v>
                </c:pt>
                <c:pt idx="48">
                  <c:v>153</c:v>
                </c:pt>
                <c:pt idx="49">
                  <c:v>162</c:v>
                </c:pt>
                <c:pt idx="50">
                  <c:v>192.6</c:v>
                </c:pt>
                <c:pt idx="51">
                  <c:v>138.5</c:v>
                </c:pt>
                <c:pt idx="52">
                  <c:v>72</c:v>
                </c:pt>
                <c:pt idx="53">
                  <c:v>64.7</c:v>
                </c:pt>
                <c:pt idx="54">
                  <c:v>68</c:v>
                </c:pt>
                <c:pt idx="55">
                  <c:v>677</c:v>
                </c:pt>
                <c:pt idx="56">
                  <c:v>289</c:v>
                </c:pt>
                <c:pt idx="57">
                  <c:v>154</c:v>
                </c:pt>
                <c:pt idx="58">
                  <c:v>124</c:v>
                </c:pt>
                <c:pt idx="59">
                  <c:v>98.66</c:v>
                </c:pt>
                <c:pt idx="60">
                  <c:v>110.9</c:v>
                </c:pt>
                <c:pt idx="61">
                  <c:v>71.3</c:v>
                </c:pt>
                <c:pt idx="62">
                  <c:v>80.099999999999994</c:v>
                </c:pt>
                <c:pt idx="63">
                  <c:v>79</c:v>
                </c:pt>
                <c:pt idx="64">
                  <c:v>59</c:v>
                </c:pt>
                <c:pt idx="65">
                  <c:v>78</c:v>
                </c:pt>
                <c:pt idx="66">
                  <c:v>77</c:v>
                </c:pt>
                <c:pt idx="67">
                  <c:v>74</c:v>
                </c:pt>
                <c:pt idx="68">
                  <c:v>50</c:v>
                </c:pt>
                <c:pt idx="69">
                  <c:v>44</c:v>
                </c:pt>
                <c:pt idx="70">
                  <c:v>44</c:v>
                </c:pt>
                <c:pt idx="71">
                  <c:v>28</c:v>
                </c:pt>
                <c:pt idx="72">
                  <c:v>22</c:v>
                </c:pt>
                <c:pt idx="73">
                  <c:v>22</c:v>
                </c:pt>
                <c:pt idx="74">
                  <c:v>22</c:v>
                </c:pt>
                <c:pt idx="75">
                  <c:v>33</c:v>
                </c:pt>
                <c:pt idx="76">
                  <c:v>40</c:v>
                </c:pt>
                <c:pt idx="77">
                  <c:v>98</c:v>
                </c:pt>
                <c:pt idx="78">
                  <c:v>92</c:v>
                </c:pt>
                <c:pt idx="79">
                  <c:v>83</c:v>
                </c:pt>
                <c:pt idx="80">
                  <c:v>72</c:v>
                </c:pt>
                <c:pt idx="81">
                  <c:v>64</c:v>
                </c:pt>
                <c:pt idx="82">
                  <c:v>61</c:v>
                </c:pt>
                <c:pt idx="83">
                  <c:v>39</c:v>
                </c:pt>
                <c:pt idx="84">
                  <c:v>37</c:v>
                </c:pt>
                <c:pt idx="85">
                  <c:v>43</c:v>
                </c:pt>
                <c:pt idx="86">
                  <c:v>63</c:v>
                </c:pt>
                <c:pt idx="87">
                  <c:v>40</c:v>
                </c:pt>
                <c:pt idx="88">
                  <c:v>37</c:v>
                </c:pt>
                <c:pt idx="89">
                  <c:v>33</c:v>
                </c:pt>
                <c:pt idx="90">
                  <c:v>33</c:v>
                </c:pt>
                <c:pt idx="91">
                  <c:v>27</c:v>
                </c:pt>
                <c:pt idx="92">
                  <c:v>25</c:v>
                </c:pt>
                <c:pt idx="93">
                  <c:v>22</c:v>
                </c:pt>
                <c:pt idx="94">
                  <c:v>22</c:v>
                </c:pt>
                <c:pt idx="95">
                  <c:v>22</c:v>
                </c:pt>
                <c:pt idx="96">
                  <c:v>21</c:v>
                </c:pt>
                <c:pt idx="97">
                  <c:v>18</c:v>
                </c:pt>
                <c:pt idx="98">
                  <c:v>15.5</c:v>
                </c:pt>
                <c:pt idx="99">
                  <c:v>15.5</c:v>
                </c:pt>
                <c:pt idx="100">
                  <c:v>15.5</c:v>
                </c:pt>
                <c:pt idx="101">
                  <c:v>15.5</c:v>
                </c:pt>
                <c:pt idx="102">
                  <c:v>15.5</c:v>
                </c:pt>
                <c:pt idx="103">
                  <c:v>15.5</c:v>
                </c:pt>
                <c:pt idx="104">
                  <c:v>14</c:v>
                </c:pt>
                <c:pt idx="105">
                  <c:v>14</c:v>
                </c:pt>
                <c:pt idx="106">
                  <c:v>14</c:v>
                </c:pt>
                <c:pt idx="107">
                  <c:v>14</c:v>
                </c:pt>
                <c:pt idx="108">
                  <c:v>14</c:v>
                </c:pt>
                <c:pt idx="109">
                  <c:v>14</c:v>
                </c:pt>
                <c:pt idx="110">
                  <c:v>14</c:v>
                </c:pt>
                <c:pt idx="111">
                  <c:v>12.5</c:v>
                </c:pt>
                <c:pt idx="112">
                  <c:v>12</c:v>
                </c:pt>
                <c:pt idx="113">
                  <c:v>13</c:v>
                </c:pt>
                <c:pt idx="114">
                  <c:v>12.5</c:v>
                </c:pt>
                <c:pt idx="115">
                  <c:v>14</c:v>
                </c:pt>
                <c:pt idx="116">
                  <c:v>15</c:v>
                </c:pt>
                <c:pt idx="117">
                  <c:v>13</c:v>
                </c:pt>
                <c:pt idx="118">
                  <c:v>13</c:v>
                </c:pt>
                <c:pt idx="119">
                  <c:v>13</c:v>
                </c:pt>
                <c:pt idx="120">
                  <c:v>11.5</c:v>
                </c:pt>
                <c:pt idx="121">
                  <c:v>11.5</c:v>
                </c:pt>
                <c:pt idx="122">
                  <c:v>11.5</c:v>
                </c:pt>
                <c:pt idx="123">
                  <c:v>10.5</c:v>
                </c:pt>
                <c:pt idx="124">
                  <c:v>11</c:v>
                </c:pt>
                <c:pt idx="125">
                  <c:v>11</c:v>
                </c:pt>
                <c:pt idx="126">
                  <c:v>11</c:v>
                </c:pt>
                <c:pt idx="127">
                  <c:v>9.5</c:v>
                </c:pt>
                <c:pt idx="128">
                  <c:v>9.5</c:v>
                </c:pt>
                <c:pt idx="129">
                  <c:v>9.5</c:v>
                </c:pt>
                <c:pt idx="130">
                  <c:v>9.5</c:v>
                </c:pt>
                <c:pt idx="131">
                  <c:v>10.5</c:v>
                </c:pt>
                <c:pt idx="132">
                  <c:v>10</c:v>
                </c:pt>
                <c:pt idx="133">
                  <c:v>9</c:v>
                </c:pt>
                <c:pt idx="134">
                  <c:v>9</c:v>
                </c:pt>
                <c:pt idx="135">
                  <c:v>9.5</c:v>
                </c:pt>
                <c:pt idx="136">
                  <c:v>7.5</c:v>
                </c:pt>
                <c:pt idx="137">
                  <c:v>7.5</c:v>
                </c:pt>
                <c:pt idx="138">
                  <c:v>7.5</c:v>
                </c:pt>
                <c:pt idx="139">
                  <c:v>7.5</c:v>
                </c:pt>
                <c:pt idx="140">
                  <c:v>7.5</c:v>
                </c:pt>
                <c:pt idx="141">
                  <c:v>7</c:v>
                </c:pt>
                <c:pt idx="142">
                  <c:v>6.5</c:v>
                </c:pt>
                <c:pt idx="143">
                  <c:v>6.5</c:v>
                </c:pt>
                <c:pt idx="144">
                  <c:v>6.5</c:v>
                </c:pt>
                <c:pt idx="145">
                  <c:v>6.5</c:v>
                </c:pt>
                <c:pt idx="146">
                  <c:v>6.5</c:v>
                </c:pt>
                <c:pt idx="147">
                  <c:v>5.5</c:v>
                </c:pt>
                <c:pt idx="148">
                  <c:v>5.5</c:v>
                </c:pt>
                <c:pt idx="149">
                  <c:v>5.5</c:v>
                </c:pt>
                <c:pt idx="150">
                  <c:v>5.5</c:v>
                </c:pt>
                <c:pt idx="151">
                  <c:v>5.5</c:v>
                </c:pt>
                <c:pt idx="152">
                  <c:v>5</c:v>
                </c:pt>
                <c:pt idx="153">
                  <c:v>5</c:v>
                </c:pt>
                <c:pt idx="154">
                  <c:v>5</c:v>
                </c:pt>
                <c:pt idx="155">
                  <c:v>5</c:v>
                </c:pt>
                <c:pt idx="156">
                  <c:v>5</c:v>
                </c:pt>
                <c:pt idx="157">
                  <c:v>5</c:v>
                </c:pt>
                <c:pt idx="158">
                  <c:v>5</c:v>
                </c:pt>
                <c:pt idx="159">
                  <c:v>5</c:v>
                </c:pt>
                <c:pt idx="160">
                  <c:v>5</c:v>
                </c:pt>
                <c:pt idx="161">
                  <c:v>5</c:v>
                </c:pt>
                <c:pt idx="162">
                  <c:v>5</c:v>
                </c:pt>
                <c:pt idx="163">
                  <c:v>4.8</c:v>
                </c:pt>
                <c:pt idx="164">
                  <c:v>4.5999999999999996</c:v>
                </c:pt>
                <c:pt idx="165">
                  <c:v>4.5999999999999996</c:v>
                </c:pt>
                <c:pt idx="166">
                  <c:v>4.5999999999999996</c:v>
                </c:pt>
                <c:pt idx="167">
                  <c:v>4.5999999999999996</c:v>
                </c:pt>
                <c:pt idx="168">
                  <c:v>4.5999999999999996</c:v>
                </c:pt>
                <c:pt idx="169">
                  <c:v>4.5999999999999996</c:v>
                </c:pt>
                <c:pt idx="170">
                  <c:v>4.5999999999999996</c:v>
                </c:pt>
                <c:pt idx="171">
                  <c:v>4.4000000000000004</c:v>
                </c:pt>
                <c:pt idx="172">
                  <c:v>4.3</c:v>
                </c:pt>
                <c:pt idx="173">
                  <c:v>4.3</c:v>
                </c:pt>
                <c:pt idx="174">
                  <c:v>4.3</c:v>
                </c:pt>
                <c:pt idx="175">
                  <c:v>4.3</c:v>
                </c:pt>
                <c:pt idx="176">
                  <c:v>4</c:v>
                </c:pt>
                <c:pt idx="177">
                  <c:v>4</c:v>
                </c:pt>
                <c:pt idx="178">
                  <c:v>4</c:v>
                </c:pt>
                <c:pt idx="179">
                  <c:v>4</c:v>
                </c:pt>
                <c:pt idx="180">
                  <c:v>4.4000000000000004</c:v>
                </c:pt>
                <c:pt idx="181">
                  <c:v>4.5999999999999996</c:v>
                </c:pt>
                <c:pt idx="182">
                  <c:v>4.33</c:v>
                </c:pt>
                <c:pt idx="183">
                  <c:v>4.33</c:v>
                </c:pt>
                <c:pt idx="184">
                  <c:v>4.33</c:v>
                </c:pt>
                <c:pt idx="185">
                  <c:v>4.58</c:v>
                </c:pt>
                <c:pt idx="186">
                  <c:v>6</c:v>
                </c:pt>
                <c:pt idx="187">
                  <c:v>6.39</c:v>
                </c:pt>
                <c:pt idx="188">
                  <c:v>6.39</c:v>
                </c:pt>
                <c:pt idx="189">
                  <c:v>6.39</c:v>
                </c:pt>
                <c:pt idx="190">
                  <c:v>6.6</c:v>
                </c:pt>
                <c:pt idx="191">
                  <c:v>7</c:v>
                </c:pt>
                <c:pt idx="192">
                  <c:v>7.48</c:v>
                </c:pt>
                <c:pt idx="193">
                  <c:v>7.48</c:v>
                </c:pt>
                <c:pt idx="194">
                  <c:v>7.48</c:v>
                </c:pt>
                <c:pt idx="195">
                  <c:v>6.73</c:v>
                </c:pt>
                <c:pt idx="196">
                  <c:v>6.39</c:v>
                </c:pt>
                <c:pt idx="197">
                  <c:v>6.39</c:v>
                </c:pt>
                <c:pt idx="198">
                  <c:v>6.39</c:v>
                </c:pt>
                <c:pt idx="199">
                  <c:v>5.6</c:v>
                </c:pt>
                <c:pt idx="200">
                  <c:v>5.39</c:v>
                </c:pt>
                <c:pt idx="201">
                  <c:v>5.39</c:v>
                </c:pt>
                <c:pt idx="202">
                  <c:v>5.39</c:v>
                </c:pt>
                <c:pt idx="203">
                  <c:v>5</c:v>
                </c:pt>
                <c:pt idx="204">
                  <c:v>4.9400000000000004</c:v>
                </c:pt>
                <c:pt idx="205">
                  <c:v>4.9400000000000004</c:v>
                </c:pt>
                <c:pt idx="206">
                  <c:v>4.9400000000000004</c:v>
                </c:pt>
                <c:pt idx="207">
                  <c:v>4.9400000000000004</c:v>
                </c:pt>
                <c:pt idx="208">
                  <c:v>4.9400000000000004</c:v>
                </c:pt>
                <c:pt idx="209">
                  <c:v>4.8899999999999997</c:v>
                </c:pt>
                <c:pt idx="210">
                  <c:v>4</c:v>
                </c:pt>
                <c:pt idx="211">
                  <c:v>3.67</c:v>
                </c:pt>
                <c:pt idx="212">
                  <c:v>3.1</c:v>
                </c:pt>
                <c:pt idx="213">
                  <c:v>3</c:v>
                </c:pt>
                <c:pt idx="214">
                  <c:v>2.95</c:v>
                </c:pt>
                <c:pt idx="215">
                  <c:v>2.95</c:v>
                </c:pt>
                <c:pt idx="216">
                  <c:v>2.95</c:v>
                </c:pt>
                <c:pt idx="217">
                  <c:v>2.95</c:v>
                </c:pt>
                <c:pt idx="218">
                  <c:v>2.95</c:v>
                </c:pt>
                <c:pt idx="219">
                  <c:v>2.95</c:v>
                </c:pt>
                <c:pt idx="220">
                  <c:v>2.95</c:v>
                </c:pt>
                <c:pt idx="221">
                  <c:v>3.33</c:v>
                </c:pt>
                <c:pt idx="222">
                  <c:v>3.47</c:v>
                </c:pt>
                <c:pt idx="223">
                  <c:v>3.2</c:v>
                </c:pt>
                <c:pt idx="224">
                  <c:v>3.2</c:v>
                </c:pt>
                <c:pt idx="225">
                  <c:v>3.2</c:v>
                </c:pt>
                <c:pt idx="226">
                  <c:v>3.15</c:v>
                </c:pt>
                <c:pt idx="227">
                  <c:v>3</c:v>
                </c:pt>
                <c:pt idx="228">
                  <c:v>2.9</c:v>
                </c:pt>
                <c:pt idx="229">
                  <c:v>2.9</c:v>
                </c:pt>
                <c:pt idx="230">
                  <c:v>2.9</c:v>
                </c:pt>
                <c:pt idx="231">
                  <c:v>2.9</c:v>
                </c:pt>
                <c:pt idx="232">
                  <c:v>2.9</c:v>
                </c:pt>
                <c:pt idx="233">
                  <c:v>2.9</c:v>
                </c:pt>
                <c:pt idx="234">
                  <c:v>2.8</c:v>
                </c:pt>
                <c:pt idx="235">
                  <c:v>2.7</c:v>
                </c:pt>
                <c:pt idx="236">
                  <c:v>2.65</c:v>
                </c:pt>
                <c:pt idx="237">
                  <c:v>2.5499999999999998</c:v>
                </c:pt>
                <c:pt idx="238">
                  <c:v>2.5</c:v>
                </c:pt>
                <c:pt idx="239">
                  <c:v>2.82</c:v>
                </c:pt>
                <c:pt idx="240">
                  <c:v>2.75</c:v>
                </c:pt>
                <c:pt idx="241">
                  <c:v>2.5</c:v>
                </c:pt>
                <c:pt idx="242">
                  <c:v>2.48</c:v>
                </c:pt>
                <c:pt idx="243">
                  <c:v>2.38</c:v>
                </c:pt>
                <c:pt idx="244">
                  <c:v>2.36</c:v>
                </c:pt>
                <c:pt idx="245">
                  <c:v>2.5499999999999998</c:v>
                </c:pt>
                <c:pt idx="246">
                  <c:v>2.7</c:v>
                </c:pt>
                <c:pt idx="247">
                  <c:v>2.67</c:v>
                </c:pt>
                <c:pt idx="248">
                  <c:v>2.66</c:v>
                </c:pt>
                <c:pt idx="249">
                  <c:v>2.65</c:v>
                </c:pt>
                <c:pt idx="250">
                  <c:v>2.65</c:v>
                </c:pt>
                <c:pt idx="251">
                  <c:v>2.62</c:v>
                </c:pt>
                <c:pt idx="252">
                  <c:v>2.5499999999999998</c:v>
                </c:pt>
                <c:pt idx="253">
                  <c:v>2.5499999999999998</c:v>
                </c:pt>
                <c:pt idx="254">
                  <c:v>2.5</c:v>
                </c:pt>
                <c:pt idx="255">
                  <c:v>2.4500000000000002</c:v>
                </c:pt>
                <c:pt idx="256">
                  <c:v>2.4</c:v>
                </c:pt>
                <c:pt idx="257">
                  <c:v>2.35</c:v>
                </c:pt>
                <c:pt idx="258">
                  <c:v>2.25</c:v>
                </c:pt>
                <c:pt idx="259">
                  <c:v>2.1</c:v>
                </c:pt>
                <c:pt idx="260">
                  <c:v>2.0499999999999998</c:v>
                </c:pt>
                <c:pt idx="261">
                  <c:v>1.85</c:v>
                </c:pt>
                <c:pt idx="262">
                  <c:v>1.78</c:v>
                </c:pt>
                <c:pt idx="263">
                  <c:v>1.79</c:v>
                </c:pt>
                <c:pt idx="264">
                  <c:v>1.78</c:v>
                </c:pt>
                <c:pt idx="265">
                  <c:v>1.76</c:v>
                </c:pt>
                <c:pt idx="266">
                  <c:v>1.78</c:v>
                </c:pt>
                <c:pt idx="267">
                  <c:v>1.76</c:v>
                </c:pt>
                <c:pt idx="268">
                  <c:v>1.78</c:v>
                </c:pt>
                <c:pt idx="269">
                  <c:v>1.79</c:v>
                </c:pt>
                <c:pt idx="270">
                  <c:v>1.78</c:v>
                </c:pt>
                <c:pt idx="271">
                  <c:v>1.74</c:v>
                </c:pt>
                <c:pt idx="272">
                  <c:v>1.7</c:v>
                </c:pt>
                <c:pt idx="273">
                  <c:v>1.95</c:v>
                </c:pt>
                <c:pt idx="274">
                  <c:v>1.875</c:v>
                </c:pt>
                <c:pt idx="275">
                  <c:v>1.85</c:v>
                </c:pt>
                <c:pt idx="276">
                  <c:v>1.835</c:v>
                </c:pt>
                <c:pt idx="277">
                  <c:v>1.8</c:v>
                </c:pt>
                <c:pt idx="278">
                  <c:v>1.75</c:v>
                </c:pt>
                <c:pt idx="279">
                  <c:v>1.6</c:v>
                </c:pt>
                <c:pt idx="280">
                  <c:v>1.65</c:v>
                </c:pt>
                <c:pt idx="281">
                  <c:v>3</c:v>
                </c:pt>
                <c:pt idx="282">
                  <c:v>3.14</c:v>
                </c:pt>
                <c:pt idx="283">
                  <c:v>3.57</c:v>
                </c:pt>
                <c:pt idx="284">
                  <c:v>3.3</c:v>
                </c:pt>
                <c:pt idx="285">
                  <c:v>3.25</c:v>
                </c:pt>
                <c:pt idx="286">
                  <c:v>3.2</c:v>
                </c:pt>
                <c:pt idx="287">
                  <c:v>3.15</c:v>
                </c:pt>
                <c:pt idx="288">
                  <c:v>3.15</c:v>
                </c:pt>
                <c:pt idx="289">
                  <c:v>3.11</c:v>
                </c:pt>
                <c:pt idx="290">
                  <c:v>3.1</c:v>
                </c:pt>
                <c:pt idx="291">
                  <c:v>3.1</c:v>
                </c:pt>
                <c:pt idx="292">
                  <c:v>3.05</c:v>
                </c:pt>
                <c:pt idx="293">
                  <c:v>3.05</c:v>
                </c:pt>
                <c:pt idx="294">
                  <c:v>3.11</c:v>
                </c:pt>
                <c:pt idx="295">
                  <c:v>3.125</c:v>
                </c:pt>
                <c:pt idx="296">
                  <c:v>3.25</c:v>
                </c:pt>
                <c:pt idx="297">
                  <c:v>3.25</c:v>
                </c:pt>
                <c:pt idx="298">
                  <c:v>3.06</c:v>
                </c:pt>
                <c:pt idx="299">
                  <c:v>3.03</c:v>
                </c:pt>
                <c:pt idx="300">
                  <c:v>3.02</c:v>
                </c:pt>
                <c:pt idx="301">
                  <c:v>2.8</c:v>
                </c:pt>
                <c:pt idx="302">
                  <c:v>2.6</c:v>
                </c:pt>
                <c:pt idx="303">
                  <c:v>2.5499999999999998</c:v>
                </c:pt>
                <c:pt idx="304">
                  <c:v>7.9</c:v>
                </c:pt>
                <c:pt idx="305">
                  <c:v>4.2</c:v>
                </c:pt>
                <c:pt idx="306">
                  <c:v>5.5</c:v>
                </c:pt>
                <c:pt idx="307">
                  <c:v>5</c:v>
                </c:pt>
                <c:pt idx="308">
                  <c:v>8.4</c:v>
                </c:pt>
                <c:pt idx="309">
                  <c:v>7.4</c:v>
                </c:pt>
                <c:pt idx="310">
                  <c:v>8.4</c:v>
                </c:pt>
                <c:pt idx="311">
                  <c:v>4.8</c:v>
                </c:pt>
                <c:pt idx="312">
                  <c:v>3.9</c:v>
                </c:pt>
                <c:pt idx="313">
                  <c:v>3.8</c:v>
                </c:pt>
                <c:pt idx="314">
                  <c:v>12.9</c:v>
                </c:pt>
                <c:pt idx="315">
                  <c:v>6</c:v>
                </c:pt>
                <c:pt idx="316">
                  <c:v>4.0999999999999996</c:v>
                </c:pt>
                <c:pt idx="317">
                  <c:v>3.8</c:v>
                </c:pt>
                <c:pt idx="318">
                  <c:v>3.2</c:v>
                </c:pt>
                <c:pt idx="319">
                  <c:v>3</c:v>
                </c:pt>
                <c:pt idx="320">
                  <c:v>2.8</c:v>
                </c:pt>
                <c:pt idx="321">
                  <c:v>2.6</c:v>
                </c:pt>
                <c:pt idx="322">
                  <c:v>2.6</c:v>
                </c:pt>
                <c:pt idx="323">
                  <c:v>2.5499999999999998</c:v>
                </c:pt>
                <c:pt idx="324">
                  <c:v>2.8</c:v>
                </c:pt>
                <c:pt idx="325">
                  <c:v>7</c:v>
                </c:pt>
                <c:pt idx="326">
                  <c:v>4.2</c:v>
                </c:pt>
                <c:pt idx="327">
                  <c:v>6</c:v>
                </c:pt>
                <c:pt idx="328">
                  <c:v>4.5</c:v>
                </c:pt>
                <c:pt idx="329">
                  <c:v>3.6</c:v>
                </c:pt>
                <c:pt idx="330">
                  <c:v>3</c:v>
                </c:pt>
                <c:pt idx="331">
                  <c:v>12.9</c:v>
                </c:pt>
                <c:pt idx="332">
                  <c:v>7</c:v>
                </c:pt>
                <c:pt idx="333">
                  <c:v>12</c:v>
                </c:pt>
                <c:pt idx="334">
                  <c:v>6</c:v>
                </c:pt>
                <c:pt idx="335">
                  <c:v>5.7</c:v>
                </c:pt>
                <c:pt idx="336">
                  <c:v>3.2</c:v>
                </c:pt>
                <c:pt idx="337">
                  <c:v>3.2</c:v>
                </c:pt>
                <c:pt idx="338">
                  <c:v>3</c:v>
                </c:pt>
                <c:pt idx="339">
                  <c:v>2.9</c:v>
                </c:pt>
                <c:pt idx="340">
                  <c:v>9</c:v>
                </c:pt>
                <c:pt idx="341">
                  <c:v>12.97</c:v>
                </c:pt>
                <c:pt idx="342">
                  <c:v>12.97</c:v>
                </c:pt>
                <c:pt idx="343">
                  <c:v>10.46</c:v>
                </c:pt>
                <c:pt idx="344">
                  <c:v>23.9</c:v>
                </c:pt>
                <c:pt idx="345">
                  <c:v>12.97</c:v>
                </c:pt>
                <c:pt idx="346">
                  <c:v>9.51</c:v>
                </c:pt>
                <c:pt idx="347">
                  <c:v>60.4</c:v>
                </c:pt>
                <c:pt idx="348">
                  <c:v>32.200000000000003</c:v>
                </c:pt>
                <c:pt idx="349">
                  <c:v>19.36</c:v>
                </c:pt>
                <c:pt idx="350">
                  <c:v>23.57</c:v>
                </c:pt>
                <c:pt idx="351">
                  <c:v>21</c:v>
                </c:pt>
                <c:pt idx="352">
                  <c:v>32</c:v>
                </c:pt>
                <c:pt idx="353">
                  <c:v>23</c:v>
                </c:pt>
                <c:pt idx="354">
                  <c:v>29</c:v>
                </c:pt>
                <c:pt idx="355">
                  <c:v>29.7</c:v>
                </c:pt>
                <c:pt idx="356">
                  <c:v>170</c:v>
                </c:pt>
                <c:pt idx="357">
                  <c:v>121</c:v>
                </c:pt>
                <c:pt idx="358">
                  <c:v>39</c:v>
                </c:pt>
                <c:pt idx="359">
                  <c:v>77.7</c:v>
                </c:pt>
                <c:pt idx="360">
                  <c:v>235.5</c:v>
                </c:pt>
                <c:pt idx="361">
                  <c:v>106.5</c:v>
                </c:pt>
                <c:pt idx="362">
                  <c:v>91</c:v>
                </c:pt>
                <c:pt idx="363">
                  <c:v>149</c:v>
                </c:pt>
                <c:pt idx="364">
                  <c:v>160</c:v>
                </c:pt>
                <c:pt idx="365">
                  <c:v>106.5</c:v>
                </c:pt>
                <c:pt idx="366">
                  <c:v>94.5</c:v>
                </c:pt>
                <c:pt idx="367">
                  <c:v>133.5</c:v>
                </c:pt>
                <c:pt idx="368">
                  <c:v>106</c:v>
                </c:pt>
                <c:pt idx="369">
                  <c:v>89</c:v>
                </c:pt>
                <c:pt idx="370">
                  <c:v>173</c:v>
                </c:pt>
                <c:pt idx="371">
                  <c:v>100.5</c:v>
                </c:pt>
                <c:pt idx="372">
                  <c:v>216</c:v>
                </c:pt>
                <c:pt idx="373">
                  <c:v>84</c:v>
                </c:pt>
                <c:pt idx="374">
                  <c:v>56</c:v>
                </c:pt>
                <c:pt idx="375">
                  <c:v>56</c:v>
                </c:pt>
                <c:pt idx="376">
                  <c:v>51</c:v>
                </c:pt>
                <c:pt idx="377">
                  <c:v>47</c:v>
                </c:pt>
                <c:pt idx="378">
                  <c:v>40</c:v>
                </c:pt>
                <c:pt idx="379">
                  <c:v>40</c:v>
                </c:pt>
                <c:pt idx="380">
                  <c:v>40</c:v>
                </c:pt>
                <c:pt idx="381">
                  <c:v>21</c:v>
                </c:pt>
                <c:pt idx="382">
                  <c:v>21</c:v>
                </c:pt>
                <c:pt idx="383">
                  <c:v>18</c:v>
                </c:pt>
                <c:pt idx="384">
                  <c:v>20</c:v>
                </c:pt>
                <c:pt idx="385">
                  <c:v>20</c:v>
                </c:pt>
                <c:pt idx="386">
                  <c:v>24</c:v>
                </c:pt>
                <c:pt idx="387">
                  <c:v>24</c:v>
                </c:pt>
                <c:pt idx="388">
                  <c:v>34</c:v>
                </c:pt>
                <c:pt idx="389">
                  <c:v>34</c:v>
                </c:pt>
                <c:pt idx="390">
                  <c:v>24</c:v>
                </c:pt>
                <c:pt idx="391">
                  <c:v>24</c:v>
                </c:pt>
                <c:pt idx="392">
                  <c:v>24</c:v>
                </c:pt>
                <c:pt idx="393">
                  <c:v>181</c:v>
                </c:pt>
                <c:pt idx="394">
                  <c:v>100</c:v>
                </c:pt>
                <c:pt idx="395">
                  <c:v>53.5</c:v>
                </c:pt>
                <c:pt idx="396">
                  <c:v>133.5</c:v>
                </c:pt>
                <c:pt idx="397">
                  <c:v>100</c:v>
                </c:pt>
                <c:pt idx="398">
                  <c:v>101.75</c:v>
                </c:pt>
                <c:pt idx="399">
                  <c:v>67</c:v>
                </c:pt>
                <c:pt idx="400">
                  <c:v>384</c:v>
                </c:pt>
                <c:pt idx="401">
                  <c:v>189</c:v>
                </c:pt>
                <c:pt idx="402">
                  <c:v>106</c:v>
                </c:pt>
                <c:pt idx="403">
                  <c:v>100</c:v>
                </c:pt>
                <c:pt idx="404">
                  <c:v>67</c:v>
                </c:pt>
                <c:pt idx="405">
                  <c:v>64.5</c:v>
                </c:pt>
                <c:pt idx="406">
                  <c:v>67</c:v>
                </c:pt>
                <c:pt idx="407">
                  <c:v>67</c:v>
                </c:pt>
                <c:pt idx="408">
                  <c:v>67</c:v>
                </c:pt>
                <c:pt idx="409">
                  <c:v>74.5</c:v>
                </c:pt>
                <c:pt idx="410">
                  <c:v>53</c:v>
                </c:pt>
                <c:pt idx="411">
                  <c:v>53</c:v>
                </c:pt>
                <c:pt idx="412">
                  <c:v>39</c:v>
                </c:pt>
                <c:pt idx="413">
                  <c:v>39</c:v>
                </c:pt>
                <c:pt idx="414">
                  <c:v>35</c:v>
                </c:pt>
                <c:pt idx="415">
                  <c:v>37</c:v>
                </c:pt>
                <c:pt idx="416">
                  <c:v>68</c:v>
                </c:pt>
                <c:pt idx="417">
                  <c:v>57.5</c:v>
                </c:pt>
                <c:pt idx="418">
                  <c:v>202</c:v>
                </c:pt>
                <c:pt idx="419">
                  <c:v>67</c:v>
                </c:pt>
                <c:pt idx="420">
                  <c:v>35</c:v>
                </c:pt>
                <c:pt idx="421">
                  <c:v>103.5</c:v>
                </c:pt>
                <c:pt idx="422">
                  <c:v>40.5</c:v>
                </c:pt>
                <c:pt idx="423">
                  <c:v>34</c:v>
                </c:pt>
                <c:pt idx="424">
                  <c:v>31.5</c:v>
                </c:pt>
                <c:pt idx="425">
                  <c:v>29</c:v>
                </c:pt>
                <c:pt idx="426">
                  <c:v>29</c:v>
                </c:pt>
                <c:pt idx="427">
                  <c:v>28</c:v>
                </c:pt>
                <c:pt idx="428">
                  <c:v>22</c:v>
                </c:pt>
                <c:pt idx="429">
                  <c:v>22.25</c:v>
                </c:pt>
                <c:pt idx="430">
                  <c:v>22.25</c:v>
                </c:pt>
                <c:pt idx="431">
                  <c:v>18</c:v>
                </c:pt>
                <c:pt idx="432">
                  <c:v>20</c:v>
                </c:pt>
                <c:pt idx="433">
                  <c:v>37.1</c:v>
                </c:pt>
                <c:pt idx="434">
                  <c:v>26.75</c:v>
                </c:pt>
                <c:pt idx="435">
                  <c:v>24.5</c:v>
                </c:pt>
                <c:pt idx="436">
                  <c:v>24.5</c:v>
                </c:pt>
                <c:pt idx="437">
                  <c:v>20</c:v>
                </c:pt>
                <c:pt idx="438">
                  <c:v>20</c:v>
                </c:pt>
                <c:pt idx="439">
                  <c:v>20</c:v>
                </c:pt>
                <c:pt idx="440">
                  <c:v>20</c:v>
                </c:pt>
                <c:pt idx="441">
                  <c:v>18</c:v>
                </c:pt>
                <c:pt idx="442">
                  <c:v>16.07</c:v>
                </c:pt>
                <c:pt idx="443">
                  <c:v>16.07</c:v>
                </c:pt>
                <c:pt idx="444">
                  <c:v>18.395</c:v>
                </c:pt>
                <c:pt idx="445">
                  <c:v>14.15</c:v>
                </c:pt>
                <c:pt idx="446">
                  <c:v>14.15</c:v>
                </c:pt>
                <c:pt idx="447">
                  <c:v>18.395</c:v>
                </c:pt>
                <c:pt idx="448">
                  <c:v>24.32</c:v>
                </c:pt>
                <c:pt idx="449">
                  <c:v>24.92</c:v>
                </c:pt>
                <c:pt idx="450">
                  <c:v>63.14</c:v>
                </c:pt>
                <c:pt idx="451">
                  <c:v>32.14</c:v>
                </c:pt>
                <c:pt idx="452">
                  <c:v>24.92</c:v>
                </c:pt>
                <c:pt idx="453">
                  <c:v>22.7</c:v>
                </c:pt>
                <c:pt idx="454">
                  <c:v>22.7</c:v>
                </c:pt>
                <c:pt idx="455">
                  <c:v>22.7</c:v>
                </c:pt>
                <c:pt idx="456">
                  <c:v>18.149999999999999</c:v>
                </c:pt>
                <c:pt idx="457">
                  <c:v>18.149999999999999</c:v>
                </c:pt>
                <c:pt idx="458">
                  <c:v>18.149999999999999</c:v>
                </c:pt>
                <c:pt idx="459">
                  <c:v>18.149999999999999</c:v>
                </c:pt>
                <c:pt idx="460">
                  <c:v>14</c:v>
                </c:pt>
                <c:pt idx="461">
                  <c:v>16</c:v>
                </c:pt>
                <c:pt idx="462">
                  <c:v>55</c:v>
                </c:pt>
                <c:pt idx="463">
                  <c:v>95.5</c:v>
                </c:pt>
                <c:pt idx="464">
                  <c:v>56</c:v>
                </c:pt>
                <c:pt idx="465">
                  <c:v>32</c:v>
                </c:pt>
                <c:pt idx="466">
                  <c:v>32</c:v>
                </c:pt>
                <c:pt idx="467">
                  <c:v>32</c:v>
                </c:pt>
                <c:pt idx="468">
                  <c:v>22.5</c:v>
                </c:pt>
                <c:pt idx="469">
                  <c:v>27.25</c:v>
                </c:pt>
                <c:pt idx="470">
                  <c:v>18</c:v>
                </c:pt>
                <c:pt idx="471">
                  <c:v>18</c:v>
                </c:pt>
                <c:pt idx="472">
                  <c:v>18</c:v>
                </c:pt>
                <c:pt idx="473">
                  <c:v>18</c:v>
                </c:pt>
                <c:pt idx="474">
                  <c:v>18</c:v>
                </c:pt>
                <c:pt idx="475">
                  <c:v>14</c:v>
                </c:pt>
                <c:pt idx="476">
                  <c:v>14</c:v>
                </c:pt>
                <c:pt idx="477">
                  <c:v>14</c:v>
                </c:pt>
                <c:pt idx="478">
                  <c:v>14</c:v>
                </c:pt>
                <c:pt idx="479">
                  <c:v>14</c:v>
                </c:pt>
                <c:pt idx="480">
                  <c:v>14</c:v>
                </c:pt>
                <c:pt idx="481">
                  <c:v>14</c:v>
                </c:pt>
                <c:pt idx="482">
                  <c:v>14</c:v>
                </c:pt>
                <c:pt idx="483">
                  <c:v>15.25</c:v>
                </c:pt>
                <c:pt idx="484">
                  <c:v>13</c:v>
                </c:pt>
                <c:pt idx="485">
                  <c:v>13</c:v>
                </c:pt>
                <c:pt idx="486">
                  <c:v>13</c:v>
                </c:pt>
                <c:pt idx="487">
                  <c:v>12</c:v>
                </c:pt>
                <c:pt idx="488">
                  <c:v>12</c:v>
                </c:pt>
                <c:pt idx="489">
                  <c:v>11.73</c:v>
                </c:pt>
                <c:pt idx="490">
                  <c:v>10.69</c:v>
                </c:pt>
                <c:pt idx="491">
                  <c:v>10.41</c:v>
                </c:pt>
                <c:pt idx="492">
                  <c:v>10.41</c:v>
                </c:pt>
                <c:pt idx="493">
                  <c:v>9.44</c:v>
                </c:pt>
                <c:pt idx="494">
                  <c:v>9.17</c:v>
                </c:pt>
                <c:pt idx="495">
                  <c:v>9.17</c:v>
                </c:pt>
                <c:pt idx="496">
                  <c:v>8</c:v>
                </c:pt>
                <c:pt idx="497">
                  <c:v>8</c:v>
                </c:pt>
                <c:pt idx="498">
                  <c:v>7.49</c:v>
                </c:pt>
                <c:pt idx="499">
                  <c:v>7.49</c:v>
                </c:pt>
                <c:pt idx="500">
                  <c:v>7.49</c:v>
                </c:pt>
                <c:pt idx="501">
                  <c:v>7.49</c:v>
                </c:pt>
                <c:pt idx="502">
                  <c:v>7.49</c:v>
                </c:pt>
                <c:pt idx="503">
                  <c:v>6.8</c:v>
                </c:pt>
                <c:pt idx="504">
                  <c:v>6.5</c:v>
                </c:pt>
                <c:pt idx="505">
                  <c:v>6.5</c:v>
                </c:pt>
                <c:pt idx="506">
                  <c:v>6.5</c:v>
                </c:pt>
                <c:pt idx="507">
                  <c:v>6.5</c:v>
                </c:pt>
                <c:pt idx="508">
                  <c:v>6.5</c:v>
                </c:pt>
                <c:pt idx="509">
                  <c:v>6.5</c:v>
                </c:pt>
                <c:pt idx="510">
                  <c:v>6.5</c:v>
                </c:pt>
                <c:pt idx="511">
                  <c:v>6.5</c:v>
                </c:pt>
                <c:pt idx="512">
                  <c:v>6.5</c:v>
                </c:pt>
                <c:pt idx="513">
                  <c:v>6.5</c:v>
                </c:pt>
                <c:pt idx="514">
                  <c:v>6.5</c:v>
                </c:pt>
                <c:pt idx="515">
                  <c:v>6.5</c:v>
                </c:pt>
                <c:pt idx="516">
                  <c:v>6.14</c:v>
                </c:pt>
                <c:pt idx="517">
                  <c:v>6.04</c:v>
                </c:pt>
                <c:pt idx="518">
                  <c:v>6.04</c:v>
                </c:pt>
                <c:pt idx="519">
                  <c:v>5.14</c:v>
                </c:pt>
                <c:pt idx="520">
                  <c:v>4.72</c:v>
                </c:pt>
                <c:pt idx="521">
                  <c:v>4.72</c:v>
                </c:pt>
                <c:pt idx="522">
                  <c:v>4.72</c:v>
                </c:pt>
                <c:pt idx="523">
                  <c:v>4.45</c:v>
                </c:pt>
                <c:pt idx="524">
                  <c:v>4.33</c:v>
                </c:pt>
                <c:pt idx="525">
                  <c:v>4.33</c:v>
                </c:pt>
                <c:pt idx="526">
                  <c:v>3.98</c:v>
                </c:pt>
                <c:pt idx="527">
                  <c:v>3.98</c:v>
                </c:pt>
                <c:pt idx="528">
                  <c:v>3.98</c:v>
                </c:pt>
                <c:pt idx="529">
                  <c:v>3.98</c:v>
                </c:pt>
                <c:pt idx="530">
                  <c:v>3.98</c:v>
                </c:pt>
                <c:pt idx="531">
                  <c:v>3.98</c:v>
                </c:pt>
                <c:pt idx="532">
                  <c:v>3.98</c:v>
                </c:pt>
                <c:pt idx="533">
                  <c:v>3.98</c:v>
                </c:pt>
                <c:pt idx="534">
                  <c:v>3.67</c:v>
                </c:pt>
                <c:pt idx="535">
                  <c:v>3.67</c:v>
                </c:pt>
                <c:pt idx="536">
                  <c:v>3.67</c:v>
                </c:pt>
                <c:pt idx="537">
                  <c:v>3.67</c:v>
                </c:pt>
                <c:pt idx="538">
                  <c:v>3.49</c:v>
                </c:pt>
                <c:pt idx="539">
                  <c:v>3.41</c:v>
                </c:pt>
                <c:pt idx="540">
                  <c:v>3.41</c:v>
                </c:pt>
                <c:pt idx="541">
                  <c:v>3.41</c:v>
                </c:pt>
                <c:pt idx="542">
                  <c:v>3.41</c:v>
                </c:pt>
                <c:pt idx="543">
                  <c:v>3.41</c:v>
                </c:pt>
                <c:pt idx="544">
                  <c:v>3.41</c:v>
                </c:pt>
                <c:pt idx="545">
                  <c:v>3.1</c:v>
                </c:pt>
                <c:pt idx="546">
                  <c:v>3.1</c:v>
                </c:pt>
                <c:pt idx="547">
                  <c:v>3.1</c:v>
                </c:pt>
                <c:pt idx="548">
                  <c:v>3.1</c:v>
                </c:pt>
                <c:pt idx="549">
                  <c:v>3.1</c:v>
                </c:pt>
                <c:pt idx="550">
                  <c:v>3.1</c:v>
                </c:pt>
                <c:pt idx="551">
                  <c:v>3.1</c:v>
                </c:pt>
                <c:pt idx="552">
                  <c:v>3.1</c:v>
                </c:pt>
                <c:pt idx="553">
                  <c:v>3.1</c:v>
                </c:pt>
                <c:pt idx="554">
                  <c:v>3.1</c:v>
                </c:pt>
                <c:pt idx="555">
                  <c:v>3.1</c:v>
                </c:pt>
                <c:pt idx="556">
                  <c:v>3.1</c:v>
                </c:pt>
                <c:pt idx="557">
                  <c:v>3.1</c:v>
                </c:pt>
                <c:pt idx="558">
                  <c:v>3.1</c:v>
                </c:pt>
                <c:pt idx="559">
                  <c:v>3.1</c:v>
                </c:pt>
                <c:pt idx="560">
                  <c:v>3.1</c:v>
                </c:pt>
                <c:pt idx="561">
                  <c:v>3.1</c:v>
                </c:pt>
                <c:pt idx="562">
                  <c:v>3.1</c:v>
                </c:pt>
                <c:pt idx="563">
                  <c:v>3.1</c:v>
                </c:pt>
                <c:pt idx="564">
                  <c:v>3.1</c:v>
                </c:pt>
                <c:pt idx="565">
                  <c:v>2.85</c:v>
                </c:pt>
                <c:pt idx="566">
                  <c:v>2.91</c:v>
                </c:pt>
                <c:pt idx="567">
                  <c:v>2.95</c:v>
                </c:pt>
                <c:pt idx="568">
                  <c:v>2.92</c:v>
                </c:pt>
                <c:pt idx="569">
                  <c:v>2.92</c:v>
                </c:pt>
                <c:pt idx="570">
                  <c:v>2.92</c:v>
                </c:pt>
                <c:pt idx="571">
                  <c:v>2.91</c:v>
                </c:pt>
                <c:pt idx="572">
                  <c:v>2.9</c:v>
                </c:pt>
                <c:pt idx="573">
                  <c:v>2.9</c:v>
                </c:pt>
                <c:pt idx="574">
                  <c:v>2.85</c:v>
                </c:pt>
                <c:pt idx="575">
                  <c:v>2.8</c:v>
                </c:pt>
                <c:pt idx="576">
                  <c:v>2.75</c:v>
                </c:pt>
                <c:pt idx="577">
                  <c:v>2.68</c:v>
                </c:pt>
                <c:pt idx="578">
                  <c:v>2.96</c:v>
                </c:pt>
                <c:pt idx="579">
                  <c:v>2.84</c:v>
                </c:pt>
                <c:pt idx="580">
                  <c:v>2.75</c:v>
                </c:pt>
                <c:pt idx="581">
                  <c:v>2.77</c:v>
                </c:pt>
                <c:pt idx="582">
                  <c:v>2.64</c:v>
                </c:pt>
                <c:pt idx="583">
                  <c:v>2.65</c:v>
                </c:pt>
                <c:pt idx="584">
                  <c:v>2.64</c:v>
                </c:pt>
                <c:pt idx="585">
                  <c:v>2.73</c:v>
                </c:pt>
                <c:pt idx="586">
                  <c:v>2.7</c:v>
                </c:pt>
                <c:pt idx="587">
                  <c:v>2.71</c:v>
                </c:pt>
                <c:pt idx="588">
                  <c:v>2.73</c:v>
                </c:pt>
                <c:pt idx="589">
                  <c:v>2.63</c:v>
                </c:pt>
                <c:pt idx="590">
                  <c:v>2.62</c:v>
                </c:pt>
                <c:pt idx="591">
                  <c:v>2.61</c:v>
                </c:pt>
                <c:pt idx="592">
                  <c:v>2.5499999999999998</c:v>
                </c:pt>
                <c:pt idx="593">
                  <c:v>2.54</c:v>
                </c:pt>
                <c:pt idx="594">
                  <c:v>2.52</c:v>
                </c:pt>
                <c:pt idx="595">
                  <c:v>2.48</c:v>
                </c:pt>
                <c:pt idx="596">
                  <c:v>2.2599999999999998</c:v>
                </c:pt>
                <c:pt idx="597">
                  <c:v>2.23</c:v>
                </c:pt>
                <c:pt idx="598">
                  <c:v>2.35</c:v>
                </c:pt>
                <c:pt idx="599">
                  <c:v>2.23</c:v>
                </c:pt>
                <c:pt idx="600">
                  <c:v>2.2200000000000002</c:v>
                </c:pt>
                <c:pt idx="601">
                  <c:v>2.23</c:v>
                </c:pt>
                <c:pt idx="602">
                  <c:v>2.11</c:v>
                </c:pt>
                <c:pt idx="603">
                  <c:v>2.19</c:v>
                </c:pt>
                <c:pt idx="604">
                  <c:v>2.04</c:v>
                </c:pt>
                <c:pt idx="605">
                  <c:v>3.03</c:v>
                </c:pt>
                <c:pt idx="606">
                  <c:v>3.03</c:v>
                </c:pt>
                <c:pt idx="607">
                  <c:v>2.9</c:v>
                </c:pt>
                <c:pt idx="608">
                  <c:v>2.96</c:v>
                </c:pt>
                <c:pt idx="609">
                  <c:v>2.94</c:v>
                </c:pt>
                <c:pt idx="610">
                  <c:v>2.93</c:v>
                </c:pt>
                <c:pt idx="611">
                  <c:v>2.8</c:v>
                </c:pt>
                <c:pt idx="612">
                  <c:v>2.52</c:v>
                </c:pt>
                <c:pt idx="613">
                  <c:v>2.33</c:v>
                </c:pt>
                <c:pt idx="614">
                  <c:v>2.16</c:v>
                </c:pt>
                <c:pt idx="615">
                  <c:v>2.1800000000000002</c:v>
                </c:pt>
                <c:pt idx="616">
                  <c:v>2.17</c:v>
                </c:pt>
                <c:pt idx="617">
                  <c:v>2.16</c:v>
                </c:pt>
                <c:pt idx="618">
                  <c:v>2</c:v>
                </c:pt>
                <c:pt idx="619">
                  <c:v>1.97</c:v>
                </c:pt>
                <c:pt idx="620">
                  <c:v>1.76</c:v>
                </c:pt>
                <c:pt idx="621">
                  <c:v>1.83</c:v>
                </c:pt>
                <c:pt idx="622">
                  <c:v>1.85</c:v>
                </c:pt>
                <c:pt idx="623">
                  <c:v>1.76</c:v>
                </c:pt>
                <c:pt idx="624">
                  <c:v>1.57</c:v>
                </c:pt>
                <c:pt idx="625">
                  <c:v>1.63</c:v>
                </c:pt>
                <c:pt idx="626">
                  <c:v>1.57</c:v>
                </c:pt>
                <c:pt idx="627">
                  <c:v>1.9</c:v>
                </c:pt>
                <c:pt idx="628">
                  <c:v>2.0499999999999998</c:v>
                </c:pt>
                <c:pt idx="629">
                  <c:v>1.96</c:v>
                </c:pt>
                <c:pt idx="630">
                  <c:v>1.79</c:v>
                </c:pt>
                <c:pt idx="631">
                  <c:v>2.71</c:v>
                </c:pt>
                <c:pt idx="632">
                  <c:v>2.88</c:v>
                </c:pt>
                <c:pt idx="633">
                  <c:v>2.63</c:v>
                </c:pt>
                <c:pt idx="634">
                  <c:v>2.27</c:v>
                </c:pt>
                <c:pt idx="635">
                  <c:v>2.6</c:v>
                </c:pt>
                <c:pt idx="636">
                  <c:v>2.35</c:v>
                </c:pt>
                <c:pt idx="637">
                  <c:v>2.15</c:v>
                </c:pt>
                <c:pt idx="638">
                  <c:v>1.9</c:v>
                </c:pt>
                <c:pt idx="639">
                  <c:v>1.85</c:v>
                </c:pt>
                <c:pt idx="640">
                  <c:v>1.95</c:v>
                </c:pt>
                <c:pt idx="641">
                  <c:v>1.83</c:v>
                </c:pt>
                <c:pt idx="642">
                  <c:v>1.78</c:v>
                </c:pt>
                <c:pt idx="643">
                  <c:v>2.0299999999999998</c:v>
                </c:pt>
                <c:pt idx="644">
                  <c:v>2.9</c:v>
                </c:pt>
                <c:pt idx="645">
                  <c:v>2.75</c:v>
                </c:pt>
                <c:pt idx="646">
                  <c:v>2.65</c:v>
                </c:pt>
                <c:pt idx="647">
                  <c:v>4.0999999999999996</c:v>
                </c:pt>
                <c:pt idx="648">
                  <c:v>3.35</c:v>
                </c:pt>
                <c:pt idx="649">
                  <c:v>3.85</c:v>
                </c:pt>
                <c:pt idx="650">
                  <c:v>3.35</c:v>
                </c:pt>
                <c:pt idx="651">
                  <c:v>3.6</c:v>
                </c:pt>
                <c:pt idx="652">
                  <c:v>2.8</c:v>
                </c:pt>
                <c:pt idx="653">
                  <c:v>2.75</c:v>
                </c:pt>
                <c:pt idx="654">
                  <c:v>2.5499999999999998</c:v>
                </c:pt>
                <c:pt idx="655">
                  <c:v>2.38</c:v>
                </c:pt>
                <c:pt idx="656">
                  <c:v>2.58</c:v>
                </c:pt>
                <c:pt idx="657">
                  <c:v>5.3</c:v>
                </c:pt>
                <c:pt idx="658">
                  <c:v>2.85</c:v>
                </c:pt>
                <c:pt idx="659">
                  <c:v>2.85</c:v>
                </c:pt>
                <c:pt idx="660">
                  <c:v>2.9</c:v>
                </c:pt>
                <c:pt idx="661">
                  <c:v>2.95</c:v>
                </c:pt>
                <c:pt idx="662">
                  <c:v>2.95</c:v>
                </c:pt>
                <c:pt idx="663">
                  <c:v>9.1999999999999993</c:v>
                </c:pt>
                <c:pt idx="664">
                  <c:v>7.85</c:v>
                </c:pt>
                <c:pt idx="665">
                  <c:v>5.35</c:v>
                </c:pt>
                <c:pt idx="666">
                  <c:v>4.2</c:v>
                </c:pt>
                <c:pt idx="667">
                  <c:v>4.2</c:v>
                </c:pt>
                <c:pt idx="668">
                  <c:v>3.85</c:v>
                </c:pt>
                <c:pt idx="669">
                  <c:v>3.7349999999999999</c:v>
                </c:pt>
                <c:pt idx="670">
                  <c:v>3.97</c:v>
                </c:pt>
                <c:pt idx="671">
                  <c:v>3.55</c:v>
                </c:pt>
                <c:pt idx="672">
                  <c:v>3.35</c:v>
                </c:pt>
                <c:pt idx="673">
                  <c:v>3.75</c:v>
                </c:pt>
                <c:pt idx="674">
                  <c:v>3.6349999999999998</c:v>
                </c:pt>
                <c:pt idx="675">
                  <c:v>78.114999999999995</c:v>
                </c:pt>
                <c:pt idx="676">
                  <c:v>19.170000000000002</c:v>
                </c:pt>
                <c:pt idx="677">
                  <c:v>22.35</c:v>
                </c:pt>
                <c:pt idx="678">
                  <c:v>21.15</c:v>
                </c:pt>
                <c:pt idx="679">
                  <c:v>17</c:v>
                </c:pt>
                <c:pt idx="680">
                  <c:v>13.3</c:v>
                </c:pt>
                <c:pt idx="681">
                  <c:v>26.85</c:v>
                </c:pt>
                <c:pt idx="682">
                  <c:v>87.85</c:v>
                </c:pt>
                <c:pt idx="683">
                  <c:v>85.55</c:v>
                </c:pt>
                <c:pt idx="684">
                  <c:v>105.7</c:v>
                </c:pt>
                <c:pt idx="685">
                  <c:v>41.7</c:v>
                </c:pt>
                <c:pt idx="686">
                  <c:v>48.5</c:v>
                </c:pt>
                <c:pt idx="687">
                  <c:v>36.85</c:v>
                </c:pt>
                <c:pt idx="688">
                  <c:v>41.65</c:v>
                </c:pt>
                <c:pt idx="689">
                  <c:v>50.7</c:v>
                </c:pt>
                <c:pt idx="690">
                  <c:v>41.05</c:v>
                </c:pt>
                <c:pt idx="691">
                  <c:v>180.7</c:v>
                </c:pt>
                <c:pt idx="692">
                  <c:v>46</c:v>
                </c:pt>
                <c:pt idx="693">
                  <c:v>38.950000000000003</c:v>
                </c:pt>
                <c:pt idx="694">
                  <c:v>38.950000000000003</c:v>
                </c:pt>
                <c:pt idx="695">
                  <c:v>76.95</c:v>
                </c:pt>
                <c:pt idx="696">
                  <c:v>73.849999999999994</c:v>
                </c:pt>
                <c:pt idx="697">
                  <c:v>41.15</c:v>
                </c:pt>
                <c:pt idx="698">
                  <c:v>29.9</c:v>
                </c:pt>
                <c:pt idx="699">
                  <c:v>35</c:v>
                </c:pt>
                <c:pt idx="700">
                  <c:v>21.164999999999999</c:v>
                </c:pt>
                <c:pt idx="701">
                  <c:v>25.315000000000001</c:v>
                </c:pt>
                <c:pt idx="702">
                  <c:v>15</c:v>
                </c:pt>
                <c:pt idx="703">
                  <c:v>19.100000000000001</c:v>
                </c:pt>
                <c:pt idx="704">
                  <c:v>19.100000000000001</c:v>
                </c:pt>
                <c:pt idx="705">
                  <c:v>16.899999999999999</c:v>
                </c:pt>
                <c:pt idx="706">
                  <c:v>15</c:v>
                </c:pt>
                <c:pt idx="707">
                  <c:v>15</c:v>
                </c:pt>
                <c:pt idx="708">
                  <c:v>27.8</c:v>
                </c:pt>
                <c:pt idx="709">
                  <c:v>19.350000000000001</c:v>
                </c:pt>
                <c:pt idx="710">
                  <c:v>32.200000000000003</c:v>
                </c:pt>
                <c:pt idx="711">
                  <c:v>27.625</c:v>
                </c:pt>
                <c:pt idx="712">
                  <c:v>52.4</c:v>
                </c:pt>
                <c:pt idx="713">
                  <c:v>29.75</c:v>
                </c:pt>
                <c:pt idx="714">
                  <c:v>98</c:v>
                </c:pt>
                <c:pt idx="715">
                  <c:v>38.5</c:v>
                </c:pt>
                <c:pt idx="716">
                  <c:v>36.5</c:v>
                </c:pt>
                <c:pt idx="717">
                  <c:v>26.73</c:v>
                </c:pt>
                <c:pt idx="718">
                  <c:v>23.2</c:v>
                </c:pt>
                <c:pt idx="719">
                  <c:v>18.8</c:v>
                </c:pt>
                <c:pt idx="720">
                  <c:v>18.8</c:v>
                </c:pt>
                <c:pt idx="721">
                  <c:v>16.899999999999999</c:v>
                </c:pt>
                <c:pt idx="722">
                  <c:v>21</c:v>
                </c:pt>
                <c:pt idx="723">
                  <c:v>25.9</c:v>
                </c:pt>
                <c:pt idx="724">
                  <c:v>21</c:v>
                </c:pt>
                <c:pt idx="725">
                  <c:v>35.75</c:v>
                </c:pt>
                <c:pt idx="726">
                  <c:v>47.5</c:v>
                </c:pt>
                <c:pt idx="727">
                  <c:v>176.8</c:v>
                </c:pt>
                <c:pt idx="728">
                  <c:v>304.35000000000002</c:v>
                </c:pt>
                <c:pt idx="729">
                  <c:v>138.35</c:v>
                </c:pt>
                <c:pt idx="730">
                  <c:v>128.65</c:v>
                </c:pt>
                <c:pt idx="731">
                  <c:v>162</c:v>
                </c:pt>
                <c:pt idx="732">
                  <c:v>125.04</c:v>
                </c:pt>
                <c:pt idx="733">
                  <c:v>128.07</c:v>
                </c:pt>
                <c:pt idx="734">
                  <c:v>132.66999999999999</c:v>
                </c:pt>
                <c:pt idx="735">
                  <c:v>111.72</c:v>
                </c:pt>
                <c:pt idx="736">
                  <c:v>98.9</c:v>
                </c:pt>
                <c:pt idx="737">
                  <c:v>82.555000000000007</c:v>
                </c:pt>
                <c:pt idx="738">
                  <c:v>44.29</c:v>
                </c:pt>
                <c:pt idx="739">
                  <c:v>46.29</c:v>
                </c:pt>
                <c:pt idx="740">
                  <c:v>64.650000000000006</c:v>
                </c:pt>
                <c:pt idx="741">
                  <c:v>82.9</c:v>
                </c:pt>
                <c:pt idx="742">
                  <c:v>58.494999999999997</c:v>
                </c:pt>
                <c:pt idx="743">
                  <c:v>53.95</c:v>
                </c:pt>
                <c:pt idx="744">
                  <c:v>51.8</c:v>
                </c:pt>
                <c:pt idx="745">
                  <c:v>54</c:v>
                </c:pt>
                <c:pt idx="746">
                  <c:v>54</c:v>
                </c:pt>
                <c:pt idx="747">
                  <c:v>33.049999999999997</c:v>
                </c:pt>
                <c:pt idx="748">
                  <c:v>41.755000000000003</c:v>
                </c:pt>
                <c:pt idx="749">
                  <c:v>49.7</c:v>
                </c:pt>
                <c:pt idx="750">
                  <c:v>52.055</c:v>
                </c:pt>
                <c:pt idx="751">
                  <c:v>58.05</c:v>
                </c:pt>
                <c:pt idx="752">
                  <c:v>55</c:v>
                </c:pt>
                <c:pt idx="753">
                  <c:v>44</c:v>
                </c:pt>
                <c:pt idx="754">
                  <c:v>41.5</c:v>
                </c:pt>
                <c:pt idx="755">
                  <c:v>39</c:v>
                </c:pt>
                <c:pt idx="756">
                  <c:v>32.15</c:v>
                </c:pt>
                <c:pt idx="757">
                  <c:v>30.15</c:v>
                </c:pt>
                <c:pt idx="758">
                  <c:v>19</c:v>
                </c:pt>
                <c:pt idx="759">
                  <c:v>19</c:v>
                </c:pt>
                <c:pt idx="760">
                  <c:v>29.664999999999999</c:v>
                </c:pt>
                <c:pt idx="761">
                  <c:v>19.265000000000001</c:v>
                </c:pt>
                <c:pt idx="762">
                  <c:v>23.4</c:v>
                </c:pt>
                <c:pt idx="763">
                  <c:v>57.292580645161287</c:v>
                </c:pt>
                <c:pt idx="764">
                  <c:v>23.02</c:v>
                </c:pt>
                <c:pt idx="765">
                  <c:v>23.02</c:v>
                </c:pt>
                <c:pt idx="766">
                  <c:v>23.02</c:v>
                </c:pt>
                <c:pt idx="767">
                  <c:v>169.86</c:v>
                </c:pt>
                <c:pt idx="768">
                  <c:v>77.319999999999993</c:v>
                </c:pt>
                <c:pt idx="769">
                  <c:v>60.76</c:v>
                </c:pt>
                <c:pt idx="770">
                  <c:v>55.79</c:v>
                </c:pt>
                <c:pt idx="771">
                  <c:v>74.010000000000005</c:v>
                </c:pt>
                <c:pt idx="772">
                  <c:v>77.650000000000006</c:v>
                </c:pt>
                <c:pt idx="773">
                  <c:v>137.27000000000001</c:v>
                </c:pt>
                <c:pt idx="774">
                  <c:v>188.61</c:v>
                </c:pt>
                <c:pt idx="775">
                  <c:v>243.8</c:v>
                </c:pt>
                <c:pt idx="776">
                  <c:v>184.32</c:v>
                </c:pt>
                <c:pt idx="777">
                  <c:v>271.95999999999998</c:v>
                </c:pt>
                <c:pt idx="778">
                  <c:v>147.21</c:v>
                </c:pt>
                <c:pt idx="779">
                  <c:v>104.7</c:v>
                </c:pt>
                <c:pt idx="780">
                  <c:v>94.21</c:v>
                </c:pt>
                <c:pt idx="781">
                  <c:v>77.650000000000006</c:v>
                </c:pt>
                <c:pt idx="782">
                  <c:v>44.87</c:v>
                </c:pt>
                <c:pt idx="783">
                  <c:v>44.87</c:v>
                </c:pt>
                <c:pt idx="784">
                  <c:v>44.87</c:v>
                </c:pt>
                <c:pt idx="785">
                  <c:v>44.87</c:v>
                </c:pt>
                <c:pt idx="786">
                  <c:v>20.82</c:v>
                </c:pt>
                <c:pt idx="787">
                  <c:v>270.85000000000002</c:v>
                </c:pt>
                <c:pt idx="788">
                  <c:v>132.30000000000001</c:v>
                </c:pt>
                <c:pt idx="789">
                  <c:v>110.77</c:v>
                </c:pt>
                <c:pt idx="790">
                  <c:v>104.7</c:v>
                </c:pt>
                <c:pt idx="791">
                  <c:v>117.4</c:v>
                </c:pt>
                <c:pt idx="792">
                  <c:v>132.30000000000001</c:v>
                </c:pt>
                <c:pt idx="793">
                  <c:v>113.8</c:v>
                </c:pt>
                <c:pt idx="794">
                  <c:v>87.69</c:v>
                </c:pt>
                <c:pt idx="795">
                  <c:v>99.6</c:v>
                </c:pt>
                <c:pt idx="796">
                  <c:v>99.6</c:v>
                </c:pt>
                <c:pt idx="797">
                  <c:v>78.12</c:v>
                </c:pt>
                <c:pt idx="798">
                  <c:v>63.7</c:v>
                </c:pt>
                <c:pt idx="799">
                  <c:v>49.28</c:v>
                </c:pt>
                <c:pt idx="800">
                  <c:v>49.28</c:v>
                </c:pt>
                <c:pt idx="801">
                  <c:v>49.28</c:v>
                </c:pt>
                <c:pt idx="802">
                  <c:v>49.28</c:v>
                </c:pt>
                <c:pt idx="803">
                  <c:v>44.35</c:v>
                </c:pt>
                <c:pt idx="804">
                  <c:v>39.5</c:v>
                </c:pt>
                <c:pt idx="805">
                  <c:v>31.5</c:v>
                </c:pt>
                <c:pt idx="806">
                  <c:v>23.47</c:v>
                </c:pt>
                <c:pt idx="807">
                  <c:v>23.47</c:v>
                </c:pt>
                <c:pt idx="808">
                  <c:v>23.47</c:v>
                </c:pt>
                <c:pt idx="809">
                  <c:v>23.47</c:v>
                </c:pt>
                <c:pt idx="810">
                  <c:v>19.3</c:v>
                </c:pt>
                <c:pt idx="811">
                  <c:v>19.3</c:v>
                </c:pt>
                <c:pt idx="812">
                  <c:v>19.3</c:v>
                </c:pt>
                <c:pt idx="813">
                  <c:v>19.3</c:v>
                </c:pt>
                <c:pt idx="814">
                  <c:v>19.3</c:v>
                </c:pt>
                <c:pt idx="815">
                  <c:v>19.3</c:v>
                </c:pt>
                <c:pt idx="816">
                  <c:v>23.47</c:v>
                </c:pt>
                <c:pt idx="817">
                  <c:v>23.47</c:v>
                </c:pt>
                <c:pt idx="818">
                  <c:v>19.3</c:v>
                </c:pt>
                <c:pt idx="819">
                  <c:v>19.3</c:v>
                </c:pt>
                <c:pt idx="820">
                  <c:v>23.5</c:v>
                </c:pt>
                <c:pt idx="821">
                  <c:v>23.5</c:v>
                </c:pt>
                <c:pt idx="822">
                  <c:v>23.5</c:v>
                </c:pt>
                <c:pt idx="823">
                  <c:v>15.35</c:v>
                </c:pt>
                <c:pt idx="824">
                  <c:v>23.5</c:v>
                </c:pt>
                <c:pt idx="825">
                  <c:v>23.5</c:v>
                </c:pt>
                <c:pt idx="826">
                  <c:v>13.33</c:v>
                </c:pt>
                <c:pt idx="827">
                  <c:v>13.33</c:v>
                </c:pt>
                <c:pt idx="828">
                  <c:v>13.33</c:v>
                </c:pt>
                <c:pt idx="829">
                  <c:v>13.33</c:v>
                </c:pt>
                <c:pt idx="830">
                  <c:v>13.33</c:v>
                </c:pt>
                <c:pt idx="831">
                  <c:v>13.33</c:v>
                </c:pt>
                <c:pt idx="832">
                  <c:v>13.33</c:v>
                </c:pt>
                <c:pt idx="833">
                  <c:v>12.75</c:v>
                </c:pt>
                <c:pt idx="834">
                  <c:v>12.55</c:v>
                </c:pt>
                <c:pt idx="835">
                  <c:v>12.55</c:v>
                </c:pt>
                <c:pt idx="836">
                  <c:v>13.13</c:v>
                </c:pt>
                <c:pt idx="837">
                  <c:v>11.89</c:v>
                </c:pt>
                <c:pt idx="838">
                  <c:v>11.89</c:v>
                </c:pt>
                <c:pt idx="839">
                  <c:v>11.89</c:v>
                </c:pt>
                <c:pt idx="840">
                  <c:v>11.23</c:v>
                </c:pt>
                <c:pt idx="841">
                  <c:v>11.23</c:v>
                </c:pt>
                <c:pt idx="842">
                  <c:v>10.57</c:v>
                </c:pt>
                <c:pt idx="843">
                  <c:v>10.57</c:v>
                </c:pt>
                <c:pt idx="844">
                  <c:v>9.9</c:v>
                </c:pt>
                <c:pt idx="845">
                  <c:v>9.9</c:v>
                </c:pt>
                <c:pt idx="846">
                  <c:v>9.9</c:v>
                </c:pt>
                <c:pt idx="847">
                  <c:v>9.24</c:v>
                </c:pt>
                <c:pt idx="848">
                  <c:v>9.24</c:v>
                </c:pt>
                <c:pt idx="849">
                  <c:v>9.24</c:v>
                </c:pt>
                <c:pt idx="850">
                  <c:v>8.58</c:v>
                </c:pt>
                <c:pt idx="851">
                  <c:v>8.58</c:v>
                </c:pt>
                <c:pt idx="852">
                  <c:v>8.58</c:v>
                </c:pt>
                <c:pt idx="853">
                  <c:v>8.58</c:v>
                </c:pt>
                <c:pt idx="854">
                  <c:v>8.0299999999999994</c:v>
                </c:pt>
                <c:pt idx="855">
                  <c:v>8.0299999999999994</c:v>
                </c:pt>
                <c:pt idx="856">
                  <c:v>7.27</c:v>
                </c:pt>
                <c:pt idx="857">
                  <c:v>7.27</c:v>
                </c:pt>
                <c:pt idx="858">
                  <c:v>7.27</c:v>
                </c:pt>
                <c:pt idx="859">
                  <c:v>6.72</c:v>
                </c:pt>
                <c:pt idx="860">
                  <c:v>6.72</c:v>
                </c:pt>
                <c:pt idx="861">
                  <c:v>6.72</c:v>
                </c:pt>
                <c:pt idx="862">
                  <c:v>6.72</c:v>
                </c:pt>
                <c:pt idx="863">
                  <c:v>6.06</c:v>
                </c:pt>
                <c:pt idx="864">
                  <c:v>5.84</c:v>
                </c:pt>
                <c:pt idx="865">
                  <c:v>5.84</c:v>
                </c:pt>
                <c:pt idx="866">
                  <c:v>5.84</c:v>
                </c:pt>
                <c:pt idx="867">
                  <c:v>5.84</c:v>
                </c:pt>
                <c:pt idx="868">
                  <c:v>5.84</c:v>
                </c:pt>
                <c:pt idx="869">
                  <c:v>5.84</c:v>
                </c:pt>
                <c:pt idx="870">
                  <c:v>5.84</c:v>
                </c:pt>
                <c:pt idx="871">
                  <c:v>5.84</c:v>
                </c:pt>
                <c:pt idx="872">
                  <c:v>5.84</c:v>
                </c:pt>
                <c:pt idx="873">
                  <c:v>5.29</c:v>
                </c:pt>
                <c:pt idx="874">
                  <c:v>5.29</c:v>
                </c:pt>
                <c:pt idx="875">
                  <c:v>5.29</c:v>
                </c:pt>
                <c:pt idx="876">
                  <c:v>5.29</c:v>
                </c:pt>
                <c:pt idx="877">
                  <c:v>4.96</c:v>
                </c:pt>
                <c:pt idx="878">
                  <c:v>5.29</c:v>
                </c:pt>
                <c:pt idx="879">
                  <c:v>4.8499999999999996</c:v>
                </c:pt>
                <c:pt idx="880">
                  <c:v>4.51</c:v>
                </c:pt>
                <c:pt idx="881">
                  <c:v>5.84</c:v>
                </c:pt>
                <c:pt idx="882">
                  <c:v>5.84</c:v>
                </c:pt>
                <c:pt idx="883">
                  <c:v>5.29</c:v>
                </c:pt>
                <c:pt idx="884">
                  <c:v>5.29</c:v>
                </c:pt>
                <c:pt idx="885">
                  <c:v>5.24</c:v>
                </c:pt>
                <c:pt idx="886">
                  <c:v>5.24</c:v>
                </c:pt>
                <c:pt idx="887">
                  <c:v>5.24</c:v>
                </c:pt>
                <c:pt idx="888">
                  <c:v>4.8099999999999996</c:v>
                </c:pt>
                <c:pt idx="889">
                  <c:v>4.8099999999999996</c:v>
                </c:pt>
                <c:pt idx="890">
                  <c:v>4.8099999999999996</c:v>
                </c:pt>
                <c:pt idx="891">
                  <c:v>4.43</c:v>
                </c:pt>
                <c:pt idx="892">
                  <c:v>4.43</c:v>
                </c:pt>
                <c:pt idx="893">
                  <c:v>4.43</c:v>
                </c:pt>
                <c:pt idx="894">
                  <c:v>4.43</c:v>
                </c:pt>
                <c:pt idx="895">
                  <c:v>4.43</c:v>
                </c:pt>
                <c:pt idx="896">
                  <c:v>4.08</c:v>
                </c:pt>
                <c:pt idx="897">
                  <c:v>4.08</c:v>
                </c:pt>
                <c:pt idx="898">
                  <c:v>4.08</c:v>
                </c:pt>
                <c:pt idx="899">
                  <c:v>4.08</c:v>
                </c:pt>
                <c:pt idx="900">
                  <c:v>4.08</c:v>
                </c:pt>
                <c:pt idx="901">
                  <c:v>3.76</c:v>
                </c:pt>
                <c:pt idx="902">
                  <c:v>3.76</c:v>
                </c:pt>
                <c:pt idx="903">
                  <c:v>3.31</c:v>
                </c:pt>
                <c:pt idx="904">
                  <c:v>3.31</c:v>
                </c:pt>
                <c:pt idx="905">
                  <c:v>3.31</c:v>
                </c:pt>
                <c:pt idx="906">
                  <c:v>3.31</c:v>
                </c:pt>
                <c:pt idx="907">
                  <c:v>3.31</c:v>
                </c:pt>
                <c:pt idx="908">
                  <c:v>3.2</c:v>
                </c:pt>
                <c:pt idx="909">
                  <c:v>3.2</c:v>
                </c:pt>
                <c:pt idx="910">
                  <c:v>3.2</c:v>
                </c:pt>
                <c:pt idx="911">
                  <c:v>3.2</c:v>
                </c:pt>
                <c:pt idx="912">
                  <c:v>3.2</c:v>
                </c:pt>
                <c:pt idx="913">
                  <c:v>3.2</c:v>
                </c:pt>
                <c:pt idx="914">
                  <c:v>3.2</c:v>
                </c:pt>
                <c:pt idx="915">
                  <c:v>3.1</c:v>
                </c:pt>
                <c:pt idx="916">
                  <c:v>3.1</c:v>
                </c:pt>
                <c:pt idx="917">
                  <c:v>3.1</c:v>
                </c:pt>
                <c:pt idx="918">
                  <c:v>3.1</c:v>
                </c:pt>
                <c:pt idx="919">
                  <c:v>3.1</c:v>
                </c:pt>
                <c:pt idx="920">
                  <c:v>3.1</c:v>
                </c:pt>
                <c:pt idx="921">
                  <c:v>3.1</c:v>
                </c:pt>
                <c:pt idx="922">
                  <c:v>3.1</c:v>
                </c:pt>
                <c:pt idx="923">
                  <c:v>3.1</c:v>
                </c:pt>
                <c:pt idx="924">
                  <c:v>3.1</c:v>
                </c:pt>
                <c:pt idx="925">
                  <c:v>3.1</c:v>
                </c:pt>
                <c:pt idx="926">
                  <c:v>3</c:v>
                </c:pt>
                <c:pt idx="927">
                  <c:v>2.87</c:v>
                </c:pt>
                <c:pt idx="928">
                  <c:v>2.84</c:v>
                </c:pt>
                <c:pt idx="929">
                  <c:v>2.81</c:v>
                </c:pt>
                <c:pt idx="930">
                  <c:v>2.84</c:v>
                </c:pt>
                <c:pt idx="931">
                  <c:v>2.85</c:v>
                </c:pt>
                <c:pt idx="932">
                  <c:v>2.76</c:v>
                </c:pt>
                <c:pt idx="933">
                  <c:v>2.83</c:v>
                </c:pt>
                <c:pt idx="934">
                  <c:v>2.92</c:v>
                </c:pt>
                <c:pt idx="935">
                  <c:v>2.88</c:v>
                </c:pt>
                <c:pt idx="936">
                  <c:v>2.82</c:v>
                </c:pt>
                <c:pt idx="937">
                  <c:v>2.97</c:v>
                </c:pt>
                <c:pt idx="938">
                  <c:v>3.1</c:v>
                </c:pt>
                <c:pt idx="939">
                  <c:v>3.1</c:v>
                </c:pt>
                <c:pt idx="940">
                  <c:v>3.06</c:v>
                </c:pt>
                <c:pt idx="941">
                  <c:v>3.02</c:v>
                </c:pt>
                <c:pt idx="942">
                  <c:v>2.97</c:v>
                </c:pt>
                <c:pt idx="943">
                  <c:v>3.1</c:v>
                </c:pt>
                <c:pt idx="944">
                  <c:v>3.1</c:v>
                </c:pt>
                <c:pt idx="945">
                  <c:v>8.0500000000000007</c:v>
                </c:pt>
                <c:pt idx="946">
                  <c:v>8.0500000000000007</c:v>
                </c:pt>
                <c:pt idx="947">
                  <c:v>4.71</c:v>
                </c:pt>
                <c:pt idx="948">
                  <c:v>4.71</c:v>
                </c:pt>
                <c:pt idx="949">
                  <c:v>4.71</c:v>
                </c:pt>
                <c:pt idx="950">
                  <c:v>4.33</c:v>
                </c:pt>
                <c:pt idx="951">
                  <c:v>4.33</c:v>
                </c:pt>
                <c:pt idx="952">
                  <c:v>3.87</c:v>
                </c:pt>
                <c:pt idx="953">
                  <c:v>3.21</c:v>
                </c:pt>
                <c:pt idx="954">
                  <c:v>3.21</c:v>
                </c:pt>
                <c:pt idx="955">
                  <c:v>3.21</c:v>
                </c:pt>
                <c:pt idx="956">
                  <c:v>3.21</c:v>
                </c:pt>
                <c:pt idx="957">
                  <c:v>4.33</c:v>
                </c:pt>
                <c:pt idx="958">
                  <c:v>5.46</c:v>
                </c:pt>
                <c:pt idx="959">
                  <c:v>4.1500000000000004</c:v>
                </c:pt>
                <c:pt idx="960">
                  <c:v>4.1500000000000004</c:v>
                </c:pt>
                <c:pt idx="961">
                  <c:v>4.1500000000000004</c:v>
                </c:pt>
                <c:pt idx="962">
                  <c:v>3.66</c:v>
                </c:pt>
                <c:pt idx="963">
                  <c:v>3.54</c:v>
                </c:pt>
                <c:pt idx="964">
                  <c:v>3.66</c:v>
                </c:pt>
                <c:pt idx="965">
                  <c:v>3.54</c:v>
                </c:pt>
                <c:pt idx="966">
                  <c:v>3.21</c:v>
                </c:pt>
                <c:pt idx="967">
                  <c:v>3.1</c:v>
                </c:pt>
                <c:pt idx="968">
                  <c:v>3.1</c:v>
                </c:pt>
                <c:pt idx="969">
                  <c:v>3.1</c:v>
                </c:pt>
                <c:pt idx="970">
                  <c:v>3.1</c:v>
                </c:pt>
                <c:pt idx="971">
                  <c:v>3.1</c:v>
                </c:pt>
                <c:pt idx="972">
                  <c:v>5.46</c:v>
                </c:pt>
                <c:pt idx="973">
                  <c:v>4.79</c:v>
                </c:pt>
                <c:pt idx="974">
                  <c:v>3.13</c:v>
                </c:pt>
                <c:pt idx="975">
                  <c:v>3.1</c:v>
                </c:pt>
                <c:pt idx="976">
                  <c:v>3.1</c:v>
                </c:pt>
                <c:pt idx="977">
                  <c:v>3.1</c:v>
                </c:pt>
                <c:pt idx="978">
                  <c:v>3.1</c:v>
                </c:pt>
                <c:pt idx="979">
                  <c:v>3.1</c:v>
                </c:pt>
                <c:pt idx="980">
                  <c:v>2.8</c:v>
                </c:pt>
                <c:pt idx="981">
                  <c:v>2.7</c:v>
                </c:pt>
                <c:pt idx="982">
                  <c:v>2.65</c:v>
                </c:pt>
                <c:pt idx="983">
                  <c:v>2.6</c:v>
                </c:pt>
                <c:pt idx="984">
                  <c:v>2.57</c:v>
                </c:pt>
                <c:pt idx="985">
                  <c:v>2.4</c:v>
                </c:pt>
                <c:pt idx="986">
                  <c:v>2.7</c:v>
                </c:pt>
                <c:pt idx="987">
                  <c:v>2.58</c:v>
                </c:pt>
                <c:pt idx="988">
                  <c:v>2.4500000000000002</c:v>
                </c:pt>
                <c:pt idx="989">
                  <c:v>2.29</c:v>
                </c:pt>
                <c:pt idx="990">
                  <c:v>2.25</c:v>
                </c:pt>
                <c:pt idx="991">
                  <c:v>2.15</c:v>
                </c:pt>
                <c:pt idx="992">
                  <c:v>2.0099999999999998</c:v>
                </c:pt>
                <c:pt idx="993">
                  <c:v>2.13</c:v>
                </c:pt>
                <c:pt idx="994">
                  <c:v>2.99</c:v>
                </c:pt>
                <c:pt idx="995">
                  <c:v>2.5499999999999998</c:v>
                </c:pt>
                <c:pt idx="996">
                  <c:v>2.33</c:v>
                </c:pt>
                <c:pt idx="997">
                  <c:v>2.11</c:v>
                </c:pt>
                <c:pt idx="998">
                  <c:v>2</c:v>
                </c:pt>
                <c:pt idx="999">
                  <c:v>2</c:v>
                </c:pt>
                <c:pt idx="1000">
                  <c:v>2</c:v>
                </c:pt>
                <c:pt idx="1001">
                  <c:v>2</c:v>
                </c:pt>
                <c:pt idx="1002">
                  <c:v>2.7</c:v>
                </c:pt>
                <c:pt idx="1003">
                  <c:v>3.15</c:v>
                </c:pt>
                <c:pt idx="1004">
                  <c:v>3.03</c:v>
                </c:pt>
                <c:pt idx="1005">
                  <c:v>2.63</c:v>
                </c:pt>
                <c:pt idx="1006">
                  <c:v>2.42</c:v>
                </c:pt>
                <c:pt idx="1007">
                  <c:v>2.3199999999999998</c:v>
                </c:pt>
                <c:pt idx="1008">
                  <c:v>2.73</c:v>
                </c:pt>
                <c:pt idx="1009">
                  <c:v>3.25</c:v>
                </c:pt>
                <c:pt idx="1010">
                  <c:v>3.01</c:v>
                </c:pt>
                <c:pt idx="1011">
                  <c:v>2.72</c:v>
                </c:pt>
                <c:pt idx="1012">
                  <c:v>3.1</c:v>
                </c:pt>
                <c:pt idx="1013">
                  <c:v>8.01</c:v>
                </c:pt>
                <c:pt idx="1014">
                  <c:v>6.03</c:v>
                </c:pt>
                <c:pt idx="1015">
                  <c:v>4.3099999999999996</c:v>
                </c:pt>
                <c:pt idx="1016">
                  <c:v>4.3099999999999996</c:v>
                </c:pt>
                <c:pt idx="1017">
                  <c:v>5.42</c:v>
                </c:pt>
                <c:pt idx="1018">
                  <c:v>3.99</c:v>
                </c:pt>
                <c:pt idx="1019">
                  <c:v>3.1</c:v>
                </c:pt>
                <c:pt idx="1020">
                  <c:v>3.71</c:v>
                </c:pt>
                <c:pt idx="1021">
                  <c:v>2.98</c:v>
                </c:pt>
                <c:pt idx="1022">
                  <c:v>2.78</c:v>
                </c:pt>
                <c:pt idx="1023">
                  <c:v>2.93</c:v>
                </c:pt>
                <c:pt idx="1024">
                  <c:v>2.81</c:v>
                </c:pt>
                <c:pt idx="1025">
                  <c:v>2.84</c:v>
                </c:pt>
                <c:pt idx="1026">
                  <c:v>2.79</c:v>
                </c:pt>
                <c:pt idx="1027">
                  <c:v>4.1500000000000004</c:v>
                </c:pt>
                <c:pt idx="1028">
                  <c:v>5.42</c:v>
                </c:pt>
                <c:pt idx="1029">
                  <c:v>5.09</c:v>
                </c:pt>
                <c:pt idx="1030">
                  <c:v>3.1</c:v>
                </c:pt>
                <c:pt idx="1031">
                  <c:v>3.71</c:v>
                </c:pt>
                <c:pt idx="1032">
                  <c:v>16.899999999999999</c:v>
                </c:pt>
                <c:pt idx="1033">
                  <c:v>12.26</c:v>
                </c:pt>
                <c:pt idx="1034">
                  <c:v>4.54</c:v>
                </c:pt>
                <c:pt idx="1035">
                  <c:v>7.18</c:v>
                </c:pt>
                <c:pt idx="1036">
                  <c:v>6.63</c:v>
                </c:pt>
                <c:pt idx="1037">
                  <c:v>8.6199999999999992</c:v>
                </c:pt>
                <c:pt idx="1038">
                  <c:v>5.31</c:v>
                </c:pt>
                <c:pt idx="1039">
                  <c:v>4.3099999999999996</c:v>
                </c:pt>
                <c:pt idx="1040">
                  <c:v>9.06</c:v>
                </c:pt>
                <c:pt idx="1041">
                  <c:v>5.31</c:v>
                </c:pt>
                <c:pt idx="1042">
                  <c:v>10.39</c:v>
                </c:pt>
                <c:pt idx="1043">
                  <c:v>8.18</c:v>
                </c:pt>
                <c:pt idx="1044">
                  <c:v>6.63</c:v>
                </c:pt>
                <c:pt idx="1045">
                  <c:v>5.47</c:v>
                </c:pt>
                <c:pt idx="1046">
                  <c:v>4.37</c:v>
                </c:pt>
                <c:pt idx="1047">
                  <c:v>4.37</c:v>
                </c:pt>
                <c:pt idx="1048">
                  <c:v>3.31</c:v>
                </c:pt>
                <c:pt idx="1049">
                  <c:v>2.99</c:v>
                </c:pt>
                <c:pt idx="1050">
                  <c:v>2.66</c:v>
                </c:pt>
                <c:pt idx="1051">
                  <c:v>2.42</c:v>
                </c:pt>
                <c:pt idx="1052">
                  <c:v>2.4500000000000002</c:v>
                </c:pt>
                <c:pt idx="1053">
                  <c:v>2.4300000000000002</c:v>
                </c:pt>
                <c:pt idx="1054">
                  <c:v>3.44</c:v>
                </c:pt>
                <c:pt idx="1055">
                  <c:v>3.82</c:v>
                </c:pt>
                <c:pt idx="1056">
                  <c:v>4.1500000000000004</c:v>
                </c:pt>
                <c:pt idx="1057">
                  <c:v>14.91</c:v>
                </c:pt>
                <c:pt idx="1058">
                  <c:v>12.93</c:v>
                </c:pt>
                <c:pt idx="1059">
                  <c:v>23.91</c:v>
                </c:pt>
                <c:pt idx="1060">
                  <c:v>31.64</c:v>
                </c:pt>
                <c:pt idx="1061">
                  <c:v>49.3</c:v>
                </c:pt>
                <c:pt idx="1062">
                  <c:v>26.06</c:v>
                </c:pt>
                <c:pt idx="1063">
                  <c:v>17.07</c:v>
                </c:pt>
                <c:pt idx="1064">
                  <c:v>102.38</c:v>
                </c:pt>
                <c:pt idx="1065">
                  <c:v>26.06</c:v>
                </c:pt>
                <c:pt idx="1066">
                  <c:v>48.76</c:v>
                </c:pt>
                <c:pt idx="1067">
                  <c:v>26.57</c:v>
                </c:pt>
                <c:pt idx="1068">
                  <c:v>10.17</c:v>
                </c:pt>
                <c:pt idx="1069">
                  <c:v>5.76</c:v>
                </c:pt>
                <c:pt idx="1070">
                  <c:v>19.559999999999999</c:v>
                </c:pt>
                <c:pt idx="1071">
                  <c:v>30.05</c:v>
                </c:pt>
                <c:pt idx="1072">
                  <c:v>11.83</c:v>
                </c:pt>
                <c:pt idx="1073">
                  <c:v>11.83</c:v>
                </c:pt>
                <c:pt idx="1074">
                  <c:v>27.84</c:v>
                </c:pt>
                <c:pt idx="1075">
                  <c:v>13.49</c:v>
                </c:pt>
                <c:pt idx="1076">
                  <c:v>15.42</c:v>
                </c:pt>
                <c:pt idx="1077">
                  <c:v>13.49</c:v>
                </c:pt>
                <c:pt idx="1078">
                  <c:v>8.9600000000000009</c:v>
                </c:pt>
                <c:pt idx="1079">
                  <c:v>44.95</c:v>
                </c:pt>
                <c:pt idx="1080">
                  <c:v>26.57</c:v>
                </c:pt>
                <c:pt idx="1081">
                  <c:v>15.42</c:v>
                </c:pt>
                <c:pt idx="1082">
                  <c:v>19.5</c:v>
                </c:pt>
                <c:pt idx="1083">
                  <c:v>17.57</c:v>
                </c:pt>
                <c:pt idx="1084">
                  <c:v>17.57</c:v>
                </c:pt>
                <c:pt idx="1085">
                  <c:v>15.42</c:v>
                </c:pt>
                <c:pt idx="1086">
                  <c:v>21.66</c:v>
                </c:pt>
                <c:pt idx="1087">
                  <c:v>26.57</c:v>
                </c:pt>
                <c:pt idx="1088">
                  <c:v>19.5</c:v>
                </c:pt>
                <c:pt idx="1089">
                  <c:v>24.19</c:v>
                </c:pt>
                <c:pt idx="1090">
                  <c:v>24.19</c:v>
                </c:pt>
                <c:pt idx="1091">
                  <c:v>24.19</c:v>
                </c:pt>
                <c:pt idx="1092">
                  <c:v>44.01</c:v>
                </c:pt>
                <c:pt idx="1093">
                  <c:v>162.13999999999999</c:v>
                </c:pt>
                <c:pt idx="1094">
                  <c:v>240.91</c:v>
                </c:pt>
                <c:pt idx="1095">
                  <c:v>91.04</c:v>
                </c:pt>
                <c:pt idx="1096">
                  <c:v>75.31</c:v>
                </c:pt>
                <c:pt idx="1097">
                  <c:v>37.06</c:v>
                </c:pt>
                <c:pt idx="1098">
                  <c:v>43.17</c:v>
                </c:pt>
                <c:pt idx="1099">
                  <c:v>38.270000000000003</c:v>
                </c:pt>
                <c:pt idx="1100">
                  <c:v>19.52</c:v>
                </c:pt>
                <c:pt idx="1101">
                  <c:v>211.03</c:v>
                </c:pt>
                <c:pt idx="1102">
                  <c:v>183.99</c:v>
                </c:pt>
                <c:pt idx="1103">
                  <c:v>122.43</c:v>
                </c:pt>
                <c:pt idx="1104">
                  <c:v>83.01</c:v>
                </c:pt>
                <c:pt idx="1105">
                  <c:v>160.16</c:v>
                </c:pt>
                <c:pt idx="1106">
                  <c:v>98.25</c:v>
                </c:pt>
                <c:pt idx="1107">
                  <c:v>144.46</c:v>
                </c:pt>
                <c:pt idx="1108">
                  <c:v>187.41</c:v>
                </c:pt>
                <c:pt idx="1109">
                  <c:v>157.93</c:v>
                </c:pt>
                <c:pt idx="1110">
                  <c:v>87.81</c:v>
                </c:pt>
                <c:pt idx="1111">
                  <c:v>113.95</c:v>
                </c:pt>
                <c:pt idx="1112">
                  <c:v>98.25</c:v>
                </c:pt>
                <c:pt idx="1113">
                  <c:v>167.55</c:v>
                </c:pt>
                <c:pt idx="1114">
                  <c:v>90.18</c:v>
                </c:pt>
                <c:pt idx="1115">
                  <c:v>90.18</c:v>
                </c:pt>
                <c:pt idx="1116">
                  <c:v>55.39</c:v>
                </c:pt>
                <c:pt idx="1117">
                  <c:v>48.72</c:v>
                </c:pt>
                <c:pt idx="1118">
                  <c:v>31.48</c:v>
                </c:pt>
                <c:pt idx="1119">
                  <c:v>21.69</c:v>
                </c:pt>
                <c:pt idx="1120">
                  <c:v>21.88</c:v>
                </c:pt>
                <c:pt idx="1121">
                  <c:v>24.05</c:v>
                </c:pt>
                <c:pt idx="1122">
                  <c:v>21.69</c:v>
                </c:pt>
                <c:pt idx="1123">
                  <c:v>21.69</c:v>
                </c:pt>
                <c:pt idx="1124">
                  <c:v>44.95</c:v>
                </c:pt>
                <c:pt idx="1125">
                  <c:v>28.94</c:v>
                </c:pt>
                <c:pt idx="1126">
                  <c:v>26.41</c:v>
                </c:pt>
                <c:pt idx="1127">
                  <c:v>26.41</c:v>
                </c:pt>
                <c:pt idx="1128">
                  <c:v>162.4</c:v>
                </c:pt>
                <c:pt idx="1129">
                  <c:v>68.209999999999994</c:v>
                </c:pt>
                <c:pt idx="1130">
                  <c:v>58.13</c:v>
                </c:pt>
                <c:pt idx="1131">
                  <c:v>42.58</c:v>
                </c:pt>
                <c:pt idx="1132">
                  <c:v>37.03</c:v>
                </c:pt>
                <c:pt idx="1133">
                  <c:v>31.48</c:v>
                </c:pt>
                <c:pt idx="1134">
                  <c:v>26.58</c:v>
                </c:pt>
                <c:pt idx="1135">
                  <c:v>32.14</c:v>
                </c:pt>
                <c:pt idx="1136">
                  <c:v>162.4</c:v>
                </c:pt>
                <c:pt idx="1137">
                  <c:v>48.72</c:v>
                </c:pt>
                <c:pt idx="1138">
                  <c:v>42.58</c:v>
                </c:pt>
                <c:pt idx="1139">
                  <c:v>68.7</c:v>
                </c:pt>
                <c:pt idx="1140">
                  <c:v>62.56</c:v>
                </c:pt>
                <c:pt idx="1141">
                  <c:v>55.39</c:v>
                </c:pt>
                <c:pt idx="1142">
                  <c:v>30.7</c:v>
                </c:pt>
                <c:pt idx="1143">
                  <c:v>323.16000000000003</c:v>
                </c:pt>
                <c:pt idx="1144">
                  <c:v>144.46</c:v>
                </c:pt>
                <c:pt idx="1145">
                  <c:v>75.38</c:v>
                </c:pt>
                <c:pt idx="1146">
                  <c:v>285.08</c:v>
                </c:pt>
                <c:pt idx="1147">
                  <c:v>136.47999999999999</c:v>
                </c:pt>
                <c:pt idx="1148">
                  <c:v>170.47</c:v>
                </c:pt>
                <c:pt idx="1149">
                  <c:v>239.56</c:v>
                </c:pt>
                <c:pt idx="1150">
                  <c:v>152.09</c:v>
                </c:pt>
                <c:pt idx="1151">
                  <c:v>160.16</c:v>
                </c:pt>
                <c:pt idx="1152">
                  <c:v>152.09</c:v>
                </c:pt>
                <c:pt idx="1153">
                  <c:v>82.55</c:v>
                </c:pt>
                <c:pt idx="1154">
                  <c:v>61.53</c:v>
                </c:pt>
                <c:pt idx="1155">
                  <c:v>51.72</c:v>
                </c:pt>
                <c:pt idx="1156">
                  <c:v>99.56</c:v>
                </c:pt>
                <c:pt idx="1157">
                  <c:v>144.46</c:v>
                </c:pt>
                <c:pt idx="1158">
                  <c:v>54.99</c:v>
                </c:pt>
                <c:pt idx="1159">
                  <c:v>39.729999999999997</c:v>
                </c:pt>
                <c:pt idx="1160">
                  <c:v>26.58</c:v>
                </c:pt>
                <c:pt idx="1161">
                  <c:v>40.630000000000003</c:v>
                </c:pt>
                <c:pt idx="1162">
                  <c:v>26.58</c:v>
                </c:pt>
                <c:pt idx="1163">
                  <c:v>24.05</c:v>
                </c:pt>
                <c:pt idx="1164">
                  <c:v>26.58</c:v>
                </c:pt>
                <c:pt idx="1165">
                  <c:v>21.69</c:v>
                </c:pt>
                <c:pt idx="1166">
                  <c:v>21.69</c:v>
                </c:pt>
                <c:pt idx="1167">
                  <c:v>17.350000000000001</c:v>
                </c:pt>
                <c:pt idx="1168">
                  <c:v>52.12</c:v>
                </c:pt>
                <c:pt idx="1169">
                  <c:v>73.2</c:v>
                </c:pt>
                <c:pt idx="1170">
                  <c:v>45.87</c:v>
                </c:pt>
                <c:pt idx="1171">
                  <c:v>28.94</c:v>
                </c:pt>
                <c:pt idx="1172">
                  <c:v>221.75</c:v>
                </c:pt>
                <c:pt idx="1173">
                  <c:v>106.45</c:v>
                </c:pt>
                <c:pt idx="1174">
                  <c:v>68.7</c:v>
                </c:pt>
                <c:pt idx="1175">
                  <c:v>45.87</c:v>
                </c:pt>
                <c:pt idx="1176">
                  <c:v>28.94</c:v>
                </c:pt>
                <c:pt idx="1177">
                  <c:v>24.05</c:v>
                </c:pt>
                <c:pt idx="1178">
                  <c:v>21.69</c:v>
                </c:pt>
                <c:pt idx="1179">
                  <c:v>21.69</c:v>
                </c:pt>
                <c:pt idx="1180">
                  <c:v>21.69</c:v>
                </c:pt>
                <c:pt idx="1181">
                  <c:v>21.69</c:v>
                </c:pt>
                <c:pt idx="1182">
                  <c:v>17.350000000000001</c:v>
                </c:pt>
                <c:pt idx="1183">
                  <c:v>17.350000000000001</c:v>
                </c:pt>
                <c:pt idx="1184">
                  <c:v>21.69</c:v>
                </c:pt>
                <c:pt idx="1185">
                  <c:v>19.52</c:v>
                </c:pt>
                <c:pt idx="1186">
                  <c:v>16.149999999999999</c:v>
                </c:pt>
                <c:pt idx="1187">
                  <c:v>15.39</c:v>
                </c:pt>
                <c:pt idx="1188">
                  <c:v>15.39</c:v>
                </c:pt>
                <c:pt idx="1189">
                  <c:v>31.48</c:v>
                </c:pt>
                <c:pt idx="1190">
                  <c:v>21.69</c:v>
                </c:pt>
                <c:pt idx="1191">
                  <c:v>23.55</c:v>
                </c:pt>
                <c:pt idx="1192">
                  <c:v>23.55</c:v>
                </c:pt>
                <c:pt idx="1193">
                  <c:v>19.21</c:v>
                </c:pt>
                <c:pt idx="1194">
                  <c:v>17.59</c:v>
                </c:pt>
                <c:pt idx="1195">
                  <c:v>16.8</c:v>
                </c:pt>
                <c:pt idx="1196">
                  <c:v>16.8</c:v>
                </c:pt>
                <c:pt idx="1197">
                  <c:v>15.66</c:v>
                </c:pt>
                <c:pt idx="1198">
                  <c:v>15.28</c:v>
                </c:pt>
                <c:pt idx="1199">
                  <c:v>15.28</c:v>
                </c:pt>
                <c:pt idx="1200">
                  <c:v>15.28</c:v>
                </c:pt>
                <c:pt idx="1201">
                  <c:v>15.28</c:v>
                </c:pt>
                <c:pt idx="1202">
                  <c:v>15.28</c:v>
                </c:pt>
                <c:pt idx="1203">
                  <c:v>15.28</c:v>
                </c:pt>
                <c:pt idx="1204">
                  <c:v>15.28</c:v>
                </c:pt>
                <c:pt idx="1205">
                  <c:v>15.28</c:v>
                </c:pt>
                <c:pt idx="1206">
                  <c:v>15.28</c:v>
                </c:pt>
                <c:pt idx="1207">
                  <c:v>15.28</c:v>
                </c:pt>
                <c:pt idx="1208">
                  <c:v>15.28</c:v>
                </c:pt>
                <c:pt idx="1209">
                  <c:v>15.28</c:v>
                </c:pt>
                <c:pt idx="1210">
                  <c:v>15.28</c:v>
                </c:pt>
                <c:pt idx="1211">
                  <c:v>15.28</c:v>
                </c:pt>
                <c:pt idx="1212">
                  <c:v>14.92</c:v>
                </c:pt>
                <c:pt idx="1213">
                  <c:v>14.55</c:v>
                </c:pt>
                <c:pt idx="1214">
                  <c:v>14.55</c:v>
                </c:pt>
                <c:pt idx="1215">
                  <c:v>14.55</c:v>
                </c:pt>
                <c:pt idx="1216">
                  <c:v>14.55</c:v>
                </c:pt>
                <c:pt idx="1217">
                  <c:v>14.55</c:v>
                </c:pt>
                <c:pt idx="1218">
                  <c:v>13.84</c:v>
                </c:pt>
                <c:pt idx="1219">
                  <c:v>13.84</c:v>
                </c:pt>
                <c:pt idx="1220">
                  <c:v>13.84</c:v>
                </c:pt>
                <c:pt idx="1221">
                  <c:v>11.24</c:v>
                </c:pt>
                <c:pt idx="1222">
                  <c:v>10.9</c:v>
                </c:pt>
                <c:pt idx="1223">
                  <c:v>10.57</c:v>
                </c:pt>
                <c:pt idx="1224">
                  <c:v>10.24</c:v>
                </c:pt>
                <c:pt idx="1225">
                  <c:v>9.91</c:v>
                </c:pt>
                <c:pt idx="1226">
                  <c:v>9.2799999999999994</c:v>
                </c:pt>
                <c:pt idx="1227">
                  <c:v>9.2799999999999994</c:v>
                </c:pt>
                <c:pt idx="1228">
                  <c:v>8.67</c:v>
                </c:pt>
                <c:pt idx="1229">
                  <c:v>8.67</c:v>
                </c:pt>
                <c:pt idx="1230">
                  <c:v>8.3800000000000008</c:v>
                </c:pt>
                <c:pt idx="1231">
                  <c:v>8.09</c:v>
                </c:pt>
                <c:pt idx="1232">
                  <c:v>8.09</c:v>
                </c:pt>
                <c:pt idx="1233">
                  <c:v>7.81</c:v>
                </c:pt>
                <c:pt idx="1234">
                  <c:v>7.53</c:v>
                </c:pt>
                <c:pt idx="1235">
                  <c:v>7.53</c:v>
                </c:pt>
                <c:pt idx="1236">
                  <c:v>7.53</c:v>
                </c:pt>
                <c:pt idx="1237">
                  <c:v>7.53</c:v>
                </c:pt>
                <c:pt idx="1238">
                  <c:v>6.99</c:v>
                </c:pt>
                <c:pt idx="1239">
                  <c:v>6.99</c:v>
                </c:pt>
                <c:pt idx="1240">
                  <c:v>6.99</c:v>
                </c:pt>
                <c:pt idx="1241">
                  <c:v>6.99</c:v>
                </c:pt>
                <c:pt idx="1242">
                  <c:v>6.99</c:v>
                </c:pt>
                <c:pt idx="1243">
                  <c:v>6.74</c:v>
                </c:pt>
                <c:pt idx="1244">
                  <c:v>6.48</c:v>
                </c:pt>
                <c:pt idx="1245">
                  <c:v>6.48</c:v>
                </c:pt>
                <c:pt idx="1246">
                  <c:v>6.24</c:v>
                </c:pt>
                <c:pt idx="1247">
                  <c:v>6</c:v>
                </c:pt>
                <c:pt idx="1248">
                  <c:v>5.77</c:v>
                </c:pt>
                <c:pt idx="1249">
                  <c:v>5.54</c:v>
                </c:pt>
                <c:pt idx="1250">
                  <c:v>5.54</c:v>
                </c:pt>
                <c:pt idx="1251">
                  <c:v>5.54</c:v>
                </c:pt>
                <c:pt idx="1252">
                  <c:v>5.54</c:v>
                </c:pt>
                <c:pt idx="1253">
                  <c:v>5.54</c:v>
                </c:pt>
                <c:pt idx="1254">
                  <c:v>5.54</c:v>
                </c:pt>
                <c:pt idx="1255">
                  <c:v>5.54</c:v>
                </c:pt>
                <c:pt idx="1256">
                  <c:v>5.54</c:v>
                </c:pt>
                <c:pt idx="1257">
                  <c:v>5.54</c:v>
                </c:pt>
                <c:pt idx="1258">
                  <c:v>5.33</c:v>
                </c:pt>
                <c:pt idx="1259">
                  <c:v>5.12</c:v>
                </c:pt>
                <c:pt idx="1260">
                  <c:v>5.12</c:v>
                </c:pt>
                <c:pt idx="1261">
                  <c:v>5.12</c:v>
                </c:pt>
                <c:pt idx="1262">
                  <c:v>5.56</c:v>
                </c:pt>
                <c:pt idx="1263">
                  <c:v>4.7300000000000004</c:v>
                </c:pt>
                <c:pt idx="1264">
                  <c:v>4.7300000000000004</c:v>
                </c:pt>
                <c:pt idx="1265">
                  <c:v>4.7300000000000004</c:v>
                </c:pt>
                <c:pt idx="1266">
                  <c:v>4.7300000000000004</c:v>
                </c:pt>
                <c:pt idx="1267">
                  <c:v>4.7300000000000004</c:v>
                </c:pt>
                <c:pt idx="1268">
                  <c:v>4.7300000000000004</c:v>
                </c:pt>
                <c:pt idx="1269">
                  <c:v>4.7300000000000004</c:v>
                </c:pt>
                <c:pt idx="1270">
                  <c:v>4.7300000000000004</c:v>
                </c:pt>
                <c:pt idx="1271">
                  <c:v>4.7300000000000004</c:v>
                </c:pt>
                <c:pt idx="1272">
                  <c:v>4.7300000000000004</c:v>
                </c:pt>
                <c:pt idx="1273">
                  <c:v>4.7300000000000004</c:v>
                </c:pt>
                <c:pt idx="1274">
                  <c:v>4.7300000000000004</c:v>
                </c:pt>
                <c:pt idx="1275">
                  <c:v>4.7300000000000004</c:v>
                </c:pt>
                <c:pt idx="1276">
                  <c:v>4.5599999999999996</c:v>
                </c:pt>
                <c:pt idx="1277">
                  <c:v>4.38</c:v>
                </c:pt>
                <c:pt idx="1278">
                  <c:v>4.38</c:v>
                </c:pt>
                <c:pt idx="1279">
                  <c:v>4.07</c:v>
                </c:pt>
                <c:pt idx="1280">
                  <c:v>3.77</c:v>
                </c:pt>
                <c:pt idx="1281">
                  <c:v>4.0999999999999996</c:v>
                </c:pt>
                <c:pt idx="1282">
                  <c:v>3.77</c:v>
                </c:pt>
                <c:pt idx="1283">
                  <c:v>6.19</c:v>
                </c:pt>
                <c:pt idx="1284">
                  <c:v>5.7</c:v>
                </c:pt>
                <c:pt idx="1285">
                  <c:v>6.69</c:v>
                </c:pt>
                <c:pt idx="1286">
                  <c:v>5.03</c:v>
                </c:pt>
                <c:pt idx="1287">
                  <c:v>4.82</c:v>
                </c:pt>
                <c:pt idx="1288">
                  <c:v>4.82</c:v>
                </c:pt>
                <c:pt idx="1289">
                  <c:v>5.7</c:v>
                </c:pt>
                <c:pt idx="1290">
                  <c:v>4.82</c:v>
                </c:pt>
                <c:pt idx="1291">
                  <c:v>4.63</c:v>
                </c:pt>
                <c:pt idx="1292">
                  <c:v>4.43</c:v>
                </c:pt>
                <c:pt idx="1293">
                  <c:v>4.43</c:v>
                </c:pt>
                <c:pt idx="1294">
                  <c:v>4.26</c:v>
                </c:pt>
                <c:pt idx="1295">
                  <c:v>4.08</c:v>
                </c:pt>
                <c:pt idx="1296">
                  <c:v>3.97</c:v>
                </c:pt>
                <c:pt idx="1297">
                  <c:v>3.97</c:v>
                </c:pt>
                <c:pt idx="1298">
                  <c:v>3.8</c:v>
                </c:pt>
                <c:pt idx="1299">
                  <c:v>3.41</c:v>
                </c:pt>
                <c:pt idx="1300">
                  <c:v>3.31</c:v>
                </c:pt>
                <c:pt idx="1301">
                  <c:v>3.31</c:v>
                </c:pt>
                <c:pt idx="1302">
                  <c:v>3.31</c:v>
                </c:pt>
                <c:pt idx="1303">
                  <c:v>3.31</c:v>
                </c:pt>
                <c:pt idx="1304">
                  <c:v>3.2</c:v>
                </c:pt>
                <c:pt idx="1305">
                  <c:v>3.2</c:v>
                </c:pt>
                <c:pt idx="1306">
                  <c:v>3.2</c:v>
                </c:pt>
                <c:pt idx="1307">
                  <c:v>3.2</c:v>
                </c:pt>
                <c:pt idx="1308">
                  <c:v>3.2</c:v>
                </c:pt>
                <c:pt idx="1309">
                  <c:v>3.02</c:v>
                </c:pt>
                <c:pt idx="1310">
                  <c:v>3</c:v>
                </c:pt>
                <c:pt idx="1311">
                  <c:v>2.95</c:v>
                </c:pt>
                <c:pt idx="1312">
                  <c:v>3.03</c:v>
                </c:pt>
                <c:pt idx="1313">
                  <c:v>2.96</c:v>
                </c:pt>
                <c:pt idx="1314">
                  <c:v>3</c:v>
                </c:pt>
                <c:pt idx="1315">
                  <c:v>3.02</c:v>
                </c:pt>
                <c:pt idx="1316">
                  <c:v>3.03</c:v>
                </c:pt>
                <c:pt idx="1317">
                  <c:v>2.98</c:v>
                </c:pt>
                <c:pt idx="1318">
                  <c:v>2.91</c:v>
                </c:pt>
                <c:pt idx="1319">
                  <c:v>2.9</c:v>
                </c:pt>
                <c:pt idx="1320">
                  <c:v>2.8</c:v>
                </c:pt>
                <c:pt idx="1321">
                  <c:v>2.71</c:v>
                </c:pt>
                <c:pt idx="1322">
                  <c:v>2.73</c:v>
                </c:pt>
                <c:pt idx="1323">
                  <c:v>2.67</c:v>
                </c:pt>
                <c:pt idx="1324">
                  <c:v>2.67</c:v>
                </c:pt>
                <c:pt idx="1325">
                  <c:v>2.66</c:v>
                </c:pt>
                <c:pt idx="1326">
                  <c:v>2.65</c:v>
                </c:pt>
                <c:pt idx="1327">
                  <c:v>2.64</c:v>
                </c:pt>
                <c:pt idx="1328">
                  <c:v>12.79</c:v>
                </c:pt>
                <c:pt idx="1329">
                  <c:v>3.54</c:v>
                </c:pt>
                <c:pt idx="1330">
                  <c:v>4.2</c:v>
                </c:pt>
                <c:pt idx="1331">
                  <c:v>4</c:v>
                </c:pt>
                <c:pt idx="1332">
                  <c:v>3.54</c:v>
                </c:pt>
                <c:pt idx="1333">
                  <c:v>3.21</c:v>
                </c:pt>
                <c:pt idx="1334">
                  <c:v>3.1</c:v>
                </c:pt>
                <c:pt idx="1335">
                  <c:v>2.96</c:v>
                </c:pt>
                <c:pt idx="1336">
                  <c:v>3.09</c:v>
                </c:pt>
                <c:pt idx="1337">
                  <c:v>2.8</c:v>
                </c:pt>
                <c:pt idx="1338">
                  <c:v>2.72</c:v>
                </c:pt>
                <c:pt idx="1339">
                  <c:v>2.669</c:v>
                </c:pt>
                <c:pt idx="1340">
                  <c:v>2.61</c:v>
                </c:pt>
                <c:pt idx="1341">
                  <c:v>2.84</c:v>
                </c:pt>
                <c:pt idx="1342">
                  <c:v>2.79</c:v>
                </c:pt>
                <c:pt idx="1343">
                  <c:v>2.95</c:v>
                </c:pt>
                <c:pt idx="1344">
                  <c:v>2.93</c:v>
                </c:pt>
                <c:pt idx="1345">
                  <c:v>2.68</c:v>
                </c:pt>
                <c:pt idx="1346">
                  <c:v>2.46</c:v>
                </c:pt>
                <c:pt idx="1347">
                  <c:v>2.25</c:v>
                </c:pt>
                <c:pt idx="1348">
                  <c:v>2.0699999999999998</c:v>
                </c:pt>
                <c:pt idx="1349">
                  <c:v>3.39</c:v>
                </c:pt>
                <c:pt idx="1350">
                  <c:v>2.85</c:v>
                </c:pt>
                <c:pt idx="1351">
                  <c:v>2.68</c:v>
                </c:pt>
                <c:pt idx="1352">
                  <c:v>2.36</c:v>
                </c:pt>
                <c:pt idx="1353">
                  <c:v>2.2999999999999998</c:v>
                </c:pt>
                <c:pt idx="1354">
                  <c:v>2.21</c:v>
                </c:pt>
                <c:pt idx="1355">
                  <c:v>2.12</c:v>
                </c:pt>
                <c:pt idx="1356">
                  <c:v>2.08</c:v>
                </c:pt>
                <c:pt idx="1357">
                  <c:v>2.06</c:v>
                </c:pt>
                <c:pt idx="1358">
                  <c:v>2.0699999999999998</c:v>
                </c:pt>
                <c:pt idx="1359">
                  <c:v>2.15</c:v>
                </c:pt>
                <c:pt idx="1360">
                  <c:v>2.33</c:v>
                </c:pt>
                <c:pt idx="1361">
                  <c:v>2.1</c:v>
                </c:pt>
                <c:pt idx="1362">
                  <c:v>7.78</c:v>
                </c:pt>
                <c:pt idx="1363">
                  <c:v>4.33</c:v>
                </c:pt>
                <c:pt idx="1364">
                  <c:v>3</c:v>
                </c:pt>
                <c:pt idx="1365">
                  <c:v>2.8</c:v>
                </c:pt>
                <c:pt idx="1366">
                  <c:v>3.1</c:v>
                </c:pt>
                <c:pt idx="1367">
                  <c:v>3.1</c:v>
                </c:pt>
                <c:pt idx="1368">
                  <c:v>6.46</c:v>
                </c:pt>
                <c:pt idx="1369">
                  <c:v>5.46</c:v>
                </c:pt>
                <c:pt idx="1370">
                  <c:v>3.87</c:v>
                </c:pt>
                <c:pt idx="1371">
                  <c:v>3.72</c:v>
                </c:pt>
                <c:pt idx="1372">
                  <c:v>3.26</c:v>
                </c:pt>
                <c:pt idx="1373">
                  <c:v>3</c:v>
                </c:pt>
                <c:pt idx="1374">
                  <c:v>2.63</c:v>
                </c:pt>
                <c:pt idx="1375">
                  <c:v>2.4500000000000002</c:v>
                </c:pt>
                <c:pt idx="1376">
                  <c:v>2.31</c:v>
                </c:pt>
                <c:pt idx="1377">
                  <c:v>2.11</c:v>
                </c:pt>
                <c:pt idx="1378">
                  <c:v>2.15</c:v>
                </c:pt>
                <c:pt idx="1379">
                  <c:v>1.72</c:v>
                </c:pt>
                <c:pt idx="1380">
                  <c:v>2.0299999999999998</c:v>
                </c:pt>
                <c:pt idx="1381">
                  <c:v>2.06</c:v>
                </c:pt>
                <c:pt idx="1382">
                  <c:v>1.73</c:v>
                </c:pt>
                <c:pt idx="1383">
                  <c:v>1.23</c:v>
                </c:pt>
                <c:pt idx="1384">
                  <c:v>2.06</c:v>
                </c:pt>
                <c:pt idx="1385">
                  <c:v>1.89</c:v>
                </c:pt>
                <c:pt idx="1386">
                  <c:v>1.93</c:v>
                </c:pt>
                <c:pt idx="1387">
                  <c:v>1.94</c:v>
                </c:pt>
                <c:pt idx="1388">
                  <c:v>2.3199999999999998</c:v>
                </c:pt>
                <c:pt idx="1389">
                  <c:v>3.1</c:v>
                </c:pt>
                <c:pt idx="1390">
                  <c:v>2.8</c:v>
                </c:pt>
                <c:pt idx="1391">
                  <c:v>2.8</c:v>
                </c:pt>
                <c:pt idx="1392">
                  <c:v>2.6</c:v>
                </c:pt>
                <c:pt idx="1393">
                  <c:v>3.87</c:v>
                </c:pt>
                <c:pt idx="1394">
                  <c:v>5.46</c:v>
                </c:pt>
                <c:pt idx="1395">
                  <c:v>4.33</c:v>
                </c:pt>
                <c:pt idx="1396">
                  <c:v>4.79</c:v>
                </c:pt>
                <c:pt idx="1397">
                  <c:v>13.21</c:v>
                </c:pt>
                <c:pt idx="1398">
                  <c:v>6.09</c:v>
                </c:pt>
                <c:pt idx="1399">
                  <c:v>4.16</c:v>
                </c:pt>
                <c:pt idx="1400">
                  <c:v>4.16</c:v>
                </c:pt>
                <c:pt idx="1401">
                  <c:v>3.83</c:v>
                </c:pt>
                <c:pt idx="1402">
                  <c:v>3.26</c:v>
                </c:pt>
                <c:pt idx="1403">
                  <c:v>3.11</c:v>
                </c:pt>
                <c:pt idx="1404">
                  <c:v>3.14</c:v>
                </c:pt>
                <c:pt idx="1405">
                  <c:v>3.1</c:v>
                </c:pt>
                <c:pt idx="1406">
                  <c:v>3.16</c:v>
                </c:pt>
                <c:pt idx="1407">
                  <c:v>6.09</c:v>
                </c:pt>
                <c:pt idx="1408">
                  <c:v>5.87</c:v>
                </c:pt>
                <c:pt idx="1409">
                  <c:v>4.16</c:v>
                </c:pt>
                <c:pt idx="1410">
                  <c:v>4.16</c:v>
                </c:pt>
                <c:pt idx="1411">
                  <c:v>6.09</c:v>
                </c:pt>
                <c:pt idx="1412">
                  <c:v>6.59</c:v>
                </c:pt>
                <c:pt idx="1413">
                  <c:v>7.14</c:v>
                </c:pt>
                <c:pt idx="1414">
                  <c:v>6.86</c:v>
                </c:pt>
                <c:pt idx="1415">
                  <c:v>5.37</c:v>
                </c:pt>
                <c:pt idx="1416">
                  <c:v>4.33</c:v>
                </c:pt>
                <c:pt idx="1417">
                  <c:v>6.36</c:v>
                </c:pt>
                <c:pt idx="1418">
                  <c:v>5.6</c:v>
                </c:pt>
                <c:pt idx="1419">
                  <c:v>10.050000000000001</c:v>
                </c:pt>
                <c:pt idx="1420">
                  <c:v>9.9600000000000009</c:v>
                </c:pt>
                <c:pt idx="1421">
                  <c:v>9.16</c:v>
                </c:pt>
                <c:pt idx="1422">
                  <c:v>7.24</c:v>
                </c:pt>
                <c:pt idx="1423">
                  <c:v>8.99</c:v>
                </c:pt>
                <c:pt idx="1424">
                  <c:v>14.32</c:v>
                </c:pt>
                <c:pt idx="1425">
                  <c:v>21.53</c:v>
                </c:pt>
                <c:pt idx="1426">
                  <c:v>19.170000000000002</c:v>
                </c:pt>
                <c:pt idx="1427">
                  <c:v>17</c:v>
                </c:pt>
                <c:pt idx="1428">
                  <c:v>23.25</c:v>
                </c:pt>
                <c:pt idx="1429">
                  <c:v>23.7</c:v>
                </c:pt>
                <c:pt idx="1430">
                  <c:v>23.7</c:v>
                </c:pt>
                <c:pt idx="1431">
                  <c:v>26.06</c:v>
                </c:pt>
                <c:pt idx="1432">
                  <c:v>134.54</c:v>
                </c:pt>
                <c:pt idx="1433">
                  <c:v>64.33</c:v>
                </c:pt>
                <c:pt idx="1434">
                  <c:v>56.93</c:v>
                </c:pt>
                <c:pt idx="1435">
                  <c:v>33.590000000000003</c:v>
                </c:pt>
                <c:pt idx="1436">
                  <c:v>22.5</c:v>
                </c:pt>
                <c:pt idx="1437">
                  <c:v>55.49</c:v>
                </c:pt>
                <c:pt idx="1438">
                  <c:v>35.57</c:v>
                </c:pt>
                <c:pt idx="1439">
                  <c:v>29.47</c:v>
                </c:pt>
                <c:pt idx="1440">
                  <c:v>35.57</c:v>
                </c:pt>
                <c:pt idx="1441">
                  <c:v>119.32</c:v>
                </c:pt>
                <c:pt idx="1442">
                  <c:v>72.23</c:v>
                </c:pt>
                <c:pt idx="1443">
                  <c:v>70.510000000000005</c:v>
                </c:pt>
                <c:pt idx="1444">
                  <c:v>352.71</c:v>
                </c:pt>
                <c:pt idx="1445">
                  <c:v>97.84</c:v>
                </c:pt>
                <c:pt idx="1446">
                  <c:v>88.85</c:v>
                </c:pt>
                <c:pt idx="1447">
                  <c:v>86.81</c:v>
                </c:pt>
                <c:pt idx="1448">
                  <c:v>79.09</c:v>
                </c:pt>
                <c:pt idx="1449">
                  <c:v>97.84</c:v>
                </c:pt>
                <c:pt idx="1450">
                  <c:v>81.260000000000005</c:v>
                </c:pt>
                <c:pt idx="1451">
                  <c:v>76.55</c:v>
                </c:pt>
                <c:pt idx="1452">
                  <c:v>81.260000000000005</c:v>
                </c:pt>
                <c:pt idx="1453">
                  <c:v>81.260000000000005</c:v>
                </c:pt>
                <c:pt idx="1454">
                  <c:v>72.239999999999995</c:v>
                </c:pt>
                <c:pt idx="1455">
                  <c:v>48.21</c:v>
                </c:pt>
                <c:pt idx="1456">
                  <c:v>54.71</c:v>
                </c:pt>
                <c:pt idx="1457">
                  <c:v>44.52</c:v>
                </c:pt>
                <c:pt idx="1458">
                  <c:v>26.78</c:v>
                </c:pt>
                <c:pt idx="1459">
                  <c:v>39</c:v>
                </c:pt>
                <c:pt idx="1460">
                  <c:v>123.3</c:v>
                </c:pt>
                <c:pt idx="1461">
                  <c:v>81.260000000000005</c:v>
                </c:pt>
                <c:pt idx="1462">
                  <c:v>97.84</c:v>
                </c:pt>
                <c:pt idx="1463">
                  <c:v>86.81</c:v>
                </c:pt>
                <c:pt idx="1464">
                  <c:v>72.23</c:v>
                </c:pt>
                <c:pt idx="1465">
                  <c:v>82.68</c:v>
                </c:pt>
                <c:pt idx="1466">
                  <c:v>89.17</c:v>
                </c:pt>
                <c:pt idx="1467">
                  <c:v>120.24</c:v>
                </c:pt>
                <c:pt idx="1468">
                  <c:v>126.65</c:v>
                </c:pt>
                <c:pt idx="1469">
                  <c:v>103.4</c:v>
                </c:pt>
                <c:pt idx="1470">
                  <c:v>91.71</c:v>
                </c:pt>
                <c:pt idx="1471">
                  <c:v>74.2</c:v>
                </c:pt>
                <c:pt idx="1472">
                  <c:v>68.099999999999994</c:v>
                </c:pt>
                <c:pt idx="1473">
                  <c:v>72.23</c:v>
                </c:pt>
                <c:pt idx="1474">
                  <c:v>72.23</c:v>
                </c:pt>
                <c:pt idx="1475">
                  <c:v>72.23</c:v>
                </c:pt>
                <c:pt idx="1476">
                  <c:v>72.23</c:v>
                </c:pt>
                <c:pt idx="1477">
                  <c:v>77.13</c:v>
                </c:pt>
                <c:pt idx="1478">
                  <c:v>74.2</c:v>
                </c:pt>
                <c:pt idx="1479">
                  <c:v>68.099999999999994</c:v>
                </c:pt>
                <c:pt idx="1480">
                  <c:v>60.59</c:v>
                </c:pt>
                <c:pt idx="1481">
                  <c:v>31.53</c:v>
                </c:pt>
                <c:pt idx="1482">
                  <c:v>104.52</c:v>
                </c:pt>
                <c:pt idx="1483">
                  <c:v>81.260000000000005</c:v>
                </c:pt>
                <c:pt idx="1484">
                  <c:v>74.2</c:v>
                </c:pt>
                <c:pt idx="1485">
                  <c:v>296.17</c:v>
                </c:pt>
                <c:pt idx="1486">
                  <c:v>188.21</c:v>
                </c:pt>
                <c:pt idx="1487">
                  <c:v>100.76</c:v>
                </c:pt>
                <c:pt idx="1488">
                  <c:v>80.78</c:v>
                </c:pt>
                <c:pt idx="1489">
                  <c:v>72.69</c:v>
                </c:pt>
                <c:pt idx="1490">
                  <c:v>72.69</c:v>
                </c:pt>
                <c:pt idx="1491">
                  <c:v>231.03</c:v>
                </c:pt>
                <c:pt idx="1492">
                  <c:v>170.29</c:v>
                </c:pt>
                <c:pt idx="1493">
                  <c:v>126.41</c:v>
                </c:pt>
                <c:pt idx="1494">
                  <c:v>106.4</c:v>
                </c:pt>
                <c:pt idx="1495">
                  <c:v>97.4</c:v>
                </c:pt>
                <c:pt idx="1496">
                  <c:v>78.73</c:v>
                </c:pt>
                <c:pt idx="1497">
                  <c:v>86.32</c:v>
                </c:pt>
                <c:pt idx="1498">
                  <c:v>137.68</c:v>
                </c:pt>
                <c:pt idx="1499">
                  <c:v>97.84</c:v>
                </c:pt>
                <c:pt idx="1500">
                  <c:v>83.62</c:v>
                </c:pt>
                <c:pt idx="1501">
                  <c:v>83.62</c:v>
                </c:pt>
                <c:pt idx="1502">
                  <c:v>76.37</c:v>
                </c:pt>
                <c:pt idx="1503">
                  <c:v>78.73</c:v>
                </c:pt>
                <c:pt idx="1504">
                  <c:v>97.84</c:v>
                </c:pt>
                <c:pt idx="1505">
                  <c:v>103.4</c:v>
                </c:pt>
                <c:pt idx="1506">
                  <c:v>94.4</c:v>
                </c:pt>
                <c:pt idx="1507">
                  <c:v>100.26</c:v>
                </c:pt>
                <c:pt idx="1508">
                  <c:v>89.17</c:v>
                </c:pt>
                <c:pt idx="1509">
                  <c:v>81.260000000000005</c:v>
                </c:pt>
                <c:pt idx="1510">
                  <c:v>83.96</c:v>
                </c:pt>
                <c:pt idx="1511">
                  <c:v>74.2</c:v>
                </c:pt>
                <c:pt idx="1512">
                  <c:v>79.09</c:v>
                </c:pt>
                <c:pt idx="1513">
                  <c:v>86.81</c:v>
                </c:pt>
                <c:pt idx="1514">
                  <c:v>74.2</c:v>
                </c:pt>
                <c:pt idx="1515">
                  <c:v>74.5</c:v>
                </c:pt>
                <c:pt idx="1516">
                  <c:v>40.29</c:v>
                </c:pt>
                <c:pt idx="1517">
                  <c:v>29.76</c:v>
                </c:pt>
                <c:pt idx="1518">
                  <c:v>26.77</c:v>
                </c:pt>
                <c:pt idx="1519">
                  <c:v>23.91</c:v>
                </c:pt>
                <c:pt idx="1520">
                  <c:v>32.49</c:v>
                </c:pt>
                <c:pt idx="1521">
                  <c:v>31.99</c:v>
                </c:pt>
                <c:pt idx="1522">
                  <c:v>22.96</c:v>
                </c:pt>
                <c:pt idx="1523">
                  <c:v>35.840000000000003</c:v>
                </c:pt>
                <c:pt idx="1524">
                  <c:v>36.35</c:v>
                </c:pt>
                <c:pt idx="1525">
                  <c:v>24.4</c:v>
                </c:pt>
                <c:pt idx="1526">
                  <c:v>34.85</c:v>
                </c:pt>
                <c:pt idx="1527">
                  <c:v>25.39</c:v>
                </c:pt>
                <c:pt idx="1528">
                  <c:v>29.29</c:v>
                </c:pt>
                <c:pt idx="1529">
                  <c:v>608.23</c:v>
                </c:pt>
                <c:pt idx="1530">
                  <c:v>178.89</c:v>
                </c:pt>
                <c:pt idx="1531">
                  <c:v>78.81</c:v>
                </c:pt>
                <c:pt idx="1532">
                  <c:v>78.709999999999994</c:v>
                </c:pt>
                <c:pt idx="1533">
                  <c:v>86.87</c:v>
                </c:pt>
                <c:pt idx="1534">
                  <c:v>73.680000000000007</c:v>
                </c:pt>
                <c:pt idx="1535">
                  <c:v>70.36</c:v>
                </c:pt>
                <c:pt idx="1536">
                  <c:v>68.63</c:v>
                </c:pt>
                <c:pt idx="1537">
                  <c:v>39.9</c:v>
                </c:pt>
                <c:pt idx="1538">
                  <c:v>69.13</c:v>
                </c:pt>
                <c:pt idx="1539">
                  <c:v>39.35</c:v>
                </c:pt>
                <c:pt idx="1540">
                  <c:v>35.49</c:v>
                </c:pt>
                <c:pt idx="1541">
                  <c:v>23.43</c:v>
                </c:pt>
                <c:pt idx="1542">
                  <c:v>21.59</c:v>
                </c:pt>
                <c:pt idx="1543">
                  <c:v>20.260000000000002</c:v>
                </c:pt>
                <c:pt idx="1544">
                  <c:v>19.39</c:v>
                </c:pt>
                <c:pt idx="1545">
                  <c:v>26.93</c:v>
                </c:pt>
                <c:pt idx="1546">
                  <c:v>27.25</c:v>
                </c:pt>
                <c:pt idx="1547">
                  <c:v>38.619999999999997</c:v>
                </c:pt>
                <c:pt idx="1548">
                  <c:v>22.04</c:v>
                </c:pt>
                <c:pt idx="1549">
                  <c:v>22.04</c:v>
                </c:pt>
                <c:pt idx="1550">
                  <c:v>22.04</c:v>
                </c:pt>
                <c:pt idx="1551">
                  <c:v>21.15</c:v>
                </c:pt>
                <c:pt idx="1552">
                  <c:v>19.82</c:v>
                </c:pt>
                <c:pt idx="1553">
                  <c:v>18.12</c:v>
                </c:pt>
                <c:pt idx="1554">
                  <c:v>17.23</c:v>
                </c:pt>
                <c:pt idx="1555">
                  <c:v>17.29</c:v>
                </c:pt>
                <c:pt idx="1556">
                  <c:v>16.48</c:v>
                </c:pt>
                <c:pt idx="1557">
                  <c:v>15.3</c:v>
                </c:pt>
                <c:pt idx="1558">
                  <c:v>16.11</c:v>
                </c:pt>
                <c:pt idx="1559">
                  <c:v>14.52</c:v>
                </c:pt>
                <c:pt idx="1560">
                  <c:v>14.15</c:v>
                </c:pt>
                <c:pt idx="1561">
                  <c:v>14.15</c:v>
                </c:pt>
                <c:pt idx="1562">
                  <c:v>13.77</c:v>
                </c:pt>
                <c:pt idx="1563">
                  <c:v>13.77</c:v>
                </c:pt>
                <c:pt idx="1564">
                  <c:v>13.77</c:v>
                </c:pt>
                <c:pt idx="1565">
                  <c:v>13.04</c:v>
                </c:pt>
                <c:pt idx="1566">
                  <c:v>13.04</c:v>
                </c:pt>
                <c:pt idx="1567">
                  <c:v>12.69</c:v>
                </c:pt>
                <c:pt idx="1568">
                  <c:v>12.33</c:v>
                </c:pt>
                <c:pt idx="1569">
                  <c:v>11.98</c:v>
                </c:pt>
                <c:pt idx="1570">
                  <c:v>11.64</c:v>
                </c:pt>
                <c:pt idx="1571">
                  <c:v>11.3</c:v>
                </c:pt>
                <c:pt idx="1572">
                  <c:v>10.97</c:v>
                </c:pt>
                <c:pt idx="1573">
                  <c:v>10.64</c:v>
                </c:pt>
                <c:pt idx="1574">
                  <c:v>10.31</c:v>
                </c:pt>
                <c:pt idx="1575">
                  <c:v>10</c:v>
                </c:pt>
                <c:pt idx="1576">
                  <c:v>9.68</c:v>
                </c:pt>
                <c:pt idx="1577">
                  <c:v>9.68</c:v>
                </c:pt>
                <c:pt idx="1578">
                  <c:v>9.07</c:v>
                </c:pt>
                <c:pt idx="1579">
                  <c:v>9.07</c:v>
                </c:pt>
                <c:pt idx="1580">
                  <c:v>8.49</c:v>
                </c:pt>
                <c:pt idx="1581">
                  <c:v>8.2100000000000009</c:v>
                </c:pt>
                <c:pt idx="1582">
                  <c:v>8.2100000000000009</c:v>
                </c:pt>
                <c:pt idx="1583">
                  <c:v>9.07</c:v>
                </c:pt>
                <c:pt idx="1584">
                  <c:v>9.07</c:v>
                </c:pt>
                <c:pt idx="1585">
                  <c:v>9.07</c:v>
                </c:pt>
                <c:pt idx="1586">
                  <c:v>9.07</c:v>
                </c:pt>
                <c:pt idx="1587">
                  <c:v>9.07</c:v>
                </c:pt>
                <c:pt idx="1588">
                  <c:v>8.49</c:v>
                </c:pt>
                <c:pt idx="1589">
                  <c:v>8.49</c:v>
                </c:pt>
                <c:pt idx="1590">
                  <c:v>8.49</c:v>
                </c:pt>
                <c:pt idx="1591">
                  <c:v>8.49</c:v>
                </c:pt>
                <c:pt idx="1592">
                  <c:v>8.49</c:v>
                </c:pt>
                <c:pt idx="1593">
                  <c:v>8.49</c:v>
                </c:pt>
                <c:pt idx="1594">
                  <c:v>8.49</c:v>
                </c:pt>
                <c:pt idx="1595">
                  <c:v>7.93</c:v>
                </c:pt>
                <c:pt idx="1596">
                  <c:v>7.93</c:v>
                </c:pt>
                <c:pt idx="1597">
                  <c:v>7.93</c:v>
                </c:pt>
                <c:pt idx="1598">
                  <c:v>7.93</c:v>
                </c:pt>
                <c:pt idx="1599">
                  <c:v>7.93</c:v>
                </c:pt>
                <c:pt idx="1600">
                  <c:v>7.39</c:v>
                </c:pt>
                <c:pt idx="1601">
                  <c:v>7.39</c:v>
                </c:pt>
                <c:pt idx="1602">
                  <c:v>7.39</c:v>
                </c:pt>
                <c:pt idx="1603">
                  <c:v>7.39</c:v>
                </c:pt>
                <c:pt idx="1604">
                  <c:v>7.39</c:v>
                </c:pt>
                <c:pt idx="1605">
                  <c:v>7.39</c:v>
                </c:pt>
                <c:pt idx="1606">
                  <c:v>7.39</c:v>
                </c:pt>
                <c:pt idx="1607">
                  <c:v>6.88</c:v>
                </c:pt>
                <c:pt idx="1608">
                  <c:v>6.88</c:v>
                </c:pt>
                <c:pt idx="1609">
                  <c:v>6.4</c:v>
                </c:pt>
                <c:pt idx="1610">
                  <c:v>6.4</c:v>
                </c:pt>
                <c:pt idx="1611">
                  <c:v>6.4</c:v>
                </c:pt>
                <c:pt idx="1612">
                  <c:v>6.4</c:v>
                </c:pt>
                <c:pt idx="1613">
                  <c:v>6.4</c:v>
                </c:pt>
                <c:pt idx="1614">
                  <c:v>6.4</c:v>
                </c:pt>
                <c:pt idx="1615">
                  <c:v>6.17</c:v>
                </c:pt>
                <c:pt idx="1616">
                  <c:v>5.94</c:v>
                </c:pt>
                <c:pt idx="1617">
                  <c:v>5.94</c:v>
                </c:pt>
                <c:pt idx="1618">
                  <c:v>5.73</c:v>
                </c:pt>
                <c:pt idx="1619">
                  <c:v>5.52</c:v>
                </c:pt>
                <c:pt idx="1620">
                  <c:v>5.52</c:v>
                </c:pt>
                <c:pt idx="1621">
                  <c:v>5.33</c:v>
                </c:pt>
                <c:pt idx="1622">
                  <c:v>5.13</c:v>
                </c:pt>
                <c:pt idx="1623">
                  <c:v>5.13</c:v>
                </c:pt>
                <c:pt idx="1624">
                  <c:v>5.13</c:v>
                </c:pt>
                <c:pt idx="1625">
                  <c:v>5.13</c:v>
                </c:pt>
                <c:pt idx="1626">
                  <c:v>5.13</c:v>
                </c:pt>
                <c:pt idx="1627">
                  <c:v>5.13</c:v>
                </c:pt>
                <c:pt idx="1628">
                  <c:v>5.13</c:v>
                </c:pt>
                <c:pt idx="1629">
                  <c:v>5.13</c:v>
                </c:pt>
                <c:pt idx="1630">
                  <c:v>5.13</c:v>
                </c:pt>
                <c:pt idx="1631">
                  <c:v>5.13</c:v>
                </c:pt>
                <c:pt idx="1632">
                  <c:v>5.13</c:v>
                </c:pt>
                <c:pt idx="1633">
                  <c:v>5.13</c:v>
                </c:pt>
                <c:pt idx="1634">
                  <c:v>5.13</c:v>
                </c:pt>
                <c:pt idx="1635">
                  <c:v>5.13</c:v>
                </c:pt>
                <c:pt idx="1636">
                  <c:v>5.13</c:v>
                </c:pt>
                <c:pt idx="1637">
                  <c:v>5.13</c:v>
                </c:pt>
                <c:pt idx="1638">
                  <c:v>5.13</c:v>
                </c:pt>
                <c:pt idx="1639">
                  <c:v>5.13</c:v>
                </c:pt>
                <c:pt idx="1640">
                  <c:v>5.13</c:v>
                </c:pt>
                <c:pt idx="1641">
                  <c:v>5.13</c:v>
                </c:pt>
                <c:pt idx="1642">
                  <c:v>4.96</c:v>
                </c:pt>
                <c:pt idx="1643">
                  <c:v>4.78</c:v>
                </c:pt>
                <c:pt idx="1644">
                  <c:v>4.78</c:v>
                </c:pt>
                <c:pt idx="1645">
                  <c:v>4.63</c:v>
                </c:pt>
                <c:pt idx="1646">
                  <c:v>4.28</c:v>
                </c:pt>
                <c:pt idx="1647">
                  <c:v>3.97</c:v>
                </c:pt>
                <c:pt idx="1648">
                  <c:v>3.97</c:v>
                </c:pt>
                <c:pt idx="1649">
                  <c:v>3.97</c:v>
                </c:pt>
                <c:pt idx="1650">
                  <c:v>3.97</c:v>
                </c:pt>
                <c:pt idx="1651">
                  <c:v>3.97</c:v>
                </c:pt>
                <c:pt idx="1652">
                  <c:v>3.84</c:v>
                </c:pt>
                <c:pt idx="1653">
                  <c:v>3.56</c:v>
                </c:pt>
                <c:pt idx="1654">
                  <c:v>3.4</c:v>
                </c:pt>
                <c:pt idx="1655">
                  <c:v>3.4</c:v>
                </c:pt>
                <c:pt idx="1656">
                  <c:v>3.4</c:v>
                </c:pt>
                <c:pt idx="1657">
                  <c:v>3.4</c:v>
                </c:pt>
                <c:pt idx="1658">
                  <c:v>3.4</c:v>
                </c:pt>
                <c:pt idx="1659">
                  <c:v>3.4</c:v>
                </c:pt>
                <c:pt idx="1660">
                  <c:v>3</c:v>
                </c:pt>
                <c:pt idx="1661">
                  <c:v>3.06</c:v>
                </c:pt>
                <c:pt idx="1662">
                  <c:v>3.1</c:v>
                </c:pt>
                <c:pt idx="1663">
                  <c:v>3.05</c:v>
                </c:pt>
                <c:pt idx="1664">
                  <c:v>3.02</c:v>
                </c:pt>
                <c:pt idx="1665">
                  <c:v>2.98</c:v>
                </c:pt>
                <c:pt idx="1666">
                  <c:v>2.98</c:v>
                </c:pt>
                <c:pt idx="1667">
                  <c:v>2.98</c:v>
                </c:pt>
                <c:pt idx="1668">
                  <c:v>2.95</c:v>
                </c:pt>
                <c:pt idx="1669">
                  <c:v>2.95</c:v>
                </c:pt>
                <c:pt idx="1670">
                  <c:v>2.9</c:v>
                </c:pt>
                <c:pt idx="1671">
                  <c:v>2.85</c:v>
                </c:pt>
                <c:pt idx="1672">
                  <c:v>2.8</c:v>
                </c:pt>
                <c:pt idx="1673">
                  <c:v>2.8</c:v>
                </c:pt>
                <c:pt idx="1674">
                  <c:v>3.1</c:v>
                </c:pt>
                <c:pt idx="1675">
                  <c:v>3.1</c:v>
                </c:pt>
                <c:pt idx="1676">
                  <c:v>2.92</c:v>
                </c:pt>
                <c:pt idx="1677">
                  <c:v>2.82</c:v>
                </c:pt>
                <c:pt idx="1678">
                  <c:v>2.83</c:v>
                </c:pt>
                <c:pt idx="1679">
                  <c:v>2.83</c:v>
                </c:pt>
                <c:pt idx="1680">
                  <c:v>2.83</c:v>
                </c:pt>
                <c:pt idx="1681">
                  <c:v>2.84</c:v>
                </c:pt>
                <c:pt idx="1682">
                  <c:v>2.75</c:v>
                </c:pt>
                <c:pt idx="1683">
                  <c:v>2.64</c:v>
                </c:pt>
                <c:pt idx="1684">
                  <c:v>2.54</c:v>
                </c:pt>
                <c:pt idx="1685">
                  <c:v>2.44</c:v>
                </c:pt>
                <c:pt idx="1686">
                  <c:v>2.35</c:v>
                </c:pt>
                <c:pt idx="1687">
                  <c:v>2.37</c:v>
                </c:pt>
                <c:pt idx="1688">
                  <c:v>2.48</c:v>
                </c:pt>
                <c:pt idx="1689">
                  <c:v>2.48</c:v>
                </c:pt>
                <c:pt idx="1690">
                  <c:v>2.4500000000000002</c:v>
                </c:pt>
                <c:pt idx="1691">
                  <c:v>2.44</c:v>
                </c:pt>
                <c:pt idx="1692">
                  <c:v>2.44</c:v>
                </c:pt>
                <c:pt idx="1693">
                  <c:v>2.37</c:v>
                </c:pt>
                <c:pt idx="1694">
                  <c:v>2.33</c:v>
                </c:pt>
                <c:pt idx="1695">
                  <c:v>2.33</c:v>
                </c:pt>
                <c:pt idx="1696">
                  <c:v>2.31</c:v>
                </c:pt>
                <c:pt idx="1697">
                  <c:v>2.2999999999999998</c:v>
                </c:pt>
                <c:pt idx="1698">
                  <c:v>2.37</c:v>
                </c:pt>
                <c:pt idx="1699">
                  <c:v>2.34</c:v>
                </c:pt>
                <c:pt idx="1700">
                  <c:v>2.2000000000000002</c:v>
                </c:pt>
                <c:pt idx="1701">
                  <c:v>2.21</c:v>
                </c:pt>
                <c:pt idx="1702">
                  <c:v>2.14</c:v>
                </c:pt>
                <c:pt idx="1703">
                  <c:v>2.04</c:v>
                </c:pt>
                <c:pt idx="1704">
                  <c:v>2.48</c:v>
                </c:pt>
                <c:pt idx="1705">
                  <c:v>2.0499999999999998</c:v>
                </c:pt>
                <c:pt idx="1706">
                  <c:v>1.95</c:v>
                </c:pt>
                <c:pt idx="1707">
                  <c:v>1.9</c:v>
                </c:pt>
                <c:pt idx="1708">
                  <c:v>1.8</c:v>
                </c:pt>
                <c:pt idx="1709">
                  <c:v>1.75</c:v>
                </c:pt>
                <c:pt idx="1710">
                  <c:v>1.72</c:v>
                </c:pt>
                <c:pt idx="1711">
                  <c:v>1.6</c:v>
                </c:pt>
                <c:pt idx="1712">
                  <c:v>1.6</c:v>
                </c:pt>
                <c:pt idx="1713">
                  <c:v>1.6</c:v>
                </c:pt>
                <c:pt idx="1714">
                  <c:v>1.6</c:v>
                </c:pt>
                <c:pt idx="1715">
                  <c:v>1.5</c:v>
                </c:pt>
                <c:pt idx="1716">
                  <c:v>1.63</c:v>
                </c:pt>
                <c:pt idx="1717">
                  <c:v>1.63</c:v>
                </c:pt>
                <c:pt idx="1718">
                  <c:v>1.62</c:v>
                </c:pt>
                <c:pt idx="1719">
                  <c:v>1.68</c:v>
                </c:pt>
                <c:pt idx="1720">
                  <c:v>1.62</c:v>
                </c:pt>
                <c:pt idx="1721">
                  <c:v>1.62</c:v>
                </c:pt>
                <c:pt idx="1722">
                  <c:v>1.62</c:v>
                </c:pt>
                <c:pt idx="1723">
                  <c:v>1.62</c:v>
                </c:pt>
                <c:pt idx="1724">
                  <c:v>1.62</c:v>
                </c:pt>
                <c:pt idx="1725">
                  <c:v>1.62</c:v>
                </c:pt>
                <c:pt idx="1726">
                  <c:v>1.73</c:v>
                </c:pt>
                <c:pt idx="1727">
                  <c:v>1.7</c:v>
                </c:pt>
                <c:pt idx="1728">
                  <c:v>1.65</c:v>
                </c:pt>
                <c:pt idx="1729">
                  <c:v>1.65</c:v>
                </c:pt>
                <c:pt idx="1730">
                  <c:v>1.65</c:v>
                </c:pt>
                <c:pt idx="1731">
                  <c:v>1.6</c:v>
                </c:pt>
                <c:pt idx="1732">
                  <c:v>1.1000000000000001</c:v>
                </c:pt>
                <c:pt idx="1733">
                  <c:v>1.6</c:v>
                </c:pt>
                <c:pt idx="1734">
                  <c:v>1.6</c:v>
                </c:pt>
                <c:pt idx="1735">
                  <c:v>1.55</c:v>
                </c:pt>
                <c:pt idx="1736">
                  <c:v>1.6</c:v>
                </c:pt>
                <c:pt idx="1737">
                  <c:v>1.6</c:v>
                </c:pt>
                <c:pt idx="1738">
                  <c:v>1.58</c:v>
                </c:pt>
                <c:pt idx="1739">
                  <c:v>1.69</c:v>
                </c:pt>
                <c:pt idx="1740">
                  <c:v>1.69</c:v>
                </c:pt>
                <c:pt idx="1741">
                  <c:v>1.6</c:v>
                </c:pt>
                <c:pt idx="1742">
                  <c:v>1.6</c:v>
                </c:pt>
                <c:pt idx="1743">
                  <c:v>1.6</c:v>
                </c:pt>
                <c:pt idx="1744">
                  <c:v>1.6</c:v>
                </c:pt>
                <c:pt idx="1745">
                  <c:v>1.6</c:v>
                </c:pt>
                <c:pt idx="1746">
                  <c:v>1.5</c:v>
                </c:pt>
                <c:pt idx="1747">
                  <c:v>1.4</c:v>
                </c:pt>
                <c:pt idx="1748">
                  <c:v>1.4</c:v>
                </c:pt>
                <c:pt idx="1749">
                  <c:v>1.4</c:v>
                </c:pt>
                <c:pt idx="1750">
                  <c:v>1.4</c:v>
                </c:pt>
                <c:pt idx="1751">
                  <c:v>1.44</c:v>
                </c:pt>
                <c:pt idx="1752">
                  <c:v>1.42</c:v>
                </c:pt>
                <c:pt idx="1753">
                  <c:v>1.42</c:v>
                </c:pt>
                <c:pt idx="1754">
                  <c:v>1.87</c:v>
                </c:pt>
                <c:pt idx="1755">
                  <c:v>1.8</c:v>
                </c:pt>
                <c:pt idx="1756">
                  <c:v>1.8</c:v>
                </c:pt>
                <c:pt idx="1757">
                  <c:v>1.8</c:v>
                </c:pt>
                <c:pt idx="1758">
                  <c:v>1.95</c:v>
                </c:pt>
                <c:pt idx="1759">
                  <c:v>1.8</c:v>
                </c:pt>
                <c:pt idx="1760">
                  <c:v>1.6</c:v>
                </c:pt>
                <c:pt idx="1761">
                  <c:v>1.6</c:v>
                </c:pt>
                <c:pt idx="1762">
                  <c:v>1.5</c:v>
                </c:pt>
                <c:pt idx="1763">
                  <c:v>1.4</c:v>
                </c:pt>
                <c:pt idx="1764">
                  <c:v>1.6</c:v>
                </c:pt>
                <c:pt idx="1765">
                  <c:v>2.9</c:v>
                </c:pt>
                <c:pt idx="1766">
                  <c:v>2.4</c:v>
                </c:pt>
                <c:pt idx="1767">
                  <c:v>2.2999999999999998</c:v>
                </c:pt>
                <c:pt idx="1768">
                  <c:v>2.2999999999999998</c:v>
                </c:pt>
                <c:pt idx="1769">
                  <c:v>2.4500000000000002</c:v>
                </c:pt>
                <c:pt idx="1770">
                  <c:v>2.7</c:v>
                </c:pt>
                <c:pt idx="1771">
                  <c:v>2.6</c:v>
                </c:pt>
                <c:pt idx="1772">
                  <c:v>7.1</c:v>
                </c:pt>
                <c:pt idx="1773">
                  <c:v>7.29</c:v>
                </c:pt>
                <c:pt idx="1774">
                  <c:v>9.27</c:v>
                </c:pt>
                <c:pt idx="1775">
                  <c:v>10.48</c:v>
                </c:pt>
                <c:pt idx="1776">
                  <c:v>8.25</c:v>
                </c:pt>
                <c:pt idx="1777">
                  <c:v>5.95</c:v>
                </c:pt>
                <c:pt idx="1778">
                  <c:v>5.29</c:v>
                </c:pt>
                <c:pt idx="1779">
                  <c:v>15.14</c:v>
                </c:pt>
                <c:pt idx="1780">
                  <c:v>9.14</c:v>
                </c:pt>
                <c:pt idx="1781">
                  <c:v>5.95</c:v>
                </c:pt>
                <c:pt idx="1782">
                  <c:v>4.75</c:v>
                </c:pt>
                <c:pt idx="1783">
                  <c:v>3.77</c:v>
                </c:pt>
                <c:pt idx="1784">
                  <c:v>3.2</c:v>
                </c:pt>
                <c:pt idx="1785">
                  <c:v>3.2</c:v>
                </c:pt>
                <c:pt idx="1786">
                  <c:v>4.17</c:v>
                </c:pt>
                <c:pt idx="1787">
                  <c:v>5</c:v>
                </c:pt>
                <c:pt idx="1788">
                  <c:v>23.43</c:v>
                </c:pt>
                <c:pt idx="1789">
                  <c:v>7.42</c:v>
                </c:pt>
                <c:pt idx="1790">
                  <c:v>5.95</c:v>
                </c:pt>
                <c:pt idx="1791">
                  <c:v>7.42</c:v>
                </c:pt>
                <c:pt idx="1792">
                  <c:v>8.1300000000000008</c:v>
                </c:pt>
                <c:pt idx="1793">
                  <c:v>7.17</c:v>
                </c:pt>
                <c:pt idx="1794">
                  <c:v>7.17</c:v>
                </c:pt>
                <c:pt idx="1795">
                  <c:v>11.66</c:v>
                </c:pt>
                <c:pt idx="1796">
                  <c:v>9.31</c:v>
                </c:pt>
                <c:pt idx="1797">
                  <c:v>9.31</c:v>
                </c:pt>
                <c:pt idx="1798">
                  <c:v>7.24</c:v>
                </c:pt>
                <c:pt idx="1799">
                  <c:v>5.46</c:v>
                </c:pt>
                <c:pt idx="1800">
                  <c:v>4.63</c:v>
                </c:pt>
                <c:pt idx="1801">
                  <c:v>4.63</c:v>
                </c:pt>
                <c:pt idx="1802">
                  <c:v>5.27</c:v>
                </c:pt>
                <c:pt idx="1803">
                  <c:v>3.94</c:v>
                </c:pt>
                <c:pt idx="1804">
                  <c:v>5.0199999999999996</c:v>
                </c:pt>
                <c:pt idx="1805">
                  <c:v>9.31</c:v>
                </c:pt>
                <c:pt idx="1806">
                  <c:v>10.29</c:v>
                </c:pt>
                <c:pt idx="1807">
                  <c:v>13.27</c:v>
                </c:pt>
                <c:pt idx="1808">
                  <c:v>15.34</c:v>
                </c:pt>
                <c:pt idx="1809">
                  <c:v>68.099999999999994</c:v>
                </c:pt>
                <c:pt idx="1810">
                  <c:v>196.78</c:v>
                </c:pt>
                <c:pt idx="1811">
                  <c:v>111.06</c:v>
                </c:pt>
                <c:pt idx="1812">
                  <c:v>103.66</c:v>
                </c:pt>
                <c:pt idx="1813">
                  <c:v>85.13</c:v>
                </c:pt>
                <c:pt idx="1814">
                  <c:v>130.28</c:v>
                </c:pt>
                <c:pt idx="1815">
                  <c:v>152.29</c:v>
                </c:pt>
                <c:pt idx="1816">
                  <c:v>82.89</c:v>
                </c:pt>
                <c:pt idx="1817">
                  <c:v>88</c:v>
                </c:pt>
                <c:pt idx="1818">
                  <c:v>69.52</c:v>
                </c:pt>
                <c:pt idx="1819">
                  <c:v>69.97</c:v>
                </c:pt>
                <c:pt idx="1820">
                  <c:v>75.36</c:v>
                </c:pt>
                <c:pt idx="1821">
                  <c:v>88.73</c:v>
                </c:pt>
                <c:pt idx="1822">
                  <c:v>72.91</c:v>
                </c:pt>
                <c:pt idx="1823">
                  <c:v>65.3</c:v>
                </c:pt>
                <c:pt idx="1824">
                  <c:v>67.900000000000006</c:v>
                </c:pt>
                <c:pt idx="1825">
                  <c:v>67.900000000000006</c:v>
                </c:pt>
                <c:pt idx="1826">
                  <c:v>78.13</c:v>
                </c:pt>
                <c:pt idx="1827">
                  <c:v>69.97</c:v>
                </c:pt>
                <c:pt idx="1828">
                  <c:v>84.54</c:v>
                </c:pt>
                <c:pt idx="1829">
                  <c:v>19.5</c:v>
                </c:pt>
                <c:pt idx="1830">
                  <c:v>25.03</c:v>
                </c:pt>
                <c:pt idx="1831">
                  <c:v>25.6</c:v>
                </c:pt>
                <c:pt idx="1832">
                  <c:v>21.02</c:v>
                </c:pt>
                <c:pt idx="1833">
                  <c:v>24.39</c:v>
                </c:pt>
                <c:pt idx="1834">
                  <c:v>19.5</c:v>
                </c:pt>
                <c:pt idx="1835">
                  <c:v>18.059999999999999</c:v>
                </c:pt>
                <c:pt idx="1836">
                  <c:v>17.77</c:v>
                </c:pt>
                <c:pt idx="1837">
                  <c:v>14.17</c:v>
                </c:pt>
                <c:pt idx="1838">
                  <c:v>14.17</c:v>
                </c:pt>
                <c:pt idx="1839">
                  <c:v>14.17</c:v>
                </c:pt>
                <c:pt idx="1840">
                  <c:v>73.659000000000006</c:v>
                </c:pt>
                <c:pt idx="1841">
                  <c:v>484.90699999999998</c:v>
                </c:pt>
                <c:pt idx="1842">
                  <c:v>208.42400000000001</c:v>
                </c:pt>
                <c:pt idx="1843">
                  <c:v>154.583</c:v>
                </c:pt>
                <c:pt idx="1844">
                  <c:v>224.97800000000001</c:v>
                </c:pt>
                <c:pt idx="1845">
                  <c:v>216.494</c:v>
                </c:pt>
                <c:pt idx="1846">
                  <c:v>111.194</c:v>
                </c:pt>
                <c:pt idx="1847">
                  <c:v>154.583</c:v>
                </c:pt>
                <c:pt idx="1848">
                  <c:v>369.52100000000002</c:v>
                </c:pt>
                <c:pt idx="1849">
                  <c:v>273.67599999999999</c:v>
                </c:pt>
                <c:pt idx="1850">
                  <c:v>294.59899999999999</c:v>
                </c:pt>
                <c:pt idx="1851">
                  <c:v>206.524</c:v>
                </c:pt>
                <c:pt idx="1852">
                  <c:v>154.583</c:v>
                </c:pt>
                <c:pt idx="1853">
                  <c:v>139.34399999999999</c:v>
                </c:pt>
                <c:pt idx="1854">
                  <c:v>215.00800000000001</c:v>
                </c:pt>
                <c:pt idx="1855">
                  <c:v>146.51300000000001</c:v>
                </c:pt>
                <c:pt idx="1856">
                  <c:v>121.14100000000001</c:v>
                </c:pt>
                <c:pt idx="1857">
                  <c:v>188.83500000000001</c:v>
                </c:pt>
                <c:pt idx="1858">
                  <c:v>288.57600000000002</c:v>
                </c:pt>
                <c:pt idx="1859">
                  <c:v>196.131</c:v>
                </c:pt>
                <c:pt idx="1860">
                  <c:v>223.886</c:v>
                </c:pt>
                <c:pt idx="1861">
                  <c:v>205.00899999999999</c:v>
                </c:pt>
                <c:pt idx="1862">
                  <c:v>178.77</c:v>
                </c:pt>
                <c:pt idx="1863">
                  <c:v>139.34</c:v>
                </c:pt>
                <c:pt idx="1864">
                  <c:v>139.34</c:v>
                </c:pt>
                <c:pt idx="1865">
                  <c:v>111.73</c:v>
                </c:pt>
                <c:pt idx="1866">
                  <c:v>111.73</c:v>
                </c:pt>
                <c:pt idx="1867">
                  <c:v>125.04</c:v>
                </c:pt>
                <c:pt idx="1868">
                  <c:v>179.58</c:v>
                </c:pt>
                <c:pt idx="1869">
                  <c:v>153.62</c:v>
                </c:pt>
                <c:pt idx="1870">
                  <c:v>138.38</c:v>
                </c:pt>
                <c:pt idx="1871">
                  <c:v>110.77</c:v>
                </c:pt>
                <c:pt idx="1872">
                  <c:v>96.06</c:v>
                </c:pt>
                <c:pt idx="1873">
                  <c:v>87.81</c:v>
                </c:pt>
                <c:pt idx="1874">
                  <c:v>87.81</c:v>
                </c:pt>
                <c:pt idx="1875">
                  <c:v>106.18</c:v>
                </c:pt>
                <c:pt idx="1876">
                  <c:v>99.504000000000005</c:v>
                </c:pt>
                <c:pt idx="1877">
                  <c:v>82.92</c:v>
                </c:pt>
                <c:pt idx="1878">
                  <c:v>80.39</c:v>
                </c:pt>
                <c:pt idx="1879">
                  <c:v>68.790000000000006</c:v>
                </c:pt>
                <c:pt idx="1880">
                  <c:v>66.040000000000006</c:v>
                </c:pt>
                <c:pt idx="1881">
                  <c:v>71.59</c:v>
                </c:pt>
                <c:pt idx="1882">
                  <c:v>60.49</c:v>
                </c:pt>
                <c:pt idx="1883">
                  <c:v>55.42</c:v>
                </c:pt>
                <c:pt idx="1884">
                  <c:v>55.42</c:v>
                </c:pt>
                <c:pt idx="1885">
                  <c:v>57.95</c:v>
                </c:pt>
                <c:pt idx="1886">
                  <c:v>47.2</c:v>
                </c:pt>
                <c:pt idx="1887">
                  <c:v>46.36</c:v>
                </c:pt>
                <c:pt idx="1888">
                  <c:v>40.549999999999997</c:v>
                </c:pt>
                <c:pt idx="1889">
                  <c:v>28.4</c:v>
                </c:pt>
                <c:pt idx="1890">
                  <c:v>25.34</c:v>
                </c:pt>
                <c:pt idx="1891">
                  <c:v>26.23</c:v>
                </c:pt>
                <c:pt idx="1892">
                  <c:v>21.245000000000001</c:v>
                </c:pt>
                <c:pt idx="1893">
                  <c:v>21.245000000000001</c:v>
                </c:pt>
                <c:pt idx="1894">
                  <c:v>18.837081797459149</c:v>
                </c:pt>
                <c:pt idx="1895">
                  <c:v>88.299641685277933</c:v>
                </c:pt>
                <c:pt idx="1896">
                  <c:v>31.008178568328439</c:v>
                </c:pt>
                <c:pt idx="1897">
                  <c:v>40.925765308052277</c:v>
                </c:pt>
                <c:pt idx="1898">
                  <c:v>30.304732281896911</c:v>
                </c:pt>
                <c:pt idx="1899">
                  <c:v>30.304732281896911</c:v>
                </c:pt>
                <c:pt idx="1900">
                  <c:v>30.479903699589119</c:v>
                </c:pt>
                <c:pt idx="1901">
                  <c:v>27.94515169323401</c:v>
                </c:pt>
                <c:pt idx="1902">
                  <c:v>25.585571104571098</c:v>
                </c:pt>
                <c:pt idx="1903">
                  <c:v>27.94515169323401</c:v>
                </c:pt>
                <c:pt idx="1904">
                  <c:v>25.585571104571098</c:v>
                </c:pt>
                <c:pt idx="1905">
                  <c:v>26.507552898588891</c:v>
                </c:pt>
                <c:pt idx="1906">
                  <c:v>25.585571104571098</c:v>
                </c:pt>
                <c:pt idx="1907">
                  <c:v>23.41528555228555</c:v>
                </c:pt>
                <c:pt idx="1908">
                  <c:v>21.245000000000001</c:v>
                </c:pt>
                <c:pt idx="1909">
                  <c:v>20.433787701997829</c:v>
                </c:pt>
                <c:pt idx="1910">
                  <c:v>20.433787701997829</c:v>
                </c:pt>
                <c:pt idx="1911">
                  <c:v>18.837081797459149</c:v>
                </c:pt>
                <c:pt idx="1912">
                  <c:v>605.34096113561941</c:v>
                </c:pt>
                <c:pt idx="1913">
                  <c:v>251.58268955907181</c:v>
                </c:pt>
                <c:pt idx="1914">
                  <c:v>128.31028555545149</c:v>
                </c:pt>
                <c:pt idx="1915">
                  <c:v>102.77699894819879</c:v>
                </c:pt>
                <c:pt idx="1916">
                  <c:v>80.385151693234008</c:v>
                </c:pt>
                <c:pt idx="1917">
                  <c:v>76.273398358193916</c:v>
                </c:pt>
                <c:pt idx="1918">
                  <c:v>70.518278993049108</c:v>
                </c:pt>
                <c:pt idx="1919">
                  <c:v>56.875487786721727</c:v>
                </c:pt>
                <c:pt idx="1920">
                  <c:v>47.06</c:v>
                </c:pt>
                <c:pt idx="1921">
                  <c:v>45.09723809431955</c:v>
                </c:pt>
                <c:pt idx="1922">
                  <c:v>43.171528685451307</c:v>
                </c:pt>
                <c:pt idx="1923">
                  <c:v>35.490975573443443</c:v>
                </c:pt>
                <c:pt idx="1924">
                  <c:v>32.246173738366153</c:v>
                </c:pt>
                <c:pt idx="1925">
                  <c:v>24.322552898588889</c:v>
                </c:pt>
                <c:pt idx="1926">
                  <c:v>19.059999999999999</c:v>
                </c:pt>
                <c:pt idx="1927">
                  <c:v>19.059999999999999</c:v>
                </c:pt>
                <c:pt idx="1928">
                  <c:v>16.65208179745915</c:v>
                </c:pt>
                <c:pt idx="1929">
                  <c:v>16.65208179745915</c:v>
                </c:pt>
                <c:pt idx="1930">
                  <c:v>15.88424349118562</c:v>
                </c:pt>
                <c:pt idx="1931">
                  <c:v>15.88424349118562</c:v>
                </c:pt>
                <c:pt idx="1932">
                  <c:v>15.89327899304911</c:v>
                </c:pt>
                <c:pt idx="1933">
                  <c:v>15.88424349118562</c:v>
                </c:pt>
                <c:pt idx="1934">
                  <c:v>15.134476188639081</c:v>
                </c:pt>
                <c:pt idx="1935">
                  <c:v>15.134476188639081</c:v>
                </c:pt>
                <c:pt idx="1936">
                  <c:v>15.134476188639081</c:v>
                </c:pt>
                <c:pt idx="1937">
                  <c:v>15.134476188639081</c:v>
                </c:pt>
                <c:pt idx="1938">
                  <c:v>15.134476188639081</c:v>
                </c:pt>
                <c:pt idx="1939">
                  <c:v>15.134476188639081</c:v>
                </c:pt>
                <c:pt idx="1940">
                  <c:v>13.690975573443451</c:v>
                </c:pt>
                <c:pt idx="1941">
                  <c:v>13.274476188639079</c:v>
                </c:pt>
                <c:pt idx="1942">
                  <c:v>13.274476188639079</c:v>
                </c:pt>
                <c:pt idx="1943">
                  <c:v>12.543226423970919</c:v>
                </c:pt>
                <c:pt idx="1944">
                  <c:v>12.543226423970919</c:v>
                </c:pt>
                <c:pt idx="1945">
                  <c:v>12.18710099870718</c:v>
                </c:pt>
                <c:pt idx="1946">
                  <c:v>12.543226423970919</c:v>
                </c:pt>
                <c:pt idx="1947">
                  <c:v>11.830975573443441</c:v>
                </c:pt>
                <c:pt idx="1948">
                  <c:v>11.830975573443441</c:v>
                </c:pt>
                <c:pt idx="1949">
                  <c:v>12.908851306304999</c:v>
                </c:pt>
                <c:pt idx="1950">
                  <c:v>12.543226423970919</c:v>
                </c:pt>
                <c:pt idx="1951">
                  <c:v>12.18710099870718</c:v>
                </c:pt>
                <c:pt idx="1952">
                  <c:v>11.53097557344344</c:v>
                </c:pt>
                <c:pt idx="1953">
                  <c:v>10.838244638159219</c:v>
                </c:pt>
                <c:pt idx="1954">
                  <c:v>10.838244638159219</c:v>
                </c:pt>
                <c:pt idx="1955">
                  <c:v>10.838244638159219</c:v>
                </c:pt>
                <c:pt idx="1956">
                  <c:v>10.838244638159219</c:v>
                </c:pt>
                <c:pt idx="1957">
                  <c:v>10.1656</c:v>
                </c:pt>
                <c:pt idx="1958">
                  <c:v>10.1656</c:v>
                </c:pt>
                <c:pt idx="1959">
                  <c:v>9.513660421319484</c:v>
                </c:pt>
                <c:pt idx="1960">
                  <c:v>9.513660421319484</c:v>
                </c:pt>
                <c:pt idx="1961">
                  <c:v>9.513660421319484</c:v>
                </c:pt>
                <c:pt idx="1962">
                  <c:v>9.1983830391586459</c:v>
                </c:pt>
                <c:pt idx="1963">
                  <c:v>8.883105656997806</c:v>
                </c:pt>
                <c:pt idx="1964">
                  <c:v>7.7011981679767594</c:v>
                </c:pt>
                <c:pt idx="1965">
                  <c:v>7.1277091454076</c:v>
                </c:pt>
                <c:pt idx="1966">
                  <c:v>7.1277091454076</c:v>
                </c:pt>
                <c:pt idx="1967">
                  <c:v>7.1277091454076</c:v>
                </c:pt>
                <c:pt idx="1968">
                  <c:v>6.8594318411167459</c:v>
                </c:pt>
                <c:pt idx="1969">
                  <c:v>6.5911545368258917</c:v>
                </c:pt>
                <c:pt idx="1970">
                  <c:v>6.5911545368258917</c:v>
                </c:pt>
                <c:pt idx="1971">
                  <c:v>6.5911545368258917</c:v>
                </c:pt>
                <c:pt idx="1972">
                  <c:v>6.5911545368258917</c:v>
                </c:pt>
                <c:pt idx="1973">
                  <c:v>6.5911545368258917</c:v>
                </c:pt>
                <c:pt idx="1974">
                  <c:v>6.5911545368258917</c:v>
                </c:pt>
                <c:pt idx="1975">
                  <c:v>6.335977268412945</c:v>
                </c:pt>
                <c:pt idx="1976">
                  <c:v>3.1</c:v>
                </c:pt>
                <c:pt idx="1977">
                  <c:v>3.1</c:v>
                </c:pt>
                <c:pt idx="1978">
                  <c:v>3.1</c:v>
                </c:pt>
                <c:pt idx="1979">
                  <c:v>3.1</c:v>
                </c:pt>
                <c:pt idx="1980">
                  <c:v>3.1</c:v>
                </c:pt>
                <c:pt idx="1981">
                  <c:v>3.1</c:v>
                </c:pt>
                <c:pt idx="1982">
                  <c:v>6.0807999999999982</c:v>
                </c:pt>
                <c:pt idx="1983">
                  <c:v>5.839433418287916</c:v>
                </c:pt>
                <c:pt idx="1984">
                  <c:v>5.5980668365758346</c:v>
                </c:pt>
                <c:pt idx="1985">
                  <c:v>5.5980668365758346</c:v>
                </c:pt>
                <c:pt idx="1986">
                  <c:v>5.5980668365758346</c:v>
                </c:pt>
                <c:pt idx="1987">
                  <c:v>5.3713517248832758</c:v>
                </c:pt>
                <c:pt idx="1988">
                  <c:v>5.1446366131907171</c:v>
                </c:pt>
                <c:pt idx="1989">
                  <c:v>5.1446366131907171</c:v>
                </c:pt>
                <c:pt idx="1990">
                  <c:v>5.1446366131907171</c:v>
                </c:pt>
                <c:pt idx="1991">
                  <c:v>5.1446366131907171</c:v>
                </c:pt>
                <c:pt idx="1992">
                  <c:v>4.7225420056195766</c:v>
                </c:pt>
                <c:pt idx="1993">
                  <c:v>4.7225420056195766</c:v>
                </c:pt>
                <c:pt idx="1994">
                  <c:v>4.7225420056195766</c:v>
                </c:pt>
                <c:pt idx="1995">
                  <c:v>4.7225420056195766</c:v>
                </c:pt>
                <c:pt idx="1996">
                  <c:v>4.7225420056195766</c:v>
                </c:pt>
                <c:pt idx="1997">
                  <c:v>4.7225420056195766</c:v>
                </c:pt>
                <c:pt idx="1998">
                  <c:v>4.7225420056195766</c:v>
                </c:pt>
                <c:pt idx="1999">
                  <c:v>4.7225420056195766</c:v>
                </c:pt>
                <c:pt idx="2000">
                  <c:v>4.3343095235798854</c:v>
                </c:pt>
                <c:pt idx="2001">
                  <c:v>4.3343095235798854</c:v>
                </c:pt>
                <c:pt idx="2002">
                  <c:v>4.3343095235798854</c:v>
                </c:pt>
                <c:pt idx="2003">
                  <c:v>4.3343095235798854</c:v>
                </c:pt>
                <c:pt idx="2004">
                  <c:v>4.3343095235798854</c:v>
                </c:pt>
                <c:pt idx="2005">
                  <c:v>4.3343095235798854</c:v>
                </c:pt>
                <c:pt idx="2006">
                  <c:v>4.3343095235798854</c:v>
                </c:pt>
                <c:pt idx="2007">
                  <c:v>4.3343095235798854</c:v>
                </c:pt>
                <c:pt idx="2008">
                  <c:v>4.3343095235798854</c:v>
                </c:pt>
                <c:pt idx="2009">
                  <c:v>4.3343095235798854</c:v>
                </c:pt>
                <c:pt idx="2010">
                  <c:v>3.6736552274668131</c:v>
                </c:pt>
                <c:pt idx="2011">
                  <c:v>3.6736552274668131</c:v>
                </c:pt>
                <c:pt idx="2012">
                  <c:v>3.8284276137334068</c:v>
                </c:pt>
                <c:pt idx="2013">
                  <c:v>3.983200000000001</c:v>
                </c:pt>
                <c:pt idx="2014">
                  <c:v>3.983200000000001</c:v>
                </c:pt>
                <c:pt idx="2015">
                  <c:v>3.983200000000001</c:v>
                </c:pt>
                <c:pt idx="2016">
                  <c:v>3.8284276137334068</c:v>
                </c:pt>
                <c:pt idx="2017">
                  <c:v>3.6736552274668131</c:v>
                </c:pt>
                <c:pt idx="2018">
                  <c:v>3.6736552274668131</c:v>
                </c:pt>
                <c:pt idx="2019">
                  <c:v>3.6736552274668131</c:v>
                </c:pt>
                <c:pt idx="2020">
                  <c:v>3.6736552274668131</c:v>
                </c:pt>
                <c:pt idx="2021">
                  <c:v>3.542956791019396</c:v>
                </c:pt>
                <c:pt idx="2022">
                  <c:v>3.2103999999999999</c:v>
                </c:pt>
                <c:pt idx="2023">
                  <c:v>3.1551999999999998</c:v>
                </c:pt>
                <c:pt idx="2024">
                  <c:v>3.1551999999999998</c:v>
                </c:pt>
                <c:pt idx="2025">
                  <c:v>3.1551999999999998</c:v>
                </c:pt>
                <c:pt idx="2026">
                  <c:v>3.1</c:v>
                </c:pt>
                <c:pt idx="2027">
                  <c:v>3.1</c:v>
                </c:pt>
                <c:pt idx="2028">
                  <c:v>3.1</c:v>
                </c:pt>
                <c:pt idx="2029">
                  <c:v>3.1</c:v>
                </c:pt>
                <c:pt idx="2030">
                  <c:v>3.1</c:v>
                </c:pt>
                <c:pt idx="2031">
                  <c:v>3.1</c:v>
                </c:pt>
                <c:pt idx="2032">
                  <c:v>3.1</c:v>
                </c:pt>
                <c:pt idx="2033">
                  <c:v>3.1</c:v>
                </c:pt>
                <c:pt idx="2034">
                  <c:v>3.02</c:v>
                </c:pt>
                <c:pt idx="2035">
                  <c:v>2.9</c:v>
                </c:pt>
                <c:pt idx="2036">
                  <c:v>3.1</c:v>
                </c:pt>
                <c:pt idx="2037">
                  <c:v>3.7171547617899421</c:v>
                </c:pt>
                <c:pt idx="2038">
                  <c:v>5.6568482712227341</c:v>
                </c:pt>
                <c:pt idx="2039">
                  <c:v>4.5284257645997306</c:v>
                </c:pt>
                <c:pt idx="2040">
                  <c:v>4.0039823755233481</c:v>
                </c:pt>
                <c:pt idx="2041">
                  <c:v>3.6736552274668131</c:v>
                </c:pt>
                <c:pt idx="2042">
                  <c:v>3.6736552274668131</c:v>
                </c:pt>
                <c:pt idx="2043">
                  <c:v>3.4122583545719798</c:v>
                </c:pt>
                <c:pt idx="2044">
                  <c:v>3.4122583545719798</c:v>
                </c:pt>
                <c:pt idx="2045">
                  <c:v>3.1</c:v>
                </c:pt>
                <c:pt idx="2046">
                  <c:v>3.1</c:v>
                </c:pt>
                <c:pt idx="2047">
                  <c:v>3.1</c:v>
                </c:pt>
                <c:pt idx="2048">
                  <c:v>3.1</c:v>
                </c:pt>
                <c:pt idx="2049">
                  <c:v>3.1</c:v>
                </c:pt>
                <c:pt idx="2050">
                  <c:v>3.1</c:v>
                </c:pt>
                <c:pt idx="2051">
                  <c:v>3.1</c:v>
                </c:pt>
                <c:pt idx="2052">
                  <c:v>3.1</c:v>
                </c:pt>
                <c:pt idx="2053">
                  <c:v>3.1</c:v>
                </c:pt>
                <c:pt idx="2054">
                  <c:v>3.1</c:v>
                </c:pt>
                <c:pt idx="2055">
                  <c:v>3.1</c:v>
                </c:pt>
                <c:pt idx="2056">
                  <c:v>3.1</c:v>
                </c:pt>
                <c:pt idx="2057">
                  <c:v>2.9</c:v>
                </c:pt>
                <c:pt idx="2058">
                  <c:v>2.76</c:v>
                </c:pt>
                <c:pt idx="2059">
                  <c:v>3</c:v>
                </c:pt>
                <c:pt idx="2060">
                  <c:v>2.9849999999999999</c:v>
                </c:pt>
                <c:pt idx="2061">
                  <c:v>2.6</c:v>
                </c:pt>
                <c:pt idx="2062">
                  <c:v>2.6</c:v>
                </c:pt>
                <c:pt idx="2063">
                  <c:v>2.6</c:v>
                </c:pt>
                <c:pt idx="2064">
                  <c:v>2.5099999999999998</c:v>
                </c:pt>
                <c:pt idx="2065">
                  <c:v>2.6</c:v>
                </c:pt>
                <c:pt idx="2066">
                  <c:v>2.5</c:v>
                </c:pt>
                <c:pt idx="2067">
                  <c:v>2.4</c:v>
                </c:pt>
                <c:pt idx="2068">
                  <c:v>2.35</c:v>
                </c:pt>
                <c:pt idx="2069">
                  <c:v>2.35</c:v>
                </c:pt>
                <c:pt idx="2070">
                  <c:v>2.2400000000000002</c:v>
                </c:pt>
                <c:pt idx="2071">
                  <c:v>2.12</c:v>
                </c:pt>
                <c:pt idx="2072">
                  <c:v>2.14</c:v>
                </c:pt>
                <c:pt idx="2073">
                  <c:v>2.17</c:v>
                </c:pt>
                <c:pt idx="2074">
                  <c:v>2.2000000000000002</c:v>
                </c:pt>
                <c:pt idx="2075">
                  <c:v>2.1789999999999998</c:v>
                </c:pt>
                <c:pt idx="2076">
                  <c:v>1.9870000000000001</c:v>
                </c:pt>
                <c:pt idx="2077">
                  <c:v>1.952</c:v>
                </c:pt>
                <c:pt idx="2078">
                  <c:v>1.95</c:v>
                </c:pt>
                <c:pt idx="2079">
                  <c:v>1.95</c:v>
                </c:pt>
                <c:pt idx="2080">
                  <c:v>2.0499999999999998</c:v>
                </c:pt>
                <c:pt idx="2081">
                  <c:v>1.85</c:v>
                </c:pt>
                <c:pt idx="2082">
                  <c:v>1.85</c:v>
                </c:pt>
                <c:pt idx="2083">
                  <c:v>1.85</c:v>
                </c:pt>
                <c:pt idx="2084">
                  <c:v>1.85</c:v>
                </c:pt>
                <c:pt idx="2085">
                  <c:v>1.85</c:v>
                </c:pt>
                <c:pt idx="2086">
                  <c:v>1.85</c:v>
                </c:pt>
                <c:pt idx="2087">
                  <c:v>1.8</c:v>
                </c:pt>
                <c:pt idx="2088">
                  <c:v>1.8</c:v>
                </c:pt>
                <c:pt idx="2089">
                  <c:v>1.79</c:v>
                </c:pt>
                <c:pt idx="2090">
                  <c:v>1.75</c:v>
                </c:pt>
                <c:pt idx="2091">
                  <c:v>1.73</c:v>
                </c:pt>
                <c:pt idx="2092">
                  <c:v>1.7</c:v>
                </c:pt>
                <c:pt idx="2093">
                  <c:v>1.6</c:v>
                </c:pt>
                <c:pt idx="2094">
                  <c:v>1.6</c:v>
                </c:pt>
                <c:pt idx="2095">
                  <c:v>1.6</c:v>
                </c:pt>
                <c:pt idx="2096">
                  <c:v>1.6</c:v>
                </c:pt>
                <c:pt idx="2097">
                  <c:v>1.6</c:v>
                </c:pt>
                <c:pt idx="2098">
                  <c:v>1.58</c:v>
                </c:pt>
                <c:pt idx="2099">
                  <c:v>1.58</c:v>
                </c:pt>
                <c:pt idx="2100">
                  <c:v>1.57</c:v>
                </c:pt>
                <c:pt idx="2101">
                  <c:v>1.6</c:v>
                </c:pt>
                <c:pt idx="2102">
                  <c:v>1.6</c:v>
                </c:pt>
                <c:pt idx="2103">
                  <c:v>1.4</c:v>
                </c:pt>
                <c:pt idx="2104">
                  <c:v>1.43</c:v>
                </c:pt>
                <c:pt idx="2105">
                  <c:v>4.96618818007786</c:v>
                </c:pt>
                <c:pt idx="2106">
                  <c:v>3.1</c:v>
                </c:pt>
                <c:pt idx="2107">
                  <c:v>2.8</c:v>
                </c:pt>
                <c:pt idx="2108">
                  <c:v>2.2999999999999998</c:v>
                </c:pt>
                <c:pt idx="2109">
                  <c:v>2</c:v>
                </c:pt>
                <c:pt idx="2110">
                  <c:v>1.8</c:v>
                </c:pt>
                <c:pt idx="2111">
                  <c:v>1.76</c:v>
                </c:pt>
                <c:pt idx="2112">
                  <c:v>1.66</c:v>
                </c:pt>
                <c:pt idx="2113">
                  <c:v>1.66</c:v>
                </c:pt>
                <c:pt idx="2114">
                  <c:v>1.82</c:v>
                </c:pt>
                <c:pt idx="2115">
                  <c:v>4.6455772684129464</c:v>
                </c:pt>
                <c:pt idx="2116">
                  <c:v>3.5415999999999999</c:v>
                </c:pt>
                <c:pt idx="2117">
                  <c:v>2.17</c:v>
                </c:pt>
                <c:pt idx="2118">
                  <c:v>2.0099999999999998</c:v>
                </c:pt>
                <c:pt idx="2119">
                  <c:v>2.2000000000000002</c:v>
                </c:pt>
                <c:pt idx="2120">
                  <c:v>2.886827613733407</c:v>
                </c:pt>
                <c:pt idx="2121">
                  <c:v>2.44</c:v>
                </c:pt>
                <c:pt idx="2122">
                  <c:v>3.2561291772859899</c:v>
                </c:pt>
                <c:pt idx="2123">
                  <c:v>4.3343095235798854</c:v>
                </c:pt>
                <c:pt idx="2124">
                  <c:v>4.563918306595359</c:v>
                </c:pt>
                <c:pt idx="2125">
                  <c:v>4.4091459203287648</c:v>
                </c:pt>
                <c:pt idx="2126">
                  <c:v>3.1</c:v>
                </c:pt>
                <c:pt idx="2127">
                  <c:v>2.8</c:v>
                </c:pt>
                <c:pt idx="2128">
                  <c:v>2.6</c:v>
                </c:pt>
                <c:pt idx="2129">
                  <c:v>2.2000000000000002</c:v>
                </c:pt>
                <c:pt idx="2130">
                  <c:v>2.15</c:v>
                </c:pt>
                <c:pt idx="2131">
                  <c:v>1.9</c:v>
                </c:pt>
                <c:pt idx="2132">
                  <c:v>1.8</c:v>
                </c:pt>
                <c:pt idx="2133">
                  <c:v>1.8</c:v>
                </c:pt>
                <c:pt idx="2134">
                  <c:v>1.6539999999999999</c:v>
                </c:pt>
                <c:pt idx="2135">
                  <c:v>1.6559999999999999</c:v>
                </c:pt>
                <c:pt idx="2136">
                  <c:v>3.3371547617899422</c:v>
                </c:pt>
                <c:pt idx="2137">
                  <c:v>2.54</c:v>
                </c:pt>
                <c:pt idx="2138">
                  <c:v>2.6</c:v>
                </c:pt>
                <c:pt idx="2139">
                  <c:v>2.35</c:v>
                </c:pt>
                <c:pt idx="2140">
                  <c:v>6.7401981782801954</c:v>
                </c:pt>
                <c:pt idx="2141">
                  <c:v>7.1401981782801958</c:v>
                </c:pt>
                <c:pt idx="2142">
                  <c:v>4.0039823755233481</c:v>
                </c:pt>
                <c:pt idx="2143">
                  <c:v>3.542956791019396</c:v>
                </c:pt>
                <c:pt idx="2144">
                  <c:v>3.6736552274668131</c:v>
                </c:pt>
                <c:pt idx="2145">
                  <c:v>12.787440314075489</c:v>
                </c:pt>
                <c:pt idx="2146">
                  <c:v>4.3343095235798854</c:v>
                </c:pt>
                <c:pt idx="2147">
                  <c:v>4.7225420056195766</c:v>
                </c:pt>
                <c:pt idx="2148">
                  <c:v>11.24406830497928</c:v>
                </c:pt>
                <c:pt idx="2149">
                  <c:v>11.906360413399151</c:v>
                </c:pt>
                <c:pt idx="2150">
                  <c:v>8.0524074790726878</c:v>
                </c:pt>
                <c:pt idx="2151">
                  <c:v>11.24406830497928</c:v>
                </c:pt>
                <c:pt idx="2152">
                  <c:v>7.4329208636859052</c:v>
                </c:pt>
                <c:pt idx="2153">
                  <c:v>5.8678955750083048</c:v>
                </c:pt>
                <c:pt idx="2154">
                  <c:v>5.2075547617899414</c:v>
                </c:pt>
                <c:pt idx="2155">
                  <c:v>4.5284257645997306</c:v>
                </c:pt>
                <c:pt idx="2156">
                  <c:v>3.8284276137334068</c:v>
                </c:pt>
                <c:pt idx="2157">
                  <c:v>3.1</c:v>
                </c:pt>
                <c:pt idx="2158">
                  <c:v>3.03</c:v>
                </c:pt>
                <c:pt idx="2159">
                  <c:v>2.8</c:v>
                </c:pt>
                <c:pt idx="2160">
                  <c:v>2.8</c:v>
                </c:pt>
                <c:pt idx="2161">
                  <c:v>4.877227613733405</c:v>
                </c:pt>
                <c:pt idx="2162">
                  <c:v>3.7171547617899421</c:v>
                </c:pt>
                <c:pt idx="2163">
                  <c:v>2.2561291772859891</c:v>
                </c:pt>
                <c:pt idx="2164">
                  <c:v>20.76710423526799</c:v>
                </c:pt>
                <c:pt idx="2165">
                  <c:v>11.63185900418679</c:v>
                </c:pt>
                <c:pt idx="2166">
                  <c:v>11.956848271222739</c:v>
                </c:pt>
                <c:pt idx="2167">
                  <c:v>50.41511830659536</c:v>
                </c:pt>
                <c:pt idx="2168">
                  <c:v>107.3347160111594</c:v>
                </c:pt>
                <c:pt idx="2169">
                  <c:v>62.68290475455629</c:v>
                </c:pt>
                <c:pt idx="2170">
                  <c:v>45.390105934025293</c:v>
                </c:pt>
                <c:pt idx="2171">
                  <c:v>35.038790922818443</c:v>
                </c:pt>
                <c:pt idx="2172">
                  <c:v>32.162407479072691</c:v>
                </c:pt>
                <c:pt idx="2173">
                  <c:v>32.162407479072691</c:v>
                </c:pt>
                <c:pt idx="2174">
                  <c:v>45.539866140948462</c:v>
                </c:pt>
                <c:pt idx="2175">
                  <c:v>36.016360413399163</c:v>
                </c:pt>
                <c:pt idx="2176">
                  <c:v>68.608828977562226</c:v>
                </c:pt>
                <c:pt idx="2177">
                  <c:v>61.934927237563492</c:v>
                </c:pt>
                <c:pt idx="2178">
                  <c:v>66.829259832581499</c:v>
                </c:pt>
                <c:pt idx="2179">
                  <c:v>201.85353790159201</c:v>
                </c:pt>
                <c:pt idx="2180">
                  <c:v>61.164903699589118</c:v>
                </c:pt>
                <c:pt idx="2181">
                  <c:v>86.698190306841838</c:v>
                </c:pt>
                <c:pt idx="2182">
                  <c:v>75.630353927670171</c:v>
                </c:pt>
                <c:pt idx="2183">
                  <c:v>78.314866140948453</c:v>
                </c:pt>
                <c:pt idx="2184">
                  <c:v>44.497238094319542</c:v>
                </c:pt>
                <c:pt idx="2185">
                  <c:v>46.66752364660509</c:v>
                </c:pt>
                <c:pt idx="2186">
                  <c:v>35.354068304979279</c:v>
                </c:pt>
                <c:pt idx="2187">
                  <c:v>35.354068304979279</c:v>
                </c:pt>
                <c:pt idx="2188">
                  <c:v>38.639866140948463</c:v>
                </c:pt>
                <c:pt idx="2189">
                  <c:v>337.78441790050778</c:v>
                </c:pt>
                <c:pt idx="2190">
                  <c:v>140.83964168527791</c:v>
                </c:pt>
                <c:pt idx="2191">
                  <c:v>93.465765308052283</c:v>
                </c:pt>
                <c:pt idx="2192">
                  <c:v>80.849618147303573</c:v>
                </c:pt>
                <c:pt idx="2193">
                  <c:v>67.216859004186787</c:v>
                </c:pt>
                <c:pt idx="2194">
                  <c:v>45.559097556963081</c:v>
                </c:pt>
                <c:pt idx="2195">
                  <c:v>43.303278993049098</c:v>
                </c:pt>
                <c:pt idx="2196">
                  <c:v>50.034295316933672</c:v>
                </c:pt>
                <c:pt idx="2197">
                  <c:v>175.88207016940231</c:v>
                </c:pt>
                <c:pt idx="2198">
                  <c:v>135.33635647123211</c:v>
                </c:pt>
                <c:pt idx="2199">
                  <c:v>132.7702279324275</c:v>
                </c:pt>
                <c:pt idx="2200">
                  <c:v>295.30962885457961</c:v>
                </c:pt>
                <c:pt idx="2201">
                  <c:v>140.83964168527791</c:v>
                </c:pt>
                <c:pt idx="2202">
                  <c:v>439.11275790614138</c:v>
                </c:pt>
                <c:pt idx="2203">
                  <c:v>244.26422959671299</c:v>
                </c:pt>
                <c:pt idx="2204">
                  <c:v>146.6134910017058</c:v>
                </c:pt>
                <c:pt idx="2205">
                  <c:v>256.97410180751911</c:v>
                </c:pt>
                <c:pt idx="2206">
                  <c:v>139.44412967242619</c:v>
                </c:pt>
                <c:pt idx="2207">
                  <c:v>111.82969058602539</c:v>
                </c:pt>
                <c:pt idx="2208">
                  <c:v>256.97410180751911</c:v>
                </c:pt>
                <c:pt idx="2209">
                  <c:v>154.24617249429909</c:v>
                </c:pt>
                <c:pt idx="2210">
                  <c:v>124.765832517571</c:v>
                </c:pt>
                <c:pt idx="2211">
                  <c:v>108.42852796164389</c:v>
                </c:pt>
                <c:pt idx="2212">
                  <c:v>93.465765308052283</c:v>
                </c:pt>
                <c:pt idx="2213">
                  <c:v>85.718464120613987</c:v>
                </c:pt>
                <c:pt idx="2214">
                  <c:v>152.59605406178679</c:v>
                </c:pt>
                <c:pt idx="2215">
                  <c:v>96.164325729077149</c:v>
                </c:pt>
                <c:pt idx="2216">
                  <c:v>87.914236294607136</c:v>
                </c:pt>
                <c:pt idx="2217">
                  <c:v>78.125571104571094</c:v>
                </c:pt>
                <c:pt idx="2218">
                  <c:v>78.125571104571094</c:v>
                </c:pt>
                <c:pt idx="2219">
                  <c:v>108.5531903068418</c:v>
                </c:pt>
                <c:pt idx="2220">
                  <c:v>102.3028202536064</c:v>
                </c:pt>
                <c:pt idx="2221">
                  <c:v>84.41391346423724</c:v>
                </c:pt>
                <c:pt idx="2222">
                  <c:v>78.125571104571094</c:v>
                </c:pt>
                <c:pt idx="2223">
                  <c:v>79.593412593711321</c:v>
                </c:pt>
                <c:pt idx="2224">
                  <c:v>93.930444747770892</c:v>
                </c:pt>
                <c:pt idx="2225">
                  <c:v>78.125571104571094</c:v>
                </c:pt>
                <c:pt idx="2226">
                  <c:v>137.20269180880831</c:v>
                </c:pt>
                <c:pt idx="2227">
                  <c:v>80.485151693234002</c:v>
                </c:pt>
                <c:pt idx="2228">
                  <c:v>79.593412593711321</c:v>
                </c:pt>
                <c:pt idx="2229">
                  <c:v>116.18587179943511</c:v>
                </c:pt>
                <c:pt idx="2230">
                  <c:v>239.06862537867599</c:v>
                </c:pt>
                <c:pt idx="2231">
                  <c:v>205.4876617660058</c:v>
                </c:pt>
                <c:pt idx="2232">
                  <c:v>214.36627292339861</c:v>
                </c:pt>
                <c:pt idx="2233">
                  <c:v>355.99489945588812</c:v>
                </c:pt>
                <c:pt idx="2234">
                  <c:v>201.76941568781311</c:v>
                </c:pt>
                <c:pt idx="2235">
                  <c:v>146.6134910017058</c:v>
                </c:pt>
                <c:pt idx="2236">
                  <c:v>106.2781615725802</c:v>
                </c:pt>
                <c:pt idx="2237">
                  <c:v>132.7702279324275</c:v>
                </c:pt>
                <c:pt idx="2238">
                  <c:v>275.10941705174162</c:v>
                </c:pt>
                <c:pt idx="2239">
                  <c:v>179.67787066543389</c:v>
                </c:pt>
                <c:pt idx="2240">
                  <c:v>158.44310259361819</c:v>
                </c:pt>
                <c:pt idx="2241">
                  <c:v>212.50606489540181</c:v>
                </c:pt>
                <c:pt idx="2242">
                  <c:v>125.1375464398342</c:v>
                </c:pt>
                <c:pt idx="2243">
                  <c:v>117.9681851105546</c:v>
                </c:pt>
                <c:pt idx="2244">
                  <c:v>125.1375464398342</c:v>
                </c:pt>
                <c:pt idx="2245">
                  <c:v>172.04518917284071</c:v>
                </c:pt>
                <c:pt idx="2246">
                  <c:v>117.9681851105546</c:v>
                </c:pt>
                <c:pt idx="2247">
                  <c:v>134.70114716074869</c:v>
                </c:pt>
                <c:pt idx="2248">
                  <c:v>134.70114716074869</c:v>
                </c:pt>
                <c:pt idx="2249">
                  <c:v>139.44412967242619</c:v>
                </c:pt>
                <c:pt idx="2250">
                  <c:v>105.1557888460266</c:v>
                </c:pt>
                <c:pt idx="2251">
                  <c:v>90.612796715632001</c:v>
                </c:pt>
                <c:pt idx="2252">
                  <c:v>90.931013301697163</c:v>
                </c:pt>
                <c:pt idx="2253">
                  <c:v>312.35271972937301</c:v>
                </c:pt>
                <c:pt idx="2254">
                  <c:v>111.42795940771759</c:v>
                </c:pt>
                <c:pt idx="2255">
                  <c:v>96.164325729077149</c:v>
                </c:pt>
                <c:pt idx="2256">
                  <c:v>134.70114716074869</c:v>
                </c:pt>
                <c:pt idx="2257">
                  <c:v>131.81144817983301</c:v>
                </c:pt>
                <c:pt idx="2258">
                  <c:v>124.6420868505534</c:v>
                </c:pt>
                <c:pt idx="2259">
                  <c:v>102.3028202536064</c:v>
                </c:pt>
                <c:pt idx="2260">
                  <c:v>96.164325729077149</c:v>
                </c:pt>
                <c:pt idx="2261">
                  <c:v>83.019903699589122</c:v>
                </c:pt>
                <c:pt idx="2262">
                  <c:v>80.485151693234002</c:v>
                </c:pt>
                <c:pt idx="2263">
                  <c:v>76.799631123087522</c:v>
                </c:pt>
                <c:pt idx="2264">
                  <c:v>167.45863019039211</c:v>
                </c:pt>
                <c:pt idx="2265">
                  <c:v>99.604259832581505</c:v>
                </c:pt>
                <c:pt idx="2266">
                  <c:v>87.914236294607136</c:v>
                </c:pt>
                <c:pt idx="2267">
                  <c:v>80.485151693234002</c:v>
                </c:pt>
                <c:pt idx="2268">
                  <c:v>75.907892023564841</c:v>
                </c:pt>
                <c:pt idx="2269">
                  <c:v>73.041467316394773</c:v>
                </c:pt>
                <c:pt idx="2270">
                  <c:v>57.032340953576181</c:v>
                </c:pt>
                <c:pt idx="2271">
                  <c:v>51.734552898588888</c:v>
                </c:pt>
                <c:pt idx="2272">
                  <c:v>38.25448428825203</c:v>
                </c:pt>
                <c:pt idx="2273">
                  <c:v>31.755797862548999</c:v>
                </c:pt>
                <c:pt idx="2274">
                  <c:v>30.35458086921922</c:v>
                </c:pt>
                <c:pt idx="2275">
                  <c:v>28.960571104571098</c:v>
                </c:pt>
                <c:pt idx="2276">
                  <c:v>27.177092905525729</c:v>
                </c:pt>
                <c:pt idx="2277">
                  <c:v>26.742892023564831</c:v>
                </c:pt>
                <c:pt idx="2278">
                  <c:v>26.30869114160393</c:v>
                </c:pt>
                <c:pt idx="2279">
                  <c:v>25.882458376710328</c:v>
                </c:pt>
                <c:pt idx="2280">
                  <c:v>25.038112805908369</c:v>
                </c:pt>
                <c:pt idx="2281">
                  <c:v>24.21016802247831</c:v>
                </c:pt>
                <c:pt idx="2282">
                  <c:v>24.21016802247831</c:v>
                </c:pt>
                <c:pt idx="2283">
                  <c:v>23.398955724476139</c:v>
                </c:pt>
                <c:pt idx="2284">
                  <c:v>22.604828600727409</c:v>
                </c:pt>
                <c:pt idx="2285">
                  <c:v>22.212081797459149</c:v>
                </c:pt>
                <c:pt idx="2286">
                  <c:v>21.828162644322379</c:v>
                </c:pt>
                <c:pt idx="2287">
                  <c:v>21.44424349118562</c:v>
                </c:pt>
                <c:pt idx="2288">
                  <c:v>22.212081797459149</c:v>
                </c:pt>
                <c:pt idx="2289">
                  <c:v>21.828162644322379</c:v>
                </c:pt>
                <c:pt idx="2290">
                  <c:v>21.44424349118562</c:v>
                </c:pt>
                <c:pt idx="2291">
                  <c:v>20.694476188639079</c:v>
                </c:pt>
                <c:pt idx="2292">
                  <c:v>22.220909447590639</c:v>
                </c:pt>
                <c:pt idx="2293">
                  <c:v>20.694476188639079</c:v>
                </c:pt>
                <c:pt idx="2294">
                  <c:v>20.694476188639079</c:v>
                </c:pt>
                <c:pt idx="2295">
                  <c:v>20.694476188639079</c:v>
                </c:pt>
                <c:pt idx="2296">
                  <c:v>19.963226423970919</c:v>
                </c:pt>
                <c:pt idx="2297">
                  <c:v>19.963226423970919</c:v>
                </c:pt>
                <c:pt idx="2298">
                  <c:v>19.250975573443441</c:v>
                </c:pt>
                <c:pt idx="2299">
                  <c:v>15.629610105801341</c:v>
                </c:pt>
                <c:pt idx="2300">
                  <c:v>13.09824463815923</c:v>
                </c:pt>
                <c:pt idx="2301">
                  <c:v>13.09824463815923</c:v>
                </c:pt>
                <c:pt idx="2302">
                  <c:v>13.09824463815923</c:v>
                </c:pt>
                <c:pt idx="2303">
                  <c:v>12.761922319079609</c:v>
                </c:pt>
                <c:pt idx="2304">
                  <c:v>13.09824463815923</c:v>
                </c:pt>
                <c:pt idx="2305">
                  <c:v>12.425599999999999</c:v>
                </c:pt>
                <c:pt idx="2306">
                  <c:v>12.425599999999999</c:v>
                </c:pt>
                <c:pt idx="2307">
                  <c:v>11.77366042131948</c:v>
                </c:pt>
                <c:pt idx="2308">
                  <c:v>11.77366042131948</c:v>
                </c:pt>
                <c:pt idx="2309">
                  <c:v>11.143105656997809</c:v>
                </c:pt>
                <c:pt idx="2310">
                  <c:v>11.143105656997809</c:v>
                </c:pt>
                <c:pt idx="2311">
                  <c:v>10.94310565699781</c:v>
                </c:pt>
                <c:pt idx="2312">
                  <c:v>10.334687190545919</c:v>
                </c:pt>
                <c:pt idx="2313">
                  <c:v>9.7492418197344985</c:v>
                </c:pt>
                <c:pt idx="2314">
                  <c:v>9.1877091454076005</c:v>
                </c:pt>
                <c:pt idx="2315">
                  <c:v>9.1877091454076005</c:v>
                </c:pt>
                <c:pt idx="2316">
                  <c:v>9.1877091454076005</c:v>
                </c:pt>
                <c:pt idx="2317">
                  <c:v>9.0084754825710505</c:v>
                </c:pt>
                <c:pt idx="2318">
                  <c:v>8.9788964237718627</c:v>
                </c:pt>
                <c:pt idx="2319">
                  <c:v>9.8019223190796119</c:v>
                </c:pt>
                <c:pt idx="2320">
                  <c:v>9.4655999999999985</c:v>
                </c:pt>
                <c:pt idx="2321">
                  <c:v>9.4655999999999985</c:v>
                </c:pt>
                <c:pt idx="2322">
                  <c:v>9.4655999999999985</c:v>
                </c:pt>
                <c:pt idx="2323">
                  <c:v>9.4655999999999985</c:v>
                </c:pt>
                <c:pt idx="2324">
                  <c:v>9.4655999999999985</c:v>
                </c:pt>
                <c:pt idx="2325">
                  <c:v>8.8136604213194829</c:v>
                </c:pt>
                <c:pt idx="2326">
                  <c:v>8.8136604213194829</c:v>
                </c:pt>
                <c:pt idx="2327">
                  <c:v>8.498383039158643</c:v>
                </c:pt>
                <c:pt idx="2328">
                  <c:v>8.1831056569978049</c:v>
                </c:pt>
                <c:pt idx="2329">
                  <c:v>8.5564659143525716</c:v>
                </c:pt>
                <c:pt idx="2330">
                  <c:v>7.8892418197344982</c:v>
                </c:pt>
                <c:pt idx="2331">
                  <c:v>7.8892418197344982</c:v>
                </c:pt>
                <c:pt idx="2332">
                  <c:v>7.3277091454075993</c:v>
                </c:pt>
                <c:pt idx="2333">
                  <c:v>7.3277091454075993</c:v>
                </c:pt>
                <c:pt idx="2334">
                  <c:v>7.3277091454075993</c:v>
                </c:pt>
                <c:pt idx="2335">
                  <c:v>7.0594318411167452</c:v>
                </c:pt>
                <c:pt idx="2336">
                  <c:v>7.0594318411167452</c:v>
                </c:pt>
                <c:pt idx="2337">
                  <c:v>6.708475482571048</c:v>
                </c:pt>
                <c:pt idx="2338">
                  <c:v>6.708475482571048</c:v>
                </c:pt>
                <c:pt idx="2339">
                  <c:v>6.359431841116745</c:v>
                </c:pt>
                <c:pt idx="2340">
                  <c:v>6.791154536825891</c:v>
                </c:pt>
                <c:pt idx="2341">
                  <c:v>6.791154536825891</c:v>
                </c:pt>
                <c:pt idx="2342">
                  <c:v>6.791154536825891</c:v>
                </c:pt>
                <c:pt idx="2343">
                  <c:v>6.5359772684129442</c:v>
                </c:pt>
                <c:pt idx="2344">
                  <c:v>6.5359772684129442</c:v>
                </c:pt>
                <c:pt idx="2345">
                  <c:v>6.0394334182879161</c:v>
                </c:pt>
                <c:pt idx="2346">
                  <c:v>5.7980668365758348</c:v>
                </c:pt>
                <c:pt idx="2347">
                  <c:v>5.7980668365758348</c:v>
                </c:pt>
                <c:pt idx="2348">
                  <c:v>4.7225420056195766</c:v>
                </c:pt>
                <c:pt idx="2349">
                  <c:v>4.7225420056195766</c:v>
                </c:pt>
                <c:pt idx="2350">
                  <c:v>4.7225420056195766</c:v>
                </c:pt>
                <c:pt idx="2351">
                  <c:v>4.7225420056195766</c:v>
                </c:pt>
                <c:pt idx="2352">
                  <c:v>4.7225420056195766</c:v>
                </c:pt>
                <c:pt idx="2353">
                  <c:v>4.5284257645997306</c:v>
                </c:pt>
                <c:pt idx="2354">
                  <c:v>4.3343095235798854</c:v>
                </c:pt>
                <c:pt idx="2355">
                  <c:v>4.3343095235798854</c:v>
                </c:pt>
                <c:pt idx="2356">
                  <c:v>4.3343095235798854</c:v>
                </c:pt>
                <c:pt idx="2357">
                  <c:v>4.1587547617899423</c:v>
                </c:pt>
                <c:pt idx="2358">
                  <c:v>3.983200000000001</c:v>
                </c:pt>
                <c:pt idx="2359">
                  <c:v>3.983200000000001</c:v>
                </c:pt>
                <c:pt idx="2360">
                  <c:v>3.983200000000001</c:v>
                </c:pt>
                <c:pt idx="2361">
                  <c:v>3.983200000000001</c:v>
                </c:pt>
                <c:pt idx="2362">
                  <c:v>3.983200000000001</c:v>
                </c:pt>
                <c:pt idx="2363">
                  <c:v>4.3528710028097883</c:v>
                </c:pt>
                <c:pt idx="2364">
                  <c:v>4.5284257645997306</c:v>
                </c:pt>
                <c:pt idx="2365">
                  <c:v>4.7225420056195766</c:v>
                </c:pt>
                <c:pt idx="2366">
                  <c:v>4.7225420056195766</c:v>
                </c:pt>
                <c:pt idx="2367">
                  <c:v>4.7225420056195766</c:v>
                </c:pt>
                <c:pt idx="2368">
                  <c:v>4.5284257645997306</c:v>
                </c:pt>
                <c:pt idx="2369">
                  <c:v>3.983200000000001</c:v>
                </c:pt>
                <c:pt idx="2370">
                  <c:v>3.983200000000001</c:v>
                </c:pt>
                <c:pt idx="2371">
                  <c:v>3.983200000000001</c:v>
                </c:pt>
                <c:pt idx="2372">
                  <c:v>3.8284276137334068</c:v>
                </c:pt>
                <c:pt idx="2373">
                  <c:v>3.6736552274668131</c:v>
                </c:pt>
                <c:pt idx="2374">
                  <c:v>3.6736552274668131</c:v>
                </c:pt>
                <c:pt idx="2375">
                  <c:v>3.542956791019396</c:v>
                </c:pt>
                <c:pt idx="2376">
                  <c:v>3.4122583545719798</c:v>
                </c:pt>
                <c:pt idx="2377">
                  <c:v>3.3113291772859901</c:v>
                </c:pt>
                <c:pt idx="2378">
                  <c:v>3.2103999999999999</c:v>
                </c:pt>
                <c:pt idx="2379">
                  <c:v>3.2103999999999999</c:v>
                </c:pt>
                <c:pt idx="2380">
                  <c:v>3.2103999999999999</c:v>
                </c:pt>
                <c:pt idx="2381">
                  <c:v>3.2103999999999999</c:v>
                </c:pt>
                <c:pt idx="2382">
                  <c:v>3.2103999999999999</c:v>
                </c:pt>
                <c:pt idx="2383">
                  <c:v>3.2103999999999999</c:v>
                </c:pt>
                <c:pt idx="2384">
                  <c:v>3.2103999999999999</c:v>
                </c:pt>
                <c:pt idx="2385">
                  <c:v>3.2103999999999999</c:v>
                </c:pt>
                <c:pt idx="2386">
                  <c:v>3.1551999999999998</c:v>
                </c:pt>
                <c:pt idx="2387">
                  <c:v>3.1</c:v>
                </c:pt>
                <c:pt idx="2388">
                  <c:v>3.1</c:v>
                </c:pt>
                <c:pt idx="2389">
                  <c:v>3.1</c:v>
                </c:pt>
                <c:pt idx="2390">
                  <c:v>3.1</c:v>
                </c:pt>
                <c:pt idx="2391">
                  <c:v>3.1</c:v>
                </c:pt>
                <c:pt idx="2392">
                  <c:v>3.1</c:v>
                </c:pt>
                <c:pt idx="2393">
                  <c:v>3.1</c:v>
                </c:pt>
                <c:pt idx="2394">
                  <c:v>3.1</c:v>
                </c:pt>
                <c:pt idx="2395">
                  <c:v>3.1</c:v>
                </c:pt>
                <c:pt idx="2396">
                  <c:v>3</c:v>
                </c:pt>
                <c:pt idx="2397">
                  <c:v>3</c:v>
                </c:pt>
                <c:pt idx="2398">
                  <c:v>2.99</c:v>
                </c:pt>
                <c:pt idx="2399">
                  <c:v>3</c:v>
                </c:pt>
                <c:pt idx="2400">
                  <c:v>2.8</c:v>
                </c:pt>
                <c:pt idx="2401">
                  <c:v>2.9</c:v>
                </c:pt>
                <c:pt idx="2402">
                  <c:v>2.83</c:v>
                </c:pt>
                <c:pt idx="2403">
                  <c:v>2.73</c:v>
                </c:pt>
                <c:pt idx="2404">
                  <c:v>2.73</c:v>
                </c:pt>
                <c:pt idx="2405">
                  <c:v>2.73</c:v>
                </c:pt>
                <c:pt idx="2406">
                  <c:v>2.7</c:v>
                </c:pt>
                <c:pt idx="2407">
                  <c:v>2.6960000000000002</c:v>
                </c:pt>
                <c:pt idx="2408">
                  <c:v>2.72</c:v>
                </c:pt>
                <c:pt idx="2409">
                  <c:v>2.72</c:v>
                </c:pt>
                <c:pt idx="2410">
                  <c:v>3.5415999999999999</c:v>
                </c:pt>
                <c:pt idx="2411">
                  <c:v>3.7171547617899421</c:v>
                </c:pt>
                <c:pt idx="2412">
                  <c:v>3.9112710028097881</c:v>
                </c:pt>
                <c:pt idx="2413">
                  <c:v>3.1551999999999998</c:v>
                </c:pt>
                <c:pt idx="2414">
                  <c:v>3.1551999999999998</c:v>
                </c:pt>
                <c:pt idx="2415">
                  <c:v>3.1</c:v>
                </c:pt>
                <c:pt idx="2416">
                  <c:v>3.1</c:v>
                </c:pt>
                <c:pt idx="2417">
                  <c:v>2.99</c:v>
                </c:pt>
                <c:pt idx="2418">
                  <c:v>2.91</c:v>
                </c:pt>
                <c:pt idx="2419">
                  <c:v>2.8</c:v>
                </c:pt>
                <c:pt idx="2420">
                  <c:v>2.64</c:v>
                </c:pt>
                <c:pt idx="2421">
                  <c:v>2.68</c:v>
                </c:pt>
                <c:pt idx="2422">
                  <c:v>2.6</c:v>
                </c:pt>
                <c:pt idx="2423">
                  <c:v>2.59</c:v>
                </c:pt>
                <c:pt idx="2424">
                  <c:v>2.5099999999999998</c:v>
                </c:pt>
                <c:pt idx="2425">
                  <c:v>2.5</c:v>
                </c:pt>
                <c:pt idx="2426">
                  <c:v>2.5</c:v>
                </c:pt>
                <c:pt idx="2427">
                  <c:v>2.63</c:v>
                </c:pt>
                <c:pt idx="2428">
                  <c:v>2.41</c:v>
                </c:pt>
                <c:pt idx="2429">
                  <c:v>2.2919999999999998</c:v>
                </c:pt>
                <c:pt idx="2430">
                  <c:v>2.3199999999999998</c:v>
                </c:pt>
                <c:pt idx="2431">
                  <c:v>2.2200000000000002</c:v>
                </c:pt>
                <c:pt idx="2432">
                  <c:v>2.2400000000000002</c:v>
                </c:pt>
                <c:pt idx="2433">
                  <c:v>2.2799999999999998</c:v>
                </c:pt>
                <c:pt idx="2434">
                  <c:v>2.1800000000000002</c:v>
                </c:pt>
                <c:pt idx="2435">
                  <c:v>2.1800000000000002</c:v>
                </c:pt>
                <c:pt idx="2436">
                  <c:v>2.17</c:v>
                </c:pt>
                <c:pt idx="2437">
                  <c:v>2.1800000000000002</c:v>
                </c:pt>
                <c:pt idx="2438">
                  <c:v>2.17</c:v>
                </c:pt>
                <c:pt idx="2439">
                  <c:v>2.2000000000000002</c:v>
                </c:pt>
                <c:pt idx="2440">
                  <c:v>2.12</c:v>
                </c:pt>
                <c:pt idx="2441">
                  <c:v>2.21</c:v>
                </c:pt>
                <c:pt idx="2442">
                  <c:v>2.12</c:v>
                </c:pt>
                <c:pt idx="2443">
                  <c:v>2.2000000000000002</c:v>
                </c:pt>
                <c:pt idx="2444">
                  <c:v>1.87</c:v>
                </c:pt>
                <c:pt idx="2445">
                  <c:v>1.88</c:v>
                </c:pt>
                <c:pt idx="2446">
                  <c:v>1.72</c:v>
                </c:pt>
                <c:pt idx="2447">
                  <c:v>1.77</c:v>
                </c:pt>
                <c:pt idx="2448">
                  <c:v>1.61</c:v>
                </c:pt>
                <c:pt idx="2449">
                  <c:v>1.86</c:v>
                </c:pt>
                <c:pt idx="2450">
                  <c:v>2.15</c:v>
                </c:pt>
                <c:pt idx="2451">
                  <c:v>2.15</c:v>
                </c:pt>
                <c:pt idx="2452">
                  <c:v>2.17</c:v>
                </c:pt>
                <c:pt idx="2453">
                  <c:v>2.21</c:v>
                </c:pt>
                <c:pt idx="2454">
                  <c:v>2.19</c:v>
                </c:pt>
                <c:pt idx="2455">
                  <c:v>2.2400000000000002</c:v>
                </c:pt>
                <c:pt idx="2456">
                  <c:v>2.08</c:v>
                </c:pt>
                <c:pt idx="2457">
                  <c:v>1.88</c:v>
                </c:pt>
                <c:pt idx="2458">
                  <c:v>1.75</c:v>
                </c:pt>
                <c:pt idx="2459">
                  <c:v>1.92</c:v>
                </c:pt>
                <c:pt idx="2460">
                  <c:v>1.79</c:v>
                </c:pt>
                <c:pt idx="2461">
                  <c:v>1.72</c:v>
                </c:pt>
                <c:pt idx="2462">
                  <c:v>1.78</c:v>
                </c:pt>
                <c:pt idx="2463">
                  <c:v>1.83</c:v>
                </c:pt>
                <c:pt idx="2464">
                  <c:v>1.81</c:v>
                </c:pt>
                <c:pt idx="2465">
                  <c:v>1.93</c:v>
                </c:pt>
                <c:pt idx="2466">
                  <c:v>1.91</c:v>
                </c:pt>
                <c:pt idx="2467">
                  <c:v>2.2400000000000002</c:v>
                </c:pt>
                <c:pt idx="2468">
                  <c:v>2.2799999999999998</c:v>
                </c:pt>
                <c:pt idx="2469">
                  <c:v>2.13</c:v>
                </c:pt>
                <c:pt idx="2470">
                  <c:v>2.04</c:v>
                </c:pt>
                <c:pt idx="2471">
                  <c:v>1.94</c:v>
                </c:pt>
                <c:pt idx="2472">
                  <c:v>1.92</c:v>
                </c:pt>
                <c:pt idx="2473">
                  <c:v>2.15</c:v>
                </c:pt>
                <c:pt idx="2474">
                  <c:v>2.1800000000000002</c:v>
                </c:pt>
                <c:pt idx="2475">
                  <c:v>1.95</c:v>
                </c:pt>
                <c:pt idx="2476">
                  <c:v>1.88</c:v>
                </c:pt>
                <c:pt idx="2477">
                  <c:v>1.75</c:v>
                </c:pt>
                <c:pt idx="2478">
                  <c:v>1.7</c:v>
                </c:pt>
                <c:pt idx="2479">
                  <c:v>1.66</c:v>
                </c:pt>
                <c:pt idx="2480">
                  <c:v>1.73</c:v>
                </c:pt>
                <c:pt idx="2481">
                  <c:v>1.56</c:v>
                </c:pt>
                <c:pt idx="2482">
                  <c:v>1.73</c:v>
                </c:pt>
                <c:pt idx="2483">
                  <c:v>2.665861032021323</c:v>
                </c:pt>
                <c:pt idx="2484">
                  <c:v>2.0587547617899422</c:v>
                </c:pt>
                <c:pt idx="2485">
                  <c:v>4.0411545368258919</c:v>
                </c:pt>
                <c:pt idx="2486">
                  <c:v>2.956848271222734</c:v>
                </c:pt>
                <c:pt idx="2487">
                  <c:v>2.495861032021323</c:v>
                </c:pt>
                <c:pt idx="2488">
                  <c:v>2.5222583545719801</c:v>
                </c:pt>
                <c:pt idx="2489">
                  <c:v>2.1613291772859902</c:v>
                </c:pt>
                <c:pt idx="2490">
                  <c:v>5.0158919126770378</c:v>
                </c:pt>
                <c:pt idx="2491">
                  <c:v>3.5839823755233482</c:v>
                </c:pt>
                <c:pt idx="2492">
                  <c:v>3.6736552274668131</c:v>
                </c:pt>
                <c:pt idx="2493">
                  <c:v>3.6736552274668131</c:v>
                </c:pt>
                <c:pt idx="2494">
                  <c:v>9.0610650551346676</c:v>
                </c:pt>
                <c:pt idx="2495">
                  <c:v>15.57711576294529</c:v>
                </c:pt>
                <c:pt idx="2496">
                  <c:v>5.6627320302028892</c:v>
                </c:pt>
                <c:pt idx="2497">
                  <c:v>5.6627320302028892</c:v>
                </c:pt>
                <c:pt idx="2498">
                  <c:v>11.98406830497928</c:v>
                </c:pt>
                <c:pt idx="2499">
                  <c:v>9.3414511205269903</c:v>
                </c:pt>
                <c:pt idx="2500">
                  <c:v>7.3311545368258919</c:v>
                </c:pt>
                <c:pt idx="2501">
                  <c:v>7.8581012134695296</c:v>
                </c:pt>
                <c:pt idx="2502">
                  <c:v>10.52281536273248</c:v>
                </c:pt>
                <c:pt idx="2503">
                  <c:v>6.3968482712227344</c:v>
                </c:pt>
                <c:pt idx="2504">
                  <c:v>8.792407479072688</c:v>
                </c:pt>
                <c:pt idx="2505">
                  <c:v>6.8346106867008629</c:v>
                </c:pt>
                <c:pt idx="2506">
                  <c:v>9.7995564009148968</c:v>
                </c:pt>
                <c:pt idx="2507">
                  <c:v>11.98406830497928</c:v>
                </c:pt>
                <c:pt idx="2508">
                  <c:v>15.204906462152801</c:v>
                </c:pt>
                <c:pt idx="2509">
                  <c:v>54.431879779597473</c:v>
                </c:pt>
                <c:pt idx="2510">
                  <c:v>20.319392856109481</c:v>
                </c:pt>
                <c:pt idx="2511">
                  <c:v>18.55002090986725</c:v>
                </c:pt>
                <c:pt idx="2512">
                  <c:v>18.374661901868311</c:v>
                </c:pt>
                <c:pt idx="2513">
                  <c:v>15.0961738059327</c:v>
                </c:pt>
                <c:pt idx="2514">
                  <c:v>12.296610686700861</c:v>
                </c:pt>
                <c:pt idx="2515">
                  <c:v>14.25440747907269</c:v>
                </c:pt>
                <c:pt idx="2516">
                  <c:v>15.715660421319489</c:v>
                </c:pt>
                <c:pt idx="2517">
                  <c:v>13.63492086368591</c:v>
                </c:pt>
                <c:pt idx="2518">
                  <c:v>17.446068304979281</c:v>
                </c:pt>
                <c:pt idx="2519">
                  <c:v>14.80345112052699</c:v>
                </c:pt>
                <c:pt idx="2520">
                  <c:v>15.81210869658897</c:v>
                </c:pt>
                <c:pt idx="2521">
                  <c:v>24.02906830497928</c:v>
                </c:pt>
                <c:pt idx="2522">
                  <c:v>22.567815362732478</c:v>
                </c:pt>
                <c:pt idx="2523">
                  <c:v>18.652895575008301</c:v>
                </c:pt>
                <c:pt idx="2524">
                  <c:v>12.25358930940515</c:v>
                </c:pt>
                <c:pt idx="2525">
                  <c:v>9.0001981782801952</c:v>
                </c:pt>
                <c:pt idx="2526">
                  <c:v>50.996377013560881</c:v>
                </c:pt>
                <c:pt idx="2527">
                  <c:v>41.566377013560881</c:v>
                </c:pt>
                <c:pt idx="2528">
                  <c:v>30.77281536273248</c:v>
                </c:pt>
                <c:pt idx="2529">
                  <c:v>29.170773339007269</c:v>
                </c:pt>
                <c:pt idx="2530">
                  <c:v>24.02906830497928</c:v>
                </c:pt>
                <c:pt idx="2531">
                  <c:v>52.990927253658057</c:v>
                </c:pt>
                <c:pt idx="2532">
                  <c:v>29.892523646605081</c:v>
                </c:pt>
                <c:pt idx="2533">
                  <c:v>25.037725881041261</c:v>
                </c:pt>
                <c:pt idx="2534">
                  <c:v>23.71379092281844</c:v>
                </c:pt>
                <c:pt idx="2535">
                  <c:v>21.386451120526988</c:v>
                </c:pt>
                <c:pt idx="2536">
                  <c:v>19.925198178280191</c:v>
                </c:pt>
                <c:pt idx="2537">
                  <c:v>18.624433418287911</c:v>
                </c:pt>
                <c:pt idx="2538">
                  <c:v>23.96586282069849</c:v>
                </c:pt>
                <c:pt idx="2539">
                  <c:v>39.00843271303426</c:v>
                </c:pt>
                <c:pt idx="2540">
                  <c:v>26.810398358193911</c:v>
                </c:pt>
                <c:pt idx="2541">
                  <c:v>30.08265904603314</c:v>
                </c:pt>
                <c:pt idx="2542">
                  <c:v>43.902765308052281</c:v>
                </c:pt>
                <c:pt idx="2543">
                  <c:v>78.847285555451492</c:v>
                </c:pt>
                <c:pt idx="2544">
                  <c:v>95.924570345073406</c:v>
                </c:pt>
                <c:pt idx="2545">
                  <c:v>457.35379101939583</c:v>
                </c:pt>
                <c:pt idx="2546">
                  <c:v>128.0245862471495</c:v>
                </c:pt>
                <c:pt idx="2547">
                  <c:v>131.74700000000001</c:v>
                </c:pt>
                <c:pt idx="2548">
                  <c:v>276.7126173596937</c:v>
                </c:pt>
                <c:pt idx="2549">
                  <c:v>241.03726609206689</c:v>
                </c:pt>
                <c:pt idx="2550">
                  <c:v>166.85082776320979</c:v>
                </c:pt>
                <c:pt idx="2551">
                  <c:v>117.66349100170579</c:v>
                </c:pt>
                <c:pt idx="2552">
                  <c:v>92.290924226171882</c:v>
                </c:pt>
                <c:pt idx="2553">
                  <c:v>82.879690586025404</c:v>
                </c:pt>
                <c:pt idx="2554">
                  <c:v>64.515765308052295</c:v>
                </c:pt>
                <c:pt idx="2555">
                  <c:v>56.429484288252027</c:v>
                </c:pt>
                <c:pt idx="2556">
                  <c:v>53.894732281896907</c:v>
                </c:pt>
                <c:pt idx="2557">
                  <c:v>49.175571104571098</c:v>
                </c:pt>
                <c:pt idx="2558">
                  <c:v>68.426507826226398</c:v>
                </c:pt>
                <c:pt idx="2559">
                  <c:v>112.1966416852779</c:v>
                </c:pt>
                <c:pt idx="2560">
                  <c:v>126.0399047545563</c:v>
                </c:pt>
                <c:pt idx="2561">
                  <c:v>115.5207329694549</c:v>
                </c:pt>
                <c:pt idx="2562">
                  <c:v>83.924690586025406</c:v>
                </c:pt>
                <c:pt idx="2563">
                  <c:v>68.259325729077148</c:v>
                </c:pt>
                <c:pt idx="2564">
                  <c:v>155.84747255286439</c:v>
                </c:pt>
                <c:pt idx="2565">
                  <c:v>108.1379670480447</c:v>
                </c:pt>
                <c:pt idx="2566">
                  <c:v>81.071721993605109</c:v>
                </c:pt>
                <c:pt idx="2567">
                  <c:v>128.09221668616831</c:v>
                </c:pt>
                <c:pt idx="2568">
                  <c:v>77.250788846026666</c:v>
                </c:pt>
                <c:pt idx="2569">
                  <c:v>64.52662197337645</c:v>
                </c:pt>
                <c:pt idx="2570">
                  <c:v>60.009236294607128</c:v>
                </c:pt>
                <c:pt idx="2571">
                  <c:v>56.508913464237239</c:v>
                </c:pt>
                <c:pt idx="2572">
                  <c:v>124.6910540617868</c:v>
                </c:pt>
                <c:pt idx="2573">
                  <c:v>83.389283370555873</c:v>
                </c:pt>
                <c:pt idx="2574">
                  <c:v>104.8652279324275</c:v>
                </c:pt>
                <c:pt idx="2575">
                  <c:v>199.94724571494791</c:v>
                </c:pt>
                <c:pt idx="2576">
                  <c:v>114.9050224861731</c:v>
                </c:pt>
                <c:pt idx="2577">
                  <c:v>163.50457801544789</c:v>
                </c:pt>
                <c:pt idx="2578">
                  <c:v>143.30703796382531</c:v>
                </c:pt>
                <c:pt idx="2579">
                  <c:v>118.30618511055459</c:v>
                </c:pt>
                <c:pt idx="2580">
                  <c:v>105.4937888460267</c:v>
                </c:pt>
                <c:pt idx="2581">
                  <c:v>304.13130211547121</c:v>
                </c:pt>
                <c:pt idx="2582">
                  <c:v>139.78212967242621</c:v>
                </c:pt>
                <c:pt idx="2583">
                  <c:v>152.93405406178681</c:v>
                </c:pt>
                <c:pt idx="2584">
                  <c:v>105.4937888460267</c:v>
                </c:pt>
                <c:pt idx="2585">
                  <c:v>92.769621973376445</c:v>
                </c:pt>
                <c:pt idx="2586">
                  <c:v>88.252236294607144</c:v>
                </c:pt>
                <c:pt idx="2587">
                  <c:v>82.323760364913284</c:v>
                </c:pt>
                <c:pt idx="2588">
                  <c:v>76.293285552285568</c:v>
                </c:pt>
                <c:pt idx="2589">
                  <c:v>126.9697334078982</c:v>
                </c:pt>
                <c:pt idx="2590">
                  <c:v>108.3847219936051</c:v>
                </c:pt>
                <c:pt idx="2591">
                  <c:v>68.848765308052293</c:v>
                </c:pt>
                <c:pt idx="2592">
                  <c:v>58.917259832581493</c:v>
                </c:pt>
                <c:pt idx="2593">
                  <c:v>111.33311784588319</c:v>
                </c:pt>
                <c:pt idx="2594">
                  <c:v>111.03505406178679</c:v>
                </c:pt>
                <c:pt idx="2595">
                  <c:v>112.1533576964373</c:v>
                </c:pt>
                <c:pt idx="2596">
                  <c:v>63.594788846026653</c:v>
                </c:pt>
                <c:pt idx="2597">
                  <c:v>52.873488863608898</c:v>
                </c:pt>
                <c:pt idx="2598">
                  <c:v>87.588618147303578</c:v>
                </c:pt>
                <c:pt idx="2599">
                  <c:v>204.56597701022829</c:v>
                </c:pt>
                <c:pt idx="2600">
                  <c:v>108.16054643983421</c:v>
                </c:pt>
                <c:pt idx="2601">
                  <c:v>176.27189325967041</c:v>
                </c:pt>
                <c:pt idx="2602">
                  <c:v>117.3761851105546</c:v>
                </c:pt>
                <c:pt idx="2603">
                  <c:v>124.5455464398342</c:v>
                </c:pt>
                <c:pt idx="2604">
                  <c:v>98.425294321497447</c:v>
                </c:pt>
                <c:pt idx="2605">
                  <c:v>84.787484288252045</c:v>
                </c:pt>
                <c:pt idx="2606">
                  <c:v>79.893151693234017</c:v>
                </c:pt>
                <c:pt idx="2607">
                  <c:v>57.474484288252029</c:v>
                </c:pt>
                <c:pt idx="2608">
                  <c:v>52.580151693234008</c:v>
                </c:pt>
                <c:pt idx="2609">
                  <c:v>52.580151693234008</c:v>
                </c:pt>
                <c:pt idx="2610">
                  <c:v>48.468398358193923</c:v>
                </c:pt>
                <c:pt idx="2611">
                  <c:v>39.56200532887339</c:v>
                </c:pt>
                <c:pt idx="2612">
                  <c:v>37.60346734630334</c:v>
                </c:pt>
                <c:pt idx="2613">
                  <c:v>23.823116755349471</c:v>
                </c:pt>
                <c:pt idx="2614">
                  <c:v>187.51232597932369</c:v>
                </c:pt>
                <c:pt idx="2615">
                  <c:v>93.338444747770907</c:v>
                </c:pt>
                <c:pt idx="2616">
                  <c:v>81.393760364913291</c:v>
                </c:pt>
                <c:pt idx="2617">
                  <c:v>58.320164600066427</c:v>
                </c:pt>
                <c:pt idx="2618">
                  <c:v>46.216412593711333</c:v>
                </c:pt>
                <c:pt idx="2619">
                  <c:v>44.748571104571099</c:v>
                </c:pt>
                <c:pt idx="2620">
                  <c:v>44.748571104571099</c:v>
                </c:pt>
                <c:pt idx="2621">
                  <c:v>50.100176524978302</c:v>
                </c:pt>
                <c:pt idx="2622">
                  <c:v>51.24302163356878</c:v>
                </c:pt>
                <c:pt idx="2623">
                  <c:v>43.856832005048417</c:v>
                </c:pt>
                <c:pt idx="2624">
                  <c:v>42.965092905525736</c:v>
                </c:pt>
                <c:pt idx="2625">
                  <c:v>79.929243071153493</c:v>
                </c:pt>
                <c:pt idx="2626">
                  <c:v>47.118151693234012</c:v>
                </c:pt>
                <c:pt idx="2627">
                  <c:v>190.50832706789939</c:v>
                </c:pt>
                <c:pt idx="2628">
                  <c:v>125.16668120044071</c:v>
                </c:pt>
                <c:pt idx="2629">
                  <c:v>90.339013301697179</c:v>
                </c:pt>
                <c:pt idx="2630">
                  <c:v>78.522484288252031</c:v>
                </c:pt>
                <c:pt idx="2631">
                  <c:v>52.580151693234008</c:v>
                </c:pt>
                <c:pt idx="2632">
                  <c:v>224.87197698799281</c:v>
                </c:pt>
                <c:pt idx="2633">
                  <c:v>117.3761851105546</c:v>
                </c:pt>
                <c:pt idx="2634">
                  <c:v>128.30574427889621</c:v>
                </c:pt>
                <c:pt idx="2635">
                  <c:v>91.081127803517234</c:v>
                </c:pt>
                <c:pt idx="2636">
                  <c:v>110.8359594077176</c:v>
                </c:pt>
                <c:pt idx="2637">
                  <c:v>92.873765308052299</c:v>
                </c:pt>
                <c:pt idx="2638">
                  <c:v>62.488151693234002</c:v>
                </c:pt>
                <c:pt idx="2639">
                  <c:v>41.668151693234009</c:v>
                </c:pt>
                <c:pt idx="2640">
                  <c:v>41.668151693234009</c:v>
                </c:pt>
                <c:pt idx="2641">
                  <c:v>41.668151693234009</c:v>
                </c:pt>
                <c:pt idx="2642">
                  <c:v>39.308571104571101</c:v>
                </c:pt>
                <c:pt idx="2643">
                  <c:v>37.982631123087508</c:v>
                </c:pt>
                <c:pt idx="2644">
                  <c:v>37.525092905525732</c:v>
                </c:pt>
                <c:pt idx="2645">
                  <c:v>36.664659258671243</c:v>
                </c:pt>
                <c:pt idx="2646">
                  <c:v>34.968000000000004</c:v>
                </c:pt>
                <c:pt idx="2647">
                  <c:v>25.752828600727401</c:v>
                </c:pt>
                <c:pt idx="2648">
                  <c:v>18.576280828386679</c:v>
                </c:pt>
                <c:pt idx="2649">
                  <c:v>16.552828600727409</c:v>
                </c:pt>
                <c:pt idx="2650">
                  <c:v>17.364040898729581</c:v>
                </c:pt>
                <c:pt idx="2651">
                  <c:v>17.75678770199783</c:v>
                </c:pt>
                <c:pt idx="2652">
                  <c:v>16.552828600727409</c:v>
                </c:pt>
                <c:pt idx="2653">
                  <c:v>15.392243491185621</c:v>
                </c:pt>
                <c:pt idx="2654">
                  <c:v>15.392243491185621</c:v>
                </c:pt>
                <c:pt idx="2655">
                  <c:v>15.392243491185621</c:v>
                </c:pt>
                <c:pt idx="2656">
                  <c:v>62.741781833704422</c:v>
                </c:pt>
                <c:pt idx="2657">
                  <c:v>14.78735983991235</c:v>
                </c:pt>
                <c:pt idx="2658">
                  <c:v>14.487359839912351</c:v>
                </c:pt>
                <c:pt idx="2659">
                  <c:v>14.462243491185619</c:v>
                </c:pt>
                <c:pt idx="2660">
                  <c:v>13.712476188639069</c:v>
                </c:pt>
                <c:pt idx="2661">
                  <c:v>13.712476188639069</c:v>
                </c:pt>
                <c:pt idx="2662">
                  <c:v>13.712476188639069</c:v>
                </c:pt>
                <c:pt idx="2663">
                  <c:v>13.712476188639069</c:v>
                </c:pt>
                <c:pt idx="2664">
                  <c:v>13.712476188639069</c:v>
                </c:pt>
                <c:pt idx="2665">
                  <c:v>13.712476188639069</c:v>
                </c:pt>
                <c:pt idx="2666">
                  <c:v>13.712476188639069</c:v>
                </c:pt>
                <c:pt idx="2667">
                  <c:v>13.712476188639069</c:v>
                </c:pt>
                <c:pt idx="2668">
                  <c:v>13.712476188639069</c:v>
                </c:pt>
                <c:pt idx="2669">
                  <c:v>13.712476188639069</c:v>
                </c:pt>
                <c:pt idx="2670">
                  <c:v>13.712476188639069</c:v>
                </c:pt>
                <c:pt idx="2671">
                  <c:v>13.712476188639069</c:v>
                </c:pt>
                <c:pt idx="2672">
                  <c:v>13.712476188639069</c:v>
                </c:pt>
                <c:pt idx="2673">
                  <c:v>13.712476188639069</c:v>
                </c:pt>
                <c:pt idx="2674">
                  <c:v>12.98122642397092</c:v>
                </c:pt>
                <c:pt idx="2675">
                  <c:v>12.98122642397092</c:v>
                </c:pt>
                <c:pt idx="2676">
                  <c:v>12.98122642397092</c:v>
                </c:pt>
                <c:pt idx="2677">
                  <c:v>12.98122642397092</c:v>
                </c:pt>
                <c:pt idx="2678">
                  <c:v>12.98122642397092</c:v>
                </c:pt>
                <c:pt idx="2679">
                  <c:v>12.625100998707181</c:v>
                </c:pt>
                <c:pt idx="2680">
                  <c:v>12.26897557344344</c:v>
                </c:pt>
                <c:pt idx="2681">
                  <c:v>11.576244638159229</c:v>
                </c:pt>
                <c:pt idx="2682">
                  <c:v>11.576244638159229</c:v>
                </c:pt>
                <c:pt idx="2683">
                  <c:v>10.903600000000001</c:v>
                </c:pt>
                <c:pt idx="2684">
                  <c:v>10.903600000000001</c:v>
                </c:pt>
                <c:pt idx="2685">
                  <c:v>10.903600000000001</c:v>
                </c:pt>
                <c:pt idx="2686">
                  <c:v>10.25166042131948</c:v>
                </c:pt>
                <c:pt idx="2687">
                  <c:v>13.05422627338668</c:v>
                </c:pt>
                <c:pt idx="2688">
                  <c:v>10.06963021065974</c:v>
                </c:pt>
                <c:pt idx="2689">
                  <c:v>9.7436604213194826</c:v>
                </c:pt>
                <c:pt idx="2690">
                  <c:v>9.7436604213194826</c:v>
                </c:pt>
                <c:pt idx="2691">
                  <c:v>10.40595252973935</c:v>
                </c:pt>
                <c:pt idx="2692">
                  <c:v>9.4283830391586427</c:v>
                </c:pt>
                <c:pt idx="2693">
                  <c:v>8.5046871905459174</c:v>
                </c:pt>
                <c:pt idx="2694">
                  <c:v>8.5046871905459174</c:v>
                </c:pt>
                <c:pt idx="2695">
                  <c:v>8.5046871905459174</c:v>
                </c:pt>
                <c:pt idx="2696">
                  <c:v>8.2119645051402088</c:v>
                </c:pt>
                <c:pt idx="2697">
                  <c:v>7.9192418197344976</c:v>
                </c:pt>
                <c:pt idx="2698">
                  <c:v>7.9192418197344976</c:v>
                </c:pt>
                <c:pt idx="2699">
                  <c:v>7.9192418197344976</c:v>
                </c:pt>
                <c:pt idx="2700">
                  <c:v>7.9192418197344976</c:v>
                </c:pt>
                <c:pt idx="2701">
                  <c:v>7.9192418197344976</c:v>
                </c:pt>
                <c:pt idx="2702">
                  <c:v>7.6384754825710486</c:v>
                </c:pt>
                <c:pt idx="2703">
                  <c:v>7.3577091454075996</c:v>
                </c:pt>
                <c:pt idx="2704">
                  <c:v>7.3577091454075996</c:v>
                </c:pt>
                <c:pt idx="2705">
                  <c:v>7.0894318411167454</c:v>
                </c:pt>
                <c:pt idx="2706">
                  <c:v>7.0894318411167454</c:v>
                </c:pt>
                <c:pt idx="2707">
                  <c:v>6.0694334182879164</c:v>
                </c:pt>
                <c:pt idx="2708">
                  <c:v>6.0694334182879164</c:v>
                </c:pt>
                <c:pt idx="2709">
                  <c:v>6.0694334182879164</c:v>
                </c:pt>
                <c:pt idx="2710">
                  <c:v>6.0694334182879164</c:v>
                </c:pt>
                <c:pt idx="2711">
                  <c:v>5.828066836575835</c:v>
                </c:pt>
                <c:pt idx="2712">
                  <c:v>5.828066836575835</c:v>
                </c:pt>
                <c:pt idx="2713">
                  <c:v>5.828066836575835</c:v>
                </c:pt>
                <c:pt idx="2714">
                  <c:v>5.6013517248832763</c:v>
                </c:pt>
                <c:pt idx="2715">
                  <c:v>5.6013517248832763</c:v>
                </c:pt>
                <c:pt idx="2716">
                  <c:v>5.6013517248832763</c:v>
                </c:pt>
                <c:pt idx="2717">
                  <c:v>7.5107678831308933</c:v>
                </c:pt>
                <c:pt idx="2718">
                  <c:v>5.2903952164897614</c:v>
                </c:pt>
                <c:pt idx="2719">
                  <c:v>4.9484803714885004</c:v>
                </c:pt>
                <c:pt idx="2720">
                  <c:v>4.9484803714885004</c:v>
                </c:pt>
                <c:pt idx="2721">
                  <c:v>4.8819204748305509</c:v>
                </c:pt>
                <c:pt idx="2722">
                  <c:v>4.7519336435738397</c:v>
                </c:pt>
                <c:pt idx="2723">
                  <c:v>4.6251571898080019</c:v>
                </c:pt>
                <c:pt idx="2724">
                  <c:v>4.5016745695263367</c:v>
                </c:pt>
                <c:pt idx="2725">
                  <c:v>4.5016745695263367</c:v>
                </c:pt>
                <c:pt idx="2726">
                  <c:v>4.3815761084634746</c:v>
                </c:pt>
                <c:pt idx="2727">
                  <c:v>4.3815761084634746</c:v>
                </c:pt>
                <c:pt idx="2728">
                  <c:v>4.3232680542317379</c:v>
                </c:pt>
                <c:pt idx="2729">
                  <c:v>4.2649600000000003</c:v>
                </c:pt>
                <c:pt idx="2730">
                  <c:v>4.1519335186961497</c:v>
                </c:pt>
                <c:pt idx="2731">
                  <c:v>4.042614513359946</c:v>
                </c:pt>
                <c:pt idx="2732">
                  <c:v>3.9371332683609501</c:v>
                </c:pt>
                <c:pt idx="2733">
                  <c:v>3.9371332683609501</c:v>
                </c:pt>
                <c:pt idx="2734">
                  <c:v>3.886384063662895</c:v>
                </c:pt>
                <c:pt idx="2735">
                  <c:v>5.2471571430149657</c:v>
                </c:pt>
                <c:pt idx="2736">
                  <c:v>5.2471571430149657</c:v>
                </c:pt>
                <c:pt idx="2737">
                  <c:v>5.2471571430149657</c:v>
                </c:pt>
                <c:pt idx="2738">
                  <c:v>4.9717863156371749</c:v>
                </c:pt>
                <c:pt idx="2739">
                  <c:v>5.1525968604539774</c:v>
                </c:pt>
                <c:pt idx="2740">
                  <c:v>5.1525968604539774</c:v>
                </c:pt>
                <c:pt idx="2741">
                  <c:v>5.1525968604539774</c:v>
                </c:pt>
                <c:pt idx="2742">
                  <c:v>5.1525968604539774</c:v>
                </c:pt>
                <c:pt idx="2743">
                  <c:v>5.1525968604539774</c:v>
                </c:pt>
                <c:pt idx="2744">
                  <c:v>5.1525968604539774</c:v>
                </c:pt>
                <c:pt idx="2745">
                  <c:v>5.1525968604539774</c:v>
                </c:pt>
                <c:pt idx="2746">
                  <c:v>4.96896</c:v>
                </c:pt>
                <c:pt idx="2747">
                  <c:v>4.7909757708203733</c:v>
                </c:pt>
                <c:pt idx="2748">
                  <c:v>4.7432555616337249</c:v>
                </c:pt>
                <c:pt idx="2749">
                  <c:v>4.2649600000000003</c:v>
                </c:pt>
                <c:pt idx="2750">
                  <c:v>4.0972740160280479</c:v>
                </c:pt>
                <c:pt idx="2751">
                  <c:v>3.9371332683609501</c:v>
                </c:pt>
                <c:pt idx="2752">
                  <c:v>3.8356348589648399</c:v>
                </c:pt>
                <c:pt idx="2753">
                  <c:v>3.8356348589648399</c:v>
                </c:pt>
                <c:pt idx="2754">
                  <c:v>3.8356348589648399</c:v>
                </c:pt>
                <c:pt idx="2755">
                  <c:v>3.7382821833614259</c:v>
                </c:pt>
                <c:pt idx="2756">
                  <c:v>3.6452599441562281</c:v>
                </c:pt>
                <c:pt idx="2757">
                  <c:v>3.6452599441562281</c:v>
                </c:pt>
                <c:pt idx="2758">
                  <c:v>3.473088761341137</c:v>
                </c:pt>
                <c:pt idx="2759">
                  <c:v>3.473088761341137</c:v>
                </c:pt>
                <c:pt idx="2760">
                  <c:v>3.473088761341137</c:v>
                </c:pt>
                <c:pt idx="2761">
                  <c:v>3.473088761341137</c:v>
                </c:pt>
                <c:pt idx="2762">
                  <c:v>3.394477760656434</c:v>
                </c:pt>
                <c:pt idx="2763">
                  <c:v>3.321299402061221</c:v>
                </c:pt>
                <c:pt idx="2764">
                  <c:v>3.321299402061221</c:v>
                </c:pt>
                <c:pt idx="2765">
                  <c:v>3.091299402061221</c:v>
                </c:pt>
                <c:pt idx="2766">
                  <c:v>3.02720970103061</c:v>
                </c:pt>
                <c:pt idx="2767">
                  <c:v>3.02720970103061</c:v>
                </c:pt>
                <c:pt idx="2768">
                  <c:v>3.091299402061221</c:v>
                </c:pt>
                <c:pt idx="2769">
                  <c:v>3.0667230314086682</c:v>
                </c:pt>
                <c:pt idx="2770">
                  <c:v>2.959727178685303</c:v>
                </c:pt>
                <c:pt idx="2771">
                  <c:v>2.91</c:v>
                </c:pt>
                <c:pt idx="2772">
                  <c:v>2.91</c:v>
                </c:pt>
                <c:pt idx="2773">
                  <c:v>5.1927903531484692</c:v>
                </c:pt>
                <c:pt idx="2774">
                  <c:v>7.2477412973704514</c:v>
                </c:pt>
                <c:pt idx="2775">
                  <c:v>5.6360636608474337</c:v>
                </c:pt>
                <c:pt idx="2776">
                  <c:v>4.2697333935285506</c:v>
                </c:pt>
                <c:pt idx="2777">
                  <c:v>3.533540233393933</c:v>
                </c:pt>
                <c:pt idx="2778">
                  <c:v>3.749235961988528</c:v>
                </c:pt>
                <c:pt idx="2779">
                  <c:v>3.6278885813588269</c:v>
                </c:pt>
                <c:pt idx="2780">
                  <c:v>3.5576455537539751</c:v>
                </c:pt>
                <c:pt idx="2781">
                  <c:v>3.6349343806705678</c:v>
                </c:pt>
                <c:pt idx="2782">
                  <c:v>3.7652599441562278</c:v>
                </c:pt>
                <c:pt idx="2783">
                  <c:v>3.7652599441562278</c:v>
                </c:pt>
                <c:pt idx="2784">
                  <c:v>3.7210199720781141</c:v>
                </c:pt>
                <c:pt idx="2785">
                  <c:v>3.6767799999999999</c:v>
                </c:pt>
                <c:pt idx="2786">
                  <c:v>3.5930887613411371</c:v>
                </c:pt>
                <c:pt idx="2787">
                  <c:v>3.5930887613411371</c:v>
                </c:pt>
                <c:pt idx="2788">
                  <c:v>3.4778885813588269</c:v>
                </c:pt>
                <c:pt idx="2789">
                  <c:v>3.313120000000001</c:v>
                </c:pt>
                <c:pt idx="2790">
                  <c:v>3.214136095167643</c:v>
                </c:pt>
                <c:pt idx="2791">
                  <c:v>3.069999999999999</c:v>
                </c:pt>
                <c:pt idx="2792">
                  <c:v>2.91</c:v>
                </c:pt>
                <c:pt idx="2793">
                  <c:v>2.7799999999999989</c:v>
                </c:pt>
                <c:pt idx="2794">
                  <c:v>2.84</c:v>
                </c:pt>
                <c:pt idx="2795">
                  <c:v>2.8</c:v>
                </c:pt>
                <c:pt idx="2796">
                  <c:v>2.79</c:v>
                </c:pt>
                <c:pt idx="2797">
                  <c:v>2.66</c:v>
                </c:pt>
                <c:pt idx="2798">
                  <c:v>2.6</c:v>
                </c:pt>
                <c:pt idx="2799">
                  <c:v>2.6</c:v>
                </c:pt>
                <c:pt idx="2800">
                  <c:v>2.569999999999999</c:v>
                </c:pt>
                <c:pt idx="2801">
                  <c:v>2.5099999999999998</c:v>
                </c:pt>
                <c:pt idx="2802">
                  <c:v>2.5099999999999998</c:v>
                </c:pt>
                <c:pt idx="2803">
                  <c:v>2.5099999999999998</c:v>
                </c:pt>
                <c:pt idx="2804">
                  <c:v>2.5099999999999998</c:v>
                </c:pt>
                <c:pt idx="2805">
                  <c:v>2.4700000000000002</c:v>
                </c:pt>
                <c:pt idx="2806">
                  <c:v>2.5</c:v>
                </c:pt>
                <c:pt idx="2807">
                  <c:v>2.36</c:v>
                </c:pt>
                <c:pt idx="2808">
                  <c:v>2.29</c:v>
                </c:pt>
                <c:pt idx="2809">
                  <c:v>3.0073370191794231</c:v>
                </c:pt>
                <c:pt idx="2810">
                  <c:v>2.83</c:v>
                </c:pt>
                <c:pt idx="2811">
                  <c:v>2.46</c:v>
                </c:pt>
                <c:pt idx="2812">
                  <c:v>2.38</c:v>
                </c:pt>
                <c:pt idx="2813">
                  <c:v>2.36</c:v>
                </c:pt>
                <c:pt idx="2814">
                  <c:v>2.33</c:v>
                </c:pt>
                <c:pt idx="2815">
                  <c:v>2.2799999999999998</c:v>
                </c:pt>
                <c:pt idx="2816">
                  <c:v>2.04</c:v>
                </c:pt>
                <c:pt idx="2817">
                  <c:v>2</c:v>
                </c:pt>
                <c:pt idx="2818">
                  <c:v>1.95</c:v>
                </c:pt>
                <c:pt idx="2819">
                  <c:v>1.92</c:v>
                </c:pt>
                <c:pt idx="2820">
                  <c:v>1.88</c:v>
                </c:pt>
                <c:pt idx="2821">
                  <c:v>1.88</c:v>
                </c:pt>
                <c:pt idx="2822">
                  <c:v>1.89</c:v>
                </c:pt>
                <c:pt idx="2823">
                  <c:v>1.84</c:v>
                </c:pt>
                <c:pt idx="2824">
                  <c:v>1.86</c:v>
                </c:pt>
                <c:pt idx="2825">
                  <c:v>1.86</c:v>
                </c:pt>
                <c:pt idx="2826">
                  <c:v>1.86</c:v>
                </c:pt>
                <c:pt idx="2827">
                  <c:v>1.84</c:v>
                </c:pt>
                <c:pt idx="2828">
                  <c:v>1.84</c:v>
                </c:pt>
                <c:pt idx="2829">
                  <c:v>1.8</c:v>
                </c:pt>
                <c:pt idx="2830">
                  <c:v>2</c:v>
                </c:pt>
                <c:pt idx="2831">
                  <c:v>2.2799999999999998</c:v>
                </c:pt>
                <c:pt idx="2832">
                  <c:v>2.36</c:v>
                </c:pt>
                <c:pt idx="2833">
                  <c:v>3.16</c:v>
                </c:pt>
                <c:pt idx="2834">
                  <c:v>5.0365048649248543</c:v>
                </c:pt>
                <c:pt idx="2835">
                  <c:v>6.6890429925981776</c:v>
                </c:pt>
                <c:pt idx="2836">
                  <c:v>7.2001981782801954</c:v>
                </c:pt>
                <c:pt idx="2837">
                  <c:v>6.6511545368258922</c:v>
                </c:pt>
                <c:pt idx="2838">
                  <c:v>6.1546106867008632</c:v>
                </c:pt>
                <c:pt idx="2839">
                  <c:v>6.1546106867008632</c:v>
                </c:pt>
                <c:pt idx="2840">
                  <c:v>2.9595373982010269</c:v>
                </c:pt>
                <c:pt idx="2841">
                  <c:v>4.5349592246104944</c:v>
                </c:pt>
                <c:pt idx="2842">
                  <c:v>4.4979375711637051</c:v>
                </c:pt>
                <c:pt idx="2843">
                  <c:v>3.493555852723365</c:v>
                </c:pt>
                <c:pt idx="2844">
                  <c:v>3.46312</c:v>
                </c:pt>
                <c:pt idx="2845">
                  <c:v>3.16</c:v>
                </c:pt>
                <c:pt idx="2846">
                  <c:v>2.69</c:v>
                </c:pt>
                <c:pt idx="2847">
                  <c:v>2.68</c:v>
                </c:pt>
                <c:pt idx="2848">
                  <c:v>2.5299999999999989</c:v>
                </c:pt>
                <c:pt idx="2849">
                  <c:v>2.3650000000000002</c:v>
                </c:pt>
                <c:pt idx="2850">
                  <c:v>2.29</c:v>
                </c:pt>
                <c:pt idx="2851">
                  <c:v>2.2000000000000002</c:v>
                </c:pt>
                <c:pt idx="2852">
                  <c:v>2.0499999999999998</c:v>
                </c:pt>
                <c:pt idx="2853">
                  <c:v>1.97</c:v>
                </c:pt>
                <c:pt idx="2854">
                  <c:v>2.02</c:v>
                </c:pt>
                <c:pt idx="2855">
                  <c:v>1.98</c:v>
                </c:pt>
                <c:pt idx="2856">
                  <c:v>1.92</c:v>
                </c:pt>
                <c:pt idx="2857">
                  <c:v>1.89</c:v>
                </c:pt>
                <c:pt idx="2858">
                  <c:v>1.89</c:v>
                </c:pt>
                <c:pt idx="2859">
                  <c:v>1.85</c:v>
                </c:pt>
                <c:pt idx="2860">
                  <c:v>1.64</c:v>
                </c:pt>
                <c:pt idx="2861">
                  <c:v>1.62</c:v>
                </c:pt>
                <c:pt idx="2862">
                  <c:v>2.11</c:v>
                </c:pt>
                <c:pt idx="2863">
                  <c:v>2.2400000000000002</c:v>
                </c:pt>
                <c:pt idx="2864">
                  <c:v>2.1800000000000002</c:v>
                </c:pt>
                <c:pt idx="2865">
                  <c:v>2.06</c:v>
                </c:pt>
                <c:pt idx="2866">
                  <c:v>1.91</c:v>
                </c:pt>
                <c:pt idx="2867">
                  <c:v>1.78</c:v>
                </c:pt>
                <c:pt idx="2868">
                  <c:v>8.1409602374152747</c:v>
                </c:pt>
                <c:pt idx="2869">
                  <c:v>9.9778516373505433</c:v>
                </c:pt>
                <c:pt idx="2870">
                  <c:v>4.7175446081677226</c:v>
                </c:pt>
                <c:pt idx="2871">
                  <c:v>10.20064970103061</c:v>
                </c:pt>
                <c:pt idx="2872">
                  <c:v>3.162954155885862</c:v>
                </c:pt>
                <c:pt idx="2873">
                  <c:v>6.3720680475838209</c:v>
                </c:pt>
                <c:pt idx="2874">
                  <c:v>3.4972388803282168</c:v>
                </c:pt>
                <c:pt idx="2875">
                  <c:v>2.9795699999999998</c:v>
                </c:pt>
                <c:pt idx="2876">
                  <c:v>2.67</c:v>
                </c:pt>
                <c:pt idx="2877">
                  <c:v>3.2965599999999999</c:v>
                </c:pt>
                <c:pt idx="2878">
                  <c:v>4.7978672566799734</c:v>
                </c:pt>
                <c:pt idx="2879">
                  <c:v>9.0985599999999991</c:v>
                </c:pt>
                <c:pt idx="2880">
                  <c:v>8.7985600000000019</c:v>
                </c:pt>
                <c:pt idx="2881">
                  <c:v>2.9372388803282168</c:v>
                </c:pt>
                <c:pt idx="2882">
                  <c:v>2.6</c:v>
                </c:pt>
                <c:pt idx="2883">
                  <c:v>2.41</c:v>
                </c:pt>
                <c:pt idx="2884">
                  <c:v>2.4700000000000002</c:v>
                </c:pt>
                <c:pt idx="2885">
                  <c:v>2.2200000000000002</c:v>
                </c:pt>
                <c:pt idx="2886">
                  <c:v>6.9506497010306099</c:v>
                </c:pt>
                <c:pt idx="2887">
                  <c:v>7.2169958527233646</c:v>
                </c:pt>
                <c:pt idx="2888">
                  <c:v>5.9740639003071863</c:v>
                </c:pt>
                <c:pt idx="2889">
                  <c:v>3.07</c:v>
                </c:pt>
                <c:pt idx="2890">
                  <c:v>2.87</c:v>
                </c:pt>
                <c:pt idx="2891">
                  <c:v>6.8455624869038409</c:v>
                </c:pt>
                <c:pt idx="2892">
                  <c:v>3.826723031408668</c:v>
                </c:pt>
                <c:pt idx="2893">
                  <c:v>3.8704474015605341</c:v>
                </c:pt>
                <c:pt idx="2894">
                  <c:v>3.17</c:v>
                </c:pt>
                <c:pt idx="2895">
                  <c:v>3.17</c:v>
                </c:pt>
                <c:pt idx="2896">
                  <c:v>2.87</c:v>
                </c:pt>
                <c:pt idx="2897">
                  <c:v>2.52</c:v>
                </c:pt>
                <c:pt idx="2898">
                  <c:v>2.33</c:v>
                </c:pt>
                <c:pt idx="2899">
                  <c:v>1.96</c:v>
                </c:pt>
                <c:pt idx="2900">
                  <c:v>3.02</c:v>
                </c:pt>
                <c:pt idx="2901">
                  <c:v>6.3167952262691234</c:v>
                </c:pt>
                <c:pt idx="2902">
                  <c:v>16.678999999999998</c:v>
                </c:pt>
                <c:pt idx="2903">
                  <c:v>9.5242397010306092</c:v>
                </c:pt>
                <c:pt idx="2904">
                  <c:v>9.3269566341804726</c:v>
                </c:pt>
                <c:pt idx="2905">
                  <c:v>4.8643467812604566</c:v>
                </c:pt>
                <c:pt idx="2906">
                  <c:v>8.46903970103061</c:v>
                </c:pt>
                <c:pt idx="2907">
                  <c:v>5.8475310916807128</c:v>
                </c:pt>
                <c:pt idx="2908">
                  <c:v>5.5280887613411371</c:v>
                </c:pt>
                <c:pt idx="2909">
                  <c:v>49.697353599869373</c:v>
                </c:pt>
                <c:pt idx="2910">
                  <c:v>20.79</c:v>
                </c:pt>
                <c:pt idx="2911">
                  <c:v>10.735126634180469</c:v>
                </c:pt>
                <c:pt idx="2912">
                  <c:v>60.525000000000013</c:v>
                </c:pt>
                <c:pt idx="2913">
                  <c:v>86.135049712397091</c:v>
                </c:pt>
                <c:pt idx="2914">
                  <c:v>47.458458805563751</c:v>
                </c:pt>
                <c:pt idx="2915">
                  <c:v>67.309290554392931</c:v>
                </c:pt>
                <c:pt idx="2916">
                  <c:v>52.079333175752183</c:v>
                </c:pt>
                <c:pt idx="2917">
                  <c:v>24.55535461049675</c:v>
                </c:pt>
                <c:pt idx="2918">
                  <c:v>22.848826406580191</c:v>
                </c:pt>
                <c:pt idx="2919">
                  <c:v>40.146402933868742</c:v>
                </c:pt>
                <c:pt idx="2920">
                  <c:v>202.46606165223471</c:v>
                </c:pt>
                <c:pt idx="2921">
                  <c:v>203.22645448916921</c:v>
                </c:pt>
                <c:pt idx="2922">
                  <c:v>116.62512304850409</c:v>
                </c:pt>
                <c:pt idx="2923">
                  <c:v>91.282882087010023</c:v>
                </c:pt>
                <c:pt idx="2924">
                  <c:v>116.6856771607487</c:v>
                </c:pt>
                <c:pt idx="2925">
                  <c:v>167.8760738013309</c:v>
                </c:pt>
                <c:pt idx="2926">
                  <c:v>141.94314036391569</c:v>
                </c:pt>
                <c:pt idx="2927">
                  <c:v>243.58381164382871</c:v>
                </c:pt>
                <c:pt idx="2928">
                  <c:v>287.16462715229233</c:v>
                </c:pt>
                <c:pt idx="2929">
                  <c:v>166.879078129926</c:v>
                </c:pt>
                <c:pt idx="2930">
                  <c:v>109.3775828423405</c:v>
                </c:pt>
                <c:pt idx="2931">
                  <c:v>90.989211690230661</c:v>
                </c:pt>
                <c:pt idx="2932">
                  <c:v>96.326434488273563</c:v>
                </c:pt>
                <c:pt idx="2933">
                  <c:v>132.40123208229551</c:v>
                </c:pt>
                <c:pt idx="2934">
                  <c:v>267.61579906301932</c:v>
                </c:pt>
                <c:pt idx="2935">
                  <c:v>109.5330705593327</c:v>
                </c:pt>
                <c:pt idx="2936">
                  <c:v>102.9548028274795</c:v>
                </c:pt>
                <c:pt idx="2937">
                  <c:v>101.5824490022286</c:v>
                </c:pt>
                <c:pt idx="2938">
                  <c:v>97.146240594453531</c:v>
                </c:pt>
                <c:pt idx="2939">
                  <c:v>80.665628319838845</c:v>
                </c:pt>
                <c:pt idx="2940">
                  <c:v>355.2005861549826</c:v>
                </c:pt>
                <c:pt idx="2941">
                  <c:v>303.40156351619748</c:v>
                </c:pt>
                <c:pt idx="2942">
                  <c:v>130.30231342479959</c:v>
                </c:pt>
                <c:pt idx="2943">
                  <c:v>115.03734557839471</c:v>
                </c:pt>
                <c:pt idx="2944">
                  <c:v>106.3636926295183</c:v>
                </c:pt>
                <c:pt idx="2945">
                  <c:v>94.803042547057572</c:v>
                </c:pt>
                <c:pt idx="2946">
                  <c:v>107.6180613641735</c:v>
                </c:pt>
                <c:pt idx="2947">
                  <c:v>260.61057012615078</c:v>
                </c:pt>
                <c:pt idx="2948">
                  <c:v>143.71876779866651</c:v>
                </c:pt>
                <c:pt idx="2949">
                  <c:v>90.905642877247644</c:v>
                </c:pt>
                <c:pt idx="2950">
                  <c:v>80.2438136086094</c:v>
                </c:pt>
                <c:pt idx="2951">
                  <c:v>74.99086709657189</c:v>
                </c:pt>
                <c:pt idx="2952">
                  <c:v>98.671925937673564</c:v>
                </c:pt>
                <c:pt idx="2953">
                  <c:v>70.463969883119219</c:v>
                </c:pt>
                <c:pt idx="2954">
                  <c:v>69.569695183613774</c:v>
                </c:pt>
                <c:pt idx="2955">
                  <c:v>89.072998710096101</c:v>
                </c:pt>
                <c:pt idx="2956">
                  <c:v>348.96262426330242</c:v>
                </c:pt>
                <c:pt idx="2957">
                  <c:v>169.96001360044119</c:v>
                </c:pt>
                <c:pt idx="2958">
                  <c:v>121.9378136086094</c:v>
                </c:pt>
                <c:pt idx="2959">
                  <c:v>112.10269640226031</c:v>
                </c:pt>
                <c:pt idx="2960">
                  <c:v>93.858726292451053</c:v>
                </c:pt>
                <c:pt idx="2961">
                  <c:v>76.655706034538696</c:v>
                </c:pt>
                <c:pt idx="2962">
                  <c:v>84.845333142689753</c:v>
                </c:pt>
                <c:pt idx="2963">
                  <c:v>66.043591330482315</c:v>
                </c:pt>
                <c:pt idx="2964">
                  <c:v>55.681363032880498</c:v>
                </c:pt>
                <c:pt idx="2965">
                  <c:v>50.102197279005907</c:v>
                </c:pt>
                <c:pt idx="2966">
                  <c:v>49.581810822654411</c:v>
                </c:pt>
                <c:pt idx="2967">
                  <c:v>45.012993065671068</c:v>
                </c:pt>
                <c:pt idx="2968">
                  <c:v>46.006369311120501</c:v>
                </c:pt>
                <c:pt idx="2969">
                  <c:v>55.395788781933938</c:v>
                </c:pt>
                <c:pt idx="2970">
                  <c:v>41.875591020781329</c:v>
                </c:pt>
                <c:pt idx="2971">
                  <c:v>50.527996129779623</c:v>
                </c:pt>
                <c:pt idx="2972">
                  <c:v>42.912748101710953</c:v>
                </c:pt>
                <c:pt idx="2973">
                  <c:v>58.282453930906627</c:v>
                </c:pt>
                <c:pt idx="2974">
                  <c:v>47.306846504847883</c:v>
                </c:pt>
                <c:pt idx="2975">
                  <c:v>175.29410519564581</c:v>
                </c:pt>
                <c:pt idx="2976">
                  <c:v>110.7311929626445</c:v>
                </c:pt>
                <c:pt idx="2977">
                  <c:v>109.6673186713885</c:v>
                </c:pt>
                <c:pt idx="2978">
                  <c:v>124.0766934747479</c:v>
                </c:pt>
                <c:pt idx="2979">
                  <c:v>108.5941333642633</c:v>
                </c:pt>
                <c:pt idx="2980">
                  <c:v>79.445121317475611</c:v>
                </c:pt>
                <c:pt idx="2981">
                  <c:v>65.687074734108023</c:v>
                </c:pt>
                <c:pt idx="2982">
                  <c:v>64.137227327434388</c:v>
                </c:pt>
                <c:pt idx="2983">
                  <c:v>98.762997871480366</c:v>
                </c:pt>
                <c:pt idx="2984">
                  <c:v>95.266941826054108</c:v>
                </c:pt>
                <c:pt idx="2985">
                  <c:v>121.7328136086094</c:v>
                </c:pt>
                <c:pt idx="2986">
                  <c:v>107.1623745471161</c:v>
                </c:pt>
                <c:pt idx="2987">
                  <c:v>77.506958609420309</c:v>
                </c:pt>
                <c:pt idx="2988">
                  <c:v>116.4922233063145</c:v>
                </c:pt>
                <c:pt idx="2989">
                  <c:v>84.348918551782319</c:v>
                </c:pt>
                <c:pt idx="2990">
                  <c:v>81.292585608556962</c:v>
                </c:pt>
                <c:pt idx="2991">
                  <c:v>66.987401924595076</c:v>
                </c:pt>
                <c:pt idx="2992">
                  <c:v>49.26218508043516</c:v>
                </c:pt>
                <c:pt idx="2993">
                  <c:v>42.550354995550748</c:v>
                </c:pt>
                <c:pt idx="2994">
                  <c:v>41.29668773206744</c:v>
                </c:pt>
                <c:pt idx="2995">
                  <c:v>37.892561368872478</c:v>
                </c:pt>
                <c:pt idx="2996">
                  <c:v>40.750587231720282</c:v>
                </c:pt>
                <c:pt idx="2997">
                  <c:v>81.701247669978116</c:v>
                </c:pt>
                <c:pt idx="2998">
                  <c:v>64.326301625762767</c:v>
                </c:pt>
                <c:pt idx="2999">
                  <c:v>85.542650506216205</c:v>
                </c:pt>
                <c:pt idx="3000">
                  <c:v>105.38265050621619</c:v>
                </c:pt>
                <c:pt idx="3001">
                  <c:v>183.7998266191826</c:v>
                </c:pt>
                <c:pt idx="3002">
                  <c:v>210.63597489585041</c:v>
                </c:pt>
                <c:pt idx="3003">
                  <c:v>128.78830997710131</c:v>
                </c:pt>
                <c:pt idx="3004">
                  <c:v>118.3648746691148</c:v>
                </c:pt>
                <c:pt idx="3005">
                  <c:v>117.86233602975619</c:v>
                </c:pt>
                <c:pt idx="3006">
                  <c:v>64.788736345443169</c:v>
                </c:pt>
                <c:pt idx="3007">
                  <c:v>61.406269610638518</c:v>
                </c:pt>
                <c:pt idx="3008">
                  <c:v>58.258251463658667</c:v>
                </c:pt>
                <c:pt idx="3009">
                  <c:v>55.285031347217981</c:v>
                </c:pt>
                <c:pt idx="3010">
                  <c:v>51.482168978597812</c:v>
                </c:pt>
                <c:pt idx="3011">
                  <c:v>45.985953132712751</c:v>
                </c:pt>
                <c:pt idx="3012">
                  <c:v>40.690659480631837</c:v>
                </c:pt>
                <c:pt idx="3013">
                  <c:v>36.63084874097401</c:v>
                </c:pt>
                <c:pt idx="3014">
                  <c:v>27.91339737987068</c:v>
                </c:pt>
                <c:pt idx="3015">
                  <c:v>26.975463296285351</c:v>
                </c:pt>
                <c:pt idx="3016">
                  <c:v>27.50152443487567</c:v>
                </c:pt>
                <c:pt idx="3017">
                  <c:v>25.570591781179012</c:v>
                </c:pt>
                <c:pt idx="3018">
                  <c:v>24.60112756238129</c:v>
                </c:pt>
                <c:pt idx="3019">
                  <c:v>24.13641859375269</c:v>
                </c:pt>
                <c:pt idx="3020">
                  <c:v>23.679145768363501</c:v>
                </c:pt>
                <c:pt idx="3021">
                  <c:v>23.221872942974311</c:v>
                </c:pt>
                <c:pt idx="3022">
                  <c:v>22.744522473520231</c:v>
                </c:pt>
                <c:pt idx="3023">
                  <c:v>20.948920381109151</c:v>
                </c:pt>
                <c:pt idx="3024">
                  <c:v>20.088486734254641</c:v>
                </c:pt>
                <c:pt idx="3025">
                  <c:v>19.34162698468052</c:v>
                </c:pt>
                <c:pt idx="3026">
                  <c:v>18.627900507906201</c:v>
                </c:pt>
                <c:pt idx="3027">
                  <c:v>17.407208921207879</c:v>
                </c:pt>
                <c:pt idx="3028">
                  <c:v>16.613081797459149</c:v>
                </c:pt>
                <c:pt idx="3029">
                  <c:v>16.613081797459149</c:v>
                </c:pt>
                <c:pt idx="3030">
                  <c:v>15.84524349118562</c:v>
                </c:pt>
                <c:pt idx="3031">
                  <c:v>15.773999888666401</c:v>
                </c:pt>
                <c:pt idx="3032">
                  <c:v>15.773999888666401</c:v>
                </c:pt>
                <c:pt idx="3033">
                  <c:v>15.02423258611986</c:v>
                </c:pt>
                <c:pt idx="3034">
                  <c:v>15.02423258611986</c:v>
                </c:pt>
                <c:pt idx="3035">
                  <c:v>14.65860770378578</c:v>
                </c:pt>
                <c:pt idx="3036">
                  <c:v>14.2929828214517</c:v>
                </c:pt>
                <c:pt idx="3037">
                  <c:v>13.93685739618796</c:v>
                </c:pt>
                <c:pt idx="3038">
                  <c:v>13.23436650328212</c:v>
                </c:pt>
                <c:pt idx="3039">
                  <c:v>12.55167871656039</c:v>
                </c:pt>
                <c:pt idx="3040">
                  <c:v>12.215356397480781</c:v>
                </c:pt>
                <c:pt idx="3041">
                  <c:v>11.886386608140519</c:v>
                </c:pt>
                <c:pt idx="3042">
                  <c:v>11.217838446743331</c:v>
                </c:pt>
                <c:pt idx="3043">
                  <c:v>10.9025610645825</c:v>
                </c:pt>
                <c:pt idx="3044">
                  <c:v>10.9025610645825</c:v>
                </c:pt>
                <c:pt idx="3045">
                  <c:v>10.294142598130611</c:v>
                </c:pt>
                <c:pt idx="3046">
                  <c:v>10.0014199127249</c:v>
                </c:pt>
                <c:pt idx="3047">
                  <c:v>9.7086972273191883</c:v>
                </c:pt>
                <c:pt idx="3048">
                  <c:v>9.7086972273191883</c:v>
                </c:pt>
                <c:pt idx="3049">
                  <c:v>9.7086972273191883</c:v>
                </c:pt>
                <c:pt idx="3050">
                  <c:v>9.7086972273191883</c:v>
                </c:pt>
                <c:pt idx="3051">
                  <c:v>9.7086972273191883</c:v>
                </c:pt>
                <c:pt idx="3052">
                  <c:v>9.7206535755614496</c:v>
                </c:pt>
                <c:pt idx="3053">
                  <c:v>9.1471645529922903</c:v>
                </c:pt>
                <c:pt idx="3054">
                  <c:v>8.8657855984036704</c:v>
                </c:pt>
                <c:pt idx="3055">
                  <c:v>9.1340629026945237</c:v>
                </c:pt>
                <c:pt idx="3056">
                  <c:v>8.5975082941128171</c:v>
                </c:pt>
                <c:pt idx="3057">
                  <c:v>8.5975082941128171</c:v>
                </c:pt>
                <c:pt idx="3058">
                  <c:v>8.5975082941128171</c:v>
                </c:pt>
                <c:pt idx="3059">
                  <c:v>8.3423310256998704</c:v>
                </c:pt>
                <c:pt idx="3060">
                  <c:v>8.0871537572869236</c:v>
                </c:pt>
                <c:pt idx="3061">
                  <c:v>7.6074205938627593</c:v>
                </c:pt>
                <c:pt idx="3062">
                  <c:v>7.1074205938627593</c:v>
                </c:pt>
                <c:pt idx="3063">
                  <c:v>6.6539903704776417</c:v>
                </c:pt>
                <c:pt idx="3064">
                  <c:v>6.0127276030029471</c:v>
                </c:pt>
                <c:pt idx="3065">
                  <c:v>6.3186113619831001</c:v>
                </c:pt>
                <c:pt idx="3066">
                  <c:v>6.1430566001931588</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3.62</c:v>
                </c:pt>
                <c:pt idx="3980">
                  <c:v>3.37</c:v>
                </c:pt>
                <c:pt idx="3981">
                  <c:v>2.62</c:v>
                </c:pt>
                <c:pt idx="3982">
                  <c:v>2.62</c:v>
                </c:pt>
                <c:pt idx="3983">
                  <c:v>2.62</c:v>
                </c:pt>
                <c:pt idx="3984">
                  <c:v>2.62</c:v>
                </c:pt>
                <c:pt idx="3985">
                  <c:v>2.62</c:v>
                </c:pt>
                <c:pt idx="3986">
                  <c:v>3.32</c:v>
                </c:pt>
                <c:pt idx="3987">
                  <c:v>3.73</c:v>
                </c:pt>
                <c:pt idx="3988">
                  <c:v>3.62</c:v>
                </c:pt>
                <c:pt idx="3989">
                  <c:v>3.35</c:v>
                </c:pt>
                <c:pt idx="3990">
                  <c:v>3.07</c:v>
                </c:pt>
                <c:pt idx="3991">
                  <c:v>3.62</c:v>
                </c:pt>
                <c:pt idx="3992">
                  <c:v>3.48</c:v>
                </c:pt>
                <c:pt idx="3993">
                  <c:v>3.2</c:v>
                </c:pt>
                <c:pt idx="3994">
                  <c:v>2.67</c:v>
                </c:pt>
                <c:pt idx="3995">
                  <c:v>2.97</c:v>
                </c:pt>
                <c:pt idx="3996">
                  <c:v>3.67</c:v>
                </c:pt>
                <c:pt idx="3997">
                  <c:v>3.87</c:v>
                </c:pt>
                <c:pt idx="3998">
                  <c:v>3.27</c:v>
                </c:pt>
                <c:pt idx="3999">
                  <c:v>3.27</c:v>
                </c:pt>
                <c:pt idx="4000">
                  <c:v>3.4</c:v>
                </c:pt>
                <c:pt idx="4001">
                  <c:v>3.79</c:v>
                </c:pt>
                <c:pt idx="4002">
                  <c:v>3.91</c:v>
                </c:pt>
                <c:pt idx="4003">
                  <c:v>4.38</c:v>
                </c:pt>
                <c:pt idx="4004">
                  <c:v>3.77</c:v>
                </c:pt>
                <c:pt idx="4005">
                  <c:v>3.37</c:v>
                </c:pt>
                <c:pt idx="4006">
                  <c:v>4.6364104165661999</c:v>
                </c:pt>
                <c:pt idx="4007">
                  <c:v>5.2809845785829292</c:v>
                </c:pt>
                <c:pt idx="4008">
                  <c:v>4.37</c:v>
                </c:pt>
                <c:pt idx="4009">
                  <c:v>4.07</c:v>
                </c:pt>
                <c:pt idx="4010">
                  <c:v>3.37</c:v>
                </c:pt>
                <c:pt idx="4011">
                  <c:v>3.77</c:v>
                </c:pt>
                <c:pt idx="4012">
                  <c:v>3.77</c:v>
                </c:pt>
                <c:pt idx="4013">
                  <c:v>4.3066130301252414</c:v>
                </c:pt>
                <c:pt idx="4014">
                  <c:v>3.97</c:v>
                </c:pt>
                <c:pt idx="4015">
                  <c:v>6.1243906457295036</c:v>
                </c:pt>
                <c:pt idx="4016">
                  <c:v>9.8240357863883787</c:v>
                </c:pt>
                <c:pt idx="4017">
                  <c:v>5.0345285182709381</c:v>
                </c:pt>
                <c:pt idx="4018">
                  <c:v>3.8</c:v>
                </c:pt>
                <c:pt idx="4019">
                  <c:v>3.77</c:v>
                </c:pt>
                <c:pt idx="4020">
                  <c:v>3.57</c:v>
                </c:pt>
                <c:pt idx="4021">
                  <c:v>4.12</c:v>
                </c:pt>
                <c:pt idx="4022">
                  <c:v>3.97</c:v>
                </c:pt>
                <c:pt idx="4023">
                  <c:v>13.0053998193466</c:v>
                </c:pt>
                <c:pt idx="4024">
                  <c:v>23.85913998859229</c:v>
                </c:pt>
                <c:pt idx="4025">
                  <c:v>15.7932931581924</c:v>
                </c:pt>
                <c:pt idx="4026">
                  <c:v>10.69661303012524</c:v>
                </c:pt>
                <c:pt idx="4027">
                  <c:v>10.56</c:v>
                </c:pt>
                <c:pt idx="4028">
                  <c:v>10.56</c:v>
                </c:pt>
                <c:pt idx="4029">
                  <c:v>14.126641917007561</c:v>
                </c:pt>
                <c:pt idx="4030">
                  <c:v>11.42551654190085</c:v>
                </c:pt>
                <c:pt idx="4031">
                  <c:v>12.409872544024759</c:v>
                </c:pt>
                <c:pt idx="4032">
                  <c:v>13.87799313998657</c:v>
                </c:pt>
                <c:pt idx="4033">
                  <c:v>12.525742602151331</c:v>
                </c:pt>
                <c:pt idx="4034">
                  <c:v>12.398913030125239</c:v>
                </c:pt>
                <c:pt idx="4035">
                  <c:v>10.614637973818031</c:v>
                </c:pt>
                <c:pt idx="4036">
                  <c:v>9.0951295720260923</c:v>
                </c:pt>
                <c:pt idx="4037">
                  <c:v>9.1434295720260916</c:v>
                </c:pt>
                <c:pt idx="4038">
                  <c:v>5.0299999999999994</c:v>
                </c:pt>
                <c:pt idx="4039">
                  <c:v>4.7699999999999996</c:v>
                </c:pt>
                <c:pt idx="4040">
                  <c:v>4.2699999999999996</c:v>
                </c:pt>
                <c:pt idx="4041">
                  <c:v>4.03</c:v>
                </c:pt>
                <c:pt idx="4042">
                  <c:v>3.77</c:v>
                </c:pt>
                <c:pt idx="4043">
                  <c:v>3.37</c:v>
                </c:pt>
                <c:pt idx="4044">
                  <c:v>3.57</c:v>
                </c:pt>
                <c:pt idx="4045">
                  <c:v>20.80322957202609</c:v>
                </c:pt>
                <c:pt idx="4046">
                  <c:v>14.40552039840899</c:v>
                </c:pt>
                <c:pt idx="4047">
                  <c:v>12.857284000051431</c:v>
                </c:pt>
                <c:pt idx="4048">
                  <c:v>18.466678669359421</c:v>
                </c:pt>
                <c:pt idx="4049">
                  <c:v>14.9197098380347</c:v>
                </c:pt>
                <c:pt idx="4050">
                  <c:v>9.0595172711271701</c:v>
                </c:pt>
                <c:pt idx="4051">
                  <c:v>11.80717994316568</c:v>
                </c:pt>
                <c:pt idx="4052">
                  <c:v>6.7430554767379887</c:v>
                </c:pt>
                <c:pt idx="4053">
                  <c:v>6.0995011204837803</c:v>
                </c:pt>
                <c:pt idx="4054">
                  <c:v>5.9458907039175806</c:v>
                </c:pt>
                <c:pt idx="4055">
                  <c:v>5.8104648659343114</c:v>
                </c:pt>
                <c:pt idx="4056">
                  <c:v>8.8785907039175811</c:v>
                </c:pt>
                <c:pt idx="4057">
                  <c:v>10.31350112048378</c:v>
                </c:pt>
                <c:pt idx="4058">
                  <c:v>15.4749940011462</c:v>
                </c:pt>
                <c:pt idx="4059">
                  <c:v>16.780367833628532</c:v>
                </c:pt>
                <c:pt idx="4060">
                  <c:v>38.685596873553287</c:v>
                </c:pt>
                <c:pt idx="4061">
                  <c:v>20.130121322211341</c:v>
                </c:pt>
                <c:pt idx="4062">
                  <c:v>20.74480085350395</c:v>
                </c:pt>
                <c:pt idx="4063">
                  <c:v>26.435687810343619</c:v>
                </c:pt>
                <c:pt idx="4064">
                  <c:v>16.789975005422789</c:v>
                </c:pt>
                <c:pt idx="4065">
                  <c:v>14.06792421695935</c:v>
                </c:pt>
                <c:pt idx="4066">
                  <c:v>15.7411770802189</c:v>
                </c:pt>
                <c:pt idx="4067">
                  <c:v>15.4749940011462</c:v>
                </c:pt>
                <c:pt idx="4068">
                  <c:v>15.713975005422791</c:v>
                </c:pt>
                <c:pt idx="4069">
                  <c:v>28.486105098489219</c:v>
                </c:pt>
                <c:pt idx="4070">
                  <c:v>25.756105098489218</c:v>
                </c:pt>
                <c:pt idx="4071">
                  <c:v>24.848576308757721</c:v>
                </c:pt>
                <c:pt idx="4072">
                  <c:v>26.09203435748389</c:v>
                </c:pt>
                <c:pt idx="4073">
                  <c:v>24.502268355282361</c:v>
                </c:pt>
                <c:pt idx="4074">
                  <c:v>22.981151687811948</c:v>
                </c:pt>
                <c:pt idx="4075">
                  <c:v>22.661229915769631</c:v>
                </c:pt>
                <c:pt idx="4076">
                  <c:v>22.008757594530461</c:v>
                </c:pt>
                <c:pt idx="4077">
                  <c:v>20.589174882676069</c:v>
                </c:pt>
                <c:pt idx="4078">
                  <c:v>20.28610509848922</c:v>
                </c:pt>
                <c:pt idx="4079">
                  <c:v>20.560721122395631</c:v>
                </c:pt>
                <c:pt idx="4080">
                  <c:v>342.97479709870282</c:v>
                </c:pt>
                <c:pt idx="4081">
                  <c:v>72.638965374950871</c:v>
                </c:pt>
                <c:pt idx="4082">
                  <c:v>65.192160131582781</c:v>
                </c:pt>
                <c:pt idx="4083">
                  <c:v>61.330713888776508</c:v>
                </c:pt>
                <c:pt idx="4084">
                  <c:v>61.019104141670738</c:v>
                </c:pt>
                <c:pt idx="4085">
                  <c:v>61.019104141670738</c:v>
                </c:pt>
                <c:pt idx="4086">
                  <c:v>60.380105098489217</c:v>
                </c:pt>
                <c:pt idx="4087">
                  <c:v>61.059687810343611</c:v>
                </c:pt>
                <c:pt idx="4088">
                  <c:v>60.380105098489217</c:v>
                </c:pt>
                <c:pt idx="4089">
                  <c:v>59.117480600290172</c:v>
                </c:pt>
                <c:pt idx="4090">
                  <c:v>60.380105098489217</c:v>
                </c:pt>
                <c:pt idx="4091">
                  <c:v>45.324620168663863</c:v>
                </c:pt>
                <c:pt idx="4092">
                  <c:v>42.610729596688273</c:v>
                </c:pt>
                <c:pt idx="4093">
                  <c:v>41.020081903625098</c:v>
                </c:pt>
                <c:pt idx="4094">
                  <c:v>181.60762999967139</c:v>
                </c:pt>
                <c:pt idx="4095">
                  <c:v>62.746241567537332</c:v>
                </c:pt>
                <c:pt idx="4096">
                  <c:v>61.738635660818829</c:v>
                </c:pt>
                <c:pt idx="4097">
                  <c:v>62.066658855682952</c:v>
                </c:pt>
                <c:pt idx="4098">
                  <c:v>54.288706401824157</c:v>
                </c:pt>
                <c:pt idx="4099">
                  <c:v>41.384784629781826</c:v>
                </c:pt>
                <c:pt idx="4100">
                  <c:v>39.810550384477018</c:v>
                </c:pt>
                <c:pt idx="4101">
                  <c:v>40.122160131582788</c:v>
                </c:pt>
                <c:pt idx="4102">
                  <c:v>40.475823069294563</c:v>
                </c:pt>
                <c:pt idx="4103">
                  <c:v>40.442081903625109</c:v>
                </c:pt>
                <c:pt idx="4104">
                  <c:v>34.965229915769633</c:v>
                </c:pt>
                <c:pt idx="4105">
                  <c:v>31.112729596688268</c:v>
                </c:pt>
                <c:pt idx="4106">
                  <c:v>60.695228640085567</c:v>
                </c:pt>
                <c:pt idx="4107">
                  <c:v>55.296312308542667</c:v>
                </c:pt>
                <c:pt idx="4108">
                  <c:v>54.288706401824157</c:v>
                </c:pt>
                <c:pt idx="4109">
                  <c:v>54.648367341636231</c:v>
                </c:pt>
                <c:pt idx="4110">
                  <c:v>53.960683206960042</c:v>
                </c:pt>
                <c:pt idx="4111">
                  <c:v>54.952658855682941</c:v>
                </c:pt>
                <c:pt idx="4112">
                  <c:v>54.952658855682941</c:v>
                </c:pt>
                <c:pt idx="4113">
                  <c:v>54.068784629781838</c:v>
                </c:pt>
                <c:pt idx="4114">
                  <c:v>54.716729596688268</c:v>
                </c:pt>
                <c:pt idx="4115">
                  <c:v>55.396312308542662</c:v>
                </c:pt>
                <c:pt idx="4116">
                  <c:v>144.99731826060989</c:v>
                </c:pt>
                <c:pt idx="4117">
                  <c:v>55.052658855682942</c:v>
                </c:pt>
                <c:pt idx="4118">
                  <c:v>55.052658855682942</c:v>
                </c:pt>
                <c:pt idx="4119">
                  <c:v>53.757174882676068</c:v>
                </c:pt>
                <c:pt idx="4120">
                  <c:v>54.388706401824152</c:v>
                </c:pt>
                <c:pt idx="4121">
                  <c:v>54.724635660818819</c:v>
                </c:pt>
                <c:pt idx="4122">
                  <c:v>54.724635660818819</c:v>
                </c:pt>
                <c:pt idx="4123">
                  <c:v>54.716729596688268</c:v>
                </c:pt>
                <c:pt idx="4124">
                  <c:v>50.505895020397062</c:v>
                </c:pt>
                <c:pt idx="4125">
                  <c:v>165.10817495320899</c:v>
                </c:pt>
                <c:pt idx="4126">
                  <c:v>259.46370195389511</c:v>
                </c:pt>
                <c:pt idx="4127">
                  <c:v>49.826312308542668</c:v>
                </c:pt>
                <c:pt idx="4128">
                  <c:v>48.818706401824159</c:v>
                </c:pt>
                <c:pt idx="4129">
                  <c:v>48.187174882676061</c:v>
                </c:pt>
                <c:pt idx="4130">
                  <c:v>48.490683206960043</c:v>
                </c:pt>
                <c:pt idx="4131">
                  <c:v>48.490683206960043</c:v>
                </c:pt>
                <c:pt idx="4132">
                  <c:v>47.850839662875401</c:v>
                </c:pt>
                <c:pt idx="4133">
                  <c:v>47.236160131582793</c:v>
                </c:pt>
                <c:pt idx="4134">
                  <c:v>41.464550384477008</c:v>
                </c:pt>
                <c:pt idx="4135">
                  <c:v>41.464550384477008</c:v>
                </c:pt>
                <c:pt idx="4136">
                  <c:v>33.657620168663868</c:v>
                </c:pt>
                <c:pt idx="4137">
                  <c:v>24.693174882676072</c:v>
                </c:pt>
                <c:pt idx="4138">
                  <c:v>26.330761434917729</c:v>
                </c:pt>
                <c:pt idx="4139">
                  <c:v>26.010839662875409</c:v>
                </c:pt>
                <c:pt idx="4140">
                  <c:v>26.019151687811959</c:v>
                </c:pt>
                <c:pt idx="4141">
                  <c:v>26.658784629781842</c:v>
                </c:pt>
                <c:pt idx="4142">
                  <c:v>25.387620168663869</c:v>
                </c:pt>
                <c:pt idx="4143">
                  <c:v>25.719229915769631</c:v>
                </c:pt>
                <c:pt idx="4144">
                  <c:v>25.699229915769639</c:v>
                </c:pt>
                <c:pt idx="4145">
                  <c:v>25.084550384477019</c:v>
                </c:pt>
                <c:pt idx="4146">
                  <c:v>25.396160131582789</c:v>
                </c:pt>
                <c:pt idx="4147">
                  <c:v>25.896160131582789</c:v>
                </c:pt>
                <c:pt idx="4148">
                  <c:v>25.084550384477019</c:v>
                </c:pt>
                <c:pt idx="4149">
                  <c:v>25.019151687811959</c:v>
                </c:pt>
                <c:pt idx="4150">
                  <c:v>24.356839662875409</c:v>
                </c:pt>
                <c:pt idx="4151">
                  <c:v>24.045229915769639</c:v>
                </c:pt>
                <c:pt idx="4152">
                  <c:v>23.742160131582789</c:v>
                </c:pt>
                <c:pt idx="4153">
                  <c:v>23.733620168663869</c:v>
                </c:pt>
                <c:pt idx="4154">
                  <c:v>23.733620168663869</c:v>
                </c:pt>
                <c:pt idx="4155">
                  <c:v>23.136268355282361</c:v>
                </c:pt>
                <c:pt idx="4156">
                  <c:v>21.287066814441619</c:v>
                </c:pt>
                <c:pt idx="4157">
                  <c:v>19.334148174602198</c:v>
                </c:pt>
                <c:pt idx="4158">
                  <c:v>17.842466359152791</c:v>
                </c:pt>
                <c:pt idx="4159">
                  <c:v>16.408203912899591</c:v>
                </c:pt>
                <c:pt idx="4160">
                  <c:v>15.71334267961945</c:v>
                </c:pt>
                <c:pt idx="4161">
                  <c:v>14.369807513906281</c:v>
                </c:pt>
                <c:pt idx="4162">
                  <c:v>13.721862546999841</c:v>
                </c:pt>
                <c:pt idx="4163">
                  <c:v>13.090331027851761</c:v>
                </c:pt>
                <c:pt idx="4164">
                  <c:v>12.47565149655914</c:v>
                </c:pt>
                <c:pt idx="4165">
                  <c:v>11.58401765398297</c:v>
                </c:pt>
                <c:pt idx="4166">
                  <c:v>11.58401765398297</c:v>
                </c:pt>
                <c:pt idx="4167">
                  <c:v>11.01357052263752</c:v>
                </c:pt>
                <c:pt idx="4168">
                  <c:v>12.207755648797519</c:v>
                </c:pt>
                <c:pt idx="4169">
                  <c:v>12.18136946736448</c:v>
                </c:pt>
                <c:pt idx="4170">
                  <c:v>11.593076117504911</c:v>
                </c:pt>
                <c:pt idx="4171">
                  <c:v>11.593076117504911</c:v>
                </c:pt>
                <c:pt idx="4172">
                  <c:v>11.298794088310251</c:v>
                </c:pt>
                <c:pt idx="4173">
                  <c:v>10.73770281324679</c:v>
                </c:pt>
                <c:pt idx="4174">
                  <c:v>9.9294689457106529</c:v>
                </c:pt>
                <c:pt idx="4175">
                  <c:v>9.9158512917276784</c:v>
                </c:pt>
                <c:pt idx="4176">
                  <c:v>9.1579160472496675</c:v>
                </c:pt>
                <c:pt idx="4177">
                  <c:v>11.9027636836126</c:v>
                </c:pt>
                <c:pt idx="4178">
                  <c:v>11.593076117504911</c:v>
                </c:pt>
                <c:pt idx="4179">
                  <c:v>9.1647248742411538</c:v>
                </c:pt>
                <c:pt idx="4180">
                  <c:v>8.9231734059951684</c:v>
                </c:pt>
                <c:pt idx="4181">
                  <c:v>8.6775028609771514</c:v>
                </c:pt>
                <c:pt idx="4182">
                  <c:v>8.4427602197226541</c:v>
                </c:pt>
                <c:pt idx="4183">
                  <c:v>8.2194801098613262</c:v>
                </c:pt>
                <c:pt idx="4184">
                  <c:v>8.2194801098613262</c:v>
                </c:pt>
                <c:pt idx="4185">
                  <c:v>8.9560256458638392</c:v>
                </c:pt>
                <c:pt idx="4186">
                  <c:v>9.1579160472496675</c:v>
                </c:pt>
                <c:pt idx="4187">
                  <c:v>8.4542227511158234</c:v>
                </c:pt>
                <c:pt idx="4188">
                  <c:v>7.4970042410019264</c:v>
                </c:pt>
                <c:pt idx="4189">
                  <c:v>7.0874327592728656</c:v>
                </c:pt>
                <c:pt idx="4190">
                  <c:v>7.0874327592728656</c:v>
                </c:pt>
                <c:pt idx="4191">
                  <c:v>7.0874327592728656</c:v>
                </c:pt>
                <c:pt idx="4192">
                  <c:v>7.0874327592728656</c:v>
                </c:pt>
                <c:pt idx="4193">
                  <c:v>6.5345389348371379</c:v>
                </c:pt>
                <c:pt idx="4194">
                  <c:v>6.5345389348371379</c:v>
                </c:pt>
                <c:pt idx="4195">
                  <c:v>6.3498725440247643</c:v>
                </c:pt>
                <c:pt idx="4196">
                  <c:v>6.1800208331323976</c:v>
                </c:pt>
                <c:pt idx="4197">
                  <c:v>6.1800208331323976</c:v>
                </c:pt>
                <c:pt idx="4198">
                  <c:v>6.1800208331323976</c:v>
                </c:pt>
                <c:pt idx="4199">
                  <c:v>6.1202843508632547</c:v>
                </c:pt>
                <c:pt idx="4200">
                  <c:v>6.1081999999999983</c:v>
                </c:pt>
                <c:pt idx="4201">
                  <c:v>6.1081999999999983</c:v>
                </c:pt>
                <c:pt idx="4202">
                  <c:v>5.8970042410019268</c:v>
                </c:pt>
                <c:pt idx="4203">
                  <c:v>5.6858084820038552</c:v>
                </c:pt>
                <c:pt idx="4204">
                  <c:v>4.9237163796364332</c:v>
                </c:pt>
                <c:pt idx="4205">
                  <c:v>5.6574327592728659</c:v>
                </c:pt>
                <c:pt idx="4206">
                  <c:v>5.6574327592728659</c:v>
                </c:pt>
                <c:pt idx="4207">
                  <c:v>5.6574327592728659</c:v>
                </c:pt>
                <c:pt idx="4208">
                  <c:v>5.6604004131086612</c:v>
                </c:pt>
                <c:pt idx="4209">
                  <c:v>5.6160773439710692</c:v>
                </c:pt>
                <c:pt idx="4210">
                  <c:v>5.6907055301252196</c:v>
                </c:pt>
                <c:pt idx="4211">
                  <c:v>5.5109693989374584</c:v>
                </c:pt>
                <c:pt idx="4212">
                  <c:v>5.5019630000000097</c:v>
                </c:pt>
                <c:pt idx="4213">
                  <c:v>5.4677809681000076</c:v>
                </c:pt>
                <c:pt idx="4214">
                  <c:v>5.5185575000000817</c:v>
                </c:pt>
                <c:pt idx="4215">
                  <c:v>5.5070585957915297</c:v>
                </c:pt>
                <c:pt idx="4216">
                  <c:v>5.481539000000029</c:v>
                </c:pt>
                <c:pt idx="4217">
                  <c:v>5.39</c:v>
                </c:pt>
                <c:pt idx="4218">
                  <c:v>5.31</c:v>
                </c:pt>
                <c:pt idx="4219">
                  <c:v>5.27</c:v>
                </c:pt>
                <c:pt idx="4220">
                  <c:v>5.22</c:v>
                </c:pt>
                <c:pt idx="4221">
                  <c:v>5.18</c:v>
                </c:pt>
                <c:pt idx="4222">
                  <c:v>5.0699999999999994</c:v>
                </c:pt>
                <c:pt idx="4223">
                  <c:v>5.0599999999999996</c:v>
                </c:pt>
                <c:pt idx="4224">
                  <c:v>5</c:v>
                </c:pt>
                <c:pt idx="4225">
                  <c:v>4.97</c:v>
                </c:pt>
                <c:pt idx="4226">
                  <c:v>4.8199999999999994</c:v>
                </c:pt>
                <c:pt idx="4227">
                  <c:v>4.7699999999999996</c:v>
                </c:pt>
                <c:pt idx="4228">
                  <c:v>4.62</c:v>
                </c:pt>
                <c:pt idx="4229">
                  <c:v>4.58</c:v>
                </c:pt>
                <c:pt idx="4230">
                  <c:v>4.47</c:v>
                </c:pt>
                <c:pt idx="4231">
                  <c:v>4.4800000000000004</c:v>
                </c:pt>
                <c:pt idx="4232">
                  <c:v>4.3899999999999997</c:v>
                </c:pt>
                <c:pt idx="4233">
                  <c:v>3.3849999999999998</c:v>
                </c:pt>
                <c:pt idx="4234">
                  <c:v>4.3499999999999996</c:v>
                </c:pt>
                <c:pt idx="4235">
                  <c:v>4.29</c:v>
                </c:pt>
                <c:pt idx="4236">
                  <c:v>4.2699999999999996</c:v>
                </c:pt>
                <c:pt idx="4237">
                  <c:v>4.24</c:v>
                </c:pt>
                <c:pt idx="4238">
                  <c:v>4.22</c:v>
                </c:pt>
                <c:pt idx="4239">
                  <c:v>4.17</c:v>
                </c:pt>
                <c:pt idx="4240">
                  <c:v>4.07</c:v>
                </c:pt>
                <c:pt idx="4241">
                  <c:v>4.0199999999999996</c:v>
                </c:pt>
                <c:pt idx="4242">
                  <c:v>4.0199999999999996</c:v>
                </c:pt>
                <c:pt idx="4243">
                  <c:v>4.04</c:v>
                </c:pt>
                <c:pt idx="4244">
                  <c:v>3.97</c:v>
                </c:pt>
                <c:pt idx="4245">
                  <c:v>3.92</c:v>
                </c:pt>
                <c:pt idx="4246">
                  <c:v>3.92</c:v>
                </c:pt>
                <c:pt idx="4247">
                  <c:v>3.84</c:v>
                </c:pt>
                <c:pt idx="4248">
                  <c:v>3.8</c:v>
                </c:pt>
                <c:pt idx="4249">
                  <c:v>3.71</c:v>
                </c:pt>
                <c:pt idx="4250">
                  <c:v>3.69</c:v>
                </c:pt>
                <c:pt idx="4251">
                  <c:v>3.58</c:v>
                </c:pt>
                <c:pt idx="4252">
                  <c:v>3.65</c:v>
                </c:pt>
                <c:pt idx="4253">
                  <c:v>3.57</c:v>
                </c:pt>
                <c:pt idx="4254">
                  <c:v>3.62</c:v>
                </c:pt>
                <c:pt idx="4255">
                  <c:v>3.58</c:v>
                </c:pt>
                <c:pt idx="4256">
                  <c:v>3.56</c:v>
                </c:pt>
                <c:pt idx="4257">
                  <c:v>3.59</c:v>
                </c:pt>
                <c:pt idx="4258">
                  <c:v>3.5</c:v>
                </c:pt>
                <c:pt idx="4259">
                  <c:v>3.47</c:v>
                </c:pt>
                <c:pt idx="4260">
                  <c:v>3.53</c:v>
                </c:pt>
                <c:pt idx="4261">
                  <c:v>3.54</c:v>
                </c:pt>
                <c:pt idx="4262">
                  <c:v>3.55</c:v>
                </c:pt>
                <c:pt idx="4263">
                  <c:v>3.4350000000000001</c:v>
                </c:pt>
                <c:pt idx="4264">
                  <c:v>3.58</c:v>
                </c:pt>
                <c:pt idx="4265">
                  <c:v>3.52</c:v>
                </c:pt>
                <c:pt idx="4266">
                  <c:v>3.47</c:v>
                </c:pt>
                <c:pt idx="4267">
                  <c:v>3.47</c:v>
                </c:pt>
                <c:pt idx="4268">
                  <c:v>3.6</c:v>
                </c:pt>
                <c:pt idx="4269">
                  <c:v>4.01</c:v>
                </c:pt>
                <c:pt idx="4270">
                  <c:v>3.88</c:v>
                </c:pt>
                <c:pt idx="4271">
                  <c:v>3.81</c:v>
                </c:pt>
                <c:pt idx="4272">
                  <c:v>3.67</c:v>
                </c:pt>
                <c:pt idx="4273">
                  <c:v>3.62</c:v>
                </c:pt>
                <c:pt idx="4274">
                  <c:v>3.51</c:v>
                </c:pt>
                <c:pt idx="4275">
                  <c:v>3.41</c:v>
                </c:pt>
                <c:pt idx="4276">
                  <c:v>3.43</c:v>
                </c:pt>
                <c:pt idx="4277">
                  <c:v>3.37</c:v>
                </c:pt>
                <c:pt idx="4278">
                  <c:v>3.31</c:v>
                </c:pt>
                <c:pt idx="4279">
                  <c:v>3.25</c:v>
                </c:pt>
                <c:pt idx="4280">
                  <c:v>3.36</c:v>
                </c:pt>
                <c:pt idx="4281">
                  <c:v>3.24</c:v>
                </c:pt>
                <c:pt idx="4282">
                  <c:v>3.15</c:v>
                </c:pt>
                <c:pt idx="4283">
                  <c:v>3.06</c:v>
                </c:pt>
                <c:pt idx="4284">
                  <c:v>3.08</c:v>
                </c:pt>
                <c:pt idx="4285">
                  <c:v>3.03</c:v>
                </c:pt>
                <c:pt idx="4286">
                  <c:v>3.01</c:v>
                </c:pt>
                <c:pt idx="4287">
                  <c:v>3.01</c:v>
                </c:pt>
                <c:pt idx="4288">
                  <c:v>3.11</c:v>
                </c:pt>
                <c:pt idx="4289">
                  <c:v>2.97</c:v>
                </c:pt>
                <c:pt idx="4290">
                  <c:v>2.92</c:v>
                </c:pt>
                <c:pt idx="4291">
                  <c:v>2.92</c:v>
                </c:pt>
                <c:pt idx="4292">
                  <c:v>2.7149999999999999</c:v>
                </c:pt>
                <c:pt idx="4293">
                  <c:v>2.83</c:v>
                </c:pt>
                <c:pt idx="4294">
                  <c:v>2.67</c:v>
                </c:pt>
                <c:pt idx="4295">
                  <c:v>2.77</c:v>
                </c:pt>
                <c:pt idx="4296">
                  <c:v>2.65</c:v>
                </c:pt>
                <c:pt idx="4297">
                  <c:v>2.64</c:v>
                </c:pt>
                <c:pt idx="4298">
                  <c:v>2.66</c:v>
                </c:pt>
                <c:pt idx="4299">
                  <c:v>2.79</c:v>
                </c:pt>
                <c:pt idx="4300">
                  <c:v>2.81</c:v>
                </c:pt>
                <c:pt idx="4301">
                  <c:v>2.59</c:v>
                </c:pt>
                <c:pt idx="4302">
                  <c:v>2.63</c:v>
                </c:pt>
                <c:pt idx="4303">
                  <c:v>2.6</c:v>
                </c:pt>
                <c:pt idx="4304">
                  <c:v>2.6</c:v>
                </c:pt>
                <c:pt idx="4305">
                  <c:v>2.57</c:v>
                </c:pt>
                <c:pt idx="4306">
                  <c:v>2.4700000000000002</c:v>
                </c:pt>
                <c:pt idx="4307">
                  <c:v>2.4900000000000002</c:v>
                </c:pt>
                <c:pt idx="4308">
                  <c:v>2.4500000000000002</c:v>
                </c:pt>
                <c:pt idx="4309">
                  <c:v>2.4700000000000002</c:v>
                </c:pt>
                <c:pt idx="4310">
                  <c:v>2.58</c:v>
                </c:pt>
                <c:pt idx="4311">
                  <c:v>2.42</c:v>
                </c:pt>
                <c:pt idx="4312">
                  <c:v>2.4300000000000002</c:v>
                </c:pt>
                <c:pt idx="4313">
                  <c:v>2.46</c:v>
                </c:pt>
                <c:pt idx="4314">
                  <c:v>2.6</c:v>
                </c:pt>
                <c:pt idx="4315">
                  <c:v>3.14</c:v>
                </c:pt>
                <c:pt idx="4316">
                  <c:v>2.84</c:v>
                </c:pt>
                <c:pt idx="4317">
                  <c:v>2.69</c:v>
                </c:pt>
                <c:pt idx="4318">
                  <c:v>2.4900000000000002</c:v>
                </c:pt>
                <c:pt idx="4319">
                  <c:v>2.46</c:v>
                </c:pt>
                <c:pt idx="4320">
                  <c:v>2.39</c:v>
                </c:pt>
                <c:pt idx="4321">
                  <c:v>2.35</c:v>
                </c:pt>
                <c:pt idx="4322">
                  <c:v>2.15</c:v>
                </c:pt>
                <c:pt idx="4323">
                  <c:v>2.4700000000000002</c:v>
                </c:pt>
                <c:pt idx="4324">
                  <c:v>2.34</c:v>
                </c:pt>
                <c:pt idx="4325">
                  <c:v>2.17</c:v>
                </c:pt>
                <c:pt idx="4326">
                  <c:v>2.12</c:v>
                </c:pt>
                <c:pt idx="4327">
                  <c:v>2.06</c:v>
                </c:pt>
                <c:pt idx="4328">
                  <c:v>1.99</c:v>
                </c:pt>
                <c:pt idx="4329">
                  <c:v>1.96</c:v>
                </c:pt>
                <c:pt idx="4330">
                  <c:v>1.95</c:v>
                </c:pt>
                <c:pt idx="4331">
                  <c:v>1.9</c:v>
                </c:pt>
                <c:pt idx="4332">
                  <c:v>1.83</c:v>
                </c:pt>
                <c:pt idx="4333">
                  <c:v>1.82</c:v>
                </c:pt>
                <c:pt idx="4334">
                  <c:v>1.82</c:v>
                </c:pt>
                <c:pt idx="4335">
                  <c:v>1.86</c:v>
                </c:pt>
                <c:pt idx="4336">
                  <c:v>1.95</c:v>
                </c:pt>
                <c:pt idx="4337">
                  <c:v>1.94</c:v>
                </c:pt>
                <c:pt idx="4338">
                  <c:v>1.96</c:v>
                </c:pt>
                <c:pt idx="4339">
                  <c:v>3.4</c:v>
                </c:pt>
                <c:pt idx="4340">
                  <c:v>2.93</c:v>
                </c:pt>
                <c:pt idx="4341">
                  <c:v>2.57</c:v>
                </c:pt>
                <c:pt idx="4342">
                  <c:v>2.5</c:v>
                </c:pt>
                <c:pt idx="4343">
                  <c:v>2.38</c:v>
                </c:pt>
                <c:pt idx="4344">
                  <c:v>2.31</c:v>
                </c:pt>
                <c:pt idx="4345">
                  <c:v>2.2200000000000002</c:v>
                </c:pt>
                <c:pt idx="4346">
                  <c:v>2.13</c:v>
                </c:pt>
                <c:pt idx="4347">
                  <c:v>2.02</c:v>
                </c:pt>
                <c:pt idx="4348">
                  <c:v>2.0099999999999998</c:v>
                </c:pt>
                <c:pt idx="4349">
                  <c:v>1.88</c:v>
                </c:pt>
                <c:pt idx="4350">
                  <c:v>1.85</c:v>
                </c:pt>
                <c:pt idx="4351">
                  <c:v>1.85</c:v>
                </c:pt>
                <c:pt idx="4352">
                  <c:v>3.34</c:v>
                </c:pt>
                <c:pt idx="4353">
                  <c:v>1.86</c:v>
                </c:pt>
                <c:pt idx="4354">
                  <c:v>1.84</c:v>
                </c:pt>
                <c:pt idx="4355">
                  <c:v>1.84</c:v>
                </c:pt>
                <c:pt idx="4356">
                  <c:v>1.79</c:v>
                </c:pt>
                <c:pt idx="4357">
                  <c:v>1.98</c:v>
                </c:pt>
                <c:pt idx="4358">
                  <c:v>2.38</c:v>
                </c:pt>
                <c:pt idx="4359">
                  <c:v>2.13</c:v>
                </c:pt>
                <c:pt idx="4360">
                  <c:v>2.0299999999999998</c:v>
                </c:pt>
                <c:pt idx="4361">
                  <c:v>1.92</c:v>
                </c:pt>
                <c:pt idx="4362">
                  <c:v>1.87</c:v>
                </c:pt>
                <c:pt idx="4363">
                  <c:v>1.843226060250482</c:v>
                </c:pt>
                <c:pt idx="4364">
                  <c:v>1.83</c:v>
                </c:pt>
                <c:pt idx="4365">
                  <c:v>1.62</c:v>
                </c:pt>
                <c:pt idx="4366">
                  <c:v>1.6</c:v>
                </c:pt>
                <c:pt idx="4367">
                  <c:v>1.54</c:v>
                </c:pt>
                <c:pt idx="4368">
                  <c:v>1.45</c:v>
                </c:pt>
                <c:pt idx="4369">
                  <c:v>1.35</c:v>
                </c:pt>
                <c:pt idx="4370">
                  <c:v>1.35</c:v>
                </c:pt>
                <c:pt idx="4371">
                  <c:v>1.35</c:v>
                </c:pt>
                <c:pt idx="4372">
                  <c:v>1.33</c:v>
                </c:pt>
                <c:pt idx="4373">
                  <c:v>1.33</c:v>
                </c:pt>
                <c:pt idx="4374">
                  <c:v>1.5</c:v>
                </c:pt>
                <c:pt idx="4375">
                  <c:v>1.66</c:v>
                </c:pt>
                <c:pt idx="4376">
                  <c:v>3.72</c:v>
                </c:pt>
                <c:pt idx="4377">
                  <c:v>2.61</c:v>
                </c:pt>
                <c:pt idx="4378">
                  <c:v>2.2200000000000002</c:v>
                </c:pt>
                <c:pt idx="4379">
                  <c:v>1.99</c:v>
                </c:pt>
                <c:pt idx="4380">
                  <c:v>1.79</c:v>
                </c:pt>
                <c:pt idx="4381">
                  <c:v>2.57</c:v>
                </c:pt>
                <c:pt idx="4382">
                  <c:v>3.57</c:v>
                </c:pt>
                <c:pt idx="4383">
                  <c:v>6.537449987086914</c:v>
                </c:pt>
                <c:pt idx="4384">
                  <c:v>3.4</c:v>
                </c:pt>
                <c:pt idx="4385">
                  <c:v>7.5330969131325549</c:v>
                </c:pt>
                <c:pt idx="4386">
                  <c:v>4.79</c:v>
                </c:pt>
                <c:pt idx="4387">
                  <c:v>17.422245724838341</c:v>
                </c:pt>
                <c:pt idx="4388">
                  <c:v>6.0498621274585647</c:v>
                </c:pt>
                <c:pt idx="4389">
                  <c:v>5.7747000000000002</c:v>
                </c:pt>
                <c:pt idx="4390">
                  <c:v>21.483322751115828</c:v>
                </c:pt>
                <c:pt idx="4391">
                  <c:v>7.3539621274585638</c:v>
                </c:pt>
                <c:pt idx="4392">
                  <c:v>5.4766130301252414</c:v>
                </c:pt>
                <c:pt idx="4393">
                  <c:v>5.2263999999999999</c:v>
                </c:pt>
                <c:pt idx="4394">
                  <c:v>6.0981621274585649</c:v>
                </c:pt>
                <c:pt idx="4395">
                  <c:v>6.85972425491713</c:v>
                </c:pt>
                <c:pt idx="4396">
                  <c:v>6.7597242549171286</c:v>
                </c:pt>
                <c:pt idx="4397">
                  <c:v>9.9585801098613285</c:v>
                </c:pt>
                <c:pt idx="4398">
                  <c:v>12.25203217325755</c:v>
                </c:pt>
                <c:pt idx="4399">
                  <c:v>9.7029908817875743</c:v>
                </c:pt>
                <c:pt idx="4400">
                  <c:v>9.9486614268055931</c:v>
                </c:pt>
                <c:pt idx="4401">
                  <c:v>8.9459328117303816</c:v>
                </c:pt>
                <c:pt idx="4402">
                  <c:v>9.4682482405330788</c:v>
                </c:pt>
                <c:pt idx="4403">
                  <c:v>11.363236864980561</c:v>
                </c:pt>
                <c:pt idx="4404">
                  <c:v>13.747417746510431</c:v>
                </c:pt>
                <c:pt idx="4405">
                  <c:v>13.41939455164631</c:v>
                </c:pt>
                <c:pt idx="4406">
                  <c:v>11.593159405735211</c:v>
                </c:pt>
                <c:pt idx="4407">
                  <c:v>11.307935840062481</c:v>
                </c:pt>
                <c:pt idx="4408">
                  <c:v>9.6824783477328928</c:v>
                </c:pt>
                <c:pt idx="4409">
                  <c:v>8.313081220139992</c:v>
                </c:pt>
                <c:pt idx="4410">
                  <c:v>7.8326680338674759</c:v>
                </c:pt>
                <c:pt idx="4411">
                  <c:v>8.0674106751219732</c:v>
                </c:pt>
                <c:pt idx="4412">
                  <c:v>10.47097685560829</c:v>
                </c:pt>
                <c:pt idx="4413">
                  <c:v>14.6200845452323</c:v>
                </c:pt>
                <c:pt idx="4414">
                  <c:v>13.15006593312892</c:v>
                </c:pt>
                <c:pt idx="4415">
                  <c:v>51.874879834614568</c:v>
                </c:pt>
                <c:pt idx="4416">
                  <c:v>34.659739757933323</c:v>
                </c:pt>
                <c:pt idx="4417">
                  <c:v>36.970951463201352</c:v>
                </c:pt>
                <c:pt idx="4418">
                  <c:v>40.572965489380643</c:v>
                </c:pt>
                <c:pt idx="4419">
                  <c:v>48.950661485926332</c:v>
                </c:pt>
                <c:pt idx="4420">
                  <c:v>50.872120966222489</c:v>
                </c:pt>
                <c:pt idx="4421">
                  <c:v>53.14339455164631</c:v>
                </c:pt>
                <c:pt idx="4422">
                  <c:v>52.511863032498233</c:v>
                </c:pt>
                <c:pt idx="4423">
                  <c:v>48.879752701869052</c:v>
                </c:pt>
                <c:pt idx="4424">
                  <c:v>63.470856425403717</c:v>
                </c:pt>
                <c:pt idx="4425">
                  <c:v>64.292659924286539</c:v>
                </c:pt>
                <c:pt idx="4426">
                  <c:v>61.878974658065459</c:v>
                </c:pt>
                <c:pt idx="4427">
                  <c:v>48.502659924286533</c:v>
                </c:pt>
                <c:pt idx="4428">
                  <c:v>44.805287653443997</c:v>
                </c:pt>
                <c:pt idx="4429">
                  <c:v>43.932068130671752</c:v>
                </c:pt>
                <c:pt idx="4430">
                  <c:v>40.844191443434617</c:v>
                </c:pt>
                <c:pt idx="4431">
                  <c:v>444.4478028878425</c:v>
                </c:pt>
                <c:pt idx="4432">
                  <c:v>82.238172986200595</c:v>
                </c:pt>
                <c:pt idx="4433">
                  <c:v>78.208721691370414</c:v>
                </c:pt>
                <c:pt idx="4434">
                  <c:v>77.415108456258324</c:v>
                </c:pt>
                <c:pt idx="4435">
                  <c:v>80.16801815340547</c:v>
                </c:pt>
                <c:pt idx="4436">
                  <c:v>78.167987897256012</c:v>
                </c:pt>
                <c:pt idx="4437">
                  <c:v>74.192191443434609</c:v>
                </c:pt>
                <c:pt idx="4438">
                  <c:v>59.27986627848221</c:v>
                </c:pt>
                <c:pt idx="4439">
                  <c:v>57.18065992428653</c:v>
                </c:pt>
                <c:pt idx="4440">
                  <c:v>78.554760096441811</c:v>
                </c:pt>
                <c:pt idx="4441">
                  <c:v>78.167987897256012</c:v>
                </c:pt>
                <c:pt idx="4442">
                  <c:v>74.856143897293407</c:v>
                </c:pt>
                <c:pt idx="4443">
                  <c:v>76.389295050373434</c:v>
                </c:pt>
                <c:pt idx="4444">
                  <c:v>64.539029691159016</c:v>
                </c:pt>
                <c:pt idx="4445">
                  <c:v>57.912191443434622</c:v>
                </c:pt>
                <c:pt idx="4446">
                  <c:v>60.719146607009662</c:v>
                </c:pt>
                <c:pt idx="4447">
                  <c:v>77.084156283653584</c:v>
                </c:pt>
                <c:pt idx="4448">
                  <c:v>78.961601132368116</c:v>
                </c:pt>
                <c:pt idx="4449">
                  <c:v>78.526107707284964</c:v>
                </c:pt>
                <c:pt idx="4450">
                  <c:v>79.368221479918134</c:v>
                </c:pt>
                <c:pt idx="4451">
                  <c:v>80.148493192000473</c:v>
                </c:pt>
                <c:pt idx="4452">
                  <c:v>502.8885076863038</c:v>
                </c:pt>
                <c:pt idx="4453">
                  <c:v>88.882001751855739</c:v>
                </c:pt>
                <c:pt idx="4454">
                  <c:v>80.561517666302024</c:v>
                </c:pt>
                <c:pt idx="4455">
                  <c:v>79.341759122234919</c:v>
                </c:pt>
                <c:pt idx="4456">
                  <c:v>833.36258669458846</c:v>
                </c:pt>
                <c:pt idx="4457">
                  <c:v>254.57525480506919</c:v>
                </c:pt>
                <c:pt idx="4458">
                  <c:v>128.84538817139031</c:v>
                </c:pt>
                <c:pt idx="4459">
                  <c:v>120.10537298620061</c:v>
                </c:pt>
                <c:pt idx="4460">
                  <c:v>83.057817808052164</c:v>
                </c:pt>
                <c:pt idx="4461">
                  <c:v>83.057817808052164</c:v>
                </c:pt>
                <c:pt idx="4462">
                  <c:v>82.960400248687534</c:v>
                </c:pt>
                <c:pt idx="4463">
                  <c:v>77.084156283653584</c:v>
                </c:pt>
                <c:pt idx="4464">
                  <c:v>73.795762952797432</c:v>
                </c:pt>
                <c:pt idx="4465">
                  <c:v>67.760990881787563</c:v>
                </c:pt>
                <c:pt idx="4466">
                  <c:v>59.895456816074841</c:v>
                </c:pt>
                <c:pt idx="4467">
                  <c:v>59.17100513057354</c:v>
                </c:pt>
                <c:pt idx="4468">
                  <c:v>57.415762952797429</c:v>
                </c:pt>
                <c:pt idx="4469">
                  <c:v>43.948771626450863</c:v>
                </c:pt>
                <c:pt idx="4470">
                  <c:v>42.055935840062467</c:v>
                </c:pt>
                <c:pt idx="4471">
                  <c:v>48.241005130573541</c:v>
                </c:pt>
                <c:pt idx="4472">
                  <c:v>51.945762952797431</c:v>
                </c:pt>
                <c:pt idx="4473">
                  <c:v>47.240068130671737</c:v>
                </c:pt>
                <c:pt idx="4474">
                  <c:v>48.468951463201343</c:v>
                </c:pt>
                <c:pt idx="4475">
                  <c:v>46.954844564999021</c:v>
                </c:pt>
                <c:pt idx="4476">
                  <c:v>47.801159405735213</c:v>
                </c:pt>
                <c:pt idx="4477">
                  <c:v>47.240068130671737</c:v>
                </c:pt>
                <c:pt idx="4478">
                  <c:v>61.941705037427781</c:v>
                </c:pt>
                <c:pt idx="4479">
                  <c:v>41.808167080793702</c:v>
                </c:pt>
                <c:pt idx="4480">
                  <c:v>36.034844564999027</c:v>
                </c:pt>
                <c:pt idx="4481">
                  <c:v>33.873948644983322</c:v>
                </c:pt>
                <c:pt idx="4482">
                  <c:v>31.181347005505099</c:v>
                </c:pt>
                <c:pt idx="4483">
                  <c:v>30.517394551646309</c:v>
                </c:pt>
                <c:pt idx="4484">
                  <c:v>29.27972346412453</c:v>
                </c:pt>
                <c:pt idx="4485">
                  <c:v>28.12071227438976</c:v>
                </c:pt>
                <c:pt idx="4486">
                  <c:v>27.190042738264811</c:v>
                </c:pt>
                <c:pt idx="4487">
                  <c:v>25.315345664651829</c:v>
                </c:pt>
                <c:pt idx="4488">
                  <c:v>23.255279547121422</c:v>
                </c:pt>
                <c:pt idx="4489">
                  <c:v>21.69440299541715</c:v>
                </c:pt>
                <c:pt idx="4490">
                  <c:v>21.38279324831138</c:v>
                </c:pt>
                <c:pt idx="4491">
                  <c:v>58.256659924286531</c:v>
                </c:pt>
                <c:pt idx="4492">
                  <c:v>76.097129205227532</c:v>
                </c:pt>
                <c:pt idx="4493">
                  <c:v>48.708571396099131</c:v>
                </c:pt>
                <c:pt idx="4494">
                  <c:v>71.141480694281483</c:v>
                </c:pt>
                <c:pt idx="4495">
                  <c:v>73.4019432920946</c:v>
                </c:pt>
                <c:pt idx="4496">
                  <c:v>73.465143774504739</c:v>
                </c:pt>
                <c:pt idx="4497">
                  <c:v>63.102203566990802</c:v>
                </c:pt>
                <c:pt idx="4498">
                  <c:v>53.980270005869123</c:v>
                </c:pt>
                <c:pt idx="4499">
                  <c:v>48.613027493616187</c:v>
                </c:pt>
                <c:pt idx="4500">
                  <c:v>97.881714951476226</c:v>
                </c:pt>
                <c:pt idx="4501">
                  <c:v>86.725292716108456</c:v>
                </c:pt>
                <c:pt idx="4502">
                  <c:v>89.058571995451985</c:v>
                </c:pt>
                <c:pt idx="4503">
                  <c:v>90.655090900973391</c:v>
                </c:pt>
                <c:pt idx="4504">
                  <c:v>87.675444144244864</c:v>
                </c:pt>
                <c:pt idx="4505">
                  <c:v>84.892627596367532</c:v>
                </c:pt>
                <c:pt idx="4506">
                  <c:v>79.307631388517564</c:v>
                </c:pt>
                <c:pt idx="4507">
                  <c:v>71.237741434929873</c:v>
                </c:pt>
                <c:pt idx="4508">
                  <c:v>73.897005130573547</c:v>
                </c:pt>
                <c:pt idx="4509">
                  <c:v>50.976758581340292</c:v>
                </c:pt>
                <c:pt idx="4510">
                  <c:v>115.26437865833221</c:v>
                </c:pt>
                <c:pt idx="4511">
                  <c:v>95.677146581572515</c:v>
                </c:pt>
                <c:pt idx="4512">
                  <c:v>84.630903822211337</c:v>
                </c:pt>
                <c:pt idx="4513">
                  <c:v>97.328773276350347</c:v>
                </c:pt>
                <c:pt idx="4514">
                  <c:v>77.084156283653584</c:v>
                </c:pt>
                <c:pt idx="4515">
                  <c:v>72.796610205470586</c:v>
                </c:pt>
                <c:pt idx="4516">
                  <c:v>72.452956752610859</c:v>
                </c:pt>
                <c:pt idx="4517">
                  <c:v>65.85739227906511</c:v>
                </c:pt>
                <c:pt idx="4518">
                  <c:v>59.229023338291093</c:v>
                </c:pt>
                <c:pt idx="4519">
                  <c:v>52.025144263582327</c:v>
                </c:pt>
                <c:pt idx="4520">
                  <c:v>44.831762952797433</c:v>
                </c:pt>
                <c:pt idx="4521">
                  <c:v>44.831762952797433</c:v>
                </c:pt>
                <c:pt idx="4522">
                  <c:v>41.485608110905027</c:v>
                </c:pt>
                <c:pt idx="4523">
                  <c:v>38.348878524653188</c:v>
                </c:pt>
                <c:pt idx="4524">
                  <c:v>35.735023338291093</c:v>
                </c:pt>
                <c:pt idx="4525">
                  <c:v>35.177516546268599</c:v>
                </c:pt>
                <c:pt idx="4526">
                  <c:v>41.976021805150097</c:v>
                </c:pt>
                <c:pt idx="4527">
                  <c:v>59.162621459796803</c:v>
                </c:pt>
                <c:pt idx="4528">
                  <c:v>64.354462910971591</c:v>
                </c:pt>
                <c:pt idx="4529">
                  <c:v>44.865821459796798</c:v>
                </c:pt>
                <c:pt idx="4530">
                  <c:v>44.865821459796798</c:v>
                </c:pt>
                <c:pt idx="4531">
                  <c:v>45.303526377692748</c:v>
                </c:pt>
                <c:pt idx="4532">
                  <c:v>46.196724189379857</c:v>
                </c:pt>
                <c:pt idx="4533">
                  <c:v>45.747186920846062</c:v>
                </c:pt>
                <c:pt idx="4534">
                  <c:v>43.139238616945697</c:v>
                </c:pt>
                <c:pt idx="4535">
                  <c:v>32.530706401824162</c:v>
                </c:pt>
                <c:pt idx="4536">
                  <c:v>31.571151687811948</c:v>
                </c:pt>
                <c:pt idx="4537">
                  <c:v>30.05704478960963</c:v>
                </c:pt>
                <c:pt idx="4538">
                  <c:v>26.41276143491773</c:v>
                </c:pt>
                <c:pt idx="4539">
                  <c:v>16.26424317787739</c:v>
                </c:pt>
                <c:pt idx="4540">
                  <c:v>24.283975005422789</c:v>
                </c:pt>
                <c:pt idx="4541">
                  <c:v>22.906286272361971</c:v>
                </c:pt>
                <c:pt idx="4542">
                  <c:v>20.94276143491772</c:v>
                </c:pt>
                <c:pt idx="4543">
                  <c:v>19.999620168663871</c:v>
                </c:pt>
                <c:pt idx="4544">
                  <c:v>19.402268355282359</c:v>
                </c:pt>
                <c:pt idx="4545">
                  <c:v>18.519692976228129</c:v>
                </c:pt>
                <c:pt idx="4546">
                  <c:v>18.519692976228129</c:v>
                </c:pt>
                <c:pt idx="4547">
                  <c:v>18.243825266837391</c:v>
                </c:pt>
                <c:pt idx="4548">
                  <c:v>16.668469410555399</c:v>
                </c:pt>
                <c:pt idx="4549">
                  <c:v>16.499962187764691</c:v>
                </c:pt>
                <c:pt idx="4550">
                  <c:v>16.392601701164661</c:v>
                </c:pt>
                <c:pt idx="4551">
                  <c:v>16.116733991773931</c:v>
                </c:pt>
                <c:pt idx="4552">
                  <c:v>15.58436783362853</c:v>
                </c:pt>
                <c:pt idx="4553">
                  <c:v>15.32823548389853</c:v>
                </c:pt>
                <c:pt idx="4554">
                  <c:v>15.07210313416854</c:v>
                </c:pt>
                <c:pt idx="4555">
                  <c:v>14.5975441655717</c:v>
                </c:pt>
                <c:pt idx="4556">
                  <c:v>14.5807620441325</c:v>
                </c:pt>
                <c:pt idx="4557">
                  <c:v>12.67055038447702</c:v>
                </c:pt>
                <c:pt idx="4558">
                  <c:v>11.493692976228131</c:v>
                </c:pt>
                <c:pt idx="4559">
                  <c:v>10.932601701164661</c:v>
                </c:pt>
                <c:pt idx="4560">
                  <c:v>10.355479395038319</c:v>
                </c:pt>
                <c:pt idx="4561">
                  <c:v>9.5770316165056268</c:v>
                </c:pt>
                <c:pt idx="4562">
                  <c:v>9.5770316165056268</c:v>
                </c:pt>
                <c:pt idx="4563">
                  <c:v>9.3313610714876098</c:v>
                </c:pt>
                <c:pt idx="4564">
                  <c:v>9.0856905264695911</c:v>
                </c:pt>
                <c:pt idx="4565">
                  <c:v>8.8509478852150938</c:v>
                </c:pt>
                <c:pt idx="4566">
                  <c:v>8.3929251340992685</c:v>
                </c:pt>
                <c:pt idx="4567">
                  <c:v>8.3929251340992685</c:v>
                </c:pt>
                <c:pt idx="4568">
                  <c:v>8.1696450242379406</c:v>
                </c:pt>
                <c:pt idx="4569">
                  <c:v>7.5998935062419228</c:v>
                </c:pt>
                <c:pt idx="4570">
                  <c:v>7.7492535062417964</c:v>
                </c:pt>
                <c:pt idx="4571">
                  <c:v>7.7492535062417964</c:v>
                </c:pt>
                <c:pt idx="4572">
                  <c:v>7.5508777835108063</c:v>
                </c:pt>
                <c:pt idx="4573">
                  <c:v>7.5508777835108063</c:v>
                </c:pt>
                <c:pt idx="4574">
                  <c:v>7.3525020607798179</c:v>
                </c:pt>
                <c:pt idx="4575">
                  <c:v>7.1678356699674426</c:v>
                </c:pt>
                <c:pt idx="4576">
                  <c:v>7.1678356699674426</c:v>
                </c:pt>
                <c:pt idx="4577">
                  <c:v>7.1678356699674426</c:v>
                </c:pt>
                <c:pt idx="4578">
                  <c:v>6.9831692791550699</c:v>
                </c:pt>
                <c:pt idx="4579">
                  <c:v>7.0034510542253141</c:v>
                </c:pt>
                <c:pt idx="4580">
                  <c:v>6.9831692791550699</c:v>
                </c:pt>
                <c:pt idx="4581">
                  <c:v>6.9831692791550699</c:v>
                </c:pt>
                <c:pt idx="4582">
                  <c:v>6.9831692791550699</c:v>
                </c:pt>
                <c:pt idx="4583">
                  <c:v>6.3362450242379396</c:v>
                </c:pt>
                <c:pt idx="4584">
                  <c:v>6.2008191862546713</c:v>
                </c:pt>
                <c:pt idx="4585">
                  <c:v>6.2044991862546706</c:v>
                </c:pt>
                <c:pt idx="4586">
                  <c:v>5.9510322163799119</c:v>
                </c:pt>
                <c:pt idx="4587">
                  <c:v>5.8366710844884224</c:v>
                </c:pt>
                <c:pt idx="4588">
                  <c:v>5.56</c:v>
                </c:pt>
                <c:pt idx="4589">
                  <c:v>5.56</c:v>
                </c:pt>
                <c:pt idx="4590">
                  <c:v>5.56</c:v>
                </c:pt>
                <c:pt idx="4591">
                  <c:v>5.47</c:v>
                </c:pt>
                <c:pt idx="4592">
                  <c:v>5.47</c:v>
                </c:pt>
                <c:pt idx="4593">
                  <c:v>5.47</c:v>
                </c:pt>
                <c:pt idx="4594">
                  <c:v>5.36</c:v>
                </c:pt>
                <c:pt idx="4595">
                  <c:v>5.32</c:v>
                </c:pt>
                <c:pt idx="4596">
                  <c:v>5.2709250000000711</c:v>
                </c:pt>
                <c:pt idx="4597">
                  <c:v>5.212649999999976</c:v>
                </c:pt>
                <c:pt idx="4598">
                  <c:v>5.0857399999999151</c:v>
                </c:pt>
                <c:pt idx="4599">
                  <c:v>4.5752199999999812</c:v>
                </c:pt>
                <c:pt idx="4600">
                  <c:v>4.967895000000051</c:v>
                </c:pt>
                <c:pt idx="4601">
                  <c:v>4.8332149999999379</c:v>
                </c:pt>
                <c:pt idx="4602">
                  <c:v>4.7425649999999626</c:v>
                </c:pt>
                <c:pt idx="4603">
                  <c:v>4.7710550000002314</c:v>
                </c:pt>
                <c:pt idx="4604">
                  <c:v>4.7300000000000004</c:v>
                </c:pt>
                <c:pt idx="4605">
                  <c:v>4.72</c:v>
                </c:pt>
                <c:pt idx="4606">
                  <c:v>4.5768049999999949</c:v>
                </c:pt>
                <c:pt idx="4607">
                  <c:v>4.571625</c:v>
                </c:pt>
                <c:pt idx="4608">
                  <c:v>4.513350000000024</c:v>
                </c:pt>
                <c:pt idx="4609">
                  <c:v>4.4110450000000281</c:v>
                </c:pt>
                <c:pt idx="4610">
                  <c:v>4.4110450000000281</c:v>
                </c:pt>
                <c:pt idx="4611">
                  <c:v>4.3877349999999904</c:v>
                </c:pt>
                <c:pt idx="4612">
                  <c:v>4.3385249999999758</c:v>
                </c:pt>
                <c:pt idx="4613">
                  <c:v>4.2996750000000707</c:v>
                </c:pt>
                <c:pt idx="4614">
                  <c:v>4.282840000000057</c:v>
                </c:pt>
                <c:pt idx="4615">
                  <c:v>4.2362199999998644</c:v>
                </c:pt>
                <c:pt idx="4616">
                  <c:v>4.1401049999999486</c:v>
                </c:pt>
                <c:pt idx="4617">
                  <c:v>4.3558000000001886</c:v>
                </c:pt>
                <c:pt idx="4618">
                  <c:v>4.3257950000000296</c:v>
                </c:pt>
                <c:pt idx="4619">
                  <c:v>4.4110450000000281</c:v>
                </c:pt>
                <c:pt idx="4620">
                  <c:v>4.3825549999998774</c:v>
                </c:pt>
                <c:pt idx="4621">
                  <c:v>4.2685949999999817</c:v>
                </c:pt>
                <c:pt idx="4622">
                  <c:v>4.326870000000075</c:v>
                </c:pt>
                <c:pt idx="4623">
                  <c:v>4.26</c:v>
                </c:pt>
                <c:pt idx="4624">
                  <c:v>4.1947800000001374</c:v>
                </c:pt>
                <c:pt idx="4625">
                  <c:v>4.1209649999999387</c:v>
                </c:pt>
                <c:pt idx="4626">
                  <c:v>4.0354949999999574</c:v>
                </c:pt>
                <c:pt idx="4627">
                  <c:v>4.0329049999999009</c:v>
                </c:pt>
                <c:pt idx="4628">
                  <c:v>3.726730000000066</c:v>
                </c:pt>
                <c:pt idx="4629">
                  <c:v>3.93</c:v>
                </c:pt>
                <c:pt idx="4630">
                  <c:v>3.88</c:v>
                </c:pt>
                <c:pt idx="4631">
                  <c:v>3.84</c:v>
                </c:pt>
                <c:pt idx="4632">
                  <c:v>3.8</c:v>
                </c:pt>
                <c:pt idx="4633">
                  <c:v>3.7726099999999909</c:v>
                </c:pt>
                <c:pt idx="4634">
                  <c:v>3.711744999999957</c:v>
                </c:pt>
                <c:pt idx="4635">
                  <c:v>3.6586499999999762</c:v>
                </c:pt>
                <c:pt idx="4636">
                  <c:v>3.587424999999953</c:v>
                </c:pt>
                <c:pt idx="4637">
                  <c:v>3.5848350000001319</c:v>
                </c:pt>
                <c:pt idx="4638">
                  <c:v>3.5926049999999492</c:v>
                </c:pt>
                <c:pt idx="4639">
                  <c:v>3.4915949999999811</c:v>
                </c:pt>
                <c:pt idx="4640">
                  <c:v>3.41</c:v>
                </c:pt>
                <c:pt idx="4641">
                  <c:v>3.8753000000002</c:v>
                </c:pt>
                <c:pt idx="4642">
                  <c:v>4.9173899999998909</c:v>
                </c:pt>
                <c:pt idx="4643">
                  <c:v>4.5641400000001298</c:v>
                </c:pt>
                <c:pt idx="4644">
                  <c:v>4.1533399999999387</c:v>
                </c:pt>
                <c:pt idx="4645">
                  <c:v>3.9882999999997</c:v>
                </c:pt>
                <c:pt idx="4646">
                  <c:v>3.9408149999999602</c:v>
                </c:pt>
                <c:pt idx="4647">
                  <c:v>3.8580799999999722</c:v>
                </c:pt>
                <c:pt idx="4648">
                  <c:v>3.81</c:v>
                </c:pt>
                <c:pt idx="4649">
                  <c:v>3.7622499999999999</c:v>
                </c:pt>
                <c:pt idx="4650">
                  <c:v>3.7298749999999998</c:v>
                </c:pt>
                <c:pt idx="4651">
                  <c:v>3.66</c:v>
                </c:pt>
                <c:pt idx="4652">
                  <c:v>3.6923200000000049</c:v>
                </c:pt>
                <c:pt idx="4653">
                  <c:v>3.4864149999999858</c:v>
                </c:pt>
                <c:pt idx="4654">
                  <c:v>3.435909999999943</c:v>
                </c:pt>
                <c:pt idx="4655">
                  <c:v>3.36</c:v>
                </c:pt>
                <c:pt idx="4656">
                  <c:v>3.3038200000000049</c:v>
                </c:pt>
                <c:pt idx="4657">
                  <c:v>3.2390699999998871</c:v>
                </c:pt>
                <c:pt idx="4658">
                  <c:v>3.19</c:v>
                </c:pt>
                <c:pt idx="4659">
                  <c:v>3.1846799999999948</c:v>
                </c:pt>
                <c:pt idx="4660">
                  <c:v>3.1354700000000988</c:v>
                </c:pt>
                <c:pt idx="4661">
                  <c:v>3.1302899999998681</c:v>
                </c:pt>
                <c:pt idx="4662">
                  <c:v>3.0681300000000422</c:v>
                </c:pt>
                <c:pt idx="4663">
                  <c:v>3.03</c:v>
                </c:pt>
                <c:pt idx="4664">
                  <c:v>2.9800699999998872</c:v>
                </c:pt>
                <c:pt idx="4665">
                  <c:v>3.0072650000000092</c:v>
                </c:pt>
                <c:pt idx="4666">
                  <c:v>2.9593500000000241</c:v>
                </c:pt>
                <c:pt idx="4667">
                  <c:v>2.8609299999999949</c:v>
                </c:pt>
                <c:pt idx="4668">
                  <c:v>2.8376200000000749</c:v>
                </c:pt>
                <c:pt idx="4669">
                  <c:v>2.849274999999976</c:v>
                </c:pt>
                <c:pt idx="4670">
                  <c:v>2.822080000000089</c:v>
                </c:pt>
                <c:pt idx="4671">
                  <c:v>2.7329449999998872</c:v>
                </c:pt>
                <c:pt idx="4672">
                  <c:v>2.652875000000118</c:v>
                </c:pt>
                <c:pt idx="4673">
                  <c:v>2.7810799999998541</c:v>
                </c:pt>
                <c:pt idx="4674">
                  <c:v>2.71</c:v>
                </c:pt>
                <c:pt idx="4675">
                  <c:v>2.6860499999982999</c:v>
                </c:pt>
                <c:pt idx="4676">
                  <c:v>2.6800500000004002</c:v>
                </c:pt>
                <c:pt idx="4677">
                  <c:v>2.5516450000000521</c:v>
                </c:pt>
                <c:pt idx="4678">
                  <c:v>2.4739450000000049</c:v>
                </c:pt>
                <c:pt idx="4679">
                  <c:v>2.455499999997</c:v>
                </c:pt>
                <c:pt idx="4680">
                  <c:v>2.435095000000099</c:v>
                </c:pt>
                <c:pt idx="4681">
                  <c:v>2.337969999999864</c:v>
                </c:pt>
                <c:pt idx="4682">
                  <c:v>2.4066050000000661</c:v>
                </c:pt>
                <c:pt idx="4683">
                  <c:v>2.91</c:v>
                </c:pt>
                <c:pt idx="4684">
                  <c:v>3.8842000000000478</c:v>
                </c:pt>
                <c:pt idx="4685">
                  <c:v>4.257160000000062</c:v>
                </c:pt>
                <c:pt idx="4686">
                  <c:v>3.4413100000000378</c:v>
                </c:pt>
                <c:pt idx="4687">
                  <c:v>2.724449999999929</c:v>
                </c:pt>
                <c:pt idx="4688">
                  <c:v>3.1328800000000419</c:v>
                </c:pt>
                <c:pt idx="4689">
                  <c:v>2.9360399999998679</c:v>
                </c:pt>
                <c:pt idx="4690">
                  <c:v>2.815605000000184</c:v>
                </c:pt>
                <c:pt idx="4691">
                  <c:v>2.6666799999998769</c:v>
                </c:pt>
                <c:pt idx="4692">
                  <c:v>2.7521499999999759</c:v>
                </c:pt>
                <c:pt idx="4693">
                  <c:v>3.1199299999999952</c:v>
                </c:pt>
                <c:pt idx="4694">
                  <c:v>3.1205500000011002</c:v>
                </c:pt>
                <c:pt idx="4695">
                  <c:v>2.7638049999998771</c:v>
                </c:pt>
                <c:pt idx="4696">
                  <c:v>2.7573300000000889</c:v>
                </c:pt>
                <c:pt idx="4697">
                  <c:v>2.6809249999999532</c:v>
                </c:pt>
                <c:pt idx="4698">
                  <c:v>2.5760300000000189</c:v>
                </c:pt>
                <c:pt idx="4699">
                  <c:v>4.4708130301252904</c:v>
                </c:pt>
                <c:pt idx="4700">
                  <c:v>3.7233999999999758</c:v>
                </c:pt>
                <c:pt idx="4701">
                  <c:v>3.2199299999998781</c:v>
                </c:pt>
                <c:pt idx="4702">
                  <c:v>3.0842400000000301</c:v>
                </c:pt>
                <c:pt idx="4703">
                  <c:v>2.98</c:v>
                </c:pt>
                <c:pt idx="4704">
                  <c:v>3.0153200000000049</c:v>
                </c:pt>
                <c:pt idx="4705">
                  <c:v>2.9171850000000399</c:v>
                </c:pt>
                <c:pt idx="4706">
                  <c:v>2.593149999999977</c:v>
                </c:pt>
                <c:pt idx="4707">
                  <c:v>2.9272599999999671</c:v>
                </c:pt>
                <c:pt idx="4708">
                  <c:v>4.8658750000000008</c:v>
                </c:pt>
                <c:pt idx="4709">
                  <c:v>4.2585199999998169</c:v>
                </c:pt>
                <c:pt idx="4710">
                  <c:v>3.8572500000013998</c:v>
                </c:pt>
                <c:pt idx="4711">
                  <c:v>3.1901449999999341</c:v>
                </c:pt>
                <c:pt idx="4712">
                  <c:v>2.9475500000016002</c:v>
                </c:pt>
                <c:pt idx="4713">
                  <c:v>2.692864999999915</c:v>
                </c:pt>
                <c:pt idx="4714">
                  <c:v>2.5271049999999482</c:v>
                </c:pt>
                <c:pt idx="4715">
                  <c:v>2.3911300000000431</c:v>
                </c:pt>
                <c:pt idx="4716">
                  <c:v>2.2576700000000298</c:v>
                </c:pt>
                <c:pt idx="4717">
                  <c:v>2.3471000000000242</c:v>
                </c:pt>
                <c:pt idx="4718">
                  <c:v>3.8334750000001412</c:v>
                </c:pt>
                <c:pt idx="4719">
                  <c:v>5.8433174581514731</c:v>
                </c:pt>
                <c:pt idx="4720">
                  <c:v>3.3646849999999189</c:v>
                </c:pt>
                <c:pt idx="4721">
                  <c:v>2.9334500000000472</c:v>
                </c:pt>
                <c:pt idx="4722">
                  <c:v>2.731429999999877</c:v>
                </c:pt>
                <c:pt idx="4723">
                  <c:v>2.731429999999877</c:v>
                </c:pt>
                <c:pt idx="4724">
                  <c:v>3.46</c:v>
                </c:pt>
                <c:pt idx="4725">
                  <c:v>2.9813650000000331</c:v>
                </c:pt>
                <c:pt idx="4726">
                  <c:v>3.2564749999999099</c:v>
                </c:pt>
                <c:pt idx="4727">
                  <c:v>5.336438934837938</c:v>
                </c:pt>
                <c:pt idx="4728">
                  <c:v>4.8421597021771614</c:v>
                </c:pt>
                <c:pt idx="4729">
                  <c:v>3.5620949999999798</c:v>
                </c:pt>
                <c:pt idx="4730">
                  <c:v>3.0901450000000521</c:v>
                </c:pt>
                <c:pt idx="4731">
                  <c:v>2.7547399999999151</c:v>
                </c:pt>
                <c:pt idx="4732">
                  <c:v>2.6381900000000802</c:v>
                </c:pt>
                <c:pt idx="4733">
                  <c:v>2.5629999999995001</c:v>
                </c:pt>
                <c:pt idx="4734">
                  <c:v>8.1459689561888577</c:v>
                </c:pt>
                <c:pt idx="4735">
                  <c:v>6.1916292410020448</c:v>
                </c:pt>
                <c:pt idx="4736">
                  <c:v>5.3990156457296212</c:v>
                </c:pt>
                <c:pt idx="4737">
                  <c:v>4.347374162016731</c:v>
                </c:pt>
                <c:pt idx="4738">
                  <c:v>3.8949130301252408</c:v>
                </c:pt>
                <c:pt idx="4739">
                  <c:v>3.6692949999999098</c:v>
                </c:pt>
                <c:pt idx="4740">
                  <c:v>3.4128850000000899</c:v>
                </c:pt>
                <c:pt idx="4741">
                  <c:v>3.173024999999976</c:v>
                </c:pt>
                <c:pt idx="4742">
                  <c:v>3.4441999999991002</c:v>
                </c:pt>
                <c:pt idx="4743">
                  <c:v>3.2066950000000052</c:v>
                </c:pt>
                <c:pt idx="4744">
                  <c:v>2.971005000000043</c:v>
                </c:pt>
                <c:pt idx="4745">
                  <c:v>2.74855000000007</c:v>
                </c:pt>
                <c:pt idx="4746">
                  <c:v>4.4201099999999904</c:v>
                </c:pt>
                <c:pt idx="4747">
                  <c:v>4.2413999999999774</c:v>
                </c:pt>
                <c:pt idx="4748">
                  <c:v>4.9704849999998721</c:v>
                </c:pt>
                <c:pt idx="4749">
                  <c:v>14.505915002921419</c:v>
                </c:pt>
                <c:pt idx="4750">
                  <c:v>14.75298202919466</c:v>
                </c:pt>
                <c:pt idx="4751">
                  <c:v>12.26291465756813</c:v>
                </c:pt>
                <c:pt idx="4752">
                  <c:v>6.12098457858293</c:v>
                </c:pt>
                <c:pt idx="4753">
                  <c:v>11.84141589624971</c:v>
                </c:pt>
                <c:pt idx="4754">
                  <c:v>9.2288806753292025</c:v>
                </c:pt>
                <c:pt idx="4755">
                  <c:v>10.183048396979659</c:v>
                </c:pt>
                <c:pt idx="4756">
                  <c:v>8.7772843508632548</c:v>
                </c:pt>
                <c:pt idx="4757">
                  <c:v>13.99605976685687</c:v>
                </c:pt>
                <c:pt idx="4758">
                  <c:v>9.2919086281322656</c:v>
                </c:pt>
                <c:pt idx="4759">
                  <c:v>10.36542605280364</c:v>
                </c:pt>
                <c:pt idx="4760">
                  <c:v>11.793665673575379</c:v>
                </c:pt>
                <c:pt idx="4761">
                  <c:v>10.786059766856869</c:v>
                </c:pt>
                <c:pt idx="4762">
                  <c:v>10.466137994814551</c:v>
                </c:pt>
                <c:pt idx="4763">
                  <c:v>9.1213057557251673</c:v>
                </c:pt>
                <c:pt idx="4764">
                  <c:v>10.9794076750585</c:v>
                </c:pt>
                <c:pt idx="4765">
                  <c:v>9.4115851083686923</c:v>
                </c:pt>
                <c:pt idx="4766">
                  <c:v>6.7645389348371374</c:v>
                </c:pt>
                <c:pt idx="4767">
                  <c:v>10.14376973046112</c:v>
                </c:pt>
                <c:pt idx="4768">
                  <c:v>10.78067456449733</c:v>
                </c:pt>
                <c:pt idx="4769">
                  <c:v>7.1327663684604934</c:v>
                </c:pt>
                <c:pt idx="4770">
                  <c:v>17.052661391600839</c:v>
                </c:pt>
                <c:pt idx="4771">
                  <c:v>12.8995907541312</c:v>
                </c:pt>
                <c:pt idx="4772">
                  <c:v>10.295893296133841</c:v>
                </c:pt>
                <c:pt idx="4773">
                  <c:v>7.343962127458564</c:v>
                </c:pt>
                <c:pt idx="4774">
                  <c:v>10.477604780310489</c:v>
                </c:pt>
                <c:pt idx="4775">
                  <c:v>12.28826156048728</c:v>
                </c:pt>
                <c:pt idx="4776">
                  <c:v>11.09407643432727</c:v>
                </c:pt>
                <c:pt idx="4777">
                  <c:v>8.1709621274585658</c:v>
                </c:pt>
                <c:pt idx="4778">
                  <c:v>8.9664561912113925</c:v>
                </c:pt>
                <c:pt idx="4779">
                  <c:v>10.477604780310489</c:v>
                </c:pt>
                <c:pt idx="4780">
                  <c:v>27.584736904373781</c:v>
                </c:pt>
                <c:pt idx="4781">
                  <c:v>16.41099283447798</c:v>
                </c:pt>
                <c:pt idx="4782">
                  <c:v>15.02600537669872</c:v>
                </c:pt>
                <c:pt idx="4783">
                  <c:v>8.3251678112876135</c:v>
                </c:pt>
                <c:pt idx="4784">
                  <c:v>8.4999966517621779</c:v>
                </c:pt>
                <c:pt idx="4785">
                  <c:v>14.038034357483889</c:v>
                </c:pt>
                <c:pt idx="4786">
                  <c:v>25.955099732680299</c:v>
                </c:pt>
                <c:pt idx="4787">
                  <c:v>34.155099732680299</c:v>
                </c:pt>
                <c:pt idx="4788">
                  <c:v>30.04704478960964</c:v>
                </c:pt>
                <c:pt idx="4789">
                  <c:v>20.69360170116467</c:v>
                </c:pt>
                <c:pt idx="4790">
                  <c:v>14.822450461882431</c:v>
                </c:pt>
                <c:pt idx="4791">
                  <c:v>12.392418622091959</c:v>
                </c:pt>
                <c:pt idx="4792">
                  <c:v>49.860143320668001</c:v>
                </c:pt>
                <c:pt idx="4793">
                  <c:v>51.202338050271258</c:v>
                </c:pt>
                <c:pt idx="4794">
                  <c:v>68.752402127814818</c:v>
                </c:pt>
                <c:pt idx="4795">
                  <c:v>67.474256286314841</c:v>
                </c:pt>
                <c:pt idx="4796">
                  <c:v>82.368335971792703</c:v>
                </c:pt>
                <c:pt idx="4797">
                  <c:v>251.83472604858451</c:v>
                </c:pt>
                <c:pt idx="4798">
                  <c:v>105.2810578530258</c:v>
                </c:pt>
                <c:pt idx="4799">
                  <c:v>83.894846257024355</c:v>
                </c:pt>
                <c:pt idx="4800">
                  <c:v>118.1455924758979</c:v>
                </c:pt>
                <c:pt idx="4801">
                  <c:v>89.503851244806299</c:v>
                </c:pt>
                <c:pt idx="4802">
                  <c:v>73.930727293976446</c:v>
                </c:pt>
                <c:pt idx="4803">
                  <c:v>55.64011250030655</c:v>
                </c:pt>
                <c:pt idx="4804">
                  <c:v>88.533106630754716</c:v>
                </c:pt>
                <c:pt idx="4805">
                  <c:v>167.0455493322074</c:v>
                </c:pt>
                <c:pt idx="4806">
                  <c:v>111.0387152046949</c:v>
                </c:pt>
                <c:pt idx="4807">
                  <c:v>102.4788876009345</c:v>
                </c:pt>
                <c:pt idx="4808">
                  <c:v>83.28746274023419</c:v>
                </c:pt>
                <c:pt idx="4809">
                  <c:v>72.954713803641482</c:v>
                </c:pt>
                <c:pt idx="4810">
                  <c:v>71.853443961446857</c:v>
                </c:pt>
                <c:pt idx="4811">
                  <c:v>44.152284844268287</c:v>
                </c:pt>
                <c:pt idx="4812">
                  <c:v>49.661244051577278</c:v>
                </c:pt>
                <c:pt idx="4813">
                  <c:v>55.64772027337844</c:v>
                </c:pt>
                <c:pt idx="4814">
                  <c:v>45.579220040642781</c:v>
                </c:pt>
                <c:pt idx="4815">
                  <c:v>43.997264352838343</c:v>
                </c:pt>
                <c:pt idx="4816">
                  <c:v>44.71011250030655</c:v>
                </c:pt>
                <c:pt idx="4817">
                  <c:v>51.929502008632468</c:v>
                </c:pt>
                <c:pt idx="4818">
                  <c:v>43.702506593588041</c:v>
                </c:pt>
                <c:pt idx="4819">
                  <c:v>45.061320280726967</c:v>
                </c:pt>
                <c:pt idx="4820">
                  <c:v>43.786953452579439</c:v>
                </c:pt>
                <c:pt idx="4821">
                  <c:v>45.097934135426911</c:v>
                </c:pt>
                <c:pt idx="4822">
                  <c:v>48.022106625710691</c:v>
                </c:pt>
                <c:pt idx="4823">
                  <c:v>42.215601770181827</c:v>
                </c:pt>
                <c:pt idx="4824">
                  <c:v>43.451024193584772</c:v>
                </c:pt>
                <c:pt idx="4825">
                  <c:v>93.188821385071449</c:v>
                </c:pt>
                <c:pt idx="4826">
                  <c:v>77.899847438900167</c:v>
                </c:pt>
                <c:pt idx="4827">
                  <c:v>88.240432126789074</c:v>
                </c:pt>
                <c:pt idx="4828">
                  <c:v>146.65182172114399</c:v>
                </c:pt>
                <c:pt idx="4829">
                  <c:v>139.8944167289809</c:v>
                </c:pt>
                <c:pt idx="4830">
                  <c:v>104.53583999083421</c:v>
                </c:pt>
                <c:pt idx="4831">
                  <c:v>101.7049629264703</c:v>
                </c:pt>
                <c:pt idx="4832">
                  <c:v>81.024455398082864</c:v>
                </c:pt>
                <c:pt idx="4833">
                  <c:v>99.205883731492207</c:v>
                </c:pt>
                <c:pt idx="4834">
                  <c:v>77.790888873428855</c:v>
                </c:pt>
                <c:pt idx="4835">
                  <c:v>76.50066937803129</c:v>
                </c:pt>
                <c:pt idx="4836">
                  <c:v>78.210219672826838</c:v>
                </c:pt>
                <c:pt idx="4837">
                  <c:v>90.704039177523612</c:v>
                </c:pt>
                <c:pt idx="4838">
                  <c:v>106.03676309805159</c:v>
                </c:pt>
                <c:pt idx="4839">
                  <c:v>93.072259552135662</c:v>
                </c:pt>
                <c:pt idx="4840">
                  <c:v>105.21356080010371</c:v>
                </c:pt>
                <c:pt idx="4841">
                  <c:v>85.143306561569034</c:v>
                </c:pt>
                <c:pt idx="4842">
                  <c:v>89.030099634180758</c:v>
                </c:pt>
                <c:pt idx="4843">
                  <c:v>83.411176229355206</c:v>
                </c:pt>
                <c:pt idx="4844">
                  <c:v>80.994409087894624</c:v>
                </c:pt>
                <c:pt idx="4845">
                  <c:v>84.373541231863783</c:v>
                </c:pt>
                <c:pt idx="4846">
                  <c:v>76.31463864220342</c:v>
                </c:pt>
                <c:pt idx="4847">
                  <c:v>74.865735271200819</c:v>
                </c:pt>
                <c:pt idx="4848">
                  <c:v>76.31463864220342</c:v>
                </c:pt>
                <c:pt idx="4849">
                  <c:v>72.148107896922966</c:v>
                </c:pt>
                <c:pt idx="4850">
                  <c:v>69.690341231863783</c:v>
                </c:pt>
                <c:pt idx="4851">
                  <c:v>66.139545980767224</c:v>
                </c:pt>
                <c:pt idx="4852">
                  <c:v>59.201941231863778</c:v>
                </c:pt>
                <c:pt idx="4853">
                  <c:v>50.509397524198803</c:v>
                </c:pt>
                <c:pt idx="4854">
                  <c:v>52.069940948363502</c:v>
                </c:pt>
                <c:pt idx="4855">
                  <c:v>47.554735271200819</c:v>
                </c:pt>
                <c:pt idx="4856">
                  <c:v>45.493154286651198</c:v>
                </c:pt>
                <c:pt idx="4857">
                  <c:v>45.493154286651198</c:v>
                </c:pt>
                <c:pt idx="4858">
                  <c:v>47.554735271200819</c:v>
                </c:pt>
                <c:pt idx="4859">
                  <c:v>88.867155086640324</c:v>
                </c:pt>
                <c:pt idx="4860">
                  <c:v>88.867155086640324</c:v>
                </c:pt>
                <c:pt idx="4861">
                  <c:v>79.379940948363483</c:v>
                </c:pt>
                <c:pt idx="4862">
                  <c:v>74.864735271200814</c:v>
                </c:pt>
                <c:pt idx="4863">
                  <c:v>78.592941922570375</c:v>
                </c:pt>
                <c:pt idx="4864">
                  <c:v>64.661941231863793</c:v>
                </c:pt>
                <c:pt idx="4865">
                  <c:v>57.782319710359992</c:v>
                </c:pt>
                <c:pt idx="4866">
                  <c:v>55.767107896922973</c:v>
                </c:pt>
                <c:pt idx="4867">
                  <c:v>52.312319710359994</c:v>
                </c:pt>
                <c:pt idx="4868">
                  <c:v>50.509397524198803</c:v>
                </c:pt>
                <c:pt idx="4869">
                  <c:v>57.062541231863783</c:v>
                </c:pt>
                <c:pt idx="4870">
                  <c:v>58.825272153962302</c:v>
                </c:pt>
                <c:pt idx="4871">
                  <c:v>49.003638642203427</c:v>
                </c:pt>
                <c:pt idx="4872">
                  <c:v>47.554735271200819</c:v>
                </c:pt>
                <c:pt idx="4873">
                  <c:v>46.16501280464054</c:v>
                </c:pt>
                <c:pt idx="4874">
                  <c:v>43.714865178300997</c:v>
                </c:pt>
                <c:pt idx="4875">
                  <c:v>45.922993045245292</c:v>
                </c:pt>
                <c:pt idx="4876">
                  <c:v>41.84634890692228</c:v>
                </c:pt>
                <c:pt idx="4877">
                  <c:v>40.468660173861473</c:v>
                </c:pt>
                <c:pt idx="4878">
                  <c:v>48.674573963443542</c:v>
                </c:pt>
                <c:pt idx="4879">
                  <c:v>57.062541231863783</c:v>
                </c:pt>
                <c:pt idx="4880">
                  <c:v>51.756548339350573</c:v>
                </c:pt>
                <c:pt idx="4881">
                  <c:v>47.584325723421983</c:v>
                </c:pt>
                <c:pt idx="4882">
                  <c:v>43.936247759257498</c:v>
                </c:pt>
                <c:pt idx="4883">
                  <c:v>38.585574105193693</c:v>
                </c:pt>
                <c:pt idx="4884">
                  <c:v>35.916698087170637</c:v>
                </c:pt>
                <c:pt idx="4885">
                  <c:v>32.300858617279403</c:v>
                </c:pt>
                <c:pt idx="4886">
                  <c:v>30.540373269563201</c:v>
                </c:pt>
                <c:pt idx="4887">
                  <c:v>56.071341231863798</c:v>
                </c:pt>
                <c:pt idx="4888">
                  <c:v>39.372130471111888</c:v>
                </c:pt>
                <c:pt idx="4889">
                  <c:v>31.611320280726972</c:v>
                </c:pt>
                <c:pt idx="4890">
                  <c:v>30.38442046006886</c:v>
                </c:pt>
                <c:pt idx="4891">
                  <c:v>28.738399695385731</c:v>
                </c:pt>
                <c:pt idx="4892">
                  <c:v>26.082114637858961</c:v>
                </c:pt>
                <c:pt idx="4893">
                  <c:v>20.970858617279401</c:v>
                </c:pt>
                <c:pt idx="4894">
                  <c:v>18.371666257500269</c:v>
                </c:pt>
                <c:pt idx="4895">
                  <c:v>16.37401280464055</c:v>
                </c:pt>
                <c:pt idx="4896">
                  <c:v>15.374131091787101</c:v>
                </c:pt>
                <c:pt idx="4897">
                  <c:v>14.726186124880661</c:v>
                </c:pt>
                <c:pt idx="4898">
                  <c:v>14.54713109178709</c:v>
                </c:pt>
                <c:pt idx="4899">
                  <c:v>13.899186124880661</c:v>
                </c:pt>
                <c:pt idx="4900">
                  <c:v>13.26765460573257</c:v>
                </c:pt>
                <c:pt idx="4901">
                  <c:v>12.96458482154573</c:v>
                </c:pt>
                <c:pt idx="4902">
                  <c:v>12.65297507443996</c:v>
                </c:pt>
                <c:pt idx="4903">
                  <c:v>12.34990529025311</c:v>
                </c:pt>
                <c:pt idx="4904">
                  <c:v>12.05562326105845</c:v>
                </c:pt>
                <c:pt idx="4905">
                  <c:v>9.5218986023474397</c:v>
                </c:pt>
                <c:pt idx="4906">
                  <c:v>11.19089410051834</c:v>
                </c:pt>
                <c:pt idx="4907">
                  <c:v>11.19089410051834</c:v>
                </c:pt>
                <c:pt idx="4908">
                  <c:v>10.915026391127601</c:v>
                </c:pt>
                <c:pt idx="4909">
                  <c:v>10.106792523591469</c:v>
                </c:pt>
                <c:pt idx="4910">
                  <c:v>10.106792523591469</c:v>
                </c:pt>
                <c:pt idx="4911">
                  <c:v>10.106792523591469</c:v>
                </c:pt>
                <c:pt idx="4912">
                  <c:v>9.8506601738614705</c:v>
                </c:pt>
                <c:pt idx="4913">
                  <c:v>9.8506601738614705</c:v>
                </c:pt>
                <c:pt idx="4914">
                  <c:v>9.1031867340954395</c:v>
                </c:pt>
                <c:pt idx="4915">
                  <c:v>8.4540607734354403</c:v>
                </c:pt>
                <c:pt idx="4916">
                  <c:v>8.1871412318637891</c:v>
                </c:pt>
                <c:pt idx="4917">
                  <c:v>8.1871412318637891</c:v>
                </c:pt>
                <c:pt idx="4918">
                  <c:v>8.1871412318637891</c:v>
                </c:pt>
                <c:pt idx="4919">
                  <c:v>8.1871412318637891</c:v>
                </c:pt>
                <c:pt idx="4920">
                  <c:v>7.9759454728657184</c:v>
                </c:pt>
                <c:pt idx="4921">
                  <c:v>7.7751583256867107</c:v>
                </c:pt>
                <c:pt idx="4922">
                  <c:v>7.5663739911366559</c:v>
                </c:pt>
                <c:pt idx="4923">
                  <c:v>7.3679982684056684</c:v>
                </c:pt>
                <c:pt idx="4924">
                  <c:v>7.3679982684056684</c:v>
                </c:pt>
                <c:pt idx="4925">
                  <c:v>7.1833318775932931</c:v>
                </c:pt>
                <c:pt idx="4926">
                  <c:v>6.8288137758885536</c:v>
                </c:pt>
                <c:pt idx="4927">
                  <c:v>6.6589620649961887</c:v>
                </c:pt>
                <c:pt idx="4928">
                  <c:v>6.6589620649961887</c:v>
                </c:pt>
                <c:pt idx="4929">
                  <c:v>6.6589620649961887</c:v>
                </c:pt>
                <c:pt idx="4930">
                  <c:v>6.5053516484299898</c:v>
                </c:pt>
                <c:pt idx="4931">
                  <c:v>6.35174123186379</c:v>
                </c:pt>
                <c:pt idx="4932">
                  <c:v>6.2163153938805209</c:v>
                </c:pt>
                <c:pt idx="4933">
                  <c:v>5.9665284240057614</c:v>
                </c:pt>
                <c:pt idx="4934">
                  <c:v>6.0808895558972509</c:v>
                </c:pt>
                <c:pt idx="4935">
                  <c:v>2.976742602151333</c:v>
                </c:pt>
                <c:pt idx="4936">
                  <c:v>6.1413165419008511</c:v>
                </c:pt>
                <c:pt idx="4937">
                  <c:v>5.8704648659343119</c:v>
                </c:pt>
                <c:pt idx="4938">
                  <c:v>5.7561037340428216</c:v>
                </c:pt>
                <c:pt idx="4939">
                  <c:v>5.4651165419008514</c:v>
                </c:pt>
                <c:pt idx="4940">
                  <c:v>5.4266000000000014</c:v>
                </c:pt>
                <c:pt idx="4941">
                  <c:v>5.5726599999999431</c:v>
                </c:pt>
                <c:pt idx="4942">
                  <c:v>5.5066149999999148</c:v>
                </c:pt>
                <c:pt idx="4943">
                  <c:v>5.5066149999999148</c:v>
                </c:pt>
                <c:pt idx="4944">
                  <c:v>5.4703550000003016</c:v>
                </c:pt>
                <c:pt idx="4945">
                  <c:v>5.33</c:v>
                </c:pt>
                <c:pt idx="4946">
                  <c:v>5.33</c:v>
                </c:pt>
                <c:pt idx="4947">
                  <c:v>5.33</c:v>
                </c:pt>
                <c:pt idx="4948">
                  <c:v>5.33</c:v>
                </c:pt>
                <c:pt idx="4949">
                  <c:v>5.2476150000003861</c:v>
                </c:pt>
                <c:pt idx="4950">
                  <c:v>5.1686199999998399</c:v>
                </c:pt>
                <c:pt idx="4951">
                  <c:v>5.0961000000001411</c:v>
                </c:pt>
                <c:pt idx="4952">
                  <c:v>5.092214999999821</c:v>
                </c:pt>
                <c:pt idx="4953">
                  <c:v>4.9950900000002916</c:v>
                </c:pt>
                <c:pt idx="4954">
                  <c:v>5.0546599999999433</c:v>
                </c:pt>
                <c:pt idx="4955">
                  <c:v>4.96</c:v>
                </c:pt>
                <c:pt idx="4956">
                  <c:v>4.8600000000000003</c:v>
                </c:pt>
                <c:pt idx="4957">
                  <c:v>4.76</c:v>
                </c:pt>
                <c:pt idx="4958">
                  <c:v>4.71</c:v>
                </c:pt>
                <c:pt idx="4959">
                  <c:v>4.5029900000001506</c:v>
                </c:pt>
                <c:pt idx="4960">
                  <c:v>4.5431349999998494</c:v>
                </c:pt>
                <c:pt idx="4961">
                  <c:v>4.4680250000000941</c:v>
                </c:pt>
                <c:pt idx="4962">
                  <c:v>4.41</c:v>
                </c:pt>
                <c:pt idx="4963">
                  <c:v>4.2685949999997463</c:v>
                </c:pt>
                <c:pt idx="4964">
                  <c:v>2.1699099999999429</c:v>
                </c:pt>
                <c:pt idx="4965">
                  <c:v>2.0879915419009918</c:v>
                </c:pt>
                <c:pt idx="4966">
                  <c:v>4.1426465419007759</c:v>
                </c:pt>
                <c:pt idx="4967">
                  <c:v>4.1426465419007759</c:v>
                </c:pt>
                <c:pt idx="4968">
                  <c:v>4.1478265419008888</c:v>
                </c:pt>
                <c:pt idx="4969">
                  <c:v>4.0623565419009076</c:v>
                </c:pt>
                <c:pt idx="4970">
                  <c:v>4.0082999999999531</c:v>
                </c:pt>
                <c:pt idx="4971">
                  <c:v>4.0950650000001989</c:v>
                </c:pt>
                <c:pt idx="4972">
                  <c:v>4.0199999999999996</c:v>
                </c:pt>
                <c:pt idx="4973">
                  <c:v>3.951320000000123</c:v>
                </c:pt>
                <c:pt idx="4974">
                  <c:v>4.0329049999997837</c:v>
                </c:pt>
                <c:pt idx="4975">
                  <c:v>3.9992349999999912</c:v>
                </c:pt>
                <c:pt idx="4976">
                  <c:v>3.98</c:v>
                </c:pt>
                <c:pt idx="4977">
                  <c:v>3.965564999999962</c:v>
                </c:pt>
                <c:pt idx="4978">
                  <c:v>3.8101650000001039</c:v>
                </c:pt>
                <c:pt idx="4979">
                  <c:v>3.8101650000001039</c:v>
                </c:pt>
                <c:pt idx="4980">
                  <c:v>3.877505000000161</c:v>
                </c:pt>
                <c:pt idx="4981">
                  <c:v>3.8010999999999062</c:v>
                </c:pt>
                <c:pt idx="4982">
                  <c:v>3.7933299999999699</c:v>
                </c:pt>
                <c:pt idx="4983">
                  <c:v>3.7933299999999699</c:v>
                </c:pt>
                <c:pt idx="4984">
                  <c:v>3.693614999999915</c:v>
                </c:pt>
                <c:pt idx="4985">
                  <c:v>3.7376450000001702</c:v>
                </c:pt>
                <c:pt idx="4986">
                  <c:v>3.7078599999999908</c:v>
                </c:pt>
                <c:pt idx="4987">
                  <c:v>3.716925000000189</c:v>
                </c:pt>
                <c:pt idx="4988">
                  <c:v>3.6819599999998971</c:v>
                </c:pt>
                <c:pt idx="4989">
                  <c:v>3.7000899999998209</c:v>
                </c:pt>
                <c:pt idx="4990">
                  <c:v>3.65</c:v>
                </c:pt>
                <c:pt idx="4991">
                  <c:v>3.5939000000000938</c:v>
                </c:pt>
                <c:pt idx="4992">
                  <c:v>3.56</c:v>
                </c:pt>
                <c:pt idx="4993">
                  <c:v>3.507134999999614</c:v>
                </c:pt>
                <c:pt idx="4994">
                  <c:v>3.507134999999614</c:v>
                </c:pt>
                <c:pt idx="4995">
                  <c:v>1.7969500000000469</c:v>
                </c:pt>
                <c:pt idx="4996">
                  <c:v>1.6894650000000571</c:v>
                </c:pt>
                <c:pt idx="4997">
                  <c:v>3.45663000000016</c:v>
                </c:pt>
                <c:pt idx="4998">
                  <c:v>3.4061249999999998</c:v>
                </c:pt>
                <c:pt idx="4999">
                  <c:v>3.3854050000000191</c:v>
                </c:pt>
                <c:pt idx="5000">
                  <c:v>3.33</c:v>
                </c:pt>
                <c:pt idx="5001">
                  <c:v>3.2753299999999719</c:v>
                </c:pt>
                <c:pt idx="5002">
                  <c:v>3.241660000000179</c:v>
                </c:pt>
                <c:pt idx="5003">
                  <c:v>3.2688549999998302</c:v>
                </c:pt>
                <c:pt idx="5004">
                  <c:v>3.232595000000217</c:v>
                </c:pt>
                <c:pt idx="5005">
                  <c:v>3.4488599999999909</c:v>
                </c:pt>
                <c:pt idx="5006">
                  <c:v>3.2792150000000571</c:v>
                </c:pt>
                <c:pt idx="5007">
                  <c:v>3.189859999999991</c:v>
                </c:pt>
                <c:pt idx="5008">
                  <c:v>3.18</c:v>
                </c:pt>
                <c:pt idx="5009">
                  <c:v>3.16</c:v>
                </c:pt>
                <c:pt idx="5010">
                  <c:v>3.1523050000001129</c:v>
                </c:pt>
                <c:pt idx="5011">
                  <c:v>3.2403649999999158</c:v>
                </c:pt>
                <c:pt idx="5012">
                  <c:v>3.117340000000056</c:v>
                </c:pt>
                <c:pt idx="5013">
                  <c:v>3.1782049999999722</c:v>
                </c:pt>
                <c:pt idx="5014">
                  <c:v>3.1652549999999251</c:v>
                </c:pt>
                <c:pt idx="5015">
                  <c:v>3.1548949999999341</c:v>
                </c:pt>
                <c:pt idx="5016">
                  <c:v>3.073310000000038</c:v>
                </c:pt>
                <c:pt idx="5017">
                  <c:v>3.037050000000189</c:v>
                </c:pt>
                <c:pt idx="5018">
                  <c:v>2.9865449999997931</c:v>
                </c:pt>
                <c:pt idx="5019">
                  <c:v>3.0590649999999622</c:v>
                </c:pt>
                <c:pt idx="5020">
                  <c:v>2.9826600000001791</c:v>
                </c:pt>
                <c:pt idx="5021">
                  <c:v>2.9114350000000382</c:v>
                </c:pt>
                <c:pt idx="5022">
                  <c:v>2.8635199999999341</c:v>
                </c:pt>
                <c:pt idx="5023">
                  <c:v>2.84</c:v>
                </c:pt>
                <c:pt idx="5024">
                  <c:v>2.7728699999998399</c:v>
                </c:pt>
                <c:pt idx="5025">
                  <c:v>3.157100172413811</c:v>
                </c:pt>
                <c:pt idx="5026">
                  <c:v>1.506870000000075</c:v>
                </c:pt>
                <c:pt idx="5027">
                  <c:v>2.9969049999997832</c:v>
                </c:pt>
                <c:pt idx="5028">
                  <c:v>2.991725000000141</c:v>
                </c:pt>
                <c:pt idx="5029">
                  <c:v>2.961939999999962</c:v>
                </c:pt>
                <c:pt idx="5030">
                  <c:v>2.97489000000001</c:v>
                </c:pt>
                <c:pt idx="5031">
                  <c:v>2.8881250000000001</c:v>
                </c:pt>
                <c:pt idx="5032">
                  <c:v>2.948989999999915</c:v>
                </c:pt>
                <c:pt idx="5033">
                  <c:v>2.8738799999999252</c:v>
                </c:pt>
                <c:pt idx="5034">
                  <c:v>2.7974750000001412</c:v>
                </c:pt>
                <c:pt idx="5035">
                  <c:v>2.820784999999943</c:v>
                </c:pt>
                <c:pt idx="5036">
                  <c:v>3.0797849999999429</c:v>
                </c:pt>
                <c:pt idx="5037">
                  <c:v>2.9956100000002261</c:v>
                </c:pt>
                <c:pt idx="5038">
                  <c:v>2.8907149999998212</c:v>
                </c:pt>
                <c:pt idx="5039">
                  <c:v>2.9217950000000279</c:v>
                </c:pt>
                <c:pt idx="5040">
                  <c:v>2.731429999999877</c:v>
                </c:pt>
                <c:pt idx="5041">
                  <c:v>2.6964650000000558</c:v>
                </c:pt>
                <c:pt idx="5042">
                  <c:v>2.6835150000000092</c:v>
                </c:pt>
                <c:pt idx="5043">
                  <c:v>2.6174700000002171</c:v>
                </c:pt>
                <c:pt idx="5044">
                  <c:v>2.5993399999998208</c:v>
                </c:pt>
                <c:pt idx="5045">
                  <c:v>2.5294100000001789</c:v>
                </c:pt>
                <c:pt idx="5046">
                  <c:v>2.477609999999991</c:v>
                </c:pt>
                <c:pt idx="5047">
                  <c:v>2.4814950000000748</c:v>
                </c:pt>
                <c:pt idx="5048">
                  <c:v>2.383074999999812</c:v>
                </c:pt>
                <c:pt idx="5049">
                  <c:v>2.3481100000002262</c:v>
                </c:pt>
                <c:pt idx="5050">
                  <c:v>2.3053749999997639</c:v>
                </c:pt>
                <c:pt idx="5051">
                  <c:v>2.2781800000001131</c:v>
                </c:pt>
                <c:pt idx="5052">
                  <c:v>3.0733099999998021</c:v>
                </c:pt>
                <c:pt idx="5053">
                  <c:v>3.3491449999999339</c:v>
                </c:pt>
                <c:pt idx="5054">
                  <c:v>3.420370000000311</c:v>
                </c:pt>
                <c:pt idx="5055">
                  <c:v>2.9425149999997742</c:v>
                </c:pt>
                <c:pt idx="5056">
                  <c:v>1.392909999999943</c:v>
                </c:pt>
                <c:pt idx="5057">
                  <c:v>1.3877300000000661</c:v>
                </c:pt>
                <c:pt idx="5058">
                  <c:v>2.8674050000000189</c:v>
                </c:pt>
                <c:pt idx="5059">
                  <c:v>2.56</c:v>
                </c:pt>
                <c:pt idx="5060">
                  <c:v>2.46</c:v>
                </c:pt>
                <c:pt idx="5061">
                  <c:v>2.36</c:v>
                </c:pt>
                <c:pt idx="5062">
                  <c:v>2.3545849999998958</c:v>
                </c:pt>
                <c:pt idx="5063">
                  <c:v>2.1422049999999722</c:v>
                </c:pt>
                <c:pt idx="5064">
                  <c:v>2.11</c:v>
                </c:pt>
                <c:pt idx="5065">
                  <c:v>2.1046500000000941</c:v>
                </c:pt>
                <c:pt idx="5066">
                  <c:v>2.0904049999997829</c:v>
                </c:pt>
                <c:pt idx="5067">
                  <c:v>2.0127050000002069</c:v>
                </c:pt>
                <c:pt idx="5068">
                  <c:v>1.910400000000094</c:v>
                </c:pt>
                <c:pt idx="5069">
                  <c:v>1.86636999999984</c:v>
                </c:pt>
                <c:pt idx="5070">
                  <c:v>1.8223399999998211</c:v>
                </c:pt>
                <c:pt idx="5071">
                  <c:v>1.905505000000395</c:v>
                </c:pt>
                <c:pt idx="5072">
                  <c:v>2.314724999999906</c:v>
                </c:pt>
                <c:pt idx="5073">
                  <c:v>3.1240999999999062</c:v>
                </c:pt>
                <c:pt idx="5074">
                  <c:v>2.4675350000001788</c:v>
                </c:pt>
                <c:pt idx="5075">
                  <c:v>2.240909999999944</c:v>
                </c:pt>
                <c:pt idx="5076">
                  <c:v>2.1904050000000188</c:v>
                </c:pt>
                <c:pt idx="5077">
                  <c:v>2.76</c:v>
                </c:pt>
                <c:pt idx="5078">
                  <c:v>3.84</c:v>
                </c:pt>
                <c:pt idx="5079">
                  <c:v>3.4633900000000102</c:v>
                </c:pt>
                <c:pt idx="5080">
                  <c:v>3.7366349999998492</c:v>
                </c:pt>
                <c:pt idx="5081">
                  <c:v>3.4038200000001231</c:v>
                </c:pt>
                <c:pt idx="5082">
                  <c:v>3.15</c:v>
                </c:pt>
                <c:pt idx="5083">
                  <c:v>3.24</c:v>
                </c:pt>
                <c:pt idx="5084">
                  <c:v>3.28</c:v>
                </c:pt>
                <c:pt idx="5085">
                  <c:v>3.401230000000067</c:v>
                </c:pt>
                <c:pt idx="5086">
                  <c:v>3.3999350000000379</c:v>
                </c:pt>
                <c:pt idx="5087">
                  <c:v>1.738170000000028</c:v>
                </c:pt>
                <c:pt idx="5088">
                  <c:v>2.3600949999999812</c:v>
                </c:pt>
                <c:pt idx="5089">
                  <c:v>5.2135849999998962</c:v>
                </c:pt>
                <c:pt idx="5090">
                  <c:v>4.3161500000000954</c:v>
                </c:pt>
                <c:pt idx="5091">
                  <c:v>5.3288400000000564</c:v>
                </c:pt>
                <c:pt idx="5092">
                  <c:v>4.6139999999999999</c:v>
                </c:pt>
                <c:pt idx="5093">
                  <c:v>3.9289450000001231</c:v>
                </c:pt>
                <c:pt idx="5094">
                  <c:v>3.6492249999999049</c:v>
                </c:pt>
                <c:pt idx="5095">
                  <c:v>3.3060499999999529</c:v>
                </c:pt>
                <c:pt idx="5096">
                  <c:v>3.816280000000019</c:v>
                </c:pt>
                <c:pt idx="5097">
                  <c:v>4.0934099999999436</c:v>
                </c:pt>
                <c:pt idx="5098">
                  <c:v>3.6246199999998399</c:v>
                </c:pt>
                <c:pt idx="5099">
                  <c:v>3.480875000000236</c:v>
                </c:pt>
                <c:pt idx="5100">
                  <c:v>4.6424899999999152</c:v>
                </c:pt>
                <c:pt idx="5101">
                  <c:v>4.5337099999998962</c:v>
                </c:pt>
                <c:pt idx="5102">
                  <c:v>8.3482304235926907</c:v>
                </c:pt>
                <c:pt idx="5103">
                  <c:v>5.3939749999997177</c:v>
                </c:pt>
                <c:pt idx="5104">
                  <c:v>6.3872878374927176</c:v>
                </c:pt>
                <c:pt idx="5105">
                  <c:v>4.7940049999999248</c:v>
                </c:pt>
                <c:pt idx="5106">
                  <c:v>6.5815192410019838</c:v>
                </c:pt>
                <c:pt idx="5107">
                  <c:v>5.428555000000113</c:v>
                </c:pt>
                <c:pt idx="5108">
                  <c:v>4.9377499999999994</c:v>
                </c:pt>
                <c:pt idx="5109">
                  <c:v>4.4275199999999346</c:v>
                </c:pt>
                <c:pt idx="5110">
                  <c:v>5.1345142410019182</c:v>
                </c:pt>
                <c:pt idx="5111">
                  <c:v>3.6738299999999722</c:v>
                </c:pt>
                <c:pt idx="5112">
                  <c:v>3.4213049999998781</c:v>
                </c:pt>
                <c:pt idx="5113">
                  <c:v>2.9356800000001129</c:v>
                </c:pt>
                <c:pt idx="5114">
                  <c:v>3.0587049999999709</c:v>
                </c:pt>
                <c:pt idx="5115">
                  <c:v>2.9848900000000089</c:v>
                </c:pt>
                <c:pt idx="5116">
                  <c:v>2.731070000000122</c:v>
                </c:pt>
                <c:pt idx="5117">
                  <c:v>2.8735199999996981</c:v>
                </c:pt>
                <c:pt idx="5118">
                  <c:v>3.515315000000292</c:v>
                </c:pt>
                <c:pt idx="5119">
                  <c:v>2.483767499999971</c:v>
                </c:pt>
                <c:pt idx="5120">
                  <c:v>4.153669999999793</c:v>
                </c:pt>
                <c:pt idx="5121">
                  <c:v>5.0737250000001408</c:v>
                </c:pt>
                <c:pt idx="5122">
                  <c:v>11.11405485662126</c:v>
                </c:pt>
                <c:pt idx="5123">
                  <c:v>10.018594304659331</c:v>
                </c:pt>
                <c:pt idx="5124">
                  <c:v>5.9897800000001604</c:v>
                </c:pt>
                <c:pt idx="5125">
                  <c:v>4.9377499999997641</c:v>
                </c:pt>
                <c:pt idx="5126">
                  <c:v>8.8808165922677524</c:v>
                </c:pt>
                <c:pt idx="5127">
                  <c:v>13.749040670585689</c:v>
                </c:pt>
                <c:pt idx="5128">
                  <c:v>7.7761282961336464</c:v>
                </c:pt>
                <c:pt idx="5129">
                  <c:v>11.044213442391159</c:v>
                </c:pt>
                <c:pt idx="5130">
                  <c:v>9.6628436054424203</c:v>
                </c:pt>
                <c:pt idx="5131">
                  <c:v>7.497598296133769</c:v>
                </c:pt>
                <c:pt idx="5132">
                  <c:v>8.173159350863255</c:v>
                </c:pt>
                <c:pt idx="5133">
                  <c:v>11.37340502739036</c:v>
                </c:pt>
                <c:pt idx="5134">
                  <c:v>10.184752751115941</c:v>
                </c:pt>
                <c:pt idx="5135">
                  <c:v>8.0449543508630477</c:v>
                </c:pt>
                <c:pt idx="5136">
                  <c:v>6.9858348466073528</c:v>
                </c:pt>
                <c:pt idx="5137">
                  <c:v>10.00530381651364</c:v>
                </c:pt>
                <c:pt idx="5138">
                  <c:v>7.0344813684605487</c:v>
                </c:pt>
                <c:pt idx="5139">
                  <c:v>9.4711318133811488</c:v>
                </c:pt>
                <c:pt idx="5140">
                  <c:v>7.0536996575683064</c:v>
                </c:pt>
                <c:pt idx="5141">
                  <c:v>8.0695987127000706</c:v>
                </c:pt>
                <c:pt idx="5142">
                  <c:v>12.433056432252201</c:v>
                </c:pt>
                <c:pt idx="5143">
                  <c:v>11.00786485662106</c:v>
                </c:pt>
                <c:pt idx="5144">
                  <c:v>12.161686813381779</c:v>
                </c:pt>
                <c:pt idx="5145">
                  <c:v>12.747154511324769</c:v>
                </c:pt>
                <c:pt idx="5146">
                  <c:v>6.657544999999887</c:v>
                </c:pt>
                <c:pt idx="5147">
                  <c:v>7.4637772373200706</c:v>
                </c:pt>
                <c:pt idx="5148">
                  <c:v>9.6844791566533104</c:v>
                </c:pt>
                <c:pt idx="5149">
                  <c:v>12.755511432251939</c:v>
                </c:pt>
                <c:pt idx="5150">
                  <c:v>9.4480265922678832</c:v>
                </c:pt>
                <c:pt idx="5151">
                  <c:v>13.319577220715621</c:v>
                </c:pt>
                <c:pt idx="5152">
                  <c:v>6.8432383969798618</c:v>
                </c:pt>
                <c:pt idx="5153">
                  <c:v>8.4270101098611097</c:v>
                </c:pt>
                <c:pt idx="5154">
                  <c:v>32.445892057466423</c:v>
                </c:pt>
                <c:pt idx="5155">
                  <c:v>32.9166460472495</c:v>
                </c:pt>
                <c:pt idx="5156">
                  <c:v>30.098501289475401</c:v>
                </c:pt>
                <c:pt idx="5157">
                  <c:v>17.118932212948081</c:v>
                </c:pt>
                <c:pt idx="5158">
                  <c:v>28.12384338081144</c:v>
                </c:pt>
                <c:pt idx="5159">
                  <c:v>41.020160645402242</c:v>
                </c:pt>
                <c:pt idx="5160">
                  <c:v>42.443519057338897</c:v>
                </c:pt>
                <c:pt idx="5161">
                  <c:v>37.431219333380326</c:v>
                </c:pt>
                <c:pt idx="5162">
                  <c:v>37.74566470154619</c:v>
                </c:pt>
                <c:pt idx="5163">
                  <c:v>36.872372735403033</c:v>
                </c:pt>
                <c:pt idx="5164">
                  <c:v>35.951515398409008</c:v>
                </c:pt>
                <c:pt idx="5165">
                  <c:v>39.623141713341369</c:v>
                </c:pt>
                <c:pt idx="5166">
                  <c:v>38.109135300145113</c:v>
                </c:pt>
                <c:pt idx="5167">
                  <c:v>32.579020547465447</c:v>
                </c:pt>
                <c:pt idx="5168">
                  <c:v>24.486453337253661</c:v>
                </c:pt>
                <c:pt idx="5169">
                  <c:v>36.029932139056108</c:v>
                </c:pt>
                <c:pt idx="5170">
                  <c:v>28.04354329613394</c:v>
                </c:pt>
                <c:pt idx="5171">
                  <c:v>34.075073518270919</c:v>
                </c:pt>
                <c:pt idx="5172">
                  <c:v>61.471638160840058</c:v>
                </c:pt>
                <c:pt idx="5173">
                  <c:v>57.042236560487282</c:v>
                </c:pt>
                <c:pt idx="5174">
                  <c:v>54.80679692324275</c:v>
                </c:pt>
                <c:pt idx="5175">
                  <c:v>56.919773537504348</c:v>
                </c:pt>
                <c:pt idx="5176">
                  <c:v>59.997404403646229</c:v>
                </c:pt>
                <c:pt idx="5177">
                  <c:v>55.198102573531678</c:v>
                </c:pt>
                <c:pt idx="5178">
                  <c:v>54.759315325328608</c:v>
                </c:pt>
                <c:pt idx="5179">
                  <c:v>53.463673834797909</c:v>
                </c:pt>
                <c:pt idx="5180">
                  <c:v>59.937893934938877</c:v>
                </c:pt>
                <c:pt idx="5181">
                  <c:v>61.139671628663699</c:v>
                </c:pt>
                <c:pt idx="5182">
                  <c:v>57.059874241001303</c:v>
                </c:pt>
                <c:pt idx="5183">
                  <c:v>54.375822759273113</c:v>
                </c:pt>
                <c:pt idx="5184">
                  <c:v>16.467091762909991</c:v>
                </c:pt>
                <c:pt idx="5185">
                  <c:v>42.045188932565857</c:v>
                </c:pt>
                <c:pt idx="5186">
                  <c:v>34.965808040240553</c:v>
                </c:pt>
                <c:pt idx="5187">
                  <c:v>27.889359806906171</c:v>
                </c:pt>
                <c:pt idx="5188">
                  <c:v>33.829034651912806</c:v>
                </c:pt>
                <c:pt idx="5189">
                  <c:v>28.840459508805541</c:v>
                </c:pt>
                <c:pt idx="5190">
                  <c:v>91.995559858406409</c:v>
                </c:pt>
                <c:pt idx="5191">
                  <c:v>45.477985046624887</c:v>
                </c:pt>
                <c:pt idx="5192">
                  <c:v>50.70110696643836</c:v>
                </c:pt>
                <c:pt idx="5193">
                  <c:v>48.168980240273193</c:v>
                </c:pt>
                <c:pt idx="5194">
                  <c:v>34.125995629391703</c:v>
                </c:pt>
                <c:pt idx="5195">
                  <c:v>33.32955412061753</c:v>
                </c:pt>
                <c:pt idx="5196">
                  <c:v>32.584929120617048</c:v>
                </c:pt>
                <c:pt idx="5197">
                  <c:v>37.032699346445462</c:v>
                </c:pt>
                <c:pt idx="5198">
                  <c:v>36.383904644545503</c:v>
                </c:pt>
                <c:pt idx="5199">
                  <c:v>86.896269982170793</c:v>
                </c:pt>
                <c:pt idx="5200">
                  <c:v>104.8689347694159</c:v>
                </c:pt>
                <c:pt idx="5201">
                  <c:v>76.242798452874723</c:v>
                </c:pt>
                <c:pt idx="5202">
                  <c:v>64.743270454133935</c:v>
                </c:pt>
                <c:pt idx="5203">
                  <c:v>117.5298309901146</c:v>
                </c:pt>
                <c:pt idx="5204">
                  <c:v>107.7346207635166</c:v>
                </c:pt>
                <c:pt idx="5205">
                  <c:v>69.499156971735346</c:v>
                </c:pt>
                <c:pt idx="5206">
                  <c:v>49.444350012942706</c:v>
                </c:pt>
                <c:pt idx="5207">
                  <c:v>36.379734644545707</c:v>
                </c:pt>
                <c:pt idx="5208">
                  <c:v>29.698060796786582</c:v>
                </c:pt>
                <c:pt idx="5209">
                  <c:v>54.195061571270379</c:v>
                </c:pt>
                <c:pt idx="5210">
                  <c:v>40.462407159860248</c:v>
                </c:pt>
                <c:pt idx="5211">
                  <c:v>83.9665476725486</c:v>
                </c:pt>
                <c:pt idx="5212">
                  <c:v>79.140545749208343</c:v>
                </c:pt>
                <c:pt idx="5213">
                  <c:v>82.466182970199085</c:v>
                </c:pt>
                <c:pt idx="5214">
                  <c:v>56.362865240273507</c:v>
                </c:pt>
                <c:pt idx="5215">
                  <c:v>14.562008332529549</c:v>
                </c:pt>
                <c:pt idx="5216">
                  <c:v>16.20819999999982</c:v>
                </c:pt>
                <c:pt idx="5217">
                  <c:v>34.487362126178112</c:v>
                </c:pt>
                <c:pt idx="5218">
                  <c:v>37.802192159860184</c:v>
                </c:pt>
                <c:pt idx="5219">
                  <c:v>27.015688752220761</c:v>
                </c:pt>
                <c:pt idx="5220">
                  <c:v>25.74313074665972</c:v>
                </c:pt>
                <c:pt idx="5221">
                  <c:v>27.529553983106972</c:v>
                </c:pt>
                <c:pt idx="5222">
                  <c:v>20.932972074183009</c:v>
                </c:pt>
                <c:pt idx="5223">
                  <c:v>38.995181332867887</c:v>
                </c:pt>
                <c:pt idx="5224">
                  <c:v>37.936324644545998</c:v>
                </c:pt>
                <c:pt idx="5225">
                  <c:v>27.407036801345111</c:v>
                </c:pt>
                <c:pt idx="5226">
                  <c:v>22.521985702227209</c:v>
                </c:pt>
                <c:pt idx="5227">
                  <c:v>20.203693146167328</c:v>
                </c:pt>
                <c:pt idx="5228">
                  <c:v>23.555018786265219</c:v>
                </c:pt>
                <c:pt idx="5229">
                  <c:v>19.21900870516977</c:v>
                </c:pt>
                <c:pt idx="5230">
                  <c:v>147.0654164294377</c:v>
                </c:pt>
                <c:pt idx="5231">
                  <c:v>60.789193758970491</c:v>
                </c:pt>
                <c:pt idx="5232">
                  <c:v>52.319575987216389</c:v>
                </c:pt>
                <c:pt idx="5233">
                  <c:v>72.434859965806012</c:v>
                </c:pt>
                <c:pt idx="5234">
                  <c:v>50.303024184459993</c:v>
                </c:pt>
                <c:pt idx="5235">
                  <c:v>33.711798334379161</c:v>
                </c:pt>
                <c:pt idx="5236">
                  <c:v>24.94373378626528</c:v>
                </c:pt>
                <c:pt idx="5237">
                  <c:v>21.141203563419509</c:v>
                </c:pt>
                <c:pt idx="5238">
                  <c:v>18.68583814616774</c:v>
                </c:pt>
                <c:pt idx="5239">
                  <c:v>18.016474999999911</c:v>
                </c:pt>
                <c:pt idx="5240">
                  <c:v>15.65591257177771</c:v>
                </c:pt>
                <c:pt idx="5241">
                  <c:v>74.128399979550608</c:v>
                </c:pt>
                <c:pt idx="5242">
                  <c:v>39.405975878890473</c:v>
                </c:pt>
                <c:pt idx="5243">
                  <c:v>27.825160319298959</c:v>
                </c:pt>
                <c:pt idx="5244">
                  <c:v>35.710531638985202</c:v>
                </c:pt>
                <c:pt idx="5245">
                  <c:v>26.465507731579759</c:v>
                </c:pt>
                <c:pt idx="5246">
                  <c:v>32.902089120617227</c:v>
                </c:pt>
                <c:pt idx="5247">
                  <c:v>10.477700871467009</c:v>
                </c:pt>
                <c:pt idx="5248">
                  <c:v>12.325020145910949</c:v>
                </c:pt>
                <c:pt idx="5249">
                  <c:v>30.33397133993989</c:v>
                </c:pt>
                <c:pt idx="5250">
                  <c:v>29.06005546104927</c:v>
                </c:pt>
                <c:pt idx="5251">
                  <c:v>28.136716665059382</c:v>
                </c:pt>
                <c:pt idx="5252">
                  <c:v>28.360273842576081</c:v>
                </c:pt>
                <c:pt idx="5253">
                  <c:v>28.39621681338156</c:v>
                </c:pt>
                <c:pt idx="5254">
                  <c:v>28.274764058389039</c:v>
                </c:pt>
                <c:pt idx="5255">
                  <c:v>28.166962029194679</c:v>
                </c:pt>
                <c:pt idx="5256">
                  <c:v>26.929596434327539</c:v>
                </c:pt>
                <c:pt idx="5257">
                  <c:v>27.431732868654329</c:v>
                </c:pt>
                <c:pt idx="5258">
                  <c:v>27.352153029656421</c:v>
                </c:pt>
                <c:pt idx="5259">
                  <c:v>26.844169136196339</c:v>
                </c:pt>
                <c:pt idx="5260">
                  <c:v>25.414057811730149</c:v>
                </c:pt>
                <c:pt idx="5261">
                  <c:v>25.19040226671261</c:v>
                </c:pt>
                <c:pt idx="5262">
                  <c:v>25.123062266712321</c:v>
                </c:pt>
                <c:pt idx="5263">
                  <c:v>24.217502887739101</c:v>
                </c:pt>
                <c:pt idx="5264">
                  <c:v>22.399946150116929</c:v>
                </c:pt>
                <c:pt idx="5265">
                  <c:v>18.20166803249786</c:v>
                </c:pt>
                <c:pt idx="5266">
                  <c:v>19.49137426398498</c:v>
                </c:pt>
                <c:pt idx="5267">
                  <c:v>19.86159241015287</c:v>
                </c:pt>
                <c:pt idx="5268">
                  <c:v>16.675363644983179</c:v>
                </c:pt>
                <c:pt idx="5269">
                  <c:v>14.47131926565859</c:v>
                </c:pt>
                <c:pt idx="5270">
                  <c:v>13.86610929875191</c:v>
                </c:pt>
                <c:pt idx="5271">
                  <c:v>12.74476773826518</c:v>
                </c:pt>
                <c:pt idx="5272">
                  <c:v>12.30646846412437</c:v>
                </c:pt>
                <c:pt idx="5273">
                  <c:v>11.37958584006258</c:v>
                </c:pt>
                <c:pt idx="5274">
                  <c:v>11.32131084006225</c:v>
                </c:pt>
                <c:pt idx="5275">
                  <c:v>10.928569564999171</c:v>
                </c:pt>
                <c:pt idx="5276">
                  <c:v>10.743384564998889</c:v>
                </c:pt>
                <c:pt idx="5277">
                  <c:v>10.12422069746288</c:v>
                </c:pt>
                <c:pt idx="5278">
                  <c:v>9.8680883477328827</c:v>
                </c:pt>
                <c:pt idx="5279">
                  <c:v>4.1168964827311978</c:v>
                </c:pt>
                <c:pt idx="5280">
                  <c:v>4.1588414827310842</c:v>
                </c:pt>
                <c:pt idx="5281">
                  <c:v>8.890387811730589</c:v>
                </c:pt>
                <c:pt idx="5282">
                  <c:v>9.5003009980028672</c:v>
                </c:pt>
                <c:pt idx="5283">
                  <c:v>8.9775004529849252</c:v>
                </c:pt>
                <c:pt idx="5284">
                  <c:v>8.8354299079668124</c:v>
                </c:pt>
                <c:pt idx="5285">
                  <c:v>8.5890322667122962</c:v>
                </c:pt>
                <c:pt idx="5286">
                  <c:v>8.1776295155967809</c:v>
                </c:pt>
                <c:pt idx="5287">
                  <c:v>8.5511296254576195</c:v>
                </c:pt>
                <c:pt idx="5288">
                  <c:v>8.0525546254578089</c:v>
                </c:pt>
                <c:pt idx="5289">
                  <c:v>8.0170495155965753</c:v>
                </c:pt>
                <c:pt idx="5290">
                  <c:v>8.1495994057353691</c:v>
                </c:pt>
                <c:pt idx="5291">
                  <c:v>7.8804236467373174</c:v>
                </c:pt>
                <c:pt idx="5292">
                  <c:v>7.4151671650077464</c:v>
                </c:pt>
                <c:pt idx="5293">
                  <c:v>7.2180864422772562</c:v>
                </c:pt>
                <c:pt idx="5294">
                  <c:v>6.9596050514646848</c:v>
                </c:pt>
                <c:pt idx="5295">
                  <c:v>6.8461636606524534</c:v>
                </c:pt>
                <c:pt idx="5296">
                  <c:v>6.7180375414499887</c:v>
                </c:pt>
                <c:pt idx="5297">
                  <c:v>6.5271802388674667</c:v>
                </c:pt>
                <c:pt idx="5298">
                  <c:v>6.3795502388675427</c:v>
                </c:pt>
                <c:pt idx="5299">
                  <c:v>6.5245902388678818</c:v>
                </c:pt>
                <c:pt idx="5300">
                  <c:v>6.5194102388675326</c:v>
                </c:pt>
                <c:pt idx="5301">
                  <c:v>6.5284752388674949</c:v>
                </c:pt>
                <c:pt idx="5302">
                  <c:v>6.5284752388677312</c:v>
                </c:pt>
                <c:pt idx="5303">
                  <c:v>6.1163594057353983</c:v>
                </c:pt>
                <c:pt idx="5304">
                  <c:v>5.9959244057348897</c:v>
                </c:pt>
                <c:pt idx="5305">
                  <c:v>5.9135935677518372</c:v>
                </c:pt>
                <c:pt idx="5306">
                  <c:v>5.8386315978773604</c:v>
                </c:pt>
                <c:pt idx="5307">
                  <c:v>5.5639854659856924</c:v>
                </c:pt>
                <c:pt idx="5308">
                  <c:v>5.6739854659856919</c:v>
                </c:pt>
                <c:pt idx="5309">
                  <c:v>3.1839854659856921</c:v>
                </c:pt>
                <c:pt idx="5310">
                  <c:v>0.44824328806453062</c:v>
                </c:pt>
                <c:pt idx="5311">
                  <c:v>2.8672099999999898</c:v>
                </c:pt>
                <c:pt idx="5312">
                  <c:v>5.7574660602501613</c:v>
                </c:pt>
                <c:pt idx="5313">
                  <c:v>5.5412200000002167</c:v>
                </c:pt>
                <c:pt idx="5314">
                  <c:v>5.5101400000000096</c:v>
                </c:pt>
                <c:pt idx="5315">
                  <c:v>5.4440949999999813</c:v>
                </c:pt>
                <c:pt idx="5316">
                  <c:v>5.3845249999998588</c:v>
                </c:pt>
                <c:pt idx="5317">
                  <c:v>5.1138700000003103</c:v>
                </c:pt>
                <c:pt idx="5318">
                  <c:v>5.3974749999999059</c:v>
                </c:pt>
                <c:pt idx="5319">
                  <c:v>5.2770400000001034</c:v>
                </c:pt>
                <c:pt idx="5320">
                  <c:v>5.1086899999997266</c:v>
                </c:pt>
                <c:pt idx="5321">
                  <c:v>5.0750200000001691</c:v>
                </c:pt>
                <c:pt idx="5322">
                  <c:v>5.0555949999999807</c:v>
                </c:pt>
                <c:pt idx="5323">
                  <c:v>5.0037950000000277</c:v>
                </c:pt>
                <c:pt idx="5324">
                  <c:v>4.9001950000001226</c:v>
                </c:pt>
                <c:pt idx="5325">
                  <c:v>4.295429999999878</c:v>
                </c:pt>
                <c:pt idx="5326">
                  <c:v>4.8082500000000001</c:v>
                </c:pt>
                <c:pt idx="5327">
                  <c:v>4.7383200000001224</c:v>
                </c:pt>
                <c:pt idx="5328">
                  <c:v>4.6554399999999623</c:v>
                </c:pt>
                <c:pt idx="5329">
                  <c:v>4.5984599999998963</c:v>
                </c:pt>
                <c:pt idx="5330">
                  <c:v>4.5285299999997832</c:v>
                </c:pt>
                <c:pt idx="5331">
                  <c:v>4.4301100000002256</c:v>
                </c:pt>
                <c:pt idx="5332">
                  <c:v>4.3601800000001134</c:v>
                </c:pt>
                <c:pt idx="5333">
                  <c:v>4.1892400000001508</c:v>
                </c:pt>
                <c:pt idx="5334">
                  <c:v>4.2526949999998873</c:v>
                </c:pt>
                <c:pt idx="5335">
                  <c:v>4.2423349999998967</c:v>
                </c:pt>
                <c:pt idx="5336">
                  <c:v>4.2034849999999908</c:v>
                </c:pt>
                <c:pt idx="5337">
                  <c:v>4.1620450000000284</c:v>
                </c:pt>
                <c:pt idx="5338">
                  <c:v>4.07786999999984</c:v>
                </c:pt>
                <c:pt idx="5339">
                  <c:v>3.9975800000002071</c:v>
                </c:pt>
                <c:pt idx="5340">
                  <c:v>1.94698999999968</c:v>
                </c:pt>
                <c:pt idx="5341">
                  <c:v>1.9081400000002451</c:v>
                </c:pt>
                <c:pt idx="5342">
                  <c:v>3.756709999999897</c:v>
                </c:pt>
                <c:pt idx="5343">
                  <c:v>3.7541200000003112</c:v>
                </c:pt>
                <c:pt idx="5344">
                  <c:v>4.0079399999997269</c:v>
                </c:pt>
                <c:pt idx="5345">
                  <c:v>3.751530000000018</c:v>
                </c:pt>
                <c:pt idx="5346">
                  <c:v>3.6518150000001981</c:v>
                </c:pt>
                <c:pt idx="5347">
                  <c:v>3.8020349999997078</c:v>
                </c:pt>
                <c:pt idx="5348">
                  <c:v>3.712680000000113</c:v>
                </c:pt>
                <c:pt idx="5349">
                  <c:v>3.5028900000000101</c:v>
                </c:pt>
                <c:pt idx="5350">
                  <c:v>3.5184300000001132</c:v>
                </c:pt>
                <c:pt idx="5351">
                  <c:v>3.5559849999999908</c:v>
                </c:pt>
                <c:pt idx="5352">
                  <c:v>3.4565041620164201</c:v>
                </c:pt>
                <c:pt idx="5353">
                  <c:v>3.535265000000245</c:v>
                </c:pt>
                <c:pt idx="5354">
                  <c:v>3.5002999999999531</c:v>
                </c:pt>
                <c:pt idx="5355">
                  <c:v>3.5093650000001499</c:v>
                </c:pt>
                <c:pt idx="5356">
                  <c:v>3.471809999999802</c:v>
                </c:pt>
                <c:pt idx="5357">
                  <c:v>3.4433200000001229</c:v>
                </c:pt>
                <c:pt idx="5358">
                  <c:v>3.425189999999962</c:v>
                </c:pt>
                <c:pt idx="5359">
                  <c:v>3.476989999999915</c:v>
                </c:pt>
                <c:pt idx="5360">
                  <c:v>3.457564999999962</c:v>
                </c:pt>
                <c:pt idx="5361">
                  <c:v>3.3151149999999152</c:v>
                </c:pt>
                <c:pt idx="5362">
                  <c:v>3.3060500000001878</c:v>
                </c:pt>
                <c:pt idx="5363">
                  <c:v>3.2697899999998681</c:v>
                </c:pt>
                <c:pt idx="5364">
                  <c:v>3.2918050000001129</c:v>
                </c:pt>
                <c:pt idx="5365">
                  <c:v>3.212810000000037</c:v>
                </c:pt>
                <c:pt idx="5366">
                  <c:v>3.1402900000001028</c:v>
                </c:pt>
                <c:pt idx="5367">
                  <c:v>3.150649999999859</c:v>
                </c:pt>
                <c:pt idx="5368">
                  <c:v>3.1597150000000558</c:v>
                </c:pt>
                <c:pt idx="5369">
                  <c:v>3.150649999999859</c:v>
                </c:pt>
                <c:pt idx="5370">
                  <c:v>3.1441749999999531</c:v>
                </c:pt>
                <c:pt idx="5371">
                  <c:v>1.571440000000198</c:v>
                </c:pt>
                <c:pt idx="5372">
                  <c:v>2.1282899999998679</c:v>
                </c:pt>
                <c:pt idx="5373">
                  <c:v>4.073985000000226</c:v>
                </c:pt>
                <c:pt idx="5374">
                  <c:v>4.0390199999996987</c:v>
                </c:pt>
                <c:pt idx="5375">
                  <c:v>3.9574350000002729</c:v>
                </c:pt>
                <c:pt idx="5376">
                  <c:v>4.7227800000000189</c:v>
                </c:pt>
                <c:pt idx="5377">
                  <c:v>4.0662149999998212</c:v>
                </c:pt>
                <c:pt idx="5378">
                  <c:v>4.0273649999999153</c:v>
                </c:pt>
                <c:pt idx="5379">
                  <c:v>3.799445000000123</c:v>
                </c:pt>
                <c:pt idx="5380">
                  <c:v>3.6518150000001981</c:v>
                </c:pt>
                <c:pt idx="5381">
                  <c:v>3.4795799999999719</c:v>
                </c:pt>
                <c:pt idx="5382">
                  <c:v>3.5106599999999428</c:v>
                </c:pt>
                <c:pt idx="5383">
                  <c:v>3.3824549999999718</c:v>
                </c:pt>
                <c:pt idx="5384">
                  <c:v>3.3695049999999238</c:v>
                </c:pt>
                <c:pt idx="5385">
                  <c:v>3.1959749999999061</c:v>
                </c:pt>
                <c:pt idx="5386">
                  <c:v>3.3474900000001511</c:v>
                </c:pt>
                <c:pt idx="5387">
                  <c:v>3.8577199999999809</c:v>
                </c:pt>
                <c:pt idx="5388">
                  <c:v>3.6893700000000749</c:v>
                </c:pt>
                <c:pt idx="5389">
                  <c:v>3.3474899999999148</c:v>
                </c:pt>
                <c:pt idx="5390">
                  <c:v>3.395405000000018</c:v>
                </c:pt>
                <c:pt idx="5391">
                  <c:v>3.1972699999999339</c:v>
                </c:pt>
                <c:pt idx="5392">
                  <c:v>3.9755650000001981</c:v>
                </c:pt>
                <c:pt idx="5393">
                  <c:v>3.65</c:v>
                </c:pt>
                <c:pt idx="5394">
                  <c:v>3.32</c:v>
                </c:pt>
                <c:pt idx="5395">
                  <c:v>3.0664750000003771</c:v>
                </c:pt>
                <c:pt idx="5396">
                  <c:v>3.006904999999783</c:v>
                </c:pt>
                <c:pt idx="5397">
                  <c:v>3.0833099999998019</c:v>
                </c:pt>
                <c:pt idx="5398">
                  <c:v>2.9499249999999528</c:v>
                </c:pt>
                <c:pt idx="5399">
                  <c:v>2.899420000000263</c:v>
                </c:pt>
                <c:pt idx="5400">
                  <c:v>1.1744800000000659</c:v>
                </c:pt>
                <c:pt idx="5401">
                  <c:v>1.7688849999998491</c:v>
                </c:pt>
                <c:pt idx="5402">
                  <c:v>0.23499999999999999</c:v>
                </c:pt>
                <c:pt idx="5403">
                  <c:v>0.57170000000004717</c:v>
                </c:pt>
                <c:pt idx="5404">
                  <c:v>2.6520749999998108</c:v>
                </c:pt>
                <c:pt idx="5405">
                  <c:v>2.5420000000002352</c:v>
                </c:pt>
                <c:pt idx="5406">
                  <c:v>2.4798399999998209</c:v>
                </c:pt>
                <c:pt idx="5407">
                  <c:v>2.9421550000000192</c:v>
                </c:pt>
                <c:pt idx="5408">
                  <c:v>3.2568400000000559</c:v>
                </c:pt>
                <c:pt idx="5409">
                  <c:v>2.687040000000104</c:v>
                </c:pt>
                <c:pt idx="5410">
                  <c:v>2.6171099999999901</c:v>
                </c:pt>
                <c:pt idx="5411">
                  <c:v>2.453939999999962</c:v>
                </c:pt>
                <c:pt idx="5412">
                  <c:v>2.3464549999999722</c:v>
                </c:pt>
                <c:pt idx="5413">
                  <c:v>2.258394999999934</c:v>
                </c:pt>
                <c:pt idx="5414">
                  <c:v>2.8955349999999429</c:v>
                </c:pt>
                <c:pt idx="5415">
                  <c:v>4.67875</c:v>
                </c:pt>
                <c:pt idx="5416">
                  <c:v>3.353965000000056</c:v>
                </c:pt>
                <c:pt idx="5417">
                  <c:v>2.870929999999877</c:v>
                </c:pt>
                <c:pt idx="5418">
                  <c:v>2.6715000000002349</c:v>
                </c:pt>
                <c:pt idx="5419">
                  <c:v>2.74402000000017</c:v>
                </c:pt>
                <c:pt idx="5420">
                  <c:v>2.3024249999999529</c:v>
                </c:pt>
                <c:pt idx="5421">
                  <c:v>2.5886199999998389</c:v>
                </c:pt>
                <c:pt idx="5422">
                  <c:v>2.39436999999984</c:v>
                </c:pt>
                <c:pt idx="5423">
                  <c:v>2.3386850000000381</c:v>
                </c:pt>
                <c:pt idx="5424">
                  <c:v>2.5290499999999532</c:v>
                </c:pt>
                <c:pt idx="5425">
                  <c:v>4.4507542410020697</c:v>
                </c:pt>
                <c:pt idx="5426">
                  <c:v>4.2216149999999164</c:v>
                </c:pt>
                <c:pt idx="5427">
                  <c:v>3.6790100000000852</c:v>
                </c:pt>
                <c:pt idx="5428">
                  <c:v>3.027625</c:v>
                </c:pt>
                <c:pt idx="5429">
                  <c:v>2.7984099999999432</c:v>
                </c:pt>
                <c:pt idx="5430">
                  <c:v>3.0535250000000942</c:v>
                </c:pt>
                <c:pt idx="5431">
                  <c:v>2.8256050000000661</c:v>
                </c:pt>
                <c:pt idx="5432">
                  <c:v>3.034099999999905</c:v>
                </c:pt>
                <c:pt idx="5433">
                  <c:v>2.5957849999999429</c:v>
                </c:pt>
                <c:pt idx="5434">
                  <c:v>1.288370000000546</c:v>
                </c:pt>
                <c:pt idx="5435">
                  <c:v>2.2259499999993411</c:v>
                </c:pt>
                <c:pt idx="5436">
                  <c:v>3.478215000000056</c:v>
                </c:pt>
                <c:pt idx="5437">
                  <c:v>3.0832400000006221</c:v>
                </c:pt>
                <c:pt idx="5438">
                  <c:v>2.6571849999995671</c:v>
                </c:pt>
                <c:pt idx="5439">
                  <c:v>3.1479900000001511</c:v>
                </c:pt>
                <c:pt idx="5440">
                  <c:v>3.1782650000001511</c:v>
                </c:pt>
                <c:pt idx="5441">
                  <c:v>2.8876949999998871</c:v>
                </c:pt>
                <c:pt idx="5442">
                  <c:v>3.4872799999995481</c:v>
                </c:pt>
                <c:pt idx="5443">
                  <c:v>5.128045000000264</c:v>
                </c:pt>
                <c:pt idx="5444">
                  <c:v>4.58414500000017</c:v>
                </c:pt>
                <c:pt idx="5445">
                  <c:v>4.8884699999999812</c:v>
                </c:pt>
                <c:pt idx="5446">
                  <c:v>5.2141530301251091</c:v>
                </c:pt>
                <c:pt idx="5447">
                  <c:v>5.5126599999999426</c:v>
                </c:pt>
                <c:pt idx="5448">
                  <c:v>9.9916323744514539</c:v>
                </c:pt>
                <c:pt idx="5449">
                  <c:v>8.0583087249368237</c:v>
                </c:pt>
                <c:pt idx="5450">
                  <c:v>10.535174715187271</c:v>
                </c:pt>
                <c:pt idx="5451">
                  <c:v>8.9546827511158629</c:v>
                </c:pt>
                <c:pt idx="5452">
                  <c:v>10.797799241001821</c:v>
                </c:pt>
                <c:pt idx="5453">
                  <c:v>8.0977112894752956</c:v>
                </c:pt>
                <c:pt idx="5454">
                  <c:v>7.3923721921419157</c:v>
                </c:pt>
                <c:pt idx="5455">
                  <c:v>8.9465332961339943</c:v>
                </c:pt>
                <c:pt idx="5456">
                  <c:v>8.1049321274583583</c:v>
                </c:pt>
                <c:pt idx="5457">
                  <c:v>9.7250304235924077</c:v>
                </c:pt>
                <c:pt idx="5458">
                  <c:v>11.595504370800359</c:v>
                </c:pt>
                <c:pt idx="5459">
                  <c:v>9.2839442410018904</c:v>
                </c:pt>
                <c:pt idx="5460">
                  <c:v>7.4624054165662752</c:v>
                </c:pt>
                <c:pt idx="5461">
                  <c:v>7.3197892718776254</c:v>
                </c:pt>
                <c:pt idx="5462">
                  <c:v>8.8221891620166915</c:v>
                </c:pt>
                <c:pt idx="5463">
                  <c:v>7.3432700000005466</c:v>
                </c:pt>
                <c:pt idx="5464">
                  <c:v>5.792869999999982</c:v>
                </c:pt>
                <c:pt idx="5465">
                  <c:v>3.3796280301253918</c:v>
                </c:pt>
                <c:pt idx="5466">
                  <c:v>3.4275430301247889</c:v>
                </c:pt>
                <c:pt idx="5467">
                  <c:v>7.3543871274582813</c:v>
                </c:pt>
                <c:pt idx="5468">
                  <c:v>10.65234702919472</c:v>
                </c:pt>
                <c:pt idx="5469">
                  <c:v>14.889655786388641</c:v>
                </c:pt>
                <c:pt idx="5470">
                  <c:v>9.9977568144048199</c:v>
                </c:pt>
                <c:pt idx="5471">
                  <c:v>8.4154442549175812</c:v>
                </c:pt>
                <c:pt idx="5472">
                  <c:v>9.4383486281317559</c:v>
                </c:pt>
                <c:pt idx="5473">
                  <c:v>7.3742421921424617</c:v>
                </c:pt>
                <c:pt idx="5474">
                  <c:v>6.8694480301249019</c:v>
                </c:pt>
                <c:pt idx="5475">
                  <c:v>5.8466030301257694</c:v>
                </c:pt>
                <c:pt idx="5476">
                  <c:v>5.4639630301251847</c:v>
                </c:pt>
                <c:pt idx="5477">
                  <c:v>10.703558834797279</c:v>
                </c:pt>
                <c:pt idx="5478">
                  <c:v>9.0733993508629354</c:v>
                </c:pt>
                <c:pt idx="5479">
                  <c:v>12.31388532532873</c:v>
                </c:pt>
                <c:pt idx="5480">
                  <c:v>13.6581697668571</c:v>
                </c:pt>
                <c:pt idx="5481">
                  <c:v>11.111483834797941</c:v>
                </c:pt>
                <c:pt idx="5482">
                  <c:v>10.62901024691079</c:v>
                </c:pt>
                <c:pt idx="5483">
                  <c:v>9.1871186281319268</c:v>
                </c:pt>
                <c:pt idx="5484">
                  <c:v>8.8554663684607746</c:v>
                </c:pt>
                <c:pt idx="5485">
                  <c:v>7.6495280301250146</c:v>
                </c:pt>
                <c:pt idx="5486">
                  <c:v>7.2596280301252989</c:v>
                </c:pt>
                <c:pt idx="5487">
                  <c:v>8.6428796575686544</c:v>
                </c:pt>
                <c:pt idx="5488">
                  <c:v>8.0575662894746554</c:v>
                </c:pt>
                <c:pt idx="5489">
                  <c:v>13.41130589625042</c:v>
                </c:pt>
                <c:pt idx="5490">
                  <c:v>20.677866053225511</c:v>
                </c:pt>
                <c:pt idx="5491">
                  <c:v>50.08070356156896</c:v>
                </c:pt>
                <c:pt idx="5492">
                  <c:v>51.916615729734147</c:v>
                </c:pt>
                <c:pt idx="5493">
                  <c:v>38.907601651416819</c:v>
                </c:pt>
                <c:pt idx="5494">
                  <c:v>31.91916801795254</c:v>
                </c:pt>
                <c:pt idx="5495">
                  <c:v>22.574581651416651</c:v>
                </c:pt>
                <c:pt idx="5496">
                  <c:v>15.10506478960933</c:v>
                </c:pt>
                <c:pt idx="5497">
                  <c:v>14.11238170116469</c:v>
                </c:pt>
                <c:pt idx="5498">
                  <c:v>6.3425479103611169</c:v>
                </c:pt>
                <c:pt idx="5499">
                  <c:v>17.02897935748425</c:v>
                </c:pt>
                <c:pt idx="5500">
                  <c:v>16.987539357483811</c:v>
                </c:pt>
                <c:pt idx="5501">
                  <c:v>16.40387690362537</c:v>
                </c:pt>
                <c:pt idx="5502">
                  <c:v>19.17611572973415</c:v>
                </c:pt>
                <c:pt idx="5503">
                  <c:v>55.384219083263361</c:v>
                </c:pt>
                <c:pt idx="5504">
                  <c:v>68.733794357483731</c:v>
                </c:pt>
                <c:pt idx="5505">
                  <c:v>68.882032641288959</c:v>
                </c:pt>
                <c:pt idx="5506">
                  <c:v>66.768962328288893</c:v>
                </c:pt>
                <c:pt idx="5507">
                  <c:v>63.827684838034877</c:v>
                </c:pt>
                <c:pt idx="5508">
                  <c:v>65.945801646891425</c:v>
                </c:pt>
                <c:pt idx="5509">
                  <c:v>44.260168102387809</c:v>
                </c:pt>
                <c:pt idx="5510">
                  <c:v>51.680308155600862</c:v>
                </c:pt>
                <c:pt idx="5511">
                  <c:v>56.922878927316823</c:v>
                </c:pt>
                <c:pt idx="5512">
                  <c:v>69.197599688068181</c:v>
                </c:pt>
                <c:pt idx="5513">
                  <c:v>66.229020660818676</c:v>
                </c:pt>
                <c:pt idx="5514">
                  <c:v>62.030522186272051</c:v>
                </c:pt>
                <c:pt idx="5515">
                  <c:v>59.605720266837281</c:v>
                </c:pt>
                <c:pt idx="5516">
                  <c:v>66.197940660818929</c:v>
                </c:pt>
                <c:pt idx="5517">
                  <c:v>66.245855660818805</c:v>
                </c:pt>
                <c:pt idx="5518">
                  <c:v>62.472272625546459</c:v>
                </c:pt>
                <c:pt idx="5519">
                  <c:v>60.837267589150649</c:v>
                </c:pt>
                <c:pt idx="5520">
                  <c:v>45.073911401823892</c:v>
                </c:pt>
                <c:pt idx="5521">
                  <c:v>43.197885384477154</c:v>
                </c:pt>
                <c:pt idx="5522">
                  <c:v>44.926323561569497</c:v>
                </c:pt>
                <c:pt idx="5523">
                  <c:v>69.353763616083711</c:v>
                </c:pt>
                <c:pt idx="5524">
                  <c:v>62.458579026213833</c:v>
                </c:pt>
                <c:pt idx="5525">
                  <c:v>71.164804397931576</c:v>
                </c:pt>
                <c:pt idx="5526">
                  <c:v>70.392984397931684</c:v>
                </c:pt>
                <c:pt idx="5527">
                  <c:v>62.053963916352743</c:v>
                </c:pt>
                <c:pt idx="5528">
                  <c:v>72.364025328166207</c:v>
                </c:pt>
                <c:pt idx="5529">
                  <c:v>66.695315474456677</c:v>
                </c:pt>
                <c:pt idx="5530">
                  <c:v>55.883482910361622</c:v>
                </c:pt>
                <c:pt idx="5531">
                  <c:v>40.337934079036131</c:v>
                </c:pt>
                <c:pt idx="5532">
                  <c:v>42.909407080219196</c:v>
                </c:pt>
                <c:pt idx="5533">
                  <c:v>40.42923494789629</c:v>
                </c:pt>
                <c:pt idx="5534">
                  <c:v>42.177018991773643</c:v>
                </c:pt>
                <c:pt idx="5535">
                  <c:v>42.095359838034838</c:v>
                </c:pt>
                <c:pt idx="5536">
                  <c:v>45.019341033458772</c:v>
                </c:pt>
                <c:pt idx="5537">
                  <c:v>60.45545262152234</c:v>
                </c:pt>
                <c:pt idx="5538">
                  <c:v>62.60178559076428</c:v>
                </c:pt>
                <c:pt idx="5539">
                  <c:v>65.205329141670887</c:v>
                </c:pt>
                <c:pt idx="5540">
                  <c:v>64.703758350757298</c:v>
                </c:pt>
                <c:pt idx="5541">
                  <c:v>63.211180624423207</c:v>
                </c:pt>
                <c:pt idx="5542">
                  <c:v>41.906995384476907</c:v>
                </c:pt>
                <c:pt idx="5543">
                  <c:v>39.660539789610183</c:v>
                </c:pt>
                <c:pt idx="5544">
                  <c:v>37.236450376698372</c:v>
                </c:pt>
                <c:pt idx="5545">
                  <c:v>40.752553599366493</c:v>
                </c:pt>
                <c:pt idx="5546">
                  <c:v>40.100390266837628</c:v>
                </c:pt>
                <c:pt idx="5547">
                  <c:v>39.518215912701343</c:v>
                </c:pt>
                <c:pt idx="5548">
                  <c:v>37.762829838034719</c:v>
                </c:pt>
                <c:pt idx="5549">
                  <c:v>44.058085660818641</c:v>
                </c:pt>
                <c:pt idx="5550">
                  <c:v>41.286373355282421</c:v>
                </c:pt>
                <c:pt idx="5551">
                  <c:v>40.936851053225737</c:v>
                </c:pt>
                <c:pt idx="5552">
                  <c:v>38.322809947895863</c:v>
                </c:pt>
                <c:pt idx="5553">
                  <c:v>38.643938134168913</c:v>
                </c:pt>
                <c:pt idx="5554">
                  <c:v>35.632677297626088</c:v>
                </c:pt>
                <c:pt idx="5555">
                  <c:v>33.247115483898227</c:v>
                </c:pt>
                <c:pt idx="5556">
                  <c:v>32.912019947896468</c:v>
                </c:pt>
                <c:pt idx="5557">
                  <c:v>33.119567589150137</c:v>
                </c:pt>
                <c:pt idx="5558">
                  <c:v>31.479775023904519</c:v>
                </c:pt>
                <c:pt idx="5559">
                  <c:v>32.581794947896093</c:v>
                </c:pt>
                <c:pt idx="5560">
                  <c:v>32.029505892764078</c:v>
                </c:pt>
                <c:pt idx="5561">
                  <c:v>30.44591366935926</c:v>
                </c:pt>
                <c:pt idx="5562">
                  <c:v>32.176263680957163</c:v>
                </c:pt>
                <c:pt idx="5563">
                  <c:v>61.331190624422817</c:v>
                </c:pt>
                <c:pt idx="5564">
                  <c:v>46.238386965493547</c:v>
                </c:pt>
                <c:pt idx="5565">
                  <c:v>38.262542080219049</c:v>
                </c:pt>
                <c:pt idx="5566">
                  <c:v>38.949328170564328</c:v>
                </c:pt>
                <c:pt idx="5567">
                  <c:v>34.815030023904441</c:v>
                </c:pt>
                <c:pt idx="5568">
                  <c:v>61.294930624423202</c:v>
                </c:pt>
                <c:pt idx="5569">
                  <c:v>58.730993086089299</c:v>
                </c:pt>
                <c:pt idx="5570">
                  <c:v>43.658088356305377</c:v>
                </c:pt>
                <c:pt idx="5571">
                  <c:v>34.234045813779332</c:v>
                </c:pt>
                <c:pt idx="5572">
                  <c:v>33.866725703917581</c:v>
                </c:pt>
                <c:pt idx="5573">
                  <c:v>35.851371428766242</c:v>
                </c:pt>
                <c:pt idx="5574">
                  <c:v>33.901445060171788</c:v>
                </c:pt>
                <c:pt idx="5575">
                  <c:v>32.568103734042822</c:v>
                </c:pt>
                <c:pt idx="5576">
                  <c:v>39.939151687811957</c:v>
                </c:pt>
                <c:pt idx="5577">
                  <c:v>37.966601701164663</c:v>
                </c:pt>
                <c:pt idx="5578">
                  <c:v>36.11617678881197</c:v>
                </c:pt>
                <c:pt idx="5579">
                  <c:v>38.273766651415983</c:v>
                </c:pt>
                <c:pt idx="5580">
                  <c:v>38.542222296032428</c:v>
                </c:pt>
                <c:pt idx="5581">
                  <c:v>35.385850266837252</c:v>
                </c:pt>
                <c:pt idx="5582">
                  <c:v>31.356994113678759</c:v>
                </c:pt>
                <c:pt idx="5583">
                  <c:v>29.366911687812038</c:v>
                </c:pt>
                <c:pt idx="5584">
                  <c:v>28.691878102388131</c:v>
                </c:pt>
                <c:pt idx="5585">
                  <c:v>28.027913571095102</c:v>
                </c:pt>
                <c:pt idx="5586">
                  <c:v>30.03310414167073</c:v>
                </c:pt>
                <c:pt idx="5587">
                  <c:v>47.211321053225483</c:v>
                </c:pt>
                <c:pt idx="5588">
                  <c:v>52.025778888776472</c:v>
                </c:pt>
                <c:pt idx="5589">
                  <c:v>51.856619141670748</c:v>
                </c:pt>
                <c:pt idx="5590">
                  <c:v>49.395892976228183</c:v>
                </c:pt>
                <c:pt idx="5591">
                  <c:v>54.700579141670872</c:v>
                </c:pt>
                <c:pt idx="5592">
                  <c:v>147.41230142342479</c:v>
                </c:pt>
                <c:pt idx="5593">
                  <c:v>65.236727438150112</c:v>
                </c:pt>
                <c:pt idx="5594">
                  <c:v>65.965629141670831</c:v>
                </c:pt>
                <c:pt idx="5595">
                  <c:v>69.909055168664381</c:v>
                </c:pt>
                <c:pt idx="5596">
                  <c:v>69.38195038447688</c:v>
                </c:pt>
                <c:pt idx="5597">
                  <c:v>69.294796687811413</c:v>
                </c:pt>
                <c:pt idx="5598">
                  <c:v>68.531684874430539</c:v>
                </c:pt>
                <c:pt idx="5599">
                  <c:v>54.797181687811737</c:v>
                </c:pt>
                <c:pt idx="5600">
                  <c:v>47.158673355283078</c:v>
                </c:pt>
                <c:pt idx="5601">
                  <c:v>48.738016434917412</c:v>
                </c:pt>
                <c:pt idx="5602">
                  <c:v>48.602486401824407</c:v>
                </c:pt>
                <c:pt idx="5603">
                  <c:v>49.016441434917347</c:v>
                </c:pt>
                <c:pt idx="5604">
                  <c:v>49.186377926316212</c:v>
                </c:pt>
                <c:pt idx="5605">
                  <c:v>48.30463690362474</c:v>
                </c:pt>
                <c:pt idx="5606">
                  <c:v>50.697400945547599</c:v>
                </c:pt>
                <c:pt idx="5607">
                  <c:v>45.884651701164607</c:v>
                </c:pt>
                <c:pt idx="5608">
                  <c:v>27.270173355282381</c:v>
                </c:pt>
                <c:pt idx="5609">
                  <c:v>18.522381687811791</c:v>
                </c:pt>
                <c:pt idx="5610">
                  <c:v>19.592249083037292</c:v>
                </c:pt>
                <c:pt idx="5611">
                  <c:v>18.39158668781176</c:v>
                </c:pt>
                <c:pt idx="5612">
                  <c:v>19.487116401824341</c:v>
                </c:pt>
                <c:pt idx="5613">
                  <c:v>19.017938206959968</c:v>
                </c:pt>
                <c:pt idx="5614">
                  <c:v>19.527785660818921</c:v>
                </c:pt>
                <c:pt idx="5615">
                  <c:v>18.172731687811929</c:v>
                </c:pt>
                <c:pt idx="5616">
                  <c:v>19.823045660818771</c:v>
                </c:pt>
                <c:pt idx="5617">
                  <c:v>20.31164885568332</c:v>
                </c:pt>
                <c:pt idx="5618">
                  <c:v>19.383128206959459</c:v>
                </c:pt>
                <c:pt idx="5619">
                  <c:v>18.373399915769891</c:v>
                </c:pt>
                <c:pt idx="5620">
                  <c:v>18.035890168663801</c:v>
                </c:pt>
                <c:pt idx="5621">
                  <c:v>17.52558060029008</c:v>
                </c:pt>
                <c:pt idx="5622">
                  <c:v>16.881331541900721</c:v>
                </c:pt>
                <c:pt idx="5623">
                  <c:v>16.371749410555889</c:v>
                </c:pt>
                <c:pt idx="5624">
                  <c:v>12.02114399177411</c:v>
                </c:pt>
                <c:pt idx="5625">
                  <c:v>10.458078991773441</c:v>
                </c:pt>
                <c:pt idx="5626">
                  <c:v>15.51886591270166</c:v>
                </c:pt>
                <c:pt idx="5627">
                  <c:v>15.39584091270086</c:v>
                </c:pt>
                <c:pt idx="5628">
                  <c:v>14.336378134168401</c:v>
                </c:pt>
                <c:pt idx="5629">
                  <c:v>14.683438134168901</c:v>
                </c:pt>
                <c:pt idx="5630">
                  <c:v>14.89236356297112</c:v>
                </c:pt>
                <c:pt idx="5631">
                  <c:v>14.60055813416851</c:v>
                </c:pt>
                <c:pt idx="5632">
                  <c:v>15.013503680956839</c:v>
                </c:pt>
                <c:pt idx="5633">
                  <c:v>13.68246676162323</c:v>
                </c:pt>
                <c:pt idx="5634">
                  <c:v>13.300656541901279</c:v>
                </c:pt>
                <c:pt idx="5635">
                  <c:v>12.714910782902701</c:v>
                </c:pt>
                <c:pt idx="5636">
                  <c:v>12.9093450239044</c:v>
                </c:pt>
                <c:pt idx="5637">
                  <c:v>12.4879885784433</c:v>
                </c:pt>
                <c:pt idx="5638">
                  <c:v>12.74785866935863</c:v>
                </c:pt>
                <c:pt idx="5639">
                  <c:v>13.264396541900959</c:v>
                </c:pt>
                <c:pt idx="5640">
                  <c:v>13.21130154190122</c:v>
                </c:pt>
                <c:pt idx="5641">
                  <c:v>13.101880782902739</c:v>
                </c:pt>
                <c:pt idx="5642">
                  <c:v>12.660705023904629</c:v>
                </c:pt>
                <c:pt idx="5643">
                  <c:v>13.0816907829028</c:v>
                </c:pt>
                <c:pt idx="5644">
                  <c:v>12.70060930117366</c:v>
                </c:pt>
                <c:pt idx="5645">
                  <c:v>12.6669393011741</c:v>
                </c:pt>
                <c:pt idx="5646">
                  <c:v>12.44007357844273</c:v>
                </c:pt>
                <c:pt idx="5647">
                  <c:v>12.522417910360961</c:v>
                </c:pt>
                <c:pt idx="5648">
                  <c:v>12.46673291036139</c:v>
                </c:pt>
                <c:pt idx="5649">
                  <c:v>11.9138390859259</c:v>
                </c:pt>
                <c:pt idx="5650">
                  <c:v>11.75564237503308</c:v>
                </c:pt>
                <c:pt idx="5651">
                  <c:v>11.96952408592546</c:v>
                </c:pt>
                <c:pt idx="5652">
                  <c:v>11.65771695846715</c:v>
                </c:pt>
                <c:pt idx="5653">
                  <c:v>11.440651541900751</c:v>
                </c:pt>
                <c:pt idx="5654">
                  <c:v>11.873910782903071</c:v>
                </c:pt>
                <c:pt idx="5655">
                  <c:v>7.4682515419006537</c:v>
                </c:pt>
                <c:pt idx="5656">
                  <c:v>6.6416715419011059</c:v>
                </c:pt>
                <c:pt idx="5657">
                  <c:v>10.704532602150969</c:v>
                </c:pt>
                <c:pt idx="5658">
                  <c:v>10.554312602151461</c:v>
                </c:pt>
                <c:pt idx="5659">
                  <c:v>10.62035760215101</c:v>
                </c:pt>
                <c:pt idx="5660">
                  <c:v>10.43725654190157</c:v>
                </c:pt>
                <c:pt idx="5661">
                  <c:v>10.41356154190046</c:v>
                </c:pt>
                <c:pt idx="5662">
                  <c:v>10.4196515419007</c:v>
                </c:pt>
                <c:pt idx="5663">
                  <c:v>10.397803270950689</c:v>
                </c:pt>
                <c:pt idx="5664">
                  <c:v>10.28836630107527</c:v>
                </c:pt>
                <c:pt idx="5665">
                  <c:v>10.408163270950441</c:v>
                </c:pt>
                <c:pt idx="5666">
                  <c:v>10.387443270950699</c:v>
                </c:pt>
                <c:pt idx="5667">
                  <c:v>10.2993832709509</c:v>
                </c:pt>
                <c:pt idx="5668">
                  <c:v>10.2967932709499</c:v>
                </c:pt>
                <c:pt idx="5669">
                  <c:v>10.32657827095055</c:v>
                </c:pt>
                <c:pt idx="5670">
                  <c:v>10.13362327095034</c:v>
                </c:pt>
                <c:pt idx="5671">
                  <c:v>9.9769282709504541</c:v>
                </c:pt>
                <c:pt idx="5672">
                  <c:v>10.00023827095049</c:v>
                </c:pt>
                <c:pt idx="5673">
                  <c:v>9.8733282709500774</c:v>
                </c:pt>
                <c:pt idx="5674">
                  <c:v>9.9225382709509162</c:v>
                </c:pt>
                <c:pt idx="5675">
                  <c:v>9.6285732709503886</c:v>
                </c:pt>
                <c:pt idx="5676">
                  <c:v>9.6363432709503218</c:v>
                </c:pt>
                <c:pt idx="5677">
                  <c:v>9.6324582709507087</c:v>
                </c:pt>
                <c:pt idx="5678">
                  <c:v>9.5068432709498509</c:v>
                </c:pt>
                <c:pt idx="5679">
                  <c:v>9.4112582709504249</c:v>
                </c:pt>
                <c:pt idx="5680">
                  <c:v>9.3410832709507083</c:v>
                </c:pt>
                <c:pt idx="5681">
                  <c:v>9.2012232709500115</c:v>
                </c:pt>
                <c:pt idx="5682">
                  <c:v>9.3423782709505012</c:v>
                </c:pt>
                <c:pt idx="5683">
                  <c:v>12.11121463941182</c:v>
                </c:pt>
                <c:pt idx="5684">
                  <c:v>10.607337432966521</c:v>
                </c:pt>
                <c:pt idx="5685">
                  <c:v>10.307153270950121</c:v>
                </c:pt>
                <c:pt idx="5686">
                  <c:v>6.2739532709507841</c:v>
                </c:pt>
                <c:pt idx="5687">
                  <c:v>6.4168949999996983</c:v>
                </c:pt>
                <c:pt idx="5688">
                  <c:v>9.8596900000004339</c:v>
                </c:pt>
                <c:pt idx="5689">
                  <c:v>9.6110499999997181</c:v>
                </c:pt>
                <c:pt idx="5690">
                  <c:v>9.6369499999998105</c:v>
                </c:pt>
                <c:pt idx="5691">
                  <c:v>9.5204000000005653</c:v>
                </c:pt>
                <c:pt idx="5692">
                  <c:v>8.8185099999993781</c:v>
                </c:pt>
                <c:pt idx="5693">
                  <c:v>9.4388150000004334</c:v>
                </c:pt>
                <c:pt idx="5694">
                  <c:v>9.3637050000002073</c:v>
                </c:pt>
                <c:pt idx="5695">
                  <c:v>9.5665800000002079</c:v>
                </c:pt>
                <c:pt idx="5696">
                  <c:v>9.4344899999996805</c:v>
                </c:pt>
                <c:pt idx="5697">
                  <c:v>9.4008200000003583</c:v>
                </c:pt>
                <c:pt idx="5698">
                  <c:v>9.285564999999492</c:v>
                </c:pt>
                <c:pt idx="5699">
                  <c:v>9.0602350000002261</c:v>
                </c:pt>
                <c:pt idx="5700">
                  <c:v>8.8828199999998869</c:v>
                </c:pt>
                <c:pt idx="5701">
                  <c:v>8.9126050000003012</c:v>
                </c:pt>
                <c:pt idx="5702">
                  <c:v>8.8323149999999622</c:v>
                </c:pt>
                <c:pt idx="5703">
                  <c:v>8.824544999999322</c:v>
                </c:pt>
                <c:pt idx="5704">
                  <c:v>9.3567900000003394</c:v>
                </c:pt>
                <c:pt idx="5705">
                  <c:v>10.36818500000004</c:v>
                </c:pt>
                <c:pt idx="5706">
                  <c:v>10.17911499999968</c:v>
                </c:pt>
                <c:pt idx="5707">
                  <c:v>9.8281699999997922</c:v>
                </c:pt>
                <c:pt idx="5708">
                  <c:v>9.4254250000006596</c:v>
                </c:pt>
                <c:pt idx="5709">
                  <c:v>9.4544901098610818</c:v>
                </c:pt>
                <c:pt idx="5710">
                  <c:v>9.5614000000000949</c:v>
                </c:pt>
                <c:pt idx="5711">
                  <c:v>9.418950000000283</c:v>
                </c:pt>
                <c:pt idx="5712">
                  <c:v>9.3477249999999064</c:v>
                </c:pt>
                <c:pt idx="5713">
                  <c:v>9.2739099999999439</c:v>
                </c:pt>
                <c:pt idx="5714">
                  <c:v>9.2143399999995861</c:v>
                </c:pt>
                <c:pt idx="5715">
                  <c:v>9.1444100000004145</c:v>
                </c:pt>
                <c:pt idx="5716">
                  <c:v>6.1951250000004716</c:v>
                </c:pt>
                <c:pt idx="5717">
                  <c:v>5.9066649999993963</c:v>
                </c:pt>
                <c:pt idx="5718">
                  <c:v>9.0451349999998492</c:v>
                </c:pt>
                <c:pt idx="5719">
                  <c:v>11.515114241001969</c:v>
                </c:pt>
                <c:pt idx="5720">
                  <c:v>11.01515154839603</c:v>
                </c:pt>
                <c:pt idx="5721">
                  <c:v>9.9710600000000369</c:v>
                </c:pt>
                <c:pt idx="5722">
                  <c:v>9.5760850000001305</c:v>
                </c:pt>
                <c:pt idx="5723">
                  <c:v>10.76155329613416</c:v>
                </c:pt>
                <c:pt idx="5724">
                  <c:v>9.0723299999997362</c:v>
                </c:pt>
                <c:pt idx="5725">
                  <c:v>9.4979450000003585</c:v>
                </c:pt>
                <c:pt idx="5726">
                  <c:v>9.2402399999996803</c:v>
                </c:pt>
                <c:pt idx="5727">
                  <c:v>9.0667100000001319</c:v>
                </c:pt>
                <c:pt idx="5728">
                  <c:v>9.0874300000001131</c:v>
                </c:pt>
                <c:pt idx="5729">
                  <c:v>9.0550549999996424</c:v>
                </c:pt>
                <c:pt idx="5730">
                  <c:v>8.8659849999997551</c:v>
                </c:pt>
                <c:pt idx="5731">
                  <c:v>8.9372100000001318</c:v>
                </c:pt>
                <c:pt idx="5732">
                  <c:v>8.8556249999999999</c:v>
                </c:pt>
                <c:pt idx="5733">
                  <c:v>9.0304500000002825</c:v>
                </c:pt>
                <c:pt idx="5734">
                  <c:v>8.7300099999998491</c:v>
                </c:pt>
                <c:pt idx="5735">
                  <c:v>8.6963400000000561</c:v>
                </c:pt>
                <c:pt idx="5736">
                  <c:v>8.6484250000001879</c:v>
                </c:pt>
                <c:pt idx="5737">
                  <c:v>8.4451099999997545</c:v>
                </c:pt>
                <c:pt idx="5738">
                  <c:v>8.3777700000001705</c:v>
                </c:pt>
                <c:pt idx="5739">
                  <c:v>8.3169050000000198</c:v>
                </c:pt>
                <c:pt idx="5740">
                  <c:v>8.3065450000002645</c:v>
                </c:pt>
                <c:pt idx="5741">
                  <c:v>8.2055349999999443</c:v>
                </c:pt>
                <c:pt idx="5742">
                  <c:v>8.2767599999998502</c:v>
                </c:pt>
                <c:pt idx="5743">
                  <c:v>8.1964699999995094</c:v>
                </c:pt>
                <c:pt idx="5744">
                  <c:v>8.0553150000004337</c:v>
                </c:pt>
                <c:pt idx="5745">
                  <c:v>7.9530100000003197</c:v>
                </c:pt>
                <c:pt idx="5746">
                  <c:v>5.57611499999968</c:v>
                </c:pt>
                <c:pt idx="5747">
                  <c:v>2.4634399999994909</c:v>
                </c:pt>
                <c:pt idx="5748">
                  <c:v>4.6929250000006597</c:v>
                </c:pt>
                <c:pt idx="5749">
                  <c:v>4.7330699999998869</c:v>
                </c:pt>
                <c:pt idx="5750">
                  <c:v>4.736955000000207</c:v>
                </c:pt>
                <c:pt idx="5751">
                  <c:v>4.6320599999995666</c:v>
                </c:pt>
                <c:pt idx="5752">
                  <c:v>4.5401149999996786</c:v>
                </c:pt>
                <c:pt idx="5753">
                  <c:v>4.518100000000377</c:v>
                </c:pt>
                <c:pt idx="5754">
                  <c:v>4.5401150000001511</c:v>
                </c:pt>
                <c:pt idx="5755">
                  <c:v>4.6268799999999244</c:v>
                </c:pt>
                <c:pt idx="5756">
                  <c:v>4.9428600000002261</c:v>
                </c:pt>
                <c:pt idx="5757">
                  <c:v>4.8755199999996988</c:v>
                </c:pt>
                <c:pt idx="5758">
                  <c:v>4.7201200000000751</c:v>
                </c:pt>
                <c:pt idx="5759">
                  <c:v>4.8431450000001686</c:v>
                </c:pt>
                <c:pt idx="5760">
                  <c:v>6.3064950000000746</c:v>
                </c:pt>
                <c:pt idx="5761">
                  <c:v>5.91152000000017</c:v>
                </c:pt>
                <c:pt idx="5762">
                  <c:v>5.3481949999998868</c:v>
                </c:pt>
                <c:pt idx="5763">
                  <c:v>5.1655999999999054</c:v>
                </c:pt>
                <c:pt idx="5764">
                  <c:v>4.9635800000002073</c:v>
                </c:pt>
                <c:pt idx="5765">
                  <c:v>4.9855949999999813</c:v>
                </c:pt>
                <c:pt idx="5766">
                  <c:v>5.1733699999996041</c:v>
                </c:pt>
                <c:pt idx="5767">
                  <c:v>5.0257400000001509</c:v>
                </c:pt>
                <c:pt idx="5768">
                  <c:v>6.1588650000001506</c:v>
                </c:pt>
                <c:pt idx="5769">
                  <c:v>5.396109999999755</c:v>
                </c:pt>
                <c:pt idx="5770">
                  <c:v>6.237860000000226</c:v>
                </c:pt>
                <c:pt idx="5771">
                  <c:v>6.2650549999996414</c:v>
                </c:pt>
                <c:pt idx="5772">
                  <c:v>5.5282000000007541</c:v>
                </c:pt>
                <c:pt idx="5773">
                  <c:v>5.2484799999988878</c:v>
                </c:pt>
                <c:pt idx="5774">
                  <c:v>5.0438700000005463</c:v>
                </c:pt>
                <c:pt idx="5775">
                  <c:v>4.8599799999998314</c:v>
                </c:pt>
                <c:pt idx="5776">
                  <c:v>4.764150000000094</c:v>
                </c:pt>
                <c:pt idx="5777">
                  <c:v>2.4856750000001879</c:v>
                </c:pt>
                <c:pt idx="5778">
                  <c:v>1.701189999999962</c:v>
                </c:pt>
                <c:pt idx="5779">
                  <c:v>3.5025349999999431</c:v>
                </c:pt>
                <c:pt idx="5780">
                  <c:v>4.7794049999995476</c:v>
                </c:pt>
                <c:pt idx="5781">
                  <c:v>3.7019650000000559</c:v>
                </c:pt>
                <c:pt idx="5782">
                  <c:v>3.340660000000415</c:v>
                </c:pt>
                <c:pt idx="5783">
                  <c:v>3.3963449999999811</c:v>
                </c:pt>
                <c:pt idx="5784">
                  <c:v>7.2979182961337496</c:v>
                </c:pt>
                <c:pt idx="5785">
                  <c:v>5.4832280301249199</c:v>
                </c:pt>
                <c:pt idx="5786">
                  <c:v>5.0895480301252789</c:v>
                </c:pt>
                <c:pt idx="5787">
                  <c:v>4.8661700000002632</c:v>
                </c:pt>
                <c:pt idx="5788">
                  <c:v>4.2963700000000751</c:v>
                </c:pt>
                <c:pt idx="5789">
                  <c:v>3.8444149999998678</c:v>
                </c:pt>
                <c:pt idx="5790">
                  <c:v>3.5880049999994532</c:v>
                </c:pt>
                <c:pt idx="5791">
                  <c:v>3.374330000000207</c:v>
                </c:pt>
                <c:pt idx="5792">
                  <c:v>3.2046850000000369</c:v>
                </c:pt>
                <c:pt idx="5793">
                  <c:v>3.011730000000302</c:v>
                </c:pt>
                <c:pt idx="5794">
                  <c:v>2.8912950000002642</c:v>
                </c:pt>
                <c:pt idx="5795">
                  <c:v>2.6856749999997169</c:v>
                </c:pt>
                <c:pt idx="5796">
                  <c:v>2.7413600000002258</c:v>
                </c:pt>
                <c:pt idx="5797">
                  <c:v>2.7348849999998488</c:v>
                </c:pt>
                <c:pt idx="5798">
                  <c:v>2.497899999999623</c:v>
                </c:pt>
                <c:pt idx="5799">
                  <c:v>2.4551650000003389</c:v>
                </c:pt>
                <c:pt idx="5800">
                  <c:v>2.473294999999792</c:v>
                </c:pt>
                <c:pt idx="5801">
                  <c:v>2.4707049999997359</c:v>
                </c:pt>
                <c:pt idx="5802">
                  <c:v>2.4033650000006221</c:v>
                </c:pt>
                <c:pt idx="5803">
                  <c:v>2.4473949999996978</c:v>
                </c:pt>
                <c:pt idx="5804">
                  <c:v>2.3774650000000559</c:v>
                </c:pt>
                <c:pt idx="5805">
                  <c:v>2.2699799999998298</c:v>
                </c:pt>
                <c:pt idx="5806">
                  <c:v>1.7118350000001319</c:v>
                </c:pt>
                <c:pt idx="5807">
                  <c:v>2.2246550000000189</c:v>
                </c:pt>
                <c:pt idx="5808">
                  <c:v>1.389379999999925</c:v>
                </c:pt>
                <c:pt idx="5809">
                  <c:v>1.288370000000546</c:v>
                </c:pt>
                <c:pt idx="5810">
                  <c:v>2.2259499999993411</c:v>
                </c:pt>
                <c:pt idx="5811">
                  <c:v>3.478215000000056</c:v>
                </c:pt>
                <c:pt idx="5812">
                  <c:v>3.0832400000006221</c:v>
                </c:pt>
                <c:pt idx="5813">
                  <c:v>2.6571849999995671</c:v>
                </c:pt>
                <c:pt idx="5814">
                  <c:v>3.1479900000001511</c:v>
                </c:pt>
                <c:pt idx="5815">
                  <c:v>3.1782650000001511</c:v>
                </c:pt>
                <c:pt idx="5816">
                  <c:v>2.8876949999998871</c:v>
                </c:pt>
                <c:pt idx="5817">
                  <c:v>3.4872799999995481</c:v>
                </c:pt>
                <c:pt idx="5818">
                  <c:v>5.128045000000264</c:v>
                </c:pt>
                <c:pt idx="5819">
                  <c:v>4.58414500000017</c:v>
                </c:pt>
                <c:pt idx="5820">
                  <c:v>4.8884699999999812</c:v>
                </c:pt>
                <c:pt idx="5821">
                  <c:v>5.2141530301251091</c:v>
                </c:pt>
                <c:pt idx="5822">
                  <c:v>5.5126599999999426</c:v>
                </c:pt>
                <c:pt idx="5823">
                  <c:v>9.9916323744514539</c:v>
                </c:pt>
                <c:pt idx="5824">
                  <c:v>8.0583087249368237</c:v>
                </c:pt>
                <c:pt idx="5825">
                  <c:v>10.535174715187271</c:v>
                </c:pt>
                <c:pt idx="5826">
                  <c:v>8.9546827511158629</c:v>
                </c:pt>
                <c:pt idx="5827">
                  <c:v>10.797799241001821</c:v>
                </c:pt>
                <c:pt idx="5828">
                  <c:v>8.0977112894752956</c:v>
                </c:pt>
                <c:pt idx="5829">
                  <c:v>7.3923721921419157</c:v>
                </c:pt>
                <c:pt idx="5830">
                  <c:v>8.9465332961339943</c:v>
                </c:pt>
                <c:pt idx="5831">
                  <c:v>8.1049321274583583</c:v>
                </c:pt>
                <c:pt idx="5832">
                  <c:v>9.7250304235924077</c:v>
                </c:pt>
                <c:pt idx="5833">
                  <c:v>11.595504370800359</c:v>
                </c:pt>
                <c:pt idx="5834">
                  <c:v>9.2839442410018904</c:v>
                </c:pt>
                <c:pt idx="5835">
                  <c:v>7.4624054165662752</c:v>
                </c:pt>
                <c:pt idx="5836">
                  <c:v>7.3197892718776254</c:v>
                </c:pt>
                <c:pt idx="5837">
                  <c:v>8.8221891620166915</c:v>
                </c:pt>
                <c:pt idx="5838">
                  <c:v>7.3432700000005466</c:v>
                </c:pt>
                <c:pt idx="5839">
                  <c:v>5.792869999999982</c:v>
                </c:pt>
                <c:pt idx="5840">
                  <c:v>3.4275430301247889</c:v>
                </c:pt>
                <c:pt idx="5841">
                  <c:v>7.3543871274582813</c:v>
                </c:pt>
                <c:pt idx="5842">
                  <c:v>10.65234702919472</c:v>
                </c:pt>
                <c:pt idx="5843">
                  <c:v>14.889655786388641</c:v>
                </c:pt>
                <c:pt idx="5844">
                  <c:v>9.9977568144048199</c:v>
                </c:pt>
                <c:pt idx="5845">
                  <c:v>8.4154442549175812</c:v>
                </c:pt>
                <c:pt idx="5846">
                  <c:v>9.4383486281317559</c:v>
                </c:pt>
                <c:pt idx="5847">
                  <c:v>7.3742421921424617</c:v>
                </c:pt>
                <c:pt idx="5848">
                  <c:v>6.8694480301249019</c:v>
                </c:pt>
                <c:pt idx="5849">
                  <c:v>5.8466030301257694</c:v>
                </c:pt>
                <c:pt idx="5850">
                  <c:v>5.4639630301251847</c:v>
                </c:pt>
                <c:pt idx="5851">
                  <c:v>10.703558834797279</c:v>
                </c:pt>
                <c:pt idx="5852">
                  <c:v>9.0733993508629354</c:v>
                </c:pt>
                <c:pt idx="5853">
                  <c:v>12.31388532532873</c:v>
                </c:pt>
                <c:pt idx="5854">
                  <c:v>13.6581697668571</c:v>
                </c:pt>
                <c:pt idx="5855">
                  <c:v>11.111483834797941</c:v>
                </c:pt>
                <c:pt idx="5856">
                  <c:v>10.62901024691079</c:v>
                </c:pt>
                <c:pt idx="5857">
                  <c:v>9.1871186281319268</c:v>
                </c:pt>
                <c:pt idx="5858">
                  <c:v>8.8554663684607746</c:v>
                </c:pt>
                <c:pt idx="5859">
                  <c:v>7.6495280301250146</c:v>
                </c:pt>
                <c:pt idx="5860">
                  <c:v>7.2596280301252989</c:v>
                </c:pt>
                <c:pt idx="5861">
                  <c:v>8.6428796575686544</c:v>
                </c:pt>
                <c:pt idx="5862">
                  <c:v>8.0575662894746554</c:v>
                </c:pt>
                <c:pt idx="5863">
                  <c:v>13.41130589625042</c:v>
                </c:pt>
                <c:pt idx="5864">
                  <c:v>20.677866053225511</c:v>
                </c:pt>
                <c:pt idx="5865">
                  <c:v>50.08070356156896</c:v>
                </c:pt>
                <c:pt idx="5866">
                  <c:v>51.916615729734147</c:v>
                </c:pt>
                <c:pt idx="5867">
                  <c:v>38.907601651416819</c:v>
                </c:pt>
                <c:pt idx="5868">
                  <c:v>31.91916801795254</c:v>
                </c:pt>
                <c:pt idx="5869">
                  <c:v>22.574581651416651</c:v>
                </c:pt>
                <c:pt idx="5870">
                  <c:v>15.10506478960933</c:v>
                </c:pt>
                <c:pt idx="5871">
                  <c:v>14.11238170116469</c:v>
                </c:pt>
                <c:pt idx="5872">
                  <c:v>6.3425479103611169</c:v>
                </c:pt>
                <c:pt idx="5873">
                  <c:v>17.02897935748425</c:v>
                </c:pt>
                <c:pt idx="5874">
                  <c:v>16.987539357483811</c:v>
                </c:pt>
                <c:pt idx="5875">
                  <c:v>16.40387690362537</c:v>
                </c:pt>
                <c:pt idx="5876">
                  <c:v>19.17611572973415</c:v>
                </c:pt>
                <c:pt idx="5877">
                  <c:v>55.384219083263361</c:v>
                </c:pt>
                <c:pt idx="5878">
                  <c:v>68.733794357483731</c:v>
                </c:pt>
                <c:pt idx="5879">
                  <c:v>68.882032641288959</c:v>
                </c:pt>
                <c:pt idx="5880">
                  <c:v>66.768962328288893</c:v>
                </c:pt>
                <c:pt idx="5881">
                  <c:v>63.827684838034877</c:v>
                </c:pt>
                <c:pt idx="5882">
                  <c:v>65.945801646891425</c:v>
                </c:pt>
                <c:pt idx="5883">
                  <c:v>44.260168102387809</c:v>
                </c:pt>
                <c:pt idx="5884">
                  <c:v>51.680308155600862</c:v>
                </c:pt>
                <c:pt idx="5885">
                  <c:v>56.922878927316823</c:v>
                </c:pt>
                <c:pt idx="5886">
                  <c:v>69.197599688068181</c:v>
                </c:pt>
                <c:pt idx="5887">
                  <c:v>66.229020660818676</c:v>
                </c:pt>
                <c:pt idx="5888">
                  <c:v>62.030522186272051</c:v>
                </c:pt>
                <c:pt idx="5889">
                  <c:v>59.605720266837281</c:v>
                </c:pt>
                <c:pt idx="5890">
                  <c:v>66.197940660818929</c:v>
                </c:pt>
                <c:pt idx="5891">
                  <c:v>66.245855660818805</c:v>
                </c:pt>
                <c:pt idx="5892">
                  <c:v>62.472272625546459</c:v>
                </c:pt>
                <c:pt idx="5893">
                  <c:v>60.837267589150649</c:v>
                </c:pt>
                <c:pt idx="5894">
                  <c:v>45.073911401823892</c:v>
                </c:pt>
                <c:pt idx="5895">
                  <c:v>43.197885384477154</c:v>
                </c:pt>
                <c:pt idx="5896">
                  <c:v>44.926323561569497</c:v>
                </c:pt>
                <c:pt idx="5897">
                  <c:v>69.353763616083711</c:v>
                </c:pt>
                <c:pt idx="5898">
                  <c:v>62.458579026213833</c:v>
                </c:pt>
                <c:pt idx="5899">
                  <c:v>71.164804397931576</c:v>
                </c:pt>
                <c:pt idx="5900">
                  <c:v>70.392984397931684</c:v>
                </c:pt>
                <c:pt idx="5901">
                  <c:v>62.053963916352743</c:v>
                </c:pt>
                <c:pt idx="5902">
                  <c:v>72.364025328166207</c:v>
                </c:pt>
                <c:pt idx="5903">
                  <c:v>65.949080474456451</c:v>
                </c:pt>
                <c:pt idx="5904">
                  <c:v>68.01697593602141</c:v>
                </c:pt>
                <c:pt idx="5905">
                  <c:v>66.30895414167064</c:v>
                </c:pt>
                <c:pt idx="5906">
                  <c:v>70.403548916352406</c:v>
                </c:pt>
                <c:pt idx="5907">
                  <c:v>76.660123616946024</c:v>
                </c:pt>
                <c:pt idx="5908">
                  <c:v>74.090770328165831</c:v>
                </c:pt>
                <c:pt idx="5909">
                  <c:v>73.588432844367915</c:v>
                </c:pt>
                <c:pt idx="5910">
                  <c:v>75.990070387812182</c:v>
                </c:pt>
                <c:pt idx="5911">
                  <c:v>71.876442844368228</c:v>
                </c:pt>
                <c:pt idx="5912">
                  <c:v>72.064860469916027</c:v>
                </c:pt>
                <c:pt idx="5913">
                  <c:v>69.842764781800128</c:v>
                </c:pt>
                <c:pt idx="5914">
                  <c:v>155.90781886549269</c:v>
                </c:pt>
                <c:pt idx="5915">
                  <c:v>84.927420636826753</c:v>
                </c:pt>
                <c:pt idx="5916">
                  <c:v>77.944114497142806</c:v>
                </c:pt>
                <c:pt idx="5917">
                  <c:v>70.045990474457341</c:v>
                </c:pt>
                <c:pt idx="5918">
                  <c:v>69.59095470274039</c:v>
                </c:pt>
                <c:pt idx="5919">
                  <c:v>68.419576942824364</c:v>
                </c:pt>
                <c:pt idx="5920">
                  <c:v>71.816886256304542</c:v>
                </c:pt>
                <c:pt idx="5921">
                  <c:v>67.312150660819071</c:v>
                </c:pt>
                <c:pt idx="5922">
                  <c:v>64.804618355282258</c:v>
                </c:pt>
                <c:pt idx="5923">
                  <c:v>68.849568429345254</c:v>
                </c:pt>
                <c:pt idx="5924">
                  <c:v>71.768971256304681</c:v>
                </c:pt>
                <c:pt idx="5925">
                  <c:v>67.018614141670582</c:v>
                </c:pt>
                <c:pt idx="5926">
                  <c:v>65.318304874430368</c:v>
                </c:pt>
                <c:pt idx="5927">
                  <c:v>63.775675266837773</c:v>
                </c:pt>
                <c:pt idx="5928">
                  <c:v>82.783080413980954</c:v>
                </c:pt>
                <c:pt idx="5929">
                  <c:v>67.099770660818677</c:v>
                </c:pt>
                <c:pt idx="5930">
                  <c:v>75.175800455220696</c:v>
                </c:pt>
                <c:pt idx="5931">
                  <c:v>76.164264605965016</c:v>
                </c:pt>
                <c:pt idx="5932">
                  <c:v>72.983718774602053</c:v>
                </c:pt>
                <c:pt idx="5933">
                  <c:v>181.3169615397002</c:v>
                </c:pt>
                <c:pt idx="5934">
                  <c:v>71.920486256304457</c:v>
                </c:pt>
                <c:pt idx="5935">
                  <c:v>77.49177415027961</c:v>
                </c:pt>
                <c:pt idx="5936">
                  <c:v>67.172849486318569</c:v>
                </c:pt>
                <c:pt idx="5937">
                  <c:v>71.444683114677588</c:v>
                </c:pt>
                <c:pt idx="5938">
                  <c:v>69.707247328289299</c:v>
                </c:pt>
                <c:pt idx="5939">
                  <c:v>67.675847080219171</c:v>
                </c:pt>
                <c:pt idx="5940">
                  <c:v>68.712746308757986</c:v>
                </c:pt>
                <c:pt idx="5941">
                  <c:v>61.21021399177377</c:v>
                </c:pt>
                <c:pt idx="5942">
                  <c:v>53.284665098488787</c:v>
                </c:pt>
                <c:pt idx="5943">
                  <c:v>57.341450660818793</c:v>
                </c:pt>
                <c:pt idx="5944">
                  <c:v>53.937909141670858</c:v>
                </c:pt>
                <c:pt idx="5945">
                  <c:v>53.331492328289393</c:v>
                </c:pt>
                <c:pt idx="5946">
                  <c:v>47.249570461882499</c:v>
                </c:pt>
                <c:pt idx="5947">
                  <c:v>41.793658991774123</c:v>
                </c:pt>
                <c:pt idx="5948">
                  <c:v>42.699220266837088</c:v>
                </c:pt>
                <c:pt idx="5949">
                  <c:v>41.118103134168543</c:v>
                </c:pt>
                <c:pt idx="5950">
                  <c:v>41.114680376698907</c:v>
                </c:pt>
                <c:pt idx="5951">
                  <c:v>55.363283680956869</c:v>
                </c:pt>
                <c:pt idx="5952">
                  <c:v>66.856892020026507</c:v>
                </c:pt>
                <c:pt idx="5953">
                  <c:v>64.829676398521713</c:v>
                </c:pt>
                <c:pt idx="5954">
                  <c:v>51.290547625546559</c:v>
                </c:pt>
                <c:pt idx="5955">
                  <c:v>46.813153762616508</c:v>
                </c:pt>
                <c:pt idx="5956">
                  <c:v>44.323176867229208</c:v>
                </c:pt>
                <c:pt idx="5957">
                  <c:v>40.435297625546077</c:v>
                </c:pt>
                <c:pt idx="5958">
                  <c:v>39.535896687812027</c:v>
                </c:pt>
                <c:pt idx="5959">
                  <c:v>56.405024141671007</c:v>
                </c:pt>
                <c:pt idx="5960">
                  <c:v>73.151900164966179</c:v>
                </c:pt>
                <c:pt idx="5961">
                  <c:v>73.631604175086494</c:v>
                </c:pt>
                <c:pt idx="5962">
                  <c:v>76.173345474456681</c:v>
                </c:pt>
                <c:pt idx="5963">
                  <c:v>79.574632844368196</c:v>
                </c:pt>
                <c:pt idx="5964">
                  <c:v>144.67315861868619</c:v>
                </c:pt>
                <c:pt idx="5965">
                  <c:v>86.204161050706659</c:v>
                </c:pt>
                <c:pt idx="5966">
                  <c:v>81.098725328166026</c:v>
                </c:pt>
                <c:pt idx="5967">
                  <c:v>61.875961749581577</c:v>
                </c:pt>
                <c:pt idx="5968">
                  <c:v>84.455112703481262</c:v>
                </c:pt>
                <c:pt idx="5969">
                  <c:v>86.028041050706122</c:v>
                </c:pt>
                <c:pt idx="5970">
                  <c:v>79.834927844367996</c:v>
                </c:pt>
                <c:pt idx="5971">
                  <c:v>76.40540726673936</c:v>
                </c:pt>
                <c:pt idx="5972">
                  <c:v>71.433009915769645</c:v>
                </c:pt>
                <c:pt idx="5973">
                  <c:v>73.249140660818739</c:v>
                </c:pt>
                <c:pt idx="5974">
                  <c:v>85.899836050706384</c:v>
                </c:pt>
                <c:pt idx="5975">
                  <c:v>114.703709383901</c:v>
                </c:pt>
                <c:pt idx="5976">
                  <c:v>82.353759142359337</c:v>
                </c:pt>
                <c:pt idx="5977">
                  <c:v>75.595271290804391</c:v>
                </c:pt>
                <c:pt idx="5978">
                  <c:v>75.277461399748006</c:v>
                </c:pt>
                <c:pt idx="5979">
                  <c:v>73.011289141670773</c:v>
                </c:pt>
                <c:pt idx="5980">
                  <c:v>70.702718571095687</c:v>
                </c:pt>
                <c:pt idx="5981">
                  <c:v>69.767959216959298</c:v>
                </c:pt>
                <c:pt idx="5982">
                  <c:v>60.207485376699033</c:v>
                </c:pt>
                <c:pt idx="5983">
                  <c:v>46.48276835528236</c:v>
                </c:pt>
                <c:pt idx="5984">
                  <c:v>45.3278652668373</c:v>
                </c:pt>
                <c:pt idx="5985">
                  <c:v>28.43304450608532</c:v>
                </c:pt>
                <c:pt idx="5986">
                  <c:v>20.308411687811802</c:v>
                </c:pt>
                <c:pt idx="5987">
                  <c:v>19.808970168664239</c:v>
                </c:pt>
                <c:pt idx="5988">
                  <c:v>20.7685248826755</c:v>
                </c:pt>
                <c:pt idx="5989">
                  <c:v>21.05131320696044</c:v>
                </c:pt>
                <c:pt idx="5990">
                  <c:v>20.40628966287521</c:v>
                </c:pt>
                <c:pt idx="5991">
                  <c:v>20.404994662875421</c:v>
                </c:pt>
                <c:pt idx="5992">
                  <c:v>20.14388991577005</c:v>
                </c:pt>
                <c:pt idx="5993">
                  <c:v>19.485180384476472</c:v>
                </c:pt>
                <c:pt idx="5994">
                  <c:v>19.294815384477261</c:v>
                </c:pt>
                <c:pt idx="5995">
                  <c:v>18.581270384477001</c:v>
                </c:pt>
                <c:pt idx="5996">
                  <c:v>20.085186434917912</c:v>
                </c:pt>
                <c:pt idx="5997">
                  <c:v>17.854490384476978</c:v>
                </c:pt>
                <c:pt idx="5998">
                  <c:v>51.245404810149672</c:v>
                </c:pt>
                <c:pt idx="5999">
                  <c:v>10.011585384476961</c:v>
                </c:pt>
                <c:pt idx="6000">
                  <c:v>12.290868102388281</c:v>
                </c:pt>
                <c:pt idx="6001">
                  <c:v>11.499940131582809</c:v>
                </c:pt>
                <c:pt idx="6002">
                  <c:v>10.86685335528249</c:v>
                </c:pt>
                <c:pt idx="6003">
                  <c:v>10.78138335528204</c:v>
                </c:pt>
                <c:pt idx="6004">
                  <c:v>10.146437296032261</c:v>
                </c:pt>
                <c:pt idx="6005">
                  <c:v>10.42619654190087</c:v>
                </c:pt>
                <c:pt idx="6006">
                  <c:v>10.39476026683743</c:v>
                </c:pt>
                <c:pt idx="6007">
                  <c:v>10.768584838034499</c:v>
                </c:pt>
                <c:pt idx="6008">
                  <c:v>9.9762754838988705</c:v>
                </c:pt>
                <c:pt idx="6009">
                  <c:v>9.7425436569150285</c:v>
                </c:pt>
                <c:pt idx="6010">
                  <c:v>7.6074548380348634</c:v>
                </c:pt>
                <c:pt idx="6011">
                  <c:v>10.220443562970861</c:v>
                </c:pt>
                <c:pt idx="6012">
                  <c:v>10.23380572734391</c:v>
                </c:pt>
                <c:pt idx="6013">
                  <c:v>8.9901744028784929</c:v>
                </c:pt>
                <c:pt idx="6014">
                  <c:v>8.9409644028778885</c:v>
                </c:pt>
                <c:pt idx="6015">
                  <c:v>7.5168822910157402</c:v>
                </c:pt>
                <c:pt idx="6016">
                  <c:v>8.0472815419008121</c:v>
                </c:pt>
                <c:pt idx="6017">
                  <c:v>8.1810958927638993</c:v>
                </c:pt>
                <c:pt idx="6018">
                  <c:v>7.7492100239050261</c:v>
                </c:pt>
                <c:pt idx="6019">
                  <c:v>7.4291043011737354</c:v>
                </c:pt>
                <c:pt idx="6020">
                  <c:v>7.4405185784426138</c:v>
                </c:pt>
                <c:pt idx="6021">
                  <c:v>7.4949085784428604</c:v>
                </c:pt>
                <c:pt idx="6022">
                  <c:v>7.1333457968178102</c:v>
                </c:pt>
                <c:pt idx="6023">
                  <c:v>6.8806140859255196</c:v>
                </c:pt>
                <c:pt idx="6024">
                  <c:v>7.1503015419007934</c:v>
                </c:pt>
                <c:pt idx="6025">
                  <c:v>6.2041115419011144</c:v>
                </c:pt>
                <c:pt idx="6026">
                  <c:v>6.4436865419009264</c:v>
                </c:pt>
                <c:pt idx="6027">
                  <c:v>6.4864215419006808</c:v>
                </c:pt>
                <c:pt idx="6028">
                  <c:v>6.2327495720256021</c:v>
                </c:pt>
                <c:pt idx="6029">
                  <c:v>8.7762834392251552</c:v>
                </c:pt>
                <c:pt idx="6030">
                  <c:v>3.1822876021515971</c:v>
                </c:pt>
                <c:pt idx="6031">
                  <c:v>5.7148976021513516</c:v>
                </c:pt>
                <c:pt idx="6032">
                  <c:v>5.6874495720257912</c:v>
                </c:pt>
                <c:pt idx="6033">
                  <c:v>5.7454715419011526</c:v>
                </c:pt>
                <c:pt idx="6034">
                  <c:v>5.7515615419009256</c:v>
                </c:pt>
                <c:pt idx="6035">
                  <c:v>5.607431541900719</c:v>
                </c:pt>
                <c:pt idx="6036">
                  <c:v>5.6954915419012284</c:v>
                </c:pt>
                <c:pt idx="6037">
                  <c:v>5.7097365419008312</c:v>
                </c:pt>
                <c:pt idx="6038">
                  <c:v>5.6436915419010392</c:v>
                </c:pt>
                <c:pt idx="6039">
                  <c:v>5.646281541900624</c:v>
                </c:pt>
                <c:pt idx="6040">
                  <c:v>5.1619515419008879</c:v>
                </c:pt>
                <c:pt idx="6041">
                  <c:v>5.6061365419004554</c:v>
                </c:pt>
                <c:pt idx="6042">
                  <c:v>5.6139065419010956</c:v>
                </c:pt>
                <c:pt idx="6043">
                  <c:v>5.3471365419009258</c:v>
                </c:pt>
                <c:pt idx="6044">
                  <c:v>5.3898715419011518</c:v>
                </c:pt>
                <c:pt idx="6045">
                  <c:v>5.3134665419006621</c:v>
                </c:pt>
                <c:pt idx="6046">
                  <c:v>5.2059815419009068</c:v>
                </c:pt>
                <c:pt idx="6047">
                  <c:v>5.2966315419010011</c:v>
                </c:pt>
                <c:pt idx="6048">
                  <c:v>5.2616665419004738</c:v>
                </c:pt>
                <c:pt idx="6049">
                  <c:v>5.1671315419005301</c:v>
                </c:pt>
                <c:pt idx="6050">
                  <c:v>5.0842515419015477</c:v>
                </c:pt>
                <c:pt idx="6051">
                  <c:v>5.0337465419002099</c:v>
                </c:pt>
                <c:pt idx="6052">
                  <c:v>5.0117315419009074</c:v>
                </c:pt>
                <c:pt idx="6053">
                  <c:v>5.0687115419012088</c:v>
                </c:pt>
                <c:pt idx="6054">
                  <c:v>5.2215215419003043</c:v>
                </c:pt>
                <c:pt idx="6055">
                  <c:v>5.0272715419007747</c:v>
                </c:pt>
                <c:pt idx="6056">
                  <c:v>4.4691265419010771</c:v>
                </c:pt>
                <c:pt idx="6057">
                  <c:v>5.1464115419010197</c:v>
                </c:pt>
                <c:pt idx="6058">
                  <c:v>4.8278415419006624</c:v>
                </c:pt>
                <c:pt idx="6059">
                  <c:v>4.7346015419009824</c:v>
                </c:pt>
                <c:pt idx="6060">
                  <c:v>0</c:v>
                </c:pt>
                <c:pt idx="6061">
                  <c:v>5.2457798802550686</c:v>
                </c:pt>
                <c:pt idx="6062">
                  <c:v>2.2138965419012471</c:v>
                </c:pt>
                <c:pt idx="6063">
                  <c:v>4.2118615419008316</c:v>
                </c:pt>
                <c:pt idx="6064">
                  <c:v>3.6304065419010958</c:v>
                </c:pt>
                <c:pt idx="6065">
                  <c:v>3.8091165419007571</c:v>
                </c:pt>
                <c:pt idx="6066">
                  <c:v>3.669256541900531</c:v>
                </c:pt>
                <c:pt idx="6067">
                  <c:v>3.6226365419009259</c:v>
                </c:pt>
                <c:pt idx="6068">
                  <c:v>3.579901541901171</c:v>
                </c:pt>
                <c:pt idx="6069">
                  <c:v>3.6329965419006811</c:v>
                </c:pt>
                <c:pt idx="6070">
                  <c:v>3.6045065419010021</c:v>
                </c:pt>
                <c:pt idx="6071">
                  <c:v>3.4918415419006621</c:v>
                </c:pt>
                <c:pt idx="6072">
                  <c:v>3.683501541901077</c:v>
                </c:pt>
                <c:pt idx="6073">
                  <c:v>3.5565915419006622</c:v>
                </c:pt>
                <c:pt idx="6074">
                  <c:v>3.5112665419003801</c:v>
                </c:pt>
                <c:pt idx="6075">
                  <c:v>3.5190365419010199</c:v>
                </c:pt>
                <c:pt idx="6076">
                  <c:v>3.7832165419011332</c:v>
                </c:pt>
                <c:pt idx="6077">
                  <c:v>4.0059565419008134</c:v>
                </c:pt>
                <c:pt idx="6078">
                  <c:v>3.8648015419007939</c:v>
                </c:pt>
                <c:pt idx="6079">
                  <c:v>3.876456541901284</c:v>
                </c:pt>
                <c:pt idx="6080">
                  <c:v>3.6822065419003418</c:v>
                </c:pt>
                <c:pt idx="6081">
                  <c:v>3.5773115419006429</c:v>
                </c:pt>
                <c:pt idx="6082">
                  <c:v>3.8596215419011521</c:v>
                </c:pt>
                <c:pt idx="6083">
                  <c:v>3.7482515419010771</c:v>
                </c:pt>
                <c:pt idx="6084">
                  <c:v>3.424501541900606</c:v>
                </c:pt>
                <c:pt idx="6085">
                  <c:v>3.4931365419009262</c:v>
                </c:pt>
                <c:pt idx="6086">
                  <c:v>3.63688154190053</c:v>
                </c:pt>
                <c:pt idx="6087">
                  <c:v>3.5863765419010769</c:v>
                </c:pt>
                <c:pt idx="6088">
                  <c:v>3.4115515419007938</c:v>
                </c:pt>
                <c:pt idx="6089">
                  <c:v>3.5138565419009069</c:v>
                </c:pt>
                <c:pt idx="6090">
                  <c:v>3.38176654190038</c:v>
                </c:pt>
                <c:pt idx="6091">
                  <c:v>3.6063003350042928</c:v>
                </c:pt>
                <c:pt idx="6092">
                  <c:v>1.7567615419009259</c:v>
                </c:pt>
                <c:pt idx="6093">
                  <c:v>3.3403265419004171</c:v>
                </c:pt>
                <c:pt idx="6094">
                  <c:v>3.4685315419015672</c:v>
                </c:pt>
                <c:pt idx="6095">
                  <c:v>2.923336541900738</c:v>
                </c:pt>
                <c:pt idx="6096">
                  <c:v>3.2548565419004358</c:v>
                </c:pt>
                <c:pt idx="6097">
                  <c:v>3.2755765419008882</c:v>
                </c:pt>
                <c:pt idx="6098">
                  <c:v>3.252266541900851</c:v>
                </c:pt>
                <c:pt idx="6099">
                  <c:v>3.3131315419010008</c:v>
                </c:pt>
                <c:pt idx="6100">
                  <c:v>3.1564365419006428</c:v>
                </c:pt>
                <c:pt idx="6101">
                  <c:v>3.010101541900982</c:v>
                </c:pt>
                <c:pt idx="6102">
                  <c:v>3.148666541900945</c:v>
                </c:pt>
                <c:pt idx="6103">
                  <c:v>3.064491541900757</c:v>
                </c:pt>
                <c:pt idx="6104">
                  <c:v>2.9867915419009452</c:v>
                </c:pt>
                <c:pt idx="6105">
                  <c:v>3.042476541900982</c:v>
                </c:pt>
                <c:pt idx="6106">
                  <c:v>2.9867915419009452</c:v>
                </c:pt>
                <c:pt idx="6107">
                  <c:v>2.809376541900606</c:v>
                </c:pt>
                <c:pt idx="6108">
                  <c:v>2.8715365419010199</c:v>
                </c:pt>
                <c:pt idx="6109">
                  <c:v>2.821031541900624</c:v>
                </c:pt>
                <c:pt idx="6110">
                  <c:v>2.782181541900719</c:v>
                </c:pt>
                <c:pt idx="6111">
                  <c:v>2.6734015419011712</c:v>
                </c:pt>
                <c:pt idx="6112">
                  <c:v>2.747216541900662</c:v>
                </c:pt>
                <c:pt idx="6113">
                  <c:v>2.7977215419015291</c:v>
                </c:pt>
                <c:pt idx="6114">
                  <c:v>2.9220415419000032</c:v>
                </c:pt>
                <c:pt idx="6115">
                  <c:v>3.118881541901001</c:v>
                </c:pt>
                <c:pt idx="6116">
                  <c:v>3.113701541900888</c:v>
                </c:pt>
                <c:pt idx="6117">
                  <c:v>3.0152815419010959</c:v>
                </c:pt>
                <c:pt idx="6118">
                  <c:v>2.9272215419005869</c:v>
                </c:pt>
                <c:pt idx="6119">
                  <c:v>2.989381541900531</c:v>
                </c:pt>
                <c:pt idx="6120">
                  <c:v>2.905206541901284</c:v>
                </c:pt>
                <c:pt idx="6121">
                  <c:v>2.9052065419008128</c:v>
                </c:pt>
                <c:pt idx="6122">
                  <c:v>2.979331041900851</c:v>
                </c:pt>
                <c:pt idx="6123">
                  <c:v>1.4718615419008321</c:v>
                </c:pt>
                <c:pt idx="6124">
                  <c:v>2.7329715419005871</c:v>
                </c:pt>
                <c:pt idx="6125">
                  <c:v>2.7226115419013031</c:v>
                </c:pt>
                <c:pt idx="6126">
                  <c:v>3.2988865419009259</c:v>
                </c:pt>
                <c:pt idx="6127">
                  <c:v>3.064491541900757</c:v>
                </c:pt>
                <c:pt idx="6128">
                  <c:v>3.0929815419004361</c:v>
                </c:pt>
                <c:pt idx="6129">
                  <c:v>2.8767165419011329</c:v>
                </c:pt>
                <c:pt idx="6130">
                  <c:v>2.6993015419007942</c:v>
                </c:pt>
                <c:pt idx="6131">
                  <c:v>2.6436165419002848</c:v>
                </c:pt>
                <c:pt idx="6132">
                  <c:v>2.7355615419011139</c:v>
                </c:pt>
                <c:pt idx="6133">
                  <c:v>2.7277915419004741</c:v>
                </c:pt>
                <c:pt idx="6134">
                  <c:v>2.7705265419011709</c:v>
                </c:pt>
                <c:pt idx="6135">
                  <c:v>2.7342665419008512</c:v>
                </c:pt>
                <c:pt idx="6136">
                  <c:v>2.6967115419012089</c:v>
                </c:pt>
                <c:pt idx="6137">
                  <c:v>2.708366541900757</c:v>
                </c:pt>
                <c:pt idx="6138">
                  <c:v>2.7005965419005871</c:v>
                </c:pt>
                <c:pt idx="6139">
                  <c:v>2.6772865419010201</c:v>
                </c:pt>
                <c:pt idx="6140">
                  <c:v>2.5205915419011329</c:v>
                </c:pt>
                <c:pt idx="6141">
                  <c:v>2.5011665419004738</c:v>
                </c:pt>
                <c:pt idx="6142">
                  <c:v>2.3600115419013972</c:v>
                </c:pt>
                <c:pt idx="6143">
                  <c:v>2.3664865419003611</c:v>
                </c:pt>
                <c:pt idx="6144">
                  <c:v>2.0595715419009641</c:v>
                </c:pt>
                <c:pt idx="6145">
                  <c:v>2.1307965419008701</c:v>
                </c:pt>
                <c:pt idx="6146">
                  <c:v>2.2667715419007748</c:v>
                </c:pt>
                <c:pt idx="6147">
                  <c:v>2.5659165419009451</c:v>
                </c:pt>
                <c:pt idx="6148">
                  <c:v>2.3548315419012842</c:v>
                </c:pt>
                <c:pt idx="6149">
                  <c:v>2.919451541900417</c:v>
                </c:pt>
                <c:pt idx="6150">
                  <c:v>3.2988865419009259</c:v>
                </c:pt>
                <c:pt idx="6151">
                  <c:v>2.9427615419004551</c:v>
                </c:pt>
                <c:pt idx="6152">
                  <c:v>1.5676915419010391</c:v>
                </c:pt>
                <c:pt idx="6153">
                  <c:v>2.606982708567509</c:v>
                </c:pt>
                <c:pt idx="6154">
                  <c:v>0.6832065419008132</c:v>
                </c:pt>
                <c:pt idx="6155">
                  <c:v>2.6332565419010008</c:v>
                </c:pt>
                <c:pt idx="6156">
                  <c:v>2.420876541900606</c:v>
                </c:pt>
                <c:pt idx="6157">
                  <c:v>2.3328165419010389</c:v>
                </c:pt>
                <c:pt idx="6158">
                  <c:v>2.2356915419005681</c:v>
                </c:pt>
                <c:pt idx="6159">
                  <c:v>2.2162665419008509</c:v>
                </c:pt>
                <c:pt idx="6160">
                  <c:v>1.9430215419012471</c:v>
                </c:pt>
                <c:pt idx="6161">
                  <c:v>2.0090665419005682</c:v>
                </c:pt>
                <c:pt idx="6162">
                  <c:v>2.0543915419013219</c:v>
                </c:pt>
                <c:pt idx="6163">
                  <c:v>1.8588465419005871</c:v>
                </c:pt>
                <c:pt idx="6164">
                  <c:v>1.696971541901058</c:v>
                </c:pt>
                <c:pt idx="6165">
                  <c:v>1.7733765419001351</c:v>
                </c:pt>
                <c:pt idx="6166">
                  <c:v>1.7435915419011341</c:v>
                </c:pt>
                <c:pt idx="6167">
                  <c:v>1.5156715419008699</c:v>
                </c:pt>
                <c:pt idx="6168">
                  <c:v>1.6205665419010391</c:v>
                </c:pt>
                <c:pt idx="6169">
                  <c:v>1.6102065419008129</c:v>
                </c:pt>
                <c:pt idx="6170">
                  <c:v>1.763016541900851</c:v>
                </c:pt>
                <c:pt idx="6171">
                  <c:v>1.5998465419010579</c:v>
                </c:pt>
                <c:pt idx="6172">
                  <c:v>1.6697765419007</c:v>
                </c:pt>
                <c:pt idx="6173">
                  <c:v>1.6296315419010019</c:v>
                </c:pt>
                <c:pt idx="6174">
                  <c:v>1.642581541900342</c:v>
                </c:pt>
                <c:pt idx="6175">
                  <c:v>1.4387765419011711</c:v>
                </c:pt>
                <c:pt idx="6176">
                  <c:v>1.976516541900851</c:v>
                </c:pt>
                <c:pt idx="6177">
                  <c:v>1.260556541900719</c:v>
                </c:pt>
                <c:pt idx="6178">
                  <c:v>1.651646541900776</c:v>
                </c:pt>
                <c:pt idx="6179">
                  <c:v>1.726756541901002</c:v>
                </c:pt>
                <c:pt idx="6180">
                  <c:v>1.779851541900983</c:v>
                </c:pt>
                <c:pt idx="6181">
                  <c:v>1.7086265419006059</c:v>
                </c:pt>
                <c:pt idx="6182">
                  <c:v>1.664596541901058</c:v>
                </c:pt>
                <c:pt idx="6183">
                  <c:v>1.720281541900625</c:v>
                </c:pt>
                <c:pt idx="6184">
                  <c:v>1.7241665419009451</c:v>
                </c:pt>
                <c:pt idx="6185">
                  <c:v>1.784014606416978</c:v>
                </c:pt>
                <c:pt idx="6186">
                  <c:v>0.88263654190092622</c:v>
                </c:pt>
                <c:pt idx="6187">
                  <c:v>1.8433065419007191</c:v>
                </c:pt>
                <c:pt idx="6188">
                  <c:v>2.8547015419013588</c:v>
                </c:pt>
                <c:pt idx="6189">
                  <c:v>3.4698265419004168</c:v>
                </c:pt>
                <c:pt idx="6190">
                  <c:v>3.2937065419008129</c:v>
                </c:pt>
                <c:pt idx="6191">
                  <c:v>2.3988615419013031</c:v>
                </c:pt>
                <c:pt idx="6192">
                  <c:v>2.124321541900493</c:v>
                </c:pt>
                <c:pt idx="6193">
                  <c:v>2.0453265419008879</c:v>
                </c:pt>
                <c:pt idx="6194">
                  <c:v>2.3729615419012089</c:v>
                </c:pt>
                <c:pt idx="6195">
                  <c:v>2.312096541900587</c:v>
                </c:pt>
                <c:pt idx="6196">
                  <c:v>2.1256165419007571</c:v>
                </c:pt>
                <c:pt idx="6197">
                  <c:v>1.93266154190102</c:v>
                </c:pt>
                <c:pt idx="6198">
                  <c:v>1.523441541901039</c:v>
                </c:pt>
                <c:pt idx="6199">
                  <c:v>1.699561541900644</c:v>
                </c:pt>
                <c:pt idx="6200">
                  <c:v>1.586896541900775</c:v>
                </c:pt>
                <c:pt idx="6201">
                  <c:v>1.695676541900794</c:v>
                </c:pt>
                <c:pt idx="6202">
                  <c:v>1.8290615419011149</c:v>
                </c:pt>
                <c:pt idx="6203">
                  <c:v>2.1165515419007939</c:v>
                </c:pt>
                <c:pt idx="6204">
                  <c:v>3.4568765419010772</c:v>
                </c:pt>
                <c:pt idx="6205">
                  <c:v>2.6980065419010009</c:v>
                </c:pt>
                <c:pt idx="6206">
                  <c:v>3.9450915419001911</c:v>
                </c:pt>
                <c:pt idx="6207">
                  <c:v>4.1872565419010019</c:v>
                </c:pt>
                <c:pt idx="6208">
                  <c:v>4.0836565419010959</c:v>
                </c:pt>
                <c:pt idx="6209">
                  <c:v>3.7573165419005679</c:v>
                </c:pt>
                <c:pt idx="6210">
                  <c:v>3.8453765419010768</c:v>
                </c:pt>
                <c:pt idx="6211">
                  <c:v>4.1458165419005679</c:v>
                </c:pt>
                <c:pt idx="6212">
                  <c:v>3.9502715419007748</c:v>
                </c:pt>
                <c:pt idx="6213">
                  <c:v>5.4514615419007377</c:v>
                </c:pt>
                <c:pt idx="6214">
                  <c:v>6.4456507039179964</c:v>
                </c:pt>
                <c:pt idx="6215">
                  <c:v>7.7207488130276047</c:v>
                </c:pt>
                <c:pt idx="6216">
                  <c:v>4.6456865419011146</c:v>
                </c:pt>
                <c:pt idx="6217">
                  <c:v>3.1109815881313052</c:v>
                </c:pt>
                <c:pt idx="6218">
                  <c:v>2.0921665419009452</c:v>
                </c:pt>
                <c:pt idx="6219">
                  <c:v>2.6138315419008129</c:v>
                </c:pt>
                <c:pt idx="6220">
                  <c:v>3.258741541901228</c:v>
                </c:pt>
                <c:pt idx="6221">
                  <c:v>3.0813265419008879</c:v>
                </c:pt>
                <c:pt idx="6222">
                  <c:v>3.0450665419000971</c:v>
                </c:pt>
                <c:pt idx="6223">
                  <c:v>3.7961665419009449</c:v>
                </c:pt>
                <c:pt idx="6224">
                  <c:v>3.8686865419011141</c:v>
                </c:pt>
                <c:pt idx="6225">
                  <c:v>3.222481541900907</c:v>
                </c:pt>
                <c:pt idx="6226">
                  <c:v>2.8663565419009069</c:v>
                </c:pt>
                <c:pt idx="6227">
                  <c:v>2.4946915419010391</c:v>
                </c:pt>
                <c:pt idx="6228">
                  <c:v>2.4441865419006432</c:v>
                </c:pt>
                <c:pt idx="6229">
                  <c:v>2.6345515419007941</c:v>
                </c:pt>
                <c:pt idx="6230">
                  <c:v>4.1238015419012646</c:v>
                </c:pt>
                <c:pt idx="6231">
                  <c:v>15.57147907728263</c:v>
                </c:pt>
                <c:pt idx="6232">
                  <c:v>66.638051567536891</c:v>
                </c:pt>
                <c:pt idx="6233">
                  <c:v>45.706973370920039</c:v>
                </c:pt>
                <c:pt idx="6234">
                  <c:v>33.062415201813472</c:v>
                </c:pt>
                <c:pt idx="6235">
                  <c:v>10.92436165545644</c:v>
                </c:pt>
                <c:pt idx="6236">
                  <c:v>12.72080356297108</c:v>
                </c:pt>
                <c:pt idx="6237">
                  <c:v>10.869341651762159</c:v>
                </c:pt>
                <c:pt idx="6238">
                  <c:v>9.3446900601718657</c:v>
                </c:pt>
                <c:pt idx="6239">
                  <c:v>8.825423669358738</c:v>
                </c:pt>
                <c:pt idx="6240">
                  <c:v>9.3202330902973145</c:v>
                </c:pt>
                <c:pt idx="6241">
                  <c:v>8.5290487340431795</c:v>
                </c:pt>
                <c:pt idx="6242">
                  <c:v>12.53340801795316</c:v>
                </c:pt>
                <c:pt idx="6243">
                  <c:v>12.186833134168371</c:v>
                </c:pt>
                <c:pt idx="6244">
                  <c:v>62.22430918604605</c:v>
                </c:pt>
                <c:pt idx="6245">
                  <c:v>26.663306053225469</c:v>
                </c:pt>
                <c:pt idx="6246">
                  <c:v>27.679106651416749</c:v>
                </c:pt>
                <c:pt idx="6247">
                  <c:v>41.940869702740727</c:v>
                </c:pt>
                <c:pt idx="6248">
                  <c:v>40.35498656753694</c:v>
                </c:pt>
                <c:pt idx="6249">
                  <c:v>15.956054709658479</c:v>
                </c:pt>
                <c:pt idx="6250">
                  <c:v>101.0396379449133</c:v>
                </c:pt>
                <c:pt idx="6251">
                  <c:v>72.047181126981101</c:v>
                </c:pt>
                <c:pt idx="6252">
                  <c:v>69.413375503652048</c:v>
                </c:pt>
                <c:pt idx="6253">
                  <c:v>67.452077203506519</c:v>
                </c:pt>
                <c:pt idx="6254">
                  <c:v>65.92608276250867</c:v>
                </c:pt>
                <c:pt idx="6255">
                  <c:v>65.847185701056858</c:v>
                </c:pt>
                <c:pt idx="6256">
                  <c:v>61.350189863218191</c:v>
                </c:pt>
                <c:pt idx="6257">
                  <c:v>62.245821567084249</c:v>
                </c:pt>
                <c:pt idx="6258">
                  <c:v>70.369047985353546</c:v>
                </c:pt>
                <c:pt idx="6259">
                  <c:v>64.801443163967832</c:v>
                </c:pt>
                <c:pt idx="6260">
                  <c:v>66.584662823709905</c:v>
                </c:pt>
                <c:pt idx="6261">
                  <c:v>64.370192319814663</c:v>
                </c:pt>
                <c:pt idx="6262">
                  <c:v>60.824816995886493</c:v>
                </c:pt>
                <c:pt idx="6263">
                  <c:v>63.155719057338708</c:v>
                </c:pt>
                <c:pt idx="6264">
                  <c:v>63.115250491665897</c:v>
                </c:pt>
                <c:pt idx="6265">
                  <c:v>76.626244508806195</c:v>
                </c:pt>
                <c:pt idx="6266">
                  <c:v>75.420329631167192</c:v>
                </c:pt>
                <c:pt idx="6267">
                  <c:v>68.603476079621345</c:v>
                </c:pt>
                <c:pt idx="6268">
                  <c:v>132.23605019601479</c:v>
                </c:pt>
                <c:pt idx="6269">
                  <c:v>141.78187892344599</c:v>
                </c:pt>
                <c:pt idx="6270">
                  <c:v>103.47818593365341</c:v>
                </c:pt>
                <c:pt idx="6271">
                  <c:v>67.089628160840434</c:v>
                </c:pt>
                <c:pt idx="6272">
                  <c:v>163.71809841012299</c:v>
                </c:pt>
                <c:pt idx="6273">
                  <c:v>185.01522320413781</c:v>
                </c:pt>
                <c:pt idx="6274">
                  <c:v>69.140734714403848</c:v>
                </c:pt>
                <c:pt idx="6275">
                  <c:v>69.754411292334737</c:v>
                </c:pt>
                <c:pt idx="6276">
                  <c:v>66.310543160839828</c:v>
                </c:pt>
                <c:pt idx="6277">
                  <c:v>66.289823160840314</c:v>
                </c:pt>
                <c:pt idx="6278">
                  <c:v>66.388243160839636</c:v>
                </c:pt>
                <c:pt idx="6279">
                  <c:v>67.06367939412101</c:v>
                </c:pt>
                <c:pt idx="6280">
                  <c:v>80.89696116158008</c:v>
                </c:pt>
                <c:pt idx="6281">
                  <c:v>81.23729663236864</c:v>
                </c:pt>
                <c:pt idx="6282">
                  <c:v>66.927111431790394</c:v>
                </c:pt>
                <c:pt idx="6283">
                  <c:v>89.532438846185784</c:v>
                </c:pt>
                <c:pt idx="6284">
                  <c:v>70.87166801985407</c:v>
                </c:pt>
                <c:pt idx="6285">
                  <c:v>69.308616431790313</c:v>
                </c:pt>
                <c:pt idx="6286">
                  <c:v>68.300566077007403</c:v>
                </c:pt>
                <c:pt idx="6287">
                  <c:v>72.400940503652009</c:v>
                </c:pt>
                <c:pt idx="6288">
                  <c:v>71.590457321473536</c:v>
                </c:pt>
                <c:pt idx="6289">
                  <c:v>70.437793436786478</c:v>
                </c:pt>
                <c:pt idx="6290">
                  <c:v>67.463083623148606</c:v>
                </c:pt>
                <c:pt idx="6291">
                  <c:v>63.791543809268568</c:v>
                </c:pt>
                <c:pt idx="6292">
                  <c:v>65.518949491180578</c:v>
                </c:pt>
                <c:pt idx="6293">
                  <c:v>63.51572905733903</c:v>
                </c:pt>
                <c:pt idx="6294">
                  <c:v>62.216057353472152</c:v>
                </c:pt>
                <c:pt idx="6295">
                  <c:v>64.055190290619066</c:v>
                </c:pt>
                <c:pt idx="6296">
                  <c:v>61.392437353473028</c:v>
                </c:pt>
                <c:pt idx="6297">
                  <c:v>61.111107057466</c:v>
                </c:pt>
                <c:pt idx="6298">
                  <c:v>59.612210138625073</c:v>
                </c:pt>
                <c:pt idx="6299">
                  <c:v>59.823162021069763</c:v>
                </c:pt>
                <c:pt idx="6300">
                  <c:v>59.098467021070817</c:v>
                </c:pt>
                <c:pt idx="6301">
                  <c:v>59.051847021070273</c:v>
                </c:pt>
                <c:pt idx="6302">
                  <c:v>60.503393296133943</c:v>
                </c:pt>
                <c:pt idx="6303">
                  <c:v>59.881437021070333</c:v>
                </c:pt>
                <c:pt idx="6304">
                  <c:v>58.720718405995427</c:v>
                </c:pt>
                <c:pt idx="6305">
                  <c:v>48.929450109861413</c:v>
                </c:pt>
                <c:pt idx="6306">
                  <c:v>51.766183332529224</c:v>
                </c:pt>
                <c:pt idx="6307">
                  <c:v>61.621765000000153</c:v>
                </c:pt>
                <c:pt idx="6308">
                  <c:v>58.183798405995162</c:v>
                </c:pt>
                <c:pt idx="6309">
                  <c:v>56.303553139986597</c:v>
                </c:pt>
                <c:pt idx="6310">
                  <c:v>62.529055145910888</c:v>
                </c:pt>
                <c:pt idx="6311">
                  <c:v>60.603138247709012</c:v>
                </c:pt>
                <c:pt idx="6312">
                  <c:v>72.637041367178739</c:v>
                </c:pt>
                <c:pt idx="6313">
                  <c:v>61.650364766856512</c:v>
                </c:pt>
                <c:pt idx="6314">
                  <c:v>63.729664829549058</c:v>
                </c:pt>
                <c:pt idx="6315">
                  <c:v>63.144573416861732</c:v>
                </c:pt>
                <c:pt idx="6316">
                  <c:v>66.144705870720159</c:v>
                </c:pt>
                <c:pt idx="6317">
                  <c:v>66.782712389868621</c:v>
                </c:pt>
                <c:pt idx="6318">
                  <c:v>65.608958416861583</c:v>
                </c:pt>
                <c:pt idx="6319">
                  <c:v>64.800011897713148</c:v>
                </c:pt>
                <c:pt idx="6320">
                  <c:v>65.314639015555571</c:v>
                </c:pt>
                <c:pt idx="6321">
                  <c:v>66.479625617825974</c:v>
                </c:pt>
                <c:pt idx="6322">
                  <c:v>66.960127389868489</c:v>
                </c:pt>
                <c:pt idx="6323">
                  <c:v>66.967897389868199</c:v>
                </c:pt>
                <c:pt idx="6324">
                  <c:v>66.62990238986859</c:v>
                </c:pt>
                <c:pt idx="6325">
                  <c:v>113.5169567340408</c:v>
                </c:pt>
                <c:pt idx="6326">
                  <c:v>74.737111531517797</c:v>
                </c:pt>
                <c:pt idx="6327">
                  <c:v>74.401736126980737</c:v>
                </c:pt>
                <c:pt idx="6328">
                  <c:v>78.932242779755924</c:v>
                </c:pt>
                <c:pt idx="6329">
                  <c:v>75.029811126981485</c:v>
                </c:pt>
                <c:pt idx="6330">
                  <c:v>72.195951762471381</c:v>
                </c:pt>
                <c:pt idx="6331">
                  <c:v>70.933859232943149</c:v>
                </c:pt>
                <c:pt idx="6332">
                  <c:v>79.54477777975633</c:v>
                </c:pt>
                <c:pt idx="6333">
                  <c:v>81.358250457529721</c:v>
                </c:pt>
                <c:pt idx="6334">
                  <c:v>69.993362665070777</c:v>
                </c:pt>
                <c:pt idx="6335">
                  <c:v>70.034802665070742</c:v>
                </c:pt>
                <c:pt idx="6336">
                  <c:v>70.625869350571719</c:v>
                </c:pt>
                <c:pt idx="6337">
                  <c:v>66.484805617826083</c:v>
                </c:pt>
                <c:pt idx="6338">
                  <c:v>65.305871644819405</c:v>
                </c:pt>
                <c:pt idx="6339">
                  <c:v>63.220336995886747</c:v>
                </c:pt>
                <c:pt idx="6340">
                  <c:v>61.587419863218017</c:v>
                </c:pt>
                <c:pt idx="6341">
                  <c:v>56.713578380812002</c:v>
                </c:pt>
                <c:pt idx="6342">
                  <c:v>51.548880720823618</c:v>
                </c:pt>
                <c:pt idx="6343">
                  <c:v>50.701089863218293</c:v>
                </c:pt>
                <c:pt idx="6344">
                  <c:v>51.687445720823114</c:v>
                </c:pt>
                <c:pt idx="6345">
                  <c:v>51.246715292021022</c:v>
                </c:pt>
                <c:pt idx="6346">
                  <c:v>68.020452584101662</c:v>
                </c:pt>
                <c:pt idx="6347">
                  <c:v>48.631347105748198</c:v>
                </c:pt>
                <c:pt idx="6348">
                  <c:v>50.805189863217628</c:v>
                </c:pt>
                <c:pt idx="6349">
                  <c:v>50.230996567084723</c:v>
                </c:pt>
                <c:pt idx="6350">
                  <c:v>51.404340720823193</c:v>
                </c:pt>
                <c:pt idx="6351">
                  <c:v>53.177908809268629</c:v>
                </c:pt>
                <c:pt idx="6352">
                  <c:v>58.094483977931802</c:v>
                </c:pt>
                <c:pt idx="6353">
                  <c:v>53.434635300144983</c:v>
                </c:pt>
                <c:pt idx="6354">
                  <c:v>51.808967641751003</c:v>
                </c:pt>
                <c:pt idx="6355">
                  <c:v>50.678279863218151</c:v>
                </c:pt>
                <c:pt idx="6356">
                  <c:v>50.273731567084013</c:v>
                </c:pt>
                <c:pt idx="6357">
                  <c:v>50.299262199692812</c:v>
                </c:pt>
                <c:pt idx="6358">
                  <c:v>50.968359863217898</c:v>
                </c:pt>
                <c:pt idx="6359">
                  <c:v>49.679358380811372</c:v>
                </c:pt>
                <c:pt idx="6360">
                  <c:v>49.746698380812362</c:v>
                </c:pt>
                <c:pt idx="6361">
                  <c:v>40.97657508433133</c:v>
                </c:pt>
                <c:pt idx="6362">
                  <c:v>40.024114863218287</c:v>
                </c:pt>
                <c:pt idx="6363">
                  <c:v>38.310935364773478</c:v>
                </c:pt>
                <c:pt idx="6364">
                  <c:v>44.099304057338841</c:v>
                </c:pt>
                <c:pt idx="6365">
                  <c:v>45.664070842727988</c:v>
                </c:pt>
                <c:pt idx="6366">
                  <c:v>43.397286897713627</c:v>
                </c:pt>
                <c:pt idx="6367">
                  <c:v>44.930098130874299</c:v>
                </c:pt>
                <c:pt idx="6368">
                  <c:v>44.67459493600893</c:v>
                </c:pt>
                <c:pt idx="6369">
                  <c:v>44.677184936009468</c:v>
                </c:pt>
                <c:pt idx="6370">
                  <c:v>44.363794936009697</c:v>
                </c:pt>
                <c:pt idx="6371">
                  <c:v>39.567011676945803</c:v>
                </c:pt>
                <c:pt idx="6372">
                  <c:v>50.002353490673222</c:v>
                </c:pt>
                <c:pt idx="6373">
                  <c:v>48.919486030223091</c:v>
                </c:pt>
                <c:pt idx="6374">
                  <c:v>49.104801567084181</c:v>
                </c:pt>
                <c:pt idx="6375">
                  <c:v>37.279327525867537</c:v>
                </c:pt>
                <c:pt idx="6376">
                  <c:v>38.262605508270148</c:v>
                </c:pt>
                <c:pt idx="6377">
                  <c:v>38.174918490673178</c:v>
                </c:pt>
                <c:pt idx="6378">
                  <c:v>46.827807244501621</c:v>
                </c:pt>
                <c:pt idx="6379">
                  <c:v>42.913842641289449</c:v>
                </c:pt>
                <c:pt idx="6380">
                  <c:v>59.73463670773743</c:v>
                </c:pt>
                <c:pt idx="6381">
                  <c:v>60.8385170625196</c:v>
                </c:pt>
                <c:pt idx="6382">
                  <c:v>59.151133155600682</c:v>
                </c:pt>
                <c:pt idx="6383">
                  <c:v>55.214849026213528</c:v>
                </c:pt>
                <c:pt idx="6384">
                  <c:v>50.850291385407829</c:v>
                </c:pt>
                <c:pt idx="6385">
                  <c:v>52.606290266837448</c:v>
                </c:pt>
                <c:pt idx="6386">
                  <c:v>52.926472296031733</c:v>
                </c:pt>
                <c:pt idx="6387">
                  <c:v>51.560438562971413</c:v>
                </c:pt>
                <c:pt idx="6388">
                  <c:v>50.514974947896441</c:v>
                </c:pt>
                <c:pt idx="6389">
                  <c:v>49.268060859361768</c:v>
                </c:pt>
                <c:pt idx="6390">
                  <c:v>37.877128562971357</c:v>
                </c:pt>
                <c:pt idx="6391">
                  <c:v>36.909364947895739</c:v>
                </c:pt>
                <c:pt idx="6392">
                  <c:v>35.357739301173581</c:v>
                </c:pt>
                <c:pt idx="6393">
                  <c:v>34.256926699485163</c:v>
                </c:pt>
                <c:pt idx="6394">
                  <c:v>33.704397602151353</c:v>
                </c:pt>
                <c:pt idx="6395">
                  <c:v>33.666848678628362</c:v>
                </c:pt>
                <c:pt idx="6396">
                  <c:v>28.11684957202608</c:v>
                </c:pt>
                <c:pt idx="6397">
                  <c:v>15.015441541900939</c:v>
                </c:pt>
                <c:pt idx="6398">
                  <c:v>11.034390023905139</c:v>
                </c:pt>
                <c:pt idx="6399">
                  <c:v>10.28255079681708</c:v>
                </c:pt>
                <c:pt idx="6400">
                  <c:v>10.088300796818491</c:v>
                </c:pt>
                <c:pt idx="6401">
                  <c:v>11.463256541900719</c:v>
                </c:pt>
                <c:pt idx="6402">
                  <c:v>10.207440796818259</c:v>
                </c:pt>
                <c:pt idx="6403">
                  <c:v>9.8541936693588124</c:v>
                </c:pt>
                <c:pt idx="6404">
                  <c:v>9.4147307039181083</c:v>
                </c:pt>
                <c:pt idx="6405">
                  <c:v>10.47951154190093</c:v>
                </c:pt>
                <c:pt idx="6406">
                  <c:v>10.06126381302785</c:v>
                </c:pt>
                <c:pt idx="6407">
                  <c:v>10.49283930117396</c:v>
                </c:pt>
                <c:pt idx="6408">
                  <c:v>10.641523578442539</c:v>
                </c:pt>
                <c:pt idx="6409">
                  <c:v>31.81680684607273</c:v>
                </c:pt>
                <c:pt idx="6410">
                  <c:v>7.98211218763009</c:v>
                </c:pt>
                <c:pt idx="6411">
                  <c:v>9.5320265419009829</c:v>
                </c:pt>
                <c:pt idx="6412">
                  <c:v>10.1088140859258</c:v>
                </c:pt>
                <c:pt idx="6413">
                  <c:v>9.7827619584671819</c:v>
                </c:pt>
                <c:pt idx="6414">
                  <c:v>9.4911357039176565</c:v>
                </c:pt>
                <c:pt idx="6415">
                  <c:v>9.120512602151031</c:v>
                </c:pt>
                <c:pt idx="6416">
                  <c:v>9.1088576021510121</c:v>
                </c:pt>
                <c:pt idx="6417">
                  <c:v>9.6019565419010959</c:v>
                </c:pt>
                <c:pt idx="6418">
                  <c:v>9.3595948659342358</c:v>
                </c:pt>
                <c:pt idx="6419">
                  <c:v>9.6278565419007194</c:v>
                </c:pt>
                <c:pt idx="6420">
                  <c:v>9.3201455562779678</c:v>
                </c:pt>
                <c:pt idx="6421">
                  <c:v>9.1869587340431238</c:v>
                </c:pt>
                <c:pt idx="6422">
                  <c:v>9.355709865933914</c:v>
                </c:pt>
                <c:pt idx="6423">
                  <c:v>9.0428126021516917</c:v>
                </c:pt>
                <c:pt idx="6424">
                  <c:v>9.0777776021512757</c:v>
                </c:pt>
                <c:pt idx="6425">
                  <c:v>8.9838995720257895</c:v>
                </c:pt>
                <c:pt idx="6426">
                  <c:v>8.9877906485037009</c:v>
                </c:pt>
                <c:pt idx="6427">
                  <c:v>8.9438865419005484</c:v>
                </c:pt>
                <c:pt idx="6428">
                  <c:v>8.9920545720265626</c:v>
                </c:pt>
                <c:pt idx="6429">
                  <c:v>9.0570576021512963</c:v>
                </c:pt>
                <c:pt idx="6430">
                  <c:v>9.0324526021509932</c:v>
                </c:pt>
                <c:pt idx="6431">
                  <c:v>9.0477395720266003</c:v>
                </c:pt>
                <c:pt idx="6432">
                  <c:v>7.4584976021507856</c:v>
                </c:pt>
                <c:pt idx="6433">
                  <c:v>7.4688576021514832</c:v>
                </c:pt>
                <c:pt idx="6434">
                  <c:v>7.4869876021514079</c:v>
                </c:pt>
                <c:pt idx="6435">
                  <c:v>7.1736165419002846</c:v>
                </c:pt>
                <c:pt idx="6436">
                  <c:v>7.1088665419012269</c:v>
                </c:pt>
                <c:pt idx="6437">
                  <c:v>7.0816715419008691</c:v>
                </c:pt>
                <c:pt idx="6438">
                  <c:v>7.2008115419006433</c:v>
                </c:pt>
                <c:pt idx="6439">
                  <c:v>8.7490766578372394</c:v>
                </c:pt>
                <c:pt idx="6440">
                  <c:v>4.3561365419009261</c:v>
                </c:pt>
                <c:pt idx="6441">
                  <c:v>5.3259465419003043</c:v>
                </c:pt>
                <c:pt idx="6442">
                  <c:v>4.7393115419009266</c:v>
                </c:pt>
                <c:pt idx="6443">
                  <c:v>5.2543365419012087</c:v>
                </c:pt>
                <c:pt idx="6444">
                  <c:v>5.2776465419007756</c:v>
                </c:pt>
                <c:pt idx="6445">
                  <c:v>5.2802365419008321</c:v>
                </c:pt>
                <c:pt idx="6446">
                  <c:v>5.1844065419010956</c:v>
                </c:pt>
                <c:pt idx="6447">
                  <c:v>5.2996615419010196</c:v>
                </c:pt>
                <c:pt idx="6448">
                  <c:v>5.2569265419007936</c:v>
                </c:pt>
                <c:pt idx="6449">
                  <c:v>5.2685815419003417</c:v>
                </c:pt>
                <c:pt idx="6450">
                  <c:v>5.2504515419008886</c:v>
                </c:pt>
                <c:pt idx="6451">
                  <c:v>5.0018115419011142</c:v>
                </c:pt>
                <c:pt idx="6452">
                  <c:v>5.2711715419003982</c:v>
                </c:pt>
                <c:pt idx="6453">
                  <c:v>5.8127157039173927</c:v>
                </c:pt>
                <c:pt idx="6454">
                  <c:v>10.02999907903704</c:v>
                </c:pt>
                <c:pt idx="6455">
                  <c:v>7.6839715419008714</c:v>
                </c:pt>
                <c:pt idx="6456">
                  <c:v>7.0030515419007573</c:v>
                </c:pt>
                <c:pt idx="6457">
                  <c:v>6.912466541901134</c:v>
                </c:pt>
                <c:pt idx="6458">
                  <c:v>5.2439765419005111</c:v>
                </c:pt>
                <c:pt idx="6459">
                  <c:v>0.33851654190085079</c:v>
                </c:pt>
                <c:pt idx="6460">
                  <c:v>0.33851654190085079</c:v>
                </c:pt>
                <c:pt idx="6461">
                  <c:v>0.33851654190085079</c:v>
                </c:pt>
                <c:pt idx="6462">
                  <c:v>0.33851654190085079</c:v>
                </c:pt>
                <c:pt idx="6463">
                  <c:v>0.33851654190085079</c:v>
                </c:pt>
                <c:pt idx="6464">
                  <c:v>0.33851654190085079</c:v>
                </c:pt>
                <c:pt idx="6465">
                  <c:v>0.33851654190085079</c:v>
                </c:pt>
                <c:pt idx="6466">
                  <c:v>0.33851654190085079</c:v>
                </c:pt>
                <c:pt idx="6467">
                  <c:v>0.33851654190085079</c:v>
                </c:pt>
                <c:pt idx="6468">
                  <c:v>0.33851654190085079</c:v>
                </c:pt>
                <c:pt idx="6469">
                  <c:v>0.33851654190085079</c:v>
                </c:pt>
                <c:pt idx="6470">
                  <c:v>3.7725495985392539</c:v>
                </c:pt>
                <c:pt idx="6471">
                  <c:v>2.7653465419005872</c:v>
                </c:pt>
                <c:pt idx="6472">
                  <c:v>5.2776465419007756</c:v>
                </c:pt>
                <c:pt idx="6473">
                  <c:v>5.2426815419007191</c:v>
                </c:pt>
                <c:pt idx="6474">
                  <c:v>5.0782165419011331</c:v>
                </c:pt>
                <c:pt idx="6475">
                  <c:v>5.0536115419008318</c:v>
                </c:pt>
                <c:pt idx="6476">
                  <c:v>4.9267015419008882</c:v>
                </c:pt>
                <c:pt idx="6477">
                  <c:v>4.9331765419003233</c:v>
                </c:pt>
                <c:pt idx="6478">
                  <c:v>4.9914515419008882</c:v>
                </c:pt>
                <c:pt idx="6479">
                  <c:v>4.8619515419013597</c:v>
                </c:pt>
                <c:pt idx="6480">
                  <c:v>4.7829565419008127</c:v>
                </c:pt>
                <c:pt idx="6481">
                  <c:v>4.8787865419005492</c:v>
                </c:pt>
                <c:pt idx="6482">
                  <c:v>4.6910115419009264</c:v>
                </c:pt>
                <c:pt idx="6483">
                  <c:v>4.4294215419008696</c:v>
                </c:pt>
                <c:pt idx="6484">
                  <c:v>4.3905715419009637</c:v>
                </c:pt>
                <c:pt idx="6485">
                  <c:v>4.4553215419009637</c:v>
                </c:pt>
                <c:pt idx="6486">
                  <c:v>4.4734515419013592</c:v>
                </c:pt>
                <c:pt idx="6487">
                  <c:v>4.3763265419004176</c:v>
                </c:pt>
                <c:pt idx="6488">
                  <c:v>4.1807815419010961</c:v>
                </c:pt>
                <c:pt idx="6489">
                  <c:v>4.1328665419007571</c:v>
                </c:pt>
                <c:pt idx="6490">
                  <c:v>4.062936541900644</c:v>
                </c:pt>
                <c:pt idx="6491">
                  <c:v>4.2830865419007376</c:v>
                </c:pt>
                <c:pt idx="6492">
                  <c:v>4.2325815419008128</c:v>
                </c:pt>
                <c:pt idx="6493">
                  <c:v>4.1341615419010207</c:v>
                </c:pt>
                <c:pt idx="6494">
                  <c:v>4.5809365419011154</c:v>
                </c:pt>
                <c:pt idx="6495">
                  <c:v>4.7000765419004171</c:v>
                </c:pt>
                <c:pt idx="6496">
                  <c:v>4.7000765419008887</c:v>
                </c:pt>
                <c:pt idx="6497">
                  <c:v>4.7816615419010207</c:v>
                </c:pt>
                <c:pt idx="6498">
                  <c:v>4.1924365419006433</c:v>
                </c:pt>
                <c:pt idx="6499">
                  <c:v>3.6511265419006058</c:v>
                </c:pt>
                <c:pt idx="6500">
                  <c:v>2.019927097942138</c:v>
                </c:pt>
                <c:pt idx="6501">
                  <c:v>4.4420428937688747</c:v>
                </c:pt>
                <c:pt idx="6502">
                  <c:v>2.4674965419011521</c:v>
                </c:pt>
                <c:pt idx="6503">
                  <c:v>4.3128715419006811</c:v>
                </c:pt>
                <c:pt idx="6504">
                  <c:v>4.2494165419004739</c:v>
                </c:pt>
                <c:pt idx="6505">
                  <c:v>4.1445215419007759</c:v>
                </c:pt>
                <c:pt idx="6506">
                  <c:v>4.0292665419013218</c:v>
                </c:pt>
                <c:pt idx="6507">
                  <c:v>3.9580415419009451</c:v>
                </c:pt>
                <c:pt idx="6508">
                  <c:v>3.9360265419006999</c:v>
                </c:pt>
                <c:pt idx="6509">
                  <c:v>3.8855215419007751</c:v>
                </c:pt>
                <c:pt idx="6510">
                  <c:v>4.7881365419009256</c:v>
                </c:pt>
                <c:pt idx="6511">
                  <c:v>4.3374765419009824</c:v>
                </c:pt>
                <c:pt idx="6512">
                  <c:v>4.1328665419007571</c:v>
                </c:pt>
                <c:pt idx="6513">
                  <c:v>4.0486915419010394</c:v>
                </c:pt>
                <c:pt idx="6514">
                  <c:v>3.823361541900832</c:v>
                </c:pt>
                <c:pt idx="6515">
                  <c:v>4.4812215419010579</c:v>
                </c:pt>
                <c:pt idx="6516">
                  <c:v>4.0499865419003607</c:v>
                </c:pt>
                <c:pt idx="6517">
                  <c:v>3.9101265419006062</c:v>
                </c:pt>
                <c:pt idx="6518">
                  <c:v>3.6783215419014348</c:v>
                </c:pt>
                <c:pt idx="6519">
                  <c:v>3.4504015419007001</c:v>
                </c:pt>
                <c:pt idx="6520">
                  <c:v>3.9256665419009451</c:v>
                </c:pt>
                <c:pt idx="6521">
                  <c:v>3.8945865419007371</c:v>
                </c:pt>
                <c:pt idx="6522">
                  <c:v>3.7948715419006809</c:v>
                </c:pt>
                <c:pt idx="6523">
                  <c:v>3.3873865419009261</c:v>
                </c:pt>
                <c:pt idx="6524">
                  <c:v>3.309686541900644</c:v>
                </c:pt>
                <c:pt idx="6525">
                  <c:v>3.2824915419012282</c:v>
                </c:pt>
                <c:pt idx="6526">
                  <c:v>3.1879565419003422</c:v>
                </c:pt>
                <c:pt idx="6527">
                  <c:v>3.1581715419008698</c:v>
                </c:pt>
                <c:pt idx="6528">
                  <c:v>3.0662265419009831</c:v>
                </c:pt>
                <c:pt idx="6529">
                  <c:v>3.0299665419011341</c:v>
                </c:pt>
                <c:pt idx="6530">
                  <c:v>2.9289565419003418</c:v>
                </c:pt>
                <c:pt idx="6531">
                  <c:v>2.9147115419012088</c:v>
                </c:pt>
                <c:pt idx="6532">
                  <c:v>3.718814375234186</c:v>
                </c:pt>
                <c:pt idx="6533">
                  <c:v>1.4513615419008321</c:v>
                </c:pt>
                <c:pt idx="6534">
                  <c:v>2.7955715419004932</c:v>
                </c:pt>
                <c:pt idx="6535">
                  <c:v>2.8033415419006622</c:v>
                </c:pt>
                <c:pt idx="6536">
                  <c:v>2.8499615419012092</c:v>
                </c:pt>
                <c:pt idx="6537">
                  <c:v>2.0677815419006249</c:v>
                </c:pt>
                <c:pt idx="6538">
                  <c:v>2.622041541901416</c:v>
                </c:pt>
                <c:pt idx="6539">
                  <c:v>2.5521115419008318</c:v>
                </c:pt>
                <c:pt idx="6540">
                  <c:v>3.042916541900945</c:v>
                </c:pt>
                <c:pt idx="6541">
                  <c:v>3.1348615419003609</c:v>
                </c:pt>
                <c:pt idx="6542">
                  <c:v>3.326521541901247</c:v>
                </c:pt>
                <c:pt idx="6543">
                  <c:v>3.217741541900756</c:v>
                </c:pt>
                <c:pt idx="6544">
                  <c:v>3.0416215419006809</c:v>
                </c:pt>
                <c:pt idx="6545">
                  <c:v>2.743771541900776</c:v>
                </c:pt>
                <c:pt idx="6546">
                  <c:v>2.7424765419014538</c:v>
                </c:pt>
                <c:pt idx="6547">
                  <c:v>2.7113965419003039</c:v>
                </c:pt>
                <c:pt idx="6548">
                  <c:v>2.589666541901416</c:v>
                </c:pt>
                <c:pt idx="6549">
                  <c:v>2.8741265419006061</c:v>
                </c:pt>
                <c:pt idx="6550">
                  <c:v>2.594406541900625</c:v>
                </c:pt>
                <c:pt idx="6551">
                  <c:v>2.7226115419013031</c:v>
                </c:pt>
                <c:pt idx="6552">
                  <c:v>2.4726765419003232</c:v>
                </c:pt>
                <c:pt idx="6553">
                  <c:v>2.5322465419011522</c:v>
                </c:pt>
                <c:pt idx="6554">
                  <c:v>2.4273515419005109</c:v>
                </c:pt>
                <c:pt idx="6555">
                  <c:v>2.318571541900964</c:v>
                </c:pt>
                <c:pt idx="6556">
                  <c:v>2.2602965419008698</c:v>
                </c:pt>
                <c:pt idx="6557">
                  <c:v>2.2758365419012092</c:v>
                </c:pt>
                <c:pt idx="6558">
                  <c:v>2.4726765419003232</c:v>
                </c:pt>
                <c:pt idx="6559">
                  <c:v>3.9826465419007748</c:v>
                </c:pt>
                <c:pt idx="6560">
                  <c:v>4.763531541901096</c:v>
                </c:pt>
                <c:pt idx="6561">
                  <c:v>3.7586115419008319</c:v>
                </c:pt>
                <c:pt idx="6562">
                  <c:v>3.3739965419011519</c:v>
                </c:pt>
                <c:pt idx="6563">
                  <c:v>2.8174243752341921</c:v>
                </c:pt>
                <c:pt idx="6564">
                  <c:v>1.76301654190038</c:v>
                </c:pt>
                <c:pt idx="6565">
                  <c:v>2.782181541900719</c:v>
                </c:pt>
                <c:pt idx="6566">
                  <c:v>2.6734015419011712</c:v>
                </c:pt>
                <c:pt idx="6567">
                  <c:v>2.5063465419005868</c:v>
                </c:pt>
                <c:pt idx="6568">
                  <c:v>2.5503765419010769</c:v>
                </c:pt>
                <c:pt idx="6569">
                  <c:v>2.4092215419005871</c:v>
                </c:pt>
                <c:pt idx="6570">
                  <c:v>4.8396200601720718</c:v>
                </c:pt>
                <c:pt idx="6571">
                  <c:v>5.0218745720261673</c:v>
                </c:pt>
                <c:pt idx="6572">
                  <c:v>3.7715615419006432</c:v>
                </c:pt>
                <c:pt idx="6573">
                  <c:v>4.2079765419005124</c:v>
                </c:pt>
                <c:pt idx="6574">
                  <c:v>3.55529654190134</c:v>
                </c:pt>
                <c:pt idx="6575">
                  <c:v>3.1111115419008319</c:v>
                </c:pt>
                <c:pt idx="6576">
                  <c:v>3.1266515419007002</c:v>
                </c:pt>
                <c:pt idx="6577">
                  <c:v>2.8844865419013028</c:v>
                </c:pt>
                <c:pt idx="6578">
                  <c:v>3.048951541899946</c:v>
                </c:pt>
                <c:pt idx="6579">
                  <c:v>4.6625215419012456</c:v>
                </c:pt>
                <c:pt idx="6580">
                  <c:v>4.7415165419013219</c:v>
                </c:pt>
                <c:pt idx="6581">
                  <c:v>4.5653965419007756</c:v>
                </c:pt>
                <c:pt idx="6582">
                  <c:v>4.3173945720263376</c:v>
                </c:pt>
                <c:pt idx="6583">
                  <c:v>5.7629550601712616</c:v>
                </c:pt>
                <c:pt idx="6584">
                  <c:v>4.1276865419006432</c:v>
                </c:pt>
                <c:pt idx="6585">
                  <c:v>9.4843715419013392</c:v>
                </c:pt>
                <c:pt idx="6586">
                  <c:v>11.070747089365961</c:v>
                </c:pt>
                <c:pt idx="6587">
                  <c:v>7.3479080902975014</c:v>
                </c:pt>
                <c:pt idx="6588">
                  <c:v>6.5038845720260161</c:v>
                </c:pt>
                <c:pt idx="6589">
                  <c:v>5.4477815419005307</c:v>
                </c:pt>
                <c:pt idx="6590">
                  <c:v>4.415176541901265</c:v>
                </c:pt>
                <c:pt idx="6591">
                  <c:v>4.4397815419006248</c:v>
                </c:pt>
                <c:pt idx="6592">
                  <c:v>8.2792348380344123</c:v>
                </c:pt>
                <c:pt idx="6593">
                  <c:v>5.9327895720265058</c:v>
                </c:pt>
                <c:pt idx="6594">
                  <c:v>6.5336695720264313</c:v>
                </c:pt>
                <c:pt idx="6595">
                  <c:v>4.705964205744845</c:v>
                </c:pt>
                <c:pt idx="6596">
                  <c:v>5.909384838034506</c:v>
                </c:pt>
                <c:pt idx="6597">
                  <c:v>9.0895644028777962</c:v>
                </c:pt>
                <c:pt idx="6598">
                  <c:v>7.1425216994851457</c:v>
                </c:pt>
                <c:pt idx="6599">
                  <c:v>8.4247052668375986</c:v>
                </c:pt>
                <c:pt idx="6600">
                  <c:v>10.685888134168479</c:v>
                </c:pt>
                <c:pt idx="6601">
                  <c:v>9.4026323942956544</c:v>
                </c:pt>
                <c:pt idx="6602">
                  <c:v>7.6832790000519724</c:v>
                </c:pt>
                <c:pt idx="6603">
                  <c:v>8.4995869654926555</c:v>
                </c:pt>
                <c:pt idx="6604">
                  <c:v>10.388038134168569</c:v>
                </c:pt>
                <c:pt idx="6605">
                  <c:v>8.4113248380349397</c:v>
                </c:pt>
                <c:pt idx="6606">
                  <c:v>4.925281541900663</c:v>
                </c:pt>
                <c:pt idx="6607">
                  <c:v>5.0684945720262427</c:v>
                </c:pt>
                <c:pt idx="6608">
                  <c:v>6.2345378681596149</c:v>
                </c:pt>
                <c:pt idx="6609">
                  <c:v>6.0134828120971768</c:v>
                </c:pt>
                <c:pt idx="6610">
                  <c:v>10.289458680957051</c:v>
                </c:pt>
                <c:pt idx="6611">
                  <c:v>12.31471156929155</c:v>
                </c:pt>
                <c:pt idx="6612">
                  <c:v>14.105035770106261</c:v>
                </c:pt>
                <c:pt idx="6613">
                  <c:v>13.663471651415961</c:v>
                </c:pt>
                <c:pt idx="6614">
                  <c:v>17.986998114677078</c:v>
                </c:pt>
                <c:pt idx="6615">
                  <c:v>15.861761903625689</c:v>
                </c:pt>
                <c:pt idx="6616">
                  <c:v>13.71264186722926</c:v>
                </c:pt>
                <c:pt idx="6617">
                  <c:v>13.62199186722917</c:v>
                </c:pt>
                <c:pt idx="6618">
                  <c:v>32.298381903625298</c:v>
                </c:pt>
                <c:pt idx="6619">
                  <c:v>29.742745266837179</c:v>
                </c:pt>
                <c:pt idx="6620">
                  <c:v>63.28953728329801</c:v>
                </c:pt>
                <c:pt idx="6621">
                  <c:v>61.38914811467717</c:v>
                </c:pt>
                <c:pt idx="6622">
                  <c:v>57.15493686722953</c:v>
                </c:pt>
                <c:pt idx="6623">
                  <c:v>61.405983114677781</c:v>
                </c:pt>
                <c:pt idx="6624">
                  <c:v>58.026083170564263</c:v>
                </c:pt>
                <c:pt idx="6625">
                  <c:v>55.958063017952711</c:v>
                </c:pt>
                <c:pt idx="6626">
                  <c:v>58.767457974153373</c:v>
                </c:pt>
                <c:pt idx="6627">
                  <c:v>22.498939696941228</c:v>
                </c:pt>
                <c:pt idx="6628">
                  <c:v>51.698983779220647</c:v>
                </c:pt>
                <c:pt idx="6629">
                  <c:v>58.423265624422868</c:v>
                </c:pt>
                <c:pt idx="6630">
                  <c:v>58.745911903625327</c:v>
                </c:pt>
                <c:pt idx="6631">
                  <c:v>63.252639702740417</c:v>
                </c:pt>
                <c:pt idx="6632">
                  <c:v>61.536778114678043</c:v>
                </c:pt>
                <c:pt idx="6633">
                  <c:v>57.799401398522093</c:v>
                </c:pt>
                <c:pt idx="6634">
                  <c:v>54.920393356305283</c:v>
                </c:pt>
                <c:pt idx="6635">
                  <c:v>58.54888062442302</c:v>
                </c:pt>
                <c:pt idx="6636">
                  <c:v>46.576889079036818</c:v>
                </c:pt>
                <c:pt idx="6637">
                  <c:v>36.558203090296821</c:v>
                </c:pt>
                <c:pt idx="6638">
                  <c:v>61.174511683286973</c:v>
                </c:pt>
                <c:pt idx="6639">
                  <c:v>63.391204702740851</c:v>
                </c:pt>
                <c:pt idx="6640">
                  <c:v>61.514763114677791</c:v>
                </c:pt>
                <c:pt idx="6641">
                  <c:v>61.556010624423408</c:v>
                </c:pt>
                <c:pt idx="6642">
                  <c:v>136.1613526884515</c:v>
                </c:pt>
                <c:pt idx="6643">
                  <c:v>75.239392844368041</c:v>
                </c:pt>
                <c:pt idx="6644">
                  <c:v>72.567227149111019</c:v>
                </c:pt>
                <c:pt idx="6645">
                  <c:v>69.895128114677945</c:v>
                </c:pt>
                <c:pt idx="6646">
                  <c:v>68.29139435748364</c:v>
                </c:pt>
                <c:pt idx="6647">
                  <c:v>64.527118562971523</c:v>
                </c:pt>
                <c:pt idx="6648">
                  <c:v>73.717941290804177</c:v>
                </c:pt>
                <c:pt idx="6649">
                  <c:v>66.636575624423372</c:v>
                </c:pt>
                <c:pt idx="6650">
                  <c:v>66.514877438150435</c:v>
                </c:pt>
                <c:pt idx="6651">
                  <c:v>63.49674957202636</c:v>
                </c:pt>
                <c:pt idx="6652">
                  <c:v>84.779952495200021</c:v>
                </c:pt>
                <c:pt idx="6653">
                  <c:v>77.447507844367266</c:v>
                </c:pt>
                <c:pt idx="6654">
                  <c:v>72.56733156753738</c:v>
                </c:pt>
                <c:pt idx="6655">
                  <c:v>73.815868429345443</c:v>
                </c:pt>
                <c:pt idx="6656">
                  <c:v>68.540024455748494</c:v>
                </c:pt>
                <c:pt idx="6657">
                  <c:v>48.123252904555557</c:v>
                </c:pt>
                <c:pt idx="6658">
                  <c:v>38.939178134167882</c:v>
                </c:pt>
                <c:pt idx="6659">
                  <c:v>38.877049947896239</c:v>
                </c:pt>
                <c:pt idx="6660">
                  <c:v>64.244867506865205</c:v>
                </c:pt>
                <c:pt idx="6661">
                  <c:v>19.666583356305239</c:v>
                </c:pt>
                <c:pt idx="6662">
                  <c:v>33.769913134169038</c:v>
                </c:pt>
                <c:pt idx="6663">
                  <c:v>33.776388134168478</c:v>
                </c:pt>
                <c:pt idx="6664">
                  <c:v>47.783345624422608</c:v>
                </c:pt>
                <c:pt idx="6665">
                  <c:v>92.037414449431992</c:v>
                </c:pt>
                <c:pt idx="6666">
                  <c:v>70.019448114677829</c:v>
                </c:pt>
                <c:pt idx="6667">
                  <c:v>67.763034357483889</c:v>
                </c:pt>
                <c:pt idx="6668">
                  <c:v>72.154192499111076</c:v>
                </c:pt>
                <c:pt idx="6669">
                  <c:v>71.655026033459052</c:v>
                </c:pt>
                <c:pt idx="6670">
                  <c:v>70.181323114677838</c:v>
                </c:pt>
                <c:pt idx="6671">
                  <c:v>70.142424137145412</c:v>
                </c:pt>
                <c:pt idx="6672">
                  <c:v>74.188702747760317</c:v>
                </c:pt>
                <c:pt idx="6673">
                  <c:v>68.652739141671049</c:v>
                </c:pt>
                <c:pt idx="6674">
                  <c:v>70.738914347957333</c:v>
                </c:pt>
                <c:pt idx="6675">
                  <c:v>70.134703114677762</c:v>
                </c:pt>
                <c:pt idx="6676">
                  <c:v>74.777135105320696</c:v>
                </c:pt>
                <c:pt idx="6677">
                  <c:v>81.280243166700842</c:v>
                </c:pt>
                <c:pt idx="6678">
                  <c:v>76.397613616083646</c:v>
                </c:pt>
                <c:pt idx="6679">
                  <c:v>72.291355474457021</c:v>
                </c:pt>
                <c:pt idx="6680">
                  <c:v>70.38204811467773</c:v>
                </c:pt>
                <c:pt idx="6681">
                  <c:v>67.263355624422928</c:v>
                </c:pt>
                <c:pt idx="6682">
                  <c:v>67.330695624422972</c:v>
                </c:pt>
                <c:pt idx="6683">
                  <c:v>67.912581053226035</c:v>
                </c:pt>
                <c:pt idx="6684">
                  <c:v>69.023109141670659</c:v>
                </c:pt>
                <c:pt idx="6685">
                  <c:v>68.738169357483741</c:v>
                </c:pt>
                <c:pt idx="6686">
                  <c:v>64.612968017953676</c:v>
                </c:pt>
                <c:pt idx="6687">
                  <c:v>58.566849947895491</c:v>
                </c:pt>
                <c:pt idx="6688">
                  <c:v>53.905350384477217</c:v>
                </c:pt>
                <c:pt idx="6689">
                  <c:v>53.742406308757452</c:v>
                </c:pt>
                <c:pt idx="6690">
                  <c:v>52.808248170564127</c:v>
                </c:pt>
                <c:pt idx="6691">
                  <c:v>50.26029994789625</c:v>
                </c:pt>
                <c:pt idx="6692">
                  <c:v>20.51650195846733</c:v>
                </c:pt>
                <c:pt idx="6693">
                  <c:v>34.843631651762117</c:v>
                </c:pt>
                <c:pt idx="6694">
                  <c:v>38.655434357483983</c:v>
                </c:pt>
                <c:pt idx="6695">
                  <c:v>37.736310131582883</c:v>
                </c:pt>
                <c:pt idx="6696">
                  <c:v>35.17609127236161</c:v>
                </c:pt>
                <c:pt idx="6697">
                  <c:v>33.982964947896107</c:v>
                </c:pt>
                <c:pt idx="6698">
                  <c:v>33.101714079037087</c:v>
                </c:pt>
                <c:pt idx="6699">
                  <c:v>36.810633170563968</c:v>
                </c:pt>
                <c:pt idx="6700">
                  <c:v>12.798846873552829</c:v>
                </c:pt>
                <c:pt idx="6701">
                  <c:v>34.114283987662283</c:v>
                </c:pt>
                <c:pt idx="6702">
                  <c:v>38.45230248823971</c:v>
                </c:pt>
                <c:pt idx="6703">
                  <c:v>53.822403114678039</c:v>
                </c:pt>
                <c:pt idx="6704">
                  <c:v>74.030036290804162</c:v>
                </c:pt>
                <c:pt idx="6705">
                  <c:v>68.629429141670542</c:v>
                </c:pt>
                <c:pt idx="6706">
                  <c:v>78.148572909079846</c:v>
                </c:pt>
                <c:pt idx="6707">
                  <c:v>94.688866835341372</c:v>
                </c:pt>
                <c:pt idx="6708">
                  <c:v>74.206385150856448</c:v>
                </c:pt>
                <c:pt idx="6709">
                  <c:v>69.478138114678273</c:v>
                </c:pt>
                <c:pt idx="6710">
                  <c:v>70.404063114677044</c:v>
                </c:pt>
                <c:pt idx="6711">
                  <c:v>69.077499141670899</c:v>
                </c:pt>
                <c:pt idx="6712">
                  <c:v>68.036701687812155</c:v>
                </c:pt>
                <c:pt idx="6713">
                  <c:v>68.931164141670777</c:v>
                </c:pt>
                <c:pt idx="6714">
                  <c:v>67.144835384476963</c:v>
                </c:pt>
                <c:pt idx="6715">
                  <c:v>68.506047328288545</c:v>
                </c:pt>
                <c:pt idx="6716">
                  <c:v>67.162965384477829</c:v>
                </c:pt>
                <c:pt idx="6717">
                  <c:v>64.999826272361844</c:v>
                </c:pt>
                <c:pt idx="6718">
                  <c:v>63.973754947896452</c:v>
                </c:pt>
                <c:pt idx="6719">
                  <c:v>62.692658779220373</c:v>
                </c:pt>
                <c:pt idx="6720">
                  <c:v>65.855206651415699</c:v>
                </c:pt>
                <c:pt idx="6721">
                  <c:v>70.252548114677737</c:v>
                </c:pt>
                <c:pt idx="6722">
                  <c:v>70.319888114677795</c:v>
                </c:pt>
                <c:pt idx="6723">
                  <c:v>67.645713114677136</c:v>
                </c:pt>
                <c:pt idx="6724">
                  <c:v>69.518665660819309</c:v>
                </c:pt>
                <c:pt idx="6725">
                  <c:v>68.565934357483982</c:v>
                </c:pt>
                <c:pt idx="6726">
                  <c:v>67.675596053225334</c:v>
                </c:pt>
                <c:pt idx="6727">
                  <c:v>66.877708571095354</c:v>
                </c:pt>
                <c:pt idx="6728">
                  <c:v>65.023103562971741</c:v>
                </c:pt>
                <c:pt idx="6729">
                  <c:v>65.195694838034257</c:v>
                </c:pt>
                <c:pt idx="6730">
                  <c:v>67.541331308758117</c:v>
                </c:pt>
                <c:pt idx="6731">
                  <c:v>65.457358991773461</c:v>
                </c:pt>
                <c:pt idx="6732">
                  <c:v>48.659391651762427</c:v>
                </c:pt>
                <c:pt idx="6733">
                  <c:v>40.473087812486362</c:v>
                </c:pt>
                <c:pt idx="6734">
                  <c:v>40.149526651762287</c:v>
                </c:pt>
                <c:pt idx="6735">
                  <c:v>39.332072187764709</c:v>
                </c:pt>
                <c:pt idx="6736">
                  <c:v>41.837666541900852</c:v>
                </c:pt>
                <c:pt idx="6737">
                  <c:v>38.301210170032583</c:v>
                </c:pt>
                <c:pt idx="6738">
                  <c:v>37.050543813028341</c:v>
                </c:pt>
                <c:pt idx="6739">
                  <c:v>38.067835840967092</c:v>
                </c:pt>
                <c:pt idx="6740">
                  <c:v>41.797482296032051</c:v>
                </c:pt>
                <c:pt idx="6741">
                  <c:v>106.0915045009322</c:v>
                </c:pt>
                <c:pt idx="6742">
                  <c:v>104.1594988480235</c:v>
                </c:pt>
                <c:pt idx="6743">
                  <c:v>74.031171256304503</c:v>
                </c:pt>
                <c:pt idx="6744">
                  <c:v>70.313413114677417</c:v>
                </c:pt>
                <c:pt idx="6745">
                  <c:v>69.804860660819202</c:v>
                </c:pt>
                <c:pt idx="6746">
                  <c:v>68.551729141670734</c:v>
                </c:pt>
                <c:pt idx="6747">
                  <c:v>66.955145624423267</c:v>
                </c:pt>
                <c:pt idx="6748">
                  <c:v>66.49438857109547</c:v>
                </c:pt>
                <c:pt idx="6749">
                  <c:v>66.243780266837121</c:v>
                </c:pt>
                <c:pt idx="6750">
                  <c:v>65.541776867229572</c:v>
                </c:pt>
                <c:pt idx="6751">
                  <c:v>63.395534315223088</c:v>
                </c:pt>
                <c:pt idx="6752">
                  <c:v>44.136851006353439</c:v>
                </c:pt>
                <c:pt idx="6753">
                  <c:v>35.441889838034619</c:v>
                </c:pt>
                <c:pt idx="6754">
                  <c:v>18.971844301173888</c:v>
                </c:pt>
                <c:pt idx="6755">
                  <c:v>35.092105912701342</c:v>
                </c:pt>
                <c:pt idx="6756">
                  <c:v>34.926623562971443</c:v>
                </c:pt>
                <c:pt idx="6757">
                  <c:v>34.518268134168409</c:v>
                </c:pt>
                <c:pt idx="6758">
                  <c:v>34.603738134167912</c:v>
                </c:pt>
                <c:pt idx="6759">
                  <c:v>33.823639838034993</c:v>
                </c:pt>
                <c:pt idx="6760">
                  <c:v>33.260481965493298</c:v>
                </c:pt>
                <c:pt idx="6761">
                  <c:v>31.685708669359059</c:v>
                </c:pt>
                <c:pt idx="6762">
                  <c:v>25.781033571095829</c:v>
                </c:pt>
                <c:pt idx="6763">
                  <c:v>16.437337328288891</c:v>
                </c:pt>
                <c:pt idx="6764">
                  <c:v>14.442456541901301</c:v>
                </c:pt>
                <c:pt idx="6765">
                  <c:v>13.991536541900929</c:v>
                </c:pt>
                <c:pt idx="6766">
                  <c:v>13.79434026683716</c:v>
                </c:pt>
                <c:pt idx="6767">
                  <c:v>13.9645721877648</c:v>
                </c:pt>
                <c:pt idx="6768">
                  <c:v>13.626253622091619</c:v>
                </c:pt>
                <c:pt idx="6769">
                  <c:v>12.856560483898811</c:v>
                </c:pt>
                <c:pt idx="6770">
                  <c:v>12.837976680525919</c:v>
                </c:pt>
                <c:pt idx="6771">
                  <c:v>12.252452589150691</c:v>
                </c:pt>
                <c:pt idx="6772">
                  <c:v>12.38583758915007</c:v>
                </c:pt>
                <c:pt idx="6773">
                  <c:v>12.494238134168389</c:v>
                </c:pt>
                <c:pt idx="6774">
                  <c:v>12.025479947896359</c:v>
                </c:pt>
                <c:pt idx="6775">
                  <c:v>11.91669994789587</c:v>
                </c:pt>
                <c:pt idx="6776">
                  <c:v>10.428214947896119</c:v>
                </c:pt>
                <c:pt idx="6777">
                  <c:v>10.503324947895869</c:v>
                </c:pt>
                <c:pt idx="6778">
                  <c:v>9.9413267616236958</c:v>
                </c:pt>
                <c:pt idx="6779">
                  <c:v>10.0125517616236</c:v>
                </c:pt>
                <c:pt idx="6780">
                  <c:v>9.4300165419005673</c:v>
                </c:pt>
                <c:pt idx="6781">
                  <c:v>9.5950216517622717</c:v>
                </c:pt>
                <c:pt idx="6782">
                  <c:v>9.0893207829029663</c:v>
                </c:pt>
                <c:pt idx="6783">
                  <c:v>8.1523438130280574</c:v>
                </c:pt>
                <c:pt idx="6784">
                  <c:v>5.241601541900323</c:v>
                </c:pt>
                <c:pt idx="6785">
                  <c:v>9.1228800239048198</c:v>
                </c:pt>
                <c:pt idx="6786">
                  <c:v>8.1963738130280763</c:v>
                </c:pt>
                <c:pt idx="6787">
                  <c:v>8.7618529103617018</c:v>
                </c:pt>
                <c:pt idx="6788">
                  <c:v>8.4267257968177347</c:v>
                </c:pt>
                <c:pt idx="6789">
                  <c:v>7.8116819584669752</c:v>
                </c:pt>
                <c:pt idx="6790">
                  <c:v>7.8013219584667484</c:v>
                </c:pt>
                <c:pt idx="6791">
                  <c:v>7.69174154190104</c:v>
                </c:pt>
                <c:pt idx="6792">
                  <c:v>8.0307436693594738</c:v>
                </c:pt>
                <c:pt idx="6793">
                  <c:v>8.2933407968183577</c:v>
                </c:pt>
                <c:pt idx="6794">
                  <c:v>8.1955708609954812</c:v>
                </c:pt>
                <c:pt idx="6795">
                  <c:v>7.6611786693596047</c:v>
                </c:pt>
                <c:pt idx="6796">
                  <c:v>7.9014545720259024</c:v>
                </c:pt>
                <c:pt idx="6797">
                  <c:v>7.879571541900587</c:v>
                </c:pt>
                <c:pt idx="6798">
                  <c:v>6.8921315419012847</c:v>
                </c:pt>
                <c:pt idx="6799">
                  <c:v>6.9478165419008517</c:v>
                </c:pt>
                <c:pt idx="6800">
                  <c:v>6.8762065419008138</c:v>
                </c:pt>
                <c:pt idx="6801">
                  <c:v>6.9526115419008327</c:v>
                </c:pt>
                <c:pt idx="6802">
                  <c:v>6.2485045720260928</c:v>
                </c:pt>
                <c:pt idx="6803">
                  <c:v>6.003479988592348</c:v>
                </c:pt>
                <c:pt idx="6804">
                  <c:v>5.7747595720263938</c:v>
                </c:pt>
                <c:pt idx="6805">
                  <c:v>5.7144437340428791</c:v>
                </c:pt>
                <c:pt idx="6806">
                  <c:v>5.5146126021509367</c:v>
                </c:pt>
                <c:pt idx="6807">
                  <c:v>5.4556995720259804</c:v>
                </c:pt>
                <c:pt idx="6808">
                  <c:v>5.2896865419009256</c:v>
                </c:pt>
                <c:pt idx="6809">
                  <c:v>5.3596165419005679</c:v>
                </c:pt>
                <c:pt idx="6810">
                  <c:v>5.2996615419010196</c:v>
                </c:pt>
                <c:pt idx="6811">
                  <c:v>5.1209515419008884</c:v>
                </c:pt>
                <c:pt idx="6812">
                  <c:v>5.2750565419007192</c:v>
                </c:pt>
                <c:pt idx="6813">
                  <c:v>2.7860665419010391</c:v>
                </c:pt>
                <c:pt idx="6814">
                  <c:v>4.7039615419007372</c:v>
                </c:pt>
                <c:pt idx="6815">
                  <c:v>5.0303015419007941</c:v>
                </c:pt>
                <c:pt idx="6816">
                  <c:v>4.9020965419005869</c:v>
                </c:pt>
                <c:pt idx="6817">
                  <c:v>4.8697215419010584</c:v>
                </c:pt>
                <c:pt idx="6818">
                  <c:v>4.9046865419006433</c:v>
                </c:pt>
                <c:pt idx="6819">
                  <c:v>4.8425265419011714</c:v>
                </c:pt>
                <c:pt idx="6820">
                  <c:v>4.9215215419007752</c:v>
                </c:pt>
                <c:pt idx="6821">
                  <c:v>4.8697215419010584</c:v>
                </c:pt>
                <c:pt idx="6822">
                  <c:v>4.8904415419010387</c:v>
                </c:pt>
              </c:numCache>
            </c:numRef>
          </c:val>
          <c:smooth val="0"/>
          <c:extLst>
            <c:ext xmlns:c16="http://schemas.microsoft.com/office/drawing/2014/chart" uri="{C3380CC4-5D6E-409C-BE32-E72D297353CC}">
              <c16:uniqueId val="{00000000-B4DA-4E61-8F68-65FA2505648F}"/>
            </c:ext>
          </c:extLst>
        </c:ser>
        <c:ser>
          <c:idx val="1"/>
          <c:order val="1"/>
          <c:spPr>
            <a:ln w="28575" cap="rnd">
              <a:solidFill>
                <a:schemeClr val="accent2"/>
              </a:solidFill>
              <a:round/>
            </a:ln>
            <a:effectLst/>
          </c:spPr>
          <c:marker>
            <c:symbol val="none"/>
          </c:marker>
          <c:cat>
            <c:strRef>
              <c:f>Daily_discharge!$A$4458</c:f>
              <c:strCache>
                <c:ptCount val="1"/>
                <c:pt idx="0">
                  <c:v>Shrawan 23, 2073</c:v>
                </c:pt>
              </c:strCache>
            </c:strRef>
          </c:cat>
          <c:val>
            <c:numRef>
              <c:f>Daily_discharge!$B$4458</c:f>
              <c:numCache>
                <c:formatCode>General</c:formatCode>
                <c:ptCount val="1"/>
                <c:pt idx="0">
                  <c:v>833.36258669458846</c:v>
                </c:pt>
              </c:numCache>
            </c:numRef>
          </c:val>
          <c:smooth val="0"/>
          <c:extLst>
            <c:ext xmlns:c16="http://schemas.microsoft.com/office/drawing/2014/chart" uri="{C3380CC4-5D6E-409C-BE32-E72D297353CC}">
              <c16:uniqueId val="{00000001-B4DA-4E61-8F68-65FA2505648F}"/>
            </c:ext>
          </c:extLst>
        </c:ser>
        <c:dLbls>
          <c:showLegendKey val="0"/>
          <c:showVal val="0"/>
          <c:showCatName val="0"/>
          <c:showSerName val="0"/>
          <c:showPercent val="0"/>
          <c:showBubbleSize val="0"/>
        </c:dLbls>
        <c:smooth val="0"/>
        <c:axId val="1568764863"/>
        <c:axId val="1568764031"/>
      </c:lineChart>
      <c:catAx>
        <c:axId val="1568764863"/>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Date</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031"/>
        <c:crosses val="autoZero"/>
        <c:auto val="1"/>
        <c:lblAlgn val="ctr"/>
        <c:lblOffset val="100"/>
        <c:noMultiLvlLbl val="0"/>
      </c:catAx>
      <c:valAx>
        <c:axId val="156876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568764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3478243683394999"/>
          <c:y val="0.21807927366610935"/>
          <c:w val="0.38943854156784619"/>
          <c:h val="9.1777393524539022E-2"/>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FDC!$K$2:$K$20</c:f>
              <c:numCache>
                <c:formatCode>0.00</c:formatCode>
                <c:ptCount val="19"/>
                <c:pt idx="0">
                  <c:v>106.2781615725802</c:v>
                </c:pt>
                <c:pt idx="1">
                  <c:v>76.31463864220342</c:v>
                </c:pt>
                <c:pt idx="2">
                  <c:v>64.661941231863793</c:v>
                </c:pt>
                <c:pt idx="3">
                  <c:v>50.872120966222489</c:v>
                </c:pt>
                <c:pt idx="4">
                  <c:v>38.995181332867887</c:v>
                </c:pt>
                <c:pt idx="5">
                  <c:v>26.09203435748389</c:v>
                </c:pt>
                <c:pt idx="6">
                  <c:v>18.627900507906201</c:v>
                </c:pt>
                <c:pt idx="7">
                  <c:v>13.319577220715621</c:v>
                </c:pt>
                <c:pt idx="8">
                  <c:v>10.28836630107527</c:v>
                </c:pt>
                <c:pt idx="9">
                  <c:v>8.4995869654926555</c:v>
                </c:pt>
                <c:pt idx="10">
                  <c:v>6.7180375414499887</c:v>
                </c:pt>
                <c:pt idx="11">
                  <c:v>5.3974749999999059</c:v>
                </c:pt>
                <c:pt idx="12">
                  <c:v>4.7225420056195766</c:v>
                </c:pt>
                <c:pt idx="13">
                  <c:v>3.983200000000001</c:v>
                </c:pt>
                <c:pt idx="14">
                  <c:v>3.478215000000056</c:v>
                </c:pt>
                <c:pt idx="15">
                  <c:v>3.1</c:v>
                </c:pt>
                <c:pt idx="16">
                  <c:v>2.8672099999999898</c:v>
                </c:pt>
                <c:pt idx="17">
                  <c:v>2.5099999999999998</c:v>
                </c:pt>
                <c:pt idx="18">
                  <c:v>1.99</c:v>
                </c:pt>
              </c:numCache>
            </c:numRef>
          </c:val>
          <c:smooth val="1"/>
          <c:extLst>
            <c:ext xmlns:c16="http://schemas.microsoft.com/office/drawing/2014/chart" uri="{C3380CC4-5D6E-409C-BE32-E72D297353CC}">
              <c16:uniqueId val="{00000000-D5A1-4A74-A0A0-7B23E7A982C9}"/>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r>
              <a:rPr lang="en-US"/>
              <a:t>Mean Annual Discharge, 5-Years and 10- Years Moving</a:t>
            </a:r>
            <a:r>
              <a:rPr lang="en-US" baseline="0"/>
              <a:t> average</a:t>
            </a:r>
            <a:r>
              <a:rPr lang="en-US"/>
              <a:t> of AndhiKhola</a:t>
            </a:r>
          </a:p>
        </c:rich>
      </c:tx>
      <c:layout>
        <c:manualLayout>
          <c:xMode val="edge"/>
          <c:yMode val="edge"/>
          <c:x val="0.16085539643115079"/>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13070776878508"/>
          <c:y val="9.855310810184606E-2"/>
          <c:w val="0.80814299062361272"/>
          <c:h val="0.75398872179111087"/>
        </c:manualLayout>
      </c:layout>
      <c:lineChart>
        <c:grouping val="standard"/>
        <c:varyColors val="0"/>
        <c:ser>
          <c:idx val="0"/>
          <c:order val="0"/>
          <c:tx>
            <c:strRef>
              <c:f>'Mean annaul average'!$B$1</c:f>
              <c:strCache>
                <c:ptCount val="1"/>
                <c:pt idx="0">
                  <c:v>Mean annual discharge</c:v>
                </c:pt>
              </c:strCache>
            </c:strRef>
          </c:tx>
          <c:spPr>
            <a:ln w="19050" cap="rnd">
              <a:solidFill>
                <a:schemeClr val="accent1"/>
              </a:solidFill>
              <a:round/>
            </a:ln>
            <a:effectLst/>
          </c:spPr>
          <c:marker>
            <c:symbol val="diamond"/>
            <c:size val="5"/>
            <c:spPr>
              <a:solidFill>
                <a:schemeClr val="accent1"/>
              </a:solidFill>
              <a:ln w="9525">
                <a:solidFill>
                  <a:schemeClr val="accent1"/>
                </a:solidFill>
              </a:ln>
              <a:effectLst/>
            </c:spPr>
          </c:marker>
          <c:cat>
            <c:strRef>
              <c:f>'Mean annaul average'!$A$2:$A$20</c:f>
              <c:strCache>
                <c:ptCount val="19"/>
                <c:pt idx="0">
                  <c:v>61-62</c:v>
                </c:pt>
                <c:pt idx="1">
                  <c:v>62-63</c:v>
                </c:pt>
                <c:pt idx="2">
                  <c:v>63-64</c:v>
                </c:pt>
                <c:pt idx="3">
                  <c:v>64-65</c:v>
                </c:pt>
                <c:pt idx="4">
                  <c:v>65-66</c:v>
                </c:pt>
                <c:pt idx="5">
                  <c:v>66-67</c:v>
                </c:pt>
                <c:pt idx="6">
                  <c:v>67-68</c:v>
                </c:pt>
                <c:pt idx="7">
                  <c:v>68-69</c:v>
                </c:pt>
                <c:pt idx="8">
                  <c:v>69-70</c:v>
                </c:pt>
                <c:pt idx="9">
                  <c:v>70-71</c:v>
                </c:pt>
                <c:pt idx="10">
                  <c:v>71-72</c:v>
                </c:pt>
                <c:pt idx="11">
                  <c:v>72-73</c:v>
                </c:pt>
                <c:pt idx="12">
                  <c:v>73-74</c:v>
                </c:pt>
                <c:pt idx="13">
                  <c:v>74-75</c:v>
                </c:pt>
                <c:pt idx="14">
                  <c:v>75-76</c:v>
                </c:pt>
                <c:pt idx="15">
                  <c:v>76-77</c:v>
                </c:pt>
                <c:pt idx="16">
                  <c:v>77-78</c:v>
                </c:pt>
                <c:pt idx="17">
                  <c:v>78-79</c:v>
                </c:pt>
                <c:pt idx="18">
                  <c:v>79-80</c:v>
                </c:pt>
              </c:strCache>
            </c:strRef>
          </c:cat>
          <c:val>
            <c:numRef>
              <c:f>'Mean annaul average'!$B$2:$B$20</c:f>
              <c:numCache>
                <c:formatCode>0.0</c:formatCode>
                <c:ptCount val="19"/>
                <c:pt idx="0">
                  <c:v>29.654643121987391</c:v>
                </c:pt>
                <c:pt idx="1">
                  <c:v>25.668860437964582</c:v>
                </c:pt>
                <c:pt idx="2">
                  <c:v>23.553013511983792</c:v>
                </c:pt>
                <c:pt idx="3">
                  <c:v>29.47385383450748</c:v>
                </c:pt>
                <c:pt idx="4">
                  <c:v>27.899526713985555</c:v>
                </c:pt>
                <c:pt idx="5">
                  <c:v>35.071851712796693</c:v>
                </c:pt>
                <c:pt idx="6">
                  <c:v>41.341171359203706</c:v>
                </c:pt>
                <c:pt idx="7">
                  <c:v>33.400758023112282</c:v>
                </c:pt>
                <c:pt idx="11">
                  <c:v>20.206238151925209</c:v>
                </c:pt>
                <c:pt idx="12">
                  <c:v>28.425330622671442</c:v>
                </c:pt>
                <c:pt idx="13">
                  <c:v>20.826605006173835</c:v>
                </c:pt>
                <c:pt idx="14">
                  <c:v>19.171111453205519</c:v>
                </c:pt>
                <c:pt idx="15">
                  <c:v>20.700658895387296</c:v>
                </c:pt>
                <c:pt idx="16">
                  <c:v>28.159499386512433</c:v>
                </c:pt>
                <c:pt idx="17">
                  <c:v>27.178830565056334</c:v>
                </c:pt>
                <c:pt idx="18">
                  <c:v>35.43022497840392</c:v>
                </c:pt>
              </c:numCache>
            </c:numRef>
          </c:val>
          <c:smooth val="1"/>
          <c:extLst>
            <c:ext xmlns:c16="http://schemas.microsoft.com/office/drawing/2014/chart" uri="{C3380CC4-5D6E-409C-BE32-E72D297353CC}">
              <c16:uniqueId val="{00000000-5943-443F-B7BB-51E3BDD15DFA}"/>
            </c:ext>
          </c:extLst>
        </c:ser>
        <c:ser>
          <c:idx val="1"/>
          <c:order val="1"/>
          <c:tx>
            <c:v>5-Years Moving Average</c:v>
          </c:tx>
          <c:spPr>
            <a:ln w="19050" cap="rnd">
              <a:solidFill>
                <a:schemeClr val="accent2"/>
              </a:solidFill>
              <a:round/>
            </a:ln>
            <a:effectLst/>
          </c:spPr>
          <c:marker>
            <c:symbol val="triangle"/>
            <c:size val="5"/>
            <c:spPr>
              <a:solidFill>
                <a:schemeClr val="accent2"/>
              </a:solidFill>
              <a:ln w="9525">
                <a:solidFill>
                  <a:schemeClr val="accent2"/>
                </a:solidFill>
              </a:ln>
              <a:effectLst/>
            </c:spPr>
          </c:marker>
          <c:val>
            <c:numRef>
              <c:f>'Mean annaul average'!$C$2:$C$20</c:f>
              <c:numCache>
                <c:formatCode>General</c:formatCode>
                <c:ptCount val="19"/>
                <c:pt idx="4" formatCode="0.0">
                  <c:v>27.249979524085763</c:v>
                </c:pt>
                <c:pt idx="5" formatCode="0.0">
                  <c:v>28.333421242247617</c:v>
                </c:pt>
                <c:pt idx="6" formatCode="0.0">
                  <c:v>31.467883426495444</c:v>
                </c:pt>
                <c:pt idx="7" formatCode="0.0">
                  <c:v>33.437432328721144</c:v>
                </c:pt>
                <c:pt idx="8" formatCode="0.0">
                  <c:v>34.42832695227456</c:v>
                </c:pt>
                <c:pt idx="9" formatCode="0.0">
                  <c:v>36.604593698370898</c:v>
                </c:pt>
                <c:pt idx="10" formatCode="0.0">
                  <c:v>37.370964691157994</c:v>
                </c:pt>
                <c:pt idx="11" formatCode="0.0">
                  <c:v>26.803498087518747</c:v>
                </c:pt>
                <c:pt idx="12" formatCode="0.0">
                  <c:v>24.315784387298326</c:v>
                </c:pt>
                <c:pt idx="13" formatCode="0.0">
                  <c:v>23.152724593590165</c:v>
                </c:pt>
                <c:pt idx="14" formatCode="0.0">
                  <c:v>22.157321308494005</c:v>
                </c:pt>
                <c:pt idx="15" formatCode="0.0">
                  <c:v>21.865988825872662</c:v>
                </c:pt>
                <c:pt idx="16" formatCode="0.0">
                  <c:v>23.456641072790106</c:v>
                </c:pt>
                <c:pt idx="17" formatCode="0.0">
                  <c:v>23.207341061267083</c:v>
                </c:pt>
                <c:pt idx="18" formatCode="0.0">
                  <c:v>26.128065055713101</c:v>
                </c:pt>
              </c:numCache>
            </c:numRef>
          </c:val>
          <c:smooth val="0"/>
          <c:extLst>
            <c:ext xmlns:c16="http://schemas.microsoft.com/office/drawing/2014/chart" uri="{C3380CC4-5D6E-409C-BE32-E72D297353CC}">
              <c16:uniqueId val="{00000001-5943-443F-B7BB-51E3BDD15DFA}"/>
            </c:ext>
          </c:extLst>
        </c:ser>
        <c:ser>
          <c:idx val="2"/>
          <c:order val="2"/>
          <c:tx>
            <c:v>10-Years Moving Average</c:v>
          </c:tx>
          <c:spPr>
            <a:ln w="19050" cap="rnd">
              <a:solidFill>
                <a:schemeClr val="accent3"/>
              </a:solidFill>
              <a:round/>
            </a:ln>
            <a:effectLst/>
          </c:spPr>
          <c:marker>
            <c:symbol val="x"/>
            <c:size val="5"/>
            <c:spPr>
              <a:noFill/>
              <a:ln w="9525">
                <a:solidFill>
                  <a:schemeClr val="accent3"/>
                </a:solidFill>
              </a:ln>
              <a:effectLst/>
            </c:spPr>
          </c:marker>
          <c:val>
            <c:numRef>
              <c:f>'Mean annaul average'!$D$2:$D$20</c:f>
              <c:numCache>
                <c:formatCode>General</c:formatCode>
                <c:ptCount val="19"/>
                <c:pt idx="9" formatCode="0.0">
                  <c:v>30.757959839442687</c:v>
                </c:pt>
                <c:pt idx="10" formatCode="0.0">
                  <c:v>30.915576513364869</c:v>
                </c:pt>
                <c:pt idx="11" formatCode="0.0">
                  <c:v>30.135201901073533</c:v>
                </c:pt>
                <c:pt idx="12" formatCode="0.0">
                  <c:v>30.831247202600341</c:v>
                </c:pt>
                <c:pt idx="13" formatCode="0.0">
                  <c:v>29.595925941409821</c:v>
                </c:pt>
                <c:pt idx="14" formatCode="0.0">
                  <c:v>28.349009475584101</c:v>
                </c:pt>
                <c:pt idx="15" formatCode="0.0">
                  <c:v>26.295981930239897</c:v>
                </c:pt>
                <c:pt idx="16" formatCode="0.0">
                  <c:v>24.412885934141148</c:v>
                </c:pt>
                <c:pt idx="17" formatCode="0.0">
                  <c:v>23.524039154418865</c:v>
                </c:pt>
                <c:pt idx="18" formatCode="0.0">
                  <c:v>25.012312382416997</c:v>
                </c:pt>
              </c:numCache>
            </c:numRef>
          </c:val>
          <c:smooth val="0"/>
          <c:extLst>
            <c:ext xmlns:c16="http://schemas.microsoft.com/office/drawing/2014/chart" uri="{C3380CC4-5D6E-409C-BE32-E72D297353CC}">
              <c16:uniqueId val="{00000002-5943-443F-B7BB-51E3BDD15DFA}"/>
            </c:ext>
          </c:extLst>
        </c:ser>
        <c:dLbls>
          <c:showLegendKey val="0"/>
          <c:showVal val="0"/>
          <c:showCatName val="0"/>
          <c:showSerName val="0"/>
          <c:showPercent val="0"/>
          <c:showBubbleSize val="0"/>
        </c:dLbls>
        <c:marker val="1"/>
        <c:smooth val="0"/>
        <c:axId val="110465023"/>
        <c:axId val="110477087"/>
      </c:lineChart>
      <c:catAx>
        <c:axId val="110465023"/>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Fiscal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77087"/>
        <c:crosses val="autoZero"/>
        <c:auto val="1"/>
        <c:lblAlgn val="ctr"/>
        <c:lblOffset val="100"/>
        <c:noMultiLvlLbl val="0"/>
      </c:catAx>
      <c:valAx>
        <c:axId val="110477087"/>
        <c:scaling>
          <c:orientation val="minMax"/>
          <c:min val="10"/>
        </c:scaling>
        <c:delete val="0"/>
        <c:axPos val="l"/>
        <c:majorGridlines>
          <c:spPr>
            <a:ln w="9525"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crossAx val="110465023"/>
        <c:crosses val="autoZero"/>
        <c:crossBetween val="between"/>
      </c:valAx>
      <c:spPr>
        <a:noFill/>
        <a:ln>
          <a:solidFill>
            <a:sysClr val="windowText" lastClr="000000"/>
          </a:solidFill>
        </a:ln>
        <a:effectLst/>
      </c:spPr>
    </c:plotArea>
    <c:legend>
      <c:legendPos val="r"/>
      <c:layout>
        <c:manualLayout>
          <c:xMode val="edge"/>
          <c:yMode val="edge"/>
          <c:x val="0.16677428744225761"/>
          <c:y val="0.60635726865766837"/>
          <c:w val="0.2549835632961987"/>
          <c:h val="0.23102172155741241"/>
        </c:manualLayout>
      </c:layout>
      <c:overlay val="0"/>
      <c:spPr>
        <a:solidFill>
          <a:schemeClr val="bg1"/>
        </a:solid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0.47662</cdr:x>
      <cdr:y>0.11722</cdr:y>
    </cdr:from>
    <cdr:to>
      <cdr:x>0.75104</cdr:x>
      <cdr:y>0.23445</cdr:y>
    </cdr:to>
    <cdr:sp macro="" textlink="">
      <cdr:nvSpPr>
        <cdr:cNvPr id="2" name="TextBox 1"/>
        <cdr:cNvSpPr txBox="1"/>
      </cdr:nvSpPr>
      <cdr:spPr>
        <a:xfrm xmlns:a="http://schemas.openxmlformats.org/drawingml/2006/main">
          <a:off x="2841000" y="416462"/>
          <a:ext cx="1635749" cy="4164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Shrawan 23,</a:t>
          </a:r>
          <a:r>
            <a:rPr lang="en-US" sz="1100" baseline="0">
              <a:latin typeface="Gill Sans MT" panose="020B0502020104020203" pitchFamily="34" charset="0"/>
            </a:rPr>
            <a:t> 2073 =833.36 m3/s</a:t>
          </a:r>
          <a:endParaRPr lang="en-US" sz="1100">
            <a:latin typeface="Gill Sans MT" panose="020B0502020104020203"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B6BC5-44B9-43E4-AE60-7E0FE0F3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27</Pages>
  <Words>7105</Words>
  <Characters>40505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47515</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34</cp:revision>
  <cp:lastPrinted>2023-01-26T09:53:00Z</cp:lastPrinted>
  <dcterms:created xsi:type="dcterms:W3CDTF">2023-01-30T06:20:00Z</dcterms:created>
  <dcterms:modified xsi:type="dcterms:W3CDTF">2023-02-10T11:44:00Z</dcterms:modified>
</cp:coreProperties>
</file>