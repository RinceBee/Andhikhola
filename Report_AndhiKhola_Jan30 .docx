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A7DAC"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71759"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7D413"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7" w:author="Kumar Baral" w:date="2023-02-12T12:40:00Z"/>
          <w:rFonts w:cs="Mangal"/>
          <w:lang w:val="en-GB" w:eastAsia="en-GB" w:bidi="sa-IN"/>
        </w:rPr>
      </w:pPr>
      <w:del w:id="8"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9" w:author="Kumar Baral" w:date="2023-02-12T12:40:00Z"/>
          <w:rFonts w:cs="Mangal"/>
          <w:lang w:val="en-GB" w:eastAsia="en-GB" w:bidi="sa-IN"/>
        </w:rPr>
      </w:pPr>
    </w:p>
    <w:p w14:paraId="75C15968" w14:textId="158FCED0" w:rsidR="00757369" w:rsidRDefault="00757369" w:rsidP="003E1F10">
      <w:pPr>
        <w:spacing w:before="0" w:after="200"/>
        <w:ind w:right="-1418"/>
        <w:rPr>
          <w:ins w:id="10" w:author="Kumar Baral" w:date="2023-02-12T12:40:00Z"/>
          <w:rFonts w:cs="Mangal"/>
          <w:lang w:val="en-GB" w:eastAsia="en-GB" w:bidi="sa-IN"/>
        </w:rPr>
      </w:pPr>
    </w:p>
    <w:p w14:paraId="48FDC7EC" w14:textId="4AEB71B7" w:rsidR="00757369" w:rsidRDefault="00757369" w:rsidP="003E1F10">
      <w:pPr>
        <w:spacing w:before="0" w:after="200"/>
        <w:ind w:right="-1418"/>
        <w:rPr>
          <w:ins w:id="11" w:author="Kumar Baral" w:date="2023-02-12T12:40:00Z"/>
          <w:rFonts w:cs="Mangal"/>
          <w:lang w:val="en-GB" w:eastAsia="en-GB" w:bidi="sa-IN"/>
        </w:rPr>
      </w:pPr>
    </w:p>
    <w:p w14:paraId="4576502C" w14:textId="1C298F3D" w:rsidR="00757369" w:rsidRDefault="00757369" w:rsidP="003E1F10">
      <w:pPr>
        <w:spacing w:before="0" w:after="200"/>
        <w:ind w:right="-1418"/>
        <w:rPr>
          <w:ins w:id="12" w:author="Kumar Baral" w:date="2023-02-12T12:40:00Z"/>
          <w:rFonts w:cs="Mangal"/>
          <w:lang w:val="en-GB" w:eastAsia="en-GB" w:bidi="sa-IN"/>
        </w:rPr>
      </w:pPr>
    </w:p>
    <w:p w14:paraId="0168D80D" w14:textId="2E3529BD" w:rsidR="00757369" w:rsidRDefault="00757369" w:rsidP="003E1F10">
      <w:pPr>
        <w:spacing w:before="0" w:after="200"/>
        <w:ind w:right="-1418"/>
        <w:rPr>
          <w:ins w:id="13" w:author="Kumar Baral" w:date="2023-02-12T12:40:00Z"/>
          <w:rFonts w:cs="Mangal"/>
          <w:lang w:val="en-GB" w:eastAsia="en-GB" w:bidi="sa-IN"/>
        </w:rPr>
      </w:pPr>
    </w:p>
    <w:p w14:paraId="488F0849" w14:textId="4DFA18FF" w:rsidR="00757369" w:rsidRDefault="00757369" w:rsidP="003E1F10">
      <w:pPr>
        <w:spacing w:before="0" w:after="200"/>
        <w:ind w:right="-1418"/>
        <w:rPr>
          <w:ins w:id="14" w:author="Kumar Baral" w:date="2023-02-12T12:40:00Z"/>
          <w:rFonts w:cs="Mangal"/>
          <w:lang w:val="en-GB" w:eastAsia="en-GB" w:bidi="sa-IN"/>
        </w:rPr>
      </w:pPr>
    </w:p>
    <w:p w14:paraId="0E9DBCDD" w14:textId="54633609" w:rsidR="00757369" w:rsidRDefault="00757369" w:rsidP="003E1F10">
      <w:pPr>
        <w:spacing w:before="0" w:after="200"/>
        <w:ind w:right="-1418"/>
        <w:rPr>
          <w:ins w:id="15" w:author="Kumar Baral" w:date="2023-02-12T12:40:00Z"/>
          <w:rFonts w:cs="Mangal"/>
          <w:lang w:val="en-GB" w:eastAsia="en-GB" w:bidi="sa-IN"/>
        </w:rPr>
      </w:pPr>
    </w:p>
    <w:p w14:paraId="7D1CE99B" w14:textId="593AE68E" w:rsidR="00757369" w:rsidRDefault="00757369" w:rsidP="003E1F10">
      <w:pPr>
        <w:spacing w:before="0" w:after="200"/>
        <w:ind w:right="-1418"/>
        <w:rPr>
          <w:ins w:id="16" w:author="Kumar Baral" w:date="2023-02-12T12:40:00Z"/>
          <w:rFonts w:cs="Mangal"/>
          <w:lang w:val="en-GB" w:eastAsia="en-GB" w:bidi="sa-IN"/>
        </w:rPr>
      </w:pPr>
    </w:p>
    <w:p w14:paraId="0242E8DE" w14:textId="06A5345B" w:rsidR="00757369" w:rsidRPr="006D015F" w:rsidRDefault="00757369" w:rsidP="003E1F10">
      <w:pPr>
        <w:spacing w:before="0" w:after="200"/>
        <w:ind w:right="-1418"/>
        <w:rPr>
          <w:rFonts w:cs="Mangal"/>
          <w:lang w:val="en-GB" w:eastAsia="en-GB" w:bidi="sa-IN"/>
        </w:rPr>
      </w:pP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17"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8"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19" w:author="Kumar Baral" w:date="2023-01-25T15:04:00Z">
        <w:r w:rsidR="009B11E9" w:rsidRPr="00E1614D">
          <w:rPr>
            <w:rFonts w:cs="Mangal"/>
            <w:b/>
            <w:sz w:val="24"/>
            <w:lang w:val="en-GB" w:eastAsia="en-GB" w:bidi="sa-IN"/>
          </w:rPr>
          <w:t>3</w:t>
        </w:r>
      </w:ins>
      <w:del w:id="20"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21"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2" w:author="Kumar Baral" w:date="2023-02-12T12:40:00Z">
        <w:r w:rsidRPr="00E1614D" w:rsidDel="00757369">
          <w:rPr>
            <w:b/>
            <w:bCs/>
            <w:caps/>
            <w:color w:val="000000"/>
            <w:sz w:val="32"/>
            <w:szCs w:val="32"/>
          </w:rPr>
          <w:delText>UPDATED FEASIBILITY</w:delText>
        </w:r>
      </w:del>
      <w:ins w:id="23"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4"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5"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6" w:author="Kumar Baral" w:date="2023-02-12T12:40:00Z"/>
          <w:rFonts w:ascii="Gill Sans MT" w:hAnsi="Gill Sans MT" w:cs="Arial"/>
          <w:color w:val="000000"/>
          <w:sz w:val="24"/>
        </w:rPr>
      </w:pPr>
      <w:del w:id="27" w:author="Kumar Baral" w:date="2023-01-25T15:18:00Z">
        <w:r w:rsidRPr="00E1614D" w:rsidDel="00674AAA">
          <w:rPr>
            <w:rFonts w:ascii="Gill Sans MT" w:hAnsi="Gill Sans MT" w:cs="Arial"/>
            <w:color w:val="000000"/>
            <w:sz w:val="24"/>
          </w:rPr>
          <w:delText>Final</w:delText>
        </w:r>
      </w:del>
      <w:del w:id="28"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29"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30"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31" w:author="Kumar Baral" w:date="2023-01-25T15:17:00Z">
              <w:r w:rsidRPr="00E1614D" w:rsidDel="00674AAA">
                <w:rPr>
                  <w:sz w:val="24"/>
                  <w:szCs w:val="24"/>
                </w:rPr>
                <w:delText>Saphal Lamichhane</w:delText>
              </w:r>
            </w:del>
            <w:ins w:id="32"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33" w:author="Kumar Baral" w:date="2023-01-25T15:16:00Z"/>
                <w:sz w:val="24"/>
                <w:szCs w:val="24"/>
              </w:rPr>
            </w:pPr>
            <w:del w:id="34"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5" w:author="Kumar Baral" w:date="2023-01-25T15:16:00Z">
              <w:r w:rsidRPr="00E1614D" w:rsidDel="00674AAA">
                <w:rPr>
                  <w:sz w:val="24"/>
                  <w:szCs w:val="24"/>
                </w:rPr>
                <w:delText>Subas Chandra Sunwar</w:delText>
              </w:r>
            </w:del>
            <w:del w:id="36"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37"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38" w:author="Kumar Baral" w:date="2023-01-25T15:16:00Z"/>
                <w:sz w:val="24"/>
                <w:szCs w:val="24"/>
              </w:rPr>
            </w:pPr>
            <w:ins w:id="39" w:author="Kumar Baral" w:date="2023-01-25T15:16:00Z">
              <w:r w:rsidRPr="00E1614D">
                <w:rPr>
                  <w:sz w:val="24"/>
                  <w:szCs w:val="24"/>
                </w:rPr>
                <w:t>Recommended By:</w:t>
              </w:r>
            </w:ins>
          </w:p>
        </w:tc>
        <w:tc>
          <w:tcPr>
            <w:tcW w:w="2835" w:type="dxa"/>
            <w:shd w:val="clear" w:color="auto" w:fill="auto"/>
            <w:vAlign w:val="center"/>
          </w:tcPr>
          <w:p w14:paraId="657C0932" w14:textId="63B138C9" w:rsidR="00674AAA" w:rsidRPr="00E1614D" w:rsidDel="00757369" w:rsidRDefault="00F31B28" w:rsidP="00E9411B">
            <w:pPr>
              <w:spacing w:before="0" w:after="0" w:line="360" w:lineRule="auto"/>
              <w:jc w:val="left"/>
              <w:rPr>
                <w:del w:id="40" w:author="Kumar Baral" w:date="2023-02-12T12:41:00Z"/>
                <w:sz w:val="24"/>
                <w:szCs w:val="24"/>
              </w:rPr>
            </w:pPr>
            <w:proofErr w:type="spellStart"/>
            <w:ins w:id="41" w:author="Kumar Baral" w:date="2023-02-13T11:28:00Z">
              <w:r>
                <w:rPr>
                  <w:sz w:val="24"/>
                  <w:szCs w:val="24"/>
                </w:rPr>
                <w:t>Saroj</w:t>
              </w:r>
              <w:proofErr w:type="spellEnd"/>
              <w:r>
                <w:rPr>
                  <w:sz w:val="24"/>
                  <w:szCs w:val="24"/>
                </w:rPr>
                <w:t xml:space="preserve"> Lal Shrestha</w:t>
              </w:r>
            </w:ins>
            <w:del w:id="42" w:author="Kumar Baral" w:date="2023-02-12T12:41:00Z">
              <w:r w:rsidR="00943C41" w:rsidRPr="00E1614D" w:rsidDel="00757369">
                <w:rPr>
                  <w:sz w:val="24"/>
                  <w:szCs w:val="24"/>
                </w:rPr>
                <w:delText xml:space="preserve">Prasad </w:delText>
              </w:r>
            </w:del>
          </w:p>
          <w:p w14:paraId="5BE8D803" w14:textId="3439A3EF" w:rsidR="00157A8B" w:rsidRPr="00E1614D" w:rsidRDefault="00157A8B" w:rsidP="00E9411B">
            <w:pPr>
              <w:spacing w:before="0" w:after="0" w:line="360" w:lineRule="auto"/>
              <w:jc w:val="left"/>
              <w:rPr>
                <w:ins w:id="43" w:author="Kumar Baral" w:date="2023-01-25T15:16:00Z"/>
                <w:sz w:val="24"/>
                <w:szCs w:val="24"/>
              </w:rPr>
            </w:pPr>
            <w:del w:id="44"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5"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6"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7B7090FC" w:rsidR="00CA7B91" w:rsidRPr="0066645A" w:rsidRDefault="00F31B28" w:rsidP="00E9411B">
            <w:pPr>
              <w:spacing w:before="0" w:after="0" w:line="360" w:lineRule="auto"/>
              <w:jc w:val="left"/>
              <w:rPr>
                <w:sz w:val="24"/>
                <w:szCs w:val="24"/>
              </w:rPr>
            </w:pPr>
            <w:ins w:id="47" w:author="Kumar Baral" w:date="2023-02-13T11:28:00Z">
              <w:r>
                <w:rPr>
                  <w:sz w:val="24"/>
                  <w:szCs w:val="24"/>
                </w:rPr>
                <w:t>Bharat Raj Pandey</w:t>
              </w:r>
            </w:ins>
            <w:del w:id="48" w:author="Kumar Baral" w:date="2023-02-12T12:41:00Z">
              <w:r w:rsidR="00943C41"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49" w:author="Kumar Baral" w:date="2023-01-25T15:18:00Z"/>
          <w:b/>
          <w:sz w:val="24"/>
        </w:rPr>
      </w:pPr>
    </w:p>
    <w:p w14:paraId="6871A8E8" w14:textId="77D7BA3A" w:rsidR="00674AAA" w:rsidRDefault="00674AAA" w:rsidP="00CA7B91">
      <w:pPr>
        <w:rPr>
          <w:ins w:id="50" w:author="Kumar Baral" w:date="2023-01-25T15:18:00Z"/>
          <w:b/>
          <w:sz w:val="24"/>
        </w:rPr>
      </w:pPr>
    </w:p>
    <w:p w14:paraId="2A102886" w14:textId="77777777" w:rsidR="00674AAA" w:rsidRDefault="00674AAA" w:rsidP="00CA7B91">
      <w:pPr>
        <w:rPr>
          <w:ins w:id="51"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2" w:author="Kumar Baral" w:date="2023-01-25T15:04:00Z">
        <w:r w:rsidDel="009B11E9">
          <w:rPr>
            <w:b/>
            <w:sz w:val="24"/>
          </w:rPr>
          <w:delText>June</w:delText>
        </w:r>
        <w:r w:rsidR="00CA7B91" w:rsidDel="009B11E9">
          <w:rPr>
            <w:b/>
            <w:sz w:val="24"/>
          </w:rPr>
          <w:delText xml:space="preserve"> </w:delText>
        </w:r>
      </w:del>
      <w:r w:rsidR="004C79A5">
        <w:rPr>
          <w:b/>
          <w:sz w:val="24"/>
        </w:rPr>
        <w:t>Febru</w:t>
      </w:r>
      <w:ins w:id="53" w:author="Kumar Baral" w:date="2023-01-25T15:04:00Z">
        <w:r w:rsidR="009B11E9">
          <w:rPr>
            <w:b/>
            <w:sz w:val="24"/>
          </w:rPr>
          <w:t xml:space="preserve">ary </w:t>
        </w:r>
      </w:ins>
      <w:r w:rsidR="00CA7B91">
        <w:rPr>
          <w:b/>
          <w:sz w:val="24"/>
        </w:rPr>
        <w:t>202</w:t>
      </w:r>
      <w:ins w:id="54" w:author="Kumar Baral" w:date="2023-01-25T15:05:00Z">
        <w:r w:rsidR="009B11E9">
          <w:rPr>
            <w:b/>
            <w:sz w:val="24"/>
          </w:rPr>
          <w:t>3</w:t>
        </w:r>
      </w:ins>
      <w:del w:id="55"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6" w:name="_Toc127191604"/>
      <w:r w:rsidRPr="00E1614D">
        <w:rPr>
          <w:caps w:val="0"/>
        </w:rPr>
        <w:lastRenderedPageBreak/>
        <w:t>LIST OF ACRONYMS</w:t>
      </w:r>
      <w:bookmarkEnd w:id="1"/>
      <w:bookmarkEnd w:id="56"/>
    </w:p>
    <w:p w14:paraId="02C2327A" w14:textId="60B5761E" w:rsidR="005B3316"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2C814C05" w14:textId="589768B9" w:rsidR="00E973C6" w:rsidRPr="00E1614D" w:rsidRDefault="00E973C6" w:rsidP="00E973C6">
      <w:pPr>
        <w:spacing w:before="0" w:after="0"/>
        <w:jc w:val="left"/>
        <w:rPr>
          <w:szCs w:val="22"/>
        </w:rPr>
      </w:pPr>
      <w:r>
        <w:t>AHREP</w:t>
      </w:r>
      <w:r>
        <w:tab/>
      </w:r>
      <w:r>
        <w:tab/>
      </w:r>
      <w:r>
        <w:tab/>
        <w:t>Andhi Khola hydroelectric and rural electrification Project</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092397F5" w14:textId="3443D012" w:rsidR="005B3316" w:rsidRPr="00E1614D" w:rsidDel="00757369" w:rsidRDefault="005B3316" w:rsidP="006D5FCE">
      <w:pPr>
        <w:spacing w:before="0" w:after="0"/>
        <w:jc w:val="left"/>
        <w:rPr>
          <w:del w:id="57" w:author="Kumar Baral" w:date="2023-02-12T12:41:00Z"/>
          <w:szCs w:val="22"/>
        </w:rPr>
      </w:pPr>
      <w:del w:id="58"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19074EF2" w:rsidR="005B3316"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486C4FB6" w14:textId="29C89B00" w:rsidR="00E973C6" w:rsidRPr="00E1614D" w:rsidRDefault="00E973C6" w:rsidP="006D5FCE">
      <w:pPr>
        <w:spacing w:before="0" w:after="0"/>
        <w:jc w:val="left"/>
        <w:rPr>
          <w:szCs w:val="22"/>
        </w:rPr>
      </w:pPr>
      <w:r>
        <w:rPr>
          <w:szCs w:val="22"/>
        </w:rPr>
        <w:t>IPCC</w:t>
      </w:r>
      <w:r>
        <w:rPr>
          <w:szCs w:val="22"/>
        </w:rPr>
        <w:tab/>
      </w:r>
      <w:r>
        <w:rPr>
          <w:szCs w:val="22"/>
        </w:rPr>
        <w:tab/>
      </w:r>
      <w:r>
        <w:rPr>
          <w:szCs w:val="22"/>
        </w:rPr>
        <w:tab/>
        <w:t>Intergovernmental Panel on Climate Change</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3125CA62" w14:textId="26EADA8C" w:rsidR="00E339E3"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1ACEEB5A" w14:textId="112E5811" w:rsidR="00E973C6" w:rsidRPr="00E1614D" w:rsidRDefault="00E973C6" w:rsidP="00E973C6">
      <w:pPr>
        <w:spacing w:before="0" w:after="0"/>
        <w:jc w:val="left"/>
        <w:rPr>
          <w:szCs w:val="22"/>
        </w:rPr>
      </w:pPr>
      <w:r>
        <w:t>UMN</w:t>
      </w:r>
      <w:r>
        <w:tab/>
      </w:r>
      <w:r>
        <w:tab/>
      </w:r>
      <w:r>
        <w:tab/>
        <w:t>United Mission to Nepal</w:t>
      </w:r>
    </w:p>
    <w:p w14:paraId="480F892E" w14:textId="309AD10F" w:rsidR="005B3316" w:rsidRPr="00E1614D" w:rsidRDefault="00E973C6" w:rsidP="00E973C6">
      <w:pPr>
        <w:spacing w:before="0" w:after="0"/>
        <w:jc w:val="left"/>
        <w:rPr>
          <w:szCs w:val="22"/>
        </w:rPr>
      </w:pPr>
      <w:r>
        <w:rPr>
          <w:szCs w:val="22"/>
        </w:rPr>
        <w:t>U/S</w:t>
      </w:r>
      <w:r>
        <w:rPr>
          <w:szCs w:val="22"/>
        </w:rPr>
        <w:tab/>
      </w:r>
      <w:r>
        <w:rPr>
          <w:szCs w:val="22"/>
        </w:rPr>
        <w:tab/>
      </w:r>
      <w:r>
        <w:rPr>
          <w:szCs w:val="22"/>
        </w:rPr>
        <w:tab/>
        <w:t>Upstream</w:t>
      </w:r>
    </w:p>
    <w:p w14:paraId="170E8C3F" w14:textId="4A7F509B" w:rsidR="005B3316" w:rsidRPr="00E1614D" w:rsidDel="007E52F0" w:rsidRDefault="005B3316" w:rsidP="006D5FCE">
      <w:pPr>
        <w:spacing w:before="0" w:after="0"/>
        <w:jc w:val="left"/>
        <w:rPr>
          <w:del w:id="59" w:author="Kumar Baral" w:date="2023-01-26T11:08:00Z"/>
          <w:szCs w:val="22"/>
        </w:rPr>
      </w:pPr>
      <w:del w:id="60"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3DCB7693" w:rsidR="000C7DC9" w:rsidRDefault="000C7DC9" w:rsidP="00E01AA2">
      <w:pPr>
        <w:rPr>
          <w:ins w:id="61" w:author="Kumar Baral" w:date="2023-02-13T12:00:00Z"/>
        </w:rPr>
      </w:pPr>
    </w:p>
    <w:p w14:paraId="4190C764" w14:textId="77777777" w:rsidR="009564D9" w:rsidRDefault="009564D9" w:rsidP="00E01AA2"/>
    <w:p w14:paraId="4E4BAF72" w14:textId="490E0280" w:rsidR="009564D9" w:rsidRDefault="009564D9">
      <w:pPr>
        <w:spacing w:before="0" w:after="0" w:line="240" w:lineRule="auto"/>
        <w:jc w:val="left"/>
        <w:rPr>
          <w:ins w:id="62" w:author="Kumar Baral" w:date="2023-02-13T12:00:00Z"/>
        </w:rPr>
      </w:pPr>
      <w:ins w:id="63" w:author="Kumar Baral" w:date="2023-02-13T12:00:00Z">
        <w:r>
          <w:br w:type="page"/>
        </w:r>
      </w:ins>
    </w:p>
    <w:p w14:paraId="3982C26A" w14:textId="77777777" w:rsidR="000C7DC9" w:rsidDel="009564D9" w:rsidRDefault="000C7DC9">
      <w:pPr>
        <w:pStyle w:val="Heading1"/>
        <w:numPr>
          <w:ilvl w:val="0"/>
          <w:numId w:val="0"/>
        </w:numPr>
        <w:ind w:left="432"/>
        <w:rPr>
          <w:del w:id="64" w:author="Kumar Baral" w:date="2023-02-13T12:00:00Z"/>
        </w:rPr>
        <w:pPrChange w:id="65" w:author="Kumar Baral" w:date="2023-02-13T12:00:00Z">
          <w:pPr/>
        </w:pPrChange>
      </w:pPr>
    </w:p>
    <w:p w14:paraId="1F3A3AF5" w14:textId="25D6FA48" w:rsidR="000C7DC9" w:rsidDel="009564D9" w:rsidRDefault="000C7DC9">
      <w:pPr>
        <w:pStyle w:val="Heading1"/>
        <w:numPr>
          <w:ilvl w:val="0"/>
          <w:numId w:val="0"/>
        </w:numPr>
        <w:ind w:left="432"/>
        <w:rPr>
          <w:del w:id="66" w:author="Kumar Baral" w:date="2023-02-13T12:00:00Z"/>
        </w:rPr>
        <w:pPrChange w:id="67" w:author="Kumar Baral" w:date="2023-02-13T12:00:00Z">
          <w:pPr/>
        </w:pPrChange>
      </w:pPr>
    </w:p>
    <w:p w14:paraId="436BBF3F" w14:textId="77777777" w:rsidR="000C7DC9" w:rsidRPr="006D015F" w:rsidRDefault="000C7DC9">
      <w:pPr>
        <w:pStyle w:val="Heading1"/>
        <w:numPr>
          <w:ilvl w:val="0"/>
          <w:numId w:val="0"/>
        </w:numPr>
        <w:ind w:left="432"/>
        <w:pPrChange w:id="68" w:author="Kumar Baral" w:date="2023-02-13T12:00:00Z">
          <w:pPr>
            <w:pStyle w:val="TOC1"/>
          </w:pPr>
        </w:pPrChange>
      </w:pPr>
      <w:bookmarkStart w:id="69" w:name="_Toc127191605"/>
      <w:r w:rsidRPr="006D015F">
        <w:t>TABLE OF CONTENT</w:t>
      </w:r>
      <w:bookmarkEnd w:id="69"/>
    </w:p>
    <w:p w14:paraId="4226C0B4" w14:textId="0E6D56CC" w:rsidR="00C172A6" w:rsidRDefault="000C7DC9">
      <w:pPr>
        <w:pStyle w:val="TOC1"/>
        <w:rPr>
          <w:ins w:id="70" w:author="Kumar Baral" w:date="2023-02-13T14:39:00Z"/>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ins w:id="71" w:author="Kumar Baral" w:date="2023-02-13T14:39:00Z">
        <w:r w:rsidR="00C172A6" w:rsidRPr="002A33D7">
          <w:rPr>
            <w:rStyle w:val="Hyperlink"/>
          </w:rPr>
          <w:fldChar w:fldCharType="begin"/>
        </w:r>
        <w:r w:rsidR="00C172A6" w:rsidRPr="002A33D7">
          <w:rPr>
            <w:rStyle w:val="Hyperlink"/>
          </w:rPr>
          <w:instrText xml:space="preserve"> </w:instrText>
        </w:r>
        <w:r w:rsidR="00C172A6">
          <w:instrText>HYPERLINK \l "_Toc127191604"</w:instrText>
        </w:r>
        <w:r w:rsidR="00C172A6" w:rsidRPr="002A33D7">
          <w:rPr>
            <w:rStyle w:val="Hyperlink"/>
          </w:rPr>
          <w:instrText xml:space="preserve"> </w:instrText>
        </w:r>
        <w:r w:rsidR="00C172A6" w:rsidRPr="002A33D7">
          <w:rPr>
            <w:rStyle w:val="Hyperlink"/>
          </w:rPr>
          <w:fldChar w:fldCharType="separate"/>
        </w:r>
        <w:r w:rsidR="00C172A6" w:rsidRPr="002A33D7">
          <w:rPr>
            <w:rStyle w:val="Hyperlink"/>
          </w:rPr>
          <w:t>LIST OF ACRONYMS</w:t>
        </w:r>
        <w:r w:rsidR="00C172A6">
          <w:rPr>
            <w:webHidden/>
          </w:rPr>
          <w:tab/>
        </w:r>
        <w:r w:rsidR="00C172A6">
          <w:rPr>
            <w:webHidden/>
          </w:rPr>
          <w:fldChar w:fldCharType="begin"/>
        </w:r>
        <w:r w:rsidR="00C172A6">
          <w:rPr>
            <w:webHidden/>
          </w:rPr>
          <w:instrText xml:space="preserve"> PAGEREF _Toc127191604 \h </w:instrText>
        </w:r>
      </w:ins>
      <w:r w:rsidR="00C172A6">
        <w:rPr>
          <w:webHidden/>
        </w:rPr>
      </w:r>
      <w:r w:rsidR="00C172A6">
        <w:rPr>
          <w:webHidden/>
        </w:rPr>
        <w:fldChar w:fldCharType="separate"/>
      </w:r>
      <w:ins w:id="72" w:author="Kumar Baral" w:date="2023-02-13T14:42:00Z">
        <w:r w:rsidR="00C172A6">
          <w:rPr>
            <w:webHidden/>
          </w:rPr>
          <w:t>i</w:t>
        </w:r>
      </w:ins>
      <w:ins w:id="73" w:author="Kumar Baral" w:date="2023-02-13T14:39:00Z">
        <w:r w:rsidR="00C172A6">
          <w:rPr>
            <w:webHidden/>
          </w:rPr>
          <w:fldChar w:fldCharType="end"/>
        </w:r>
        <w:r w:rsidR="00C172A6" w:rsidRPr="002A33D7">
          <w:rPr>
            <w:rStyle w:val="Hyperlink"/>
          </w:rPr>
          <w:fldChar w:fldCharType="end"/>
        </w:r>
      </w:ins>
    </w:p>
    <w:p w14:paraId="63BB85BE" w14:textId="1C3665C1" w:rsidR="00C172A6" w:rsidRDefault="00C172A6">
      <w:pPr>
        <w:pStyle w:val="TOC1"/>
        <w:rPr>
          <w:ins w:id="74" w:author="Kumar Baral" w:date="2023-02-13T14:39:00Z"/>
          <w:rFonts w:asciiTheme="minorHAnsi" w:eastAsiaTheme="minorEastAsia" w:hAnsiTheme="minorHAnsi" w:cstheme="minorBidi"/>
          <w:b w:val="0"/>
          <w:sz w:val="22"/>
          <w:lang w:bidi="ne-NP"/>
        </w:rPr>
      </w:pPr>
      <w:ins w:id="75" w:author="Kumar Baral" w:date="2023-02-13T14:39:00Z">
        <w:r w:rsidRPr="002A33D7">
          <w:rPr>
            <w:rStyle w:val="Hyperlink"/>
          </w:rPr>
          <w:fldChar w:fldCharType="begin"/>
        </w:r>
        <w:r w:rsidRPr="002A33D7">
          <w:rPr>
            <w:rStyle w:val="Hyperlink"/>
          </w:rPr>
          <w:instrText xml:space="preserve"> </w:instrText>
        </w:r>
        <w:r>
          <w:instrText>HYPERLINK \l "_Toc127191605"</w:instrText>
        </w:r>
        <w:r w:rsidRPr="002A33D7">
          <w:rPr>
            <w:rStyle w:val="Hyperlink"/>
          </w:rPr>
          <w:instrText xml:space="preserve"> </w:instrText>
        </w:r>
        <w:r w:rsidRPr="002A33D7">
          <w:rPr>
            <w:rStyle w:val="Hyperlink"/>
          </w:rPr>
          <w:fldChar w:fldCharType="separate"/>
        </w:r>
        <w:r w:rsidRPr="002A33D7">
          <w:rPr>
            <w:rStyle w:val="Hyperlink"/>
          </w:rPr>
          <w:t>TABLE OF CONTENT</w:t>
        </w:r>
        <w:r>
          <w:rPr>
            <w:webHidden/>
          </w:rPr>
          <w:tab/>
        </w:r>
        <w:r>
          <w:rPr>
            <w:webHidden/>
          </w:rPr>
          <w:fldChar w:fldCharType="begin"/>
        </w:r>
        <w:r>
          <w:rPr>
            <w:webHidden/>
          </w:rPr>
          <w:instrText xml:space="preserve"> PAGEREF _Toc127191605 \h </w:instrText>
        </w:r>
      </w:ins>
      <w:r>
        <w:rPr>
          <w:webHidden/>
        </w:rPr>
      </w:r>
      <w:r>
        <w:rPr>
          <w:webHidden/>
        </w:rPr>
        <w:fldChar w:fldCharType="separate"/>
      </w:r>
      <w:ins w:id="76" w:author="Kumar Baral" w:date="2023-02-13T14:42:00Z">
        <w:r>
          <w:rPr>
            <w:webHidden/>
          </w:rPr>
          <w:t>iii</w:t>
        </w:r>
      </w:ins>
      <w:ins w:id="77" w:author="Kumar Baral" w:date="2023-02-13T14:39:00Z">
        <w:r>
          <w:rPr>
            <w:webHidden/>
          </w:rPr>
          <w:fldChar w:fldCharType="end"/>
        </w:r>
        <w:r w:rsidRPr="002A33D7">
          <w:rPr>
            <w:rStyle w:val="Hyperlink"/>
          </w:rPr>
          <w:fldChar w:fldCharType="end"/>
        </w:r>
      </w:ins>
    </w:p>
    <w:p w14:paraId="2C06A763" w14:textId="51EBB979" w:rsidR="00C172A6" w:rsidRDefault="00C172A6">
      <w:pPr>
        <w:pStyle w:val="TOC1"/>
        <w:rPr>
          <w:ins w:id="78" w:author="Kumar Baral" w:date="2023-02-13T14:39:00Z"/>
          <w:rFonts w:asciiTheme="minorHAnsi" w:eastAsiaTheme="minorEastAsia" w:hAnsiTheme="minorHAnsi" w:cstheme="minorBidi"/>
          <w:b w:val="0"/>
          <w:sz w:val="22"/>
          <w:lang w:bidi="ne-NP"/>
        </w:rPr>
      </w:pPr>
      <w:ins w:id="79" w:author="Kumar Baral" w:date="2023-02-13T14:39:00Z">
        <w:r w:rsidRPr="002A33D7">
          <w:rPr>
            <w:rStyle w:val="Hyperlink"/>
          </w:rPr>
          <w:fldChar w:fldCharType="begin"/>
        </w:r>
        <w:r w:rsidRPr="002A33D7">
          <w:rPr>
            <w:rStyle w:val="Hyperlink"/>
          </w:rPr>
          <w:instrText xml:space="preserve"> </w:instrText>
        </w:r>
        <w:r>
          <w:instrText>HYPERLINK \l "_Toc127191606"</w:instrText>
        </w:r>
        <w:r w:rsidRPr="002A33D7">
          <w:rPr>
            <w:rStyle w:val="Hyperlink"/>
          </w:rPr>
          <w:instrText xml:space="preserve"> </w:instrText>
        </w:r>
        <w:r w:rsidRPr="002A33D7">
          <w:rPr>
            <w:rStyle w:val="Hyperlink"/>
          </w:rPr>
          <w:fldChar w:fldCharType="separate"/>
        </w:r>
        <w:r w:rsidRPr="002A33D7">
          <w:rPr>
            <w:rStyle w:val="Hyperlink"/>
          </w:rPr>
          <w:t>LIST OF FIGURES</w:t>
        </w:r>
        <w:r>
          <w:rPr>
            <w:webHidden/>
          </w:rPr>
          <w:tab/>
        </w:r>
        <w:r>
          <w:rPr>
            <w:webHidden/>
          </w:rPr>
          <w:fldChar w:fldCharType="begin"/>
        </w:r>
        <w:r>
          <w:rPr>
            <w:webHidden/>
          </w:rPr>
          <w:instrText xml:space="preserve"> PAGEREF _Toc127191606 \h </w:instrText>
        </w:r>
      </w:ins>
      <w:r>
        <w:rPr>
          <w:webHidden/>
        </w:rPr>
      </w:r>
      <w:r>
        <w:rPr>
          <w:webHidden/>
        </w:rPr>
        <w:fldChar w:fldCharType="separate"/>
      </w:r>
      <w:ins w:id="80" w:author="Kumar Baral" w:date="2023-02-13T14:42:00Z">
        <w:r>
          <w:rPr>
            <w:webHidden/>
          </w:rPr>
          <w:t>iv</w:t>
        </w:r>
      </w:ins>
      <w:ins w:id="81" w:author="Kumar Baral" w:date="2023-02-13T14:39:00Z">
        <w:r>
          <w:rPr>
            <w:webHidden/>
          </w:rPr>
          <w:fldChar w:fldCharType="end"/>
        </w:r>
        <w:r w:rsidRPr="002A33D7">
          <w:rPr>
            <w:rStyle w:val="Hyperlink"/>
          </w:rPr>
          <w:fldChar w:fldCharType="end"/>
        </w:r>
      </w:ins>
    </w:p>
    <w:p w14:paraId="165040E2" w14:textId="7209B4BE" w:rsidR="00C172A6" w:rsidRDefault="00C172A6">
      <w:pPr>
        <w:pStyle w:val="TOC1"/>
        <w:rPr>
          <w:ins w:id="82" w:author="Kumar Baral" w:date="2023-02-13T14:39:00Z"/>
          <w:rFonts w:asciiTheme="minorHAnsi" w:eastAsiaTheme="minorEastAsia" w:hAnsiTheme="minorHAnsi" w:cstheme="minorBidi"/>
          <w:b w:val="0"/>
          <w:sz w:val="22"/>
          <w:lang w:bidi="ne-NP"/>
        </w:rPr>
      </w:pPr>
      <w:ins w:id="83" w:author="Kumar Baral" w:date="2023-02-13T14:39:00Z">
        <w:r w:rsidRPr="002A33D7">
          <w:rPr>
            <w:rStyle w:val="Hyperlink"/>
          </w:rPr>
          <w:fldChar w:fldCharType="begin"/>
        </w:r>
        <w:r w:rsidRPr="002A33D7">
          <w:rPr>
            <w:rStyle w:val="Hyperlink"/>
          </w:rPr>
          <w:instrText xml:space="preserve"> </w:instrText>
        </w:r>
        <w:r>
          <w:instrText>HYPERLINK \l "_Toc127191607"</w:instrText>
        </w:r>
        <w:r w:rsidRPr="002A33D7">
          <w:rPr>
            <w:rStyle w:val="Hyperlink"/>
          </w:rPr>
          <w:instrText xml:space="preserve"> </w:instrText>
        </w:r>
        <w:r w:rsidRPr="002A33D7">
          <w:rPr>
            <w:rStyle w:val="Hyperlink"/>
          </w:rPr>
          <w:fldChar w:fldCharType="separate"/>
        </w:r>
        <w:r w:rsidRPr="002A33D7">
          <w:rPr>
            <w:rStyle w:val="Hyperlink"/>
          </w:rPr>
          <w:t>LIST OF TABLES</w:t>
        </w:r>
        <w:r>
          <w:rPr>
            <w:webHidden/>
          </w:rPr>
          <w:tab/>
        </w:r>
        <w:r>
          <w:rPr>
            <w:webHidden/>
          </w:rPr>
          <w:fldChar w:fldCharType="begin"/>
        </w:r>
        <w:r>
          <w:rPr>
            <w:webHidden/>
          </w:rPr>
          <w:instrText xml:space="preserve"> PAGEREF _Toc127191607 \h </w:instrText>
        </w:r>
      </w:ins>
      <w:r>
        <w:rPr>
          <w:webHidden/>
        </w:rPr>
      </w:r>
      <w:r>
        <w:rPr>
          <w:webHidden/>
        </w:rPr>
        <w:fldChar w:fldCharType="separate"/>
      </w:r>
      <w:ins w:id="84" w:author="Kumar Baral" w:date="2023-02-13T14:42:00Z">
        <w:r>
          <w:rPr>
            <w:webHidden/>
          </w:rPr>
          <w:t>v</w:t>
        </w:r>
      </w:ins>
      <w:ins w:id="85" w:author="Kumar Baral" w:date="2023-02-13T14:39:00Z">
        <w:r>
          <w:rPr>
            <w:webHidden/>
          </w:rPr>
          <w:fldChar w:fldCharType="end"/>
        </w:r>
        <w:r w:rsidRPr="002A33D7">
          <w:rPr>
            <w:rStyle w:val="Hyperlink"/>
          </w:rPr>
          <w:fldChar w:fldCharType="end"/>
        </w:r>
      </w:ins>
    </w:p>
    <w:p w14:paraId="1FD5CF42" w14:textId="1C0FC053" w:rsidR="00C172A6" w:rsidRDefault="00C172A6">
      <w:pPr>
        <w:pStyle w:val="TOC1"/>
        <w:rPr>
          <w:ins w:id="86" w:author="Kumar Baral" w:date="2023-02-13T14:39:00Z"/>
          <w:rFonts w:asciiTheme="minorHAnsi" w:eastAsiaTheme="minorEastAsia" w:hAnsiTheme="minorHAnsi" w:cstheme="minorBidi"/>
          <w:b w:val="0"/>
          <w:sz w:val="22"/>
          <w:lang w:bidi="ne-NP"/>
        </w:rPr>
      </w:pPr>
      <w:ins w:id="87" w:author="Kumar Baral" w:date="2023-02-13T14:39:00Z">
        <w:r w:rsidRPr="002A33D7">
          <w:rPr>
            <w:rStyle w:val="Hyperlink"/>
          </w:rPr>
          <w:fldChar w:fldCharType="begin"/>
        </w:r>
        <w:r w:rsidRPr="002A33D7">
          <w:rPr>
            <w:rStyle w:val="Hyperlink"/>
          </w:rPr>
          <w:instrText xml:space="preserve"> </w:instrText>
        </w:r>
        <w:r>
          <w:instrText>HYPERLINK \l "_Toc127191608"</w:instrText>
        </w:r>
        <w:r w:rsidRPr="002A33D7">
          <w:rPr>
            <w:rStyle w:val="Hyperlink"/>
          </w:rPr>
          <w:instrText xml:space="preserve"> </w:instrText>
        </w:r>
        <w:r w:rsidRPr="002A33D7">
          <w:rPr>
            <w:rStyle w:val="Hyperlink"/>
          </w:rPr>
          <w:fldChar w:fldCharType="separate"/>
        </w:r>
        <w:r w:rsidRPr="002A33D7">
          <w:rPr>
            <w:rStyle w:val="Hyperlink"/>
          </w:rPr>
          <w:t>SALIENT FEATURES</w:t>
        </w:r>
        <w:r>
          <w:rPr>
            <w:webHidden/>
          </w:rPr>
          <w:tab/>
        </w:r>
        <w:r>
          <w:rPr>
            <w:webHidden/>
          </w:rPr>
          <w:fldChar w:fldCharType="begin"/>
        </w:r>
        <w:r>
          <w:rPr>
            <w:webHidden/>
          </w:rPr>
          <w:instrText xml:space="preserve"> PAGEREF _Toc127191608 \h </w:instrText>
        </w:r>
      </w:ins>
      <w:r>
        <w:rPr>
          <w:webHidden/>
        </w:rPr>
      </w:r>
      <w:r>
        <w:rPr>
          <w:webHidden/>
        </w:rPr>
        <w:fldChar w:fldCharType="separate"/>
      </w:r>
      <w:ins w:id="88" w:author="Kumar Baral" w:date="2023-02-13T14:42:00Z">
        <w:r>
          <w:rPr>
            <w:webHidden/>
          </w:rPr>
          <w:t>vi</w:t>
        </w:r>
      </w:ins>
      <w:ins w:id="89" w:author="Kumar Baral" w:date="2023-02-13T14:39:00Z">
        <w:r>
          <w:rPr>
            <w:webHidden/>
          </w:rPr>
          <w:fldChar w:fldCharType="end"/>
        </w:r>
        <w:r w:rsidRPr="002A33D7">
          <w:rPr>
            <w:rStyle w:val="Hyperlink"/>
          </w:rPr>
          <w:fldChar w:fldCharType="end"/>
        </w:r>
      </w:ins>
    </w:p>
    <w:p w14:paraId="687CD072" w14:textId="1C19F52C" w:rsidR="00C172A6" w:rsidRDefault="00C172A6">
      <w:pPr>
        <w:pStyle w:val="TOC1"/>
        <w:rPr>
          <w:ins w:id="90" w:author="Kumar Baral" w:date="2023-02-13T14:39:00Z"/>
          <w:rFonts w:asciiTheme="minorHAnsi" w:eastAsiaTheme="minorEastAsia" w:hAnsiTheme="minorHAnsi" w:cstheme="minorBidi"/>
          <w:b w:val="0"/>
          <w:sz w:val="22"/>
          <w:lang w:bidi="ne-NP"/>
        </w:rPr>
      </w:pPr>
      <w:ins w:id="91" w:author="Kumar Baral" w:date="2023-02-13T14:39:00Z">
        <w:r w:rsidRPr="002A33D7">
          <w:rPr>
            <w:rStyle w:val="Hyperlink"/>
          </w:rPr>
          <w:fldChar w:fldCharType="begin"/>
        </w:r>
        <w:r w:rsidRPr="002A33D7">
          <w:rPr>
            <w:rStyle w:val="Hyperlink"/>
          </w:rPr>
          <w:instrText xml:space="preserve"> </w:instrText>
        </w:r>
        <w:r>
          <w:instrText>HYPERLINK \l "_Toc127191609"</w:instrText>
        </w:r>
        <w:r w:rsidRPr="002A33D7">
          <w:rPr>
            <w:rStyle w:val="Hyperlink"/>
          </w:rPr>
          <w:instrText xml:space="preserve"> </w:instrText>
        </w:r>
        <w:r w:rsidRPr="002A33D7">
          <w:rPr>
            <w:rStyle w:val="Hyperlink"/>
          </w:rPr>
          <w:fldChar w:fldCharType="separate"/>
        </w:r>
        <w:r w:rsidRPr="002A33D7">
          <w:rPr>
            <w:rStyle w:val="Hyperlink"/>
          </w:rPr>
          <w:t>1</w:t>
        </w:r>
        <w:r>
          <w:rPr>
            <w:rFonts w:asciiTheme="minorHAnsi" w:eastAsiaTheme="minorEastAsia" w:hAnsiTheme="minorHAnsi" w:cstheme="minorBidi"/>
            <w:b w:val="0"/>
            <w:sz w:val="22"/>
            <w:lang w:bidi="ne-NP"/>
          </w:rPr>
          <w:tab/>
        </w:r>
        <w:r w:rsidRPr="002A33D7">
          <w:rPr>
            <w:rStyle w:val="Hyperlink"/>
          </w:rPr>
          <w:t>HYDROLOGY</w:t>
        </w:r>
        <w:r>
          <w:rPr>
            <w:webHidden/>
          </w:rPr>
          <w:tab/>
        </w:r>
        <w:r>
          <w:rPr>
            <w:webHidden/>
          </w:rPr>
          <w:fldChar w:fldCharType="begin"/>
        </w:r>
        <w:r>
          <w:rPr>
            <w:webHidden/>
          </w:rPr>
          <w:instrText xml:space="preserve"> PAGEREF _Toc127191609 \h </w:instrText>
        </w:r>
      </w:ins>
      <w:r>
        <w:rPr>
          <w:webHidden/>
        </w:rPr>
      </w:r>
      <w:r>
        <w:rPr>
          <w:webHidden/>
        </w:rPr>
        <w:fldChar w:fldCharType="separate"/>
      </w:r>
      <w:ins w:id="92" w:author="Kumar Baral" w:date="2023-02-13T14:42:00Z">
        <w:r>
          <w:rPr>
            <w:webHidden/>
          </w:rPr>
          <w:t>9</w:t>
        </w:r>
      </w:ins>
      <w:ins w:id="93" w:author="Kumar Baral" w:date="2023-02-13T14:39:00Z">
        <w:r>
          <w:rPr>
            <w:webHidden/>
          </w:rPr>
          <w:fldChar w:fldCharType="end"/>
        </w:r>
        <w:r w:rsidRPr="002A33D7">
          <w:rPr>
            <w:rStyle w:val="Hyperlink"/>
          </w:rPr>
          <w:fldChar w:fldCharType="end"/>
        </w:r>
      </w:ins>
    </w:p>
    <w:p w14:paraId="17558B78" w14:textId="58256741" w:rsidR="00C172A6" w:rsidRDefault="00C172A6">
      <w:pPr>
        <w:pStyle w:val="TOC2"/>
        <w:rPr>
          <w:ins w:id="94" w:author="Kumar Baral" w:date="2023-02-13T14:39:00Z"/>
          <w:rFonts w:asciiTheme="minorHAnsi" w:eastAsiaTheme="minorEastAsia" w:hAnsiTheme="minorHAnsi" w:cstheme="minorBidi"/>
          <w:noProof/>
          <w:lang w:bidi="ne-NP"/>
        </w:rPr>
      </w:pPr>
      <w:ins w:id="9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"_Toc127191610"</w:instrText>
        </w:r>
        <w:r w:rsidRPr="002A33D7">
          <w:rPr>
            <w:rStyle w:val="Hyperlink"/>
            <w:noProof/>
          </w:rPr>
          <w:instrText xml:space="preserve"> </w:instrText>
        </w:r>
        <w:r w:rsidRPr="002A33D7">
          <w:rPr>
            <w:rStyle w:val="Hyperlink"/>
            <w:noProof/>
          </w:rPr>
          <w:fldChar w:fldCharType="separate"/>
        </w:r>
        <w:r w:rsidRPr="002A33D7">
          <w:rPr>
            <w:rStyle w:val="Hyperlink"/>
            <w:noProof/>
          </w:rPr>
          <w:t>1.1</w:t>
        </w:r>
        <w:r>
          <w:rPr>
            <w:rFonts w:asciiTheme="minorHAnsi" w:eastAsiaTheme="minorEastAsia" w:hAnsiTheme="minorHAnsi" w:cstheme="minorBidi"/>
            <w:noProof/>
            <w:lang w:bidi="ne-NP"/>
          </w:rPr>
          <w:tab/>
        </w:r>
        <w:r w:rsidRPr="002A33D7">
          <w:rPr>
            <w:rStyle w:val="Hyperlink"/>
            <w:noProof/>
          </w:rPr>
          <w:t>Introduction of the Project</w:t>
        </w:r>
        <w:r>
          <w:rPr>
            <w:noProof/>
            <w:webHidden/>
          </w:rPr>
          <w:tab/>
        </w:r>
        <w:r>
          <w:rPr>
            <w:noProof/>
            <w:webHidden/>
          </w:rPr>
          <w:fldChar w:fldCharType="begin"/>
        </w:r>
        <w:r>
          <w:rPr>
            <w:noProof/>
            <w:webHidden/>
          </w:rPr>
          <w:instrText xml:space="preserve"> PAGEREF _Toc127191610 \h </w:instrText>
        </w:r>
      </w:ins>
      <w:r>
        <w:rPr>
          <w:noProof/>
          <w:webHidden/>
        </w:rPr>
      </w:r>
      <w:r>
        <w:rPr>
          <w:noProof/>
          <w:webHidden/>
        </w:rPr>
        <w:fldChar w:fldCharType="separate"/>
      </w:r>
      <w:ins w:id="96" w:author="Kumar Baral" w:date="2023-02-13T14:42:00Z">
        <w:r>
          <w:rPr>
            <w:noProof/>
            <w:webHidden/>
          </w:rPr>
          <w:t>9</w:t>
        </w:r>
      </w:ins>
      <w:ins w:id="97" w:author="Kumar Baral" w:date="2023-02-13T14:39:00Z">
        <w:r>
          <w:rPr>
            <w:noProof/>
            <w:webHidden/>
          </w:rPr>
          <w:fldChar w:fldCharType="end"/>
        </w:r>
        <w:r w:rsidRPr="002A33D7">
          <w:rPr>
            <w:rStyle w:val="Hyperlink"/>
            <w:noProof/>
          </w:rPr>
          <w:fldChar w:fldCharType="end"/>
        </w:r>
      </w:ins>
    </w:p>
    <w:p w14:paraId="47D43D34" w14:textId="7C58FD71" w:rsidR="00C172A6" w:rsidRDefault="00C172A6">
      <w:pPr>
        <w:pStyle w:val="TOC2"/>
        <w:rPr>
          <w:ins w:id="98" w:author="Kumar Baral" w:date="2023-02-13T14:39:00Z"/>
          <w:rFonts w:asciiTheme="minorHAnsi" w:eastAsiaTheme="minorEastAsia" w:hAnsiTheme="minorHAnsi" w:cstheme="minorBidi"/>
          <w:noProof/>
          <w:lang w:bidi="ne-NP"/>
        </w:rPr>
      </w:pPr>
      <w:ins w:id="9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"_Toc127191794"</w:instrText>
        </w:r>
        <w:r w:rsidRPr="002A33D7">
          <w:rPr>
            <w:rStyle w:val="Hyperlink"/>
            <w:noProof/>
          </w:rPr>
          <w:instrText xml:space="preserve"> </w:instrText>
        </w:r>
        <w:r w:rsidRPr="002A33D7">
          <w:rPr>
            <w:rStyle w:val="Hyperlink"/>
            <w:noProof/>
          </w:rPr>
          <w:fldChar w:fldCharType="separate"/>
        </w:r>
        <w:r w:rsidRPr="002A33D7">
          <w:rPr>
            <w:rStyle w:val="Hyperlink"/>
            <w:noProof/>
          </w:rPr>
          <w:t>1.2</w:t>
        </w:r>
        <w:r>
          <w:rPr>
            <w:rFonts w:asciiTheme="minorHAnsi" w:eastAsiaTheme="minorEastAsia" w:hAnsiTheme="minorHAnsi" w:cstheme="minorBidi"/>
            <w:noProof/>
            <w:lang w:bidi="ne-NP"/>
          </w:rPr>
          <w:tab/>
        </w:r>
        <w:r w:rsidRPr="002A33D7">
          <w:rPr>
            <w:rStyle w:val="Hyperlink"/>
            <w:noProof/>
          </w:rPr>
          <w:t>Hydrological Study</w:t>
        </w:r>
        <w:r>
          <w:rPr>
            <w:noProof/>
            <w:webHidden/>
          </w:rPr>
          <w:tab/>
        </w:r>
        <w:r>
          <w:rPr>
            <w:noProof/>
            <w:webHidden/>
          </w:rPr>
          <w:fldChar w:fldCharType="begin"/>
        </w:r>
        <w:r>
          <w:rPr>
            <w:noProof/>
            <w:webHidden/>
          </w:rPr>
          <w:instrText xml:space="preserve"> PAGEREF _Toc127191794 \h </w:instrText>
        </w:r>
      </w:ins>
      <w:r>
        <w:rPr>
          <w:noProof/>
          <w:webHidden/>
        </w:rPr>
      </w:r>
      <w:r>
        <w:rPr>
          <w:noProof/>
          <w:webHidden/>
        </w:rPr>
        <w:fldChar w:fldCharType="separate"/>
      </w:r>
      <w:ins w:id="100" w:author="Kumar Baral" w:date="2023-02-13T14:42:00Z">
        <w:r>
          <w:rPr>
            <w:noProof/>
            <w:webHidden/>
          </w:rPr>
          <w:t>9</w:t>
        </w:r>
      </w:ins>
      <w:ins w:id="101" w:author="Kumar Baral" w:date="2023-02-13T14:39:00Z">
        <w:r>
          <w:rPr>
            <w:noProof/>
            <w:webHidden/>
          </w:rPr>
          <w:fldChar w:fldCharType="end"/>
        </w:r>
        <w:r w:rsidRPr="002A33D7">
          <w:rPr>
            <w:rStyle w:val="Hyperlink"/>
            <w:noProof/>
          </w:rPr>
          <w:fldChar w:fldCharType="end"/>
        </w:r>
      </w:ins>
    </w:p>
    <w:p w14:paraId="343CE017" w14:textId="7D0413C6" w:rsidR="00C172A6" w:rsidRDefault="00C172A6">
      <w:pPr>
        <w:pStyle w:val="TOC2"/>
        <w:rPr>
          <w:ins w:id="102" w:author="Kumar Baral" w:date="2023-02-13T14:39:00Z"/>
          <w:rFonts w:asciiTheme="minorHAnsi" w:eastAsiaTheme="minorEastAsia" w:hAnsiTheme="minorHAnsi" w:cstheme="minorBidi"/>
          <w:noProof/>
          <w:lang w:bidi="ne-NP"/>
        </w:rPr>
      </w:pPr>
      <w:ins w:id="10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"_Toc127191797"</w:instrText>
        </w:r>
        <w:r w:rsidRPr="002A33D7">
          <w:rPr>
            <w:rStyle w:val="Hyperlink"/>
            <w:noProof/>
          </w:rPr>
          <w:instrText xml:space="preserve"> </w:instrText>
        </w:r>
        <w:r w:rsidRPr="002A33D7">
          <w:rPr>
            <w:rStyle w:val="Hyperlink"/>
            <w:noProof/>
          </w:rPr>
          <w:fldChar w:fldCharType="separate"/>
        </w:r>
        <w:r w:rsidRPr="002A33D7">
          <w:rPr>
            <w:rStyle w:val="Hyperlink"/>
            <w:noProof/>
          </w:rPr>
          <w:t>1.3</w:t>
        </w:r>
        <w:r>
          <w:rPr>
            <w:rFonts w:asciiTheme="minorHAnsi" w:eastAsiaTheme="minorEastAsia" w:hAnsiTheme="minorHAnsi" w:cstheme="minorBidi"/>
            <w:noProof/>
            <w:lang w:bidi="ne-NP"/>
          </w:rPr>
          <w:tab/>
        </w:r>
        <w:r w:rsidRPr="002A33D7">
          <w:rPr>
            <w:rStyle w:val="Hyperlink"/>
            <w:noProof/>
          </w:rPr>
          <w:t>Catchment Characteristics</w:t>
        </w:r>
        <w:r>
          <w:rPr>
            <w:noProof/>
            <w:webHidden/>
          </w:rPr>
          <w:tab/>
        </w:r>
        <w:r>
          <w:rPr>
            <w:noProof/>
            <w:webHidden/>
          </w:rPr>
          <w:fldChar w:fldCharType="begin"/>
        </w:r>
        <w:r>
          <w:rPr>
            <w:noProof/>
            <w:webHidden/>
          </w:rPr>
          <w:instrText xml:space="preserve"> PAGEREF _Toc127191797 \h </w:instrText>
        </w:r>
      </w:ins>
      <w:r>
        <w:rPr>
          <w:noProof/>
          <w:webHidden/>
        </w:rPr>
      </w:r>
      <w:r>
        <w:rPr>
          <w:noProof/>
          <w:webHidden/>
        </w:rPr>
        <w:fldChar w:fldCharType="separate"/>
      </w:r>
      <w:ins w:id="104" w:author="Kumar Baral" w:date="2023-02-13T14:42:00Z">
        <w:r>
          <w:rPr>
            <w:noProof/>
            <w:webHidden/>
          </w:rPr>
          <w:t>9</w:t>
        </w:r>
      </w:ins>
      <w:ins w:id="105" w:author="Kumar Baral" w:date="2023-02-13T14:39:00Z">
        <w:r>
          <w:rPr>
            <w:noProof/>
            <w:webHidden/>
          </w:rPr>
          <w:fldChar w:fldCharType="end"/>
        </w:r>
        <w:r w:rsidRPr="002A33D7">
          <w:rPr>
            <w:rStyle w:val="Hyperlink"/>
            <w:noProof/>
          </w:rPr>
          <w:fldChar w:fldCharType="end"/>
        </w:r>
      </w:ins>
    </w:p>
    <w:p w14:paraId="1E6D90EC" w14:textId="235D733E" w:rsidR="00C172A6" w:rsidRDefault="00C172A6">
      <w:pPr>
        <w:pStyle w:val="TOC2"/>
        <w:rPr>
          <w:ins w:id="106" w:author="Kumar Baral" w:date="2023-02-13T14:39:00Z"/>
          <w:rFonts w:asciiTheme="minorHAnsi" w:eastAsiaTheme="minorEastAsia" w:hAnsiTheme="minorHAnsi" w:cstheme="minorBidi"/>
          <w:noProof/>
          <w:lang w:bidi="ne-NP"/>
        </w:rPr>
      </w:pPr>
      <w:ins w:id="10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"_Toc127191911"</w:instrText>
        </w:r>
        <w:r w:rsidRPr="002A33D7">
          <w:rPr>
            <w:rStyle w:val="Hyperlink"/>
            <w:noProof/>
          </w:rPr>
          <w:instrText xml:space="preserve"> </w:instrText>
        </w:r>
        <w:r w:rsidRPr="002A33D7">
          <w:rPr>
            <w:rStyle w:val="Hyperlink"/>
            <w:noProof/>
          </w:rPr>
          <w:fldChar w:fldCharType="separate"/>
        </w:r>
        <w:r w:rsidRPr="002A33D7">
          <w:rPr>
            <w:rStyle w:val="Hyperlink"/>
            <w:noProof/>
          </w:rPr>
          <w:t>1.4</w:t>
        </w:r>
        <w:r>
          <w:rPr>
            <w:rFonts w:asciiTheme="minorHAnsi" w:eastAsiaTheme="minorEastAsia" w:hAnsiTheme="minorHAnsi" w:cstheme="minorBidi"/>
            <w:noProof/>
            <w:lang w:bidi="ne-NP"/>
          </w:rPr>
          <w:tab/>
        </w:r>
        <w:r w:rsidRPr="002A33D7">
          <w:rPr>
            <w:rStyle w:val="Hyperlink"/>
            <w:noProof/>
          </w:rPr>
          <w:t>Climate</w:t>
        </w:r>
        <w:r>
          <w:rPr>
            <w:noProof/>
            <w:webHidden/>
          </w:rPr>
          <w:tab/>
        </w:r>
        <w:r>
          <w:rPr>
            <w:noProof/>
            <w:webHidden/>
          </w:rPr>
          <w:fldChar w:fldCharType="begin"/>
        </w:r>
        <w:r>
          <w:rPr>
            <w:noProof/>
            <w:webHidden/>
          </w:rPr>
          <w:instrText xml:space="preserve"> PAGEREF _Toc127191911 \h </w:instrText>
        </w:r>
      </w:ins>
      <w:r>
        <w:rPr>
          <w:noProof/>
          <w:webHidden/>
        </w:rPr>
      </w:r>
      <w:r>
        <w:rPr>
          <w:noProof/>
          <w:webHidden/>
        </w:rPr>
        <w:fldChar w:fldCharType="separate"/>
      </w:r>
      <w:ins w:id="108" w:author="Kumar Baral" w:date="2023-02-13T14:42:00Z">
        <w:r>
          <w:rPr>
            <w:noProof/>
            <w:webHidden/>
          </w:rPr>
          <w:t>11</w:t>
        </w:r>
      </w:ins>
      <w:ins w:id="109" w:author="Kumar Baral" w:date="2023-02-13T14:39:00Z">
        <w:r>
          <w:rPr>
            <w:noProof/>
            <w:webHidden/>
          </w:rPr>
          <w:fldChar w:fldCharType="end"/>
        </w:r>
        <w:r w:rsidRPr="002A33D7">
          <w:rPr>
            <w:rStyle w:val="Hyperlink"/>
            <w:noProof/>
          </w:rPr>
          <w:fldChar w:fldCharType="end"/>
        </w:r>
      </w:ins>
    </w:p>
    <w:p w14:paraId="6C5D7AE8" w14:textId="480F5FA0" w:rsidR="00C172A6" w:rsidRDefault="00C172A6">
      <w:pPr>
        <w:pStyle w:val="TOC2"/>
        <w:rPr>
          <w:ins w:id="110" w:author="Kumar Baral" w:date="2023-02-13T14:39:00Z"/>
          <w:rFonts w:asciiTheme="minorHAnsi" w:eastAsiaTheme="minorEastAsia" w:hAnsiTheme="minorHAnsi" w:cstheme="minorBidi"/>
          <w:noProof/>
          <w:lang w:bidi="ne-NP"/>
        </w:rPr>
      </w:pPr>
      <w:ins w:id="11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"_Toc127191912"</w:instrText>
        </w:r>
        <w:r w:rsidRPr="002A33D7">
          <w:rPr>
            <w:rStyle w:val="Hyperlink"/>
            <w:noProof/>
          </w:rPr>
          <w:instrText xml:space="preserve"> </w:instrText>
        </w:r>
        <w:r w:rsidRPr="002A33D7">
          <w:rPr>
            <w:rStyle w:val="Hyperlink"/>
            <w:noProof/>
          </w:rPr>
          <w:fldChar w:fldCharType="separate"/>
        </w:r>
        <w:r w:rsidRPr="002A33D7">
          <w:rPr>
            <w:rStyle w:val="Hyperlink"/>
            <w:noProof/>
          </w:rPr>
          <w:t>1.5</w:t>
        </w:r>
        <w:r>
          <w:rPr>
            <w:rFonts w:asciiTheme="minorHAnsi" w:eastAsiaTheme="minorEastAsia" w:hAnsiTheme="minorHAnsi" w:cstheme="minorBidi"/>
            <w:noProof/>
            <w:lang w:bidi="ne-NP"/>
          </w:rPr>
          <w:tab/>
        </w:r>
        <w:r w:rsidRPr="002A33D7">
          <w:rPr>
            <w:rStyle w:val="Hyperlink"/>
            <w:noProof/>
          </w:rPr>
          <w:t>Basin Rainfall</w:t>
        </w:r>
        <w:r>
          <w:rPr>
            <w:noProof/>
            <w:webHidden/>
          </w:rPr>
          <w:tab/>
        </w:r>
        <w:r>
          <w:rPr>
            <w:noProof/>
            <w:webHidden/>
          </w:rPr>
          <w:fldChar w:fldCharType="begin"/>
        </w:r>
        <w:r>
          <w:rPr>
            <w:noProof/>
            <w:webHidden/>
          </w:rPr>
          <w:instrText xml:space="preserve"> PAGEREF _Toc127191912 \h </w:instrText>
        </w:r>
      </w:ins>
      <w:r>
        <w:rPr>
          <w:noProof/>
          <w:webHidden/>
        </w:rPr>
      </w:r>
      <w:r>
        <w:rPr>
          <w:noProof/>
          <w:webHidden/>
        </w:rPr>
        <w:fldChar w:fldCharType="separate"/>
      </w:r>
      <w:ins w:id="112" w:author="Kumar Baral" w:date="2023-02-13T14:42:00Z">
        <w:r>
          <w:rPr>
            <w:noProof/>
            <w:webHidden/>
          </w:rPr>
          <w:t>11</w:t>
        </w:r>
      </w:ins>
      <w:ins w:id="113" w:author="Kumar Baral" w:date="2023-02-13T14:39:00Z">
        <w:r>
          <w:rPr>
            <w:noProof/>
            <w:webHidden/>
          </w:rPr>
          <w:fldChar w:fldCharType="end"/>
        </w:r>
        <w:r w:rsidRPr="002A33D7">
          <w:rPr>
            <w:rStyle w:val="Hyperlink"/>
            <w:noProof/>
          </w:rPr>
          <w:fldChar w:fldCharType="end"/>
        </w:r>
      </w:ins>
    </w:p>
    <w:p w14:paraId="594119EE" w14:textId="3C63FB8D" w:rsidR="00C172A6" w:rsidRDefault="00C172A6">
      <w:pPr>
        <w:pStyle w:val="TOC2"/>
        <w:rPr>
          <w:ins w:id="114" w:author="Kumar Baral" w:date="2023-02-13T14:39:00Z"/>
          <w:rFonts w:asciiTheme="minorHAnsi" w:eastAsiaTheme="minorEastAsia" w:hAnsiTheme="minorHAnsi" w:cstheme="minorBidi"/>
          <w:noProof/>
          <w:lang w:bidi="ne-NP"/>
        </w:rPr>
      </w:pPr>
      <w:ins w:id="11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"_Toc127191913"</w:instrText>
        </w:r>
        <w:r w:rsidRPr="002A33D7">
          <w:rPr>
            <w:rStyle w:val="Hyperlink"/>
            <w:noProof/>
          </w:rPr>
          <w:instrText xml:space="preserve"> </w:instrText>
        </w:r>
        <w:r w:rsidRPr="002A33D7">
          <w:rPr>
            <w:rStyle w:val="Hyperlink"/>
            <w:noProof/>
          </w:rPr>
          <w:fldChar w:fldCharType="separate"/>
        </w:r>
        <w:r w:rsidRPr="002A33D7">
          <w:rPr>
            <w:rStyle w:val="Hyperlink"/>
            <w:noProof/>
          </w:rPr>
          <w:t>1.6</w:t>
        </w:r>
        <w:r>
          <w:rPr>
            <w:rFonts w:asciiTheme="minorHAnsi" w:eastAsiaTheme="minorEastAsia" w:hAnsiTheme="minorHAnsi" w:cstheme="minorBidi"/>
            <w:noProof/>
            <w:lang w:bidi="ne-NP"/>
          </w:rPr>
          <w:tab/>
        </w:r>
        <w:r w:rsidRPr="002A33D7">
          <w:rPr>
            <w:rStyle w:val="Hyperlink"/>
            <w:noProof/>
          </w:rPr>
          <w:t>Available Data</w:t>
        </w:r>
        <w:r>
          <w:rPr>
            <w:noProof/>
            <w:webHidden/>
          </w:rPr>
          <w:tab/>
        </w:r>
        <w:r>
          <w:rPr>
            <w:noProof/>
            <w:webHidden/>
          </w:rPr>
          <w:fldChar w:fldCharType="begin"/>
        </w:r>
        <w:r>
          <w:rPr>
            <w:noProof/>
            <w:webHidden/>
          </w:rPr>
          <w:instrText xml:space="preserve"> PAGEREF _Toc127191913 \h </w:instrText>
        </w:r>
      </w:ins>
      <w:r>
        <w:rPr>
          <w:noProof/>
          <w:webHidden/>
        </w:rPr>
      </w:r>
      <w:r>
        <w:rPr>
          <w:noProof/>
          <w:webHidden/>
        </w:rPr>
        <w:fldChar w:fldCharType="separate"/>
      </w:r>
      <w:ins w:id="116" w:author="Kumar Baral" w:date="2023-02-13T14:42:00Z">
        <w:r>
          <w:rPr>
            <w:noProof/>
            <w:webHidden/>
          </w:rPr>
          <w:t>11</w:t>
        </w:r>
      </w:ins>
      <w:ins w:id="117" w:author="Kumar Baral" w:date="2023-02-13T14:39:00Z">
        <w:r>
          <w:rPr>
            <w:noProof/>
            <w:webHidden/>
          </w:rPr>
          <w:fldChar w:fldCharType="end"/>
        </w:r>
        <w:r w:rsidRPr="002A33D7">
          <w:rPr>
            <w:rStyle w:val="Hyperlink"/>
            <w:noProof/>
          </w:rPr>
          <w:fldChar w:fldCharType="end"/>
        </w:r>
      </w:ins>
    </w:p>
    <w:p w14:paraId="318C9ED9" w14:textId="001129A8" w:rsidR="00C172A6" w:rsidRDefault="00C172A6">
      <w:pPr>
        <w:pStyle w:val="TOC3"/>
        <w:rPr>
          <w:ins w:id="118" w:author="Kumar Baral" w:date="2023-02-13T14:39:00Z"/>
          <w:rFonts w:asciiTheme="minorHAnsi" w:eastAsiaTheme="minorEastAsia" w:hAnsiTheme="minorHAnsi" w:cstheme="minorBidi"/>
          <w:noProof/>
          <w:lang w:bidi="ne-NP"/>
        </w:rPr>
      </w:pPr>
      <w:ins w:id="11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"_Toc127191914"</w:instrText>
        </w:r>
        <w:r w:rsidRPr="002A33D7">
          <w:rPr>
            <w:rStyle w:val="Hyperlink"/>
            <w:noProof/>
          </w:rPr>
          <w:instrText xml:space="preserve"> </w:instrText>
        </w:r>
        <w:r w:rsidRPr="002A33D7">
          <w:rPr>
            <w:rStyle w:val="Hyperlink"/>
            <w:noProof/>
          </w:rPr>
          <w:fldChar w:fldCharType="separate"/>
        </w:r>
        <w:r w:rsidRPr="002A33D7">
          <w:rPr>
            <w:rStyle w:val="Hyperlink"/>
            <w:noProof/>
          </w:rPr>
          <w:t>1.6.1</w:t>
        </w:r>
        <w:r>
          <w:rPr>
            <w:rFonts w:asciiTheme="minorHAnsi" w:eastAsiaTheme="minorEastAsia" w:hAnsiTheme="minorHAnsi" w:cstheme="minorBidi"/>
            <w:noProof/>
            <w:lang w:bidi="ne-NP"/>
          </w:rPr>
          <w:tab/>
        </w:r>
        <w:r w:rsidRPr="002A33D7">
          <w:rPr>
            <w:rStyle w:val="Hyperlink"/>
            <w:noProof/>
          </w:rPr>
          <w:t>Hydrological Data</w:t>
        </w:r>
        <w:r>
          <w:rPr>
            <w:noProof/>
            <w:webHidden/>
          </w:rPr>
          <w:tab/>
        </w:r>
        <w:r>
          <w:rPr>
            <w:noProof/>
            <w:webHidden/>
          </w:rPr>
          <w:fldChar w:fldCharType="begin"/>
        </w:r>
        <w:r>
          <w:rPr>
            <w:noProof/>
            <w:webHidden/>
          </w:rPr>
          <w:instrText xml:space="preserve"> PAGEREF _Toc127191914 \h </w:instrText>
        </w:r>
      </w:ins>
      <w:r>
        <w:rPr>
          <w:noProof/>
          <w:webHidden/>
        </w:rPr>
      </w:r>
      <w:r>
        <w:rPr>
          <w:noProof/>
          <w:webHidden/>
        </w:rPr>
        <w:fldChar w:fldCharType="separate"/>
      </w:r>
      <w:ins w:id="120" w:author="Kumar Baral" w:date="2023-02-13T14:42:00Z">
        <w:r>
          <w:rPr>
            <w:noProof/>
            <w:webHidden/>
          </w:rPr>
          <w:t>11</w:t>
        </w:r>
      </w:ins>
      <w:ins w:id="121" w:author="Kumar Baral" w:date="2023-02-13T14:39:00Z">
        <w:r>
          <w:rPr>
            <w:noProof/>
            <w:webHidden/>
          </w:rPr>
          <w:fldChar w:fldCharType="end"/>
        </w:r>
        <w:r w:rsidRPr="002A33D7">
          <w:rPr>
            <w:rStyle w:val="Hyperlink"/>
            <w:noProof/>
          </w:rPr>
          <w:fldChar w:fldCharType="end"/>
        </w:r>
      </w:ins>
    </w:p>
    <w:p w14:paraId="7AB6A712" w14:textId="63856491" w:rsidR="00C172A6" w:rsidRDefault="00C172A6">
      <w:pPr>
        <w:pStyle w:val="TOC2"/>
        <w:rPr>
          <w:ins w:id="122" w:author="Kumar Baral" w:date="2023-02-13T14:39:00Z"/>
          <w:rFonts w:asciiTheme="minorHAnsi" w:eastAsiaTheme="minorEastAsia" w:hAnsiTheme="minorHAnsi" w:cstheme="minorBidi"/>
          <w:noProof/>
          <w:lang w:bidi="ne-NP"/>
        </w:rPr>
      </w:pPr>
      <w:ins w:id="12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"_Toc127191923"</w:instrText>
        </w:r>
        <w:r w:rsidRPr="002A33D7">
          <w:rPr>
            <w:rStyle w:val="Hyperlink"/>
            <w:noProof/>
          </w:rPr>
          <w:instrText xml:space="preserve"> </w:instrText>
        </w:r>
        <w:r w:rsidRPr="002A33D7">
          <w:rPr>
            <w:rStyle w:val="Hyperlink"/>
            <w:noProof/>
          </w:rPr>
          <w:fldChar w:fldCharType="separate"/>
        </w:r>
        <w:r w:rsidRPr="002A33D7">
          <w:rPr>
            <w:rStyle w:val="Hyperlink"/>
            <w:noProof/>
          </w:rPr>
          <w:t>1.7</w:t>
        </w:r>
        <w:r>
          <w:rPr>
            <w:rFonts w:asciiTheme="minorHAnsi" w:eastAsiaTheme="minorEastAsia" w:hAnsiTheme="minorHAnsi" w:cstheme="minorBidi"/>
            <w:noProof/>
            <w:lang w:bidi="ne-NP"/>
          </w:rPr>
          <w:tab/>
        </w:r>
        <w:r w:rsidRPr="002A33D7">
          <w:rPr>
            <w:rStyle w:val="Hyperlink"/>
            <w:noProof/>
          </w:rPr>
          <w:t>Long Term Mean Monthly Flow</w:t>
        </w:r>
        <w:r>
          <w:rPr>
            <w:noProof/>
            <w:webHidden/>
          </w:rPr>
          <w:tab/>
        </w:r>
        <w:r>
          <w:rPr>
            <w:noProof/>
            <w:webHidden/>
          </w:rPr>
          <w:fldChar w:fldCharType="begin"/>
        </w:r>
        <w:r>
          <w:rPr>
            <w:noProof/>
            <w:webHidden/>
          </w:rPr>
          <w:instrText xml:space="preserve"> PAGEREF _Toc127191923 \h </w:instrText>
        </w:r>
      </w:ins>
      <w:r>
        <w:rPr>
          <w:noProof/>
          <w:webHidden/>
        </w:rPr>
      </w:r>
      <w:r>
        <w:rPr>
          <w:noProof/>
          <w:webHidden/>
        </w:rPr>
        <w:fldChar w:fldCharType="separate"/>
      </w:r>
      <w:ins w:id="124" w:author="Kumar Baral" w:date="2023-02-13T14:42:00Z">
        <w:r>
          <w:rPr>
            <w:noProof/>
            <w:webHidden/>
          </w:rPr>
          <w:t>12</w:t>
        </w:r>
      </w:ins>
      <w:ins w:id="125" w:author="Kumar Baral" w:date="2023-02-13T14:39:00Z">
        <w:r>
          <w:rPr>
            <w:noProof/>
            <w:webHidden/>
          </w:rPr>
          <w:fldChar w:fldCharType="end"/>
        </w:r>
        <w:r w:rsidRPr="002A33D7">
          <w:rPr>
            <w:rStyle w:val="Hyperlink"/>
            <w:noProof/>
          </w:rPr>
          <w:fldChar w:fldCharType="end"/>
        </w:r>
      </w:ins>
    </w:p>
    <w:p w14:paraId="4C345F3D" w14:textId="55E122F9" w:rsidR="00C172A6" w:rsidRDefault="00C172A6">
      <w:pPr>
        <w:pStyle w:val="TOC3"/>
        <w:rPr>
          <w:ins w:id="126" w:author="Kumar Baral" w:date="2023-02-13T14:39:00Z"/>
          <w:rFonts w:asciiTheme="minorHAnsi" w:eastAsiaTheme="minorEastAsia" w:hAnsiTheme="minorHAnsi" w:cstheme="minorBidi"/>
          <w:noProof/>
          <w:lang w:bidi="ne-NP"/>
        </w:rPr>
      </w:pPr>
      <w:ins w:id="12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"_Toc127191924"</w:instrText>
        </w:r>
        <w:r w:rsidRPr="002A33D7">
          <w:rPr>
            <w:rStyle w:val="Hyperlink"/>
            <w:noProof/>
          </w:rPr>
          <w:instrText xml:space="preserve"> </w:instrText>
        </w:r>
        <w:r w:rsidRPr="002A33D7">
          <w:rPr>
            <w:rStyle w:val="Hyperlink"/>
            <w:noProof/>
          </w:rPr>
          <w:fldChar w:fldCharType="separate"/>
        </w:r>
        <w:r w:rsidRPr="002A33D7">
          <w:rPr>
            <w:rStyle w:val="Hyperlink"/>
            <w:noProof/>
          </w:rPr>
          <w:t>1.7.1</w:t>
        </w:r>
        <w:r>
          <w:rPr>
            <w:rFonts w:asciiTheme="minorHAnsi" w:eastAsiaTheme="minorEastAsia" w:hAnsiTheme="minorHAnsi" w:cstheme="minorBidi"/>
            <w:noProof/>
            <w:lang w:bidi="ne-NP"/>
          </w:rPr>
          <w:tab/>
        </w:r>
        <w:r w:rsidRPr="002A33D7">
          <w:rPr>
            <w:rStyle w:val="Hyperlink"/>
            <w:noProof/>
          </w:rPr>
          <w:t>Direct measured data</w:t>
        </w:r>
        <w:r>
          <w:rPr>
            <w:noProof/>
            <w:webHidden/>
          </w:rPr>
          <w:tab/>
        </w:r>
        <w:r>
          <w:rPr>
            <w:noProof/>
            <w:webHidden/>
          </w:rPr>
          <w:fldChar w:fldCharType="begin"/>
        </w:r>
        <w:r>
          <w:rPr>
            <w:noProof/>
            <w:webHidden/>
          </w:rPr>
          <w:instrText xml:space="preserve"> PAGEREF _Toc127191924 \h </w:instrText>
        </w:r>
      </w:ins>
      <w:r>
        <w:rPr>
          <w:noProof/>
          <w:webHidden/>
        </w:rPr>
      </w:r>
      <w:r>
        <w:rPr>
          <w:noProof/>
          <w:webHidden/>
        </w:rPr>
        <w:fldChar w:fldCharType="separate"/>
      </w:r>
      <w:ins w:id="128" w:author="Kumar Baral" w:date="2023-02-13T14:42:00Z">
        <w:r>
          <w:rPr>
            <w:noProof/>
            <w:webHidden/>
          </w:rPr>
          <w:t>12</w:t>
        </w:r>
      </w:ins>
      <w:ins w:id="129" w:author="Kumar Baral" w:date="2023-02-13T14:39:00Z">
        <w:r>
          <w:rPr>
            <w:noProof/>
            <w:webHidden/>
          </w:rPr>
          <w:fldChar w:fldCharType="end"/>
        </w:r>
        <w:r w:rsidRPr="002A33D7">
          <w:rPr>
            <w:rStyle w:val="Hyperlink"/>
            <w:noProof/>
          </w:rPr>
          <w:fldChar w:fldCharType="end"/>
        </w:r>
      </w:ins>
    </w:p>
    <w:p w14:paraId="10369130" w14:textId="7376263B" w:rsidR="00C172A6" w:rsidRDefault="00C172A6">
      <w:pPr>
        <w:pStyle w:val="TOC3"/>
        <w:rPr>
          <w:ins w:id="130" w:author="Kumar Baral" w:date="2023-02-13T14:39:00Z"/>
          <w:rFonts w:asciiTheme="minorHAnsi" w:eastAsiaTheme="minorEastAsia" w:hAnsiTheme="minorHAnsi" w:cstheme="minorBidi"/>
          <w:noProof/>
          <w:lang w:bidi="ne-NP"/>
        </w:rPr>
      </w:pPr>
      <w:ins w:id="13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"_Toc127191925"</w:instrText>
        </w:r>
        <w:r w:rsidRPr="002A33D7">
          <w:rPr>
            <w:rStyle w:val="Hyperlink"/>
            <w:noProof/>
          </w:rPr>
          <w:instrText xml:space="preserve"> </w:instrText>
        </w:r>
        <w:r w:rsidRPr="002A33D7">
          <w:rPr>
            <w:rStyle w:val="Hyperlink"/>
            <w:noProof/>
          </w:rPr>
          <w:fldChar w:fldCharType="separate"/>
        </w:r>
        <w:r w:rsidRPr="002A33D7">
          <w:rPr>
            <w:rStyle w:val="Hyperlink"/>
            <w:noProof/>
          </w:rPr>
          <w:t>1.7.2</w:t>
        </w:r>
        <w:r>
          <w:rPr>
            <w:rFonts w:asciiTheme="minorHAnsi" w:eastAsiaTheme="minorEastAsia" w:hAnsiTheme="minorHAnsi" w:cstheme="minorBidi"/>
            <w:noProof/>
            <w:lang w:bidi="ne-NP"/>
          </w:rPr>
          <w:tab/>
        </w:r>
        <w:r w:rsidRPr="002A33D7">
          <w:rPr>
            <w:rStyle w:val="Hyperlink"/>
            <w:noProof/>
          </w:rPr>
          <w:t>Comparison with implemented Mean Monthly Flow</w:t>
        </w:r>
        <w:r>
          <w:rPr>
            <w:noProof/>
            <w:webHidden/>
          </w:rPr>
          <w:tab/>
        </w:r>
        <w:r>
          <w:rPr>
            <w:noProof/>
            <w:webHidden/>
          </w:rPr>
          <w:fldChar w:fldCharType="begin"/>
        </w:r>
        <w:r>
          <w:rPr>
            <w:noProof/>
            <w:webHidden/>
          </w:rPr>
          <w:instrText xml:space="preserve"> PAGEREF _Toc127191925 \h </w:instrText>
        </w:r>
      </w:ins>
      <w:r>
        <w:rPr>
          <w:noProof/>
          <w:webHidden/>
        </w:rPr>
      </w:r>
      <w:r>
        <w:rPr>
          <w:noProof/>
          <w:webHidden/>
        </w:rPr>
        <w:fldChar w:fldCharType="separate"/>
      </w:r>
      <w:ins w:id="132" w:author="Kumar Baral" w:date="2023-02-13T14:42:00Z">
        <w:r>
          <w:rPr>
            <w:noProof/>
            <w:webHidden/>
          </w:rPr>
          <w:t>15</w:t>
        </w:r>
      </w:ins>
      <w:ins w:id="133" w:author="Kumar Baral" w:date="2023-02-13T14:39:00Z">
        <w:r>
          <w:rPr>
            <w:noProof/>
            <w:webHidden/>
          </w:rPr>
          <w:fldChar w:fldCharType="end"/>
        </w:r>
        <w:r w:rsidRPr="002A33D7">
          <w:rPr>
            <w:rStyle w:val="Hyperlink"/>
            <w:noProof/>
          </w:rPr>
          <w:fldChar w:fldCharType="end"/>
        </w:r>
      </w:ins>
    </w:p>
    <w:p w14:paraId="186C92BD" w14:textId="6B1B1808" w:rsidR="00C172A6" w:rsidRDefault="00C172A6">
      <w:pPr>
        <w:pStyle w:val="TOC3"/>
        <w:rPr>
          <w:ins w:id="134" w:author="Kumar Baral" w:date="2023-02-13T14:39:00Z"/>
          <w:rFonts w:asciiTheme="minorHAnsi" w:eastAsiaTheme="minorEastAsia" w:hAnsiTheme="minorHAnsi" w:cstheme="minorBidi"/>
          <w:noProof/>
          <w:lang w:bidi="ne-NP"/>
        </w:rPr>
      </w:pPr>
      <w:ins w:id="13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"_Toc127191926"</w:instrText>
        </w:r>
        <w:r w:rsidRPr="002A33D7">
          <w:rPr>
            <w:rStyle w:val="Hyperlink"/>
            <w:noProof/>
          </w:rPr>
          <w:instrText xml:space="preserve"> </w:instrText>
        </w:r>
        <w:r w:rsidRPr="002A33D7">
          <w:rPr>
            <w:rStyle w:val="Hyperlink"/>
            <w:noProof/>
          </w:rPr>
          <w:fldChar w:fldCharType="separate"/>
        </w:r>
        <w:r w:rsidRPr="002A33D7">
          <w:rPr>
            <w:rStyle w:val="Hyperlink"/>
            <w:noProof/>
          </w:rPr>
          <w:t>1.7.3</w:t>
        </w:r>
        <w:r>
          <w:rPr>
            <w:rFonts w:asciiTheme="minorHAnsi" w:eastAsiaTheme="minorEastAsia" w:hAnsiTheme="minorHAnsi" w:cstheme="minorBidi"/>
            <w:noProof/>
            <w:lang w:bidi="ne-NP"/>
          </w:rPr>
          <w:tab/>
        </w:r>
        <w:r w:rsidRPr="002A33D7">
          <w:rPr>
            <w:rStyle w:val="Hyperlink"/>
            <w:noProof/>
          </w:rPr>
          <w:t>Water Sharing in Andhi Khola</w:t>
        </w:r>
        <w:r>
          <w:rPr>
            <w:noProof/>
            <w:webHidden/>
          </w:rPr>
          <w:tab/>
        </w:r>
        <w:r>
          <w:rPr>
            <w:noProof/>
            <w:webHidden/>
          </w:rPr>
          <w:fldChar w:fldCharType="begin"/>
        </w:r>
        <w:r>
          <w:rPr>
            <w:noProof/>
            <w:webHidden/>
          </w:rPr>
          <w:instrText xml:space="preserve"> PAGEREF _Toc127191926 \h </w:instrText>
        </w:r>
      </w:ins>
      <w:r>
        <w:rPr>
          <w:noProof/>
          <w:webHidden/>
        </w:rPr>
      </w:r>
      <w:r>
        <w:rPr>
          <w:noProof/>
          <w:webHidden/>
        </w:rPr>
        <w:fldChar w:fldCharType="separate"/>
      </w:r>
      <w:ins w:id="136" w:author="Kumar Baral" w:date="2023-02-13T14:42:00Z">
        <w:r>
          <w:rPr>
            <w:noProof/>
            <w:webHidden/>
          </w:rPr>
          <w:t>15</w:t>
        </w:r>
      </w:ins>
      <w:ins w:id="137" w:author="Kumar Baral" w:date="2023-02-13T14:39:00Z">
        <w:r>
          <w:rPr>
            <w:noProof/>
            <w:webHidden/>
          </w:rPr>
          <w:fldChar w:fldCharType="end"/>
        </w:r>
        <w:r w:rsidRPr="002A33D7">
          <w:rPr>
            <w:rStyle w:val="Hyperlink"/>
            <w:noProof/>
          </w:rPr>
          <w:fldChar w:fldCharType="end"/>
        </w:r>
      </w:ins>
    </w:p>
    <w:p w14:paraId="18462E43" w14:textId="0A62132A" w:rsidR="00C172A6" w:rsidRDefault="00C172A6">
      <w:pPr>
        <w:pStyle w:val="TOC3"/>
        <w:rPr>
          <w:ins w:id="138" w:author="Kumar Baral" w:date="2023-02-13T14:39:00Z"/>
          <w:rFonts w:asciiTheme="minorHAnsi" w:eastAsiaTheme="minorEastAsia" w:hAnsiTheme="minorHAnsi" w:cstheme="minorBidi"/>
          <w:noProof/>
          <w:lang w:bidi="ne-NP"/>
        </w:rPr>
      </w:pPr>
      <w:ins w:id="13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"_Toc127191927"</w:instrText>
        </w:r>
        <w:r w:rsidRPr="002A33D7">
          <w:rPr>
            <w:rStyle w:val="Hyperlink"/>
            <w:noProof/>
          </w:rPr>
          <w:instrText xml:space="preserve"> </w:instrText>
        </w:r>
        <w:r w:rsidRPr="002A33D7">
          <w:rPr>
            <w:rStyle w:val="Hyperlink"/>
            <w:noProof/>
          </w:rPr>
          <w:fldChar w:fldCharType="separate"/>
        </w:r>
        <w:r w:rsidRPr="002A33D7">
          <w:rPr>
            <w:rStyle w:val="Hyperlink"/>
            <w:noProof/>
          </w:rPr>
          <w:t>1.7.4</w:t>
        </w:r>
        <w:r>
          <w:rPr>
            <w:rFonts w:asciiTheme="minorHAnsi" w:eastAsiaTheme="minorEastAsia" w:hAnsiTheme="minorHAnsi" w:cstheme="minorBidi"/>
            <w:noProof/>
            <w:lang w:bidi="ne-NP"/>
          </w:rPr>
          <w:tab/>
        </w:r>
        <w:r w:rsidRPr="002A33D7">
          <w:rPr>
            <w:rStyle w:val="Hyperlink"/>
            <w:noProof/>
          </w:rPr>
          <w:t>Riparian Release</w:t>
        </w:r>
        <w:r>
          <w:rPr>
            <w:noProof/>
            <w:webHidden/>
          </w:rPr>
          <w:tab/>
        </w:r>
        <w:r>
          <w:rPr>
            <w:noProof/>
            <w:webHidden/>
          </w:rPr>
          <w:fldChar w:fldCharType="begin"/>
        </w:r>
        <w:r>
          <w:rPr>
            <w:noProof/>
            <w:webHidden/>
          </w:rPr>
          <w:instrText xml:space="preserve"> PAGEREF _Toc127191927 \h </w:instrText>
        </w:r>
      </w:ins>
      <w:r>
        <w:rPr>
          <w:noProof/>
          <w:webHidden/>
        </w:rPr>
      </w:r>
      <w:r>
        <w:rPr>
          <w:noProof/>
          <w:webHidden/>
        </w:rPr>
        <w:fldChar w:fldCharType="separate"/>
      </w:r>
      <w:ins w:id="140" w:author="Kumar Baral" w:date="2023-02-13T14:42:00Z">
        <w:r>
          <w:rPr>
            <w:noProof/>
            <w:webHidden/>
          </w:rPr>
          <w:t>16</w:t>
        </w:r>
      </w:ins>
      <w:ins w:id="141" w:author="Kumar Baral" w:date="2023-02-13T14:39:00Z">
        <w:r>
          <w:rPr>
            <w:noProof/>
            <w:webHidden/>
          </w:rPr>
          <w:fldChar w:fldCharType="end"/>
        </w:r>
        <w:r w:rsidRPr="002A33D7">
          <w:rPr>
            <w:rStyle w:val="Hyperlink"/>
            <w:noProof/>
          </w:rPr>
          <w:fldChar w:fldCharType="end"/>
        </w:r>
      </w:ins>
    </w:p>
    <w:p w14:paraId="57696C66" w14:textId="7D865D94" w:rsidR="00C172A6" w:rsidRDefault="00C172A6">
      <w:pPr>
        <w:pStyle w:val="TOC2"/>
        <w:rPr>
          <w:ins w:id="142" w:author="Kumar Baral" w:date="2023-02-13T14:39:00Z"/>
          <w:rFonts w:asciiTheme="minorHAnsi" w:eastAsiaTheme="minorEastAsia" w:hAnsiTheme="minorHAnsi" w:cstheme="minorBidi"/>
          <w:noProof/>
          <w:lang w:bidi="ne-NP"/>
        </w:rPr>
      </w:pPr>
      <w:ins w:id="14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"_Toc127191928"</w:instrText>
        </w:r>
        <w:r w:rsidRPr="002A33D7">
          <w:rPr>
            <w:rStyle w:val="Hyperlink"/>
            <w:noProof/>
          </w:rPr>
          <w:instrText xml:space="preserve"> </w:instrText>
        </w:r>
        <w:r w:rsidRPr="002A33D7">
          <w:rPr>
            <w:rStyle w:val="Hyperlink"/>
            <w:noProof/>
          </w:rPr>
          <w:fldChar w:fldCharType="separate"/>
        </w:r>
        <w:r w:rsidRPr="002A33D7">
          <w:rPr>
            <w:rStyle w:val="Hyperlink"/>
            <w:noProof/>
          </w:rPr>
          <w:t>1.8</w:t>
        </w:r>
        <w:r>
          <w:rPr>
            <w:rFonts w:asciiTheme="minorHAnsi" w:eastAsiaTheme="minorEastAsia" w:hAnsiTheme="minorHAnsi" w:cstheme="minorBidi"/>
            <w:noProof/>
            <w:lang w:bidi="ne-NP"/>
          </w:rPr>
          <w:tab/>
        </w:r>
        <w:r w:rsidRPr="002A33D7">
          <w:rPr>
            <w:rStyle w:val="Hyperlink"/>
            <w:noProof/>
          </w:rPr>
          <w:t>Flow Duration Curve (FDC) and Design Discharge</w:t>
        </w:r>
        <w:r>
          <w:rPr>
            <w:noProof/>
            <w:webHidden/>
          </w:rPr>
          <w:tab/>
        </w:r>
        <w:r>
          <w:rPr>
            <w:noProof/>
            <w:webHidden/>
          </w:rPr>
          <w:fldChar w:fldCharType="begin"/>
        </w:r>
        <w:r>
          <w:rPr>
            <w:noProof/>
            <w:webHidden/>
          </w:rPr>
          <w:instrText xml:space="preserve"> PAGEREF _Toc127191928 \h </w:instrText>
        </w:r>
      </w:ins>
      <w:r>
        <w:rPr>
          <w:noProof/>
          <w:webHidden/>
        </w:rPr>
      </w:r>
      <w:r>
        <w:rPr>
          <w:noProof/>
          <w:webHidden/>
        </w:rPr>
        <w:fldChar w:fldCharType="separate"/>
      </w:r>
      <w:ins w:id="144" w:author="Kumar Baral" w:date="2023-02-13T14:42:00Z">
        <w:r>
          <w:rPr>
            <w:noProof/>
            <w:webHidden/>
          </w:rPr>
          <w:t>16</w:t>
        </w:r>
      </w:ins>
      <w:ins w:id="145" w:author="Kumar Baral" w:date="2023-02-13T14:39:00Z">
        <w:r>
          <w:rPr>
            <w:noProof/>
            <w:webHidden/>
          </w:rPr>
          <w:fldChar w:fldCharType="end"/>
        </w:r>
        <w:r w:rsidRPr="002A33D7">
          <w:rPr>
            <w:rStyle w:val="Hyperlink"/>
            <w:noProof/>
          </w:rPr>
          <w:fldChar w:fldCharType="end"/>
        </w:r>
      </w:ins>
    </w:p>
    <w:p w14:paraId="02705768" w14:textId="548D114E" w:rsidR="00C172A6" w:rsidRDefault="00C172A6">
      <w:pPr>
        <w:pStyle w:val="TOC2"/>
        <w:rPr>
          <w:ins w:id="146" w:author="Kumar Baral" w:date="2023-02-13T14:39:00Z"/>
          <w:rFonts w:asciiTheme="minorHAnsi" w:eastAsiaTheme="minorEastAsia" w:hAnsiTheme="minorHAnsi" w:cstheme="minorBidi"/>
          <w:noProof/>
          <w:lang w:bidi="ne-NP"/>
        </w:rPr>
      </w:pPr>
      <w:ins w:id="14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"_Toc127191929"</w:instrText>
        </w:r>
        <w:r w:rsidRPr="002A33D7">
          <w:rPr>
            <w:rStyle w:val="Hyperlink"/>
            <w:noProof/>
          </w:rPr>
          <w:instrText xml:space="preserve"> </w:instrText>
        </w:r>
        <w:r w:rsidRPr="002A33D7">
          <w:rPr>
            <w:rStyle w:val="Hyperlink"/>
            <w:noProof/>
          </w:rPr>
          <w:fldChar w:fldCharType="separate"/>
        </w:r>
        <w:r w:rsidRPr="002A33D7">
          <w:rPr>
            <w:rStyle w:val="Hyperlink"/>
            <w:noProof/>
          </w:rPr>
          <w:t>1.9</w:t>
        </w:r>
        <w:r>
          <w:rPr>
            <w:rFonts w:asciiTheme="minorHAnsi" w:eastAsiaTheme="minorEastAsia" w:hAnsiTheme="minorHAnsi" w:cstheme="minorBidi"/>
            <w:noProof/>
            <w:lang w:bidi="ne-NP"/>
          </w:rPr>
          <w:tab/>
        </w:r>
        <w:r w:rsidRPr="002A33D7">
          <w:rPr>
            <w:rStyle w:val="Hyperlink"/>
            <w:noProof/>
          </w:rPr>
          <w:t>Flood Analysis</w:t>
        </w:r>
        <w:r>
          <w:rPr>
            <w:noProof/>
            <w:webHidden/>
          </w:rPr>
          <w:tab/>
        </w:r>
        <w:r>
          <w:rPr>
            <w:noProof/>
            <w:webHidden/>
          </w:rPr>
          <w:fldChar w:fldCharType="begin"/>
        </w:r>
        <w:r>
          <w:rPr>
            <w:noProof/>
            <w:webHidden/>
          </w:rPr>
          <w:instrText xml:space="preserve"> PAGEREF _Toc127191929 \h </w:instrText>
        </w:r>
      </w:ins>
      <w:r>
        <w:rPr>
          <w:noProof/>
          <w:webHidden/>
        </w:rPr>
      </w:r>
      <w:r>
        <w:rPr>
          <w:noProof/>
          <w:webHidden/>
        </w:rPr>
        <w:fldChar w:fldCharType="separate"/>
      </w:r>
      <w:ins w:id="148" w:author="Kumar Baral" w:date="2023-02-13T14:42:00Z">
        <w:r>
          <w:rPr>
            <w:noProof/>
            <w:webHidden/>
          </w:rPr>
          <w:t>17</w:t>
        </w:r>
      </w:ins>
      <w:ins w:id="149" w:author="Kumar Baral" w:date="2023-02-13T14:39:00Z">
        <w:r>
          <w:rPr>
            <w:noProof/>
            <w:webHidden/>
          </w:rPr>
          <w:fldChar w:fldCharType="end"/>
        </w:r>
        <w:r w:rsidRPr="002A33D7">
          <w:rPr>
            <w:rStyle w:val="Hyperlink"/>
            <w:noProof/>
          </w:rPr>
          <w:fldChar w:fldCharType="end"/>
        </w:r>
      </w:ins>
    </w:p>
    <w:p w14:paraId="2AD5D5CC" w14:textId="4F3EE5B7" w:rsidR="00C172A6" w:rsidRDefault="00C172A6">
      <w:pPr>
        <w:pStyle w:val="TOC2"/>
        <w:tabs>
          <w:tab w:val="left" w:pos="1320"/>
        </w:tabs>
        <w:rPr>
          <w:ins w:id="150" w:author="Kumar Baral" w:date="2023-02-13T14:39:00Z"/>
          <w:rFonts w:asciiTheme="minorHAnsi" w:eastAsiaTheme="minorEastAsia" w:hAnsiTheme="minorHAnsi" w:cstheme="minorBidi"/>
          <w:noProof/>
          <w:lang w:bidi="ne-NP"/>
        </w:rPr>
      </w:pPr>
      <w:ins w:id="15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"_Toc127191930"</w:instrText>
        </w:r>
        <w:r w:rsidRPr="002A33D7">
          <w:rPr>
            <w:rStyle w:val="Hyperlink"/>
            <w:noProof/>
          </w:rPr>
          <w:instrText xml:space="preserve"> </w:instrText>
        </w:r>
        <w:r w:rsidRPr="002A33D7">
          <w:rPr>
            <w:rStyle w:val="Hyperlink"/>
            <w:noProof/>
          </w:rPr>
          <w:fldChar w:fldCharType="separate"/>
        </w:r>
        <w:r w:rsidRPr="002A33D7">
          <w:rPr>
            <w:rStyle w:val="Hyperlink"/>
            <w:noProof/>
          </w:rPr>
          <w:t>1.10</w:t>
        </w:r>
        <w:r>
          <w:rPr>
            <w:rFonts w:asciiTheme="minorHAnsi" w:eastAsiaTheme="minorEastAsia" w:hAnsiTheme="minorHAnsi" w:cstheme="minorBidi"/>
            <w:noProof/>
            <w:lang w:bidi="ne-NP"/>
          </w:rPr>
          <w:tab/>
        </w:r>
        <w:r w:rsidRPr="002A33D7">
          <w:rPr>
            <w:rStyle w:val="Hyperlink"/>
            <w:noProof/>
          </w:rPr>
          <w:t>Low Flow</w:t>
        </w:r>
        <w:r>
          <w:rPr>
            <w:noProof/>
            <w:webHidden/>
          </w:rPr>
          <w:tab/>
        </w:r>
        <w:r>
          <w:rPr>
            <w:noProof/>
            <w:webHidden/>
          </w:rPr>
          <w:fldChar w:fldCharType="begin"/>
        </w:r>
        <w:r>
          <w:rPr>
            <w:noProof/>
            <w:webHidden/>
          </w:rPr>
          <w:instrText xml:space="preserve"> PAGEREF _Toc127191930 \h </w:instrText>
        </w:r>
      </w:ins>
      <w:r>
        <w:rPr>
          <w:noProof/>
          <w:webHidden/>
        </w:rPr>
      </w:r>
      <w:r>
        <w:rPr>
          <w:noProof/>
          <w:webHidden/>
        </w:rPr>
        <w:fldChar w:fldCharType="separate"/>
      </w:r>
      <w:ins w:id="152" w:author="Kumar Baral" w:date="2023-02-13T14:42:00Z">
        <w:r>
          <w:rPr>
            <w:noProof/>
            <w:webHidden/>
          </w:rPr>
          <w:t>17</w:t>
        </w:r>
      </w:ins>
      <w:ins w:id="153" w:author="Kumar Baral" w:date="2023-02-13T14:39:00Z">
        <w:r>
          <w:rPr>
            <w:noProof/>
            <w:webHidden/>
          </w:rPr>
          <w:fldChar w:fldCharType="end"/>
        </w:r>
        <w:r w:rsidRPr="002A33D7">
          <w:rPr>
            <w:rStyle w:val="Hyperlink"/>
            <w:noProof/>
          </w:rPr>
          <w:fldChar w:fldCharType="end"/>
        </w:r>
      </w:ins>
    </w:p>
    <w:p w14:paraId="6877C29C" w14:textId="78ECCFCA" w:rsidR="00C172A6" w:rsidRDefault="00C172A6">
      <w:pPr>
        <w:pStyle w:val="TOC2"/>
        <w:tabs>
          <w:tab w:val="left" w:pos="1320"/>
        </w:tabs>
        <w:rPr>
          <w:ins w:id="154" w:author="Kumar Baral" w:date="2023-02-13T14:39:00Z"/>
          <w:rFonts w:asciiTheme="minorHAnsi" w:eastAsiaTheme="minorEastAsia" w:hAnsiTheme="minorHAnsi" w:cstheme="minorBidi"/>
          <w:noProof/>
          <w:lang w:bidi="ne-NP"/>
        </w:rPr>
      </w:pPr>
      <w:ins w:id="15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"_Toc127191932"</w:instrText>
        </w:r>
        <w:r w:rsidRPr="002A33D7">
          <w:rPr>
            <w:rStyle w:val="Hyperlink"/>
            <w:noProof/>
          </w:rPr>
          <w:instrText xml:space="preserve"> </w:instrText>
        </w:r>
        <w:r w:rsidRPr="002A33D7">
          <w:rPr>
            <w:rStyle w:val="Hyperlink"/>
            <w:noProof/>
          </w:rPr>
          <w:fldChar w:fldCharType="separate"/>
        </w:r>
        <w:r w:rsidRPr="002A33D7">
          <w:rPr>
            <w:rStyle w:val="Hyperlink"/>
            <w:noProof/>
          </w:rPr>
          <w:t>1.11</w:t>
        </w:r>
        <w:r>
          <w:rPr>
            <w:rFonts w:asciiTheme="minorHAnsi" w:eastAsiaTheme="minorEastAsia" w:hAnsiTheme="minorHAnsi" w:cstheme="minorBidi"/>
            <w:noProof/>
            <w:lang w:bidi="ne-NP"/>
          </w:rPr>
          <w:tab/>
        </w:r>
        <w:r w:rsidRPr="002A33D7">
          <w:rPr>
            <w:rStyle w:val="Hyperlink"/>
            <w:noProof/>
          </w:rPr>
          <w:t>Trend Analysis</w:t>
        </w:r>
        <w:r>
          <w:rPr>
            <w:noProof/>
            <w:webHidden/>
          </w:rPr>
          <w:tab/>
        </w:r>
        <w:r>
          <w:rPr>
            <w:noProof/>
            <w:webHidden/>
          </w:rPr>
          <w:fldChar w:fldCharType="begin"/>
        </w:r>
        <w:r>
          <w:rPr>
            <w:noProof/>
            <w:webHidden/>
          </w:rPr>
          <w:instrText xml:space="preserve"> PAGEREF _Toc127191932 \h </w:instrText>
        </w:r>
      </w:ins>
      <w:r>
        <w:rPr>
          <w:noProof/>
          <w:webHidden/>
        </w:rPr>
      </w:r>
      <w:r>
        <w:rPr>
          <w:noProof/>
          <w:webHidden/>
        </w:rPr>
        <w:fldChar w:fldCharType="separate"/>
      </w:r>
      <w:ins w:id="156" w:author="Kumar Baral" w:date="2023-02-13T14:42:00Z">
        <w:r>
          <w:rPr>
            <w:noProof/>
            <w:webHidden/>
          </w:rPr>
          <w:t>18</w:t>
        </w:r>
      </w:ins>
      <w:ins w:id="157" w:author="Kumar Baral" w:date="2023-02-13T14:39:00Z">
        <w:r>
          <w:rPr>
            <w:noProof/>
            <w:webHidden/>
          </w:rPr>
          <w:fldChar w:fldCharType="end"/>
        </w:r>
        <w:r w:rsidRPr="002A33D7">
          <w:rPr>
            <w:rStyle w:val="Hyperlink"/>
            <w:noProof/>
          </w:rPr>
          <w:fldChar w:fldCharType="end"/>
        </w:r>
      </w:ins>
    </w:p>
    <w:p w14:paraId="5571C0CC" w14:textId="1D1A4CD5" w:rsidR="00C172A6" w:rsidRDefault="00C172A6">
      <w:pPr>
        <w:pStyle w:val="TOC3"/>
        <w:rPr>
          <w:ins w:id="158" w:author="Kumar Baral" w:date="2023-02-13T14:39:00Z"/>
          <w:rFonts w:asciiTheme="minorHAnsi" w:eastAsiaTheme="minorEastAsia" w:hAnsiTheme="minorHAnsi" w:cstheme="minorBidi"/>
          <w:noProof/>
          <w:lang w:bidi="ne-NP"/>
        </w:rPr>
      </w:pPr>
      <w:ins w:id="15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"_Toc127191933"</w:instrText>
        </w:r>
        <w:r w:rsidRPr="002A33D7">
          <w:rPr>
            <w:rStyle w:val="Hyperlink"/>
            <w:noProof/>
          </w:rPr>
          <w:instrText xml:space="preserve"> </w:instrText>
        </w:r>
        <w:r w:rsidRPr="002A33D7">
          <w:rPr>
            <w:rStyle w:val="Hyperlink"/>
            <w:noProof/>
          </w:rPr>
          <w:fldChar w:fldCharType="separate"/>
        </w:r>
        <w:r w:rsidRPr="002A33D7">
          <w:rPr>
            <w:rStyle w:val="Hyperlink"/>
            <w:noProof/>
          </w:rPr>
          <w:t>1.11.1</w:t>
        </w:r>
        <w:r>
          <w:rPr>
            <w:rFonts w:asciiTheme="minorHAnsi" w:eastAsiaTheme="minorEastAsia" w:hAnsiTheme="minorHAnsi" w:cstheme="minorBidi"/>
            <w:noProof/>
            <w:lang w:bidi="ne-NP"/>
          </w:rPr>
          <w:tab/>
        </w:r>
        <w:r w:rsidRPr="002A33D7">
          <w:rPr>
            <w:rStyle w:val="Hyperlink"/>
            <w:noProof/>
          </w:rPr>
          <w:t>Methodology</w:t>
        </w:r>
        <w:r>
          <w:rPr>
            <w:noProof/>
            <w:webHidden/>
          </w:rPr>
          <w:tab/>
        </w:r>
        <w:r>
          <w:rPr>
            <w:noProof/>
            <w:webHidden/>
          </w:rPr>
          <w:fldChar w:fldCharType="begin"/>
        </w:r>
        <w:r>
          <w:rPr>
            <w:noProof/>
            <w:webHidden/>
          </w:rPr>
          <w:instrText xml:space="preserve"> PAGEREF _Toc127191933 \h </w:instrText>
        </w:r>
      </w:ins>
      <w:r>
        <w:rPr>
          <w:noProof/>
          <w:webHidden/>
        </w:rPr>
      </w:r>
      <w:r>
        <w:rPr>
          <w:noProof/>
          <w:webHidden/>
        </w:rPr>
        <w:fldChar w:fldCharType="separate"/>
      </w:r>
      <w:ins w:id="160" w:author="Kumar Baral" w:date="2023-02-13T14:42:00Z">
        <w:r>
          <w:rPr>
            <w:noProof/>
            <w:webHidden/>
          </w:rPr>
          <w:t>18</w:t>
        </w:r>
      </w:ins>
      <w:ins w:id="161" w:author="Kumar Baral" w:date="2023-02-13T14:39:00Z">
        <w:r>
          <w:rPr>
            <w:noProof/>
            <w:webHidden/>
          </w:rPr>
          <w:fldChar w:fldCharType="end"/>
        </w:r>
        <w:r w:rsidRPr="002A33D7">
          <w:rPr>
            <w:rStyle w:val="Hyperlink"/>
            <w:noProof/>
          </w:rPr>
          <w:fldChar w:fldCharType="end"/>
        </w:r>
      </w:ins>
    </w:p>
    <w:p w14:paraId="07FE420E" w14:textId="12A9C8F3" w:rsidR="00C172A6" w:rsidRDefault="00C172A6">
      <w:pPr>
        <w:pStyle w:val="TOC3"/>
        <w:rPr>
          <w:ins w:id="162" w:author="Kumar Baral" w:date="2023-02-13T14:39:00Z"/>
          <w:rFonts w:asciiTheme="minorHAnsi" w:eastAsiaTheme="minorEastAsia" w:hAnsiTheme="minorHAnsi" w:cstheme="minorBidi"/>
          <w:noProof/>
          <w:lang w:bidi="ne-NP"/>
        </w:rPr>
      </w:pPr>
      <w:ins w:id="16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"_Toc127191934"</w:instrText>
        </w:r>
        <w:r w:rsidRPr="002A33D7">
          <w:rPr>
            <w:rStyle w:val="Hyperlink"/>
            <w:noProof/>
          </w:rPr>
          <w:instrText xml:space="preserve"> </w:instrText>
        </w:r>
        <w:r w:rsidRPr="002A33D7">
          <w:rPr>
            <w:rStyle w:val="Hyperlink"/>
            <w:noProof/>
          </w:rPr>
          <w:fldChar w:fldCharType="separate"/>
        </w:r>
        <w:r w:rsidRPr="002A33D7">
          <w:rPr>
            <w:rStyle w:val="Hyperlink"/>
            <w:noProof/>
          </w:rPr>
          <w:t>1.11.2</w:t>
        </w:r>
        <w:r>
          <w:rPr>
            <w:rFonts w:asciiTheme="minorHAnsi" w:eastAsiaTheme="minorEastAsia" w:hAnsiTheme="minorHAnsi" w:cstheme="minorBidi"/>
            <w:noProof/>
            <w:lang w:bidi="ne-NP"/>
          </w:rPr>
          <w:tab/>
        </w:r>
        <w:r w:rsidRPr="002A33D7">
          <w:rPr>
            <w:rStyle w:val="Hyperlink"/>
            <w:noProof/>
          </w:rPr>
          <w:t>Result</w:t>
        </w:r>
        <w:r>
          <w:rPr>
            <w:noProof/>
            <w:webHidden/>
          </w:rPr>
          <w:tab/>
        </w:r>
        <w:r>
          <w:rPr>
            <w:noProof/>
            <w:webHidden/>
          </w:rPr>
          <w:fldChar w:fldCharType="begin"/>
        </w:r>
        <w:r>
          <w:rPr>
            <w:noProof/>
            <w:webHidden/>
          </w:rPr>
          <w:instrText xml:space="preserve"> PAGEREF _Toc127191934 \h </w:instrText>
        </w:r>
      </w:ins>
      <w:r>
        <w:rPr>
          <w:noProof/>
          <w:webHidden/>
        </w:rPr>
      </w:r>
      <w:r>
        <w:rPr>
          <w:noProof/>
          <w:webHidden/>
        </w:rPr>
        <w:fldChar w:fldCharType="separate"/>
      </w:r>
      <w:ins w:id="164" w:author="Kumar Baral" w:date="2023-02-13T14:42:00Z">
        <w:r>
          <w:rPr>
            <w:noProof/>
            <w:webHidden/>
          </w:rPr>
          <w:t>19</w:t>
        </w:r>
      </w:ins>
      <w:ins w:id="165" w:author="Kumar Baral" w:date="2023-02-13T14:39:00Z">
        <w:r>
          <w:rPr>
            <w:noProof/>
            <w:webHidden/>
          </w:rPr>
          <w:fldChar w:fldCharType="end"/>
        </w:r>
        <w:r w:rsidRPr="002A33D7">
          <w:rPr>
            <w:rStyle w:val="Hyperlink"/>
            <w:noProof/>
          </w:rPr>
          <w:fldChar w:fldCharType="end"/>
        </w:r>
      </w:ins>
    </w:p>
    <w:p w14:paraId="4038D4CC" w14:textId="7D063D23" w:rsidR="00C172A6" w:rsidRDefault="00C172A6">
      <w:pPr>
        <w:pStyle w:val="TOC3"/>
        <w:rPr>
          <w:ins w:id="166" w:author="Kumar Baral" w:date="2023-02-13T14:39:00Z"/>
          <w:rFonts w:asciiTheme="minorHAnsi" w:eastAsiaTheme="minorEastAsia" w:hAnsiTheme="minorHAnsi" w:cstheme="minorBidi"/>
          <w:noProof/>
          <w:lang w:bidi="ne-NP"/>
        </w:rPr>
      </w:pPr>
      <w:ins w:id="16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"_Toc127191935"</w:instrText>
        </w:r>
        <w:r w:rsidRPr="002A33D7">
          <w:rPr>
            <w:rStyle w:val="Hyperlink"/>
            <w:noProof/>
          </w:rPr>
          <w:instrText xml:space="preserve"> </w:instrText>
        </w:r>
        <w:r w:rsidRPr="002A33D7">
          <w:rPr>
            <w:rStyle w:val="Hyperlink"/>
            <w:noProof/>
          </w:rPr>
          <w:fldChar w:fldCharType="separate"/>
        </w:r>
        <w:r w:rsidRPr="002A33D7">
          <w:rPr>
            <w:rStyle w:val="Hyperlink"/>
            <w:noProof/>
          </w:rPr>
          <w:t>1.11.3</w:t>
        </w:r>
        <w:r>
          <w:rPr>
            <w:rFonts w:asciiTheme="minorHAnsi" w:eastAsiaTheme="minorEastAsia" w:hAnsiTheme="minorHAnsi" w:cstheme="minorBidi"/>
            <w:noProof/>
            <w:lang w:bidi="ne-NP"/>
          </w:rPr>
          <w:tab/>
        </w:r>
        <w:r w:rsidRPr="002A33D7">
          <w:rPr>
            <w:rStyle w:val="Hyperlink"/>
            <w:noProof/>
          </w:rPr>
          <w:t>Discussion</w:t>
        </w:r>
        <w:r>
          <w:rPr>
            <w:noProof/>
            <w:webHidden/>
          </w:rPr>
          <w:tab/>
        </w:r>
        <w:r>
          <w:rPr>
            <w:noProof/>
            <w:webHidden/>
          </w:rPr>
          <w:fldChar w:fldCharType="begin"/>
        </w:r>
        <w:r>
          <w:rPr>
            <w:noProof/>
            <w:webHidden/>
          </w:rPr>
          <w:instrText xml:space="preserve"> PAGEREF _Toc127191935 \h </w:instrText>
        </w:r>
      </w:ins>
      <w:r>
        <w:rPr>
          <w:noProof/>
          <w:webHidden/>
        </w:rPr>
      </w:r>
      <w:r>
        <w:rPr>
          <w:noProof/>
          <w:webHidden/>
        </w:rPr>
        <w:fldChar w:fldCharType="separate"/>
      </w:r>
      <w:ins w:id="168" w:author="Kumar Baral" w:date="2023-02-13T14:42:00Z">
        <w:r>
          <w:rPr>
            <w:noProof/>
            <w:webHidden/>
          </w:rPr>
          <w:t>22</w:t>
        </w:r>
      </w:ins>
      <w:ins w:id="169" w:author="Kumar Baral" w:date="2023-02-13T14:39:00Z">
        <w:r>
          <w:rPr>
            <w:noProof/>
            <w:webHidden/>
          </w:rPr>
          <w:fldChar w:fldCharType="end"/>
        </w:r>
        <w:r w:rsidRPr="002A33D7">
          <w:rPr>
            <w:rStyle w:val="Hyperlink"/>
            <w:noProof/>
          </w:rPr>
          <w:fldChar w:fldCharType="end"/>
        </w:r>
      </w:ins>
    </w:p>
    <w:p w14:paraId="5F487B69" w14:textId="6D721A03" w:rsidR="00C172A6" w:rsidRDefault="00C172A6">
      <w:pPr>
        <w:pStyle w:val="TOC2"/>
        <w:tabs>
          <w:tab w:val="left" w:pos="1320"/>
        </w:tabs>
        <w:rPr>
          <w:ins w:id="170" w:author="Kumar Baral" w:date="2023-02-13T14:39:00Z"/>
          <w:rFonts w:asciiTheme="minorHAnsi" w:eastAsiaTheme="minorEastAsia" w:hAnsiTheme="minorHAnsi" w:cstheme="minorBidi"/>
          <w:noProof/>
          <w:lang w:bidi="ne-NP"/>
        </w:rPr>
      </w:pPr>
      <w:ins w:id="17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"_Toc127191936"</w:instrText>
        </w:r>
        <w:r w:rsidRPr="002A33D7">
          <w:rPr>
            <w:rStyle w:val="Hyperlink"/>
            <w:noProof/>
          </w:rPr>
          <w:instrText xml:space="preserve"> </w:instrText>
        </w:r>
        <w:r w:rsidRPr="002A33D7">
          <w:rPr>
            <w:rStyle w:val="Hyperlink"/>
            <w:noProof/>
          </w:rPr>
          <w:fldChar w:fldCharType="separate"/>
        </w:r>
        <w:r w:rsidRPr="002A33D7">
          <w:rPr>
            <w:rStyle w:val="Hyperlink"/>
            <w:noProof/>
          </w:rPr>
          <w:t>1.12</w:t>
        </w:r>
        <w:r>
          <w:rPr>
            <w:rFonts w:asciiTheme="minorHAnsi" w:eastAsiaTheme="minorEastAsia" w:hAnsiTheme="minorHAnsi" w:cstheme="minorBidi"/>
            <w:noProof/>
            <w:lang w:bidi="ne-NP"/>
          </w:rPr>
          <w:tab/>
        </w:r>
        <w:r w:rsidRPr="002A33D7">
          <w:rPr>
            <w:rStyle w:val="Hyperlink"/>
            <w:noProof/>
          </w:rPr>
          <w:t>Glacier Lake Outburst Flood (GLOF)</w:t>
        </w:r>
        <w:r>
          <w:rPr>
            <w:noProof/>
            <w:webHidden/>
          </w:rPr>
          <w:tab/>
        </w:r>
        <w:r>
          <w:rPr>
            <w:noProof/>
            <w:webHidden/>
          </w:rPr>
          <w:fldChar w:fldCharType="begin"/>
        </w:r>
        <w:r>
          <w:rPr>
            <w:noProof/>
            <w:webHidden/>
          </w:rPr>
          <w:instrText xml:space="preserve"> PAGEREF _Toc127191936 \h </w:instrText>
        </w:r>
      </w:ins>
      <w:r>
        <w:rPr>
          <w:noProof/>
          <w:webHidden/>
        </w:rPr>
      </w:r>
      <w:r>
        <w:rPr>
          <w:noProof/>
          <w:webHidden/>
        </w:rPr>
        <w:fldChar w:fldCharType="separate"/>
      </w:r>
      <w:ins w:id="172" w:author="Kumar Baral" w:date="2023-02-13T14:42:00Z">
        <w:r>
          <w:rPr>
            <w:noProof/>
            <w:webHidden/>
          </w:rPr>
          <w:t>22</w:t>
        </w:r>
      </w:ins>
      <w:ins w:id="173" w:author="Kumar Baral" w:date="2023-02-13T14:39:00Z">
        <w:r>
          <w:rPr>
            <w:noProof/>
            <w:webHidden/>
          </w:rPr>
          <w:fldChar w:fldCharType="end"/>
        </w:r>
        <w:r w:rsidRPr="002A33D7">
          <w:rPr>
            <w:rStyle w:val="Hyperlink"/>
            <w:noProof/>
          </w:rPr>
          <w:fldChar w:fldCharType="end"/>
        </w:r>
      </w:ins>
    </w:p>
    <w:p w14:paraId="7AB35B29" w14:textId="7B2975CA" w:rsidR="00C172A6" w:rsidRDefault="00C172A6">
      <w:pPr>
        <w:pStyle w:val="TOC2"/>
        <w:tabs>
          <w:tab w:val="left" w:pos="1320"/>
        </w:tabs>
        <w:rPr>
          <w:ins w:id="174" w:author="Kumar Baral" w:date="2023-02-13T14:39:00Z"/>
          <w:rFonts w:asciiTheme="minorHAnsi" w:eastAsiaTheme="minorEastAsia" w:hAnsiTheme="minorHAnsi" w:cstheme="minorBidi"/>
          <w:noProof/>
          <w:lang w:bidi="ne-NP"/>
        </w:rPr>
      </w:pPr>
      <w:ins w:id="17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"_Toc127191937"</w:instrText>
        </w:r>
        <w:r w:rsidRPr="002A33D7">
          <w:rPr>
            <w:rStyle w:val="Hyperlink"/>
            <w:noProof/>
          </w:rPr>
          <w:instrText xml:space="preserve"> </w:instrText>
        </w:r>
        <w:r w:rsidRPr="002A33D7">
          <w:rPr>
            <w:rStyle w:val="Hyperlink"/>
            <w:noProof/>
          </w:rPr>
          <w:fldChar w:fldCharType="separate"/>
        </w:r>
        <w:r w:rsidRPr="002A33D7">
          <w:rPr>
            <w:rStyle w:val="Hyperlink"/>
            <w:noProof/>
          </w:rPr>
          <w:t>1.13</w:t>
        </w:r>
        <w:r>
          <w:rPr>
            <w:rFonts w:asciiTheme="minorHAnsi" w:eastAsiaTheme="minorEastAsia" w:hAnsiTheme="minorHAnsi" w:cstheme="minorBidi"/>
            <w:noProof/>
            <w:lang w:bidi="ne-NP"/>
          </w:rPr>
          <w:tab/>
        </w:r>
        <w:r w:rsidRPr="002A33D7">
          <w:rPr>
            <w:rStyle w:val="Hyperlink"/>
            <w:noProof/>
          </w:rPr>
          <w:t>Conclusions</w:t>
        </w:r>
        <w:r>
          <w:rPr>
            <w:noProof/>
            <w:webHidden/>
          </w:rPr>
          <w:tab/>
        </w:r>
        <w:r>
          <w:rPr>
            <w:noProof/>
            <w:webHidden/>
          </w:rPr>
          <w:fldChar w:fldCharType="begin"/>
        </w:r>
        <w:r>
          <w:rPr>
            <w:noProof/>
            <w:webHidden/>
          </w:rPr>
          <w:instrText xml:space="preserve"> PAGEREF _Toc127191937 \h </w:instrText>
        </w:r>
      </w:ins>
      <w:r>
        <w:rPr>
          <w:noProof/>
          <w:webHidden/>
        </w:rPr>
      </w:r>
      <w:r>
        <w:rPr>
          <w:noProof/>
          <w:webHidden/>
        </w:rPr>
        <w:fldChar w:fldCharType="separate"/>
      </w:r>
      <w:ins w:id="176" w:author="Kumar Baral" w:date="2023-02-13T14:42:00Z">
        <w:r>
          <w:rPr>
            <w:noProof/>
            <w:webHidden/>
          </w:rPr>
          <w:t>22</w:t>
        </w:r>
      </w:ins>
      <w:ins w:id="177" w:author="Kumar Baral" w:date="2023-02-13T14:39:00Z">
        <w:r>
          <w:rPr>
            <w:noProof/>
            <w:webHidden/>
          </w:rPr>
          <w:fldChar w:fldCharType="end"/>
        </w:r>
        <w:r w:rsidRPr="002A33D7">
          <w:rPr>
            <w:rStyle w:val="Hyperlink"/>
            <w:noProof/>
          </w:rPr>
          <w:fldChar w:fldCharType="end"/>
        </w:r>
      </w:ins>
    </w:p>
    <w:p w14:paraId="4DBD22F0" w14:textId="7F3563C0" w:rsidR="00C172A6" w:rsidRDefault="00C172A6">
      <w:pPr>
        <w:pStyle w:val="TOC2"/>
        <w:tabs>
          <w:tab w:val="left" w:pos="1320"/>
        </w:tabs>
        <w:rPr>
          <w:ins w:id="178" w:author="Kumar Baral" w:date="2023-02-13T14:39:00Z"/>
          <w:rFonts w:asciiTheme="minorHAnsi" w:eastAsiaTheme="minorEastAsia" w:hAnsiTheme="minorHAnsi" w:cstheme="minorBidi"/>
          <w:noProof/>
          <w:lang w:bidi="ne-NP"/>
        </w:rPr>
      </w:pPr>
      <w:ins w:id="17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"_Toc127191940"</w:instrText>
        </w:r>
        <w:r w:rsidRPr="002A33D7">
          <w:rPr>
            <w:rStyle w:val="Hyperlink"/>
            <w:noProof/>
          </w:rPr>
          <w:instrText xml:space="preserve"> </w:instrText>
        </w:r>
        <w:r w:rsidRPr="002A33D7">
          <w:rPr>
            <w:rStyle w:val="Hyperlink"/>
            <w:noProof/>
          </w:rPr>
          <w:fldChar w:fldCharType="separate"/>
        </w:r>
        <w:r w:rsidRPr="002A33D7">
          <w:rPr>
            <w:rStyle w:val="Hyperlink"/>
            <w:noProof/>
          </w:rPr>
          <w:t>1.14</w:t>
        </w:r>
        <w:r>
          <w:rPr>
            <w:rFonts w:asciiTheme="minorHAnsi" w:eastAsiaTheme="minorEastAsia" w:hAnsiTheme="minorHAnsi" w:cstheme="minorBidi"/>
            <w:noProof/>
            <w:lang w:bidi="ne-NP"/>
          </w:rPr>
          <w:tab/>
        </w:r>
        <w:r w:rsidRPr="002A33D7">
          <w:rPr>
            <w:rStyle w:val="Hyperlink"/>
            <w:noProof/>
          </w:rPr>
          <w:t>Recommendations</w:t>
        </w:r>
        <w:r>
          <w:rPr>
            <w:noProof/>
            <w:webHidden/>
          </w:rPr>
          <w:tab/>
        </w:r>
        <w:r>
          <w:rPr>
            <w:noProof/>
            <w:webHidden/>
          </w:rPr>
          <w:fldChar w:fldCharType="begin"/>
        </w:r>
        <w:r>
          <w:rPr>
            <w:noProof/>
            <w:webHidden/>
          </w:rPr>
          <w:instrText xml:space="preserve"> PAGEREF _Toc127191940 \h </w:instrText>
        </w:r>
      </w:ins>
      <w:r>
        <w:rPr>
          <w:noProof/>
          <w:webHidden/>
        </w:rPr>
      </w:r>
      <w:r>
        <w:rPr>
          <w:noProof/>
          <w:webHidden/>
        </w:rPr>
        <w:fldChar w:fldCharType="separate"/>
      </w:r>
      <w:ins w:id="180" w:author="Kumar Baral" w:date="2023-02-13T14:42:00Z">
        <w:r>
          <w:rPr>
            <w:noProof/>
            <w:webHidden/>
          </w:rPr>
          <w:t>22</w:t>
        </w:r>
      </w:ins>
      <w:ins w:id="181" w:author="Kumar Baral" w:date="2023-02-13T14:39:00Z">
        <w:r>
          <w:rPr>
            <w:noProof/>
            <w:webHidden/>
          </w:rPr>
          <w:fldChar w:fldCharType="end"/>
        </w:r>
        <w:r w:rsidRPr="002A33D7">
          <w:rPr>
            <w:rStyle w:val="Hyperlink"/>
            <w:noProof/>
          </w:rPr>
          <w:fldChar w:fldCharType="end"/>
        </w:r>
      </w:ins>
    </w:p>
    <w:p w14:paraId="6BF23284" w14:textId="55BA4D0C" w:rsidR="00C172A6" w:rsidRDefault="00C172A6">
      <w:pPr>
        <w:pStyle w:val="TOC1"/>
        <w:rPr>
          <w:ins w:id="182" w:author="Kumar Baral" w:date="2023-02-13T14:39:00Z"/>
          <w:rFonts w:asciiTheme="minorHAnsi" w:eastAsiaTheme="minorEastAsia" w:hAnsiTheme="minorHAnsi" w:cstheme="minorBidi"/>
          <w:b w:val="0"/>
          <w:sz w:val="22"/>
          <w:lang w:bidi="ne-NP"/>
        </w:rPr>
      </w:pPr>
      <w:ins w:id="183" w:author="Kumar Baral" w:date="2023-02-13T14:39:00Z">
        <w:r w:rsidRPr="002A33D7">
          <w:rPr>
            <w:rStyle w:val="Hyperlink"/>
          </w:rPr>
          <w:fldChar w:fldCharType="begin"/>
        </w:r>
        <w:r w:rsidRPr="002A33D7">
          <w:rPr>
            <w:rStyle w:val="Hyperlink"/>
          </w:rPr>
          <w:instrText xml:space="preserve"> </w:instrText>
        </w:r>
        <w:r>
          <w:instrText>HYPERLINK \l "_Toc127191941"</w:instrText>
        </w:r>
        <w:r w:rsidRPr="002A33D7">
          <w:rPr>
            <w:rStyle w:val="Hyperlink"/>
          </w:rPr>
          <w:instrText xml:space="preserve"> </w:instrText>
        </w:r>
        <w:r w:rsidRPr="002A33D7">
          <w:rPr>
            <w:rStyle w:val="Hyperlink"/>
          </w:rPr>
          <w:fldChar w:fldCharType="separate"/>
        </w:r>
        <w:r w:rsidRPr="002A33D7">
          <w:rPr>
            <w:rStyle w:val="Hyperlink"/>
          </w:rPr>
          <w:t>2</w:t>
        </w:r>
        <w:r>
          <w:rPr>
            <w:rFonts w:asciiTheme="minorHAnsi" w:eastAsiaTheme="minorEastAsia" w:hAnsiTheme="minorHAnsi" w:cstheme="minorBidi"/>
            <w:b w:val="0"/>
            <w:sz w:val="22"/>
            <w:lang w:bidi="ne-NP"/>
          </w:rPr>
          <w:tab/>
        </w:r>
        <w:r w:rsidRPr="002A33D7">
          <w:rPr>
            <w:rStyle w:val="Hyperlink"/>
          </w:rPr>
          <w:t>REFERENCES</w:t>
        </w:r>
        <w:r>
          <w:rPr>
            <w:webHidden/>
          </w:rPr>
          <w:tab/>
        </w:r>
        <w:r>
          <w:rPr>
            <w:webHidden/>
          </w:rPr>
          <w:fldChar w:fldCharType="begin"/>
        </w:r>
        <w:r>
          <w:rPr>
            <w:webHidden/>
          </w:rPr>
          <w:instrText xml:space="preserve"> PAGEREF _Toc127191941 \h </w:instrText>
        </w:r>
      </w:ins>
      <w:r>
        <w:rPr>
          <w:webHidden/>
        </w:rPr>
      </w:r>
      <w:r>
        <w:rPr>
          <w:webHidden/>
        </w:rPr>
        <w:fldChar w:fldCharType="separate"/>
      </w:r>
      <w:ins w:id="184" w:author="Kumar Baral" w:date="2023-02-13T14:42:00Z">
        <w:r>
          <w:rPr>
            <w:webHidden/>
          </w:rPr>
          <w:t>24</w:t>
        </w:r>
      </w:ins>
      <w:ins w:id="185" w:author="Kumar Baral" w:date="2023-02-13T14:39:00Z">
        <w:r>
          <w:rPr>
            <w:webHidden/>
          </w:rPr>
          <w:fldChar w:fldCharType="end"/>
        </w:r>
        <w:r w:rsidRPr="002A33D7">
          <w:rPr>
            <w:rStyle w:val="Hyperlink"/>
          </w:rPr>
          <w:fldChar w:fldCharType="end"/>
        </w:r>
      </w:ins>
    </w:p>
    <w:p w14:paraId="2A83A7FC" w14:textId="16B1E83A" w:rsidR="000D028B" w:rsidDel="009564D9" w:rsidRDefault="000D028B">
      <w:pPr>
        <w:pStyle w:val="TOC1"/>
        <w:rPr>
          <w:del w:id="186" w:author="Kumar Baral" w:date="2023-02-13T12:01:00Z"/>
          <w:rFonts w:asciiTheme="minorHAnsi" w:eastAsiaTheme="minorEastAsia" w:hAnsiTheme="minorHAnsi" w:cstheme="minorBidi"/>
          <w:b w:val="0"/>
          <w:sz w:val="22"/>
          <w:lang w:bidi="ne-NP"/>
        </w:rPr>
      </w:pPr>
      <w:del w:id="187" w:author="Kumar Baral" w:date="2023-02-13T12:01:00Z">
        <w:r w:rsidRPr="009564D9" w:rsidDel="009564D9">
          <w:rPr>
            <w:rPrChange w:id="188" w:author="Kumar Baral" w:date="2023-02-13T12:01:00Z">
              <w:rPr>
                <w:rStyle w:val="Hyperlink"/>
              </w:rPr>
            </w:rPrChange>
          </w:rPr>
          <w:delText>LIST OF ACRONYMS</w:delText>
        </w:r>
        <w:r w:rsidDel="009564D9">
          <w:rPr>
            <w:webHidden/>
          </w:rPr>
          <w:tab/>
          <w:delText>i</w:delText>
        </w:r>
      </w:del>
    </w:p>
    <w:p w14:paraId="17D0325C" w14:textId="2E8A5654" w:rsidR="000D028B" w:rsidDel="009564D9" w:rsidRDefault="000D028B">
      <w:pPr>
        <w:pStyle w:val="TOC1"/>
        <w:rPr>
          <w:del w:id="189" w:author="Kumar Baral" w:date="2023-02-13T12:01:00Z"/>
          <w:rFonts w:asciiTheme="minorHAnsi" w:eastAsiaTheme="minorEastAsia" w:hAnsiTheme="minorHAnsi" w:cstheme="minorBidi"/>
          <w:b w:val="0"/>
          <w:sz w:val="22"/>
          <w:lang w:bidi="ne-NP"/>
        </w:rPr>
      </w:pPr>
      <w:del w:id="190" w:author="Kumar Baral" w:date="2023-02-13T12:01:00Z">
        <w:r w:rsidRPr="009564D9" w:rsidDel="009564D9">
          <w:rPr>
            <w:rPrChange w:id="191" w:author="Kumar Baral" w:date="2023-02-13T12:01:00Z">
              <w:rPr>
                <w:rStyle w:val="Hyperlink"/>
              </w:rPr>
            </w:rPrChange>
          </w:rPr>
          <w:delText>LIST OF FIGURES</w:delText>
        </w:r>
        <w:r w:rsidDel="009564D9">
          <w:rPr>
            <w:webHidden/>
          </w:rPr>
          <w:tab/>
          <w:delText>iv</w:delText>
        </w:r>
      </w:del>
    </w:p>
    <w:p w14:paraId="2928B5A9" w14:textId="2B7EEC15" w:rsidR="000D028B" w:rsidDel="009564D9" w:rsidRDefault="000D028B">
      <w:pPr>
        <w:pStyle w:val="TOC1"/>
        <w:rPr>
          <w:del w:id="192" w:author="Kumar Baral" w:date="2023-02-13T12:01:00Z"/>
          <w:rFonts w:asciiTheme="minorHAnsi" w:eastAsiaTheme="minorEastAsia" w:hAnsiTheme="minorHAnsi" w:cstheme="minorBidi"/>
          <w:b w:val="0"/>
          <w:sz w:val="22"/>
          <w:lang w:bidi="ne-NP"/>
        </w:rPr>
      </w:pPr>
      <w:del w:id="193" w:author="Kumar Baral" w:date="2023-02-13T12:01:00Z">
        <w:r w:rsidRPr="009564D9" w:rsidDel="009564D9">
          <w:rPr>
            <w:rPrChange w:id="194" w:author="Kumar Baral" w:date="2023-02-13T12:01:00Z">
              <w:rPr>
                <w:rStyle w:val="Hyperlink"/>
              </w:rPr>
            </w:rPrChange>
          </w:rPr>
          <w:delText>LIST OF TABLES</w:delText>
        </w:r>
        <w:r w:rsidDel="009564D9">
          <w:rPr>
            <w:webHidden/>
          </w:rPr>
          <w:tab/>
          <w:delText>v</w:delText>
        </w:r>
      </w:del>
    </w:p>
    <w:p w14:paraId="19CDDDC1" w14:textId="422B5A26" w:rsidR="000D028B" w:rsidDel="009564D9" w:rsidRDefault="000D028B">
      <w:pPr>
        <w:pStyle w:val="TOC1"/>
        <w:rPr>
          <w:del w:id="195" w:author="Kumar Baral" w:date="2023-02-13T12:01:00Z"/>
          <w:rFonts w:asciiTheme="minorHAnsi" w:eastAsiaTheme="minorEastAsia" w:hAnsiTheme="minorHAnsi" w:cstheme="minorBidi"/>
          <w:b w:val="0"/>
          <w:sz w:val="22"/>
          <w:lang w:bidi="ne-NP"/>
        </w:rPr>
      </w:pPr>
      <w:del w:id="196" w:author="Kumar Baral" w:date="2023-02-13T12:01:00Z">
        <w:r w:rsidRPr="009564D9" w:rsidDel="009564D9">
          <w:rPr>
            <w:rPrChange w:id="197" w:author="Kumar Baral" w:date="2023-02-13T12:01:00Z">
              <w:rPr>
                <w:rStyle w:val="Hyperlink"/>
              </w:rPr>
            </w:rPrChange>
          </w:rPr>
          <w:delText>1</w:delText>
        </w:r>
        <w:r w:rsidDel="009564D9">
          <w:rPr>
            <w:rFonts w:asciiTheme="minorHAnsi" w:eastAsiaTheme="minorEastAsia" w:hAnsiTheme="minorHAnsi" w:cstheme="minorBidi"/>
            <w:b w:val="0"/>
            <w:sz w:val="22"/>
            <w:lang w:bidi="ne-NP"/>
          </w:rPr>
          <w:tab/>
        </w:r>
        <w:r w:rsidRPr="009564D9" w:rsidDel="009564D9">
          <w:rPr>
            <w:rPrChange w:id="198" w:author="Kumar Baral" w:date="2023-02-13T12:01:00Z">
              <w:rPr>
                <w:rStyle w:val="Hyperlink"/>
              </w:rPr>
            </w:rPrChange>
          </w:rPr>
          <w:delText>HYDROLOGY</w:delText>
        </w:r>
        <w:r w:rsidDel="009564D9">
          <w:rPr>
            <w:webHidden/>
          </w:rPr>
          <w:tab/>
          <w:delText>6</w:delText>
        </w:r>
      </w:del>
    </w:p>
    <w:p w14:paraId="09C0E1ED" w14:textId="4B6E6C7F" w:rsidR="000D028B" w:rsidDel="009564D9" w:rsidRDefault="000D028B">
      <w:pPr>
        <w:pStyle w:val="TOC2"/>
        <w:rPr>
          <w:del w:id="199" w:author="Kumar Baral" w:date="2023-02-13T12:01:00Z"/>
          <w:rFonts w:asciiTheme="minorHAnsi" w:eastAsiaTheme="minorEastAsia" w:hAnsiTheme="minorHAnsi" w:cstheme="minorBidi"/>
          <w:noProof/>
          <w:lang w:bidi="ne-NP"/>
        </w:rPr>
      </w:pPr>
      <w:del w:id="200" w:author="Kumar Baral" w:date="2023-02-13T12:01:00Z">
        <w:r w:rsidRPr="009564D9" w:rsidDel="009564D9">
          <w:rPr>
            <w:rPrChange w:id="201" w:author="Kumar Baral" w:date="2023-02-13T12:01:00Z">
              <w:rPr>
                <w:rStyle w:val="Hyperlink"/>
                <w:noProof/>
              </w:rPr>
            </w:rPrChange>
          </w:rPr>
          <w:delText>1.1</w:delText>
        </w:r>
        <w:r w:rsidDel="009564D9">
          <w:rPr>
            <w:rFonts w:asciiTheme="minorHAnsi" w:eastAsiaTheme="minorEastAsia" w:hAnsiTheme="minorHAnsi" w:cstheme="minorBidi"/>
            <w:noProof/>
            <w:lang w:bidi="ne-NP"/>
          </w:rPr>
          <w:tab/>
        </w:r>
        <w:r w:rsidRPr="009564D9" w:rsidDel="009564D9">
          <w:rPr>
            <w:rPrChange w:id="202" w:author="Kumar Baral" w:date="2023-02-13T12:01:00Z">
              <w:rPr>
                <w:rStyle w:val="Hyperlink"/>
                <w:noProof/>
              </w:rPr>
            </w:rPrChange>
          </w:rPr>
          <w:delText>Introduction</w:delText>
        </w:r>
        <w:r w:rsidDel="009564D9">
          <w:rPr>
            <w:noProof/>
            <w:webHidden/>
          </w:rPr>
          <w:tab/>
          <w:delText>6</w:delText>
        </w:r>
      </w:del>
    </w:p>
    <w:p w14:paraId="47A7E60A" w14:textId="584CB11E" w:rsidR="000D028B" w:rsidDel="009564D9" w:rsidRDefault="000D028B">
      <w:pPr>
        <w:pStyle w:val="TOC2"/>
        <w:rPr>
          <w:del w:id="203" w:author="Kumar Baral" w:date="2023-02-13T12:01:00Z"/>
          <w:rFonts w:asciiTheme="minorHAnsi" w:eastAsiaTheme="minorEastAsia" w:hAnsiTheme="minorHAnsi" w:cstheme="minorBidi"/>
          <w:noProof/>
          <w:lang w:bidi="ne-NP"/>
        </w:rPr>
      </w:pPr>
      <w:del w:id="204" w:author="Kumar Baral" w:date="2023-02-13T12:01:00Z">
        <w:r w:rsidRPr="009564D9" w:rsidDel="009564D9">
          <w:rPr>
            <w:rPrChange w:id="205" w:author="Kumar Baral" w:date="2023-02-13T12:01:00Z">
              <w:rPr>
                <w:rStyle w:val="Hyperlink"/>
                <w:noProof/>
              </w:rPr>
            </w:rPrChange>
          </w:rPr>
          <w:delText>1.2</w:delText>
        </w:r>
        <w:r w:rsidDel="009564D9">
          <w:rPr>
            <w:rFonts w:asciiTheme="minorHAnsi" w:eastAsiaTheme="minorEastAsia" w:hAnsiTheme="minorHAnsi" w:cstheme="minorBidi"/>
            <w:noProof/>
            <w:lang w:bidi="ne-NP"/>
          </w:rPr>
          <w:tab/>
        </w:r>
        <w:r w:rsidRPr="009564D9" w:rsidDel="009564D9">
          <w:rPr>
            <w:rPrChange w:id="206" w:author="Kumar Baral" w:date="2023-02-13T12:01:00Z">
              <w:rPr>
                <w:rStyle w:val="Hyperlink"/>
                <w:noProof/>
              </w:rPr>
            </w:rPrChange>
          </w:rPr>
          <w:delText>Catchment Characteristics</w:delText>
        </w:r>
        <w:r w:rsidDel="009564D9">
          <w:rPr>
            <w:noProof/>
            <w:webHidden/>
          </w:rPr>
          <w:tab/>
          <w:delText>9</w:delText>
        </w:r>
      </w:del>
    </w:p>
    <w:p w14:paraId="0F30D62B" w14:textId="2E3BCDE3" w:rsidR="000D028B" w:rsidDel="009564D9" w:rsidRDefault="000D028B">
      <w:pPr>
        <w:pStyle w:val="TOC2"/>
        <w:rPr>
          <w:del w:id="207" w:author="Kumar Baral" w:date="2023-02-13T12:01:00Z"/>
          <w:rFonts w:asciiTheme="minorHAnsi" w:eastAsiaTheme="minorEastAsia" w:hAnsiTheme="minorHAnsi" w:cstheme="minorBidi"/>
          <w:noProof/>
          <w:lang w:bidi="ne-NP"/>
        </w:rPr>
      </w:pPr>
      <w:del w:id="208" w:author="Kumar Baral" w:date="2023-02-13T12:01:00Z">
        <w:r w:rsidRPr="009564D9" w:rsidDel="009564D9">
          <w:rPr>
            <w:rPrChange w:id="209" w:author="Kumar Baral" w:date="2023-02-13T12:01:00Z">
              <w:rPr>
                <w:rStyle w:val="Hyperlink"/>
                <w:noProof/>
              </w:rPr>
            </w:rPrChange>
          </w:rPr>
          <w:delText>1.3</w:delText>
        </w:r>
        <w:r w:rsidDel="009564D9">
          <w:rPr>
            <w:rFonts w:asciiTheme="minorHAnsi" w:eastAsiaTheme="minorEastAsia" w:hAnsiTheme="minorHAnsi" w:cstheme="minorBidi"/>
            <w:noProof/>
            <w:lang w:bidi="ne-NP"/>
          </w:rPr>
          <w:tab/>
        </w:r>
        <w:r w:rsidRPr="009564D9" w:rsidDel="009564D9">
          <w:rPr>
            <w:rPrChange w:id="210" w:author="Kumar Baral" w:date="2023-02-13T12:01:00Z">
              <w:rPr>
                <w:rStyle w:val="Hyperlink"/>
                <w:noProof/>
              </w:rPr>
            </w:rPrChange>
          </w:rPr>
          <w:delText>Climate</w:delText>
        </w:r>
        <w:r w:rsidDel="009564D9">
          <w:rPr>
            <w:noProof/>
            <w:webHidden/>
          </w:rPr>
          <w:tab/>
          <w:delText>10</w:delText>
        </w:r>
      </w:del>
    </w:p>
    <w:p w14:paraId="5F94DC80" w14:textId="21D5C04A" w:rsidR="000D028B" w:rsidDel="009564D9" w:rsidRDefault="000D028B">
      <w:pPr>
        <w:pStyle w:val="TOC2"/>
        <w:rPr>
          <w:del w:id="211" w:author="Kumar Baral" w:date="2023-02-13T12:01:00Z"/>
          <w:rFonts w:asciiTheme="minorHAnsi" w:eastAsiaTheme="minorEastAsia" w:hAnsiTheme="minorHAnsi" w:cstheme="minorBidi"/>
          <w:noProof/>
          <w:lang w:bidi="ne-NP"/>
        </w:rPr>
      </w:pPr>
      <w:del w:id="212" w:author="Kumar Baral" w:date="2023-02-13T12:01:00Z">
        <w:r w:rsidRPr="009564D9" w:rsidDel="009564D9">
          <w:rPr>
            <w:rPrChange w:id="213" w:author="Kumar Baral" w:date="2023-02-13T12:01:00Z">
              <w:rPr>
                <w:rStyle w:val="Hyperlink"/>
                <w:noProof/>
              </w:rPr>
            </w:rPrChange>
          </w:rPr>
          <w:delText>1.4</w:delText>
        </w:r>
        <w:r w:rsidDel="009564D9">
          <w:rPr>
            <w:rFonts w:asciiTheme="minorHAnsi" w:eastAsiaTheme="minorEastAsia" w:hAnsiTheme="minorHAnsi" w:cstheme="minorBidi"/>
            <w:noProof/>
            <w:lang w:bidi="ne-NP"/>
          </w:rPr>
          <w:tab/>
        </w:r>
        <w:r w:rsidRPr="009564D9" w:rsidDel="009564D9">
          <w:rPr>
            <w:rPrChange w:id="214" w:author="Kumar Baral" w:date="2023-02-13T12:01:00Z">
              <w:rPr>
                <w:rStyle w:val="Hyperlink"/>
                <w:noProof/>
              </w:rPr>
            </w:rPrChange>
          </w:rPr>
          <w:delText>Available Data</w:delText>
        </w:r>
        <w:r w:rsidDel="009564D9">
          <w:rPr>
            <w:noProof/>
            <w:webHidden/>
          </w:rPr>
          <w:tab/>
          <w:delText>11</w:delText>
        </w:r>
      </w:del>
    </w:p>
    <w:p w14:paraId="6CDC1322" w14:textId="1442EB72" w:rsidR="000D028B" w:rsidDel="009564D9" w:rsidRDefault="000D028B">
      <w:pPr>
        <w:pStyle w:val="TOC3"/>
        <w:rPr>
          <w:del w:id="215" w:author="Kumar Baral" w:date="2023-02-13T12:01:00Z"/>
          <w:rFonts w:asciiTheme="minorHAnsi" w:eastAsiaTheme="minorEastAsia" w:hAnsiTheme="minorHAnsi" w:cstheme="minorBidi"/>
          <w:noProof/>
          <w:lang w:bidi="ne-NP"/>
        </w:rPr>
      </w:pPr>
      <w:del w:id="216" w:author="Kumar Baral" w:date="2023-02-13T12:01:00Z">
        <w:r w:rsidRPr="009564D9" w:rsidDel="009564D9">
          <w:rPr>
            <w:rPrChange w:id="217" w:author="Kumar Baral" w:date="2023-02-13T12:01:00Z">
              <w:rPr>
                <w:rStyle w:val="Hyperlink"/>
                <w:noProof/>
              </w:rPr>
            </w:rPrChange>
          </w:rPr>
          <w:delText>1.4.1</w:delText>
        </w:r>
        <w:r w:rsidDel="009564D9">
          <w:rPr>
            <w:rFonts w:asciiTheme="minorHAnsi" w:eastAsiaTheme="minorEastAsia" w:hAnsiTheme="minorHAnsi" w:cstheme="minorBidi"/>
            <w:noProof/>
            <w:lang w:bidi="ne-NP"/>
          </w:rPr>
          <w:tab/>
        </w:r>
        <w:r w:rsidRPr="009564D9" w:rsidDel="009564D9">
          <w:rPr>
            <w:rPrChange w:id="218" w:author="Kumar Baral" w:date="2023-02-13T12:01:00Z">
              <w:rPr>
                <w:rStyle w:val="Hyperlink"/>
                <w:noProof/>
              </w:rPr>
            </w:rPrChange>
          </w:rPr>
          <w:delText>Hydrological Data</w:delText>
        </w:r>
        <w:r w:rsidDel="009564D9">
          <w:rPr>
            <w:noProof/>
            <w:webHidden/>
          </w:rPr>
          <w:tab/>
          <w:delText>11</w:delText>
        </w:r>
      </w:del>
    </w:p>
    <w:p w14:paraId="51D6EA20" w14:textId="2CF4C618" w:rsidR="000D028B" w:rsidDel="009564D9" w:rsidRDefault="000D028B">
      <w:pPr>
        <w:pStyle w:val="TOC3"/>
        <w:rPr>
          <w:del w:id="219" w:author="Kumar Baral" w:date="2023-02-13T12:01:00Z"/>
          <w:rFonts w:asciiTheme="minorHAnsi" w:eastAsiaTheme="minorEastAsia" w:hAnsiTheme="minorHAnsi" w:cstheme="minorBidi"/>
          <w:noProof/>
          <w:lang w:bidi="ne-NP"/>
        </w:rPr>
      </w:pPr>
      <w:del w:id="220" w:author="Kumar Baral" w:date="2023-02-13T12:01:00Z">
        <w:r w:rsidRPr="009564D9" w:rsidDel="009564D9">
          <w:rPr>
            <w:rPrChange w:id="221" w:author="Kumar Baral" w:date="2023-02-13T12:01:00Z">
              <w:rPr>
                <w:rStyle w:val="Hyperlink"/>
                <w:noProof/>
              </w:rPr>
            </w:rPrChange>
          </w:rPr>
          <w:delText>1.4.2</w:delText>
        </w:r>
        <w:r w:rsidDel="009564D9">
          <w:rPr>
            <w:rFonts w:asciiTheme="minorHAnsi" w:eastAsiaTheme="minorEastAsia" w:hAnsiTheme="minorHAnsi" w:cstheme="minorBidi"/>
            <w:noProof/>
            <w:lang w:bidi="ne-NP"/>
          </w:rPr>
          <w:tab/>
        </w:r>
        <w:r w:rsidRPr="009564D9" w:rsidDel="009564D9">
          <w:rPr>
            <w:rPrChange w:id="222" w:author="Kumar Baral" w:date="2023-02-13T12:01:00Z">
              <w:rPr>
                <w:rStyle w:val="Hyperlink"/>
                <w:noProof/>
              </w:rPr>
            </w:rPrChange>
          </w:rPr>
          <w:delText>Gauge Installation and data recording</w:delText>
        </w:r>
        <w:r w:rsidDel="009564D9">
          <w:rPr>
            <w:noProof/>
            <w:webHidden/>
          </w:rPr>
          <w:tab/>
          <w:delText>11</w:delText>
        </w:r>
      </w:del>
    </w:p>
    <w:p w14:paraId="3CE0A152" w14:textId="690B9B24" w:rsidR="000D028B" w:rsidDel="009564D9" w:rsidRDefault="000D028B">
      <w:pPr>
        <w:pStyle w:val="TOC3"/>
        <w:rPr>
          <w:del w:id="223" w:author="Kumar Baral" w:date="2023-02-13T12:01:00Z"/>
          <w:rFonts w:asciiTheme="minorHAnsi" w:eastAsiaTheme="minorEastAsia" w:hAnsiTheme="minorHAnsi" w:cstheme="minorBidi"/>
          <w:noProof/>
          <w:lang w:bidi="ne-NP"/>
        </w:rPr>
      </w:pPr>
      <w:del w:id="224" w:author="Kumar Baral" w:date="2023-02-13T12:01:00Z">
        <w:r w:rsidRPr="009564D9" w:rsidDel="009564D9">
          <w:rPr>
            <w:rPrChange w:id="225" w:author="Kumar Baral" w:date="2023-02-13T12:01:00Z">
              <w:rPr>
                <w:rStyle w:val="Hyperlink"/>
                <w:noProof/>
              </w:rPr>
            </w:rPrChange>
          </w:rPr>
          <w:delText>1.4.3</w:delText>
        </w:r>
        <w:r w:rsidDel="009564D9">
          <w:rPr>
            <w:rFonts w:asciiTheme="minorHAnsi" w:eastAsiaTheme="minorEastAsia" w:hAnsiTheme="minorHAnsi" w:cstheme="minorBidi"/>
            <w:noProof/>
            <w:lang w:bidi="ne-NP"/>
          </w:rPr>
          <w:tab/>
        </w:r>
        <w:r w:rsidRPr="009564D9" w:rsidDel="009564D9">
          <w:rPr>
            <w:rPrChange w:id="226" w:author="Kumar Baral" w:date="2023-02-13T12:01:00Z">
              <w:rPr>
                <w:rStyle w:val="Hyperlink"/>
                <w:noProof/>
              </w:rPr>
            </w:rPrChange>
          </w:rPr>
          <w:delText>Meterological Data</w:delText>
        </w:r>
        <w:r w:rsidDel="009564D9">
          <w:rPr>
            <w:noProof/>
            <w:webHidden/>
          </w:rPr>
          <w:tab/>
          <w:delText>11</w:delText>
        </w:r>
      </w:del>
    </w:p>
    <w:p w14:paraId="10999C83" w14:textId="3EA067D0" w:rsidR="000D028B" w:rsidDel="009564D9" w:rsidRDefault="000D028B">
      <w:pPr>
        <w:pStyle w:val="TOC2"/>
        <w:rPr>
          <w:del w:id="227" w:author="Kumar Baral" w:date="2023-02-13T12:01:00Z"/>
          <w:rFonts w:asciiTheme="minorHAnsi" w:eastAsiaTheme="minorEastAsia" w:hAnsiTheme="minorHAnsi" w:cstheme="minorBidi"/>
          <w:noProof/>
          <w:lang w:bidi="ne-NP"/>
        </w:rPr>
      </w:pPr>
      <w:del w:id="228" w:author="Kumar Baral" w:date="2023-02-13T12:01:00Z">
        <w:r w:rsidRPr="009564D9" w:rsidDel="009564D9">
          <w:rPr>
            <w:rPrChange w:id="229" w:author="Kumar Baral" w:date="2023-02-13T12:01:00Z">
              <w:rPr>
                <w:rStyle w:val="Hyperlink"/>
                <w:noProof/>
              </w:rPr>
            </w:rPrChange>
          </w:rPr>
          <w:delText>1.5</w:delText>
        </w:r>
        <w:r w:rsidDel="009564D9">
          <w:rPr>
            <w:rFonts w:asciiTheme="minorHAnsi" w:eastAsiaTheme="minorEastAsia" w:hAnsiTheme="minorHAnsi" w:cstheme="minorBidi"/>
            <w:noProof/>
            <w:lang w:bidi="ne-NP"/>
          </w:rPr>
          <w:tab/>
        </w:r>
        <w:r w:rsidRPr="009564D9" w:rsidDel="009564D9">
          <w:rPr>
            <w:rPrChange w:id="230" w:author="Kumar Baral" w:date="2023-02-13T12:01:00Z">
              <w:rPr>
                <w:rStyle w:val="Hyperlink"/>
                <w:noProof/>
              </w:rPr>
            </w:rPrChange>
          </w:rPr>
          <w:delText>Basin Rainfall</w:delText>
        </w:r>
        <w:r w:rsidDel="009564D9">
          <w:rPr>
            <w:noProof/>
            <w:webHidden/>
          </w:rPr>
          <w:tab/>
          <w:delText>13</w:delText>
        </w:r>
      </w:del>
    </w:p>
    <w:p w14:paraId="7015F945" w14:textId="279D5824" w:rsidR="000D028B" w:rsidDel="009564D9" w:rsidRDefault="000D028B">
      <w:pPr>
        <w:pStyle w:val="TOC2"/>
        <w:rPr>
          <w:del w:id="231" w:author="Kumar Baral" w:date="2023-02-13T12:01:00Z"/>
          <w:rFonts w:asciiTheme="minorHAnsi" w:eastAsiaTheme="minorEastAsia" w:hAnsiTheme="minorHAnsi" w:cstheme="minorBidi"/>
          <w:noProof/>
          <w:lang w:bidi="ne-NP"/>
        </w:rPr>
      </w:pPr>
      <w:del w:id="232" w:author="Kumar Baral" w:date="2023-02-13T12:01:00Z">
        <w:r w:rsidRPr="009564D9" w:rsidDel="009564D9">
          <w:rPr>
            <w:rPrChange w:id="233" w:author="Kumar Baral" w:date="2023-02-13T12:01:00Z">
              <w:rPr>
                <w:rStyle w:val="Hyperlink"/>
                <w:noProof/>
              </w:rPr>
            </w:rPrChange>
          </w:rPr>
          <w:delText>1.6</w:delText>
        </w:r>
        <w:r w:rsidDel="009564D9">
          <w:rPr>
            <w:rFonts w:asciiTheme="minorHAnsi" w:eastAsiaTheme="minorEastAsia" w:hAnsiTheme="minorHAnsi" w:cstheme="minorBidi"/>
            <w:noProof/>
            <w:lang w:bidi="ne-NP"/>
          </w:rPr>
          <w:tab/>
        </w:r>
        <w:r w:rsidRPr="009564D9" w:rsidDel="009564D9">
          <w:rPr>
            <w:rPrChange w:id="234" w:author="Kumar Baral" w:date="2023-02-13T12:01:00Z">
              <w:rPr>
                <w:rStyle w:val="Hyperlink"/>
                <w:noProof/>
              </w:rPr>
            </w:rPrChange>
          </w:rPr>
          <w:delText>Long Term Mean Monthly Flow</w:delText>
        </w:r>
        <w:r w:rsidDel="009564D9">
          <w:rPr>
            <w:noProof/>
            <w:webHidden/>
          </w:rPr>
          <w:tab/>
          <w:delText>13</w:delText>
        </w:r>
      </w:del>
    </w:p>
    <w:p w14:paraId="1608C84D" w14:textId="5B2C4FBB" w:rsidR="000D028B" w:rsidDel="009564D9" w:rsidRDefault="000D028B">
      <w:pPr>
        <w:pStyle w:val="TOC3"/>
        <w:rPr>
          <w:del w:id="235" w:author="Kumar Baral" w:date="2023-02-13T12:01:00Z"/>
          <w:rFonts w:asciiTheme="minorHAnsi" w:eastAsiaTheme="minorEastAsia" w:hAnsiTheme="minorHAnsi" w:cstheme="minorBidi"/>
          <w:noProof/>
          <w:lang w:bidi="ne-NP"/>
        </w:rPr>
      </w:pPr>
      <w:del w:id="236" w:author="Kumar Baral" w:date="2023-02-13T12:01:00Z">
        <w:r w:rsidRPr="009564D9" w:rsidDel="009564D9">
          <w:rPr>
            <w:rPrChange w:id="237" w:author="Kumar Baral" w:date="2023-02-13T12:01:00Z">
              <w:rPr>
                <w:rStyle w:val="Hyperlink"/>
                <w:noProof/>
              </w:rPr>
            </w:rPrChange>
          </w:rPr>
          <w:delText>1.6.1</w:delText>
        </w:r>
        <w:r w:rsidDel="009564D9">
          <w:rPr>
            <w:rFonts w:asciiTheme="minorHAnsi" w:eastAsiaTheme="minorEastAsia" w:hAnsiTheme="minorHAnsi" w:cstheme="minorBidi"/>
            <w:noProof/>
            <w:lang w:bidi="ne-NP"/>
          </w:rPr>
          <w:tab/>
        </w:r>
        <w:r w:rsidRPr="009564D9" w:rsidDel="009564D9">
          <w:rPr>
            <w:rPrChange w:id="238" w:author="Kumar Baral" w:date="2023-02-13T12:01:00Z">
              <w:rPr>
                <w:rStyle w:val="Hyperlink"/>
                <w:noProof/>
              </w:rPr>
            </w:rPrChange>
          </w:rPr>
          <w:delText>Direct measured data</w:delText>
        </w:r>
        <w:r w:rsidDel="009564D9">
          <w:rPr>
            <w:noProof/>
            <w:webHidden/>
          </w:rPr>
          <w:tab/>
          <w:delText>13</w:delText>
        </w:r>
      </w:del>
    </w:p>
    <w:p w14:paraId="69F8EBBD" w14:textId="6A02636E" w:rsidR="000D028B" w:rsidDel="009564D9" w:rsidRDefault="000D028B">
      <w:pPr>
        <w:pStyle w:val="TOC3"/>
        <w:rPr>
          <w:del w:id="239" w:author="Kumar Baral" w:date="2023-02-13T12:01:00Z"/>
          <w:rFonts w:asciiTheme="minorHAnsi" w:eastAsiaTheme="minorEastAsia" w:hAnsiTheme="minorHAnsi" w:cstheme="minorBidi"/>
          <w:noProof/>
          <w:lang w:bidi="ne-NP"/>
        </w:rPr>
      </w:pPr>
      <w:del w:id="240" w:author="Kumar Baral" w:date="2023-02-13T12:01:00Z">
        <w:r w:rsidRPr="009564D9" w:rsidDel="009564D9">
          <w:rPr>
            <w:rPrChange w:id="241" w:author="Kumar Baral" w:date="2023-02-13T12:01:00Z">
              <w:rPr>
                <w:rStyle w:val="Hyperlink"/>
                <w:noProof/>
              </w:rPr>
            </w:rPrChange>
          </w:rPr>
          <w:delText>1.6.2</w:delText>
        </w:r>
        <w:r w:rsidDel="009564D9">
          <w:rPr>
            <w:rFonts w:asciiTheme="minorHAnsi" w:eastAsiaTheme="minorEastAsia" w:hAnsiTheme="minorHAnsi" w:cstheme="minorBidi"/>
            <w:noProof/>
            <w:lang w:bidi="ne-NP"/>
          </w:rPr>
          <w:tab/>
        </w:r>
        <w:r w:rsidRPr="009564D9" w:rsidDel="009564D9">
          <w:rPr>
            <w:rPrChange w:id="242" w:author="Kumar Baral" w:date="2023-02-13T12:01:00Z">
              <w:rPr>
                <w:rStyle w:val="Hyperlink"/>
                <w:noProof/>
              </w:rPr>
            </w:rPrChange>
          </w:rPr>
          <w:delText>Comparision with implemented Mean Monthly Flow</w:delText>
        </w:r>
        <w:r w:rsidDel="009564D9">
          <w:rPr>
            <w:noProof/>
            <w:webHidden/>
          </w:rPr>
          <w:tab/>
          <w:delText>15</w:delText>
        </w:r>
      </w:del>
    </w:p>
    <w:p w14:paraId="0D78B397" w14:textId="530499EF" w:rsidR="000D028B" w:rsidDel="009564D9" w:rsidRDefault="000D028B">
      <w:pPr>
        <w:pStyle w:val="TOC3"/>
        <w:rPr>
          <w:del w:id="243" w:author="Kumar Baral" w:date="2023-02-13T12:01:00Z"/>
          <w:rFonts w:asciiTheme="minorHAnsi" w:eastAsiaTheme="minorEastAsia" w:hAnsiTheme="minorHAnsi" w:cstheme="minorBidi"/>
          <w:noProof/>
          <w:lang w:bidi="ne-NP"/>
        </w:rPr>
      </w:pPr>
      <w:del w:id="244" w:author="Kumar Baral" w:date="2023-02-13T12:01:00Z">
        <w:r w:rsidRPr="009564D9" w:rsidDel="009564D9">
          <w:rPr>
            <w:rPrChange w:id="245" w:author="Kumar Baral" w:date="2023-02-13T12:01:00Z">
              <w:rPr>
                <w:rStyle w:val="Hyperlink"/>
                <w:noProof/>
              </w:rPr>
            </w:rPrChange>
          </w:rPr>
          <w:delText>1.6.3</w:delText>
        </w:r>
        <w:r w:rsidDel="009564D9">
          <w:rPr>
            <w:rFonts w:asciiTheme="minorHAnsi" w:eastAsiaTheme="minorEastAsia" w:hAnsiTheme="minorHAnsi" w:cstheme="minorBidi"/>
            <w:noProof/>
            <w:lang w:bidi="ne-NP"/>
          </w:rPr>
          <w:tab/>
        </w:r>
        <w:r w:rsidRPr="009564D9" w:rsidDel="009564D9">
          <w:rPr>
            <w:rPrChange w:id="246" w:author="Kumar Baral" w:date="2023-02-13T12:01:00Z">
              <w:rPr>
                <w:rStyle w:val="Hyperlink"/>
                <w:noProof/>
              </w:rPr>
            </w:rPrChange>
          </w:rPr>
          <w:delText>Riparian Release</w:delText>
        </w:r>
        <w:r w:rsidDel="009564D9">
          <w:rPr>
            <w:noProof/>
            <w:webHidden/>
          </w:rPr>
          <w:tab/>
          <w:delText>16</w:delText>
        </w:r>
      </w:del>
    </w:p>
    <w:p w14:paraId="6A8E59FB" w14:textId="6505E954" w:rsidR="000D028B" w:rsidDel="009564D9" w:rsidRDefault="000D028B">
      <w:pPr>
        <w:pStyle w:val="TOC2"/>
        <w:rPr>
          <w:del w:id="247" w:author="Kumar Baral" w:date="2023-02-13T12:01:00Z"/>
          <w:rFonts w:asciiTheme="minorHAnsi" w:eastAsiaTheme="minorEastAsia" w:hAnsiTheme="minorHAnsi" w:cstheme="minorBidi"/>
          <w:noProof/>
          <w:lang w:bidi="ne-NP"/>
        </w:rPr>
      </w:pPr>
      <w:del w:id="248" w:author="Kumar Baral" w:date="2023-02-13T12:01:00Z">
        <w:r w:rsidRPr="009564D9" w:rsidDel="009564D9">
          <w:rPr>
            <w:rPrChange w:id="249" w:author="Kumar Baral" w:date="2023-02-13T12:01:00Z">
              <w:rPr>
                <w:rStyle w:val="Hyperlink"/>
                <w:noProof/>
              </w:rPr>
            </w:rPrChange>
          </w:rPr>
          <w:delText>1.7</w:delText>
        </w:r>
        <w:r w:rsidDel="009564D9">
          <w:rPr>
            <w:rFonts w:asciiTheme="minorHAnsi" w:eastAsiaTheme="minorEastAsia" w:hAnsiTheme="minorHAnsi" w:cstheme="minorBidi"/>
            <w:noProof/>
            <w:lang w:bidi="ne-NP"/>
          </w:rPr>
          <w:tab/>
        </w:r>
        <w:r w:rsidRPr="009564D9" w:rsidDel="009564D9">
          <w:rPr>
            <w:rPrChange w:id="250" w:author="Kumar Baral" w:date="2023-02-13T12:01:00Z">
              <w:rPr>
                <w:rStyle w:val="Hyperlink"/>
                <w:noProof/>
              </w:rPr>
            </w:rPrChange>
          </w:rPr>
          <w:delText>Flow Duration Curve (FDC) and Design Discharge</w:delText>
        </w:r>
        <w:r w:rsidDel="009564D9">
          <w:rPr>
            <w:noProof/>
            <w:webHidden/>
          </w:rPr>
          <w:tab/>
          <w:delText>16</w:delText>
        </w:r>
      </w:del>
    </w:p>
    <w:p w14:paraId="721EDFE0" w14:textId="55B7ABB0" w:rsidR="000D028B" w:rsidDel="009564D9" w:rsidRDefault="000D028B">
      <w:pPr>
        <w:pStyle w:val="TOC3"/>
        <w:rPr>
          <w:del w:id="251" w:author="Kumar Baral" w:date="2023-02-13T12:01:00Z"/>
          <w:rFonts w:asciiTheme="minorHAnsi" w:eastAsiaTheme="minorEastAsia" w:hAnsiTheme="minorHAnsi" w:cstheme="minorBidi"/>
          <w:noProof/>
          <w:lang w:bidi="ne-NP"/>
        </w:rPr>
      </w:pPr>
      <w:del w:id="252" w:author="Kumar Baral" w:date="2023-02-13T12:01:00Z">
        <w:r w:rsidRPr="009564D9" w:rsidDel="009564D9">
          <w:rPr>
            <w:rPrChange w:id="253" w:author="Kumar Baral" w:date="2023-02-13T12:01:00Z">
              <w:rPr>
                <w:rStyle w:val="Hyperlink"/>
                <w:noProof/>
              </w:rPr>
            </w:rPrChange>
          </w:rPr>
          <w:delText>1.7.1</w:delText>
        </w:r>
        <w:r w:rsidDel="009564D9">
          <w:rPr>
            <w:rFonts w:asciiTheme="minorHAnsi" w:eastAsiaTheme="minorEastAsia" w:hAnsiTheme="minorHAnsi" w:cstheme="minorBidi"/>
            <w:noProof/>
            <w:lang w:bidi="ne-NP"/>
          </w:rPr>
          <w:tab/>
        </w:r>
        <w:r w:rsidRPr="009564D9" w:rsidDel="009564D9">
          <w:rPr>
            <w:rPrChange w:id="254" w:author="Kumar Baral" w:date="2023-02-13T12:01:00Z">
              <w:rPr>
                <w:rStyle w:val="Hyperlink"/>
                <w:noProof/>
              </w:rPr>
            </w:rPrChange>
          </w:rPr>
          <w:delText>FDC from the measured data</w:delText>
        </w:r>
        <w:r w:rsidDel="009564D9">
          <w:rPr>
            <w:noProof/>
            <w:webHidden/>
          </w:rPr>
          <w:tab/>
          <w:delText>17</w:delText>
        </w:r>
      </w:del>
    </w:p>
    <w:p w14:paraId="257F9195" w14:textId="00CD17D2" w:rsidR="000D028B" w:rsidDel="009564D9" w:rsidRDefault="000D028B">
      <w:pPr>
        <w:pStyle w:val="TOC3"/>
        <w:rPr>
          <w:del w:id="255" w:author="Kumar Baral" w:date="2023-02-13T12:01:00Z"/>
          <w:rFonts w:asciiTheme="minorHAnsi" w:eastAsiaTheme="minorEastAsia" w:hAnsiTheme="minorHAnsi" w:cstheme="minorBidi"/>
          <w:noProof/>
          <w:lang w:bidi="ne-NP"/>
        </w:rPr>
      </w:pPr>
      <w:del w:id="256" w:author="Kumar Baral" w:date="2023-02-13T12:01:00Z">
        <w:r w:rsidRPr="009564D9" w:rsidDel="009564D9">
          <w:rPr>
            <w:rPrChange w:id="257" w:author="Kumar Baral" w:date="2023-02-13T12:01:00Z">
              <w:rPr>
                <w:rStyle w:val="Hyperlink"/>
                <w:noProof/>
              </w:rPr>
            </w:rPrChange>
          </w:rPr>
          <w:delText>1.7.2</w:delText>
        </w:r>
        <w:r w:rsidDel="009564D9">
          <w:rPr>
            <w:rFonts w:asciiTheme="minorHAnsi" w:eastAsiaTheme="minorEastAsia" w:hAnsiTheme="minorHAnsi" w:cstheme="minorBidi"/>
            <w:noProof/>
            <w:lang w:bidi="ne-NP"/>
          </w:rPr>
          <w:tab/>
        </w:r>
        <w:r w:rsidRPr="009564D9" w:rsidDel="009564D9">
          <w:rPr>
            <w:rPrChange w:id="258" w:author="Kumar Baral" w:date="2023-02-13T12:01:00Z">
              <w:rPr>
                <w:rStyle w:val="Hyperlink"/>
                <w:noProof/>
              </w:rPr>
            </w:rPrChange>
          </w:rPr>
          <w:delText>Comparision of implemented FDC</w:delText>
        </w:r>
        <w:r w:rsidDel="009564D9">
          <w:rPr>
            <w:noProof/>
            <w:webHidden/>
          </w:rPr>
          <w:tab/>
          <w:delText>17</w:delText>
        </w:r>
      </w:del>
    </w:p>
    <w:p w14:paraId="2A00C8B0" w14:textId="4BB7A24F" w:rsidR="000D028B" w:rsidDel="009564D9" w:rsidRDefault="000D028B">
      <w:pPr>
        <w:pStyle w:val="TOC2"/>
        <w:rPr>
          <w:del w:id="259" w:author="Kumar Baral" w:date="2023-02-13T12:01:00Z"/>
          <w:rFonts w:asciiTheme="minorHAnsi" w:eastAsiaTheme="minorEastAsia" w:hAnsiTheme="minorHAnsi" w:cstheme="minorBidi"/>
          <w:noProof/>
          <w:lang w:bidi="ne-NP"/>
        </w:rPr>
      </w:pPr>
      <w:del w:id="260" w:author="Kumar Baral" w:date="2023-02-13T12:01:00Z">
        <w:r w:rsidRPr="009564D9" w:rsidDel="009564D9">
          <w:rPr>
            <w:rPrChange w:id="261" w:author="Kumar Baral" w:date="2023-02-13T12:01:00Z">
              <w:rPr>
                <w:rStyle w:val="Hyperlink"/>
                <w:noProof/>
              </w:rPr>
            </w:rPrChange>
          </w:rPr>
          <w:delText>1.8</w:delText>
        </w:r>
        <w:r w:rsidDel="009564D9">
          <w:rPr>
            <w:rFonts w:asciiTheme="minorHAnsi" w:eastAsiaTheme="minorEastAsia" w:hAnsiTheme="minorHAnsi" w:cstheme="minorBidi"/>
            <w:noProof/>
            <w:lang w:bidi="ne-NP"/>
          </w:rPr>
          <w:tab/>
        </w:r>
        <w:r w:rsidRPr="009564D9" w:rsidDel="009564D9">
          <w:rPr>
            <w:rPrChange w:id="262" w:author="Kumar Baral" w:date="2023-02-13T12:01:00Z">
              <w:rPr>
                <w:rStyle w:val="Hyperlink"/>
                <w:noProof/>
              </w:rPr>
            </w:rPrChange>
          </w:rPr>
          <w:delText>Flood Analysis</w:delText>
        </w:r>
        <w:r w:rsidDel="009564D9">
          <w:rPr>
            <w:noProof/>
            <w:webHidden/>
          </w:rPr>
          <w:tab/>
          <w:delText>17</w:delText>
        </w:r>
      </w:del>
    </w:p>
    <w:p w14:paraId="7B1FCD51" w14:textId="0A434253" w:rsidR="000D028B" w:rsidDel="009564D9" w:rsidRDefault="000D028B">
      <w:pPr>
        <w:pStyle w:val="TOC3"/>
        <w:rPr>
          <w:del w:id="263" w:author="Kumar Baral" w:date="2023-02-13T12:01:00Z"/>
          <w:rFonts w:asciiTheme="minorHAnsi" w:eastAsiaTheme="minorEastAsia" w:hAnsiTheme="minorHAnsi" w:cstheme="minorBidi"/>
          <w:noProof/>
          <w:lang w:bidi="ne-NP"/>
        </w:rPr>
      </w:pPr>
      <w:del w:id="264" w:author="Kumar Baral" w:date="2023-02-13T12:01:00Z">
        <w:r w:rsidRPr="009564D9" w:rsidDel="009564D9">
          <w:rPr>
            <w:rPrChange w:id="265" w:author="Kumar Baral" w:date="2023-02-13T12:01:00Z">
              <w:rPr>
                <w:rStyle w:val="Hyperlink"/>
                <w:noProof/>
              </w:rPr>
            </w:rPrChange>
          </w:rPr>
          <w:delText>1.8.1</w:delText>
        </w:r>
        <w:r w:rsidDel="009564D9">
          <w:rPr>
            <w:rFonts w:asciiTheme="minorHAnsi" w:eastAsiaTheme="minorEastAsia" w:hAnsiTheme="minorHAnsi" w:cstheme="minorBidi"/>
            <w:noProof/>
            <w:lang w:bidi="ne-NP"/>
          </w:rPr>
          <w:tab/>
        </w:r>
        <w:r w:rsidRPr="009564D9" w:rsidDel="009564D9">
          <w:rPr>
            <w:rPrChange w:id="266" w:author="Kumar Baral" w:date="2023-02-13T12:01:00Z">
              <w:rPr>
                <w:rStyle w:val="Hyperlink"/>
                <w:noProof/>
              </w:rPr>
            </w:rPrChange>
          </w:rPr>
          <w:delText>Diversion during Construction Flood</w:delText>
        </w:r>
        <w:r w:rsidDel="009564D9">
          <w:rPr>
            <w:noProof/>
            <w:webHidden/>
          </w:rPr>
          <w:tab/>
          <w:delText>17</w:delText>
        </w:r>
      </w:del>
    </w:p>
    <w:p w14:paraId="0E14A446" w14:textId="4C60DBA9" w:rsidR="000D028B" w:rsidDel="009564D9" w:rsidRDefault="000D028B">
      <w:pPr>
        <w:pStyle w:val="TOC2"/>
        <w:rPr>
          <w:del w:id="267" w:author="Kumar Baral" w:date="2023-02-13T12:01:00Z"/>
          <w:rFonts w:asciiTheme="minorHAnsi" w:eastAsiaTheme="minorEastAsia" w:hAnsiTheme="minorHAnsi" w:cstheme="minorBidi"/>
          <w:noProof/>
          <w:lang w:bidi="ne-NP"/>
        </w:rPr>
      </w:pPr>
      <w:del w:id="268" w:author="Kumar Baral" w:date="2023-02-13T12:01:00Z">
        <w:r w:rsidRPr="009564D9" w:rsidDel="009564D9">
          <w:rPr>
            <w:rPrChange w:id="269" w:author="Kumar Baral" w:date="2023-02-13T12:01:00Z">
              <w:rPr>
                <w:rStyle w:val="Hyperlink"/>
                <w:noProof/>
              </w:rPr>
            </w:rPrChange>
          </w:rPr>
          <w:delText>1.9</w:delText>
        </w:r>
        <w:r w:rsidDel="009564D9">
          <w:rPr>
            <w:rFonts w:asciiTheme="minorHAnsi" w:eastAsiaTheme="minorEastAsia" w:hAnsiTheme="minorHAnsi" w:cstheme="minorBidi"/>
            <w:noProof/>
            <w:lang w:bidi="ne-NP"/>
          </w:rPr>
          <w:tab/>
        </w:r>
        <w:r w:rsidRPr="009564D9" w:rsidDel="009564D9">
          <w:rPr>
            <w:rPrChange w:id="270" w:author="Kumar Baral" w:date="2023-02-13T12:01:00Z">
              <w:rPr>
                <w:rStyle w:val="Hyperlink"/>
                <w:noProof/>
              </w:rPr>
            </w:rPrChange>
          </w:rPr>
          <w:delText>Low Flow</w:delText>
        </w:r>
        <w:r w:rsidDel="009564D9">
          <w:rPr>
            <w:noProof/>
            <w:webHidden/>
          </w:rPr>
          <w:tab/>
          <w:delText>18</w:delText>
        </w:r>
      </w:del>
    </w:p>
    <w:p w14:paraId="48EED10B" w14:textId="656048CA" w:rsidR="000D028B" w:rsidDel="009564D9" w:rsidRDefault="000D028B">
      <w:pPr>
        <w:pStyle w:val="TOC2"/>
        <w:tabs>
          <w:tab w:val="left" w:pos="1320"/>
        </w:tabs>
        <w:rPr>
          <w:del w:id="271" w:author="Kumar Baral" w:date="2023-02-13T12:01:00Z"/>
          <w:rFonts w:asciiTheme="minorHAnsi" w:eastAsiaTheme="minorEastAsia" w:hAnsiTheme="minorHAnsi" w:cstheme="minorBidi"/>
          <w:noProof/>
          <w:lang w:bidi="ne-NP"/>
        </w:rPr>
      </w:pPr>
      <w:del w:id="272" w:author="Kumar Baral" w:date="2023-02-13T12:01:00Z">
        <w:r w:rsidRPr="009564D9" w:rsidDel="009564D9">
          <w:rPr>
            <w:rPrChange w:id="273" w:author="Kumar Baral" w:date="2023-02-13T12:01:00Z">
              <w:rPr>
                <w:rStyle w:val="Hyperlink"/>
                <w:noProof/>
              </w:rPr>
            </w:rPrChange>
          </w:rPr>
          <w:delText>1.10</w:delText>
        </w:r>
        <w:r w:rsidDel="009564D9">
          <w:rPr>
            <w:rFonts w:asciiTheme="minorHAnsi" w:eastAsiaTheme="minorEastAsia" w:hAnsiTheme="minorHAnsi" w:cstheme="minorBidi"/>
            <w:noProof/>
            <w:lang w:bidi="ne-NP"/>
          </w:rPr>
          <w:tab/>
        </w:r>
        <w:r w:rsidRPr="009564D9" w:rsidDel="009564D9">
          <w:rPr>
            <w:rPrChange w:id="274" w:author="Kumar Baral" w:date="2023-02-13T12:01:00Z">
              <w:rPr>
                <w:rStyle w:val="Hyperlink"/>
                <w:noProof/>
              </w:rPr>
            </w:rPrChange>
          </w:rPr>
          <w:delText>Glacier Lake Outburst Flood (GLOF)</w:delText>
        </w:r>
        <w:r w:rsidDel="009564D9">
          <w:rPr>
            <w:noProof/>
            <w:webHidden/>
          </w:rPr>
          <w:tab/>
          <w:delText>18</w:delText>
        </w:r>
      </w:del>
    </w:p>
    <w:p w14:paraId="0CD67501" w14:textId="676086E3" w:rsidR="000D028B" w:rsidDel="009564D9" w:rsidRDefault="000D028B">
      <w:pPr>
        <w:pStyle w:val="TOC2"/>
        <w:tabs>
          <w:tab w:val="left" w:pos="1320"/>
        </w:tabs>
        <w:rPr>
          <w:del w:id="275" w:author="Kumar Baral" w:date="2023-02-13T12:01:00Z"/>
          <w:rFonts w:asciiTheme="minorHAnsi" w:eastAsiaTheme="minorEastAsia" w:hAnsiTheme="minorHAnsi" w:cstheme="minorBidi"/>
          <w:noProof/>
          <w:lang w:bidi="ne-NP"/>
        </w:rPr>
      </w:pPr>
      <w:del w:id="276" w:author="Kumar Baral" w:date="2023-02-13T12:01:00Z">
        <w:r w:rsidRPr="009564D9" w:rsidDel="009564D9">
          <w:rPr>
            <w:rPrChange w:id="277" w:author="Kumar Baral" w:date="2023-02-13T12:01:00Z">
              <w:rPr>
                <w:rStyle w:val="Hyperlink"/>
                <w:noProof/>
              </w:rPr>
            </w:rPrChange>
          </w:rPr>
          <w:delText>1.11</w:delText>
        </w:r>
        <w:r w:rsidDel="009564D9">
          <w:rPr>
            <w:rFonts w:asciiTheme="minorHAnsi" w:eastAsiaTheme="minorEastAsia" w:hAnsiTheme="minorHAnsi" w:cstheme="minorBidi"/>
            <w:noProof/>
            <w:lang w:bidi="ne-NP"/>
          </w:rPr>
          <w:tab/>
        </w:r>
        <w:r w:rsidRPr="009564D9" w:rsidDel="009564D9">
          <w:rPr>
            <w:rPrChange w:id="278" w:author="Kumar Baral" w:date="2023-02-13T12:01:00Z">
              <w:rPr>
                <w:rStyle w:val="Hyperlink"/>
                <w:noProof/>
              </w:rPr>
            </w:rPrChange>
          </w:rPr>
          <w:delText>Trend Analysis</w:delText>
        </w:r>
        <w:r w:rsidDel="009564D9">
          <w:rPr>
            <w:noProof/>
            <w:webHidden/>
          </w:rPr>
          <w:tab/>
          <w:delText>18</w:delText>
        </w:r>
      </w:del>
    </w:p>
    <w:p w14:paraId="1A537152" w14:textId="4E2AACD1" w:rsidR="000D028B" w:rsidDel="009564D9" w:rsidRDefault="000D028B">
      <w:pPr>
        <w:pStyle w:val="TOC3"/>
        <w:rPr>
          <w:del w:id="279" w:author="Kumar Baral" w:date="2023-02-13T12:01:00Z"/>
          <w:rFonts w:asciiTheme="minorHAnsi" w:eastAsiaTheme="minorEastAsia" w:hAnsiTheme="minorHAnsi" w:cstheme="minorBidi"/>
          <w:noProof/>
          <w:lang w:bidi="ne-NP"/>
        </w:rPr>
      </w:pPr>
      <w:del w:id="280" w:author="Kumar Baral" w:date="2023-02-13T12:01:00Z">
        <w:r w:rsidRPr="009564D9" w:rsidDel="009564D9">
          <w:rPr>
            <w:rPrChange w:id="281" w:author="Kumar Baral" w:date="2023-02-13T12:01:00Z">
              <w:rPr>
                <w:rStyle w:val="Hyperlink"/>
                <w:noProof/>
              </w:rPr>
            </w:rPrChange>
          </w:rPr>
          <w:delText>1.11.1</w:delText>
        </w:r>
        <w:r w:rsidDel="009564D9">
          <w:rPr>
            <w:rFonts w:asciiTheme="minorHAnsi" w:eastAsiaTheme="minorEastAsia" w:hAnsiTheme="minorHAnsi" w:cstheme="minorBidi"/>
            <w:noProof/>
            <w:lang w:bidi="ne-NP"/>
          </w:rPr>
          <w:tab/>
        </w:r>
        <w:r w:rsidRPr="009564D9" w:rsidDel="009564D9">
          <w:rPr>
            <w:rPrChange w:id="282" w:author="Kumar Baral" w:date="2023-02-13T12:01:00Z">
              <w:rPr>
                <w:rStyle w:val="Hyperlink"/>
                <w:noProof/>
              </w:rPr>
            </w:rPrChange>
          </w:rPr>
          <w:delText>Methodology</w:delText>
        </w:r>
        <w:r w:rsidDel="009564D9">
          <w:rPr>
            <w:noProof/>
            <w:webHidden/>
          </w:rPr>
          <w:tab/>
          <w:delText>18</w:delText>
        </w:r>
      </w:del>
    </w:p>
    <w:p w14:paraId="0E2F14FC" w14:textId="0E125912" w:rsidR="000D028B" w:rsidDel="009564D9" w:rsidRDefault="000D028B">
      <w:pPr>
        <w:pStyle w:val="TOC2"/>
        <w:tabs>
          <w:tab w:val="left" w:pos="1320"/>
        </w:tabs>
        <w:rPr>
          <w:del w:id="283" w:author="Kumar Baral" w:date="2023-02-13T12:01:00Z"/>
          <w:rFonts w:asciiTheme="minorHAnsi" w:eastAsiaTheme="minorEastAsia" w:hAnsiTheme="minorHAnsi" w:cstheme="minorBidi"/>
          <w:noProof/>
          <w:lang w:bidi="ne-NP"/>
        </w:rPr>
      </w:pPr>
      <w:del w:id="284" w:author="Kumar Baral" w:date="2023-02-13T12:01:00Z">
        <w:r w:rsidRPr="009564D9" w:rsidDel="009564D9">
          <w:rPr>
            <w:rPrChange w:id="285" w:author="Kumar Baral" w:date="2023-02-13T12:01:00Z">
              <w:rPr>
                <w:rStyle w:val="Hyperlink"/>
                <w:noProof/>
              </w:rPr>
            </w:rPrChange>
          </w:rPr>
          <w:delText>1.12</w:delText>
        </w:r>
        <w:r w:rsidDel="009564D9">
          <w:rPr>
            <w:rFonts w:asciiTheme="minorHAnsi" w:eastAsiaTheme="minorEastAsia" w:hAnsiTheme="minorHAnsi" w:cstheme="minorBidi"/>
            <w:noProof/>
            <w:lang w:bidi="ne-NP"/>
          </w:rPr>
          <w:tab/>
        </w:r>
        <w:r w:rsidRPr="009564D9" w:rsidDel="009564D9">
          <w:rPr>
            <w:rPrChange w:id="286" w:author="Kumar Baral" w:date="2023-02-13T12:01:00Z">
              <w:rPr>
                <w:rStyle w:val="Hyperlink"/>
                <w:noProof/>
              </w:rPr>
            </w:rPrChange>
          </w:rPr>
          <w:delText>Glacier Lake Outburst Flood (GLOF)</w:delText>
        </w:r>
        <w:r w:rsidDel="009564D9">
          <w:rPr>
            <w:noProof/>
            <w:webHidden/>
          </w:rPr>
          <w:tab/>
          <w:delText>19</w:delText>
        </w:r>
      </w:del>
    </w:p>
    <w:p w14:paraId="3F44B1E2" w14:textId="39B8BFC2" w:rsidR="000D028B" w:rsidDel="009564D9" w:rsidRDefault="000D028B">
      <w:pPr>
        <w:pStyle w:val="TOC2"/>
        <w:tabs>
          <w:tab w:val="left" w:pos="1320"/>
        </w:tabs>
        <w:rPr>
          <w:del w:id="287" w:author="Kumar Baral" w:date="2023-02-13T12:01:00Z"/>
          <w:rFonts w:asciiTheme="minorHAnsi" w:eastAsiaTheme="minorEastAsia" w:hAnsiTheme="minorHAnsi" w:cstheme="minorBidi"/>
          <w:noProof/>
          <w:lang w:bidi="ne-NP"/>
        </w:rPr>
      </w:pPr>
      <w:del w:id="288" w:author="Kumar Baral" w:date="2023-02-13T12:01:00Z">
        <w:r w:rsidRPr="009564D9" w:rsidDel="009564D9">
          <w:rPr>
            <w:rPrChange w:id="289" w:author="Kumar Baral" w:date="2023-02-13T12:01:00Z">
              <w:rPr>
                <w:rStyle w:val="Hyperlink"/>
                <w:noProof/>
              </w:rPr>
            </w:rPrChange>
          </w:rPr>
          <w:delText>1.13</w:delText>
        </w:r>
        <w:r w:rsidDel="009564D9">
          <w:rPr>
            <w:rFonts w:asciiTheme="minorHAnsi" w:eastAsiaTheme="minorEastAsia" w:hAnsiTheme="minorHAnsi" w:cstheme="minorBidi"/>
            <w:noProof/>
            <w:lang w:bidi="ne-NP"/>
          </w:rPr>
          <w:tab/>
        </w:r>
        <w:r w:rsidRPr="009564D9" w:rsidDel="009564D9">
          <w:rPr>
            <w:rPrChange w:id="290" w:author="Kumar Baral" w:date="2023-02-13T12:01:00Z">
              <w:rPr>
                <w:rStyle w:val="Hyperlink"/>
                <w:noProof/>
              </w:rPr>
            </w:rPrChange>
          </w:rPr>
          <w:delText>Conclusions</w:delText>
        </w:r>
        <w:r w:rsidDel="009564D9">
          <w:rPr>
            <w:noProof/>
            <w:webHidden/>
          </w:rPr>
          <w:tab/>
          <w:delText>19</w:delText>
        </w:r>
      </w:del>
    </w:p>
    <w:p w14:paraId="4968F6A1" w14:textId="1DD058A2" w:rsidR="000D028B" w:rsidDel="009564D9" w:rsidRDefault="000D028B">
      <w:pPr>
        <w:pStyle w:val="TOC2"/>
        <w:tabs>
          <w:tab w:val="left" w:pos="1320"/>
        </w:tabs>
        <w:rPr>
          <w:del w:id="291" w:author="Kumar Baral" w:date="2023-02-13T12:01:00Z"/>
          <w:rFonts w:asciiTheme="minorHAnsi" w:eastAsiaTheme="minorEastAsia" w:hAnsiTheme="minorHAnsi" w:cstheme="minorBidi"/>
          <w:noProof/>
          <w:lang w:bidi="ne-NP"/>
        </w:rPr>
      </w:pPr>
      <w:del w:id="292" w:author="Kumar Baral" w:date="2023-02-13T12:01:00Z">
        <w:r w:rsidRPr="009564D9" w:rsidDel="009564D9">
          <w:rPr>
            <w:rPrChange w:id="293" w:author="Kumar Baral" w:date="2023-02-13T12:01:00Z">
              <w:rPr>
                <w:rStyle w:val="Hyperlink"/>
                <w:noProof/>
              </w:rPr>
            </w:rPrChange>
          </w:rPr>
          <w:delText>1.14</w:delText>
        </w:r>
        <w:r w:rsidDel="009564D9">
          <w:rPr>
            <w:rFonts w:asciiTheme="minorHAnsi" w:eastAsiaTheme="minorEastAsia" w:hAnsiTheme="minorHAnsi" w:cstheme="minorBidi"/>
            <w:noProof/>
            <w:lang w:bidi="ne-NP"/>
          </w:rPr>
          <w:tab/>
        </w:r>
        <w:r w:rsidRPr="009564D9" w:rsidDel="009564D9">
          <w:rPr>
            <w:rPrChange w:id="294" w:author="Kumar Baral" w:date="2023-02-13T12:01:00Z">
              <w:rPr>
                <w:rStyle w:val="Hyperlink"/>
                <w:noProof/>
              </w:rPr>
            </w:rPrChange>
          </w:rPr>
          <w:delText>Recommendations</w:delText>
        </w:r>
        <w:r w:rsidDel="009564D9">
          <w:rPr>
            <w:noProof/>
            <w:webHidden/>
          </w:rPr>
          <w:tab/>
          <w:delText>20</w:delText>
        </w:r>
      </w:del>
    </w:p>
    <w:p w14:paraId="5ACA5BEC" w14:textId="75F4BA75" w:rsidR="000D028B" w:rsidDel="009564D9" w:rsidRDefault="000D028B">
      <w:pPr>
        <w:pStyle w:val="TOC1"/>
        <w:rPr>
          <w:del w:id="295" w:author="Kumar Baral" w:date="2023-02-13T12:01:00Z"/>
          <w:rFonts w:asciiTheme="minorHAnsi" w:eastAsiaTheme="minorEastAsia" w:hAnsiTheme="minorHAnsi" w:cstheme="minorBidi"/>
          <w:b w:val="0"/>
          <w:sz w:val="22"/>
          <w:lang w:bidi="ne-NP"/>
        </w:rPr>
      </w:pPr>
      <w:del w:id="296" w:author="Kumar Baral" w:date="2023-02-13T12:01:00Z">
        <w:r w:rsidRPr="009564D9" w:rsidDel="009564D9">
          <w:rPr>
            <w:rPrChange w:id="297" w:author="Kumar Baral" w:date="2023-02-13T12:01:00Z">
              <w:rPr>
                <w:rStyle w:val="Hyperlink"/>
              </w:rPr>
            </w:rPrChange>
          </w:rPr>
          <w:delText>2</w:delText>
        </w:r>
        <w:r w:rsidDel="009564D9">
          <w:rPr>
            <w:rFonts w:asciiTheme="minorHAnsi" w:eastAsiaTheme="minorEastAsia" w:hAnsiTheme="minorHAnsi" w:cstheme="minorBidi"/>
            <w:b w:val="0"/>
            <w:sz w:val="22"/>
            <w:lang w:bidi="ne-NP"/>
          </w:rPr>
          <w:tab/>
        </w:r>
        <w:r w:rsidRPr="009564D9" w:rsidDel="009564D9">
          <w:rPr>
            <w:rPrChange w:id="298" w:author="Kumar Baral" w:date="2023-02-13T12:01:00Z">
              <w:rPr>
                <w:rStyle w:val="Hyperlink"/>
              </w:rPr>
            </w:rPrChange>
          </w:rPr>
          <w:delText>REFERENCES</w:delText>
        </w:r>
        <w:r w:rsidDel="009564D9">
          <w:rPr>
            <w:webHidden/>
          </w:rPr>
          <w:tab/>
          <w:delText>21</w:delText>
        </w:r>
      </w:del>
    </w:p>
    <w:p w14:paraId="5DF0316D" w14:textId="7DB52CC6"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299"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300" w:name="_Toc435601561"/>
      <w:bookmarkStart w:id="301" w:name="_Toc127191606"/>
      <w:r w:rsidRPr="006D015F">
        <w:rPr>
          <w:caps w:val="0"/>
        </w:rPr>
        <w:lastRenderedPageBreak/>
        <w:t>LIST OF FIGURES</w:t>
      </w:r>
      <w:bookmarkEnd w:id="300"/>
      <w:bookmarkEnd w:id="301"/>
    </w:p>
    <w:p w14:paraId="739B2ED9" w14:textId="45C6F479" w:rsidR="00A2565C" w:rsidRDefault="00495F96">
      <w:pPr>
        <w:pStyle w:val="TableofFigures"/>
        <w:tabs>
          <w:tab w:val="right" w:leader="dot" w:pos="9170"/>
        </w:tabs>
        <w:rPr>
          <w:ins w:id="302" w:author="Kumar Baral" w:date="2023-02-13T12:06:00Z"/>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ins w:id="303" w:author="Kumar Baral" w:date="2023-02-13T12:06:00Z">
        <w:r w:rsidR="00A2565C" w:rsidRPr="005B1E58">
          <w:rPr>
            <w:rStyle w:val="Hyperlink"/>
            <w:noProof/>
          </w:rPr>
          <w:fldChar w:fldCharType="begin"/>
        </w:r>
        <w:r w:rsidR="00A2565C" w:rsidRPr="005B1E58">
          <w:rPr>
            <w:rStyle w:val="Hyperlink"/>
            <w:noProof/>
          </w:rPr>
          <w:instrText xml:space="preserve"> </w:instrText>
        </w:r>
        <w:r w:rsidR="00A2565C">
          <w:rPr>
            <w:noProof/>
          </w:rPr>
          <w:instrText>HYPERLINK \l "_Toc127182766"</w:instrText>
        </w:r>
        <w:r w:rsidR="00A2565C" w:rsidRPr="005B1E58">
          <w:rPr>
            <w:rStyle w:val="Hyperlink"/>
            <w:noProof/>
          </w:rPr>
          <w:instrText xml:space="preserve"> </w:instrText>
        </w:r>
        <w:r w:rsidR="00A2565C" w:rsidRPr="005B1E58">
          <w:rPr>
            <w:rStyle w:val="Hyperlink"/>
            <w:noProof/>
          </w:rPr>
          <w:fldChar w:fldCharType="separate"/>
        </w:r>
        <w:r w:rsidR="00A2565C" w:rsidRPr="005B1E58">
          <w:rPr>
            <w:rStyle w:val="Hyperlink"/>
            <w:noProof/>
          </w:rPr>
          <w:t>Figure 1</w:t>
        </w:r>
        <w:r w:rsidR="00A2565C" w:rsidRPr="005B1E58">
          <w:rPr>
            <w:rStyle w:val="Hyperlink"/>
            <w:noProof/>
          </w:rPr>
          <w:noBreakHyphen/>
          <w:t>1: Hydrographical representation of Mean Monthly flow of Jhimruk River</w:t>
        </w:r>
        <w:r w:rsidR="00A2565C">
          <w:rPr>
            <w:noProof/>
            <w:webHidden/>
          </w:rPr>
          <w:tab/>
        </w:r>
        <w:r w:rsidR="00A2565C">
          <w:rPr>
            <w:noProof/>
            <w:webHidden/>
          </w:rPr>
          <w:fldChar w:fldCharType="begin"/>
        </w:r>
        <w:r w:rsidR="00A2565C">
          <w:rPr>
            <w:noProof/>
            <w:webHidden/>
          </w:rPr>
          <w:instrText xml:space="preserve"> PAGEREF _Toc127182766 \h </w:instrText>
        </w:r>
      </w:ins>
      <w:r w:rsidR="00A2565C">
        <w:rPr>
          <w:noProof/>
          <w:webHidden/>
        </w:rPr>
      </w:r>
      <w:r w:rsidR="00A2565C">
        <w:rPr>
          <w:noProof/>
          <w:webHidden/>
        </w:rPr>
        <w:fldChar w:fldCharType="separate"/>
      </w:r>
      <w:ins w:id="304" w:author="Kumar Baral" w:date="2023-02-13T12:06:00Z">
        <w:r w:rsidR="00A2565C">
          <w:rPr>
            <w:noProof/>
            <w:webHidden/>
          </w:rPr>
          <w:t>13</w:t>
        </w:r>
        <w:r w:rsidR="00A2565C">
          <w:rPr>
            <w:noProof/>
            <w:webHidden/>
          </w:rPr>
          <w:fldChar w:fldCharType="end"/>
        </w:r>
        <w:r w:rsidR="00A2565C" w:rsidRPr="005B1E58">
          <w:rPr>
            <w:rStyle w:val="Hyperlink"/>
            <w:noProof/>
          </w:rPr>
          <w:fldChar w:fldCharType="end"/>
        </w:r>
      </w:ins>
    </w:p>
    <w:p w14:paraId="23611F63" w14:textId="6E7E6347" w:rsidR="00A2565C" w:rsidRDefault="00A2565C">
      <w:pPr>
        <w:pStyle w:val="TableofFigures"/>
        <w:tabs>
          <w:tab w:val="right" w:leader="dot" w:pos="9170"/>
        </w:tabs>
        <w:rPr>
          <w:ins w:id="305" w:author="Kumar Baral" w:date="2023-02-13T12:06:00Z"/>
          <w:rFonts w:asciiTheme="minorHAnsi" w:eastAsiaTheme="minorEastAsia" w:hAnsiTheme="minorHAnsi" w:cstheme="minorBidi"/>
          <w:noProof/>
          <w:lang w:bidi="ne-NP"/>
        </w:rPr>
      </w:pPr>
      <w:ins w:id="306"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"_Toc127182767"</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2: Comparison of implemented mean monthly flow and measured mean monthly flow</w:t>
        </w:r>
        <w:r>
          <w:rPr>
            <w:noProof/>
            <w:webHidden/>
          </w:rPr>
          <w:tab/>
        </w:r>
        <w:r>
          <w:rPr>
            <w:noProof/>
            <w:webHidden/>
          </w:rPr>
          <w:fldChar w:fldCharType="begin"/>
        </w:r>
        <w:r>
          <w:rPr>
            <w:noProof/>
            <w:webHidden/>
          </w:rPr>
          <w:instrText xml:space="preserve"> PAGEREF _Toc127182767 \h </w:instrText>
        </w:r>
      </w:ins>
      <w:r>
        <w:rPr>
          <w:noProof/>
          <w:webHidden/>
        </w:rPr>
      </w:r>
      <w:r>
        <w:rPr>
          <w:noProof/>
          <w:webHidden/>
        </w:rPr>
        <w:fldChar w:fldCharType="separate"/>
      </w:r>
      <w:ins w:id="307" w:author="Kumar Baral" w:date="2023-02-13T12:06:00Z">
        <w:r>
          <w:rPr>
            <w:noProof/>
            <w:webHidden/>
          </w:rPr>
          <w:t>14</w:t>
        </w:r>
        <w:r>
          <w:rPr>
            <w:noProof/>
            <w:webHidden/>
          </w:rPr>
          <w:fldChar w:fldCharType="end"/>
        </w:r>
        <w:r w:rsidRPr="005B1E58">
          <w:rPr>
            <w:rStyle w:val="Hyperlink"/>
            <w:noProof/>
          </w:rPr>
          <w:fldChar w:fldCharType="end"/>
        </w:r>
      </w:ins>
    </w:p>
    <w:p w14:paraId="5FFDE9D0" w14:textId="6AC87267" w:rsidR="00A2565C" w:rsidRDefault="00A2565C">
      <w:pPr>
        <w:pStyle w:val="TableofFigures"/>
        <w:tabs>
          <w:tab w:val="right" w:leader="dot" w:pos="9170"/>
        </w:tabs>
        <w:rPr>
          <w:ins w:id="308" w:author="Kumar Baral" w:date="2023-02-13T12:06:00Z"/>
          <w:rFonts w:asciiTheme="minorHAnsi" w:eastAsiaTheme="minorEastAsia" w:hAnsiTheme="minorHAnsi" w:cstheme="minorBidi"/>
          <w:noProof/>
          <w:lang w:bidi="ne-NP"/>
        </w:rPr>
      </w:pPr>
      <w:ins w:id="309"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"_Toc127182768"</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3: Flow duration Curve of Andhi Khola</w:t>
        </w:r>
        <w:r>
          <w:rPr>
            <w:noProof/>
            <w:webHidden/>
          </w:rPr>
          <w:tab/>
        </w:r>
        <w:r>
          <w:rPr>
            <w:noProof/>
            <w:webHidden/>
          </w:rPr>
          <w:fldChar w:fldCharType="begin"/>
        </w:r>
        <w:r>
          <w:rPr>
            <w:noProof/>
            <w:webHidden/>
          </w:rPr>
          <w:instrText xml:space="preserve"> PAGEREF _Toc127182768 \h </w:instrText>
        </w:r>
      </w:ins>
      <w:r>
        <w:rPr>
          <w:noProof/>
          <w:webHidden/>
        </w:rPr>
      </w:r>
      <w:r>
        <w:rPr>
          <w:noProof/>
          <w:webHidden/>
        </w:rPr>
        <w:fldChar w:fldCharType="separate"/>
      </w:r>
      <w:ins w:id="310" w:author="Kumar Baral" w:date="2023-02-13T12:06:00Z">
        <w:r>
          <w:rPr>
            <w:noProof/>
            <w:webHidden/>
          </w:rPr>
          <w:t>15</w:t>
        </w:r>
        <w:r>
          <w:rPr>
            <w:noProof/>
            <w:webHidden/>
          </w:rPr>
          <w:fldChar w:fldCharType="end"/>
        </w:r>
        <w:r w:rsidRPr="005B1E58">
          <w:rPr>
            <w:rStyle w:val="Hyperlink"/>
            <w:noProof/>
          </w:rPr>
          <w:fldChar w:fldCharType="end"/>
        </w:r>
      </w:ins>
    </w:p>
    <w:p w14:paraId="2AFFAA07" w14:textId="4C0C02DA" w:rsidR="00A2565C" w:rsidRDefault="00A2565C">
      <w:pPr>
        <w:pStyle w:val="TableofFigures"/>
        <w:tabs>
          <w:tab w:val="right" w:leader="dot" w:pos="9170"/>
        </w:tabs>
        <w:rPr>
          <w:ins w:id="311" w:author="Kumar Baral" w:date="2023-02-13T12:06:00Z"/>
          <w:rFonts w:asciiTheme="minorHAnsi" w:eastAsiaTheme="minorEastAsia" w:hAnsiTheme="minorHAnsi" w:cstheme="minorBidi"/>
          <w:noProof/>
          <w:lang w:bidi="ne-NP"/>
        </w:rPr>
      </w:pPr>
      <w:ins w:id="312"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"_Toc127182769"</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4: Plot of Mean annual discharge, 5-years moving average, 10-years moving average</w:t>
        </w:r>
        <w:r>
          <w:rPr>
            <w:noProof/>
            <w:webHidden/>
          </w:rPr>
          <w:tab/>
        </w:r>
        <w:r>
          <w:rPr>
            <w:noProof/>
            <w:webHidden/>
          </w:rPr>
          <w:fldChar w:fldCharType="begin"/>
        </w:r>
        <w:r>
          <w:rPr>
            <w:noProof/>
            <w:webHidden/>
          </w:rPr>
          <w:instrText xml:space="preserve"> PAGEREF _Toc127182769 \h </w:instrText>
        </w:r>
      </w:ins>
      <w:r>
        <w:rPr>
          <w:noProof/>
          <w:webHidden/>
        </w:rPr>
      </w:r>
      <w:r>
        <w:rPr>
          <w:noProof/>
          <w:webHidden/>
        </w:rPr>
        <w:fldChar w:fldCharType="separate"/>
      </w:r>
      <w:ins w:id="313" w:author="Kumar Baral" w:date="2023-02-13T12:06:00Z">
        <w:r>
          <w:rPr>
            <w:noProof/>
            <w:webHidden/>
          </w:rPr>
          <w:t>19</w:t>
        </w:r>
        <w:r>
          <w:rPr>
            <w:noProof/>
            <w:webHidden/>
          </w:rPr>
          <w:fldChar w:fldCharType="end"/>
        </w:r>
        <w:r w:rsidRPr="005B1E58">
          <w:rPr>
            <w:rStyle w:val="Hyperlink"/>
            <w:noProof/>
          </w:rPr>
          <w:fldChar w:fldCharType="end"/>
        </w:r>
      </w:ins>
    </w:p>
    <w:p w14:paraId="2D2AA3BD" w14:textId="76D52FF0" w:rsidR="00A2565C" w:rsidRDefault="00A2565C">
      <w:pPr>
        <w:pStyle w:val="TableofFigures"/>
        <w:tabs>
          <w:tab w:val="right" w:leader="dot" w:pos="9170"/>
        </w:tabs>
        <w:rPr>
          <w:ins w:id="314" w:author="Kumar Baral" w:date="2023-02-13T12:06:00Z"/>
          <w:rFonts w:asciiTheme="minorHAnsi" w:eastAsiaTheme="minorEastAsia" w:hAnsiTheme="minorHAnsi" w:cstheme="minorBidi"/>
          <w:noProof/>
          <w:lang w:bidi="ne-NP"/>
        </w:rPr>
      </w:pPr>
      <w:ins w:id="315"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"_Toc127182770"</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5: Auto correlation function of mean annual discharge series of Andhikhola.</w:t>
        </w:r>
        <w:r>
          <w:rPr>
            <w:noProof/>
            <w:webHidden/>
          </w:rPr>
          <w:tab/>
        </w:r>
        <w:r>
          <w:rPr>
            <w:noProof/>
            <w:webHidden/>
          </w:rPr>
          <w:fldChar w:fldCharType="begin"/>
        </w:r>
        <w:r>
          <w:rPr>
            <w:noProof/>
            <w:webHidden/>
          </w:rPr>
          <w:instrText xml:space="preserve"> PAGEREF _Toc127182770 \h </w:instrText>
        </w:r>
      </w:ins>
      <w:r>
        <w:rPr>
          <w:noProof/>
          <w:webHidden/>
        </w:rPr>
      </w:r>
      <w:r>
        <w:rPr>
          <w:noProof/>
          <w:webHidden/>
        </w:rPr>
        <w:fldChar w:fldCharType="separate"/>
      </w:r>
      <w:ins w:id="316" w:author="Kumar Baral" w:date="2023-02-13T12:06:00Z">
        <w:r>
          <w:rPr>
            <w:noProof/>
            <w:webHidden/>
          </w:rPr>
          <w:t>20</w:t>
        </w:r>
        <w:r>
          <w:rPr>
            <w:noProof/>
            <w:webHidden/>
          </w:rPr>
          <w:fldChar w:fldCharType="end"/>
        </w:r>
        <w:r w:rsidRPr="005B1E58">
          <w:rPr>
            <w:rStyle w:val="Hyperlink"/>
            <w:noProof/>
          </w:rPr>
          <w:fldChar w:fldCharType="end"/>
        </w:r>
      </w:ins>
    </w:p>
    <w:p w14:paraId="181CF73F" w14:textId="19A54029" w:rsidR="000D028B" w:rsidDel="009564D9" w:rsidRDefault="000D028B">
      <w:pPr>
        <w:pStyle w:val="TableofFigures"/>
        <w:tabs>
          <w:tab w:val="right" w:leader="dot" w:pos="9170"/>
        </w:tabs>
        <w:rPr>
          <w:del w:id="317" w:author="Kumar Baral" w:date="2023-02-13T12:01:00Z"/>
          <w:rFonts w:asciiTheme="minorHAnsi" w:eastAsiaTheme="minorEastAsia" w:hAnsiTheme="minorHAnsi" w:cstheme="minorBidi"/>
          <w:noProof/>
          <w:lang w:bidi="ne-NP"/>
        </w:rPr>
      </w:pPr>
      <w:del w:id="318" w:author="Kumar Baral" w:date="2023-02-13T12:01:00Z">
        <w:r w:rsidRPr="009564D9" w:rsidDel="009564D9">
          <w:rPr>
            <w:rPrChange w:id="319" w:author="Kumar Baral" w:date="2023-02-13T12:01:00Z">
              <w:rPr>
                <w:rStyle w:val="Hyperlink"/>
                <w:noProof/>
              </w:rPr>
            </w:rPrChange>
          </w:rPr>
          <w:delText>Figure 1</w:delText>
        </w:r>
        <w:r w:rsidRPr="009564D9" w:rsidDel="009564D9">
          <w:rPr>
            <w:rPrChange w:id="320" w:author="Kumar Baral" w:date="2023-02-13T12:01:00Z">
              <w:rPr>
                <w:rStyle w:val="Hyperlink"/>
                <w:noProof/>
              </w:rPr>
            </w:rPrChange>
          </w:rPr>
          <w:noBreakHyphen/>
          <w:delText>1: Hydrographical representation of Mean Monthly flow of Jhimruk River</w:delText>
        </w:r>
        <w:r w:rsidDel="009564D9">
          <w:rPr>
            <w:noProof/>
            <w:webHidden/>
          </w:rPr>
          <w:tab/>
          <w:delText>15</w:delText>
        </w:r>
      </w:del>
    </w:p>
    <w:p w14:paraId="2A45E463" w14:textId="06D75A32" w:rsidR="000D028B" w:rsidDel="009564D9" w:rsidRDefault="000D028B">
      <w:pPr>
        <w:pStyle w:val="TableofFigures"/>
        <w:tabs>
          <w:tab w:val="right" w:leader="dot" w:pos="9170"/>
        </w:tabs>
        <w:rPr>
          <w:del w:id="321" w:author="Kumar Baral" w:date="2023-02-13T12:01:00Z"/>
          <w:rFonts w:asciiTheme="minorHAnsi" w:eastAsiaTheme="minorEastAsia" w:hAnsiTheme="minorHAnsi" w:cstheme="minorBidi"/>
          <w:noProof/>
          <w:lang w:bidi="ne-NP"/>
        </w:rPr>
      </w:pPr>
      <w:del w:id="322" w:author="Kumar Baral" w:date="2023-02-13T12:01:00Z">
        <w:r w:rsidRPr="009564D9" w:rsidDel="009564D9">
          <w:rPr>
            <w:rPrChange w:id="323" w:author="Kumar Baral" w:date="2023-02-13T12:01:00Z">
              <w:rPr>
                <w:rStyle w:val="Hyperlink"/>
                <w:noProof/>
              </w:rPr>
            </w:rPrChange>
          </w:rPr>
          <w:delText>Figure 1</w:delText>
        </w:r>
        <w:r w:rsidRPr="009564D9" w:rsidDel="009564D9">
          <w:rPr>
            <w:rPrChange w:id="324" w:author="Kumar Baral" w:date="2023-02-13T12:01:00Z">
              <w:rPr>
                <w:rStyle w:val="Hyperlink"/>
                <w:noProof/>
              </w:rPr>
            </w:rPrChange>
          </w:rPr>
          <w:noBreakHyphen/>
          <w:delText>2: Comparison of implemented mean monthly flow and measured mean monthly flow</w:delText>
        </w:r>
        <w:r w:rsidDel="009564D9">
          <w:rPr>
            <w:noProof/>
            <w:webHidden/>
          </w:rPr>
          <w:tab/>
          <w:delText>15</w:delText>
        </w:r>
      </w:del>
    </w:p>
    <w:p w14:paraId="7AF6C440" w14:textId="032AB2E0"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325" w:name="_Toc127191607"/>
      <w:r w:rsidRPr="006D015F">
        <w:rPr>
          <w:caps w:val="0"/>
        </w:rPr>
        <w:lastRenderedPageBreak/>
        <w:t>LIST OF TABLES</w:t>
      </w:r>
      <w:bookmarkEnd w:id="325"/>
    </w:p>
    <w:p w14:paraId="48B29F02" w14:textId="47B6D298" w:rsidR="009564D9" w:rsidRDefault="00495F96">
      <w:pPr>
        <w:pStyle w:val="TableofFigures"/>
        <w:tabs>
          <w:tab w:val="right" w:leader="dot" w:pos="9170"/>
        </w:tabs>
        <w:rPr>
          <w:ins w:id="326" w:author="Kumar Baral" w:date="2023-02-13T12:01:00Z"/>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ins w:id="327" w:author="Kumar Baral" w:date="2023-02-13T12:01:00Z">
        <w:r w:rsidR="009564D9" w:rsidRPr="00D60BCA">
          <w:rPr>
            <w:rStyle w:val="Hyperlink"/>
            <w:noProof/>
          </w:rPr>
          <w:fldChar w:fldCharType="begin"/>
        </w:r>
        <w:r w:rsidR="009564D9" w:rsidRPr="00D60BCA">
          <w:rPr>
            <w:rStyle w:val="Hyperlink"/>
            <w:noProof/>
          </w:rPr>
          <w:instrText xml:space="preserve"> </w:instrText>
        </w:r>
        <w:r w:rsidR="009564D9">
          <w:rPr>
            <w:noProof/>
          </w:rPr>
          <w:instrText>HYPERLINK \l "_Toc127182762"</w:instrText>
        </w:r>
        <w:r w:rsidR="009564D9" w:rsidRPr="00D60BCA">
          <w:rPr>
            <w:rStyle w:val="Hyperlink"/>
            <w:noProof/>
          </w:rPr>
          <w:instrText xml:space="preserve"> </w:instrText>
        </w:r>
        <w:r w:rsidR="009564D9" w:rsidRPr="00D60BCA">
          <w:rPr>
            <w:rStyle w:val="Hyperlink"/>
            <w:noProof/>
          </w:rPr>
          <w:fldChar w:fldCharType="separate"/>
        </w:r>
        <w:r w:rsidR="009564D9" w:rsidRPr="00D60BCA">
          <w:rPr>
            <w:rStyle w:val="Hyperlink"/>
            <w:noProof/>
          </w:rPr>
          <w:t>Table 1</w:t>
        </w:r>
        <w:r w:rsidR="009564D9" w:rsidRPr="00D60BCA">
          <w:rPr>
            <w:rStyle w:val="Hyperlink"/>
            <w:noProof/>
          </w:rPr>
          <w:noBreakHyphen/>
          <w:t>1: Salient features of the project</w:t>
        </w:r>
        <w:r w:rsidR="009564D9">
          <w:rPr>
            <w:noProof/>
            <w:webHidden/>
          </w:rPr>
          <w:tab/>
        </w:r>
        <w:r w:rsidR="009564D9">
          <w:rPr>
            <w:noProof/>
            <w:webHidden/>
          </w:rPr>
          <w:fldChar w:fldCharType="begin"/>
        </w:r>
        <w:r w:rsidR="009564D9">
          <w:rPr>
            <w:noProof/>
            <w:webHidden/>
          </w:rPr>
          <w:instrText xml:space="preserve"> PAGEREF _Toc127182762 \h </w:instrText>
        </w:r>
      </w:ins>
      <w:r w:rsidR="009564D9">
        <w:rPr>
          <w:noProof/>
          <w:webHidden/>
        </w:rPr>
      </w:r>
      <w:r w:rsidR="009564D9">
        <w:rPr>
          <w:noProof/>
          <w:webHidden/>
        </w:rPr>
        <w:fldChar w:fldCharType="separate"/>
      </w:r>
      <w:ins w:id="328" w:author="Kumar Baral" w:date="2023-02-13T12:01:00Z">
        <w:r w:rsidR="009564D9">
          <w:rPr>
            <w:noProof/>
            <w:webHidden/>
          </w:rPr>
          <w:t>vi</w:t>
        </w:r>
        <w:r w:rsidR="009564D9">
          <w:rPr>
            <w:noProof/>
            <w:webHidden/>
          </w:rPr>
          <w:fldChar w:fldCharType="end"/>
        </w:r>
        <w:r w:rsidR="009564D9" w:rsidRPr="00D60BCA">
          <w:rPr>
            <w:rStyle w:val="Hyperlink"/>
            <w:noProof/>
          </w:rPr>
          <w:fldChar w:fldCharType="end"/>
        </w:r>
      </w:ins>
    </w:p>
    <w:p w14:paraId="078AE24D" w14:textId="0B6F6794" w:rsidR="009564D9" w:rsidRDefault="009564D9">
      <w:pPr>
        <w:pStyle w:val="TableofFigures"/>
        <w:tabs>
          <w:tab w:val="right" w:leader="dot" w:pos="9170"/>
        </w:tabs>
        <w:rPr>
          <w:ins w:id="329" w:author="Kumar Baral" w:date="2023-02-13T12:01:00Z"/>
          <w:rFonts w:asciiTheme="minorHAnsi" w:eastAsiaTheme="minorEastAsia" w:hAnsiTheme="minorHAnsi" w:cstheme="minorBidi"/>
          <w:noProof/>
          <w:lang w:bidi="ne-NP"/>
        </w:rPr>
      </w:pPr>
      <w:ins w:id="330"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"_Toc127182763"</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2: Mean Monthly Flow of Andhikhola River</w:t>
        </w:r>
        <w:r>
          <w:rPr>
            <w:noProof/>
            <w:webHidden/>
          </w:rPr>
          <w:tab/>
        </w:r>
        <w:r>
          <w:rPr>
            <w:noProof/>
            <w:webHidden/>
          </w:rPr>
          <w:fldChar w:fldCharType="begin"/>
        </w:r>
        <w:r>
          <w:rPr>
            <w:noProof/>
            <w:webHidden/>
          </w:rPr>
          <w:instrText xml:space="preserve"> PAGEREF _Toc127182763 \h </w:instrText>
        </w:r>
      </w:ins>
      <w:r>
        <w:rPr>
          <w:noProof/>
          <w:webHidden/>
        </w:rPr>
      </w:r>
      <w:r>
        <w:rPr>
          <w:noProof/>
          <w:webHidden/>
        </w:rPr>
        <w:fldChar w:fldCharType="separate"/>
      </w:r>
      <w:ins w:id="331" w:author="Kumar Baral" w:date="2023-02-13T12:01:00Z">
        <w:r>
          <w:rPr>
            <w:noProof/>
            <w:webHidden/>
          </w:rPr>
          <w:t>12</w:t>
        </w:r>
        <w:r>
          <w:rPr>
            <w:noProof/>
            <w:webHidden/>
          </w:rPr>
          <w:fldChar w:fldCharType="end"/>
        </w:r>
        <w:r w:rsidRPr="00D60BCA">
          <w:rPr>
            <w:rStyle w:val="Hyperlink"/>
            <w:noProof/>
          </w:rPr>
          <w:fldChar w:fldCharType="end"/>
        </w:r>
      </w:ins>
    </w:p>
    <w:p w14:paraId="76185DE4" w14:textId="30C1E544" w:rsidR="009564D9" w:rsidRDefault="009564D9">
      <w:pPr>
        <w:pStyle w:val="TableofFigures"/>
        <w:tabs>
          <w:tab w:val="right" w:leader="dot" w:pos="9170"/>
        </w:tabs>
        <w:rPr>
          <w:ins w:id="332" w:author="Kumar Baral" w:date="2023-02-13T12:01:00Z"/>
          <w:rFonts w:asciiTheme="minorHAnsi" w:eastAsiaTheme="minorEastAsia" w:hAnsiTheme="minorHAnsi" w:cstheme="minorBidi"/>
          <w:noProof/>
          <w:lang w:bidi="ne-NP"/>
        </w:rPr>
      </w:pPr>
      <w:ins w:id="333"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"_Toc127182764"</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3: Mean annual discharge, 5-years moving average, 10-years moving average</w:t>
        </w:r>
        <w:r>
          <w:rPr>
            <w:noProof/>
            <w:webHidden/>
          </w:rPr>
          <w:tab/>
        </w:r>
        <w:r>
          <w:rPr>
            <w:noProof/>
            <w:webHidden/>
          </w:rPr>
          <w:fldChar w:fldCharType="begin"/>
        </w:r>
        <w:r>
          <w:rPr>
            <w:noProof/>
            <w:webHidden/>
          </w:rPr>
          <w:instrText xml:space="preserve"> PAGEREF _Toc127182764 \h </w:instrText>
        </w:r>
      </w:ins>
      <w:r>
        <w:rPr>
          <w:noProof/>
          <w:webHidden/>
        </w:rPr>
      </w:r>
      <w:r>
        <w:rPr>
          <w:noProof/>
          <w:webHidden/>
        </w:rPr>
        <w:fldChar w:fldCharType="separate"/>
      </w:r>
      <w:ins w:id="334" w:author="Kumar Baral" w:date="2023-02-13T12:01:00Z">
        <w:r>
          <w:rPr>
            <w:noProof/>
            <w:webHidden/>
          </w:rPr>
          <w:t>18</w:t>
        </w:r>
        <w:r>
          <w:rPr>
            <w:noProof/>
            <w:webHidden/>
          </w:rPr>
          <w:fldChar w:fldCharType="end"/>
        </w:r>
        <w:r w:rsidRPr="00D60BCA">
          <w:rPr>
            <w:rStyle w:val="Hyperlink"/>
            <w:noProof/>
          </w:rPr>
          <w:fldChar w:fldCharType="end"/>
        </w:r>
      </w:ins>
    </w:p>
    <w:p w14:paraId="1FD6DD54" w14:textId="0880DAB1" w:rsidR="009564D9" w:rsidRDefault="009564D9">
      <w:pPr>
        <w:pStyle w:val="TableofFigures"/>
        <w:tabs>
          <w:tab w:val="right" w:leader="dot" w:pos="9170"/>
        </w:tabs>
        <w:rPr>
          <w:ins w:id="335" w:author="Kumar Baral" w:date="2023-02-13T12:01:00Z"/>
          <w:rFonts w:asciiTheme="minorHAnsi" w:eastAsiaTheme="minorEastAsia" w:hAnsiTheme="minorHAnsi" w:cstheme="minorBidi"/>
          <w:noProof/>
          <w:lang w:bidi="ne-NP"/>
        </w:rPr>
      </w:pPr>
      <w:ins w:id="336"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"_Toc127182765"</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4: Result of Man-Kendall test for different discharge series</w:t>
        </w:r>
        <w:r>
          <w:rPr>
            <w:noProof/>
            <w:webHidden/>
          </w:rPr>
          <w:tab/>
        </w:r>
        <w:r>
          <w:rPr>
            <w:noProof/>
            <w:webHidden/>
          </w:rPr>
          <w:fldChar w:fldCharType="begin"/>
        </w:r>
        <w:r>
          <w:rPr>
            <w:noProof/>
            <w:webHidden/>
          </w:rPr>
          <w:instrText xml:space="preserve"> PAGEREF _Toc127182765 \h </w:instrText>
        </w:r>
      </w:ins>
      <w:r>
        <w:rPr>
          <w:noProof/>
          <w:webHidden/>
        </w:rPr>
      </w:r>
      <w:r>
        <w:rPr>
          <w:noProof/>
          <w:webHidden/>
        </w:rPr>
        <w:fldChar w:fldCharType="separate"/>
      </w:r>
      <w:ins w:id="337" w:author="Kumar Baral" w:date="2023-02-13T12:01:00Z">
        <w:r>
          <w:rPr>
            <w:noProof/>
            <w:webHidden/>
          </w:rPr>
          <w:t>20</w:t>
        </w:r>
        <w:r>
          <w:rPr>
            <w:noProof/>
            <w:webHidden/>
          </w:rPr>
          <w:fldChar w:fldCharType="end"/>
        </w:r>
        <w:r w:rsidRPr="00D60BCA">
          <w:rPr>
            <w:rStyle w:val="Hyperlink"/>
            <w:noProof/>
          </w:rPr>
          <w:fldChar w:fldCharType="end"/>
        </w:r>
      </w:ins>
    </w:p>
    <w:p w14:paraId="54B77473" w14:textId="2C9E1C5B" w:rsidR="00E1614D" w:rsidDel="009564D9" w:rsidRDefault="00E1614D">
      <w:pPr>
        <w:pStyle w:val="TableofFigures"/>
        <w:tabs>
          <w:tab w:val="right" w:leader="dot" w:pos="9170"/>
        </w:tabs>
        <w:rPr>
          <w:del w:id="338" w:author="Kumar Baral" w:date="2023-02-13T12:01:00Z"/>
          <w:rFonts w:asciiTheme="minorHAnsi" w:eastAsiaTheme="minorEastAsia" w:hAnsiTheme="minorHAnsi" w:cstheme="minorBidi"/>
          <w:noProof/>
          <w:lang w:bidi="ne-NP"/>
        </w:rPr>
      </w:pPr>
      <w:del w:id="339" w:author="Kumar Baral" w:date="2023-02-13T12:01:00Z">
        <w:r w:rsidRPr="009564D9" w:rsidDel="009564D9">
          <w:rPr>
            <w:rPrChange w:id="340" w:author="Kumar Baral" w:date="2023-02-13T12:01:00Z">
              <w:rPr>
                <w:rStyle w:val="Hyperlink"/>
                <w:noProof/>
              </w:rPr>
            </w:rPrChange>
          </w:rPr>
          <w:delText>Table 1</w:delText>
        </w:r>
        <w:r w:rsidRPr="009564D9" w:rsidDel="009564D9">
          <w:rPr>
            <w:rPrChange w:id="341" w:author="Kumar Baral" w:date="2023-02-13T12:01:00Z">
              <w:rPr>
                <w:rStyle w:val="Hyperlink"/>
                <w:noProof/>
              </w:rPr>
            </w:rPrChange>
          </w:rPr>
          <w:noBreakHyphen/>
          <w:delText>1: Salient features of the project</w:delText>
        </w:r>
        <w:r w:rsidDel="009564D9">
          <w:rPr>
            <w:noProof/>
            <w:webHidden/>
          </w:rPr>
          <w:tab/>
          <w:delText>6</w:delText>
        </w:r>
      </w:del>
    </w:p>
    <w:p w14:paraId="1CFB50FF" w14:textId="2361CF9A" w:rsidR="00E1614D" w:rsidDel="009564D9" w:rsidRDefault="00E1614D">
      <w:pPr>
        <w:pStyle w:val="TableofFigures"/>
        <w:tabs>
          <w:tab w:val="right" w:leader="dot" w:pos="9170"/>
        </w:tabs>
        <w:rPr>
          <w:del w:id="342" w:author="Kumar Baral" w:date="2023-02-13T12:01:00Z"/>
          <w:rFonts w:asciiTheme="minorHAnsi" w:eastAsiaTheme="minorEastAsia" w:hAnsiTheme="minorHAnsi" w:cstheme="minorBidi"/>
          <w:noProof/>
          <w:lang w:bidi="ne-NP"/>
        </w:rPr>
      </w:pPr>
      <w:del w:id="343" w:author="Kumar Baral" w:date="2023-02-13T12:01:00Z">
        <w:r w:rsidRPr="009564D9" w:rsidDel="009564D9">
          <w:rPr>
            <w:rPrChange w:id="344" w:author="Kumar Baral" w:date="2023-02-13T12:01:00Z">
              <w:rPr>
                <w:rStyle w:val="Hyperlink"/>
                <w:noProof/>
              </w:rPr>
            </w:rPrChange>
          </w:rPr>
          <w:delText>Table 1</w:delText>
        </w:r>
        <w:r w:rsidRPr="009564D9" w:rsidDel="009564D9">
          <w:rPr>
            <w:rPrChange w:id="345" w:author="Kumar Baral" w:date="2023-02-13T12:01:00Z">
              <w:rPr>
                <w:rStyle w:val="Hyperlink"/>
                <w:noProof/>
              </w:rPr>
            </w:rPrChange>
          </w:rPr>
          <w:noBreakHyphen/>
          <w:delText>2: Mean Monthly Flow of Jhimruk River</w:delText>
        </w:r>
        <w:r w:rsidDel="009564D9">
          <w:rPr>
            <w:noProof/>
            <w:webHidden/>
          </w:rPr>
          <w:tab/>
          <w:delText>14</w:delText>
        </w:r>
      </w:del>
    </w:p>
    <w:p w14:paraId="12313743" w14:textId="6E6FC0BC" w:rsidR="007C4B44" w:rsidRDefault="00495F96" w:rsidP="007C4B44">
      <w:pPr>
        <w:pStyle w:val="TableofFigures"/>
        <w:tabs>
          <w:tab w:val="right" w:leader="dot" w:pos="9170"/>
        </w:tabs>
        <w:rPr>
          <w:ins w:id="346" w:author="Kumar Baral" w:date="2023-02-13T11:13:00Z"/>
          <w:rStyle w:val="Hyperlink"/>
          <w:noProof/>
        </w:rPr>
      </w:pPr>
      <w:r w:rsidRPr="004548FE">
        <w:rPr>
          <w:rStyle w:val="Hyperlink"/>
          <w:noProof/>
        </w:rPr>
        <w:fldChar w:fldCharType="end"/>
      </w:r>
    </w:p>
    <w:p w14:paraId="5041D977" w14:textId="77777777" w:rsidR="007C4B44" w:rsidRDefault="007C4B44">
      <w:pPr>
        <w:spacing w:before="0" w:after="0" w:line="240" w:lineRule="auto"/>
        <w:jc w:val="left"/>
        <w:rPr>
          <w:ins w:id="347" w:author="Kumar Baral" w:date="2023-02-13T11:13:00Z"/>
          <w:rStyle w:val="Hyperlink"/>
          <w:noProof/>
        </w:rPr>
      </w:pPr>
      <w:ins w:id="348" w:author="Kumar Baral" w:date="2023-02-13T11:13:00Z">
        <w:r>
          <w:rPr>
            <w:rStyle w:val="Hyperlink"/>
            <w:noProof/>
          </w:rPr>
          <w:br w:type="page"/>
        </w:r>
      </w:ins>
    </w:p>
    <w:p w14:paraId="6A5ED1F4" w14:textId="39C44C2E" w:rsidR="007C4B44" w:rsidRPr="006D015F" w:rsidRDefault="007C4B44" w:rsidP="007C4B44">
      <w:pPr>
        <w:pStyle w:val="Heading1"/>
        <w:numPr>
          <w:ilvl w:val="0"/>
          <w:numId w:val="0"/>
        </w:numPr>
        <w:ind w:left="720"/>
        <w:rPr>
          <w:ins w:id="349" w:author="Kumar Baral" w:date="2023-02-13T11:14:00Z"/>
        </w:rPr>
      </w:pPr>
      <w:bookmarkStart w:id="350" w:name="_Toc127191608"/>
      <w:ins w:id="351" w:author="Kumar Baral" w:date="2023-02-13T11:14:00Z">
        <w:r>
          <w:rPr>
            <w:caps w:val="0"/>
          </w:rPr>
          <w:lastRenderedPageBreak/>
          <w:t>S</w:t>
        </w:r>
        <w:r w:rsidR="00D834E2">
          <w:rPr>
            <w:caps w:val="0"/>
          </w:rPr>
          <w:t>ALIENT FEATURES</w:t>
        </w:r>
        <w:bookmarkEnd w:id="350"/>
      </w:ins>
    </w:p>
    <w:p w14:paraId="64372F62" w14:textId="642F8CD2" w:rsidR="00D834E2" w:rsidRDefault="00D834E2" w:rsidP="00D834E2">
      <w:pPr>
        <w:pStyle w:val="Caption"/>
        <w:rPr>
          <w:ins w:id="352" w:author="Kumar Baral" w:date="2023-02-13T11:15:00Z"/>
        </w:rPr>
      </w:pPr>
      <w:bookmarkStart w:id="353" w:name="_Toc127182762"/>
      <w:ins w:id="354" w:author="Kumar Baral" w:date="2023-02-13T11:15:00Z">
        <w:r>
          <w:t xml:space="preserve">Table </w:t>
        </w:r>
      </w:ins>
      <w:ins w:id="355" w:author="Kumar Baral" w:date="2023-02-13T14:27:00Z">
        <w:r w:rsidR="00B132C2">
          <w:fldChar w:fldCharType="begin"/>
        </w:r>
        <w:r w:rsidR="00B132C2">
          <w:instrText xml:space="preserve"> STYLEREF 1 \s </w:instrText>
        </w:r>
      </w:ins>
      <w:r w:rsidR="00B132C2">
        <w:fldChar w:fldCharType="separate"/>
      </w:r>
      <w:r w:rsidR="00B132C2">
        <w:rPr>
          <w:noProof/>
        </w:rPr>
        <w:t>0</w:t>
      </w:r>
      <w:ins w:id="35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ins w:id="357" w:author="Kumar Baral" w:date="2023-02-13T14:27:00Z">
        <w:r w:rsidR="00B132C2">
          <w:rPr>
            <w:noProof/>
          </w:rPr>
          <w:t>1</w:t>
        </w:r>
        <w:r w:rsidR="00B132C2">
          <w:fldChar w:fldCharType="end"/>
        </w:r>
      </w:ins>
      <w:ins w:id="358" w:author="Kumar Baral" w:date="2023-02-13T11:15:00Z">
        <w:r>
          <w:t>: Salient features of the project</w:t>
        </w:r>
      </w:ins>
      <w:bookmarkEnd w:id="353"/>
      <w:ins w:id="359" w:author="Kumar Baral" w:date="2023-02-13T15:00:00Z">
        <w:r w:rsidR="00E44CBF">
          <w:t xml:space="preserve"> as per (UFSR,2008)</w:t>
        </w:r>
      </w:ins>
    </w:p>
    <w:tbl>
      <w:tblPr>
        <w:tblStyle w:val="TableGrid"/>
        <w:tblW w:w="8648" w:type="dxa"/>
        <w:tblLook w:val="04A0" w:firstRow="1" w:lastRow="0" w:firstColumn="1" w:lastColumn="0" w:noHBand="0" w:noVBand="1"/>
        <w:tblPrChange w:id="360" w:author="Kumar Baral" w:date="2023-02-13T11:26:00Z">
          <w:tblPr>
            <w:tblStyle w:val="TableGrid"/>
            <w:tblW w:w="9436" w:type="dxa"/>
            <w:tblLook w:val="04A0" w:firstRow="1" w:lastRow="0" w:firstColumn="1" w:lastColumn="0" w:noHBand="0" w:noVBand="1"/>
          </w:tblPr>
        </w:tblPrChange>
      </w:tblPr>
      <w:tblGrid>
        <w:gridCol w:w="4324"/>
        <w:gridCol w:w="4324"/>
        <w:tblGridChange w:id="361">
          <w:tblGrid>
            <w:gridCol w:w="4718"/>
            <w:gridCol w:w="4718"/>
          </w:tblGrid>
        </w:tblGridChange>
      </w:tblGrid>
      <w:tr w:rsidR="00D834E2" w14:paraId="1CE581B5" w14:textId="77777777" w:rsidTr="00F23E72">
        <w:trPr>
          <w:trHeight w:val="334"/>
          <w:tblHeader/>
          <w:ins w:id="362" w:author="Kumar Baral" w:date="2023-02-13T11:15:00Z"/>
          <w:trPrChange w:id="363" w:author="Kumar Baral" w:date="2023-02-13T11:26:00Z">
            <w:trPr>
              <w:trHeight w:val="476"/>
              <w:tblHeader/>
            </w:trPr>
          </w:trPrChange>
        </w:trPr>
        <w:tc>
          <w:tcPr>
            <w:tcW w:w="4324" w:type="dxa"/>
            <w:shd w:val="clear" w:color="auto" w:fill="BFBFBF" w:themeFill="background1" w:themeFillShade="BF"/>
            <w:tcPrChange w:id="364" w:author="Kumar Baral" w:date="2023-02-13T11:26:00Z">
              <w:tcPr>
                <w:tcW w:w="4718" w:type="dxa"/>
                <w:shd w:val="clear" w:color="auto" w:fill="BFBFBF" w:themeFill="background1" w:themeFillShade="BF"/>
              </w:tcPr>
            </w:tcPrChange>
          </w:tcPr>
          <w:p w14:paraId="3421B877" w14:textId="77777777" w:rsidR="00D834E2" w:rsidRPr="000C5A61" w:rsidRDefault="00D834E2" w:rsidP="009564D9">
            <w:pPr>
              <w:ind w:right="-46"/>
              <w:rPr>
                <w:ins w:id="365" w:author="Kumar Baral" w:date="2023-02-13T11:15:00Z"/>
                <w:b/>
                <w:bCs/>
              </w:rPr>
            </w:pPr>
            <w:ins w:id="366" w:author="Kumar Baral" w:date="2023-02-13T11:15:00Z">
              <w:r w:rsidRPr="000C5A61">
                <w:rPr>
                  <w:b/>
                  <w:bCs/>
                </w:rPr>
                <w:t>Descriptions</w:t>
              </w:r>
            </w:ins>
          </w:p>
        </w:tc>
        <w:tc>
          <w:tcPr>
            <w:tcW w:w="4324" w:type="dxa"/>
            <w:shd w:val="clear" w:color="auto" w:fill="BFBFBF" w:themeFill="background1" w:themeFillShade="BF"/>
            <w:tcPrChange w:id="367" w:author="Kumar Baral" w:date="2023-02-13T11:26:00Z">
              <w:tcPr>
                <w:tcW w:w="4718" w:type="dxa"/>
                <w:shd w:val="clear" w:color="auto" w:fill="BFBFBF" w:themeFill="background1" w:themeFillShade="BF"/>
              </w:tcPr>
            </w:tcPrChange>
          </w:tcPr>
          <w:p w14:paraId="0CAE7C5C" w14:textId="77777777" w:rsidR="00D834E2" w:rsidRPr="000C5A61" w:rsidRDefault="00D834E2" w:rsidP="009564D9">
            <w:pPr>
              <w:ind w:right="-46"/>
              <w:rPr>
                <w:ins w:id="368" w:author="Kumar Baral" w:date="2023-02-13T11:15:00Z"/>
                <w:b/>
                <w:bCs/>
              </w:rPr>
            </w:pPr>
            <w:ins w:id="369" w:author="Kumar Baral" w:date="2023-02-13T11:15:00Z">
              <w:r w:rsidRPr="000C5A61">
                <w:rPr>
                  <w:b/>
                  <w:bCs/>
                </w:rPr>
                <w:t>Parameters</w:t>
              </w:r>
            </w:ins>
          </w:p>
        </w:tc>
      </w:tr>
      <w:tr w:rsidR="00D834E2" w14:paraId="1A9084A1" w14:textId="77777777" w:rsidTr="00F23E72">
        <w:trPr>
          <w:trHeight w:val="324"/>
          <w:ins w:id="370" w:author="Kumar Baral" w:date="2023-02-13T11:15:00Z"/>
          <w:trPrChange w:id="371" w:author="Kumar Baral" w:date="2023-02-13T11:26:00Z">
            <w:trPr>
              <w:trHeight w:val="462"/>
            </w:trPr>
          </w:trPrChange>
        </w:trPr>
        <w:tc>
          <w:tcPr>
            <w:tcW w:w="4324" w:type="dxa"/>
            <w:tcPrChange w:id="372" w:author="Kumar Baral" w:date="2023-02-13T11:26:00Z">
              <w:tcPr>
                <w:tcW w:w="4718" w:type="dxa"/>
              </w:tcPr>
            </w:tcPrChange>
          </w:tcPr>
          <w:p w14:paraId="2BADBDA5" w14:textId="77777777" w:rsidR="00D834E2" w:rsidRDefault="00D834E2" w:rsidP="009564D9">
            <w:pPr>
              <w:ind w:right="-46"/>
              <w:rPr>
                <w:ins w:id="373" w:author="Kumar Baral" w:date="2023-02-13T11:15:00Z"/>
              </w:rPr>
            </w:pPr>
            <w:ins w:id="374" w:author="Kumar Baral" w:date="2023-02-13T11:15:00Z">
              <w:r>
                <w:t>Catchment area</w:t>
              </w:r>
            </w:ins>
          </w:p>
        </w:tc>
        <w:tc>
          <w:tcPr>
            <w:tcW w:w="4324" w:type="dxa"/>
            <w:tcPrChange w:id="375" w:author="Kumar Baral" w:date="2023-02-13T11:26:00Z">
              <w:tcPr>
                <w:tcW w:w="4718" w:type="dxa"/>
              </w:tcPr>
            </w:tcPrChange>
          </w:tcPr>
          <w:p w14:paraId="435121F5" w14:textId="77777777" w:rsidR="00D834E2" w:rsidRDefault="00D834E2" w:rsidP="009564D9">
            <w:pPr>
              <w:ind w:right="-46"/>
              <w:rPr>
                <w:ins w:id="376" w:author="Kumar Baral" w:date="2023-02-13T11:15:00Z"/>
              </w:rPr>
            </w:pPr>
            <w:ins w:id="377" w:author="Kumar Baral" w:date="2023-02-13T11:15:00Z">
              <w:r>
                <w:t>444 km</w:t>
              </w:r>
              <w:r w:rsidRPr="00AE3520">
                <w:rPr>
                  <w:vertAlign w:val="superscript"/>
                </w:rPr>
                <w:t>2</w:t>
              </w:r>
            </w:ins>
          </w:p>
        </w:tc>
      </w:tr>
      <w:tr w:rsidR="00D834E2" w14:paraId="3D2E37E1" w14:textId="77777777" w:rsidTr="00F23E72">
        <w:trPr>
          <w:trHeight w:val="334"/>
          <w:ins w:id="378" w:author="Kumar Baral" w:date="2023-02-13T11:15:00Z"/>
          <w:trPrChange w:id="379" w:author="Kumar Baral" w:date="2023-02-13T11:26:00Z">
            <w:trPr>
              <w:trHeight w:val="476"/>
            </w:trPr>
          </w:trPrChange>
        </w:trPr>
        <w:tc>
          <w:tcPr>
            <w:tcW w:w="4324" w:type="dxa"/>
            <w:tcPrChange w:id="380" w:author="Kumar Baral" w:date="2023-02-13T11:26:00Z">
              <w:tcPr>
                <w:tcW w:w="4718" w:type="dxa"/>
              </w:tcPr>
            </w:tcPrChange>
          </w:tcPr>
          <w:p w14:paraId="353CD90C" w14:textId="77777777" w:rsidR="00D834E2" w:rsidRDefault="00D834E2" w:rsidP="009564D9">
            <w:pPr>
              <w:ind w:right="-46"/>
              <w:rPr>
                <w:ins w:id="381" w:author="Kumar Baral" w:date="2023-02-13T11:15:00Z"/>
              </w:rPr>
            </w:pPr>
            <w:ins w:id="382" w:author="Kumar Baral" w:date="2023-02-13T11:15:00Z">
              <w:r>
                <w:t>Type of power plant</w:t>
              </w:r>
            </w:ins>
          </w:p>
        </w:tc>
        <w:tc>
          <w:tcPr>
            <w:tcW w:w="4324" w:type="dxa"/>
            <w:tcPrChange w:id="383" w:author="Kumar Baral" w:date="2023-02-13T11:26:00Z">
              <w:tcPr>
                <w:tcW w:w="4718" w:type="dxa"/>
              </w:tcPr>
            </w:tcPrChange>
          </w:tcPr>
          <w:p w14:paraId="7A5F82EA" w14:textId="77777777" w:rsidR="00D834E2" w:rsidRDefault="00D834E2" w:rsidP="009564D9">
            <w:pPr>
              <w:ind w:right="-46"/>
              <w:rPr>
                <w:ins w:id="384" w:author="Kumar Baral" w:date="2023-02-13T11:15:00Z"/>
              </w:rPr>
            </w:pPr>
            <w:ins w:id="385" w:author="Kumar Baral" w:date="2023-02-13T11:15:00Z">
              <w:r>
                <w:t>Run-of the-river</w:t>
              </w:r>
            </w:ins>
          </w:p>
        </w:tc>
      </w:tr>
      <w:tr w:rsidR="00D834E2" w14:paraId="53B6793B" w14:textId="77777777" w:rsidTr="00F23E72">
        <w:trPr>
          <w:trHeight w:val="334"/>
          <w:ins w:id="386" w:author="Kumar Baral" w:date="2023-02-13T11:15:00Z"/>
          <w:trPrChange w:id="387" w:author="Kumar Baral" w:date="2023-02-13T11:26:00Z">
            <w:trPr>
              <w:trHeight w:val="476"/>
            </w:trPr>
          </w:trPrChange>
        </w:trPr>
        <w:tc>
          <w:tcPr>
            <w:tcW w:w="4324" w:type="dxa"/>
            <w:tcPrChange w:id="388" w:author="Kumar Baral" w:date="2023-02-13T11:26:00Z">
              <w:tcPr>
                <w:tcW w:w="4718" w:type="dxa"/>
              </w:tcPr>
            </w:tcPrChange>
          </w:tcPr>
          <w:p w14:paraId="312289BB" w14:textId="77777777" w:rsidR="00D834E2" w:rsidRDefault="00D834E2" w:rsidP="009564D9">
            <w:pPr>
              <w:ind w:right="-46"/>
              <w:rPr>
                <w:ins w:id="389" w:author="Kumar Baral" w:date="2023-02-13T11:15:00Z"/>
              </w:rPr>
            </w:pPr>
            <w:ins w:id="390" w:author="Kumar Baral" w:date="2023-02-13T11:15:00Z">
              <w:r>
                <w:t>Design Discharge</w:t>
              </w:r>
            </w:ins>
          </w:p>
        </w:tc>
        <w:tc>
          <w:tcPr>
            <w:tcW w:w="4324" w:type="dxa"/>
            <w:tcPrChange w:id="391" w:author="Kumar Baral" w:date="2023-02-13T11:26:00Z">
              <w:tcPr>
                <w:tcW w:w="4718" w:type="dxa"/>
              </w:tcPr>
            </w:tcPrChange>
          </w:tcPr>
          <w:p w14:paraId="150AA05B" w14:textId="54EC343C" w:rsidR="00D834E2" w:rsidRDefault="00D834E2" w:rsidP="009564D9">
            <w:pPr>
              <w:ind w:right="-46"/>
              <w:rPr>
                <w:ins w:id="392" w:author="Kumar Baral" w:date="2023-02-13T11:15:00Z"/>
              </w:rPr>
            </w:pPr>
            <w:ins w:id="393" w:author="Kumar Baral" w:date="2023-02-13T11:15:00Z">
              <w:del w:id="394" w:author="Kumar Baral" w:date="2023-02-13T15:02:00Z">
                <w:r w:rsidDel="00E44CBF">
                  <w:delText>7</w:delText>
                </w:r>
              </w:del>
            </w:ins>
            <w:ins w:id="395" w:author="Kumar Baral" w:date="2023-02-13T15:02:00Z">
              <w:r w:rsidR="00E44CBF">
                <w:t>4.87</w:t>
              </w:r>
            </w:ins>
            <w:ins w:id="396" w:author="Kumar Baral" w:date="2023-02-13T11:15:00Z">
              <w:r>
                <w:t xml:space="preserve"> m3/s</w:t>
              </w:r>
            </w:ins>
          </w:p>
        </w:tc>
      </w:tr>
      <w:tr w:rsidR="00D834E2" w14:paraId="1AFEDB94" w14:textId="77777777" w:rsidTr="00F23E72">
        <w:trPr>
          <w:trHeight w:val="334"/>
          <w:ins w:id="397" w:author="Kumar Baral" w:date="2023-02-13T11:15:00Z"/>
          <w:trPrChange w:id="398" w:author="Kumar Baral" w:date="2023-02-13T11:26:00Z">
            <w:trPr>
              <w:trHeight w:val="476"/>
            </w:trPr>
          </w:trPrChange>
        </w:trPr>
        <w:tc>
          <w:tcPr>
            <w:tcW w:w="4324" w:type="dxa"/>
            <w:tcPrChange w:id="399" w:author="Kumar Baral" w:date="2023-02-13T11:26:00Z">
              <w:tcPr>
                <w:tcW w:w="4718" w:type="dxa"/>
              </w:tcPr>
            </w:tcPrChange>
          </w:tcPr>
          <w:p w14:paraId="1A55B2CA" w14:textId="77777777" w:rsidR="00D834E2" w:rsidRDefault="00D834E2" w:rsidP="009564D9">
            <w:pPr>
              <w:ind w:right="-46"/>
              <w:rPr>
                <w:ins w:id="400" w:author="Kumar Baral" w:date="2023-02-13T11:15:00Z"/>
              </w:rPr>
            </w:pPr>
            <w:ins w:id="401" w:author="Kumar Baral" w:date="2023-02-13T11:15:00Z">
              <w:r>
                <w:t>Low flow( 1 in 2 years period)</w:t>
              </w:r>
            </w:ins>
          </w:p>
        </w:tc>
        <w:tc>
          <w:tcPr>
            <w:tcW w:w="4324" w:type="dxa"/>
            <w:tcPrChange w:id="402" w:author="Kumar Baral" w:date="2023-02-13T11:26:00Z">
              <w:tcPr>
                <w:tcW w:w="4718" w:type="dxa"/>
              </w:tcPr>
            </w:tcPrChange>
          </w:tcPr>
          <w:p w14:paraId="64B8A781" w14:textId="77777777" w:rsidR="00D834E2" w:rsidRDefault="00D834E2" w:rsidP="009564D9">
            <w:pPr>
              <w:ind w:right="-46"/>
              <w:rPr>
                <w:ins w:id="403" w:author="Kumar Baral" w:date="2023-02-13T11:15:00Z"/>
              </w:rPr>
            </w:pPr>
            <w:ins w:id="404" w:author="Kumar Baral" w:date="2023-02-13T11:15:00Z">
              <w:r>
                <w:t>1.4 m3/s</w:t>
              </w:r>
            </w:ins>
          </w:p>
        </w:tc>
      </w:tr>
      <w:tr w:rsidR="00D834E2" w14:paraId="290BF130" w14:textId="77777777" w:rsidTr="00F23E72">
        <w:trPr>
          <w:trHeight w:val="324"/>
          <w:ins w:id="405" w:author="Kumar Baral" w:date="2023-02-13T11:15:00Z"/>
          <w:trPrChange w:id="406" w:author="Kumar Baral" w:date="2023-02-13T11:26:00Z">
            <w:trPr>
              <w:trHeight w:val="462"/>
            </w:trPr>
          </w:trPrChange>
        </w:trPr>
        <w:tc>
          <w:tcPr>
            <w:tcW w:w="4324" w:type="dxa"/>
            <w:tcPrChange w:id="407" w:author="Kumar Baral" w:date="2023-02-13T11:26:00Z">
              <w:tcPr>
                <w:tcW w:w="4718" w:type="dxa"/>
              </w:tcPr>
            </w:tcPrChange>
          </w:tcPr>
          <w:p w14:paraId="3E3A7CD4" w14:textId="77777777" w:rsidR="00D834E2" w:rsidRDefault="00D834E2" w:rsidP="009564D9">
            <w:pPr>
              <w:ind w:right="-46"/>
              <w:rPr>
                <w:ins w:id="408" w:author="Kumar Baral" w:date="2023-02-13T11:15:00Z"/>
              </w:rPr>
            </w:pPr>
            <w:ins w:id="409" w:author="Kumar Baral" w:date="2023-02-13T11:15:00Z">
              <w:r>
                <w:t>Capacity</w:t>
              </w:r>
            </w:ins>
          </w:p>
        </w:tc>
        <w:tc>
          <w:tcPr>
            <w:tcW w:w="4324" w:type="dxa"/>
            <w:tcPrChange w:id="410" w:author="Kumar Baral" w:date="2023-02-13T11:26:00Z">
              <w:tcPr>
                <w:tcW w:w="4718" w:type="dxa"/>
              </w:tcPr>
            </w:tcPrChange>
          </w:tcPr>
          <w:p w14:paraId="64D3B677" w14:textId="77777777" w:rsidR="00D834E2" w:rsidRDefault="00D834E2" w:rsidP="009564D9">
            <w:pPr>
              <w:ind w:right="-46"/>
              <w:rPr>
                <w:ins w:id="411" w:author="Kumar Baral" w:date="2023-02-13T11:15:00Z"/>
              </w:rPr>
            </w:pPr>
            <w:ins w:id="412" w:author="Kumar Baral" w:date="2023-02-13T11:15:00Z">
              <w:r>
                <w:t>9.4 MW</w:t>
              </w:r>
            </w:ins>
          </w:p>
        </w:tc>
      </w:tr>
      <w:tr w:rsidR="00D834E2" w14:paraId="6F234EAF" w14:textId="77777777" w:rsidTr="00F23E72">
        <w:trPr>
          <w:trHeight w:val="334"/>
          <w:ins w:id="413" w:author="Kumar Baral" w:date="2023-02-13T11:15:00Z"/>
          <w:trPrChange w:id="414" w:author="Kumar Baral" w:date="2023-02-13T11:26:00Z">
            <w:trPr>
              <w:trHeight w:val="476"/>
            </w:trPr>
          </w:trPrChange>
        </w:trPr>
        <w:tc>
          <w:tcPr>
            <w:tcW w:w="4324" w:type="dxa"/>
            <w:tcPrChange w:id="415" w:author="Kumar Baral" w:date="2023-02-13T11:26:00Z">
              <w:tcPr>
                <w:tcW w:w="4718" w:type="dxa"/>
              </w:tcPr>
            </w:tcPrChange>
          </w:tcPr>
          <w:p w14:paraId="4A307EE0" w14:textId="77777777" w:rsidR="00D834E2" w:rsidRPr="000C5A61" w:rsidRDefault="00D834E2" w:rsidP="009564D9">
            <w:pPr>
              <w:ind w:right="-46"/>
              <w:rPr>
                <w:ins w:id="416" w:author="Kumar Baral" w:date="2023-02-13T11:15:00Z"/>
                <w:b/>
                <w:bCs/>
              </w:rPr>
            </w:pPr>
            <w:ins w:id="417" w:author="Kumar Baral" w:date="2023-02-13T11:15:00Z">
              <w:r w:rsidRPr="000C5A61">
                <w:rPr>
                  <w:b/>
                  <w:bCs/>
                </w:rPr>
                <w:t>Diversion weir</w:t>
              </w:r>
            </w:ins>
          </w:p>
        </w:tc>
        <w:tc>
          <w:tcPr>
            <w:tcW w:w="4324" w:type="dxa"/>
            <w:tcPrChange w:id="418" w:author="Kumar Baral" w:date="2023-02-13T11:26:00Z">
              <w:tcPr>
                <w:tcW w:w="4718" w:type="dxa"/>
              </w:tcPr>
            </w:tcPrChange>
          </w:tcPr>
          <w:p w14:paraId="4180394E" w14:textId="77777777" w:rsidR="00D834E2" w:rsidRDefault="00D834E2" w:rsidP="009564D9">
            <w:pPr>
              <w:ind w:right="-46"/>
              <w:rPr>
                <w:ins w:id="419" w:author="Kumar Baral" w:date="2023-02-13T11:15:00Z"/>
              </w:rPr>
            </w:pPr>
          </w:p>
        </w:tc>
      </w:tr>
      <w:tr w:rsidR="00D834E2" w14:paraId="64075952" w14:textId="77777777" w:rsidTr="00F23E72">
        <w:trPr>
          <w:trHeight w:val="334"/>
          <w:ins w:id="420" w:author="Kumar Baral" w:date="2023-02-13T11:15:00Z"/>
          <w:trPrChange w:id="421" w:author="Kumar Baral" w:date="2023-02-13T11:26:00Z">
            <w:trPr>
              <w:trHeight w:val="476"/>
            </w:trPr>
          </w:trPrChange>
        </w:trPr>
        <w:tc>
          <w:tcPr>
            <w:tcW w:w="4324" w:type="dxa"/>
            <w:tcPrChange w:id="422" w:author="Kumar Baral" w:date="2023-02-13T11:26:00Z">
              <w:tcPr>
                <w:tcW w:w="4718" w:type="dxa"/>
              </w:tcPr>
            </w:tcPrChange>
          </w:tcPr>
          <w:p w14:paraId="388E7840" w14:textId="77777777" w:rsidR="00D834E2" w:rsidRDefault="00D834E2" w:rsidP="009564D9">
            <w:pPr>
              <w:ind w:right="-46"/>
              <w:rPr>
                <w:ins w:id="423" w:author="Kumar Baral" w:date="2023-02-13T11:15:00Z"/>
              </w:rPr>
            </w:pPr>
            <w:proofErr w:type="spellStart"/>
            <w:ins w:id="424" w:author="Kumar Baral" w:date="2023-02-13T11:15:00Z">
              <w:r>
                <w:t>Diverion</w:t>
              </w:r>
              <w:proofErr w:type="spellEnd"/>
              <w:r>
                <w:t xml:space="preserve"> weir type</w:t>
              </w:r>
            </w:ins>
          </w:p>
        </w:tc>
        <w:tc>
          <w:tcPr>
            <w:tcW w:w="4324" w:type="dxa"/>
            <w:tcPrChange w:id="425" w:author="Kumar Baral" w:date="2023-02-13T11:26:00Z">
              <w:tcPr>
                <w:tcW w:w="4718" w:type="dxa"/>
              </w:tcPr>
            </w:tcPrChange>
          </w:tcPr>
          <w:p w14:paraId="4CA7FFA6" w14:textId="77777777" w:rsidR="00D834E2" w:rsidRDefault="00D834E2" w:rsidP="009564D9">
            <w:pPr>
              <w:ind w:right="-46"/>
              <w:rPr>
                <w:ins w:id="426" w:author="Kumar Baral" w:date="2023-02-13T11:15:00Z"/>
              </w:rPr>
            </w:pPr>
            <w:ins w:id="427" w:author="Kumar Baral" w:date="2023-02-13T11:15:00Z">
              <w:r>
                <w:t xml:space="preserve">Concrete gravity with </w:t>
              </w:r>
              <w:proofErr w:type="spellStart"/>
              <w:r>
                <w:t>obermeyer</w:t>
              </w:r>
              <w:proofErr w:type="spellEnd"/>
              <w:r>
                <w:t xml:space="preserve"> crest gate</w:t>
              </w:r>
            </w:ins>
          </w:p>
        </w:tc>
      </w:tr>
      <w:tr w:rsidR="00D834E2" w14:paraId="6461FAFB" w14:textId="77777777" w:rsidTr="00F23E72">
        <w:trPr>
          <w:trHeight w:val="324"/>
          <w:ins w:id="428" w:author="Kumar Baral" w:date="2023-02-13T11:15:00Z"/>
          <w:trPrChange w:id="429" w:author="Kumar Baral" w:date="2023-02-13T11:26:00Z">
            <w:trPr>
              <w:trHeight w:val="462"/>
            </w:trPr>
          </w:trPrChange>
        </w:trPr>
        <w:tc>
          <w:tcPr>
            <w:tcW w:w="4324" w:type="dxa"/>
            <w:tcPrChange w:id="430" w:author="Kumar Baral" w:date="2023-02-13T11:26:00Z">
              <w:tcPr>
                <w:tcW w:w="4718" w:type="dxa"/>
              </w:tcPr>
            </w:tcPrChange>
          </w:tcPr>
          <w:p w14:paraId="08FA8CB6" w14:textId="77777777" w:rsidR="00D834E2" w:rsidRDefault="00D834E2" w:rsidP="009564D9">
            <w:pPr>
              <w:ind w:right="-46"/>
              <w:rPr>
                <w:ins w:id="431" w:author="Kumar Baral" w:date="2023-02-13T11:15:00Z"/>
              </w:rPr>
            </w:pPr>
            <w:ins w:id="432" w:author="Kumar Baral" w:date="2023-02-13T11:15:00Z">
              <w:r>
                <w:t>Weir Length/Height</w:t>
              </w:r>
            </w:ins>
          </w:p>
        </w:tc>
        <w:tc>
          <w:tcPr>
            <w:tcW w:w="4324" w:type="dxa"/>
            <w:tcPrChange w:id="433" w:author="Kumar Baral" w:date="2023-02-13T11:26:00Z">
              <w:tcPr>
                <w:tcW w:w="4718" w:type="dxa"/>
              </w:tcPr>
            </w:tcPrChange>
          </w:tcPr>
          <w:p w14:paraId="0EF4E781" w14:textId="77777777" w:rsidR="00D834E2" w:rsidDel="009734A5" w:rsidRDefault="00D834E2" w:rsidP="009564D9">
            <w:pPr>
              <w:ind w:right="-46"/>
              <w:rPr>
                <w:ins w:id="434" w:author="Kumar Baral" w:date="2023-02-13T11:15:00Z"/>
              </w:rPr>
            </w:pPr>
            <w:ins w:id="435" w:author="Kumar Baral" w:date="2023-02-13T11:15:00Z">
              <w:r>
                <w:t>60 m /6.5 m above natural bed (0.5 m concrete added on top of the existing weir and 1.2 m inflatable dam (Obermeyer Spillway Gates)</w:t>
              </w:r>
            </w:ins>
          </w:p>
        </w:tc>
      </w:tr>
      <w:tr w:rsidR="00D834E2" w14:paraId="474FE8FB" w14:textId="77777777" w:rsidTr="00F23E72">
        <w:trPr>
          <w:trHeight w:val="334"/>
          <w:ins w:id="436" w:author="Kumar Baral" w:date="2023-02-13T11:15:00Z"/>
          <w:trPrChange w:id="437" w:author="Kumar Baral" w:date="2023-02-13T11:26:00Z">
            <w:trPr>
              <w:trHeight w:val="476"/>
            </w:trPr>
          </w:trPrChange>
        </w:trPr>
        <w:tc>
          <w:tcPr>
            <w:tcW w:w="4324" w:type="dxa"/>
            <w:tcPrChange w:id="438" w:author="Kumar Baral" w:date="2023-02-13T11:26:00Z">
              <w:tcPr>
                <w:tcW w:w="4718" w:type="dxa"/>
              </w:tcPr>
            </w:tcPrChange>
          </w:tcPr>
          <w:p w14:paraId="1DE65517" w14:textId="77777777" w:rsidR="00D834E2" w:rsidRPr="000C5A61" w:rsidRDefault="00D834E2" w:rsidP="009564D9">
            <w:pPr>
              <w:ind w:right="-46"/>
              <w:rPr>
                <w:ins w:id="439" w:author="Kumar Baral" w:date="2023-02-13T11:15:00Z"/>
                <w:b/>
                <w:bCs/>
              </w:rPr>
            </w:pPr>
            <w:ins w:id="440" w:author="Kumar Baral" w:date="2023-02-13T11:15:00Z">
              <w:r w:rsidRPr="000C5A61">
                <w:rPr>
                  <w:b/>
                  <w:bCs/>
                </w:rPr>
                <w:t>Intake chamber/gravel trap</w:t>
              </w:r>
            </w:ins>
          </w:p>
        </w:tc>
        <w:tc>
          <w:tcPr>
            <w:tcW w:w="4324" w:type="dxa"/>
            <w:tcPrChange w:id="441" w:author="Kumar Baral" w:date="2023-02-13T11:26:00Z">
              <w:tcPr>
                <w:tcW w:w="4718" w:type="dxa"/>
              </w:tcPr>
            </w:tcPrChange>
          </w:tcPr>
          <w:p w14:paraId="285B0808" w14:textId="77777777" w:rsidR="00D834E2" w:rsidDel="009734A5" w:rsidRDefault="00D834E2" w:rsidP="009564D9">
            <w:pPr>
              <w:ind w:right="-46"/>
              <w:rPr>
                <w:ins w:id="442" w:author="Kumar Baral" w:date="2023-02-13T11:15:00Z"/>
              </w:rPr>
            </w:pPr>
          </w:p>
        </w:tc>
      </w:tr>
      <w:tr w:rsidR="00D834E2" w14:paraId="59920B7F" w14:textId="77777777" w:rsidTr="00F23E72">
        <w:trPr>
          <w:trHeight w:val="324"/>
          <w:ins w:id="443" w:author="Kumar Baral" w:date="2023-02-13T11:15:00Z"/>
          <w:trPrChange w:id="444" w:author="Kumar Baral" w:date="2023-02-13T11:26:00Z">
            <w:trPr>
              <w:trHeight w:val="462"/>
            </w:trPr>
          </w:trPrChange>
        </w:trPr>
        <w:tc>
          <w:tcPr>
            <w:tcW w:w="4324" w:type="dxa"/>
            <w:tcPrChange w:id="445" w:author="Kumar Baral" w:date="2023-02-13T11:26:00Z">
              <w:tcPr>
                <w:tcW w:w="4718" w:type="dxa"/>
              </w:tcPr>
            </w:tcPrChange>
          </w:tcPr>
          <w:p w14:paraId="5FA9C95C" w14:textId="77777777" w:rsidR="00D834E2" w:rsidRDefault="00D834E2" w:rsidP="009564D9">
            <w:pPr>
              <w:ind w:right="-46"/>
              <w:rPr>
                <w:ins w:id="446" w:author="Kumar Baral" w:date="2023-02-13T11:15:00Z"/>
              </w:rPr>
            </w:pPr>
            <w:ins w:id="447" w:author="Kumar Baral" w:date="2023-02-13T11:15:00Z">
              <w:r>
                <w:t>Length</w:t>
              </w:r>
            </w:ins>
          </w:p>
        </w:tc>
        <w:tc>
          <w:tcPr>
            <w:tcW w:w="4324" w:type="dxa"/>
            <w:tcPrChange w:id="448" w:author="Kumar Baral" w:date="2023-02-13T11:26:00Z">
              <w:tcPr>
                <w:tcW w:w="4718" w:type="dxa"/>
              </w:tcPr>
            </w:tcPrChange>
          </w:tcPr>
          <w:p w14:paraId="0F9EC902" w14:textId="77777777" w:rsidR="00D834E2" w:rsidDel="009734A5" w:rsidRDefault="00D834E2" w:rsidP="009564D9">
            <w:pPr>
              <w:ind w:right="-46"/>
              <w:rPr>
                <w:ins w:id="449" w:author="Kumar Baral" w:date="2023-02-13T11:15:00Z"/>
              </w:rPr>
            </w:pPr>
            <w:ins w:id="450" w:author="Kumar Baral" w:date="2023-02-13T11:15:00Z">
              <w:r>
                <w:t>10 m</w:t>
              </w:r>
            </w:ins>
          </w:p>
        </w:tc>
      </w:tr>
      <w:tr w:rsidR="00D834E2" w14:paraId="78FE46A5" w14:textId="77777777" w:rsidTr="00F23E72">
        <w:trPr>
          <w:trHeight w:val="334"/>
          <w:ins w:id="451" w:author="Kumar Baral" w:date="2023-02-13T11:15:00Z"/>
          <w:trPrChange w:id="452" w:author="Kumar Baral" w:date="2023-02-13T11:26:00Z">
            <w:trPr>
              <w:trHeight w:val="476"/>
            </w:trPr>
          </w:trPrChange>
        </w:trPr>
        <w:tc>
          <w:tcPr>
            <w:tcW w:w="4324" w:type="dxa"/>
            <w:tcPrChange w:id="453" w:author="Kumar Baral" w:date="2023-02-13T11:26:00Z">
              <w:tcPr>
                <w:tcW w:w="4718" w:type="dxa"/>
              </w:tcPr>
            </w:tcPrChange>
          </w:tcPr>
          <w:p w14:paraId="52CFE2B3" w14:textId="77777777" w:rsidR="00D834E2" w:rsidRDefault="00D834E2" w:rsidP="009564D9">
            <w:pPr>
              <w:ind w:right="-46"/>
              <w:rPr>
                <w:ins w:id="454" w:author="Kumar Baral" w:date="2023-02-13T11:15:00Z"/>
              </w:rPr>
            </w:pPr>
            <w:ins w:id="455" w:author="Kumar Baral" w:date="2023-02-13T11:15:00Z">
              <w:r>
                <w:t>Trash rack opening sixe, width x height</w:t>
              </w:r>
            </w:ins>
          </w:p>
        </w:tc>
        <w:tc>
          <w:tcPr>
            <w:tcW w:w="4324" w:type="dxa"/>
            <w:tcPrChange w:id="456" w:author="Kumar Baral" w:date="2023-02-13T11:26:00Z">
              <w:tcPr>
                <w:tcW w:w="4718" w:type="dxa"/>
              </w:tcPr>
            </w:tcPrChange>
          </w:tcPr>
          <w:p w14:paraId="0C38C585" w14:textId="77777777" w:rsidR="00D834E2" w:rsidDel="009734A5" w:rsidRDefault="00D834E2" w:rsidP="009564D9">
            <w:pPr>
              <w:ind w:right="-46"/>
              <w:rPr>
                <w:ins w:id="457" w:author="Kumar Baral" w:date="2023-02-13T11:15:00Z"/>
              </w:rPr>
            </w:pPr>
            <w:ins w:id="458" w:author="Kumar Baral" w:date="2023-02-13T11:15:00Z">
              <w:r>
                <w:t>2 m x 3 m ( Three Opening width 6 m)</w:t>
              </w:r>
            </w:ins>
          </w:p>
        </w:tc>
      </w:tr>
      <w:tr w:rsidR="00D834E2" w14:paraId="1625B72C" w14:textId="77777777" w:rsidTr="00F23E72">
        <w:trPr>
          <w:trHeight w:val="334"/>
          <w:ins w:id="459" w:author="Kumar Baral" w:date="2023-02-13T11:15:00Z"/>
          <w:trPrChange w:id="460" w:author="Kumar Baral" w:date="2023-02-13T11:26:00Z">
            <w:trPr>
              <w:trHeight w:val="476"/>
            </w:trPr>
          </w:trPrChange>
        </w:trPr>
        <w:tc>
          <w:tcPr>
            <w:tcW w:w="4324" w:type="dxa"/>
            <w:tcPrChange w:id="461" w:author="Kumar Baral" w:date="2023-02-13T11:26:00Z">
              <w:tcPr>
                <w:tcW w:w="4718" w:type="dxa"/>
              </w:tcPr>
            </w:tcPrChange>
          </w:tcPr>
          <w:p w14:paraId="4DE92525" w14:textId="77777777" w:rsidR="00D834E2" w:rsidRDefault="00D834E2" w:rsidP="009564D9">
            <w:pPr>
              <w:ind w:right="-46"/>
              <w:rPr>
                <w:ins w:id="462" w:author="Kumar Baral" w:date="2023-02-13T11:15:00Z"/>
              </w:rPr>
            </w:pPr>
            <w:ins w:id="463" w:author="Kumar Baral" w:date="2023-02-13T11:15:00Z">
              <w:r>
                <w:t xml:space="preserve">Intake gate </w:t>
              </w:r>
              <w:proofErr w:type="spellStart"/>
              <w:r>
                <w:t>opeing</w:t>
              </w:r>
              <w:proofErr w:type="spellEnd"/>
              <w:r>
                <w:t xml:space="preserve"> size, width x width x height</w:t>
              </w:r>
            </w:ins>
          </w:p>
        </w:tc>
        <w:tc>
          <w:tcPr>
            <w:tcW w:w="4324" w:type="dxa"/>
            <w:tcPrChange w:id="464" w:author="Kumar Baral" w:date="2023-02-13T11:26:00Z">
              <w:tcPr>
                <w:tcW w:w="4718" w:type="dxa"/>
              </w:tcPr>
            </w:tcPrChange>
          </w:tcPr>
          <w:p w14:paraId="0442EA5D" w14:textId="77777777" w:rsidR="00D834E2" w:rsidDel="009734A5" w:rsidRDefault="00D834E2" w:rsidP="009564D9">
            <w:pPr>
              <w:ind w:right="-46"/>
              <w:rPr>
                <w:ins w:id="465" w:author="Kumar Baral" w:date="2023-02-13T11:15:00Z"/>
              </w:rPr>
            </w:pPr>
            <w:ins w:id="466" w:author="Kumar Baral" w:date="2023-02-13T11:15:00Z">
              <w:r>
                <w:t xml:space="preserve">1.5 m x 2 m, 2 </w:t>
              </w:r>
              <w:proofErr w:type="spellStart"/>
              <w:r>
                <w:t>nos</w:t>
              </w:r>
              <w:proofErr w:type="spellEnd"/>
            </w:ins>
          </w:p>
        </w:tc>
      </w:tr>
      <w:tr w:rsidR="00D834E2" w14:paraId="1C7DAE5F" w14:textId="77777777" w:rsidTr="00F23E72">
        <w:trPr>
          <w:trHeight w:val="510"/>
          <w:ins w:id="467" w:author="Kumar Baral" w:date="2023-02-13T11:15:00Z"/>
          <w:trPrChange w:id="468" w:author="Kumar Baral" w:date="2023-02-13T11:26:00Z">
            <w:trPr>
              <w:trHeight w:val="726"/>
            </w:trPr>
          </w:trPrChange>
        </w:trPr>
        <w:tc>
          <w:tcPr>
            <w:tcW w:w="4324" w:type="dxa"/>
            <w:tcPrChange w:id="469" w:author="Kumar Baral" w:date="2023-02-13T11:26:00Z">
              <w:tcPr>
                <w:tcW w:w="4718" w:type="dxa"/>
              </w:tcPr>
            </w:tcPrChange>
          </w:tcPr>
          <w:p w14:paraId="3FF0CE1A" w14:textId="77777777" w:rsidR="00D834E2" w:rsidRDefault="00D834E2" w:rsidP="009564D9">
            <w:pPr>
              <w:ind w:right="-46"/>
              <w:rPr>
                <w:ins w:id="470" w:author="Kumar Baral" w:date="2023-02-13T11:15:00Z"/>
              </w:rPr>
            </w:pPr>
            <w:ins w:id="471" w:author="Kumar Baral" w:date="2023-02-13T11:15:00Z">
              <w:r>
                <w:t>Intake canal size, length x width x height (river side wall)</w:t>
              </w:r>
            </w:ins>
          </w:p>
        </w:tc>
        <w:tc>
          <w:tcPr>
            <w:tcW w:w="4324" w:type="dxa"/>
            <w:tcPrChange w:id="472" w:author="Kumar Baral" w:date="2023-02-13T11:26:00Z">
              <w:tcPr>
                <w:tcW w:w="4718" w:type="dxa"/>
              </w:tcPr>
            </w:tcPrChange>
          </w:tcPr>
          <w:p w14:paraId="141FA15A" w14:textId="77777777" w:rsidR="00D834E2" w:rsidDel="009734A5" w:rsidRDefault="00D834E2" w:rsidP="009564D9">
            <w:pPr>
              <w:ind w:right="-46"/>
              <w:rPr>
                <w:ins w:id="473" w:author="Kumar Baral" w:date="2023-02-13T11:15:00Z"/>
              </w:rPr>
            </w:pPr>
            <w:ins w:id="474" w:author="Kumar Baral" w:date="2023-02-13T11:15:00Z">
              <w:r>
                <w:t xml:space="preserve">20 m x 1.5 m x 5.2 m (max. ), 2 </w:t>
              </w:r>
              <w:proofErr w:type="spellStart"/>
              <w:r>
                <w:t>nos</w:t>
              </w:r>
              <w:proofErr w:type="spellEnd"/>
            </w:ins>
          </w:p>
        </w:tc>
      </w:tr>
      <w:tr w:rsidR="00D834E2" w14:paraId="13F500B5" w14:textId="77777777" w:rsidTr="00F23E72">
        <w:trPr>
          <w:trHeight w:val="334"/>
          <w:ins w:id="475" w:author="Kumar Baral" w:date="2023-02-13T11:15:00Z"/>
          <w:trPrChange w:id="476" w:author="Kumar Baral" w:date="2023-02-13T11:26:00Z">
            <w:trPr>
              <w:trHeight w:val="476"/>
            </w:trPr>
          </w:trPrChange>
        </w:trPr>
        <w:tc>
          <w:tcPr>
            <w:tcW w:w="4324" w:type="dxa"/>
            <w:tcPrChange w:id="477" w:author="Kumar Baral" w:date="2023-02-13T11:26:00Z">
              <w:tcPr>
                <w:tcW w:w="4718" w:type="dxa"/>
              </w:tcPr>
            </w:tcPrChange>
          </w:tcPr>
          <w:p w14:paraId="1C974097" w14:textId="77777777" w:rsidR="00D834E2" w:rsidRPr="000C5A61" w:rsidRDefault="00D834E2" w:rsidP="009564D9">
            <w:pPr>
              <w:ind w:right="-46"/>
              <w:rPr>
                <w:ins w:id="478" w:author="Kumar Baral" w:date="2023-02-13T11:15:00Z"/>
                <w:b/>
                <w:bCs/>
              </w:rPr>
            </w:pPr>
            <w:ins w:id="479" w:author="Kumar Baral" w:date="2023-02-13T11:15:00Z">
              <w:r w:rsidRPr="000C5A61">
                <w:rPr>
                  <w:b/>
                  <w:bCs/>
                </w:rPr>
                <w:t>Settling Basin</w:t>
              </w:r>
            </w:ins>
          </w:p>
        </w:tc>
        <w:tc>
          <w:tcPr>
            <w:tcW w:w="4324" w:type="dxa"/>
            <w:tcPrChange w:id="480" w:author="Kumar Baral" w:date="2023-02-13T11:26:00Z">
              <w:tcPr>
                <w:tcW w:w="4718" w:type="dxa"/>
              </w:tcPr>
            </w:tcPrChange>
          </w:tcPr>
          <w:p w14:paraId="71959EAB" w14:textId="77777777" w:rsidR="00D834E2" w:rsidDel="009734A5" w:rsidRDefault="00D834E2" w:rsidP="009564D9">
            <w:pPr>
              <w:ind w:right="-46"/>
              <w:rPr>
                <w:ins w:id="481" w:author="Kumar Baral" w:date="2023-02-13T11:15:00Z"/>
              </w:rPr>
            </w:pPr>
          </w:p>
        </w:tc>
      </w:tr>
      <w:tr w:rsidR="00D834E2" w14:paraId="49F4B403" w14:textId="77777777" w:rsidTr="00F23E72">
        <w:trPr>
          <w:trHeight w:val="334"/>
          <w:ins w:id="482" w:author="Kumar Baral" w:date="2023-02-13T11:15:00Z"/>
          <w:trPrChange w:id="483" w:author="Kumar Baral" w:date="2023-02-13T11:26:00Z">
            <w:trPr>
              <w:trHeight w:val="476"/>
            </w:trPr>
          </w:trPrChange>
        </w:trPr>
        <w:tc>
          <w:tcPr>
            <w:tcW w:w="4324" w:type="dxa"/>
            <w:tcPrChange w:id="484" w:author="Kumar Baral" w:date="2023-02-13T11:26:00Z">
              <w:tcPr>
                <w:tcW w:w="4718" w:type="dxa"/>
              </w:tcPr>
            </w:tcPrChange>
          </w:tcPr>
          <w:p w14:paraId="3928D986" w14:textId="77777777" w:rsidR="00D834E2" w:rsidRDefault="00D834E2" w:rsidP="009564D9">
            <w:pPr>
              <w:ind w:right="-46"/>
              <w:rPr>
                <w:ins w:id="485" w:author="Kumar Baral" w:date="2023-02-13T11:15:00Z"/>
              </w:rPr>
            </w:pPr>
            <w:ins w:id="486" w:author="Kumar Baral" w:date="2023-02-13T11:15:00Z">
              <w:r>
                <w:t>No. of bays</w:t>
              </w:r>
            </w:ins>
          </w:p>
        </w:tc>
        <w:tc>
          <w:tcPr>
            <w:tcW w:w="4324" w:type="dxa"/>
            <w:tcPrChange w:id="487" w:author="Kumar Baral" w:date="2023-02-13T11:26:00Z">
              <w:tcPr>
                <w:tcW w:w="4718" w:type="dxa"/>
              </w:tcPr>
            </w:tcPrChange>
          </w:tcPr>
          <w:p w14:paraId="6F2DC53D" w14:textId="77777777" w:rsidR="00D834E2" w:rsidDel="009734A5" w:rsidRDefault="00D834E2" w:rsidP="009564D9">
            <w:pPr>
              <w:ind w:right="-46"/>
              <w:rPr>
                <w:ins w:id="488" w:author="Kumar Baral" w:date="2023-02-13T11:15:00Z"/>
              </w:rPr>
            </w:pPr>
            <w:ins w:id="489" w:author="Kumar Baral" w:date="2023-02-13T11:15:00Z">
              <w:r>
                <w:t xml:space="preserve">4 </w:t>
              </w:r>
              <w:proofErr w:type="spellStart"/>
              <w:r>
                <w:t>nos</w:t>
              </w:r>
              <w:proofErr w:type="spellEnd"/>
            </w:ins>
          </w:p>
        </w:tc>
      </w:tr>
      <w:tr w:rsidR="00D834E2" w14:paraId="003534A9" w14:textId="77777777" w:rsidTr="00F23E72">
        <w:trPr>
          <w:trHeight w:val="324"/>
          <w:ins w:id="490" w:author="Kumar Baral" w:date="2023-02-13T11:15:00Z"/>
          <w:trPrChange w:id="491" w:author="Kumar Baral" w:date="2023-02-13T11:26:00Z">
            <w:trPr>
              <w:trHeight w:val="462"/>
            </w:trPr>
          </w:trPrChange>
        </w:trPr>
        <w:tc>
          <w:tcPr>
            <w:tcW w:w="4324" w:type="dxa"/>
            <w:tcPrChange w:id="492" w:author="Kumar Baral" w:date="2023-02-13T11:26:00Z">
              <w:tcPr>
                <w:tcW w:w="4718" w:type="dxa"/>
              </w:tcPr>
            </w:tcPrChange>
          </w:tcPr>
          <w:p w14:paraId="4BAAC4DC" w14:textId="77777777" w:rsidR="00D834E2" w:rsidRDefault="00D834E2" w:rsidP="009564D9">
            <w:pPr>
              <w:ind w:right="-46"/>
              <w:rPr>
                <w:ins w:id="493" w:author="Kumar Baral" w:date="2023-02-13T11:15:00Z"/>
              </w:rPr>
            </w:pPr>
            <w:ins w:id="494" w:author="Kumar Baral" w:date="2023-02-13T11:15:00Z">
              <w:r>
                <w:t>Flushing system</w:t>
              </w:r>
            </w:ins>
          </w:p>
        </w:tc>
        <w:tc>
          <w:tcPr>
            <w:tcW w:w="4324" w:type="dxa"/>
            <w:tcPrChange w:id="495" w:author="Kumar Baral" w:date="2023-02-13T11:26:00Z">
              <w:tcPr>
                <w:tcW w:w="4718" w:type="dxa"/>
              </w:tcPr>
            </w:tcPrChange>
          </w:tcPr>
          <w:p w14:paraId="714F09BB" w14:textId="77777777" w:rsidR="00D834E2" w:rsidDel="009734A5" w:rsidRDefault="00D834E2" w:rsidP="009564D9">
            <w:pPr>
              <w:ind w:right="-46"/>
              <w:rPr>
                <w:ins w:id="496" w:author="Kumar Baral" w:date="2023-02-13T11:15:00Z"/>
              </w:rPr>
            </w:pPr>
            <w:ins w:id="497" w:author="Kumar Baral" w:date="2023-02-13T11:15:00Z">
              <w:r>
                <w:t>Serpent sediment sluicing system (S4)</w:t>
              </w:r>
            </w:ins>
          </w:p>
        </w:tc>
      </w:tr>
      <w:tr w:rsidR="00D834E2" w14:paraId="1C9C86B7" w14:textId="77777777" w:rsidTr="00F23E72">
        <w:trPr>
          <w:trHeight w:val="334"/>
          <w:ins w:id="498" w:author="Kumar Baral" w:date="2023-02-13T11:15:00Z"/>
          <w:trPrChange w:id="499" w:author="Kumar Baral" w:date="2023-02-13T11:26:00Z">
            <w:trPr>
              <w:trHeight w:val="476"/>
            </w:trPr>
          </w:trPrChange>
        </w:trPr>
        <w:tc>
          <w:tcPr>
            <w:tcW w:w="4324" w:type="dxa"/>
            <w:tcPrChange w:id="500" w:author="Kumar Baral" w:date="2023-02-13T11:26:00Z">
              <w:tcPr>
                <w:tcW w:w="4718" w:type="dxa"/>
              </w:tcPr>
            </w:tcPrChange>
          </w:tcPr>
          <w:p w14:paraId="1431F643" w14:textId="77777777" w:rsidR="00D834E2" w:rsidRDefault="00D834E2" w:rsidP="009564D9">
            <w:pPr>
              <w:ind w:right="-46"/>
              <w:rPr>
                <w:ins w:id="501" w:author="Kumar Baral" w:date="2023-02-13T11:15:00Z"/>
              </w:rPr>
            </w:pPr>
            <w:ins w:id="502" w:author="Kumar Baral" w:date="2023-02-13T11:15:00Z">
              <w:r>
                <w:t>Length</w:t>
              </w:r>
            </w:ins>
          </w:p>
        </w:tc>
        <w:tc>
          <w:tcPr>
            <w:tcW w:w="4324" w:type="dxa"/>
            <w:tcPrChange w:id="503" w:author="Kumar Baral" w:date="2023-02-13T11:26:00Z">
              <w:tcPr>
                <w:tcW w:w="4718" w:type="dxa"/>
              </w:tcPr>
            </w:tcPrChange>
          </w:tcPr>
          <w:p w14:paraId="5BC12B07" w14:textId="77777777" w:rsidR="00D834E2" w:rsidDel="009734A5" w:rsidRDefault="00D834E2" w:rsidP="009564D9">
            <w:pPr>
              <w:ind w:right="-46"/>
              <w:rPr>
                <w:ins w:id="504" w:author="Kumar Baral" w:date="2023-02-13T11:15:00Z"/>
              </w:rPr>
            </w:pPr>
            <w:ins w:id="505" w:author="Kumar Baral" w:date="2023-02-13T11:15:00Z">
              <w:r>
                <w:t xml:space="preserve">Inlet </w:t>
              </w:r>
              <w:proofErr w:type="spellStart"/>
              <w:r>
                <w:t>transiton</w:t>
              </w:r>
              <w:proofErr w:type="spellEnd"/>
              <w:r>
                <w:t xml:space="preserve"> 23.68 m, uniform section 30 m </w:t>
              </w:r>
            </w:ins>
          </w:p>
        </w:tc>
      </w:tr>
      <w:tr w:rsidR="00D834E2" w14:paraId="5D95A21B" w14:textId="77777777" w:rsidTr="00F23E72">
        <w:trPr>
          <w:trHeight w:val="594"/>
          <w:ins w:id="506" w:author="Kumar Baral" w:date="2023-02-13T11:15:00Z"/>
          <w:trPrChange w:id="507" w:author="Kumar Baral" w:date="2023-02-13T11:26:00Z">
            <w:trPr>
              <w:trHeight w:val="846"/>
            </w:trPr>
          </w:trPrChange>
        </w:trPr>
        <w:tc>
          <w:tcPr>
            <w:tcW w:w="4324" w:type="dxa"/>
            <w:tcPrChange w:id="508" w:author="Kumar Baral" w:date="2023-02-13T11:26:00Z">
              <w:tcPr>
                <w:tcW w:w="4718" w:type="dxa"/>
              </w:tcPr>
            </w:tcPrChange>
          </w:tcPr>
          <w:p w14:paraId="3BE8D7FF" w14:textId="77777777" w:rsidR="00D834E2" w:rsidRDefault="00D834E2" w:rsidP="009564D9">
            <w:pPr>
              <w:ind w:right="-46"/>
              <w:rPr>
                <w:ins w:id="509" w:author="Kumar Baral" w:date="2023-02-13T11:15:00Z"/>
              </w:rPr>
            </w:pPr>
            <w:ins w:id="510" w:author="Kumar Baral" w:date="2023-02-13T11:15:00Z">
              <w:r>
                <w:t xml:space="preserve">Width of inlet transition, start </w:t>
              </w:r>
            </w:ins>
          </w:p>
          <w:p w14:paraId="6EB33058" w14:textId="77777777" w:rsidR="00D834E2" w:rsidRDefault="00D834E2" w:rsidP="009564D9">
            <w:pPr>
              <w:ind w:right="-46"/>
              <w:rPr>
                <w:ins w:id="511" w:author="Kumar Baral" w:date="2023-02-13T11:15:00Z"/>
              </w:rPr>
            </w:pPr>
            <w:ins w:id="512" w:author="Kumar Baral" w:date="2023-02-13T11:15:00Z">
              <w:r>
                <w:t>Width of uniform section</w:t>
              </w:r>
            </w:ins>
          </w:p>
        </w:tc>
        <w:tc>
          <w:tcPr>
            <w:tcW w:w="4324" w:type="dxa"/>
            <w:tcPrChange w:id="513" w:author="Kumar Baral" w:date="2023-02-13T11:26:00Z">
              <w:tcPr>
                <w:tcW w:w="4718" w:type="dxa"/>
              </w:tcPr>
            </w:tcPrChange>
          </w:tcPr>
          <w:p w14:paraId="6B529095" w14:textId="77777777" w:rsidR="00D834E2" w:rsidRDefault="00D834E2" w:rsidP="009564D9">
            <w:pPr>
              <w:ind w:right="-46"/>
              <w:rPr>
                <w:ins w:id="514" w:author="Kumar Baral" w:date="2023-02-13T11:15:00Z"/>
              </w:rPr>
            </w:pPr>
            <w:ins w:id="515" w:author="Kumar Baral" w:date="2023-02-13T11:15:00Z">
              <w:r>
                <w:t xml:space="preserve">1.5 m 2 </w:t>
              </w:r>
              <w:proofErr w:type="spellStart"/>
              <w:r>
                <w:t>nos</w:t>
              </w:r>
              <w:proofErr w:type="spellEnd"/>
              <w:r>
                <w:t xml:space="preserve"> (3 m total)</w:t>
              </w:r>
            </w:ins>
          </w:p>
          <w:p w14:paraId="5981A4A1" w14:textId="77777777" w:rsidR="00D834E2" w:rsidDel="009734A5" w:rsidRDefault="00D834E2" w:rsidP="009564D9">
            <w:pPr>
              <w:ind w:right="-46"/>
              <w:rPr>
                <w:ins w:id="516" w:author="Kumar Baral" w:date="2023-02-13T11:15:00Z"/>
              </w:rPr>
            </w:pPr>
            <w:ins w:id="517" w:author="Kumar Baral" w:date="2023-02-13T11:15:00Z">
              <w:r>
                <w:t>4.0 m (width of one bay)</w:t>
              </w:r>
            </w:ins>
          </w:p>
        </w:tc>
      </w:tr>
      <w:tr w:rsidR="00D834E2" w14:paraId="273958C6" w14:textId="77777777" w:rsidTr="00F23E72">
        <w:trPr>
          <w:trHeight w:val="324"/>
          <w:ins w:id="518" w:author="Kumar Baral" w:date="2023-02-13T11:15:00Z"/>
          <w:trPrChange w:id="519" w:author="Kumar Baral" w:date="2023-02-13T11:26:00Z">
            <w:trPr>
              <w:trHeight w:val="462"/>
            </w:trPr>
          </w:trPrChange>
        </w:trPr>
        <w:tc>
          <w:tcPr>
            <w:tcW w:w="4324" w:type="dxa"/>
            <w:tcPrChange w:id="520" w:author="Kumar Baral" w:date="2023-02-13T11:26:00Z">
              <w:tcPr>
                <w:tcW w:w="4718" w:type="dxa"/>
              </w:tcPr>
            </w:tcPrChange>
          </w:tcPr>
          <w:p w14:paraId="5078DC0B" w14:textId="77777777" w:rsidR="00D834E2" w:rsidRDefault="00D834E2" w:rsidP="009564D9">
            <w:pPr>
              <w:ind w:right="-46"/>
              <w:rPr>
                <w:ins w:id="521" w:author="Kumar Baral" w:date="2023-02-13T11:15:00Z"/>
              </w:rPr>
            </w:pPr>
            <w:ins w:id="522" w:author="Kumar Baral" w:date="2023-02-13T11:15:00Z">
              <w:r>
                <w:t>Total depth (including hopper)</w:t>
              </w:r>
            </w:ins>
          </w:p>
        </w:tc>
        <w:tc>
          <w:tcPr>
            <w:tcW w:w="4324" w:type="dxa"/>
            <w:tcPrChange w:id="523" w:author="Kumar Baral" w:date="2023-02-13T11:26:00Z">
              <w:tcPr>
                <w:tcW w:w="4718" w:type="dxa"/>
              </w:tcPr>
            </w:tcPrChange>
          </w:tcPr>
          <w:p w14:paraId="479E83F6" w14:textId="77777777" w:rsidR="00D834E2" w:rsidDel="009734A5" w:rsidRDefault="00D834E2" w:rsidP="009564D9">
            <w:pPr>
              <w:ind w:right="-46"/>
              <w:rPr>
                <w:ins w:id="524" w:author="Kumar Baral" w:date="2023-02-13T11:15:00Z"/>
              </w:rPr>
            </w:pPr>
            <w:ins w:id="525" w:author="Kumar Baral" w:date="2023-02-13T11:15:00Z">
              <w:r>
                <w:t>6.9 m</w:t>
              </w:r>
            </w:ins>
          </w:p>
        </w:tc>
      </w:tr>
      <w:tr w:rsidR="00D834E2" w14:paraId="221C573A" w14:textId="77777777" w:rsidTr="00F23E72">
        <w:trPr>
          <w:trHeight w:val="324"/>
          <w:ins w:id="526" w:author="Kumar Baral" w:date="2023-02-13T11:15:00Z"/>
          <w:trPrChange w:id="527" w:author="Kumar Baral" w:date="2023-02-13T11:26:00Z">
            <w:trPr>
              <w:trHeight w:val="462"/>
            </w:trPr>
          </w:trPrChange>
        </w:trPr>
        <w:tc>
          <w:tcPr>
            <w:tcW w:w="4324" w:type="dxa"/>
            <w:tcPrChange w:id="528" w:author="Kumar Baral" w:date="2023-02-13T11:26:00Z">
              <w:tcPr>
                <w:tcW w:w="4718" w:type="dxa"/>
              </w:tcPr>
            </w:tcPrChange>
          </w:tcPr>
          <w:p w14:paraId="5E0F66B0" w14:textId="77777777" w:rsidR="00D834E2" w:rsidRDefault="00D834E2" w:rsidP="009564D9">
            <w:pPr>
              <w:ind w:right="-46"/>
              <w:rPr>
                <w:ins w:id="529" w:author="Kumar Baral" w:date="2023-02-13T11:15:00Z"/>
              </w:rPr>
            </w:pPr>
            <w:ins w:id="530" w:author="Kumar Baral" w:date="2023-02-13T11:15:00Z">
              <w:r>
                <w:lastRenderedPageBreak/>
                <w:t>Hopper Depth</w:t>
              </w:r>
            </w:ins>
          </w:p>
        </w:tc>
        <w:tc>
          <w:tcPr>
            <w:tcW w:w="4324" w:type="dxa"/>
            <w:tcPrChange w:id="531" w:author="Kumar Baral" w:date="2023-02-13T11:26:00Z">
              <w:tcPr>
                <w:tcW w:w="4718" w:type="dxa"/>
              </w:tcPr>
            </w:tcPrChange>
          </w:tcPr>
          <w:p w14:paraId="0FE36813" w14:textId="77777777" w:rsidR="00D834E2" w:rsidRDefault="00D834E2" w:rsidP="009564D9">
            <w:pPr>
              <w:ind w:right="-46"/>
              <w:rPr>
                <w:ins w:id="532" w:author="Kumar Baral" w:date="2023-02-13T11:15:00Z"/>
              </w:rPr>
            </w:pPr>
            <w:ins w:id="533" w:author="Kumar Baral" w:date="2023-02-13T11:15:00Z">
              <w:r>
                <w:t>1.7 m</w:t>
              </w:r>
            </w:ins>
          </w:p>
        </w:tc>
      </w:tr>
      <w:tr w:rsidR="00D834E2" w14:paraId="37ED9133" w14:textId="77777777" w:rsidTr="00F23E72">
        <w:trPr>
          <w:trHeight w:val="520"/>
          <w:ins w:id="534" w:author="Kumar Baral" w:date="2023-02-13T11:15:00Z"/>
          <w:trPrChange w:id="535" w:author="Kumar Baral" w:date="2023-02-13T11:26:00Z">
            <w:trPr>
              <w:trHeight w:val="740"/>
            </w:trPr>
          </w:trPrChange>
        </w:trPr>
        <w:tc>
          <w:tcPr>
            <w:tcW w:w="4324" w:type="dxa"/>
            <w:tcPrChange w:id="536" w:author="Kumar Baral" w:date="2023-02-13T11:26:00Z">
              <w:tcPr>
                <w:tcW w:w="4718" w:type="dxa"/>
              </w:tcPr>
            </w:tcPrChange>
          </w:tcPr>
          <w:p w14:paraId="344B19FF" w14:textId="77777777" w:rsidR="00D834E2" w:rsidRDefault="00D834E2" w:rsidP="009564D9">
            <w:pPr>
              <w:ind w:right="-46"/>
              <w:rPr>
                <w:ins w:id="537" w:author="Kumar Baral" w:date="2023-02-13T11:15:00Z"/>
              </w:rPr>
            </w:pPr>
            <w:ins w:id="538" w:author="Kumar Baral" w:date="2023-02-13T11:15:00Z">
              <w:r>
                <w:t>Transition section between the settling basin outlet and the headrace tunnel portal</w:t>
              </w:r>
            </w:ins>
          </w:p>
        </w:tc>
        <w:tc>
          <w:tcPr>
            <w:tcW w:w="4324" w:type="dxa"/>
            <w:tcPrChange w:id="539" w:author="Kumar Baral" w:date="2023-02-13T11:26:00Z">
              <w:tcPr>
                <w:tcW w:w="4718" w:type="dxa"/>
              </w:tcPr>
            </w:tcPrChange>
          </w:tcPr>
          <w:p w14:paraId="403121E1" w14:textId="77777777" w:rsidR="00D834E2" w:rsidDel="009734A5" w:rsidRDefault="00D834E2" w:rsidP="009564D9">
            <w:pPr>
              <w:ind w:right="-46"/>
              <w:rPr>
                <w:ins w:id="540" w:author="Kumar Baral" w:date="2023-02-13T11:15:00Z"/>
              </w:rPr>
            </w:pPr>
            <w:ins w:id="541" w:author="Kumar Baral" w:date="2023-02-13T11:15:00Z">
              <w:r>
                <w:t>18.5 m long and 6.0 m wide side channel</w:t>
              </w:r>
            </w:ins>
          </w:p>
        </w:tc>
      </w:tr>
      <w:tr w:rsidR="00D834E2" w14:paraId="6C9F9B96" w14:textId="77777777" w:rsidTr="00F23E72">
        <w:trPr>
          <w:trHeight w:val="334"/>
          <w:ins w:id="542" w:author="Kumar Baral" w:date="2023-02-13T11:15:00Z"/>
          <w:trPrChange w:id="543" w:author="Kumar Baral" w:date="2023-02-13T11:26:00Z">
            <w:trPr>
              <w:trHeight w:val="476"/>
            </w:trPr>
          </w:trPrChange>
        </w:trPr>
        <w:tc>
          <w:tcPr>
            <w:tcW w:w="4324" w:type="dxa"/>
            <w:tcPrChange w:id="544" w:author="Kumar Baral" w:date="2023-02-13T11:26:00Z">
              <w:tcPr>
                <w:tcW w:w="4718" w:type="dxa"/>
              </w:tcPr>
            </w:tcPrChange>
          </w:tcPr>
          <w:p w14:paraId="2FE830EA" w14:textId="77777777" w:rsidR="00D834E2" w:rsidRPr="000C5A61" w:rsidRDefault="00D834E2" w:rsidP="009564D9">
            <w:pPr>
              <w:ind w:right="-46"/>
              <w:rPr>
                <w:ins w:id="545" w:author="Kumar Baral" w:date="2023-02-13T11:15:00Z"/>
                <w:b/>
                <w:bCs/>
              </w:rPr>
            </w:pPr>
            <w:ins w:id="546" w:author="Kumar Baral" w:date="2023-02-13T11:15:00Z">
              <w:r w:rsidRPr="000C5A61">
                <w:rPr>
                  <w:b/>
                  <w:bCs/>
                </w:rPr>
                <w:t>Headrace tunnel</w:t>
              </w:r>
            </w:ins>
          </w:p>
        </w:tc>
        <w:tc>
          <w:tcPr>
            <w:tcW w:w="4324" w:type="dxa"/>
            <w:tcPrChange w:id="547" w:author="Kumar Baral" w:date="2023-02-13T11:26:00Z">
              <w:tcPr>
                <w:tcW w:w="4718" w:type="dxa"/>
              </w:tcPr>
            </w:tcPrChange>
          </w:tcPr>
          <w:p w14:paraId="79A93D3F" w14:textId="77777777" w:rsidR="00D834E2" w:rsidDel="009734A5" w:rsidRDefault="00D834E2" w:rsidP="009564D9">
            <w:pPr>
              <w:ind w:right="-46"/>
              <w:rPr>
                <w:ins w:id="548" w:author="Kumar Baral" w:date="2023-02-13T11:15:00Z"/>
              </w:rPr>
            </w:pPr>
          </w:p>
        </w:tc>
      </w:tr>
      <w:tr w:rsidR="00D834E2" w14:paraId="6AE1C3DD" w14:textId="77777777" w:rsidTr="00F23E72">
        <w:trPr>
          <w:trHeight w:val="324"/>
          <w:ins w:id="549" w:author="Kumar Baral" w:date="2023-02-13T11:15:00Z"/>
          <w:trPrChange w:id="550" w:author="Kumar Baral" w:date="2023-02-13T11:26:00Z">
            <w:trPr>
              <w:trHeight w:val="462"/>
            </w:trPr>
          </w:trPrChange>
        </w:trPr>
        <w:tc>
          <w:tcPr>
            <w:tcW w:w="4324" w:type="dxa"/>
            <w:tcPrChange w:id="551" w:author="Kumar Baral" w:date="2023-02-13T11:26:00Z">
              <w:tcPr>
                <w:tcW w:w="4718" w:type="dxa"/>
              </w:tcPr>
            </w:tcPrChange>
          </w:tcPr>
          <w:p w14:paraId="4220B384" w14:textId="77777777" w:rsidR="00D834E2" w:rsidRDefault="00D834E2" w:rsidP="009564D9">
            <w:pPr>
              <w:ind w:right="-46"/>
              <w:rPr>
                <w:ins w:id="552" w:author="Kumar Baral" w:date="2023-02-13T11:15:00Z"/>
              </w:rPr>
            </w:pPr>
            <w:ins w:id="553" w:author="Kumar Baral" w:date="2023-02-13T11:15:00Z">
              <w:r>
                <w:t>Shape</w:t>
              </w:r>
            </w:ins>
          </w:p>
        </w:tc>
        <w:tc>
          <w:tcPr>
            <w:tcW w:w="4324" w:type="dxa"/>
            <w:tcPrChange w:id="554" w:author="Kumar Baral" w:date="2023-02-13T11:26:00Z">
              <w:tcPr>
                <w:tcW w:w="4718" w:type="dxa"/>
              </w:tcPr>
            </w:tcPrChange>
          </w:tcPr>
          <w:p w14:paraId="7B93A9B0" w14:textId="77777777" w:rsidR="00D834E2" w:rsidDel="009734A5" w:rsidRDefault="00D834E2" w:rsidP="009564D9">
            <w:pPr>
              <w:ind w:right="-46"/>
              <w:rPr>
                <w:ins w:id="555" w:author="Kumar Baral" w:date="2023-02-13T11:15:00Z"/>
              </w:rPr>
            </w:pPr>
            <w:ins w:id="556" w:author="Kumar Baral" w:date="2023-02-13T11:15:00Z">
              <w:r>
                <w:t>D-</w:t>
              </w:r>
              <w:proofErr w:type="spellStart"/>
              <w:r>
                <w:t>shped</w:t>
              </w:r>
              <w:proofErr w:type="spellEnd"/>
              <w:r>
                <w:t xml:space="preserve"> fully lined (concrete /stone Masonry)</w:t>
              </w:r>
            </w:ins>
          </w:p>
        </w:tc>
      </w:tr>
      <w:tr w:rsidR="00D834E2" w14:paraId="1FC49596" w14:textId="77777777" w:rsidTr="00F23E72">
        <w:trPr>
          <w:trHeight w:val="334"/>
          <w:ins w:id="557" w:author="Kumar Baral" w:date="2023-02-13T11:15:00Z"/>
          <w:trPrChange w:id="558" w:author="Kumar Baral" w:date="2023-02-13T11:26:00Z">
            <w:trPr>
              <w:trHeight w:val="476"/>
            </w:trPr>
          </w:trPrChange>
        </w:trPr>
        <w:tc>
          <w:tcPr>
            <w:tcW w:w="4324" w:type="dxa"/>
            <w:tcPrChange w:id="559" w:author="Kumar Baral" w:date="2023-02-13T11:26:00Z">
              <w:tcPr>
                <w:tcW w:w="4718" w:type="dxa"/>
              </w:tcPr>
            </w:tcPrChange>
          </w:tcPr>
          <w:p w14:paraId="7223EA18" w14:textId="77777777" w:rsidR="00D834E2" w:rsidRDefault="00D834E2" w:rsidP="009564D9">
            <w:pPr>
              <w:ind w:right="-46"/>
              <w:rPr>
                <w:ins w:id="560" w:author="Kumar Baral" w:date="2023-02-13T11:15:00Z"/>
              </w:rPr>
            </w:pPr>
            <w:ins w:id="561" w:author="Kumar Baral" w:date="2023-02-13T11:15:00Z">
              <w:r>
                <w:t>Length</w:t>
              </w:r>
            </w:ins>
          </w:p>
        </w:tc>
        <w:tc>
          <w:tcPr>
            <w:tcW w:w="4324" w:type="dxa"/>
            <w:tcPrChange w:id="562" w:author="Kumar Baral" w:date="2023-02-13T11:26:00Z">
              <w:tcPr>
                <w:tcW w:w="4718" w:type="dxa"/>
              </w:tcPr>
            </w:tcPrChange>
          </w:tcPr>
          <w:p w14:paraId="66D8A1D0" w14:textId="77777777" w:rsidR="00D834E2" w:rsidDel="009734A5" w:rsidRDefault="00D834E2" w:rsidP="009564D9">
            <w:pPr>
              <w:ind w:right="-46"/>
              <w:rPr>
                <w:ins w:id="563" w:author="Kumar Baral" w:date="2023-02-13T11:15:00Z"/>
              </w:rPr>
            </w:pPr>
            <w:ins w:id="564" w:author="Kumar Baral" w:date="2023-02-13T11:15:00Z">
              <w:r>
                <w:t>1284 m</w:t>
              </w:r>
            </w:ins>
          </w:p>
        </w:tc>
      </w:tr>
      <w:tr w:rsidR="00D834E2" w14:paraId="16197386" w14:textId="77777777" w:rsidTr="00F23E72">
        <w:trPr>
          <w:trHeight w:val="334"/>
          <w:ins w:id="565" w:author="Kumar Baral" w:date="2023-02-13T11:15:00Z"/>
          <w:trPrChange w:id="566" w:author="Kumar Baral" w:date="2023-02-13T11:26:00Z">
            <w:trPr>
              <w:trHeight w:val="476"/>
            </w:trPr>
          </w:trPrChange>
        </w:trPr>
        <w:tc>
          <w:tcPr>
            <w:tcW w:w="4324" w:type="dxa"/>
            <w:tcPrChange w:id="567" w:author="Kumar Baral" w:date="2023-02-13T11:26:00Z">
              <w:tcPr>
                <w:tcW w:w="4718" w:type="dxa"/>
              </w:tcPr>
            </w:tcPrChange>
          </w:tcPr>
          <w:p w14:paraId="53AB59FB" w14:textId="77777777" w:rsidR="00D834E2" w:rsidRDefault="00D834E2" w:rsidP="009564D9">
            <w:pPr>
              <w:ind w:right="-46"/>
              <w:rPr>
                <w:ins w:id="568" w:author="Kumar Baral" w:date="2023-02-13T11:15:00Z"/>
              </w:rPr>
            </w:pPr>
            <w:proofErr w:type="spellStart"/>
            <w:ins w:id="569" w:author="Kumar Baral" w:date="2023-02-13T11:15:00Z">
              <w:r>
                <w:t>Corss</w:t>
              </w:r>
              <w:proofErr w:type="spellEnd"/>
              <w:r>
                <w:t xml:space="preserve"> sectional area</w:t>
              </w:r>
            </w:ins>
          </w:p>
        </w:tc>
        <w:tc>
          <w:tcPr>
            <w:tcW w:w="4324" w:type="dxa"/>
            <w:tcPrChange w:id="570" w:author="Kumar Baral" w:date="2023-02-13T11:26:00Z">
              <w:tcPr>
                <w:tcW w:w="4718" w:type="dxa"/>
              </w:tcPr>
            </w:tcPrChange>
          </w:tcPr>
          <w:p w14:paraId="6FA7DEC1" w14:textId="77777777" w:rsidR="00D834E2" w:rsidDel="009734A5" w:rsidRDefault="00D834E2" w:rsidP="009564D9">
            <w:pPr>
              <w:ind w:right="-46"/>
              <w:rPr>
                <w:ins w:id="571" w:author="Kumar Baral" w:date="2023-02-13T11:15:00Z"/>
              </w:rPr>
            </w:pPr>
            <w:ins w:id="572" w:author="Kumar Baral" w:date="2023-02-13T11:15:00Z">
              <w:r>
                <w:t>4.25 m</w:t>
              </w:r>
              <w:r w:rsidRPr="00CF6510">
                <w:rPr>
                  <w:vertAlign w:val="superscript"/>
                </w:rPr>
                <w:t>2</w:t>
              </w:r>
            </w:ins>
          </w:p>
        </w:tc>
      </w:tr>
      <w:tr w:rsidR="00D834E2" w14:paraId="583A9BD8" w14:textId="77777777" w:rsidTr="00F23E72">
        <w:trPr>
          <w:trHeight w:val="324"/>
          <w:ins w:id="573" w:author="Kumar Baral" w:date="2023-02-13T11:15:00Z"/>
          <w:trPrChange w:id="574" w:author="Kumar Baral" w:date="2023-02-13T11:26:00Z">
            <w:trPr>
              <w:trHeight w:val="462"/>
            </w:trPr>
          </w:trPrChange>
        </w:trPr>
        <w:tc>
          <w:tcPr>
            <w:tcW w:w="4324" w:type="dxa"/>
            <w:tcPrChange w:id="575" w:author="Kumar Baral" w:date="2023-02-13T11:26:00Z">
              <w:tcPr>
                <w:tcW w:w="4718" w:type="dxa"/>
              </w:tcPr>
            </w:tcPrChange>
          </w:tcPr>
          <w:p w14:paraId="69719440" w14:textId="77777777" w:rsidR="00D834E2" w:rsidRPr="000C5A61" w:rsidRDefault="00D834E2" w:rsidP="009564D9">
            <w:pPr>
              <w:ind w:right="-46"/>
              <w:rPr>
                <w:ins w:id="576" w:author="Kumar Baral" w:date="2023-02-13T11:15:00Z"/>
                <w:b/>
                <w:bCs/>
              </w:rPr>
            </w:pPr>
            <w:ins w:id="577" w:author="Kumar Baral" w:date="2023-02-13T11:15:00Z">
              <w:r w:rsidRPr="000C5A61">
                <w:rPr>
                  <w:b/>
                  <w:bCs/>
                </w:rPr>
                <w:t>Irrigation system</w:t>
              </w:r>
            </w:ins>
          </w:p>
        </w:tc>
        <w:tc>
          <w:tcPr>
            <w:tcW w:w="4324" w:type="dxa"/>
            <w:tcPrChange w:id="578" w:author="Kumar Baral" w:date="2023-02-13T11:26:00Z">
              <w:tcPr>
                <w:tcW w:w="4718" w:type="dxa"/>
              </w:tcPr>
            </w:tcPrChange>
          </w:tcPr>
          <w:p w14:paraId="45513A69" w14:textId="77777777" w:rsidR="00D834E2" w:rsidDel="009734A5" w:rsidRDefault="00D834E2" w:rsidP="009564D9">
            <w:pPr>
              <w:ind w:right="-46"/>
              <w:rPr>
                <w:ins w:id="579" w:author="Kumar Baral" w:date="2023-02-13T11:15:00Z"/>
              </w:rPr>
            </w:pPr>
          </w:p>
        </w:tc>
      </w:tr>
      <w:tr w:rsidR="00D834E2" w14:paraId="10F8A2AD" w14:textId="77777777" w:rsidTr="00F23E72">
        <w:trPr>
          <w:trHeight w:val="334"/>
          <w:ins w:id="580" w:author="Kumar Baral" w:date="2023-02-13T11:15:00Z"/>
          <w:trPrChange w:id="581" w:author="Kumar Baral" w:date="2023-02-13T11:26:00Z">
            <w:trPr>
              <w:trHeight w:val="476"/>
            </w:trPr>
          </w:trPrChange>
        </w:trPr>
        <w:tc>
          <w:tcPr>
            <w:tcW w:w="4324" w:type="dxa"/>
            <w:tcPrChange w:id="582" w:author="Kumar Baral" w:date="2023-02-13T11:26:00Z">
              <w:tcPr>
                <w:tcW w:w="4718" w:type="dxa"/>
              </w:tcPr>
            </w:tcPrChange>
          </w:tcPr>
          <w:p w14:paraId="5B79952B" w14:textId="77777777" w:rsidR="00D834E2" w:rsidRDefault="00D834E2" w:rsidP="009564D9">
            <w:pPr>
              <w:ind w:right="-46"/>
              <w:rPr>
                <w:ins w:id="583" w:author="Kumar Baral" w:date="2023-02-13T11:15:00Z"/>
              </w:rPr>
            </w:pPr>
            <w:ins w:id="584" w:author="Kumar Baral" w:date="2023-02-13T11:15:00Z">
              <w:r>
                <w:t>Pump irrigation system</w:t>
              </w:r>
            </w:ins>
          </w:p>
        </w:tc>
        <w:tc>
          <w:tcPr>
            <w:tcW w:w="4324" w:type="dxa"/>
            <w:tcPrChange w:id="585" w:author="Kumar Baral" w:date="2023-02-13T11:26:00Z">
              <w:tcPr>
                <w:tcW w:w="4718" w:type="dxa"/>
              </w:tcPr>
            </w:tcPrChange>
          </w:tcPr>
          <w:p w14:paraId="625C7B72" w14:textId="77777777" w:rsidR="00D834E2" w:rsidDel="009734A5" w:rsidRDefault="00D834E2" w:rsidP="009564D9">
            <w:pPr>
              <w:ind w:right="-46"/>
              <w:rPr>
                <w:ins w:id="586" w:author="Kumar Baral" w:date="2023-02-13T11:15:00Z"/>
              </w:rPr>
            </w:pPr>
            <w:ins w:id="587" w:author="Kumar Baral" w:date="2023-02-13T11:15:00Z">
              <w:r>
                <w:t xml:space="preserve">350 mm </w:t>
              </w:r>
              <w:proofErr w:type="spellStart"/>
              <w:r>
                <w:t>dia</w:t>
              </w:r>
              <w:proofErr w:type="spellEnd"/>
              <w:r>
                <w:t>, propeller pump, Max head 1.2 m located at intake</w:t>
              </w:r>
            </w:ins>
          </w:p>
        </w:tc>
      </w:tr>
      <w:tr w:rsidR="00D834E2" w14:paraId="24D496D6" w14:textId="77777777" w:rsidTr="00F23E72">
        <w:trPr>
          <w:trHeight w:val="334"/>
          <w:ins w:id="588" w:author="Kumar Baral" w:date="2023-02-13T11:15:00Z"/>
          <w:trPrChange w:id="589" w:author="Kumar Baral" w:date="2023-02-13T11:26:00Z">
            <w:trPr>
              <w:trHeight w:val="476"/>
            </w:trPr>
          </w:trPrChange>
        </w:trPr>
        <w:tc>
          <w:tcPr>
            <w:tcW w:w="4324" w:type="dxa"/>
            <w:tcPrChange w:id="590" w:author="Kumar Baral" w:date="2023-02-13T11:26:00Z">
              <w:tcPr>
                <w:tcW w:w="4718" w:type="dxa"/>
              </w:tcPr>
            </w:tcPrChange>
          </w:tcPr>
          <w:p w14:paraId="2D858DA8" w14:textId="77777777" w:rsidR="00D834E2" w:rsidRDefault="00D834E2" w:rsidP="009564D9">
            <w:pPr>
              <w:ind w:right="-46"/>
              <w:rPr>
                <w:ins w:id="591" w:author="Kumar Baral" w:date="2023-02-13T11:15:00Z"/>
              </w:rPr>
            </w:pPr>
            <w:ins w:id="592" w:author="Kumar Baral" w:date="2023-02-13T11:15:00Z">
              <w:r>
                <w:t>Irrigation water supply pipe for pump</w:t>
              </w:r>
            </w:ins>
          </w:p>
        </w:tc>
        <w:tc>
          <w:tcPr>
            <w:tcW w:w="4324" w:type="dxa"/>
            <w:tcPrChange w:id="593" w:author="Kumar Baral" w:date="2023-02-13T11:26:00Z">
              <w:tcPr>
                <w:tcW w:w="4718" w:type="dxa"/>
              </w:tcPr>
            </w:tcPrChange>
          </w:tcPr>
          <w:p w14:paraId="77983274" w14:textId="77777777" w:rsidR="00D834E2" w:rsidDel="009734A5" w:rsidRDefault="00D834E2" w:rsidP="009564D9">
            <w:pPr>
              <w:ind w:right="-46"/>
              <w:rPr>
                <w:ins w:id="594" w:author="Kumar Baral" w:date="2023-02-13T11:15:00Z"/>
              </w:rPr>
            </w:pPr>
            <w:ins w:id="595" w:author="Kumar Baral" w:date="2023-02-13T11:15:00Z">
              <w:r>
                <w:t xml:space="preserve">350 mm </w:t>
              </w:r>
              <w:proofErr w:type="spellStart"/>
              <w:r>
                <w:t>dia</w:t>
              </w:r>
              <w:proofErr w:type="spellEnd"/>
              <w:r>
                <w:t>, 4 mm thick, located close to the irrigation outlet.</w:t>
              </w:r>
            </w:ins>
          </w:p>
        </w:tc>
      </w:tr>
      <w:tr w:rsidR="00D834E2" w14:paraId="2482FF99" w14:textId="77777777" w:rsidTr="00F23E72">
        <w:trPr>
          <w:trHeight w:val="324"/>
          <w:ins w:id="596" w:author="Kumar Baral" w:date="2023-02-13T11:15:00Z"/>
          <w:trPrChange w:id="597" w:author="Kumar Baral" w:date="2023-02-13T11:26:00Z">
            <w:trPr>
              <w:trHeight w:val="462"/>
            </w:trPr>
          </w:trPrChange>
        </w:trPr>
        <w:tc>
          <w:tcPr>
            <w:tcW w:w="4324" w:type="dxa"/>
            <w:tcPrChange w:id="598" w:author="Kumar Baral" w:date="2023-02-13T11:26:00Z">
              <w:tcPr>
                <w:tcW w:w="4718" w:type="dxa"/>
              </w:tcPr>
            </w:tcPrChange>
          </w:tcPr>
          <w:p w14:paraId="0AAB4B9D" w14:textId="77777777" w:rsidR="00D834E2" w:rsidRPr="000C5A61" w:rsidRDefault="00D834E2" w:rsidP="009564D9">
            <w:pPr>
              <w:ind w:right="-46"/>
              <w:rPr>
                <w:ins w:id="599" w:author="Kumar Baral" w:date="2023-02-13T11:15:00Z"/>
                <w:b/>
                <w:bCs/>
              </w:rPr>
            </w:pPr>
            <w:ins w:id="600" w:author="Kumar Baral" w:date="2023-02-13T11:15:00Z">
              <w:r w:rsidRPr="000C5A61">
                <w:rPr>
                  <w:b/>
                  <w:bCs/>
                </w:rPr>
                <w:t>Surge shaft</w:t>
              </w:r>
            </w:ins>
          </w:p>
        </w:tc>
        <w:tc>
          <w:tcPr>
            <w:tcW w:w="4324" w:type="dxa"/>
            <w:tcPrChange w:id="601" w:author="Kumar Baral" w:date="2023-02-13T11:26:00Z">
              <w:tcPr>
                <w:tcW w:w="4718" w:type="dxa"/>
              </w:tcPr>
            </w:tcPrChange>
          </w:tcPr>
          <w:p w14:paraId="68807E87" w14:textId="77777777" w:rsidR="00D834E2" w:rsidDel="009734A5" w:rsidRDefault="00D834E2" w:rsidP="009564D9">
            <w:pPr>
              <w:ind w:right="-46"/>
              <w:rPr>
                <w:ins w:id="602" w:author="Kumar Baral" w:date="2023-02-13T11:15:00Z"/>
              </w:rPr>
            </w:pPr>
            <w:ins w:id="603" w:author="Kumar Baral" w:date="2023-02-13T11:15:00Z">
              <w:r>
                <w:t>Addition of 1.5 m height in the existing surge tank with c/s area 12 m</w:t>
              </w:r>
              <w:r w:rsidRPr="00CF6510">
                <w:rPr>
                  <w:vertAlign w:val="superscript"/>
                </w:rPr>
                <w:t>2</w:t>
              </w:r>
              <w:r>
                <w:t xml:space="preserve"> </w:t>
              </w:r>
            </w:ins>
          </w:p>
        </w:tc>
      </w:tr>
      <w:tr w:rsidR="00D834E2" w14:paraId="7E96A062" w14:textId="77777777" w:rsidTr="00F23E72">
        <w:trPr>
          <w:trHeight w:val="594"/>
          <w:ins w:id="604" w:author="Kumar Baral" w:date="2023-02-13T11:15:00Z"/>
          <w:trPrChange w:id="605" w:author="Kumar Baral" w:date="2023-02-13T11:26:00Z">
            <w:trPr>
              <w:trHeight w:val="846"/>
            </w:trPr>
          </w:trPrChange>
        </w:trPr>
        <w:tc>
          <w:tcPr>
            <w:tcW w:w="4324" w:type="dxa"/>
            <w:tcPrChange w:id="606" w:author="Kumar Baral" w:date="2023-02-13T11:26:00Z">
              <w:tcPr>
                <w:tcW w:w="4718" w:type="dxa"/>
              </w:tcPr>
            </w:tcPrChange>
          </w:tcPr>
          <w:p w14:paraId="50946267" w14:textId="77777777" w:rsidR="00D834E2" w:rsidRPr="000C5A61" w:rsidRDefault="00D834E2" w:rsidP="009564D9">
            <w:pPr>
              <w:ind w:right="-46"/>
              <w:rPr>
                <w:ins w:id="607" w:author="Kumar Baral" w:date="2023-02-13T11:15:00Z"/>
                <w:b/>
                <w:bCs/>
              </w:rPr>
            </w:pPr>
            <w:ins w:id="608" w:author="Kumar Baral" w:date="2023-02-13T11:15:00Z">
              <w:r w:rsidRPr="000C5A61">
                <w:rPr>
                  <w:b/>
                  <w:bCs/>
                </w:rPr>
                <w:t>Penstock</w:t>
              </w:r>
            </w:ins>
          </w:p>
          <w:p w14:paraId="678FF0BE" w14:textId="77777777" w:rsidR="00D834E2" w:rsidRDefault="00D834E2" w:rsidP="009564D9">
            <w:pPr>
              <w:ind w:right="-46"/>
              <w:rPr>
                <w:ins w:id="609" w:author="Kumar Baral" w:date="2023-02-13T11:15:00Z"/>
              </w:rPr>
            </w:pPr>
            <w:ins w:id="610" w:author="Kumar Baral" w:date="2023-02-13T11:15:00Z">
              <w:r>
                <w:t>-diameter</w:t>
              </w:r>
            </w:ins>
          </w:p>
        </w:tc>
        <w:tc>
          <w:tcPr>
            <w:tcW w:w="4324" w:type="dxa"/>
            <w:tcPrChange w:id="611" w:author="Kumar Baral" w:date="2023-02-13T11:26:00Z">
              <w:tcPr>
                <w:tcW w:w="4718" w:type="dxa"/>
              </w:tcPr>
            </w:tcPrChange>
          </w:tcPr>
          <w:p w14:paraId="1813955F" w14:textId="77777777" w:rsidR="00D834E2" w:rsidRDefault="00D834E2" w:rsidP="009564D9">
            <w:pPr>
              <w:ind w:right="-46"/>
              <w:rPr>
                <w:ins w:id="612" w:author="Kumar Baral" w:date="2023-02-13T11:15:00Z"/>
              </w:rPr>
            </w:pPr>
          </w:p>
          <w:p w14:paraId="42562A04" w14:textId="77777777" w:rsidR="00D834E2" w:rsidDel="009734A5" w:rsidRDefault="00D834E2" w:rsidP="009564D9">
            <w:pPr>
              <w:ind w:right="-46"/>
              <w:rPr>
                <w:ins w:id="613" w:author="Kumar Baral" w:date="2023-02-13T11:15:00Z"/>
              </w:rPr>
            </w:pPr>
            <w:ins w:id="614" w:author="Kumar Baral" w:date="2023-02-13T11:15:00Z">
              <w:r>
                <w:t>1000-900 mm twin steel pipe (vertical, not embedded)</w:t>
              </w:r>
            </w:ins>
          </w:p>
        </w:tc>
      </w:tr>
      <w:tr w:rsidR="00D834E2" w14:paraId="6569D570" w14:textId="77777777" w:rsidTr="00F23E72">
        <w:trPr>
          <w:trHeight w:val="324"/>
          <w:ins w:id="615" w:author="Kumar Baral" w:date="2023-02-13T11:15:00Z"/>
          <w:trPrChange w:id="616" w:author="Kumar Baral" w:date="2023-02-13T11:26:00Z">
            <w:trPr>
              <w:trHeight w:val="462"/>
            </w:trPr>
          </w:trPrChange>
        </w:trPr>
        <w:tc>
          <w:tcPr>
            <w:tcW w:w="4324" w:type="dxa"/>
            <w:tcPrChange w:id="617" w:author="Kumar Baral" w:date="2023-02-13T11:26:00Z">
              <w:tcPr>
                <w:tcW w:w="4718" w:type="dxa"/>
              </w:tcPr>
            </w:tcPrChange>
          </w:tcPr>
          <w:p w14:paraId="7393D3FF" w14:textId="77777777" w:rsidR="00D834E2" w:rsidRDefault="00D834E2" w:rsidP="009564D9">
            <w:pPr>
              <w:ind w:right="-46"/>
              <w:rPr>
                <w:ins w:id="618" w:author="Kumar Baral" w:date="2023-02-13T11:15:00Z"/>
              </w:rPr>
            </w:pPr>
            <w:ins w:id="619" w:author="Kumar Baral" w:date="2023-02-13T11:15:00Z">
              <w:r>
                <w:t>-length</w:t>
              </w:r>
            </w:ins>
          </w:p>
        </w:tc>
        <w:tc>
          <w:tcPr>
            <w:tcW w:w="4324" w:type="dxa"/>
            <w:tcPrChange w:id="620" w:author="Kumar Baral" w:date="2023-02-13T11:26:00Z">
              <w:tcPr>
                <w:tcW w:w="4718" w:type="dxa"/>
              </w:tcPr>
            </w:tcPrChange>
          </w:tcPr>
          <w:p w14:paraId="0938DC58" w14:textId="77777777" w:rsidR="00D834E2" w:rsidDel="009734A5" w:rsidRDefault="00D834E2" w:rsidP="009564D9">
            <w:pPr>
              <w:ind w:right="-46"/>
              <w:rPr>
                <w:ins w:id="621" w:author="Kumar Baral" w:date="2023-02-13T11:15:00Z"/>
              </w:rPr>
            </w:pPr>
            <w:ins w:id="622" w:author="Kumar Baral" w:date="2023-02-13T11:15:00Z">
              <w:r>
                <w:t>Vertical 244 m, Horizontal 32 m</w:t>
              </w:r>
            </w:ins>
          </w:p>
        </w:tc>
      </w:tr>
      <w:tr w:rsidR="00D834E2" w14:paraId="0619A210" w14:textId="77777777" w:rsidTr="00F23E72">
        <w:trPr>
          <w:trHeight w:val="594"/>
          <w:ins w:id="623" w:author="Kumar Baral" w:date="2023-02-13T11:15:00Z"/>
          <w:trPrChange w:id="624" w:author="Kumar Baral" w:date="2023-02-13T11:26:00Z">
            <w:trPr>
              <w:trHeight w:val="846"/>
            </w:trPr>
          </w:trPrChange>
        </w:trPr>
        <w:tc>
          <w:tcPr>
            <w:tcW w:w="4324" w:type="dxa"/>
            <w:tcPrChange w:id="625" w:author="Kumar Baral" w:date="2023-02-13T11:26:00Z">
              <w:tcPr>
                <w:tcW w:w="4718" w:type="dxa"/>
              </w:tcPr>
            </w:tcPrChange>
          </w:tcPr>
          <w:p w14:paraId="282E0FBE" w14:textId="77777777" w:rsidR="00D834E2" w:rsidRPr="000C5A61" w:rsidRDefault="00D834E2" w:rsidP="009564D9">
            <w:pPr>
              <w:ind w:right="-46"/>
              <w:rPr>
                <w:ins w:id="626" w:author="Kumar Baral" w:date="2023-02-13T11:15:00Z"/>
                <w:b/>
                <w:bCs/>
              </w:rPr>
            </w:pPr>
            <w:ins w:id="627" w:author="Kumar Baral" w:date="2023-02-13T11:15:00Z">
              <w:r w:rsidRPr="000C5A61">
                <w:rPr>
                  <w:b/>
                  <w:bCs/>
                </w:rPr>
                <w:t>Entrance shaft to powerhouse</w:t>
              </w:r>
            </w:ins>
          </w:p>
          <w:p w14:paraId="0A1EAEA3" w14:textId="77777777" w:rsidR="00D834E2" w:rsidRDefault="00D834E2" w:rsidP="009564D9">
            <w:pPr>
              <w:ind w:right="-46"/>
              <w:rPr>
                <w:ins w:id="628" w:author="Kumar Baral" w:date="2023-02-13T11:15:00Z"/>
              </w:rPr>
            </w:pPr>
            <w:ins w:id="629" w:author="Kumar Baral" w:date="2023-02-13T11:15:00Z">
              <w:r>
                <w:t>-length</w:t>
              </w:r>
            </w:ins>
          </w:p>
        </w:tc>
        <w:tc>
          <w:tcPr>
            <w:tcW w:w="4324" w:type="dxa"/>
            <w:tcPrChange w:id="630" w:author="Kumar Baral" w:date="2023-02-13T11:26:00Z">
              <w:tcPr>
                <w:tcW w:w="4718" w:type="dxa"/>
              </w:tcPr>
            </w:tcPrChange>
          </w:tcPr>
          <w:p w14:paraId="561E690C" w14:textId="77777777" w:rsidR="00D834E2" w:rsidRDefault="00D834E2" w:rsidP="009564D9">
            <w:pPr>
              <w:ind w:right="-46"/>
              <w:rPr>
                <w:ins w:id="631" w:author="Kumar Baral" w:date="2023-02-13T11:15:00Z"/>
              </w:rPr>
            </w:pPr>
          </w:p>
          <w:p w14:paraId="67B0D649" w14:textId="77777777" w:rsidR="00D834E2" w:rsidDel="009734A5" w:rsidRDefault="00D834E2" w:rsidP="009564D9">
            <w:pPr>
              <w:ind w:right="-46"/>
              <w:rPr>
                <w:ins w:id="632" w:author="Kumar Baral" w:date="2023-02-13T11:15:00Z"/>
              </w:rPr>
            </w:pPr>
            <w:ins w:id="633" w:author="Kumar Baral" w:date="2023-02-13T11:15:00Z">
              <w:r>
                <w:t>234 m</w:t>
              </w:r>
            </w:ins>
          </w:p>
        </w:tc>
      </w:tr>
      <w:tr w:rsidR="00D834E2" w14:paraId="06483AF3" w14:textId="77777777" w:rsidTr="00F23E72">
        <w:trPr>
          <w:trHeight w:val="250"/>
          <w:ins w:id="634" w:author="Kumar Baral" w:date="2023-02-13T11:15:00Z"/>
          <w:trPrChange w:id="635" w:author="Kumar Baral" w:date="2023-02-13T11:26:00Z">
            <w:trPr>
              <w:trHeight w:val="357"/>
            </w:trPr>
          </w:trPrChange>
        </w:trPr>
        <w:tc>
          <w:tcPr>
            <w:tcW w:w="4324" w:type="dxa"/>
            <w:tcPrChange w:id="636" w:author="Kumar Baral" w:date="2023-02-13T11:26:00Z">
              <w:tcPr>
                <w:tcW w:w="4718" w:type="dxa"/>
              </w:tcPr>
            </w:tcPrChange>
          </w:tcPr>
          <w:p w14:paraId="206AF6BD" w14:textId="77777777" w:rsidR="00D834E2" w:rsidRDefault="00D834E2" w:rsidP="009564D9">
            <w:pPr>
              <w:ind w:right="-46"/>
              <w:rPr>
                <w:ins w:id="637" w:author="Kumar Baral" w:date="2023-02-13T11:15:00Z"/>
              </w:rPr>
            </w:pPr>
            <w:ins w:id="638" w:author="Kumar Baral" w:date="2023-02-13T11:15:00Z">
              <w:r>
                <w:t>-diameter</w:t>
              </w:r>
            </w:ins>
          </w:p>
        </w:tc>
        <w:tc>
          <w:tcPr>
            <w:tcW w:w="4324" w:type="dxa"/>
            <w:tcPrChange w:id="639" w:author="Kumar Baral" w:date="2023-02-13T11:26:00Z">
              <w:tcPr>
                <w:tcW w:w="4718" w:type="dxa"/>
              </w:tcPr>
            </w:tcPrChange>
          </w:tcPr>
          <w:p w14:paraId="4288699B" w14:textId="77777777" w:rsidR="00D834E2" w:rsidDel="009734A5" w:rsidRDefault="00D834E2" w:rsidP="009564D9">
            <w:pPr>
              <w:ind w:right="-46"/>
              <w:rPr>
                <w:ins w:id="640" w:author="Kumar Baral" w:date="2023-02-13T11:15:00Z"/>
              </w:rPr>
            </w:pPr>
            <w:ins w:id="641" w:author="Kumar Baral" w:date="2023-02-13T11:15:00Z">
              <w:r>
                <w:t>4 m</w:t>
              </w:r>
            </w:ins>
          </w:p>
        </w:tc>
      </w:tr>
      <w:tr w:rsidR="00D834E2" w14:paraId="7F9B0AEF" w14:textId="77777777" w:rsidTr="00F23E72">
        <w:trPr>
          <w:trHeight w:val="594"/>
          <w:ins w:id="642" w:author="Kumar Baral" w:date="2023-02-13T11:15:00Z"/>
          <w:trPrChange w:id="643" w:author="Kumar Baral" w:date="2023-02-13T11:26:00Z">
            <w:trPr>
              <w:trHeight w:val="846"/>
            </w:trPr>
          </w:trPrChange>
        </w:trPr>
        <w:tc>
          <w:tcPr>
            <w:tcW w:w="4324" w:type="dxa"/>
            <w:tcPrChange w:id="644" w:author="Kumar Baral" w:date="2023-02-13T11:26:00Z">
              <w:tcPr>
                <w:tcW w:w="4718" w:type="dxa"/>
              </w:tcPr>
            </w:tcPrChange>
          </w:tcPr>
          <w:p w14:paraId="1C0A3560" w14:textId="77777777" w:rsidR="00D834E2" w:rsidRPr="000C5A61" w:rsidRDefault="00D834E2" w:rsidP="009564D9">
            <w:pPr>
              <w:ind w:right="-46"/>
              <w:rPr>
                <w:ins w:id="645" w:author="Kumar Baral" w:date="2023-02-13T11:15:00Z"/>
                <w:b/>
                <w:bCs/>
              </w:rPr>
            </w:pPr>
            <w:ins w:id="646" w:author="Kumar Baral" w:date="2023-02-13T11:15:00Z">
              <w:r w:rsidRPr="000C5A61">
                <w:rPr>
                  <w:b/>
                  <w:bCs/>
                </w:rPr>
                <w:t>Powerhouse</w:t>
              </w:r>
            </w:ins>
          </w:p>
          <w:p w14:paraId="4EAE6716" w14:textId="77777777" w:rsidR="00D834E2" w:rsidRDefault="00D834E2" w:rsidP="009564D9">
            <w:pPr>
              <w:ind w:right="-46"/>
              <w:rPr>
                <w:ins w:id="647" w:author="Kumar Baral" w:date="2023-02-13T11:15:00Z"/>
              </w:rPr>
            </w:pPr>
            <w:ins w:id="648" w:author="Kumar Baral" w:date="2023-02-13T11:15:00Z">
              <w:r>
                <w:t>-type</w:t>
              </w:r>
            </w:ins>
          </w:p>
        </w:tc>
        <w:tc>
          <w:tcPr>
            <w:tcW w:w="4324" w:type="dxa"/>
            <w:tcPrChange w:id="649" w:author="Kumar Baral" w:date="2023-02-13T11:26:00Z">
              <w:tcPr>
                <w:tcW w:w="4718" w:type="dxa"/>
              </w:tcPr>
            </w:tcPrChange>
          </w:tcPr>
          <w:p w14:paraId="13B58E36" w14:textId="77777777" w:rsidR="00D834E2" w:rsidRDefault="00D834E2" w:rsidP="009564D9">
            <w:pPr>
              <w:ind w:right="-46"/>
              <w:rPr>
                <w:ins w:id="650" w:author="Kumar Baral" w:date="2023-02-13T11:15:00Z"/>
              </w:rPr>
            </w:pPr>
          </w:p>
          <w:p w14:paraId="371D7194" w14:textId="77777777" w:rsidR="00D834E2" w:rsidDel="009734A5" w:rsidRDefault="00D834E2" w:rsidP="009564D9">
            <w:pPr>
              <w:ind w:right="-46"/>
              <w:rPr>
                <w:ins w:id="651" w:author="Kumar Baral" w:date="2023-02-13T11:15:00Z"/>
              </w:rPr>
            </w:pPr>
            <w:ins w:id="652" w:author="Kumar Baral" w:date="2023-02-13T11:15:00Z">
              <w:r>
                <w:t>Underground</w:t>
              </w:r>
            </w:ins>
          </w:p>
        </w:tc>
      </w:tr>
      <w:tr w:rsidR="00D834E2" w14:paraId="129D306B" w14:textId="77777777" w:rsidTr="00F23E72">
        <w:trPr>
          <w:trHeight w:val="334"/>
          <w:ins w:id="653" w:author="Kumar Baral" w:date="2023-02-13T11:15:00Z"/>
          <w:trPrChange w:id="654" w:author="Kumar Baral" w:date="2023-02-13T11:26:00Z">
            <w:trPr>
              <w:trHeight w:val="476"/>
            </w:trPr>
          </w:trPrChange>
        </w:trPr>
        <w:tc>
          <w:tcPr>
            <w:tcW w:w="4324" w:type="dxa"/>
            <w:tcPrChange w:id="655" w:author="Kumar Baral" w:date="2023-02-13T11:26:00Z">
              <w:tcPr>
                <w:tcW w:w="4718" w:type="dxa"/>
              </w:tcPr>
            </w:tcPrChange>
          </w:tcPr>
          <w:p w14:paraId="79FF80A9" w14:textId="77777777" w:rsidR="00D834E2" w:rsidRDefault="00D834E2" w:rsidP="009564D9">
            <w:pPr>
              <w:ind w:right="-46"/>
              <w:rPr>
                <w:ins w:id="656" w:author="Kumar Baral" w:date="2023-02-13T11:15:00Z"/>
              </w:rPr>
            </w:pPr>
            <w:ins w:id="657" w:author="Kumar Baral" w:date="2023-02-13T11:15:00Z">
              <w:r>
                <w:t>-size</w:t>
              </w:r>
            </w:ins>
          </w:p>
        </w:tc>
        <w:tc>
          <w:tcPr>
            <w:tcW w:w="4324" w:type="dxa"/>
            <w:tcPrChange w:id="658" w:author="Kumar Baral" w:date="2023-02-13T11:26:00Z">
              <w:tcPr>
                <w:tcW w:w="4718" w:type="dxa"/>
              </w:tcPr>
            </w:tcPrChange>
          </w:tcPr>
          <w:p w14:paraId="59F7CDC0" w14:textId="77777777" w:rsidR="00D834E2" w:rsidDel="009734A5" w:rsidRDefault="00D834E2" w:rsidP="009564D9">
            <w:pPr>
              <w:ind w:right="-46"/>
              <w:rPr>
                <w:ins w:id="659" w:author="Kumar Baral" w:date="2023-02-13T11:15:00Z"/>
              </w:rPr>
            </w:pPr>
            <w:ins w:id="660" w:author="Kumar Baral" w:date="2023-02-13T11:15:00Z">
              <w:r>
                <w:t>37 m long, 6.6 m wide and 11 m high with semicircular shape above the spring line</w:t>
              </w:r>
            </w:ins>
          </w:p>
        </w:tc>
      </w:tr>
      <w:tr w:rsidR="00D834E2" w14:paraId="7383B90B" w14:textId="77777777" w:rsidTr="00F23E72">
        <w:trPr>
          <w:trHeight w:val="585"/>
          <w:ins w:id="661" w:author="Kumar Baral" w:date="2023-02-13T11:15:00Z"/>
          <w:trPrChange w:id="662" w:author="Kumar Baral" w:date="2023-02-13T11:26:00Z">
            <w:trPr>
              <w:trHeight w:val="833"/>
            </w:trPr>
          </w:trPrChange>
        </w:trPr>
        <w:tc>
          <w:tcPr>
            <w:tcW w:w="4324" w:type="dxa"/>
            <w:tcPrChange w:id="663" w:author="Kumar Baral" w:date="2023-02-13T11:26:00Z">
              <w:tcPr>
                <w:tcW w:w="4718" w:type="dxa"/>
              </w:tcPr>
            </w:tcPrChange>
          </w:tcPr>
          <w:p w14:paraId="33574167" w14:textId="77777777" w:rsidR="00D834E2" w:rsidRPr="000C5A61" w:rsidRDefault="00D834E2" w:rsidP="009564D9">
            <w:pPr>
              <w:ind w:right="-46"/>
              <w:rPr>
                <w:ins w:id="664" w:author="Kumar Baral" w:date="2023-02-13T11:15:00Z"/>
                <w:b/>
                <w:bCs/>
              </w:rPr>
            </w:pPr>
            <w:ins w:id="665" w:author="Kumar Baral" w:date="2023-02-13T11:15:00Z">
              <w:r w:rsidRPr="000C5A61">
                <w:rPr>
                  <w:b/>
                  <w:bCs/>
                </w:rPr>
                <w:t>Head</w:t>
              </w:r>
            </w:ins>
          </w:p>
          <w:p w14:paraId="3574DFAA" w14:textId="77777777" w:rsidR="00D834E2" w:rsidRDefault="00D834E2" w:rsidP="009564D9">
            <w:pPr>
              <w:ind w:right="-46"/>
              <w:rPr>
                <w:ins w:id="666" w:author="Kumar Baral" w:date="2023-02-13T11:15:00Z"/>
              </w:rPr>
            </w:pPr>
            <w:ins w:id="667" w:author="Kumar Baral" w:date="2023-02-13T11:15:00Z">
              <w:r>
                <w:t>-gross</w:t>
              </w:r>
            </w:ins>
          </w:p>
        </w:tc>
        <w:tc>
          <w:tcPr>
            <w:tcW w:w="4324" w:type="dxa"/>
            <w:tcPrChange w:id="668" w:author="Kumar Baral" w:date="2023-02-13T11:26:00Z">
              <w:tcPr>
                <w:tcW w:w="4718" w:type="dxa"/>
              </w:tcPr>
            </w:tcPrChange>
          </w:tcPr>
          <w:p w14:paraId="5FB54F07" w14:textId="77777777" w:rsidR="00D834E2" w:rsidRDefault="00D834E2" w:rsidP="009564D9">
            <w:pPr>
              <w:ind w:right="-46"/>
              <w:rPr>
                <w:ins w:id="669" w:author="Kumar Baral" w:date="2023-02-13T11:15:00Z"/>
              </w:rPr>
            </w:pPr>
          </w:p>
          <w:p w14:paraId="49A5AA51" w14:textId="77777777" w:rsidR="00D834E2" w:rsidDel="009734A5" w:rsidRDefault="00D834E2" w:rsidP="009564D9">
            <w:pPr>
              <w:ind w:right="-46"/>
              <w:rPr>
                <w:ins w:id="670" w:author="Kumar Baral" w:date="2023-02-13T11:15:00Z"/>
              </w:rPr>
            </w:pPr>
            <w:ins w:id="671" w:author="Kumar Baral" w:date="2023-02-13T11:15:00Z">
              <w:r>
                <w:t>247. 25 m</w:t>
              </w:r>
            </w:ins>
          </w:p>
        </w:tc>
      </w:tr>
      <w:tr w:rsidR="00D834E2" w14:paraId="487DF6F8" w14:textId="77777777" w:rsidTr="00F23E72">
        <w:trPr>
          <w:trHeight w:val="334"/>
          <w:ins w:id="672" w:author="Kumar Baral" w:date="2023-02-13T11:15:00Z"/>
          <w:trPrChange w:id="673" w:author="Kumar Baral" w:date="2023-02-13T11:26:00Z">
            <w:trPr>
              <w:trHeight w:val="476"/>
            </w:trPr>
          </w:trPrChange>
        </w:trPr>
        <w:tc>
          <w:tcPr>
            <w:tcW w:w="4324" w:type="dxa"/>
            <w:tcPrChange w:id="674" w:author="Kumar Baral" w:date="2023-02-13T11:26:00Z">
              <w:tcPr>
                <w:tcW w:w="4718" w:type="dxa"/>
              </w:tcPr>
            </w:tcPrChange>
          </w:tcPr>
          <w:p w14:paraId="1F5ED01D" w14:textId="77777777" w:rsidR="00D834E2" w:rsidRDefault="00D834E2" w:rsidP="009564D9">
            <w:pPr>
              <w:ind w:right="-46"/>
              <w:rPr>
                <w:ins w:id="675" w:author="Kumar Baral" w:date="2023-02-13T11:15:00Z"/>
              </w:rPr>
            </w:pPr>
            <w:ins w:id="676" w:author="Kumar Baral" w:date="2023-02-13T11:15:00Z">
              <w:r>
                <w:lastRenderedPageBreak/>
                <w:t>-net</w:t>
              </w:r>
            </w:ins>
          </w:p>
        </w:tc>
        <w:tc>
          <w:tcPr>
            <w:tcW w:w="4324" w:type="dxa"/>
            <w:tcPrChange w:id="677" w:author="Kumar Baral" w:date="2023-02-13T11:26:00Z">
              <w:tcPr>
                <w:tcW w:w="4718" w:type="dxa"/>
              </w:tcPr>
            </w:tcPrChange>
          </w:tcPr>
          <w:p w14:paraId="1362986B" w14:textId="77777777" w:rsidR="00D834E2" w:rsidDel="009734A5" w:rsidRDefault="00D834E2" w:rsidP="009564D9">
            <w:pPr>
              <w:ind w:right="-46"/>
              <w:rPr>
                <w:ins w:id="678" w:author="Kumar Baral" w:date="2023-02-13T11:15:00Z"/>
              </w:rPr>
            </w:pPr>
            <w:ins w:id="679" w:author="Kumar Baral" w:date="2023-02-13T11:15:00Z">
              <w:r>
                <w:t>239.60m</w:t>
              </w:r>
            </w:ins>
          </w:p>
        </w:tc>
      </w:tr>
      <w:tr w:rsidR="00D834E2" w14:paraId="2C528070" w14:textId="77777777" w:rsidTr="00F23E72">
        <w:trPr>
          <w:trHeight w:val="334"/>
          <w:ins w:id="680" w:author="Kumar Baral" w:date="2023-02-13T11:15:00Z"/>
          <w:trPrChange w:id="681" w:author="Kumar Baral" w:date="2023-02-13T11:26:00Z">
            <w:trPr>
              <w:trHeight w:val="476"/>
            </w:trPr>
          </w:trPrChange>
        </w:trPr>
        <w:tc>
          <w:tcPr>
            <w:tcW w:w="4324" w:type="dxa"/>
            <w:tcPrChange w:id="682" w:author="Kumar Baral" w:date="2023-02-13T11:26:00Z">
              <w:tcPr>
                <w:tcW w:w="4718" w:type="dxa"/>
              </w:tcPr>
            </w:tcPrChange>
          </w:tcPr>
          <w:p w14:paraId="2378677B" w14:textId="77777777" w:rsidR="00D834E2" w:rsidRDefault="00D834E2" w:rsidP="009564D9">
            <w:pPr>
              <w:ind w:right="-46"/>
              <w:rPr>
                <w:ins w:id="683" w:author="Kumar Baral" w:date="2023-02-13T11:15:00Z"/>
              </w:rPr>
            </w:pPr>
            <w:ins w:id="684" w:author="Kumar Baral" w:date="2023-02-13T11:15:00Z">
              <w:r>
                <w:t>Design Flow</w:t>
              </w:r>
            </w:ins>
          </w:p>
        </w:tc>
        <w:tc>
          <w:tcPr>
            <w:tcW w:w="4324" w:type="dxa"/>
            <w:tcPrChange w:id="685" w:author="Kumar Baral" w:date="2023-02-13T11:26:00Z">
              <w:tcPr>
                <w:tcW w:w="4718" w:type="dxa"/>
              </w:tcPr>
            </w:tcPrChange>
          </w:tcPr>
          <w:p w14:paraId="5D2695ED" w14:textId="77777777" w:rsidR="00D834E2" w:rsidDel="009734A5" w:rsidRDefault="00D834E2" w:rsidP="009564D9">
            <w:pPr>
              <w:ind w:right="-46"/>
              <w:rPr>
                <w:ins w:id="686" w:author="Kumar Baral" w:date="2023-02-13T11:15:00Z"/>
              </w:rPr>
            </w:pPr>
            <w:ins w:id="687" w:author="Kumar Baral" w:date="2023-02-13T11:15:00Z">
              <w:r>
                <w:t>4.87 m</w:t>
              </w:r>
              <w:r w:rsidRPr="000C5A61">
                <w:rPr>
                  <w:vertAlign w:val="superscript"/>
                </w:rPr>
                <w:t>3</w:t>
              </w:r>
              <w:r>
                <w:t>/s</w:t>
              </w:r>
            </w:ins>
          </w:p>
        </w:tc>
      </w:tr>
      <w:tr w:rsidR="00D834E2" w14:paraId="48575D36" w14:textId="77777777" w:rsidTr="00F23E72">
        <w:trPr>
          <w:trHeight w:val="585"/>
          <w:ins w:id="688" w:author="Kumar Baral" w:date="2023-02-13T11:15:00Z"/>
          <w:trPrChange w:id="689" w:author="Kumar Baral" w:date="2023-02-13T11:26:00Z">
            <w:trPr>
              <w:trHeight w:val="833"/>
            </w:trPr>
          </w:trPrChange>
        </w:trPr>
        <w:tc>
          <w:tcPr>
            <w:tcW w:w="4324" w:type="dxa"/>
            <w:tcPrChange w:id="690" w:author="Kumar Baral" w:date="2023-02-13T11:26:00Z">
              <w:tcPr>
                <w:tcW w:w="4718" w:type="dxa"/>
              </w:tcPr>
            </w:tcPrChange>
          </w:tcPr>
          <w:p w14:paraId="74160C45" w14:textId="77777777" w:rsidR="00D834E2" w:rsidRPr="000C5A61" w:rsidRDefault="00D834E2" w:rsidP="009564D9">
            <w:pPr>
              <w:ind w:right="-46"/>
              <w:rPr>
                <w:ins w:id="691" w:author="Kumar Baral" w:date="2023-02-13T11:15:00Z"/>
                <w:b/>
                <w:bCs/>
              </w:rPr>
            </w:pPr>
            <w:ins w:id="692" w:author="Kumar Baral" w:date="2023-02-13T11:15:00Z">
              <w:r w:rsidRPr="000C5A61">
                <w:rPr>
                  <w:b/>
                  <w:bCs/>
                </w:rPr>
                <w:t>Tailrace tunnel</w:t>
              </w:r>
            </w:ins>
          </w:p>
          <w:p w14:paraId="0CE1AD21" w14:textId="77777777" w:rsidR="00D834E2" w:rsidRDefault="00D834E2" w:rsidP="009564D9">
            <w:pPr>
              <w:ind w:right="-46"/>
              <w:rPr>
                <w:ins w:id="693" w:author="Kumar Baral" w:date="2023-02-13T11:15:00Z"/>
              </w:rPr>
            </w:pPr>
            <w:ins w:id="694" w:author="Kumar Baral" w:date="2023-02-13T11:15:00Z">
              <w:r>
                <w:t>-Shape</w:t>
              </w:r>
            </w:ins>
          </w:p>
        </w:tc>
        <w:tc>
          <w:tcPr>
            <w:tcW w:w="4324" w:type="dxa"/>
            <w:tcPrChange w:id="695" w:author="Kumar Baral" w:date="2023-02-13T11:26:00Z">
              <w:tcPr>
                <w:tcW w:w="4718" w:type="dxa"/>
              </w:tcPr>
            </w:tcPrChange>
          </w:tcPr>
          <w:p w14:paraId="48BB7A6B" w14:textId="77777777" w:rsidR="00D834E2" w:rsidRDefault="00D834E2" w:rsidP="009564D9">
            <w:pPr>
              <w:ind w:right="-46"/>
              <w:rPr>
                <w:ins w:id="696" w:author="Kumar Baral" w:date="2023-02-13T11:15:00Z"/>
              </w:rPr>
            </w:pPr>
          </w:p>
          <w:p w14:paraId="5B5433E2" w14:textId="77777777" w:rsidR="00D834E2" w:rsidDel="009734A5" w:rsidRDefault="00D834E2" w:rsidP="009564D9">
            <w:pPr>
              <w:ind w:right="-46"/>
              <w:rPr>
                <w:ins w:id="697" w:author="Kumar Baral" w:date="2023-02-13T11:15:00Z"/>
              </w:rPr>
            </w:pPr>
            <w:ins w:id="698" w:author="Kumar Baral" w:date="2023-02-13T11:15:00Z">
              <w:r>
                <w:t>D-shaped fully lined ( concrete /stone masonry), with 600 mm deep cut in the existing tunnel bed</w:t>
              </w:r>
            </w:ins>
          </w:p>
        </w:tc>
      </w:tr>
      <w:tr w:rsidR="00D834E2" w14:paraId="4A1F5039" w14:textId="77777777" w:rsidTr="00F23E72">
        <w:trPr>
          <w:trHeight w:val="334"/>
          <w:ins w:id="699" w:author="Kumar Baral" w:date="2023-02-13T11:15:00Z"/>
          <w:trPrChange w:id="700" w:author="Kumar Baral" w:date="2023-02-13T11:26:00Z">
            <w:trPr>
              <w:trHeight w:val="476"/>
            </w:trPr>
          </w:trPrChange>
        </w:trPr>
        <w:tc>
          <w:tcPr>
            <w:tcW w:w="4324" w:type="dxa"/>
            <w:tcPrChange w:id="701" w:author="Kumar Baral" w:date="2023-02-13T11:26:00Z">
              <w:tcPr>
                <w:tcW w:w="4718" w:type="dxa"/>
              </w:tcPr>
            </w:tcPrChange>
          </w:tcPr>
          <w:p w14:paraId="5A9FC0F9" w14:textId="77777777" w:rsidR="00D834E2" w:rsidRDefault="00D834E2" w:rsidP="009564D9">
            <w:pPr>
              <w:ind w:right="-46"/>
              <w:rPr>
                <w:ins w:id="702" w:author="Kumar Baral" w:date="2023-02-13T11:15:00Z"/>
              </w:rPr>
            </w:pPr>
            <w:ins w:id="703" w:author="Kumar Baral" w:date="2023-02-13T11:15:00Z">
              <w:r>
                <w:t>-length</w:t>
              </w:r>
            </w:ins>
          </w:p>
        </w:tc>
        <w:tc>
          <w:tcPr>
            <w:tcW w:w="4324" w:type="dxa"/>
            <w:tcPrChange w:id="704" w:author="Kumar Baral" w:date="2023-02-13T11:26:00Z">
              <w:tcPr>
                <w:tcW w:w="4718" w:type="dxa"/>
              </w:tcPr>
            </w:tcPrChange>
          </w:tcPr>
          <w:p w14:paraId="3DBB00ED" w14:textId="77777777" w:rsidR="00D834E2" w:rsidDel="009734A5" w:rsidRDefault="00D834E2" w:rsidP="009564D9">
            <w:pPr>
              <w:ind w:right="-46"/>
              <w:rPr>
                <w:ins w:id="705" w:author="Kumar Baral" w:date="2023-02-13T11:15:00Z"/>
              </w:rPr>
            </w:pPr>
            <w:ins w:id="706" w:author="Kumar Baral" w:date="2023-02-13T11:15:00Z">
              <w:r>
                <w:t>1087 m</w:t>
              </w:r>
            </w:ins>
          </w:p>
        </w:tc>
      </w:tr>
      <w:tr w:rsidR="00D834E2" w14:paraId="1B703C2F" w14:textId="77777777" w:rsidTr="00F23E72">
        <w:trPr>
          <w:trHeight w:val="334"/>
          <w:ins w:id="707" w:author="Kumar Baral" w:date="2023-02-13T11:15:00Z"/>
          <w:trPrChange w:id="708" w:author="Kumar Baral" w:date="2023-02-13T11:26:00Z">
            <w:trPr>
              <w:trHeight w:val="476"/>
            </w:trPr>
          </w:trPrChange>
        </w:trPr>
        <w:tc>
          <w:tcPr>
            <w:tcW w:w="4324" w:type="dxa"/>
            <w:tcPrChange w:id="709" w:author="Kumar Baral" w:date="2023-02-13T11:26:00Z">
              <w:tcPr>
                <w:tcW w:w="4718" w:type="dxa"/>
              </w:tcPr>
            </w:tcPrChange>
          </w:tcPr>
          <w:p w14:paraId="2E558987" w14:textId="77777777" w:rsidR="00D834E2" w:rsidRDefault="00D834E2" w:rsidP="009564D9">
            <w:pPr>
              <w:ind w:right="-46"/>
              <w:rPr>
                <w:ins w:id="710" w:author="Kumar Baral" w:date="2023-02-13T11:15:00Z"/>
              </w:rPr>
            </w:pPr>
            <w:ins w:id="711" w:author="Kumar Baral" w:date="2023-02-13T11:15:00Z">
              <w:r>
                <w:t>-cross-sectional area</w:t>
              </w:r>
            </w:ins>
          </w:p>
        </w:tc>
        <w:tc>
          <w:tcPr>
            <w:tcW w:w="4324" w:type="dxa"/>
            <w:tcPrChange w:id="712" w:author="Kumar Baral" w:date="2023-02-13T11:26:00Z">
              <w:tcPr>
                <w:tcW w:w="4718" w:type="dxa"/>
              </w:tcPr>
            </w:tcPrChange>
          </w:tcPr>
          <w:p w14:paraId="2289CC52" w14:textId="77777777" w:rsidR="00D834E2" w:rsidDel="009734A5" w:rsidRDefault="00D834E2" w:rsidP="009564D9">
            <w:pPr>
              <w:ind w:right="-46"/>
              <w:rPr>
                <w:ins w:id="713" w:author="Kumar Baral" w:date="2023-02-13T11:15:00Z"/>
              </w:rPr>
            </w:pPr>
            <w:ins w:id="714" w:author="Kumar Baral" w:date="2023-02-13T11:15:00Z">
              <w:r>
                <w:t>5.25 m</w:t>
              </w:r>
              <w:r w:rsidRPr="000C5A61">
                <w:rPr>
                  <w:vertAlign w:val="superscript"/>
                </w:rPr>
                <w:t>2</w:t>
              </w:r>
            </w:ins>
          </w:p>
        </w:tc>
      </w:tr>
      <w:tr w:rsidR="00D834E2" w14:paraId="510F136F" w14:textId="77777777" w:rsidTr="00F23E72">
        <w:trPr>
          <w:trHeight w:val="585"/>
          <w:ins w:id="715" w:author="Kumar Baral" w:date="2023-02-13T11:15:00Z"/>
          <w:trPrChange w:id="716" w:author="Kumar Baral" w:date="2023-02-13T11:26:00Z">
            <w:trPr>
              <w:trHeight w:val="833"/>
            </w:trPr>
          </w:trPrChange>
        </w:trPr>
        <w:tc>
          <w:tcPr>
            <w:tcW w:w="4324" w:type="dxa"/>
            <w:tcPrChange w:id="717" w:author="Kumar Baral" w:date="2023-02-13T11:26:00Z">
              <w:tcPr>
                <w:tcW w:w="4718" w:type="dxa"/>
              </w:tcPr>
            </w:tcPrChange>
          </w:tcPr>
          <w:p w14:paraId="3BC19B1C" w14:textId="77777777" w:rsidR="00D834E2" w:rsidRPr="000C5A61" w:rsidRDefault="00D834E2" w:rsidP="009564D9">
            <w:pPr>
              <w:ind w:right="-46"/>
              <w:rPr>
                <w:ins w:id="718" w:author="Kumar Baral" w:date="2023-02-13T11:15:00Z"/>
                <w:b/>
                <w:bCs/>
              </w:rPr>
            </w:pPr>
            <w:ins w:id="719" w:author="Kumar Baral" w:date="2023-02-13T11:15:00Z">
              <w:r w:rsidRPr="000C5A61">
                <w:rPr>
                  <w:b/>
                  <w:bCs/>
                </w:rPr>
                <w:t>Turbines</w:t>
              </w:r>
            </w:ins>
          </w:p>
          <w:p w14:paraId="0D685851" w14:textId="77777777" w:rsidR="00D834E2" w:rsidRDefault="00D834E2" w:rsidP="009564D9">
            <w:pPr>
              <w:ind w:right="-46"/>
              <w:rPr>
                <w:ins w:id="720" w:author="Kumar Baral" w:date="2023-02-13T11:15:00Z"/>
              </w:rPr>
            </w:pPr>
            <w:ins w:id="721" w:author="Kumar Baral" w:date="2023-02-13T11:15:00Z">
              <w:r>
                <w:t>-type</w:t>
              </w:r>
            </w:ins>
          </w:p>
        </w:tc>
        <w:tc>
          <w:tcPr>
            <w:tcW w:w="4324" w:type="dxa"/>
            <w:tcPrChange w:id="722" w:author="Kumar Baral" w:date="2023-02-13T11:26:00Z">
              <w:tcPr>
                <w:tcW w:w="4718" w:type="dxa"/>
              </w:tcPr>
            </w:tcPrChange>
          </w:tcPr>
          <w:p w14:paraId="7710D86A" w14:textId="77777777" w:rsidR="00D834E2" w:rsidRDefault="00D834E2" w:rsidP="009564D9">
            <w:pPr>
              <w:ind w:right="-46"/>
              <w:rPr>
                <w:ins w:id="723" w:author="Kumar Baral" w:date="2023-02-13T11:15:00Z"/>
              </w:rPr>
            </w:pPr>
          </w:p>
          <w:p w14:paraId="5C4B552A" w14:textId="77777777" w:rsidR="00D834E2" w:rsidDel="009734A5" w:rsidRDefault="00D834E2" w:rsidP="009564D9">
            <w:pPr>
              <w:ind w:right="-46"/>
              <w:rPr>
                <w:ins w:id="724" w:author="Kumar Baral" w:date="2023-02-13T11:15:00Z"/>
              </w:rPr>
            </w:pPr>
            <w:ins w:id="725" w:author="Kumar Baral" w:date="2023-02-13T11:15:00Z">
              <w:r>
                <w:t>Pelton (3 jets horizontal shaft arrangement)</w:t>
              </w:r>
            </w:ins>
          </w:p>
        </w:tc>
      </w:tr>
      <w:tr w:rsidR="00D834E2" w14:paraId="25E6A62F" w14:textId="77777777" w:rsidTr="00F23E72">
        <w:trPr>
          <w:trHeight w:val="334"/>
          <w:ins w:id="726" w:author="Kumar Baral" w:date="2023-02-13T11:15:00Z"/>
          <w:trPrChange w:id="727" w:author="Kumar Baral" w:date="2023-02-13T11:26:00Z">
            <w:trPr>
              <w:trHeight w:val="476"/>
            </w:trPr>
          </w:trPrChange>
        </w:trPr>
        <w:tc>
          <w:tcPr>
            <w:tcW w:w="4324" w:type="dxa"/>
            <w:tcPrChange w:id="728" w:author="Kumar Baral" w:date="2023-02-13T11:26:00Z">
              <w:tcPr>
                <w:tcW w:w="4718" w:type="dxa"/>
              </w:tcPr>
            </w:tcPrChange>
          </w:tcPr>
          <w:p w14:paraId="4A6967BC" w14:textId="77777777" w:rsidR="00D834E2" w:rsidRDefault="00D834E2" w:rsidP="009564D9">
            <w:pPr>
              <w:ind w:right="-46"/>
              <w:rPr>
                <w:ins w:id="729" w:author="Kumar Baral" w:date="2023-02-13T11:15:00Z"/>
              </w:rPr>
            </w:pPr>
            <w:ins w:id="730" w:author="Kumar Baral" w:date="2023-02-13T11:15:00Z">
              <w:r>
                <w:t>-no of units</w:t>
              </w:r>
            </w:ins>
          </w:p>
        </w:tc>
        <w:tc>
          <w:tcPr>
            <w:tcW w:w="4324" w:type="dxa"/>
            <w:tcPrChange w:id="731" w:author="Kumar Baral" w:date="2023-02-13T11:26:00Z">
              <w:tcPr>
                <w:tcW w:w="4718" w:type="dxa"/>
              </w:tcPr>
            </w:tcPrChange>
          </w:tcPr>
          <w:p w14:paraId="48BD6C0A" w14:textId="77777777" w:rsidR="00D834E2" w:rsidDel="009734A5" w:rsidRDefault="00D834E2" w:rsidP="009564D9">
            <w:pPr>
              <w:ind w:right="-46"/>
              <w:rPr>
                <w:ins w:id="732" w:author="Kumar Baral" w:date="2023-02-13T11:15:00Z"/>
              </w:rPr>
            </w:pPr>
            <w:ins w:id="733" w:author="Kumar Baral" w:date="2023-02-13T11:15:00Z">
              <w:r>
                <w:t xml:space="preserve">3 </w:t>
              </w:r>
              <w:proofErr w:type="spellStart"/>
              <w:r>
                <w:t>nos</w:t>
              </w:r>
              <w:proofErr w:type="spellEnd"/>
            </w:ins>
          </w:p>
        </w:tc>
      </w:tr>
      <w:tr w:rsidR="00D834E2" w14:paraId="2BEB7A50" w14:textId="77777777" w:rsidTr="00F23E72">
        <w:trPr>
          <w:trHeight w:val="594"/>
          <w:ins w:id="734" w:author="Kumar Baral" w:date="2023-02-13T11:15:00Z"/>
          <w:trPrChange w:id="735" w:author="Kumar Baral" w:date="2023-02-13T11:26:00Z">
            <w:trPr>
              <w:trHeight w:val="846"/>
            </w:trPr>
          </w:trPrChange>
        </w:trPr>
        <w:tc>
          <w:tcPr>
            <w:tcW w:w="4324" w:type="dxa"/>
            <w:tcPrChange w:id="736" w:author="Kumar Baral" w:date="2023-02-13T11:26:00Z">
              <w:tcPr>
                <w:tcW w:w="4718" w:type="dxa"/>
              </w:tcPr>
            </w:tcPrChange>
          </w:tcPr>
          <w:p w14:paraId="1C8217CB" w14:textId="77777777" w:rsidR="00D834E2" w:rsidRPr="000C5A61" w:rsidRDefault="00D834E2" w:rsidP="009564D9">
            <w:pPr>
              <w:ind w:right="-46"/>
              <w:rPr>
                <w:ins w:id="737" w:author="Kumar Baral" w:date="2023-02-13T11:15:00Z"/>
                <w:b/>
                <w:bCs/>
              </w:rPr>
            </w:pPr>
            <w:ins w:id="738" w:author="Kumar Baral" w:date="2023-02-13T11:15:00Z">
              <w:r w:rsidRPr="000C5A61">
                <w:rPr>
                  <w:b/>
                  <w:bCs/>
                </w:rPr>
                <w:t>Generators</w:t>
              </w:r>
            </w:ins>
          </w:p>
          <w:p w14:paraId="45D77B7F" w14:textId="77777777" w:rsidR="00D834E2" w:rsidRDefault="00D834E2" w:rsidP="009564D9">
            <w:pPr>
              <w:ind w:right="-46"/>
              <w:rPr>
                <w:ins w:id="739" w:author="Kumar Baral" w:date="2023-02-13T11:15:00Z"/>
              </w:rPr>
            </w:pPr>
            <w:ins w:id="740" w:author="Kumar Baral" w:date="2023-02-13T11:15:00Z">
              <w:r>
                <w:t>-type</w:t>
              </w:r>
            </w:ins>
          </w:p>
        </w:tc>
        <w:tc>
          <w:tcPr>
            <w:tcW w:w="4324" w:type="dxa"/>
            <w:tcPrChange w:id="741" w:author="Kumar Baral" w:date="2023-02-13T11:26:00Z">
              <w:tcPr>
                <w:tcW w:w="4718" w:type="dxa"/>
              </w:tcPr>
            </w:tcPrChange>
          </w:tcPr>
          <w:p w14:paraId="76A98C2D" w14:textId="77777777" w:rsidR="00D834E2" w:rsidRDefault="00D834E2" w:rsidP="009564D9">
            <w:pPr>
              <w:ind w:right="-46"/>
              <w:rPr>
                <w:ins w:id="742" w:author="Kumar Baral" w:date="2023-02-13T11:15:00Z"/>
              </w:rPr>
            </w:pPr>
          </w:p>
          <w:p w14:paraId="6173A0C4" w14:textId="77777777" w:rsidR="00D834E2" w:rsidDel="009734A5" w:rsidRDefault="00D834E2" w:rsidP="009564D9">
            <w:pPr>
              <w:ind w:right="-46"/>
              <w:rPr>
                <w:ins w:id="743" w:author="Kumar Baral" w:date="2023-02-13T11:15:00Z"/>
              </w:rPr>
            </w:pPr>
            <w:ins w:id="744" w:author="Kumar Baral" w:date="2023-02-13T11:15:00Z">
              <w:r>
                <w:t xml:space="preserve">Synchronous, brushless, </w:t>
              </w:r>
              <w:proofErr w:type="spellStart"/>
              <w:r>
                <w:t>self excited</w:t>
              </w:r>
              <w:proofErr w:type="spellEnd"/>
            </w:ins>
          </w:p>
        </w:tc>
      </w:tr>
      <w:tr w:rsidR="00D834E2" w14:paraId="2FC2AAD8" w14:textId="77777777" w:rsidTr="00F23E72">
        <w:trPr>
          <w:trHeight w:val="324"/>
          <w:ins w:id="745" w:author="Kumar Baral" w:date="2023-02-13T11:15:00Z"/>
          <w:trPrChange w:id="746" w:author="Kumar Baral" w:date="2023-02-13T11:26:00Z">
            <w:trPr>
              <w:trHeight w:val="462"/>
            </w:trPr>
          </w:trPrChange>
        </w:trPr>
        <w:tc>
          <w:tcPr>
            <w:tcW w:w="4324" w:type="dxa"/>
            <w:tcPrChange w:id="747" w:author="Kumar Baral" w:date="2023-02-13T11:26:00Z">
              <w:tcPr>
                <w:tcW w:w="4718" w:type="dxa"/>
              </w:tcPr>
            </w:tcPrChange>
          </w:tcPr>
          <w:p w14:paraId="03C01340" w14:textId="77777777" w:rsidR="00D834E2" w:rsidRDefault="00D834E2" w:rsidP="009564D9">
            <w:pPr>
              <w:ind w:right="-46"/>
              <w:rPr>
                <w:ins w:id="748" w:author="Kumar Baral" w:date="2023-02-13T11:15:00Z"/>
              </w:rPr>
            </w:pPr>
            <w:ins w:id="749" w:author="Kumar Baral" w:date="2023-02-13T11:15:00Z">
              <w:r>
                <w:t>No of units</w:t>
              </w:r>
            </w:ins>
          </w:p>
        </w:tc>
        <w:tc>
          <w:tcPr>
            <w:tcW w:w="4324" w:type="dxa"/>
            <w:tcPrChange w:id="750" w:author="Kumar Baral" w:date="2023-02-13T11:26:00Z">
              <w:tcPr>
                <w:tcW w:w="4718" w:type="dxa"/>
              </w:tcPr>
            </w:tcPrChange>
          </w:tcPr>
          <w:p w14:paraId="7AAF3CF6" w14:textId="77777777" w:rsidR="00D834E2" w:rsidDel="009734A5" w:rsidRDefault="00D834E2" w:rsidP="009564D9">
            <w:pPr>
              <w:ind w:right="-46"/>
              <w:rPr>
                <w:ins w:id="751" w:author="Kumar Baral" w:date="2023-02-13T11:15:00Z"/>
              </w:rPr>
            </w:pPr>
            <w:ins w:id="752" w:author="Kumar Baral" w:date="2023-02-13T11:15:00Z">
              <w:r>
                <w:t xml:space="preserve">3 </w:t>
              </w:r>
              <w:proofErr w:type="spellStart"/>
              <w:r>
                <w:t>nos</w:t>
              </w:r>
              <w:proofErr w:type="spellEnd"/>
            </w:ins>
          </w:p>
        </w:tc>
      </w:tr>
      <w:tr w:rsidR="00D834E2" w14:paraId="2CDBEEE6" w14:textId="77777777" w:rsidTr="00F23E72">
        <w:trPr>
          <w:trHeight w:val="334"/>
          <w:ins w:id="753" w:author="Kumar Baral" w:date="2023-02-13T11:15:00Z"/>
          <w:trPrChange w:id="754" w:author="Kumar Baral" w:date="2023-02-13T11:26:00Z">
            <w:trPr>
              <w:trHeight w:val="476"/>
            </w:trPr>
          </w:trPrChange>
        </w:trPr>
        <w:tc>
          <w:tcPr>
            <w:tcW w:w="4324" w:type="dxa"/>
            <w:tcPrChange w:id="755" w:author="Kumar Baral" w:date="2023-02-13T11:26:00Z">
              <w:tcPr>
                <w:tcW w:w="4718" w:type="dxa"/>
              </w:tcPr>
            </w:tcPrChange>
          </w:tcPr>
          <w:p w14:paraId="5A20F583" w14:textId="77777777" w:rsidR="00D834E2" w:rsidRDefault="00D834E2" w:rsidP="009564D9">
            <w:pPr>
              <w:ind w:right="-46"/>
              <w:rPr>
                <w:ins w:id="756" w:author="Kumar Baral" w:date="2023-02-13T11:15:00Z"/>
              </w:rPr>
            </w:pPr>
            <w:ins w:id="757" w:author="Kumar Baral" w:date="2023-02-13T11:15:00Z">
              <w:r>
                <w:t>Capacity</w:t>
              </w:r>
            </w:ins>
          </w:p>
        </w:tc>
        <w:tc>
          <w:tcPr>
            <w:tcW w:w="4324" w:type="dxa"/>
            <w:tcPrChange w:id="758" w:author="Kumar Baral" w:date="2023-02-13T11:26:00Z">
              <w:tcPr>
                <w:tcW w:w="4718" w:type="dxa"/>
              </w:tcPr>
            </w:tcPrChange>
          </w:tcPr>
          <w:p w14:paraId="3D7782A6" w14:textId="77777777" w:rsidR="00D834E2" w:rsidDel="009734A5" w:rsidRDefault="00D834E2" w:rsidP="009564D9">
            <w:pPr>
              <w:ind w:right="-46"/>
              <w:rPr>
                <w:ins w:id="759" w:author="Kumar Baral" w:date="2023-02-13T11:15:00Z"/>
              </w:rPr>
            </w:pPr>
            <w:ins w:id="760" w:author="Kumar Baral" w:date="2023-02-13T11:15:00Z">
              <w:r>
                <w:t>5 MVA</w:t>
              </w:r>
            </w:ins>
          </w:p>
        </w:tc>
      </w:tr>
      <w:tr w:rsidR="00D834E2" w14:paraId="1CD6FA22" w14:textId="77777777" w:rsidTr="00F23E72">
        <w:trPr>
          <w:trHeight w:val="334"/>
          <w:ins w:id="761" w:author="Kumar Baral" w:date="2023-02-13T11:15:00Z"/>
          <w:trPrChange w:id="762" w:author="Kumar Baral" w:date="2023-02-13T11:26:00Z">
            <w:trPr>
              <w:trHeight w:val="476"/>
            </w:trPr>
          </w:trPrChange>
        </w:trPr>
        <w:tc>
          <w:tcPr>
            <w:tcW w:w="4324" w:type="dxa"/>
            <w:tcPrChange w:id="763" w:author="Kumar Baral" w:date="2023-02-13T11:26:00Z">
              <w:tcPr>
                <w:tcW w:w="4718" w:type="dxa"/>
              </w:tcPr>
            </w:tcPrChange>
          </w:tcPr>
          <w:p w14:paraId="0C68CA2B" w14:textId="77777777" w:rsidR="00D834E2" w:rsidRDefault="00D834E2" w:rsidP="009564D9">
            <w:pPr>
              <w:ind w:right="-46"/>
              <w:rPr>
                <w:ins w:id="764" w:author="Kumar Baral" w:date="2023-02-13T11:15:00Z"/>
              </w:rPr>
            </w:pPr>
            <w:ins w:id="765" w:author="Kumar Baral" w:date="2023-02-13T11:15:00Z">
              <w:r>
                <w:t>Voltage</w:t>
              </w:r>
            </w:ins>
          </w:p>
        </w:tc>
        <w:tc>
          <w:tcPr>
            <w:tcW w:w="4324" w:type="dxa"/>
            <w:tcPrChange w:id="766" w:author="Kumar Baral" w:date="2023-02-13T11:26:00Z">
              <w:tcPr>
                <w:tcW w:w="4718" w:type="dxa"/>
              </w:tcPr>
            </w:tcPrChange>
          </w:tcPr>
          <w:p w14:paraId="2B209A94" w14:textId="77777777" w:rsidR="00D834E2" w:rsidDel="009734A5" w:rsidRDefault="00D834E2" w:rsidP="009564D9">
            <w:pPr>
              <w:ind w:right="-46"/>
              <w:rPr>
                <w:ins w:id="767" w:author="Kumar Baral" w:date="2023-02-13T11:15:00Z"/>
              </w:rPr>
            </w:pPr>
            <w:ins w:id="768" w:author="Kumar Baral" w:date="2023-02-13T11:15:00Z">
              <w:r>
                <w:t>6.6 kV</w:t>
              </w:r>
            </w:ins>
          </w:p>
        </w:tc>
      </w:tr>
      <w:tr w:rsidR="00D834E2" w14:paraId="6F38650B" w14:textId="77777777" w:rsidTr="00F23E72">
        <w:trPr>
          <w:trHeight w:val="324"/>
          <w:ins w:id="769" w:author="Kumar Baral" w:date="2023-02-13T11:15:00Z"/>
          <w:trPrChange w:id="770" w:author="Kumar Baral" w:date="2023-02-13T11:26:00Z">
            <w:trPr>
              <w:trHeight w:val="462"/>
            </w:trPr>
          </w:trPrChange>
        </w:trPr>
        <w:tc>
          <w:tcPr>
            <w:tcW w:w="4324" w:type="dxa"/>
            <w:tcPrChange w:id="771" w:author="Kumar Baral" w:date="2023-02-13T11:26:00Z">
              <w:tcPr>
                <w:tcW w:w="4718" w:type="dxa"/>
              </w:tcPr>
            </w:tcPrChange>
          </w:tcPr>
          <w:p w14:paraId="7E46A012" w14:textId="77777777" w:rsidR="00D834E2" w:rsidRPr="000C5A61" w:rsidRDefault="00D834E2" w:rsidP="009564D9">
            <w:pPr>
              <w:ind w:right="-46"/>
              <w:rPr>
                <w:ins w:id="772" w:author="Kumar Baral" w:date="2023-02-13T11:15:00Z"/>
                <w:b/>
                <w:bCs/>
              </w:rPr>
            </w:pPr>
            <w:ins w:id="773" w:author="Kumar Baral" w:date="2023-02-13T11:15:00Z">
              <w:r w:rsidRPr="000C5A61">
                <w:rPr>
                  <w:b/>
                  <w:bCs/>
                </w:rPr>
                <w:t>Transmission Line</w:t>
              </w:r>
            </w:ins>
          </w:p>
        </w:tc>
        <w:tc>
          <w:tcPr>
            <w:tcW w:w="4324" w:type="dxa"/>
            <w:tcPrChange w:id="774" w:author="Kumar Baral" w:date="2023-02-13T11:26:00Z">
              <w:tcPr>
                <w:tcW w:w="4718" w:type="dxa"/>
              </w:tcPr>
            </w:tcPrChange>
          </w:tcPr>
          <w:p w14:paraId="7677DBCE" w14:textId="77777777" w:rsidR="00D834E2" w:rsidDel="009734A5" w:rsidRDefault="00D834E2" w:rsidP="009564D9">
            <w:pPr>
              <w:ind w:right="-46"/>
              <w:rPr>
                <w:ins w:id="775" w:author="Kumar Baral" w:date="2023-02-13T11:15:00Z"/>
              </w:rPr>
            </w:pPr>
          </w:p>
        </w:tc>
      </w:tr>
      <w:tr w:rsidR="00D834E2" w14:paraId="2500E33A" w14:textId="77777777" w:rsidTr="00F23E72">
        <w:trPr>
          <w:trHeight w:val="334"/>
          <w:ins w:id="776" w:author="Kumar Baral" w:date="2023-02-13T11:15:00Z"/>
          <w:trPrChange w:id="777" w:author="Kumar Baral" w:date="2023-02-13T11:26:00Z">
            <w:trPr>
              <w:trHeight w:val="476"/>
            </w:trPr>
          </w:trPrChange>
        </w:trPr>
        <w:tc>
          <w:tcPr>
            <w:tcW w:w="4324" w:type="dxa"/>
            <w:tcPrChange w:id="778" w:author="Kumar Baral" w:date="2023-02-13T11:26:00Z">
              <w:tcPr>
                <w:tcW w:w="4718" w:type="dxa"/>
              </w:tcPr>
            </w:tcPrChange>
          </w:tcPr>
          <w:p w14:paraId="618956E6" w14:textId="77777777" w:rsidR="00D834E2" w:rsidRDefault="00D834E2" w:rsidP="009564D9">
            <w:pPr>
              <w:ind w:right="-46"/>
              <w:rPr>
                <w:ins w:id="779" w:author="Kumar Baral" w:date="2023-02-13T11:15:00Z"/>
              </w:rPr>
            </w:pPr>
            <w:ins w:id="780" w:author="Kumar Baral" w:date="2023-02-13T11:15:00Z">
              <w:r>
                <w:t>-length</w:t>
              </w:r>
            </w:ins>
          </w:p>
        </w:tc>
        <w:tc>
          <w:tcPr>
            <w:tcW w:w="4324" w:type="dxa"/>
            <w:tcPrChange w:id="781" w:author="Kumar Baral" w:date="2023-02-13T11:26:00Z">
              <w:tcPr>
                <w:tcW w:w="4718" w:type="dxa"/>
              </w:tcPr>
            </w:tcPrChange>
          </w:tcPr>
          <w:p w14:paraId="6CD791CA" w14:textId="77777777" w:rsidR="00D834E2" w:rsidDel="009734A5" w:rsidRDefault="00D834E2" w:rsidP="009564D9">
            <w:pPr>
              <w:ind w:right="-46"/>
              <w:rPr>
                <w:ins w:id="782" w:author="Kumar Baral" w:date="2023-02-13T11:15:00Z"/>
              </w:rPr>
            </w:pPr>
            <w:ins w:id="783" w:author="Kumar Baral" w:date="2023-02-13T11:15:00Z">
              <w:r>
                <w:t>0.5 km</w:t>
              </w:r>
            </w:ins>
          </w:p>
        </w:tc>
      </w:tr>
      <w:tr w:rsidR="00D834E2" w14:paraId="7EC9C2BE" w14:textId="77777777" w:rsidTr="00F23E72">
        <w:trPr>
          <w:trHeight w:val="334"/>
          <w:ins w:id="784" w:author="Kumar Baral" w:date="2023-02-13T11:15:00Z"/>
          <w:trPrChange w:id="785" w:author="Kumar Baral" w:date="2023-02-13T11:26:00Z">
            <w:trPr>
              <w:trHeight w:val="476"/>
            </w:trPr>
          </w:trPrChange>
        </w:trPr>
        <w:tc>
          <w:tcPr>
            <w:tcW w:w="4324" w:type="dxa"/>
            <w:tcPrChange w:id="786" w:author="Kumar Baral" w:date="2023-02-13T11:26:00Z">
              <w:tcPr>
                <w:tcW w:w="4718" w:type="dxa"/>
              </w:tcPr>
            </w:tcPrChange>
          </w:tcPr>
          <w:p w14:paraId="2E19F0D4" w14:textId="77777777" w:rsidR="00D834E2" w:rsidRDefault="00D834E2" w:rsidP="009564D9">
            <w:pPr>
              <w:ind w:right="-46"/>
              <w:rPr>
                <w:ins w:id="787" w:author="Kumar Baral" w:date="2023-02-13T11:15:00Z"/>
              </w:rPr>
            </w:pPr>
            <w:ins w:id="788" w:author="Kumar Baral" w:date="2023-02-13T11:15:00Z">
              <w:r>
                <w:t>-voltage</w:t>
              </w:r>
            </w:ins>
          </w:p>
        </w:tc>
        <w:tc>
          <w:tcPr>
            <w:tcW w:w="4324" w:type="dxa"/>
            <w:tcPrChange w:id="789" w:author="Kumar Baral" w:date="2023-02-13T11:26:00Z">
              <w:tcPr>
                <w:tcW w:w="4718" w:type="dxa"/>
              </w:tcPr>
            </w:tcPrChange>
          </w:tcPr>
          <w:p w14:paraId="3438B6CE" w14:textId="77777777" w:rsidR="00D834E2" w:rsidDel="009734A5" w:rsidRDefault="00D834E2" w:rsidP="009564D9">
            <w:pPr>
              <w:ind w:right="-46"/>
              <w:rPr>
                <w:ins w:id="790" w:author="Kumar Baral" w:date="2023-02-13T11:15:00Z"/>
              </w:rPr>
            </w:pPr>
            <w:ins w:id="791" w:author="Kumar Baral" w:date="2023-02-13T11:15:00Z">
              <w:r>
                <w:t>132 kV</w:t>
              </w:r>
            </w:ins>
          </w:p>
        </w:tc>
      </w:tr>
      <w:tr w:rsidR="00D834E2" w14:paraId="1F213F0C" w14:textId="77777777" w:rsidTr="00F23E72">
        <w:trPr>
          <w:trHeight w:val="324"/>
          <w:ins w:id="792" w:author="Kumar Baral" w:date="2023-02-13T11:15:00Z"/>
          <w:trPrChange w:id="793" w:author="Kumar Baral" w:date="2023-02-13T11:26:00Z">
            <w:trPr>
              <w:trHeight w:val="462"/>
            </w:trPr>
          </w:trPrChange>
        </w:trPr>
        <w:tc>
          <w:tcPr>
            <w:tcW w:w="4324" w:type="dxa"/>
            <w:tcPrChange w:id="794" w:author="Kumar Baral" w:date="2023-02-13T11:26:00Z">
              <w:tcPr>
                <w:tcW w:w="4718" w:type="dxa"/>
              </w:tcPr>
            </w:tcPrChange>
          </w:tcPr>
          <w:p w14:paraId="1D40DEEC" w14:textId="77777777" w:rsidR="00D834E2" w:rsidRPr="000C5A61" w:rsidRDefault="00D834E2" w:rsidP="009564D9">
            <w:pPr>
              <w:ind w:right="-46"/>
              <w:rPr>
                <w:ins w:id="795" w:author="Kumar Baral" w:date="2023-02-13T11:15:00Z"/>
                <w:b/>
                <w:bCs/>
              </w:rPr>
            </w:pPr>
            <w:ins w:id="796" w:author="Kumar Baral" w:date="2023-02-13T11:15:00Z">
              <w:r w:rsidRPr="000C5A61">
                <w:rPr>
                  <w:b/>
                  <w:bCs/>
                </w:rPr>
                <w:t>Mean annual saleable energy Production</w:t>
              </w:r>
            </w:ins>
          </w:p>
        </w:tc>
        <w:tc>
          <w:tcPr>
            <w:tcW w:w="4324" w:type="dxa"/>
            <w:tcPrChange w:id="797" w:author="Kumar Baral" w:date="2023-02-13T11:26:00Z">
              <w:tcPr>
                <w:tcW w:w="4718" w:type="dxa"/>
              </w:tcPr>
            </w:tcPrChange>
          </w:tcPr>
          <w:p w14:paraId="5CB4CCCA" w14:textId="77777777" w:rsidR="00D834E2" w:rsidDel="009734A5" w:rsidRDefault="00D834E2" w:rsidP="009564D9">
            <w:pPr>
              <w:ind w:right="-46"/>
              <w:rPr>
                <w:ins w:id="798" w:author="Kumar Baral" w:date="2023-02-13T11:15:00Z"/>
              </w:rPr>
            </w:pPr>
            <w:ins w:id="799" w:author="Kumar Baral" w:date="2023-02-13T11:15:00Z">
              <w:r>
                <w:t xml:space="preserve">66.23 </w:t>
              </w:r>
              <w:proofErr w:type="spellStart"/>
              <w:r>
                <w:t>GWh</w:t>
              </w:r>
              <w:proofErr w:type="spellEnd"/>
              <w:r>
                <w:t xml:space="preserve"> in a normal year</w:t>
              </w:r>
            </w:ins>
          </w:p>
        </w:tc>
      </w:tr>
      <w:tr w:rsidR="00D834E2" w14:paraId="0C46E60F" w14:textId="77777777" w:rsidTr="00F23E72">
        <w:trPr>
          <w:trHeight w:val="334"/>
          <w:ins w:id="800" w:author="Kumar Baral" w:date="2023-02-13T11:15:00Z"/>
          <w:trPrChange w:id="801" w:author="Kumar Baral" w:date="2023-02-13T11:26:00Z">
            <w:trPr>
              <w:trHeight w:val="476"/>
            </w:trPr>
          </w:trPrChange>
        </w:trPr>
        <w:tc>
          <w:tcPr>
            <w:tcW w:w="4324" w:type="dxa"/>
            <w:tcPrChange w:id="802" w:author="Kumar Baral" w:date="2023-02-13T11:26:00Z">
              <w:tcPr>
                <w:tcW w:w="4718" w:type="dxa"/>
              </w:tcPr>
            </w:tcPrChange>
          </w:tcPr>
          <w:p w14:paraId="597C64C8" w14:textId="77777777" w:rsidR="00D834E2" w:rsidRDefault="00D834E2" w:rsidP="009564D9">
            <w:pPr>
              <w:ind w:right="-46"/>
              <w:rPr>
                <w:ins w:id="803" w:author="Kumar Baral" w:date="2023-02-13T11:15:00Z"/>
              </w:rPr>
            </w:pPr>
            <w:ins w:id="804" w:author="Kumar Baral" w:date="2023-02-13T11:15:00Z">
              <w:r>
                <w:t>Dry Energy ( Mid December-mid April)</w:t>
              </w:r>
            </w:ins>
          </w:p>
        </w:tc>
        <w:tc>
          <w:tcPr>
            <w:tcW w:w="4324" w:type="dxa"/>
            <w:tcPrChange w:id="805" w:author="Kumar Baral" w:date="2023-02-13T11:26:00Z">
              <w:tcPr>
                <w:tcW w:w="4718" w:type="dxa"/>
              </w:tcPr>
            </w:tcPrChange>
          </w:tcPr>
          <w:p w14:paraId="14333A0E" w14:textId="77777777" w:rsidR="00D834E2" w:rsidDel="009734A5" w:rsidRDefault="00D834E2" w:rsidP="009564D9">
            <w:pPr>
              <w:ind w:right="-46"/>
              <w:rPr>
                <w:ins w:id="806" w:author="Kumar Baral" w:date="2023-02-13T11:15:00Z"/>
              </w:rPr>
            </w:pPr>
            <w:ins w:id="807" w:author="Kumar Baral" w:date="2023-02-13T11:15:00Z">
              <w:r>
                <w:t xml:space="preserve">16.60 </w:t>
              </w:r>
              <w:proofErr w:type="spellStart"/>
              <w:r>
                <w:t>GWh</w:t>
              </w:r>
              <w:proofErr w:type="spellEnd"/>
            </w:ins>
          </w:p>
        </w:tc>
      </w:tr>
      <w:tr w:rsidR="00D834E2" w14:paraId="6BEF68B0" w14:textId="77777777" w:rsidTr="00F23E72">
        <w:trPr>
          <w:trHeight w:val="334"/>
          <w:ins w:id="808" w:author="Kumar Baral" w:date="2023-02-13T11:15:00Z"/>
          <w:trPrChange w:id="809" w:author="Kumar Baral" w:date="2023-02-13T11:26:00Z">
            <w:trPr>
              <w:trHeight w:val="476"/>
            </w:trPr>
          </w:trPrChange>
        </w:trPr>
        <w:tc>
          <w:tcPr>
            <w:tcW w:w="4324" w:type="dxa"/>
            <w:tcPrChange w:id="810" w:author="Kumar Baral" w:date="2023-02-13T11:26:00Z">
              <w:tcPr>
                <w:tcW w:w="4718" w:type="dxa"/>
              </w:tcPr>
            </w:tcPrChange>
          </w:tcPr>
          <w:p w14:paraId="16F47F0E" w14:textId="77777777" w:rsidR="00D834E2" w:rsidRDefault="00D834E2" w:rsidP="009564D9">
            <w:pPr>
              <w:ind w:right="-46"/>
              <w:rPr>
                <w:ins w:id="811" w:author="Kumar Baral" w:date="2023-02-13T11:15:00Z"/>
              </w:rPr>
            </w:pPr>
            <w:proofErr w:type="spellStart"/>
            <w:ins w:id="812" w:author="Kumar Baral" w:date="2023-02-13T11:15:00Z">
              <w:r>
                <w:t>Wer</w:t>
              </w:r>
              <w:proofErr w:type="spellEnd"/>
              <w:r>
                <w:t xml:space="preserve"> Energy ( </w:t>
              </w:r>
              <w:proofErr w:type="spellStart"/>
              <w:r>
                <w:t>mid April</w:t>
              </w:r>
              <w:proofErr w:type="spellEnd"/>
              <w:r>
                <w:t>-mid December)</w:t>
              </w:r>
            </w:ins>
          </w:p>
        </w:tc>
        <w:tc>
          <w:tcPr>
            <w:tcW w:w="4324" w:type="dxa"/>
            <w:tcPrChange w:id="813" w:author="Kumar Baral" w:date="2023-02-13T11:26:00Z">
              <w:tcPr>
                <w:tcW w:w="4718" w:type="dxa"/>
              </w:tcPr>
            </w:tcPrChange>
          </w:tcPr>
          <w:p w14:paraId="3CBAF901" w14:textId="77777777" w:rsidR="00D834E2" w:rsidDel="009734A5" w:rsidRDefault="00D834E2" w:rsidP="009564D9">
            <w:pPr>
              <w:ind w:right="-46"/>
              <w:rPr>
                <w:ins w:id="814" w:author="Kumar Baral" w:date="2023-02-13T11:15:00Z"/>
              </w:rPr>
            </w:pPr>
            <w:ins w:id="815" w:author="Kumar Baral" w:date="2023-02-13T11:15:00Z">
              <w:r>
                <w:t xml:space="preserve">49.63 </w:t>
              </w:r>
              <w:proofErr w:type="spellStart"/>
              <w:r>
                <w:t>GWh</w:t>
              </w:r>
              <w:proofErr w:type="spellEnd"/>
            </w:ins>
          </w:p>
        </w:tc>
      </w:tr>
      <w:tr w:rsidR="00D834E2" w14:paraId="6881B39F" w14:textId="77777777" w:rsidTr="00F23E72">
        <w:trPr>
          <w:trHeight w:val="324"/>
          <w:ins w:id="816" w:author="Kumar Baral" w:date="2023-02-13T11:15:00Z"/>
          <w:trPrChange w:id="817" w:author="Kumar Baral" w:date="2023-02-13T11:26:00Z">
            <w:trPr>
              <w:trHeight w:val="462"/>
            </w:trPr>
          </w:trPrChange>
        </w:trPr>
        <w:tc>
          <w:tcPr>
            <w:tcW w:w="4324" w:type="dxa"/>
            <w:tcPrChange w:id="818" w:author="Kumar Baral" w:date="2023-02-13T11:26:00Z">
              <w:tcPr>
                <w:tcW w:w="4718" w:type="dxa"/>
              </w:tcPr>
            </w:tcPrChange>
          </w:tcPr>
          <w:p w14:paraId="5A901329" w14:textId="77777777" w:rsidR="00D834E2" w:rsidRDefault="00D834E2" w:rsidP="009564D9">
            <w:pPr>
              <w:ind w:right="-46"/>
              <w:rPr>
                <w:ins w:id="819" w:author="Kumar Baral" w:date="2023-02-13T11:15:00Z"/>
              </w:rPr>
            </w:pPr>
            <w:ins w:id="820" w:author="Kumar Baral" w:date="2023-02-13T11:15:00Z">
              <w:r>
                <w:t>Commissioned date</w:t>
              </w:r>
            </w:ins>
          </w:p>
        </w:tc>
        <w:tc>
          <w:tcPr>
            <w:tcW w:w="4324" w:type="dxa"/>
            <w:tcPrChange w:id="821" w:author="Kumar Baral" w:date="2023-02-13T11:26:00Z">
              <w:tcPr>
                <w:tcW w:w="4718" w:type="dxa"/>
              </w:tcPr>
            </w:tcPrChange>
          </w:tcPr>
          <w:p w14:paraId="643BE309" w14:textId="77777777" w:rsidR="00D834E2" w:rsidDel="009734A5" w:rsidRDefault="00D834E2" w:rsidP="009564D9">
            <w:pPr>
              <w:ind w:right="-46"/>
              <w:rPr>
                <w:ins w:id="822" w:author="Kumar Baral" w:date="2023-02-13T11:15:00Z"/>
              </w:rPr>
            </w:pPr>
            <w:ins w:id="823" w:author="Kumar Baral" w:date="2023-02-13T11:15:00Z">
              <w:r w:rsidRPr="000C5A61">
                <w:t>22</w:t>
              </w:r>
              <w:r w:rsidRPr="003F3DFF">
                <w:rPr>
                  <w:vertAlign w:val="superscript"/>
                </w:rPr>
                <w:t>nd</w:t>
              </w:r>
              <w:r w:rsidRPr="000C5A61">
                <w:t xml:space="preserve"> of Chaitra 2072</w:t>
              </w:r>
            </w:ins>
          </w:p>
        </w:tc>
      </w:tr>
    </w:tbl>
    <w:p w14:paraId="466010C2" w14:textId="77777777" w:rsidR="004E4200" w:rsidRPr="006D015F" w:rsidDel="007C4B44" w:rsidRDefault="004E4200" w:rsidP="004548FE">
      <w:pPr>
        <w:pStyle w:val="TableofFigures"/>
        <w:tabs>
          <w:tab w:val="right" w:leader="dot" w:pos="9170"/>
        </w:tabs>
        <w:rPr>
          <w:del w:id="824" w:author="Kumar Baral" w:date="2023-02-13T11:13:00Z"/>
          <w:b/>
        </w:rPr>
      </w:pPr>
    </w:p>
    <w:p w14:paraId="0521D0DF" w14:textId="7820A937" w:rsidR="00C17D1D" w:rsidRDefault="00C17D1D">
      <w:pPr>
        <w:pStyle w:val="TableofFigures"/>
        <w:tabs>
          <w:tab w:val="right" w:leader="dot" w:pos="9170"/>
        </w:tabs>
        <w:rPr>
          <w:ins w:id="825" w:author="Kumar Baral" w:date="2023-02-13T11:13:00Z"/>
        </w:rPr>
        <w:pPrChange w:id="826" w:author="Kumar Baral" w:date="2023-02-13T11:13:00Z">
          <w:pPr>
            <w:tabs>
              <w:tab w:val="left" w:pos="5130"/>
            </w:tabs>
            <w:spacing w:before="0" w:after="0"/>
            <w:ind w:left="5130" w:hanging="5130"/>
          </w:pPr>
        </w:pPrChange>
      </w:pPr>
    </w:p>
    <w:p w14:paraId="18088A62" w14:textId="5F6AC3E2" w:rsidR="007C4B44" w:rsidRDefault="007C4B44" w:rsidP="00C17D1D">
      <w:pPr>
        <w:tabs>
          <w:tab w:val="left" w:pos="5130"/>
        </w:tabs>
        <w:spacing w:before="0" w:after="0"/>
        <w:ind w:left="5130" w:hanging="5130"/>
        <w:rPr>
          <w:ins w:id="827" w:author="Kumar Baral" w:date="2023-02-13T11:13:00Z"/>
        </w:rPr>
      </w:pPr>
    </w:p>
    <w:p w14:paraId="1DE9B169" w14:textId="77777777" w:rsidR="007C4B44" w:rsidRPr="006D015F" w:rsidRDefault="007C4B44" w:rsidP="00C17D1D">
      <w:pPr>
        <w:tabs>
          <w:tab w:val="left" w:pos="5130"/>
        </w:tabs>
        <w:spacing w:before="0" w:after="0"/>
        <w:ind w:left="5130" w:hanging="5130"/>
        <w:sectPr w:rsidR="007C4B44"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833" w:name="_Ref68876457"/>
      <w:bookmarkStart w:id="834" w:name="_Toc68879951"/>
      <w:bookmarkStart w:id="835" w:name="_Toc127191609"/>
      <w:bookmarkEnd w:id="2"/>
      <w:r w:rsidRPr="008D528F">
        <w:lastRenderedPageBreak/>
        <w:t>HYDROLOGY</w:t>
      </w:r>
      <w:bookmarkEnd w:id="833"/>
      <w:bookmarkEnd w:id="834"/>
      <w:bookmarkEnd w:id="835"/>
    </w:p>
    <w:p w14:paraId="115C71AC" w14:textId="1DF10DA9" w:rsidR="00BE56FB" w:rsidRDefault="00BE56FB" w:rsidP="00BE56FB">
      <w:pPr>
        <w:pStyle w:val="Heading2"/>
      </w:pPr>
      <w:bookmarkStart w:id="836" w:name="_Toc127191610"/>
      <w:bookmarkStart w:id="837" w:name="_Toc434844264"/>
      <w:bookmarkStart w:id="838" w:name="_Toc25316034"/>
      <w:bookmarkStart w:id="839" w:name="_Toc68879952"/>
      <w:ins w:id="840" w:author="Kumar Baral" w:date="2023-01-25T17:07:00Z">
        <w:r w:rsidRPr="001F4328">
          <w:t>Introduction</w:t>
        </w:r>
      </w:ins>
      <w:ins w:id="841" w:author="Kumar Baral" w:date="2023-02-13T11:17:00Z">
        <w:r w:rsidR="00F23E72">
          <w:t xml:space="preserve"> of the Project</w:t>
        </w:r>
      </w:ins>
      <w:bookmarkEnd w:id="836"/>
    </w:p>
    <w:p w14:paraId="3609E986" w14:textId="7E88FFA0" w:rsidR="001977F9" w:rsidRDefault="001977F9" w:rsidP="000C7DC9">
      <w:pPr>
        <w:ind w:right="-46"/>
      </w:pPr>
      <w:r>
        <w:t xml:space="preserve">Andhi Khola hydroelectric and rural electrification Project (AHREP) is located near Galyang Bazar, about 80km south-west from Pokhara on the </w:t>
      </w:r>
      <w:del w:id="842" w:author="Kumar Baral" w:date="2023-02-13T11:09:00Z">
        <w:r w:rsidDel="007C4B44">
          <w:delText xml:space="preserve">siddhartha </w:delText>
        </w:r>
      </w:del>
      <w:ins w:id="843" w:author="Kumar Baral" w:date="2023-02-13T11:09:00Z">
        <w:r w:rsidR="007C4B44">
          <w:t xml:space="preserve">Siddhartha </w:t>
        </w:r>
      </w:ins>
      <w:del w:id="844" w:author="Kumar Baral" w:date="2023-02-13T11:09:00Z">
        <w:r w:rsidDel="007C4B44">
          <w:delText xml:space="preserve">rajmarga </w:delText>
        </w:r>
      </w:del>
      <w:ins w:id="845" w:author="Kumar Baral" w:date="2023-02-13T11:09:00Z">
        <w:r w:rsidR="007C4B44">
          <w:t xml:space="preserve">Rajmarga </w:t>
        </w:r>
      </w:ins>
      <w:r w:rsidR="00833336">
        <w:t xml:space="preserve">in Syangja District, Gandaki </w:t>
      </w:r>
      <w:del w:id="846" w:author="Kumar Baral" w:date="2023-02-13T11:10:00Z">
        <w:r w:rsidR="00833336" w:rsidDel="007C4B44">
          <w:delText>Zone</w:delText>
        </w:r>
      </w:del>
      <w:ins w:id="847" w:author="Kumar Baral" w:date="2023-02-13T11:10:00Z">
        <w:r w:rsidR="007C4B44">
          <w:t>Province</w:t>
        </w:r>
      </w:ins>
      <w:r w:rsidR="00833336">
        <w:t>,</w:t>
      </w:r>
      <w:ins w:id="848" w:author="Kumar Baral" w:date="2023-02-13T11:10:00Z">
        <w:r w:rsidR="007C4B44">
          <w:t xml:space="preserve"> </w:t>
        </w:r>
      </w:ins>
      <w:del w:id="849" w:author="Kumar Baral" w:date="2023-02-13T11:10:00Z">
        <w:r w:rsidR="00833336" w:rsidDel="007C4B44">
          <w:delText xml:space="preserve"> Western Development Region, </w:delText>
        </w:r>
      </w:del>
      <w:r w:rsidR="00833336">
        <w:t xml:space="preserve">Nepal. Andhi Khola Hydroelectric &amp; Rural Electrification Project (AHREP) was commissioned in 1991 and has installed capacity of 5.1 MW. The Project was jointly funded by Government of Nepal (GON) and United Mission to Nepal (UMN). Butwal Power Company Ltd. owns and operates the power plant. </w:t>
      </w:r>
    </w:p>
    <w:p w14:paraId="28DAD602" w14:textId="610D933E" w:rsidR="00833336" w:rsidRDefault="00833336" w:rsidP="000C7DC9">
      <w:pPr>
        <w:ind w:right="-46"/>
      </w:pPr>
      <w:r>
        <w:t xml:space="preserve">The power produced is being mostly supplied to the 33kV national grid owned and operated by Nepal Electricity Authority (NEA) and part of power produced is distributed directly by BPC to local communities in Syangja and Palpa Districts. </w:t>
      </w:r>
      <w:del w:id="850" w:author="Kumar Baral" w:date="2023-02-13T11:10:00Z">
        <w:r w:rsidDel="007C4B44">
          <w:delText>BPC has planned to further extend the rural electrification in those districts.</w:delText>
        </w:r>
      </w:del>
    </w:p>
    <w:p w14:paraId="002F42DA" w14:textId="01834DD3" w:rsidR="00C27344" w:rsidRDefault="005F0AD9" w:rsidP="000C7DC9">
      <w:pPr>
        <w:ind w:right="-46"/>
      </w:pPr>
      <w:r>
        <w:t>Later on, the project was upgraded to 9.4 MW in from</w:t>
      </w:r>
      <w:r w:rsidR="00F70819">
        <w:t xml:space="preserve"> </w:t>
      </w:r>
      <w:r>
        <w:t>2011. The upgradation work completed on 2016.</w:t>
      </w:r>
      <w:r w:rsidR="001E3856">
        <w:t xml:space="preserve"> This project is now called </w:t>
      </w:r>
      <w:proofErr w:type="spellStart"/>
      <w:r w:rsidR="001E3856">
        <w:t>Andhi</w:t>
      </w:r>
      <w:proofErr w:type="spellEnd"/>
      <w:r w:rsidR="001E3856">
        <w:t xml:space="preserve"> </w:t>
      </w:r>
      <w:proofErr w:type="spellStart"/>
      <w:r w:rsidR="001E3856">
        <w:t>Khola</w:t>
      </w:r>
      <w:proofErr w:type="spellEnd"/>
      <w:r w:rsidR="001E3856">
        <w:t xml:space="preserve"> Hydropower Project Upgrading (AKHP(U)). </w:t>
      </w:r>
      <w:bookmarkStart w:id="851" w:name="_GoBack"/>
      <w:bookmarkEnd w:id="851"/>
      <w:del w:id="852" w:author="Kumar Baral" w:date="2023-02-13T12:30:00Z">
        <w:r w:rsidR="00833336" w:rsidDel="00053B33">
          <w:delText xml:space="preserve">The existing Andhi Khola Hydropower Plant is designed for firm power supply i.e. with 93 percentile exceedance level. </w:delText>
        </w:r>
      </w:del>
      <w:del w:id="853" w:author="Kumar Baral" w:date="2023-02-13T11:55:00Z">
        <w:r w:rsidR="00833336" w:rsidDel="009564D9">
          <w:delText xml:space="preserve">Second hand EM equipments were installed in the powerhouse because of the lact of resources then. </w:delText>
        </w:r>
      </w:del>
      <w:del w:id="854" w:author="Kumar Baral" w:date="2023-02-13T12:30:00Z">
        <w:r w:rsidR="00C27344" w:rsidDel="00053B33">
          <w:delText xml:space="preserve">BPC has decided to construct the Andhi Khola Hydropower Project (U) (AKHPU). </w:delText>
        </w:r>
      </w:del>
    </w:p>
    <w:p w14:paraId="1CDBAC34" w14:textId="40F8DB3D" w:rsidR="00C27344" w:rsidDel="00053B33" w:rsidRDefault="00C27344" w:rsidP="000C7DC9">
      <w:pPr>
        <w:ind w:right="-46"/>
        <w:rPr>
          <w:del w:id="855" w:author="Kumar Baral" w:date="2023-02-13T12:30:00Z"/>
        </w:rPr>
      </w:pPr>
      <w:del w:id="856" w:author="Kumar Baral" w:date="2023-02-13T12:30:00Z">
        <w:r w:rsidDel="00053B33">
          <w:delText xml:space="preserve">The feasibility study conducted in May 2005 has been updated to check financial, technical and environmental viability of the project. </w:delText>
        </w:r>
        <w:bookmarkStart w:id="857" w:name="_Toc127191611"/>
        <w:bookmarkEnd w:id="857"/>
      </w:del>
    </w:p>
    <w:p w14:paraId="4456134C" w14:textId="20E8D113" w:rsidR="009734A5" w:rsidDel="00D834E2" w:rsidRDefault="000C5A61" w:rsidP="00C27344">
      <w:pPr>
        <w:pStyle w:val="Caption"/>
        <w:rPr>
          <w:del w:id="858" w:author="Kumar Baral" w:date="2023-02-13T11:15:00Z"/>
        </w:rPr>
      </w:pPr>
      <w:del w:id="859" w:author="Kumar Baral" w:date="2023-02-10T16:12:00Z">
        <w:r w:rsidDel="00352BC0">
          <w:rPr>
            <w:highlight w:val="yellow"/>
          </w:rPr>
          <w:delText>h</w:delText>
        </w:r>
      </w:del>
      <w:del w:id="860" w:author="Kumar Baral" w:date="2023-02-13T11:15:00Z">
        <w:r w:rsidR="00C27344" w:rsidDel="00D834E2">
          <w:delText xml:space="preserve">Table </w:delText>
        </w:r>
      </w:del>
      <w:del w:id="861"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1</w:delText>
        </w:r>
        <w:r w:rsidR="00CE7042" w:rsidDel="00C34729">
          <w:rPr>
            <w:noProof/>
          </w:rPr>
          <w:fldChar w:fldCharType="end"/>
        </w:r>
      </w:del>
      <w:del w:id="862" w:author="Kumar Baral" w:date="2023-02-13T11:15:00Z">
        <w:r w:rsidR="00C27344" w:rsidDel="00D834E2">
          <w:delText>: Salient features of the project</w:delText>
        </w:r>
        <w:bookmarkStart w:id="863" w:name="_Toc127182091"/>
        <w:bookmarkStart w:id="864" w:name="_Toc127182428"/>
        <w:bookmarkStart w:id="865" w:name="_Toc127191612"/>
        <w:bookmarkEnd w:id="863"/>
        <w:bookmarkEnd w:id="864"/>
        <w:bookmarkEnd w:id="865"/>
      </w:del>
    </w:p>
    <w:tbl>
      <w:tblPr>
        <w:tblStyle w:val="TableGrid"/>
        <w:tblW w:w="9436" w:type="dxa"/>
        <w:tblLook w:val="04A0" w:firstRow="1" w:lastRow="0" w:firstColumn="1" w:lastColumn="0" w:noHBand="0" w:noVBand="1"/>
      </w:tblPr>
      <w:tblGrid>
        <w:gridCol w:w="4718"/>
        <w:gridCol w:w="4718"/>
      </w:tblGrid>
      <w:tr w:rsidR="00185774" w:rsidDel="00D834E2" w14:paraId="7F6C2B94" w14:textId="00902499" w:rsidTr="000C5A61">
        <w:trPr>
          <w:trHeight w:val="476"/>
          <w:tblHeader/>
          <w:del w:id="866" w:author="Kumar Baral" w:date="2023-02-13T11:15:00Z"/>
        </w:trPr>
        <w:tc>
          <w:tcPr>
            <w:tcW w:w="4718" w:type="dxa"/>
            <w:shd w:val="clear" w:color="auto" w:fill="BFBFBF" w:themeFill="background1" w:themeFillShade="BF"/>
          </w:tcPr>
          <w:p w14:paraId="70942F7C" w14:textId="7DDBA9D1" w:rsidR="00185774" w:rsidRPr="000C5A61" w:rsidDel="00D834E2" w:rsidRDefault="00C27344" w:rsidP="000C7DC9">
            <w:pPr>
              <w:ind w:right="-46"/>
              <w:rPr>
                <w:del w:id="867" w:author="Kumar Baral" w:date="2023-02-13T11:15:00Z"/>
                <w:b/>
                <w:bCs/>
              </w:rPr>
            </w:pPr>
            <w:del w:id="868" w:author="Kumar Baral" w:date="2023-02-13T11:15:00Z">
              <w:r w:rsidRPr="000C5A61" w:rsidDel="00D834E2">
                <w:rPr>
                  <w:b/>
                  <w:bCs/>
                </w:rPr>
                <w:delText>Descriptions</w:delText>
              </w:r>
              <w:bookmarkStart w:id="869" w:name="_Toc127182092"/>
              <w:bookmarkStart w:id="870" w:name="_Toc127182429"/>
              <w:bookmarkStart w:id="871" w:name="_Toc127191613"/>
              <w:bookmarkEnd w:id="869"/>
              <w:bookmarkEnd w:id="870"/>
              <w:bookmarkEnd w:id="871"/>
            </w:del>
          </w:p>
        </w:tc>
        <w:tc>
          <w:tcPr>
            <w:tcW w:w="4718" w:type="dxa"/>
            <w:shd w:val="clear" w:color="auto" w:fill="BFBFBF" w:themeFill="background1" w:themeFillShade="BF"/>
          </w:tcPr>
          <w:p w14:paraId="7FEE98E3" w14:textId="24A24725" w:rsidR="00185774" w:rsidRPr="000C5A61" w:rsidDel="00D834E2" w:rsidRDefault="00185774">
            <w:pPr>
              <w:ind w:right="-46"/>
              <w:rPr>
                <w:del w:id="872" w:author="Kumar Baral" w:date="2023-02-13T11:15:00Z"/>
                <w:b/>
                <w:bCs/>
              </w:rPr>
            </w:pPr>
            <w:del w:id="873" w:author="Kumar Baral" w:date="2023-01-30T13:46:00Z">
              <w:r w:rsidRPr="000C5A61" w:rsidDel="009734A5">
                <w:rPr>
                  <w:b/>
                  <w:bCs/>
                </w:rPr>
                <w:delText>Darimchaur</w:delText>
              </w:r>
            </w:del>
            <w:del w:id="874" w:author="Kumar Baral" w:date="2023-02-13T11:15:00Z">
              <w:r w:rsidR="00C27344" w:rsidRPr="000C5A61" w:rsidDel="00D834E2">
                <w:rPr>
                  <w:b/>
                  <w:bCs/>
                </w:rPr>
                <w:delText>Parameters</w:delText>
              </w:r>
              <w:bookmarkStart w:id="875" w:name="_Toc127182093"/>
              <w:bookmarkStart w:id="876" w:name="_Toc127182430"/>
              <w:bookmarkStart w:id="877" w:name="_Toc127191614"/>
              <w:bookmarkEnd w:id="875"/>
              <w:bookmarkEnd w:id="876"/>
              <w:bookmarkEnd w:id="877"/>
            </w:del>
          </w:p>
        </w:tc>
        <w:bookmarkStart w:id="878" w:name="_Toc127182094"/>
        <w:bookmarkStart w:id="879" w:name="_Toc127182431"/>
        <w:bookmarkStart w:id="880" w:name="_Toc127191615"/>
        <w:bookmarkEnd w:id="878"/>
        <w:bookmarkEnd w:id="879"/>
        <w:bookmarkEnd w:id="880"/>
      </w:tr>
      <w:tr w:rsidR="00185774" w:rsidDel="00D834E2" w14:paraId="65F2DE8B" w14:textId="474A7367" w:rsidTr="000C5A61">
        <w:trPr>
          <w:trHeight w:val="462"/>
          <w:del w:id="881" w:author="Kumar Baral" w:date="2023-02-13T11:15:00Z"/>
        </w:trPr>
        <w:tc>
          <w:tcPr>
            <w:tcW w:w="4718" w:type="dxa"/>
          </w:tcPr>
          <w:p w14:paraId="73D0DB5A" w14:textId="757F1676" w:rsidR="00185774" w:rsidDel="00D834E2" w:rsidRDefault="00C27344" w:rsidP="000C7DC9">
            <w:pPr>
              <w:ind w:right="-46"/>
              <w:rPr>
                <w:del w:id="882" w:author="Kumar Baral" w:date="2023-02-13T11:15:00Z"/>
              </w:rPr>
            </w:pPr>
            <w:del w:id="883" w:author="Kumar Baral" w:date="2023-02-13T11:15:00Z">
              <w:r w:rsidDel="00D834E2">
                <w:delText>Catchment area</w:delText>
              </w:r>
              <w:bookmarkStart w:id="884" w:name="_Toc127182095"/>
              <w:bookmarkStart w:id="885" w:name="_Toc127182432"/>
              <w:bookmarkStart w:id="886" w:name="_Toc127191616"/>
              <w:bookmarkEnd w:id="884"/>
              <w:bookmarkEnd w:id="885"/>
              <w:bookmarkEnd w:id="886"/>
            </w:del>
          </w:p>
        </w:tc>
        <w:tc>
          <w:tcPr>
            <w:tcW w:w="4718" w:type="dxa"/>
          </w:tcPr>
          <w:p w14:paraId="2E7BFF03" w14:textId="6026B068" w:rsidR="00185774" w:rsidDel="00D834E2" w:rsidRDefault="00AE3520">
            <w:pPr>
              <w:ind w:right="-46"/>
              <w:rPr>
                <w:del w:id="887" w:author="Kumar Baral" w:date="2023-02-13T11:15:00Z"/>
              </w:rPr>
            </w:pPr>
            <w:del w:id="888" w:author="Kumar Baral" w:date="2023-02-13T11:15:00Z">
              <w:r w:rsidDel="00D834E2">
                <w:delText>444 km</w:delText>
              </w:r>
              <w:r w:rsidRPr="00AE3520" w:rsidDel="00D834E2">
                <w:rPr>
                  <w:vertAlign w:val="superscript"/>
                </w:rPr>
                <w:delText>2</w:delText>
              </w:r>
            </w:del>
            <w:del w:id="889" w:author="Kumar Baral" w:date="2023-01-30T13:46:00Z">
              <w:r w:rsidR="00B51A33" w:rsidDel="009734A5">
                <w:delText>the River with daily pondage</w:delText>
              </w:r>
            </w:del>
            <w:bookmarkStart w:id="890" w:name="_Toc127182096"/>
            <w:bookmarkStart w:id="891" w:name="_Toc127182433"/>
            <w:bookmarkStart w:id="892" w:name="_Toc127191617"/>
            <w:bookmarkEnd w:id="890"/>
            <w:bookmarkEnd w:id="891"/>
            <w:bookmarkEnd w:id="892"/>
          </w:p>
        </w:tc>
        <w:bookmarkStart w:id="893" w:name="_Toc127182097"/>
        <w:bookmarkStart w:id="894" w:name="_Toc127182434"/>
        <w:bookmarkStart w:id="895" w:name="_Toc127191618"/>
        <w:bookmarkEnd w:id="893"/>
        <w:bookmarkEnd w:id="894"/>
        <w:bookmarkEnd w:id="895"/>
      </w:tr>
      <w:tr w:rsidR="00185774" w:rsidDel="00D834E2" w14:paraId="0B5F2C36" w14:textId="01F63E82" w:rsidTr="000C5A61">
        <w:trPr>
          <w:trHeight w:val="476"/>
          <w:del w:id="896" w:author="Kumar Baral" w:date="2023-02-13T11:15:00Z"/>
        </w:trPr>
        <w:tc>
          <w:tcPr>
            <w:tcW w:w="4718" w:type="dxa"/>
          </w:tcPr>
          <w:p w14:paraId="31506D23" w14:textId="631036D9" w:rsidR="00185774" w:rsidDel="00D834E2" w:rsidRDefault="00C27344" w:rsidP="000C7DC9">
            <w:pPr>
              <w:ind w:right="-46"/>
              <w:rPr>
                <w:del w:id="897" w:author="Kumar Baral" w:date="2023-02-13T11:15:00Z"/>
              </w:rPr>
            </w:pPr>
            <w:del w:id="898" w:author="Kumar Baral" w:date="2023-02-13T11:15:00Z">
              <w:r w:rsidDel="00D834E2">
                <w:delText>Type of power plant</w:delText>
              </w:r>
              <w:bookmarkStart w:id="899" w:name="_Toc127182098"/>
              <w:bookmarkStart w:id="900" w:name="_Toc127182435"/>
              <w:bookmarkStart w:id="901" w:name="_Toc127191619"/>
              <w:bookmarkEnd w:id="899"/>
              <w:bookmarkEnd w:id="900"/>
              <w:bookmarkEnd w:id="901"/>
            </w:del>
          </w:p>
        </w:tc>
        <w:tc>
          <w:tcPr>
            <w:tcW w:w="4718" w:type="dxa"/>
          </w:tcPr>
          <w:p w14:paraId="7577AE1B" w14:textId="41C371EC" w:rsidR="00185774" w:rsidDel="00D834E2" w:rsidRDefault="00AE3520" w:rsidP="000C7DC9">
            <w:pPr>
              <w:ind w:right="-46"/>
              <w:rPr>
                <w:del w:id="902" w:author="Kumar Baral" w:date="2023-02-13T11:15:00Z"/>
              </w:rPr>
            </w:pPr>
            <w:del w:id="903" w:author="Kumar Baral" w:date="2023-02-13T11:15:00Z">
              <w:r w:rsidDel="00D834E2">
                <w:delText>Run-of the-river</w:delText>
              </w:r>
              <w:bookmarkStart w:id="904" w:name="_Toc127182099"/>
              <w:bookmarkStart w:id="905" w:name="_Toc127182436"/>
              <w:bookmarkStart w:id="906" w:name="_Toc127191620"/>
              <w:bookmarkEnd w:id="904"/>
              <w:bookmarkEnd w:id="905"/>
              <w:bookmarkEnd w:id="906"/>
            </w:del>
          </w:p>
        </w:tc>
        <w:bookmarkStart w:id="907" w:name="_Toc127182100"/>
        <w:bookmarkStart w:id="908" w:name="_Toc127182437"/>
        <w:bookmarkStart w:id="909" w:name="_Toc127191621"/>
        <w:bookmarkEnd w:id="907"/>
        <w:bookmarkEnd w:id="908"/>
        <w:bookmarkEnd w:id="909"/>
      </w:tr>
      <w:tr w:rsidR="00CF6510" w:rsidDel="00D834E2" w14:paraId="50BD7B5E" w14:textId="09A26928" w:rsidTr="000C5A61">
        <w:trPr>
          <w:trHeight w:val="476"/>
          <w:del w:id="910" w:author="Kumar Baral" w:date="2023-02-13T11:15:00Z"/>
        </w:trPr>
        <w:tc>
          <w:tcPr>
            <w:tcW w:w="4718" w:type="dxa"/>
          </w:tcPr>
          <w:p w14:paraId="2086C1B1" w14:textId="5EC8C52F" w:rsidR="00CF6510" w:rsidDel="00D834E2" w:rsidRDefault="00CF6510" w:rsidP="000C7DC9">
            <w:pPr>
              <w:ind w:right="-46"/>
              <w:rPr>
                <w:del w:id="911" w:author="Kumar Baral" w:date="2023-02-13T11:15:00Z"/>
              </w:rPr>
            </w:pPr>
            <w:del w:id="912" w:author="Kumar Baral" w:date="2023-02-13T11:15:00Z">
              <w:r w:rsidDel="00D834E2">
                <w:delText>Design Discharge</w:delText>
              </w:r>
              <w:bookmarkStart w:id="913" w:name="_Toc127182101"/>
              <w:bookmarkStart w:id="914" w:name="_Toc127182438"/>
              <w:bookmarkStart w:id="915" w:name="_Toc127191622"/>
              <w:bookmarkEnd w:id="913"/>
              <w:bookmarkEnd w:id="914"/>
              <w:bookmarkEnd w:id="915"/>
            </w:del>
          </w:p>
        </w:tc>
        <w:tc>
          <w:tcPr>
            <w:tcW w:w="4718" w:type="dxa"/>
          </w:tcPr>
          <w:p w14:paraId="6CC15A98" w14:textId="5741929D" w:rsidR="00CF6510" w:rsidDel="00D834E2" w:rsidRDefault="00CF6510" w:rsidP="000C7DC9">
            <w:pPr>
              <w:ind w:right="-46"/>
              <w:rPr>
                <w:del w:id="916" w:author="Kumar Baral" w:date="2023-02-13T11:15:00Z"/>
              </w:rPr>
            </w:pPr>
            <w:del w:id="917" w:author="Kumar Baral" w:date="2023-02-13T11:15:00Z">
              <w:r w:rsidDel="00D834E2">
                <w:delText>7 m3/s</w:delText>
              </w:r>
              <w:bookmarkStart w:id="918" w:name="_Toc127182102"/>
              <w:bookmarkStart w:id="919" w:name="_Toc127182439"/>
              <w:bookmarkStart w:id="920" w:name="_Toc127191623"/>
              <w:bookmarkEnd w:id="918"/>
              <w:bookmarkEnd w:id="919"/>
              <w:bookmarkEnd w:id="920"/>
            </w:del>
          </w:p>
        </w:tc>
        <w:bookmarkStart w:id="921" w:name="_Toc127182103"/>
        <w:bookmarkStart w:id="922" w:name="_Toc127182440"/>
        <w:bookmarkStart w:id="923" w:name="_Toc127191624"/>
        <w:bookmarkEnd w:id="921"/>
        <w:bookmarkEnd w:id="922"/>
        <w:bookmarkEnd w:id="923"/>
      </w:tr>
      <w:tr w:rsidR="00185774" w:rsidDel="00D834E2" w14:paraId="4755B2A7" w14:textId="12456389" w:rsidTr="000C5A61">
        <w:trPr>
          <w:trHeight w:val="476"/>
          <w:del w:id="924" w:author="Kumar Baral" w:date="2023-02-13T11:15:00Z"/>
        </w:trPr>
        <w:tc>
          <w:tcPr>
            <w:tcW w:w="4718" w:type="dxa"/>
          </w:tcPr>
          <w:p w14:paraId="5D2FC465" w14:textId="040E5344" w:rsidR="00185774" w:rsidDel="00D834E2" w:rsidRDefault="00C27344" w:rsidP="000C7DC9">
            <w:pPr>
              <w:ind w:right="-46"/>
              <w:rPr>
                <w:del w:id="925" w:author="Kumar Baral" w:date="2023-02-13T11:15:00Z"/>
              </w:rPr>
            </w:pPr>
            <w:del w:id="926" w:author="Kumar Baral" w:date="2023-02-13T11:15:00Z">
              <w:r w:rsidDel="00D834E2">
                <w:delText>Low flow( 1 in 2 years period)</w:delText>
              </w:r>
              <w:bookmarkStart w:id="927" w:name="_Toc127182104"/>
              <w:bookmarkStart w:id="928" w:name="_Toc127182441"/>
              <w:bookmarkStart w:id="929" w:name="_Toc127191625"/>
              <w:bookmarkEnd w:id="927"/>
              <w:bookmarkEnd w:id="928"/>
              <w:bookmarkEnd w:id="929"/>
            </w:del>
          </w:p>
        </w:tc>
        <w:tc>
          <w:tcPr>
            <w:tcW w:w="4718" w:type="dxa"/>
          </w:tcPr>
          <w:p w14:paraId="0C8E3A0D" w14:textId="0A7A5617" w:rsidR="00185774" w:rsidDel="00D834E2" w:rsidRDefault="00B51A33" w:rsidP="000C7DC9">
            <w:pPr>
              <w:ind w:right="-46"/>
              <w:rPr>
                <w:del w:id="930" w:author="Kumar Baral" w:date="2023-02-13T11:15:00Z"/>
              </w:rPr>
            </w:pPr>
            <w:del w:id="931" w:author="Kumar Baral" w:date="2023-01-30T13:47:00Z">
              <w:r w:rsidDel="009734A5">
                <w:delText>205m</w:delText>
              </w:r>
            </w:del>
            <w:del w:id="932" w:author="Kumar Baral" w:date="2023-02-13T11:15:00Z">
              <w:r w:rsidR="00CF6510" w:rsidDel="00D834E2">
                <w:delText>1.4 m3/s</w:delText>
              </w:r>
              <w:bookmarkStart w:id="933" w:name="_Toc127182105"/>
              <w:bookmarkStart w:id="934" w:name="_Toc127182442"/>
              <w:bookmarkStart w:id="935" w:name="_Toc127191626"/>
              <w:bookmarkEnd w:id="933"/>
              <w:bookmarkEnd w:id="934"/>
              <w:bookmarkEnd w:id="935"/>
            </w:del>
          </w:p>
        </w:tc>
        <w:bookmarkStart w:id="936" w:name="_Toc127182106"/>
        <w:bookmarkStart w:id="937" w:name="_Toc127182443"/>
        <w:bookmarkStart w:id="938" w:name="_Toc127191627"/>
        <w:bookmarkEnd w:id="936"/>
        <w:bookmarkEnd w:id="937"/>
        <w:bookmarkEnd w:id="938"/>
      </w:tr>
      <w:tr w:rsidR="00185774" w:rsidDel="00D834E2" w14:paraId="036B2B0D" w14:textId="0B16C193" w:rsidTr="000C5A61">
        <w:trPr>
          <w:trHeight w:val="462"/>
          <w:del w:id="939" w:author="Kumar Baral" w:date="2023-02-13T11:15:00Z"/>
        </w:trPr>
        <w:tc>
          <w:tcPr>
            <w:tcW w:w="4718" w:type="dxa"/>
          </w:tcPr>
          <w:p w14:paraId="4B14F809" w14:textId="54D5888C" w:rsidR="00185774" w:rsidDel="00D834E2" w:rsidRDefault="00C27344" w:rsidP="000C7DC9">
            <w:pPr>
              <w:ind w:right="-46"/>
              <w:rPr>
                <w:del w:id="940" w:author="Kumar Baral" w:date="2023-02-13T11:15:00Z"/>
              </w:rPr>
            </w:pPr>
            <w:del w:id="941" w:author="Kumar Baral" w:date="2023-02-13T11:15:00Z">
              <w:r w:rsidDel="00D834E2">
                <w:delText>Capacity</w:delText>
              </w:r>
              <w:bookmarkStart w:id="942" w:name="_Toc127182107"/>
              <w:bookmarkStart w:id="943" w:name="_Toc127182444"/>
              <w:bookmarkStart w:id="944" w:name="_Toc127191628"/>
              <w:bookmarkEnd w:id="942"/>
              <w:bookmarkEnd w:id="943"/>
              <w:bookmarkEnd w:id="944"/>
            </w:del>
          </w:p>
        </w:tc>
        <w:tc>
          <w:tcPr>
            <w:tcW w:w="4718" w:type="dxa"/>
          </w:tcPr>
          <w:p w14:paraId="7E7C58E4" w14:textId="38C2251E" w:rsidR="00185774" w:rsidDel="00D834E2" w:rsidRDefault="00B51A33" w:rsidP="000C7DC9">
            <w:pPr>
              <w:ind w:right="-46"/>
              <w:rPr>
                <w:del w:id="945" w:author="Kumar Baral" w:date="2023-02-13T11:15:00Z"/>
              </w:rPr>
            </w:pPr>
            <w:del w:id="946" w:author="Kumar Baral" w:date="2023-01-30T13:47:00Z">
              <w:r w:rsidDel="009734A5">
                <w:delText xml:space="preserve">72 </w:delText>
              </w:r>
            </w:del>
            <w:del w:id="947" w:author="Kumar Baral" w:date="2023-02-13T11:15:00Z">
              <w:r w:rsidR="00CF6510" w:rsidDel="00D834E2">
                <w:delText>9.4 MW</w:delText>
              </w:r>
              <w:bookmarkStart w:id="948" w:name="_Toc127182108"/>
              <w:bookmarkStart w:id="949" w:name="_Toc127182445"/>
              <w:bookmarkStart w:id="950" w:name="_Toc127191629"/>
              <w:bookmarkEnd w:id="948"/>
              <w:bookmarkEnd w:id="949"/>
              <w:bookmarkEnd w:id="950"/>
            </w:del>
          </w:p>
        </w:tc>
        <w:bookmarkStart w:id="951" w:name="_Toc127182109"/>
        <w:bookmarkStart w:id="952" w:name="_Toc127182446"/>
        <w:bookmarkStart w:id="953" w:name="_Toc127191630"/>
        <w:bookmarkEnd w:id="951"/>
        <w:bookmarkEnd w:id="952"/>
        <w:bookmarkEnd w:id="953"/>
      </w:tr>
      <w:tr w:rsidR="00185774" w:rsidDel="00D834E2" w14:paraId="17AD843D" w14:textId="54BE70C8" w:rsidTr="000C5A61">
        <w:trPr>
          <w:trHeight w:val="476"/>
          <w:del w:id="954" w:author="Kumar Baral" w:date="2023-02-13T11:15:00Z"/>
        </w:trPr>
        <w:tc>
          <w:tcPr>
            <w:tcW w:w="4718" w:type="dxa"/>
          </w:tcPr>
          <w:p w14:paraId="415F4DE4" w14:textId="1EB16530" w:rsidR="00185774" w:rsidRPr="000C5A61" w:rsidDel="00D834E2" w:rsidRDefault="00C27344" w:rsidP="000C7DC9">
            <w:pPr>
              <w:ind w:right="-46"/>
              <w:rPr>
                <w:del w:id="955" w:author="Kumar Baral" w:date="2023-02-13T11:15:00Z"/>
                <w:b/>
                <w:bCs/>
              </w:rPr>
            </w:pPr>
            <w:del w:id="956" w:author="Kumar Baral" w:date="2023-02-13T11:15:00Z">
              <w:r w:rsidRPr="000C5A61" w:rsidDel="00D834E2">
                <w:rPr>
                  <w:b/>
                  <w:bCs/>
                </w:rPr>
                <w:delText>Diversion weir</w:delText>
              </w:r>
              <w:bookmarkStart w:id="957" w:name="_Toc127182110"/>
              <w:bookmarkStart w:id="958" w:name="_Toc127182447"/>
              <w:bookmarkStart w:id="959" w:name="_Toc127191631"/>
              <w:bookmarkEnd w:id="957"/>
              <w:bookmarkEnd w:id="958"/>
              <w:bookmarkEnd w:id="959"/>
            </w:del>
          </w:p>
        </w:tc>
        <w:tc>
          <w:tcPr>
            <w:tcW w:w="4718" w:type="dxa"/>
          </w:tcPr>
          <w:p w14:paraId="003BF834" w14:textId="1683AE32" w:rsidR="00185774" w:rsidDel="00D834E2" w:rsidRDefault="00185774">
            <w:pPr>
              <w:ind w:right="-46"/>
              <w:rPr>
                <w:del w:id="960" w:author="Kumar Baral" w:date="2023-02-13T11:15:00Z"/>
              </w:rPr>
            </w:pPr>
            <w:bookmarkStart w:id="961" w:name="_Toc127182111"/>
            <w:bookmarkStart w:id="962" w:name="_Toc127182448"/>
            <w:bookmarkStart w:id="963" w:name="_Toc127191632"/>
            <w:bookmarkEnd w:id="961"/>
            <w:bookmarkEnd w:id="962"/>
            <w:bookmarkEnd w:id="963"/>
          </w:p>
        </w:tc>
        <w:bookmarkStart w:id="964" w:name="_Toc127182112"/>
        <w:bookmarkStart w:id="965" w:name="_Toc127182449"/>
        <w:bookmarkStart w:id="966" w:name="_Toc127191633"/>
        <w:bookmarkEnd w:id="964"/>
        <w:bookmarkEnd w:id="965"/>
        <w:bookmarkEnd w:id="966"/>
      </w:tr>
      <w:tr w:rsidR="00185774" w:rsidDel="00D834E2" w14:paraId="2587F997" w14:textId="3BF23A7E" w:rsidTr="000C5A61">
        <w:trPr>
          <w:trHeight w:val="476"/>
          <w:del w:id="967" w:author="Kumar Baral" w:date="2023-02-13T11:15:00Z"/>
        </w:trPr>
        <w:tc>
          <w:tcPr>
            <w:tcW w:w="4718" w:type="dxa"/>
          </w:tcPr>
          <w:p w14:paraId="76B6C51E" w14:textId="06C2774E" w:rsidR="00185774" w:rsidDel="00D834E2" w:rsidRDefault="00AE3520" w:rsidP="000C7DC9">
            <w:pPr>
              <w:ind w:right="-46"/>
              <w:rPr>
                <w:del w:id="968" w:author="Kumar Baral" w:date="2023-02-13T11:15:00Z"/>
              </w:rPr>
            </w:pPr>
            <w:del w:id="969" w:author="Kumar Baral" w:date="2023-02-13T11:15:00Z">
              <w:r w:rsidDel="00D834E2">
                <w:delText>Diverion weir type</w:delText>
              </w:r>
              <w:bookmarkStart w:id="970" w:name="_Toc127182113"/>
              <w:bookmarkStart w:id="971" w:name="_Toc127182450"/>
              <w:bookmarkStart w:id="972" w:name="_Toc127191634"/>
              <w:bookmarkEnd w:id="970"/>
              <w:bookmarkEnd w:id="971"/>
              <w:bookmarkEnd w:id="972"/>
            </w:del>
          </w:p>
        </w:tc>
        <w:tc>
          <w:tcPr>
            <w:tcW w:w="4718" w:type="dxa"/>
          </w:tcPr>
          <w:p w14:paraId="5CB4F781" w14:textId="3AA08A9B" w:rsidR="00185774" w:rsidDel="00D834E2" w:rsidRDefault="00B51A33" w:rsidP="000C7DC9">
            <w:pPr>
              <w:ind w:right="-46"/>
              <w:rPr>
                <w:del w:id="973" w:author="Kumar Baral" w:date="2023-02-13T11:15:00Z"/>
              </w:rPr>
            </w:pPr>
            <w:del w:id="974" w:author="Kumar Baral" w:date="2023-01-30T13:47:00Z">
              <w:r w:rsidDel="009734A5">
                <w:delText>17 August 1994</w:delText>
              </w:r>
            </w:del>
            <w:del w:id="975" w:author="Kumar Baral" w:date="2023-02-13T11:15:00Z">
              <w:r w:rsidR="00CF6510" w:rsidDel="00D834E2">
                <w:delText>Concrete gravity with obermeyer crest gate</w:delText>
              </w:r>
              <w:bookmarkStart w:id="976" w:name="_Toc127182114"/>
              <w:bookmarkStart w:id="977" w:name="_Toc127182451"/>
              <w:bookmarkStart w:id="978" w:name="_Toc127191635"/>
              <w:bookmarkEnd w:id="976"/>
              <w:bookmarkEnd w:id="977"/>
              <w:bookmarkEnd w:id="978"/>
            </w:del>
          </w:p>
        </w:tc>
        <w:bookmarkStart w:id="979" w:name="_Toc127182115"/>
        <w:bookmarkStart w:id="980" w:name="_Toc127182452"/>
        <w:bookmarkStart w:id="981" w:name="_Toc127191636"/>
        <w:bookmarkEnd w:id="979"/>
        <w:bookmarkEnd w:id="980"/>
        <w:bookmarkEnd w:id="981"/>
      </w:tr>
      <w:tr w:rsidR="00C27344" w:rsidDel="00D834E2" w14:paraId="7A5AD707" w14:textId="1EEABAEB" w:rsidTr="000C5A61">
        <w:trPr>
          <w:trHeight w:val="462"/>
          <w:del w:id="982" w:author="Kumar Baral" w:date="2023-02-13T11:15:00Z"/>
        </w:trPr>
        <w:tc>
          <w:tcPr>
            <w:tcW w:w="4718" w:type="dxa"/>
          </w:tcPr>
          <w:p w14:paraId="5AC965D6" w14:textId="64D2261A" w:rsidR="00C27344" w:rsidDel="00D834E2" w:rsidRDefault="00AE3520" w:rsidP="000C7DC9">
            <w:pPr>
              <w:ind w:right="-46"/>
              <w:rPr>
                <w:del w:id="983" w:author="Kumar Baral" w:date="2023-02-13T11:15:00Z"/>
              </w:rPr>
            </w:pPr>
            <w:del w:id="984" w:author="Kumar Baral" w:date="2023-02-13T11:15:00Z">
              <w:r w:rsidDel="00D834E2">
                <w:delText>Weir Length/Height</w:delText>
              </w:r>
              <w:bookmarkStart w:id="985" w:name="_Toc127182116"/>
              <w:bookmarkStart w:id="986" w:name="_Toc127182453"/>
              <w:bookmarkStart w:id="987" w:name="_Toc127191637"/>
              <w:bookmarkEnd w:id="985"/>
              <w:bookmarkEnd w:id="986"/>
              <w:bookmarkEnd w:id="987"/>
            </w:del>
          </w:p>
        </w:tc>
        <w:tc>
          <w:tcPr>
            <w:tcW w:w="4718" w:type="dxa"/>
          </w:tcPr>
          <w:p w14:paraId="7B54AC17" w14:textId="175B26C3" w:rsidR="00C27344" w:rsidDel="00D834E2" w:rsidRDefault="00CF6510" w:rsidP="000C7DC9">
            <w:pPr>
              <w:ind w:right="-46"/>
              <w:rPr>
                <w:del w:id="988" w:author="Kumar Baral" w:date="2023-02-13T11:15:00Z"/>
              </w:rPr>
            </w:pPr>
            <w:del w:id="989" w:author="Kumar Baral" w:date="2023-02-13T11:15:00Z">
              <w:r w:rsidDel="00D834E2">
                <w:delText>60 m /6.5 m above natural bed (0.5 m concrete added on top of the existing weir and 1.2 m inflatable dam (Obermeyer Spillway Gates)</w:delText>
              </w:r>
              <w:bookmarkStart w:id="990" w:name="_Toc127182117"/>
              <w:bookmarkStart w:id="991" w:name="_Toc127182454"/>
              <w:bookmarkStart w:id="992" w:name="_Toc127191638"/>
              <w:bookmarkEnd w:id="990"/>
              <w:bookmarkEnd w:id="991"/>
              <w:bookmarkEnd w:id="992"/>
            </w:del>
          </w:p>
        </w:tc>
        <w:bookmarkStart w:id="993" w:name="_Toc127182118"/>
        <w:bookmarkStart w:id="994" w:name="_Toc127182455"/>
        <w:bookmarkStart w:id="995" w:name="_Toc127191639"/>
        <w:bookmarkEnd w:id="993"/>
        <w:bookmarkEnd w:id="994"/>
        <w:bookmarkEnd w:id="995"/>
      </w:tr>
      <w:tr w:rsidR="00C27344" w:rsidDel="00D834E2" w14:paraId="7ADF867C" w14:textId="0E93BCC8" w:rsidTr="000C5A61">
        <w:trPr>
          <w:trHeight w:val="476"/>
          <w:del w:id="996" w:author="Kumar Baral" w:date="2023-02-13T11:15:00Z"/>
        </w:trPr>
        <w:tc>
          <w:tcPr>
            <w:tcW w:w="4718" w:type="dxa"/>
          </w:tcPr>
          <w:p w14:paraId="09F81E4F" w14:textId="7150F298" w:rsidR="00C27344" w:rsidRPr="000C5A61" w:rsidDel="00D834E2" w:rsidRDefault="00AE3520" w:rsidP="000C7DC9">
            <w:pPr>
              <w:ind w:right="-46"/>
              <w:rPr>
                <w:del w:id="997" w:author="Kumar Baral" w:date="2023-02-13T11:15:00Z"/>
                <w:b/>
                <w:bCs/>
              </w:rPr>
            </w:pPr>
            <w:del w:id="998" w:author="Kumar Baral" w:date="2023-02-13T11:15:00Z">
              <w:r w:rsidRPr="000C5A61" w:rsidDel="00D834E2">
                <w:rPr>
                  <w:b/>
                  <w:bCs/>
                </w:rPr>
                <w:delText>Intake chamber/gravel trap</w:delText>
              </w:r>
              <w:bookmarkStart w:id="999" w:name="_Toc127182119"/>
              <w:bookmarkStart w:id="1000" w:name="_Toc127182456"/>
              <w:bookmarkStart w:id="1001" w:name="_Toc127191640"/>
              <w:bookmarkEnd w:id="999"/>
              <w:bookmarkEnd w:id="1000"/>
              <w:bookmarkEnd w:id="1001"/>
            </w:del>
          </w:p>
        </w:tc>
        <w:tc>
          <w:tcPr>
            <w:tcW w:w="4718" w:type="dxa"/>
          </w:tcPr>
          <w:p w14:paraId="0EAF6C6F" w14:textId="4977A8CE" w:rsidR="00C27344" w:rsidDel="00D834E2" w:rsidRDefault="00C27344" w:rsidP="000C7DC9">
            <w:pPr>
              <w:ind w:right="-46"/>
              <w:rPr>
                <w:del w:id="1002" w:author="Kumar Baral" w:date="2023-02-13T11:15:00Z"/>
              </w:rPr>
            </w:pPr>
            <w:bookmarkStart w:id="1003" w:name="_Toc127182120"/>
            <w:bookmarkStart w:id="1004" w:name="_Toc127182457"/>
            <w:bookmarkStart w:id="1005" w:name="_Toc127191641"/>
            <w:bookmarkEnd w:id="1003"/>
            <w:bookmarkEnd w:id="1004"/>
            <w:bookmarkEnd w:id="1005"/>
          </w:p>
        </w:tc>
        <w:bookmarkStart w:id="1006" w:name="_Toc127182121"/>
        <w:bookmarkStart w:id="1007" w:name="_Toc127182458"/>
        <w:bookmarkStart w:id="1008" w:name="_Toc127191642"/>
        <w:bookmarkEnd w:id="1006"/>
        <w:bookmarkEnd w:id="1007"/>
        <w:bookmarkEnd w:id="1008"/>
      </w:tr>
      <w:tr w:rsidR="00C27344" w:rsidDel="00D834E2" w14:paraId="3C69CDEF" w14:textId="44EE77C0" w:rsidTr="000C5A61">
        <w:trPr>
          <w:trHeight w:val="462"/>
          <w:del w:id="1009" w:author="Kumar Baral" w:date="2023-02-13T11:15:00Z"/>
        </w:trPr>
        <w:tc>
          <w:tcPr>
            <w:tcW w:w="4718" w:type="dxa"/>
          </w:tcPr>
          <w:p w14:paraId="6C372AAC" w14:textId="54BE053E" w:rsidR="00AE3520" w:rsidDel="00D834E2" w:rsidRDefault="00AE3520" w:rsidP="000C7DC9">
            <w:pPr>
              <w:ind w:right="-46"/>
              <w:rPr>
                <w:del w:id="1010" w:author="Kumar Baral" w:date="2023-02-13T11:15:00Z"/>
              </w:rPr>
            </w:pPr>
            <w:del w:id="1011" w:author="Kumar Baral" w:date="2023-02-13T11:15:00Z">
              <w:r w:rsidDel="00D834E2">
                <w:delText>Length</w:delText>
              </w:r>
              <w:bookmarkStart w:id="1012" w:name="_Toc127182122"/>
              <w:bookmarkStart w:id="1013" w:name="_Toc127182459"/>
              <w:bookmarkStart w:id="1014" w:name="_Toc127191643"/>
              <w:bookmarkEnd w:id="1012"/>
              <w:bookmarkEnd w:id="1013"/>
              <w:bookmarkEnd w:id="1014"/>
            </w:del>
          </w:p>
        </w:tc>
        <w:tc>
          <w:tcPr>
            <w:tcW w:w="4718" w:type="dxa"/>
          </w:tcPr>
          <w:p w14:paraId="1B6CEA6B" w14:textId="4CADDC6F" w:rsidR="00C27344" w:rsidDel="00D834E2" w:rsidRDefault="00CF6510" w:rsidP="000C7DC9">
            <w:pPr>
              <w:ind w:right="-46"/>
              <w:rPr>
                <w:del w:id="1015" w:author="Kumar Baral" w:date="2023-02-13T11:15:00Z"/>
              </w:rPr>
            </w:pPr>
            <w:del w:id="1016" w:author="Kumar Baral" w:date="2023-02-13T11:15:00Z">
              <w:r w:rsidDel="00D834E2">
                <w:delText>10 m</w:delText>
              </w:r>
              <w:bookmarkStart w:id="1017" w:name="_Toc127182123"/>
              <w:bookmarkStart w:id="1018" w:name="_Toc127182460"/>
              <w:bookmarkStart w:id="1019" w:name="_Toc127191644"/>
              <w:bookmarkEnd w:id="1017"/>
              <w:bookmarkEnd w:id="1018"/>
              <w:bookmarkEnd w:id="1019"/>
            </w:del>
          </w:p>
        </w:tc>
        <w:bookmarkStart w:id="1020" w:name="_Toc127182124"/>
        <w:bookmarkStart w:id="1021" w:name="_Toc127182461"/>
        <w:bookmarkStart w:id="1022" w:name="_Toc127191645"/>
        <w:bookmarkEnd w:id="1020"/>
        <w:bookmarkEnd w:id="1021"/>
        <w:bookmarkEnd w:id="1022"/>
      </w:tr>
      <w:tr w:rsidR="00C27344" w:rsidDel="00D834E2" w14:paraId="5E4FA583" w14:textId="326E5459" w:rsidTr="000C5A61">
        <w:trPr>
          <w:trHeight w:val="476"/>
          <w:del w:id="1023" w:author="Kumar Baral" w:date="2023-02-13T11:15:00Z"/>
        </w:trPr>
        <w:tc>
          <w:tcPr>
            <w:tcW w:w="4718" w:type="dxa"/>
          </w:tcPr>
          <w:p w14:paraId="420E131B" w14:textId="1A77611C" w:rsidR="00C27344" w:rsidDel="00D834E2" w:rsidRDefault="00AE3520" w:rsidP="000C7DC9">
            <w:pPr>
              <w:ind w:right="-46"/>
              <w:rPr>
                <w:del w:id="1024" w:author="Kumar Baral" w:date="2023-02-13T11:15:00Z"/>
              </w:rPr>
            </w:pPr>
            <w:del w:id="1025" w:author="Kumar Baral" w:date="2023-02-13T11:15:00Z">
              <w:r w:rsidDel="00D834E2">
                <w:delText>Trash rack opening sixe, width x height</w:delText>
              </w:r>
              <w:bookmarkStart w:id="1026" w:name="_Toc127182125"/>
              <w:bookmarkStart w:id="1027" w:name="_Toc127182462"/>
              <w:bookmarkStart w:id="1028" w:name="_Toc127191646"/>
              <w:bookmarkEnd w:id="1026"/>
              <w:bookmarkEnd w:id="1027"/>
              <w:bookmarkEnd w:id="1028"/>
            </w:del>
          </w:p>
        </w:tc>
        <w:tc>
          <w:tcPr>
            <w:tcW w:w="4718" w:type="dxa"/>
          </w:tcPr>
          <w:p w14:paraId="30FFBF03" w14:textId="0C339881" w:rsidR="00C27344" w:rsidDel="00D834E2" w:rsidRDefault="00CF6510" w:rsidP="000C7DC9">
            <w:pPr>
              <w:ind w:right="-46"/>
              <w:rPr>
                <w:del w:id="1029" w:author="Kumar Baral" w:date="2023-02-13T11:15:00Z"/>
              </w:rPr>
            </w:pPr>
            <w:del w:id="1030" w:author="Kumar Baral" w:date="2023-02-13T11:15:00Z">
              <w:r w:rsidDel="00D834E2">
                <w:delText>2 m x 3 m ( Three Opening width 6 m)</w:delText>
              </w:r>
              <w:bookmarkStart w:id="1031" w:name="_Toc127182126"/>
              <w:bookmarkStart w:id="1032" w:name="_Toc127182463"/>
              <w:bookmarkStart w:id="1033" w:name="_Toc127191647"/>
              <w:bookmarkEnd w:id="1031"/>
              <w:bookmarkEnd w:id="1032"/>
              <w:bookmarkEnd w:id="1033"/>
            </w:del>
          </w:p>
        </w:tc>
        <w:bookmarkStart w:id="1034" w:name="_Toc127182127"/>
        <w:bookmarkStart w:id="1035" w:name="_Toc127182464"/>
        <w:bookmarkStart w:id="1036" w:name="_Toc127191648"/>
        <w:bookmarkEnd w:id="1034"/>
        <w:bookmarkEnd w:id="1035"/>
        <w:bookmarkEnd w:id="1036"/>
      </w:tr>
      <w:tr w:rsidR="00C27344" w:rsidDel="00D834E2" w14:paraId="4DE80F10" w14:textId="59773191" w:rsidTr="000C5A61">
        <w:trPr>
          <w:trHeight w:val="476"/>
          <w:del w:id="1037" w:author="Kumar Baral" w:date="2023-02-13T11:15:00Z"/>
        </w:trPr>
        <w:tc>
          <w:tcPr>
            <w:tcW w:w="4718" w:type="dxa"/>
          </w:tcPr>
          <w:p w14:paraId="308D811C" w14:textId="0B3EBCFE" w:rsidR="00C27344" w:rsidDel="00D834E2" w:rsidRDefault="00AE3520" w:rsidP="000C7DC9">
            <w:pPr>
              <w:ind w:right="-46"/>
              <w:rPr>
                <w:del w:id="1038" w:author="Kumar Baral" w:date="2023-02-13T11:15:00Z"/>
              </w:rPr>
            </w:pPr>
            <w:del w:id="1039" w:author="Kumar Baral" w:date="2023-02-13T11:15:00Z">
              <w:r w:rsidDel="00D834E2">
                <w:delText>Intake gate opeing size, width x width x height</w:delText>
              </w:r>
              <w:bookmarkStart w:id="1040" w:name="_Toc127182128"/>
              <w:bookmarkStart w:id="1041" w:name="_Toc127182465"/>
              <w:bookmarkStart w:id="1042" w:name="_Toc127191649"/>
              <w:bookmarkEnd w:id="1040"/>
              <w:bookmarkEnd w:id="1041"/>
              <w:bookmarkEnd w:id="1042"/>
            </w:del>
          </w:p>
        </w:tc>
        <w:tc>
          <w:tcPr>
            <w:tcW w:w="4718" w:type="dxa"/>
          </w:tcPr>
          <w:p w14:paraId="3F9EE5F0" w14:textId="705A763F" w:rsidR="00C27344" w:rsidDel="00D834E2" w:rsidRDefault="00CF6510" w:rsidP="000C7DC9">
            <w:pPr>
              <w:ind w:right="-46"/>
              <w:rPr>
                <w:del w:id="1043" w:author="Kumar Baral" w:date="2023-02-13T11:15:00Z"/>
              </w:rPr>
            </w:pPr>
            <w:del w:id="1044" w:author="Kumar Baral" w:date="2023-02-13T11:15:00Z">
              <w:r w:rsidDel="00D834E2">
                <w:delText>1.5 m x 2 m, 2 nos</w:delText>
              </w:r>
              <w:bookmarkStart w:id="1045" w:name="_Toc127182129"/>
              <w:bookmarkStart w:id="1046" w:name="_Toc127182466"/>
              <w:bookmarkStart w:id="1047" w:name="_Toc127191650"/>
              <w:bookmarkEnd w:id="1045"/>
              <w:bookmarkEnd w:id="1046"/>
              <w:bookmarkEnd w:id="1047"/>
            </w:del>
          </w:p>
        </w:tc>
        <w:bookmarkStart w:id="1048" w:name="_Toc127182130"/>
        <w:bookmarkStart w:id="1049" w:name="_Toc127182467"/>
        <w:bookmarkStart w:id="1050" w:name="_Toc127191651"/>
        <w:bookmarkEnd w:id="1048"/>
        <w:bookmarkEnd w:id="1049"/>
        <w:bookmarkEnd w:id="1050"/>
      </w:tr>
      <w:tr w:rsidR="00C27344" w:rsidDel="00D834E2" w14:paraId="5AEE4104" w14:textId="7D867E5A" w:rsidTr="000C5A61">
        <w:trPr>
          <w:trHeight w:val="726"/>
          <w:del w:id="1051" w:author="Kumar Baral" w:date="2023-02-13T11:15:00Z"/>
        </w:trPr>
        <w:tc>
          <w:tcPr>
            <w:tcW w:w="4718" w:type="dxa"/>
          </w:tcPr>
          <w:p w14:paraId="5A96C1B6" w14:textId="686D33F7" w:rsidR="00C27344" w:rsidDel="00D834E2" w:rsidRDefault="00AE3520" w:rsidP="000C7DC9">
            <w:pPr>
              <w:ind w:right="-46"/>
              <w:rPr>
                <w:del w:id="1052" w:author="Kumar Baral" w:date="2023-02-13T11:15:00Z"/>
              </w:rPr>
            </w:pPr>
            <w:del w:id="1053" w:author="Kumar Baral" w:date="2023-02-13T11:15:00Z">
              <w:r w:rsidDel="00D834E2">
                <w:delText>Intake canal size, length x width x height (river side wall)</w:delText>
              </w:r>
              <w:bookmarkStart w:id="1054" w:name="_Toc127182131"/>
              <w:bookmarkStart w:id="1055" w:name="_Toc127182468"/>
              <w:bookmarkStart w:id="1056" w:name="_Toc127191652"/>
              <w:bookmarkEnd w:id="1054"/>
              <w:bookmarkEnd w:id="1055"/>
              <w:bookmarkEnd w:id="1056"/>
            </w:del>
          </w:p>
        </w:tc>
        <w:tc>
          <w:tcPr>
            <w:tcW w:w="4718" w:type="dxa"/>
          </w:tcPr>
          <w:p w14:paraId="64924858" w14:textId="0D973986" w:rsidR="00C27344" w:rsidDel="00D834E2" w:rsidRDefault="00CF6510" w:rsidP="000C7DC9">
            <w:pPr>
              <w:ind w:right="-46"/>
              <w:rPr>
                <w:del w:id="1057" w:author="Kumar Baral" w:date="2023-02-13T11:15:00Z"/>
              </w:rPr>
            </w:pPr>
            <w:del w:id="1058" w:author="Kumar Baral" w:date="2023-02-13T11:15:00Z">
              <w:r w:rsidDel="00D834E2">
                <w:delText>20 m x 1.5 m x 5.2 m (max. ), 2 nos</w:delText>
              </w:r>
              <w:bookmarkStart w:id="1059" w:name="_Toc127182132"/>
              <w:bookmarkStart w:id="1060" w:name="_Toc127182469"/>
              <w:bookmarkStart w:id="1061" w:name="_Toc127191653"/>
              <w:bookmarkEnd w:id="1059"/>
              <w:bookmarkEnd w:id="1060"/>
              <w:bookmarkEnd w:id="1061"/>
            </w:del>
          </w:p>
        </w:tc>
        <w:bookmarkStart w:id="1062" w:name="_Toc127182133"/>
        <w:bookmarkStart w:id="1063" w:name="_Toc127182470"/>
        <w:bookmarkStart w:id="1064" w:name="_Toc127191654"/>
        <w:bookmarkEnd w:id="1062"/>
        <w:bookmarkEnd w:id="1063"/>
        <w:bookmarkEnd w:id="1064"/>
      </w:tr>
      <w:tr w:rsidR="00C27344" w:rsidDel="00D834E2" w14:paraId="12DE85CF" w14:textId="7715DE09" w:rsidTr="000C5A61">
        <w:trPr>
          <w:trHeight w:val="476"/>
          <w:del w:id="1065" w:author="Kumar Baral" w:date="2023-02-13T11:15:00Z"/>
        </w:trPr>
        <w:tc>
          <w:tcPr>
            <w:tcW w:w="4718" w:type="dxa"/>
          </w:tcPr>
          <w:p w14:paraId="0141299F" w14:textId="3C11F7AE" w:rsidR="00C27344" w:rsidRPr="000C5A61" w:rsidDel="00D834E2" w:rsidRDefault="00AE3520" w:rsidP="000C7DC9">
            <w:pPr>
              <w:ind w:right="-46"/>
              <w:rPr>
                <w:del w:id="1066" w:author="Kumar Baral" w:date="2023-02-13T11:15:00Z"/>
                <w:b/>
                <w:bCs/>
              </w:rPr>
            </w:pPr>
            <w:del w:id="1067" w:author="Kumar Baral" w:date="2023-02-13T11:15:00Z">
              <w:r w:rsidRPr="000C5A61" w:rsidDel="00D834E2">
                <w:rPr>
                  <w:b/>
                  <w:bCs/>
                </w:rPr>
                <w:delText>Settling Basin</w:delText>
              </w:r>
              <w:bookmarkStart w:id="1068" w:name="_Toc127182134"/>
              <w:bookmarkStart w:id="1069" w:name="_Toc127182471"/>
              <w:bookmarkStart w:id="1070" w:name="_Toc127191655"/>
              <w:bookmarkEnd w:id="1068"/>
              <w:bookmarkEnd w:id="1069"/>
              <w:bookmarkEnd w:id="1070"/>
            </w:del>
          </w:p>
        </w:tc>
        <w:tc>
          <w:tcPr>
            <w:tcW w:w="4718" w:type="dxa"/>
          </w:tcPr>
          <w:p w14:paraId="3BE67335" w14:textId="1857B05F" w:rsidR="00CF6510" w:rsidDel="00D834E2" w:rsidRDefault="00CF6510" w:rsidP="000C7DC9">
            <w:pPr>
              <w:ind w:right="-46"/>
              <w:rPr>
                <w:del w:id="1071" w:author="Kumar Baral" w:date="2023-02-13T11:15:00Z"/>
              </w:rPr>
            </w:pPr>
            <w:bookmarkStart w:id="1072" w:name="_Toc127182135"/>
            <w:bookmarkStart w:id="1073" w:name="_Toc127182472"/>
            <w:bookmarkStart w:id="1074" w:name="_Toc127191656"/>
            <w:bookmarkEnd w:id="1072"/>
            <w:bookmarkEnd w:id="1073"/>
            <w:bookmarkEnd w:id="1074"/>
          </w:p>
        </w:tc>
        <w:bookmarkStart w:id="1075" w:name="_Toc127182136"/>
        <w:bookmarkStart w:id="1076" w:name="_Toc127182473"/>
        <w:bookmarkStart w:id="1077" w:name="_Toc127191657"/>
        <w:bookmarkEnd w:id="1075"/>
        <w:bookmarkEnd w:id="1076"/>
        <w:bookmarkEnd w:id="1077"/>
      </w:tr>
      <w:tr w:rsidR="00C27344" w:rsidDel="00D834E2" w14:paraId="765D0746" w14:textId="4DAD52A9" w:rsidTr="000C5A61">
        <w:trPr>
          <w:trHeight w:val="476"/>
          <w:del w:id="1078" w:author="Kumar Baral" w:date="2023-02-13T11:15:00Z"/>
        </w:trPr>
        <w:tc>
          <w:tcPr>
            <w:tcW w:w="4718" w:type="dxa"/>
          </w:tcPr>
          <w:p w14:paraId="2C156796" w14:textId="57FB725C" w:rsidR="00C27344" w:rsidDel="00D834E2" w:rsidRDefault="00AE3520" w:rsidP="000C7DC9">
            <w:pPr>
              <w:ind w:right="-46"/>
              <w:rPr>
                <w:del w:id="1079" w:author="Kumar Baral" w:date="2023-02-13T11:15:00Z"/>
              </w:rPr>
            </w:pPr>
            <w:del w:id="1080" w:author="Kumar Baral" w:date="2023-02-13T11:15:00Z">
              <w:r w:rsidDel="00D834E2">
                <w:delText>No. of bays</w:delText>
              </w:r>
              <w:bookmarkStart w:id="1081" w:name="_Toc127182137"/>
              <w:bookmarkStart w:id="1082" w:name="_Toc127182474"/>
              <w:bookmarkStart w:id="1083" w:name="_Toc127191658"/>
              <w:bookmarkEnd w:id="1081"/>
              <w:bookmarkEnd w:id="1082"/>
              <w:bookmarkEnd w:id="1083"/>
            </w:del>
          </w:p>
        </w:tc>
        <w:tc>
          <w:tcPr>
            <w:tcW w:w="4718" w:type="dxa"/>
          </w:tcPr>
          <w:p w14:paraId="4C33B2BE" w14:textId="301917A8" w:rsidR="00C27344" w:rsidDel="00D834E2" w:rsidRDefault="00CF6510" w:rsidP="000C7DC9">
            <w:pPr>
              <w:ind w:right="-46"/>
              <w:rPr>
                <w:del w:id="1084" w:author="Kumar Baral" w:date="2023-02-13T11:15:00Z"/>
              </w:rPr>
            </w:pPr>
            <w:del w:id="1085" w:author="Kumar Baral" w:date="2023-02-13T11:15:00Z">
              <w:r w:rsidDel="00D834E2">
                <w:delText>4 nos</w:delText>
              </w:r>
              <w:bookmarkStart w:id="1086" w:name="_Toc127182138"/>
              <w:bookmarkStart w:id="1087" w:name="_Toc127182475"/>
              <w:bookmarkStart w:id="1088" w:name="_Toc127191659"/>
              <w:bookmarkEnd w:id="1086"/>
              <w:bookmarkEnd w:id="1087"/>
              <w:bookmarkEnd w:id="1088"/>
            </w:del>
          </w:p>
        </w:tc>
        <w:bookmarkStart w:id="1089" w:name="_Toc127182139"/>
        <w:bookmarkStart w:id="1090" w:name="_Toc127182476"/>
        <w:bookmarkStart w:id="1091" w:name="_Toc127191660"/>
        <w:bookmarkEnd w:id="1089"/>
        <w:bookmarkEnd w:id="1090"/>
        <w:bookmarkEnd w:id="1091"/>
      </w:tr>
      <w:tr w:rsidR="00C27344" w:rsidDel="00D834E2" w14:paraId="5C243FF8" w14:textId="14AD67AC" w:rsidTr="000C5A61">
        <w:trPr>
          <w:trHeight w:val="462"/>
          <w:del w:id="1092" w:author="Kumar Baral" w:date="2023-02-13T11:15:00Z"/>
        </w:trPr>
        <w:tc>
          <w:tcPr>
            <w:tcW w:w="4718" w:type="dxa"/>
          </w:tcPr>
          <w:p w14:paraId="69ED09FA" w14:textId="42C31029" w:rsidR="00C27344" w:rsidDel="00D834E2" w:rsidRDefault="00AE3520" w:rsidP="000C7DC9">
            <w:pPr>
              <w:ind w:right="-46"/>
              <w:rPr>
                <w:del w:id="1093" w:author="Kumar Baral" w:date="2023-02-13T11:15:00Z"/>
              </w:rPr>
            </w:pPr>
            <w:del w:id="1094" w:author="Kumar Baral" w:date="2023-02-13T11:15:00Z">
              <w:r w:rsidDel="00D834E2">
                <w:delText>Flushing system</w:delText>
              </w:r>
              <w:bookmarkStart w:id="1095" w:name="_Toc127182140"/>
              <w:bookmarkStart w:id="1096" w:name="_Toc127182477"/>
              <w:bookmarkStart w:id="1097" w:name="_Toc127191661"/>
              <w:bookmarkEnd w:id="1095"/>
              <w:bookmarkEnd w:id="1096"/>
              <w:bookmarkEnd w:id="1097"/>
            </w:del>
          </w:p>
        </w:tc>
        <w:tc>
          <w:tcPr>
            <w:tcW w:w="4718" w:type="dxa"/>
          </w:tcPr>
          <w:p w14:paraId="45A4BE45" w14:textId="563A4672" w:rsidR="00C27344" w:rsidDel="00D834E2" w:rsidRDefault="00CF6510" w:rsidP="000C7DC9">
            <w:pPr>
              <w:ind w:right="-46"/>
              <w:rPr>
                <w:del w:id="1098" w:author="Kumar Baral" w:date="2023-02-13T11:15:00Z"/>
              </w:rPr>
            </w:pPr>
            <w:del w:id="1099" w:author="Kumar Baral" w:date="2023-02-13T11:15:00Z">
              <w:r w:rsidDel="00D834E2">
                <w:delText>Serpent sediment sluicing system (S4)</w:delText>
              </w:r>
              <w:bookmarkStart w:id="1100" w:name="_Toc127182141"/>
              <w:bookmarkStart w:id="1101" w:name="_Toc127182478"/>
              <w:bookmarkStart w:id="1102" w:name="_Toc127191662"/>
              <w:bookmarkEnd w:id="1100"/>
              <w:bookmarkEnd w:id="1101"/>
              <w:bookmarkEnd w:id="1102"/>
            </w:del>
          </w:p>
        </w:tc>
        <w:bookmarkStart w:id="1103" w:name="_Toc127182142"/>
        <w:bookmarkStart w:id="1104" w:name="_Toc127182479"/>
        <w:bookmarkStart w:id="1105" w:name="_Toc127191663"/>
        <w:bookmarkEnd w:id="1103"/>
        <w:bookmarkEnd w:id="1104"/>
        <w:bookmarkEnd w:id="1105"/>
      </w:tr>
      <w:tr w:rsidR="00C27344" w:rsidDel="00D834E2" w14:paraId="1E1176D2" w14:textId="050B5A2E" w:rsidTr="000C5A61">
        <w:trPr>
          <w:trHeight w:val="476"/>
          <w:del w:id="1106" w:author="Kumar Baral" w:date="2023-02-13T11:15:00Z"/>
        </w:trPr>
        <w:tc>
          <w:tcPr>
            <w:tcW w:w="4718" w:type="dxa"/>
          </w:tcPr>
          <w:p w14:paraId="75B7044D" w14:textId="488640B6" w:rsidR="00C27344" w:rsidDel="00D834E2" w:rsidRDefault="00AE3520" w:rsidP="000C7DC9">
            <w:pPr>
              <w:ind w:right="-46"/>
              <w:rPr>
                <w:del w:id="1107" w:author="Kumar Baral" w:date="2023-02-13T11:15:00Z"/>
              </w:rPr>
            </w:pPr>
            <w:del w:id="1108" w:author="Kumar Baral" w:date="2023-02-13T11:15:00Z">
              <w:r w:rsidDel="00D834E2">
                <w:delText>Length</w:delText>
              </w:r>
              <w:bookmarkStart w:id="1109" w:name="_Toc127182143"/>
              <w:bookmarkStart w:id="1110" w:name="_Toc127182480"/>
              <w:bookmarkStart w:id="1111" w:name="_Toc127191664"/>
              <w:bookmarkEnd w:id="1109"/>
              <w:bookmarkEnd w:id="1110"/>
              <w:bookmarkEnd w:id="1111"/>
            </w:del>
          </w:p>
        </w:tc>
        <w:tc>
          <w:tcPr>
            <w:tcW w:w="4718" w:type="dxa"/>
          </w:tcPr>
          <w:p w14:paraId="092CFDCE" w14:textId="3C57880E" w:rsidR="00C27344" w:rsidDel="00D834E2" w:rsidRDefault="00CF6510" w:rsidP="000C7DC9">
            <w:pPr>
              <w:ind w:right="-46"/>
              <w:rPr>
                <w:del w:id="1112" w:author="Kumar Baral" w:date="2023-02-13T11:15:00Z"/>
              </w:rPr>
            </w:pPr>
            <w:del w:id="1113" w:author="Kumar Baral" w:date="2023-02-13T11:15:00Z">
              <w:r w:rsidDel="00D834E2">
                <w:delText xml:space="preserve">Inlet transiton 23.68 m, uniform section 30 m </w:delText>
              </w:r>
              <w:bookmarkStart w:id="1114" w:name="_Toc127182144"/>
              <w:bookmarkStart w:id="1115" w:name="_Toc127182481"/>
              <w:bookmarkStart w:id="1116" w:name="_Toc127191665"/>
              <w:bookmarkEnd w:id="1114"/>
              <w:bookmarkEnd w:id="1115"/>
              <w:bookmarkEnd w:id="1116"/>
            </w:del>
          </w:p>
        </w:tc>
        <w:bookmarkStart w:id="1117" w:name="_Toc127182145"/>
        <w:bookmarkStart w:id="1118" w:name="_Toc127182482"/>
        <w:bookmarkStart w:id="1119" w:name="_Toc127191666"/>
        <w:bookmarkEnd w:id="1117"/>
        <w:bookmarkEnd w:id="1118"/>
        <w:bookmarkEnd w:id="1119"/>
      </w:tr>
      <w:tr w:rsidR="00C27344" w:rsidDel="00D834E2" w14:paraId="31E857FF" w14:textId="0AAAF180" w:rsidTr="000C5A61">
        <w:trPr>
          <w:trHeight w:val="846"/>
          <w:del w:id="1120" w:author="Kumar Baral" w:date="2023-02-13T11:15:00Z"/>
        </w:trPr>
        <w:tc>
          <w:tcPr>
            <w:tcW w:w="4718" w:type="dxa"/>
          </w:tcPr>
          <w:p w14:paraId="1300F2C7" w14:textId="56F2C70C" w:rsidR="00C27344" w:rsidDel="00D834E2" w:rsidRDefault="00AE3520" w:rsidP="000C7DC9">
            <w:pPr>
              <w:ind w:right="-46"/>
              <w:rPr>
                <w:del w:id="1121" w:author="Kumar Baral" w:date="2023-02-13T11:15:00Z"/>
              </w:rPr>
            </w:pPr>
            <w:del w:id="1122" w:author="Kumar Baral" w:date="2023-02-13T11:15:00Z">
              <w:r w:rsidDel="00D834E2">
                <w:delText xml:space="preserve">Width of inlet transition, start </w:delText>
              </w:r>
              <w:bookmarkStart w:id="1123" w:name="_Toc127182146"/>
              <w:bookmarkStart w:id="1124" w:name="_Toc127182483"/>
              <w:bookmarkStart w:id="1125" w:name="_Toc127191667"/>
              <w:bookmarkEnd w:id="1123"/>
              <w:bookmarkEnd w:id="1124"/>
              <w:bookmarkEnd w:id="1125"/>
            </w:del>
          </w:p>
          <w:p w14:paraId="1F08057F" w14:textId="3ACB0834" w:rsidR="00AE3520" w:rsidDel="00D834E2" w:rsidRDefault="00AE3520" w:rsidP="000C7DC9">
            <w:pPr>
              <w:ind w:right="-46"/>
              <w:rPr>
                <w:del w:id="1126" w:author="Kumar Baral" w:date="2023-02-13T11:15:00Z"/>
              </w:rPr>
            </w:pPr>
            <w:del w:id="1127" w:author="Kumar Baral" w:date="2023-02-13T11:15:00Z">
              <w:r w:rsidDel="00D834E2">
                <w:delText>Width of uniform section</w:delText>
              </w:r>
              <w:bookmarkStart w:id="1128" w:name="_Toc127182147"/>
              <w:bookmarkStart w:id="1129" w:name="_Toc127182484"/>
              <w:bookmarkStart w:id="1130" w:name="_Toc127191668"/>
              <w:bookmarkEnd w:id="1128"/>
              <w:bookmarkEnd w:id="1129"/>
              <w:bookmarkEnd w:id="1130"/>
            </w:del>
          </w:p>
        </w:tc>
        <w:tc>
          <w:tcPr>
            <w:tcW w:w="4718" w:type="dxa"/>
          </w:tcPr>
          <w:p w14:paraId="55A027B5" w14:textId="05BC915B" w:rsidR="00C27344" w:rsidDel="00D834E2" w:rsidRDefault="00CF6510" w:rsidP="000C7DC9">
            <w:pPr>
              <w:ind w:right="-46"/>
              <w:rPr>
                <w:del w:id="1131" w:author="Kumar Baral" w:date="2023-02-13T11:15:00Z"/>
              </w:rPr>
            </w:pPr>
            <w:del w:id="1132" w:author="Kumar Baral" w:date="2023-02-13T11:15:00Z">
              <w:r w:rsidDel="00D834E2">
                <w:delText>1.5 m 2 nos (3 m total)</w:delText>
              </w:r>
              <w:bookmarkStart w:id="1133" w:name="_Toc127182148"/>
              <w:bookmarkStart w:id="1134" w:name="_Toc127182485"/>
              <w:bookmarkStart w:id="1135" w:name="_Toc127191669"/>
              <w:bookmarkEnd w:id="1133"/>
              <w:bookmarkEnd w:id="1134"/>
              <w:bookmarkEnd w:id="1135"/>
            </w:del>
          </w:p>
          <w:p w14:paraId="11C79D40" w14:textId="41D1049E" w:rsidR="00CF6510" w:rsidDel="00D834E2" w:rsidRDefault="00CF6510" w:rsidP="000C7DC9">
            <w:pPr>
              <w:ind w:right="-46"/>
              <w:rPr>
                <w:del w:id="1136" w:author="Kumar Baral" w:date="2023-02-13T11:15:00Z"/>
              </w:rPr>
            </w:pPr>
            <w:del w:id="1137" w:author="Kumar Baral" w:date="2023-02-13T11:15:00Z">
              <w:r w:rsidDel="00D834E2">
                <w:delText>4.0 m (width of one bay)</w:delText>
              </w:r>
              <w:bookmarkStart w:id="1138" w:name="_Toc127182149"/>
              <w:bookmarkStart w:id="1139" w:name="_Toc127182486"/>
              <w:bookmarkStart w:id="1140" w:name="_Toc127191670"/>
              <w:bookmarkEnd w:id="1138"/>
              <w:bookmarkEnd w:id="1139"/>
              <w:bookmarkEnd w:id="1140"/>
            </w:del>
          </w:p>
        </w:tc>
        <w:bookmarkStart w:id="1141" w:name="_Toc127182150"/>
        <w:bookmarkStart w:id="1142" w:name="_Toc127182487"/>
        <w:bookmarkStart w:id="1143" w:name="_Toc127191671"/>
        <w:bookmarkEnd w:id="1141"/>
        <w:bookmarkEnd w:id="1142"/>
        <w:bookmarkEnd w:id="1143"/>
      </w:tr>
      <w:tr w:rsidR="00C27344" w:rsidDel="00D834E2" w14:paraId="476C09CA" w14:textId="4AAF5EA4" w:rsidTr="000C5A61">
        <w:trPr>
          <w:trHeight w:val="462"/>
          <w:del w:id="1144" w:author="Kumar Baral" w:date="2023-02-13T11:15:00Z"/>
        </w:trPr>
        <w:tc>
          <w:tcPr>
            <w:tcW w:w="4718" w:type="dxa"/>
          </w:tcPr>
          <w:p w14:paraId="3984B0DF" w14:textId="155112FC" w:rsidR="00C27344" w:rsidDel="00D834E2" w:rsidRDefault="00AE3520" w:rsidP="000C7DC9">
            <w:pPr>
              <w:ind w:right="-46"/>
              <w:rPr>
                <w:del w:id="1145" w:author="Kumar Baral" w:date="2023-02-13T11:15:00Z"/>
              </w:rPr>
            </w:pPr>
            <w:del w:id="1146" w:author="Kumar Baral" w:date="2023-02-13T11:15:00Z">
              <w:r w:rsidDel="00D834E2">
                <w:delText>Total depth (including hopper)</w:delText>
              </w:r>
              <w:bookmarkStart w:id="1147" w:name="_Toc127182151"/>
              <w:bookmarkStart w:id="1148" w:name="_Toc127182488"/>
              <w:bookmarkStart w:id="1149" w:name="_Toc127191672"/>
              <w:bookmarkEnd w:id="1147"/>
              <w:bookmarkEnd w:id="1148"/>
              <w:bookmarkEnd w:id="1149"/>
            </w:del>
          </w:p>
        </w:tc>
        <w:tc>
          <w:tcPr>
            <w:tcW w:w="4718" w:type="dxa"/>
          </w:tcPr>
          <w:p w14:paraId="32822FAF" w14:textId="01739889" w:rsidR="00C27344" w:rsidDel="00D834E2" w:rsidRDefault="00CF6510" w:rsidP="000C7DC9">
            <w:pPr>
              <w:ind w:right="-46"/>
              <w:rPr>
                <w:del w:id="1150" w:author="Kumar Baral" w:date="2023-02-13T11:15:00Z"/>
              </w:rPr>
            </w:pPr>
            <w:del w:id="1151" w:author="Kumar Baral" w:date="2023-02-13T11:15:00Z">
              <w:r w:rsidDel="00D834E2">
                <w:delText>6.9 m</w:delText>
              </w:r>
              <w:bookmarkStart w:id="1152" w:name="_Toc127182152"/>
              <w:bookmarkStart w:id="1153" w:name="_Toc127182489"/>
              <w:bookmarkStart w:id="1154" w:name="_Toc127191673"/>
              <w:bookmarkEnd w:id="1152"/>
              <w:bookmarkEnd w:id="1153"/>
              <w:bookmarkEnd w:id="1154"/>
            </w:del>
          </w:p>
        </w:tc>
        <w:bookmarkStart w:id="1155" w:name="_Toc127182153"/>
        <w:bookmarkStart w:id="1156" w:name="_Toc127182490"/>
        <w:bookmarkStart w:id="1157" w:name="_Toc127191674"/>
        <w:bookmarkEnd w:id="1155"/>
        <w:bookmarkEnd w:id="1156"/>
        <w:bookmarkEnd w:id="1157"/>
      </w:tr>
      <w:tr w:rsidR="00CF6510" w:rsidDel="00D834E2" w14:paraId="5638DC04" w14:textId="454E5848" w:rsidTr="000C5A61">
        <w:trPr>
          <w:trHeight w:val="462"/>
          <w:del w:id="1158" w:author="Kumar Baral" w:date="2023-02-13T11:15:00Z"/>
        </w:trPr>
        <w:tc>
          <w:tcPr>
            <w:tcW w:w="4718" w:type="dxa"/>
          </w:tcPr>
          <w:p w14:paraId="7931C11A" w14:textId="44CE8D20" w:rsidR="00CF6510" w:rsidDel="00D834E2" w:rsidRDefault="00CF6510" w:rsidP="000C7DC9">
            <w:pPr>
              <w:ind w:right="-46"/>
              <w:rPr>
                <w:del w:id="1159" w:author="Kumar Baral" w:date="2023-02-13T11:15:00Z"/>
              </w:rPr>
            </w:pPr>
            <w:del w:id="1160" w:author="Kumar Baral" w:date="2023-02-13T11:15:00Z">
              <w:r w:rsidDel="00D834E2">
                <w:delText>Hopper Depth</w:delText>
              </w:r>
              <w:bookmarkStart w:id="1161" w:name="_Toc127182154"/>
              <w:bookmarkStart w:id="1162" w:name="_Toc127182491"/>
              <w:bookmarkStart w:id="1163" w:name="_Toc127191675"/>
              <w:bookmarkEnd w:id="1161"/>
              <w:bookmarkEnd w:id="1162"/>
              <w:bookmarkEnd w:id="1163"/>
            </w:del>
          </w:p>
        </w:tc>
        <w:tc>
          <w:tcPr>
            <w:tcW w:w="4718" w:type="dxa"/>
          </w:tcPr>
          <w:p w14:paraId="04CA0BF1" w14:textId="4308D7DF" w:rsidR="00CF6510" w:rsidDel="00D834E2" w:rsidRDefault="00CF6510" w:rsidP="000C7DC9">
            <w:pPr>
              <w:ind w:right="-46"/>
              <w:rPr>
                <w:del w:id="1164" w:author="Kumar Baral" w:date="2023-02-13T11:15:00Z"/>
              </w:rPr>
            </w:pPr>
            <w:del w:id="1165" w:author="Kumar Baral" w:date="2023-02-13T11:15:00Z">
              <w:r w:rsidDel="00D834E2">
                <w:delText>1.7 m</w:delText>
              </w:r>
              <w:bookmarkStart w:id="1166" w:name="_Toc127182155"/>
              <w:bookmarkStart w:id="1167" w:name="_Toc127182492"/>
              <w:bookmarkStart w:id="1168" w:name="_Toc127191676"/>
              <w:bookmarkEnd w:id="1166"/>
              <w:bookmarkEnd w:id="1167"/>
              <w:bookmarkEnd w:id="1168"/>
            </w:del>
          </w:p>
        </w:tc>
        <w:bookmarkStart w:id="1169" w:name="_Toc127182156"/>
        <w:bookmarkStart w:id="1170" w:name="_Toc127182493"/>
        <w:bookmarkStart w:id="1171" w:name="_Toc127191677"/>
        <w:bookmarkEnd w:id="1169"/>
        <w:bookmarkEnd w:id="1170"/>
        <w:bookmarkEnd w:id="1171"/>
      </w:tr>
      <w:tr w:rsidR="00C27344" w:rsidDel="00D834E2" w14:paraId="6ECB1E36" w14:textId="136DB503" w:rsidTr="000C5A61">
        <w:trPr>
          <w:trHeight w:val="740"/>
          <w:del w:id="1172" w:author="Kumar Baral" w:date="2023-02-13T11:15:00Z"/>
        </w:trPr>
        <w:tc>
          <w:tcPr>
            <w:tcW w:w="4718" w:type="dxa"/>
          </w:tcPr>
          <w:p w14:paraId="16C07396" w14:textId="5729C661" w:rsidR="00C27344" w:rsidDel="00D834E2" w:rsidRDefault="00AE3520" w:rsidP="000C7DC9">
            <w:pPr>
              <w:ind w:right="-46"/>
              <w:rPr>
                <w:del w:id="1173" w:author="Kumar Baral" w:date="2023-02-13T11:15:00Z"/>
              </w:rPr>
            </w:pPr>
            <w:del w:id="1174" w:author="Kumar Baral" w:date="2023-02-13T11:15:00Z">
              <w:r w:rsidDel="00D834E2">
                <w:delText>Transition section between the settling basin outlet and the headrace tunnel portal</w:delText>
              </w:r>
              <w:bookmarkStart w:id="1175" w:name="_Toc127182157"/>
              <w:bookmarkStart w:id="1176" w:name="_Toc127182494"/>
              <w:bookmarkStart w:id="1177" w:name="_Toc127191678"/>
              <w:bookmarkEnd w:id="1175"/>
              <w:bookmarkEnd w:id="1176"/>
              <w:bookmarkEnd w:id="1177"/>
            </w:del>
          </w:p>
        </w:tc>
        <w:tc>
          <w:tcPr>
            <w:tcW w:w="4718" w:type="dxa"/>
          </w:tcPr>
          <w:p w14:paraId="701EF5DD" w14:textId="05226447" w:rsidR="00C27344" w:rsidDel="00D834E2" w:rsidRDefault="00CF6510" w:rsidP="000C7DC9">
            <w:pPr>
              <w:ind w:right="-46"/>
              <w:rPr>
                <w:del w:id="1178" w:author="Kumar Baral" w:date="2023-02-13T11:15:00Z"/>
              </w:rPr>
            </w:pPr>
            <w:del w:id="1179" w:author="Kumar Baral" w:date="2023-02-13T11:15:00Z">
              <w:r w:rsidDel="00D834E2">
                <w:delText>18.5 m long and 6.0 m wide side channel</w:delText>
              </w:r>
              <w:bookmarkStart w:id="1180" w:name="_Toc127182158"/>
              <w:bookmarkStart w:id="1181" w:name="_Toc127182495"/>
              <w:bookmarkStart w:id="1182" w:name="_Toc127191679"/>
              <w:bookmarkEnd w:id="1180"/>
              <w:bookmarkEnd w:id="1181"/>
              <w:bookmarkEnd w:id="1182"/>
            </w:del>
          </w:p>
        </w:tc>
        <w:bookmarkStart w:id="1183" w:name="_Toc127182159"/>
        <w:bookmarkStart w:id="1184" w:name="_Toc127182496"/>
        <w:bookmarkStart w:id="1185" w:name="_Toc127191680"/>
        <w:bookmarkEnd w:id="1183"/>
        <w:bookmarkEnd w:id="1184"/>
        <w:bookmarkEnd w:id="1185"/>
      </w:tr>
      <w:tr w:rsidR="00C27344" w:rsidDel="00D834E2" w14:paraId="2543E140" w14:textId="7D9622DE" w:rsidTr="000C5A61">
        <w:trPr>
          <w:trHeight w:val="476"/>
          <w:del w:id="1186" w:author="Kumar Baral" w:date="2023-02-13T11:15:00Z"/>
        </w:trPr>
        <w:tc>
          <w:tcPr>
            <w:tcW w:w="4718" w:type="dxa"/>
          </w:tcPr>
          <w:p w14:paraId="0152F26F" w14:textId="2F9EBCD6" w:rsidR="00C27344" w:rsidRPr="000C5A61" w:rsidDel="00D834E2" w:rsidRDefault="00AE3520" w:rsidP="000C7DC9">
            <w:pPr>
              <w:ind w:right="-46"/>
              <w:rPr>
                <w:del w:id="1187" w:author="Kumar Baral" w:date="2023-02-13T11:15:00Z"/>
                <w:b/>
                <w:bCs/>
              </w:rPr>
            </w:pPr>
            <w:del w:id="1188" w:author="Kumar Baral" w:date="2023-02-13T11:15:00Z">
              <w:r w:rsidRPr="000C5A61" w:rsidDel="00D834E2">
                <w:rPr>
                  <w:b/>
                  <w:bCs/>
                </w:rPr>
                <w:delText>Headrace tunnel</w:delText>
              </w:r>
              <w:bookmarkStart w:id="1189" w:name="_Toc127182160"/>
              <w:bookmarkStart w:id="1190" w:name="_Toc127182497"/>
              <w:bookmarkStart w:id="1191" w:name="_Toc127191681"/>
              <w:bookmarkEnd w:id="1189"/>
              <w:bookmarkEnd w:id="1190"/>
              <w:bookmarkEnd w:id="1191"/>
            </w:del>
          </w:p>
        </w:tc>
        <w:tc>
          <w:tcPr>
            <w:tcW w:w="4718" w:type="dxa"/>
          </w:tcPr>
          <w:p w14:paraId="662B46B1" w14:textId="77BF3661" w:rsidR="00C27344" w:rsidDel="00D834E2" w:rsidRDefault="00C27344" w:rsidP="000C7DC9">
            <w:pPr>
              <w:ind w:right="-46"/>
              <w:rPr>
                <w:del w:id="1192" w:author="Kumar Baral" w:date="2023-02-13T11:15:00Z"/>
              </w:rPr>
            </w:pPr>
            <w:bookmarkStart w:id="1193" w:name="_Toc127182161"/>
            <w:bookmarkStart w:id="1194" w:name="_Toc127182498"/>
            <w:bookmarkStart w:id="1195" w:name="_Toc127191682"/>
            <w:bookmarkEnd w:id="1193"/>
            <w:bookmarkEnd w:id="1194"/>
            <w:bookmarkEnd w:id="1195"/>
          </w:p>
        </w:tc>
        <w:bookmarkStart w:id="1196" w:name="_Toc127182162"/>
        <w:bookmarkStart w:id="1197" w:name="_Toc127182499"/>
        <w:bookmarkStart w:id="1198" w:name="_Toc127191683"/>
        <w:bookmarkEnd w:id="1196"/>
        <w:bookmarkEnd w:id="1197"/>
        <w:bookmarkEnd w:id="1198"/>
      </w:tr>
      <w:tr w:rsidR="00C27344" w:rsidDel="00D834E2" w14:paraId="795F33EC" w14:textId="36538257" w:rsidTr="000C5A61">
        <w:trPr>
          <w:trHeight w:val="462"/>
          <w:del w:id="1199" w:author="Kumar Baral" w:date="2023-02-13T11:15:00Z"/>
        </w:trPr>
        <w:tc>
          <w:tcPr>
            <w:tcW w:w="4718" w:type="dxa"/>
          </w:tcPr>
          <w:p w14:paraId="31AFF6A4" w14:textId="27657616" w:rsidR="00C27344" w:rsidDel="00D834E2" w:rsidRDefault="00AE3520" w:rsidP="000C7DC9">
            <w:pPr>
              <w:ind w:right="-46"/>
              <w:rPr>
                <w:del w:id="1200" w:author="Kumar Baral" w:date="2023-02-13T11:15:00Z"/>
              </w:rPr>
            </w:pPr>
            <w:del w:id="1201" w:author="Kumar Baral" w:date="2023-02-13T11:15:00Z">
              <w:r w:rsidDel="00D834E2">
                <w:delText>Shape</w:delText>
              </w:r>
              <w:bookmarkStart w:id="1202" w:name="_Toc127182163"/>
              <w:bookmarkStart w:id="1203" w:name="_Toc127182500"/>
              <w:bookmarkStart w:id="1204" w:name="_Toc127191684"/>
              <w:bookmarkEnd w:id="1202"/>
              <w:bookmarkEnd w:id="1203"/>
              <w:bookmarkEnd w:id="1204"/>
            </w:del>
          </w:p>
        </w:tc>
        <w:tc>
          <w:tcPr>
            <w:tcW w:w="4718" w:type="dxa"/>
          </w:tcPr>
          <w:p w14:paraId="4695BC22" w14:textId="30F4B1BE" w:rsidR="00C27344" w:rsidDel="00D834E2" w:rsidRDefault="00CF6510" w:rsidP="000C7DC9">
            <w:pPr>
              <w:ind w:right="-46"/>
              <w:rPr>
                <w:del w:id="1205" w:author="Kumar Baral" w:date="2023-02-13T11:15:00Z"/>
              </w:rPr>
            </w:pPr>
            <w:del w:id="1206" w:author="Kumar Baral" w:date="2023-02-13T11:15:00Z">
              <w:r w:rsidDel="00D834E2">
                <w:delText>D-shped fully lined (concrete /stone Masonry)</w:delText>
              </w:r>
              <w:bookmarkStart w:id="1207" w:name="_Toc127182164"/>
              <w:bookmarkStart w:id="1208" w:name="_Toc127182501"/>
              <w:bookmarkStart w:id="1209" w:name="_Toc127191685"/>
              <w:bookmarkEnd w:id="1207"/>
              <w:bookmarkEnd w:id="1208"/>
              <w:bookmarkEnd w:id="1209"/>
            </w:del>
          </w:p>
        </w:tc>
        <w:bookmarkStart w:id="1210" w:name="_Toc127182165"/>
        <w:bookmarkStart w:id="1211" w:name="_Toc127182502"/>
        <w:bookmarkStart w:id="1212" w:name="_Toc127191686"/>
        <w:bookmarkEnd w:id="1210"/>
        <w:bookmarkEnd w:id="1211"/>
        <w:bookmarkEnd w:id="1212"/>
      </w:tr>
      <w:tr w:rsidR="00C27344" w:rsidDel="00D834E2" w14:paraId="682EAEA6" w14:textId="6A004776" w:rsidTr="000C5A61">
        <w:trPr>
          <w:trHeight w:val="476"/>
          <w:del w:id="1213" w:author="Kumar Baral" w:date="2023-02-13T11:15:00Z"/>
        </w:trPr>
        <w:tc>
          <w:tcPr>
            <w:tcW w:w="4718" w:type="dxa"/>
          </w:tcPr>
          <w:p w14:paraId="5457E130" w14:textId="1907417A" w:rsidR="00C27344" w:rsidDel="00D834E2" w:rsidRDefault="00AE3520" w:rsidP="000C7DC9">
            <w:pPr>
              <w:ind w:right="-46"/>
              <w:rPr>
                <w:del w:id="1214" w:author="Kumar Baral" w:date="2023-02-13T11:15:00Z"/>
              </w:rPr>
            </w:pPr>
            <w:del w:id="1215" w:author="Kumar Baral" w:date="2023-02-13T11:15:00Z">
              <w:r w:rsidDel="00D834E2">
                <w:delText>Length</w:delText>
              </w:r>
              <w:bookmarkStart w:id="1216" w:name="_Toc127182166"/>
              <w:bookmarkStart w:id="1217" w:name="_Toc127182503"/>
              <w:bookmarkStart w:id="1218" w:name="_Toc127191687"/>
              <w:bookmarkEnd w:id="1216"/>
              <w:bookmarkEnd w:id="1217"/>
              <w:bookmarkEnd w:id="1218"/>
            </w:del>
          </w:p>
        </w:tc>
        <w:tc>
          <w:tcPr>
            <w:tcW w:w="4718" w:type="dxa"/>
          </w:tcPr>
          <w:p w14:paraId="4A66E366" w14:textId="0E8045BE" w:rsidR="00C27344" w:rsidDel="00D834E2" w:rsidRDefault="00CF6510" w:rsidP="000C7DC9">
            <w:pPr>
              <w:ind w:right="-46"/>
              <w:rPr>
                <w:del w:id="1219" w:author="Kumar Baral" w:date="2023-02-13T11:15:00Z"/>
              </w:rPr>
            </w:pPr>
            <w:del w:id="1220" w:author="Kumar Baral" w:date="2023-02-13T11:15:00Z">
              <w:r w:rsidDel="00D834E2">
                <w:delText>1284 m</w:delText>
              </w:r>
              <w:bookmarkStart w:id="1221" w:name="_Toc127182167"/>
              <w:bookmarkStart w:id="1222" w:name="_Toc127182504"/>
              <w:bookmarkStart w:id="1223" w:name="_Toc127191688"/>
              <w:bookmarkEnd w:id="1221"/>
              <w:bookmarkEnd w:id="1222"/>
              <w:bookmarkEnd w:id="1223"/>
            </w:del>
          </w:p>
        </w:tc>
        <w:bookmarkStart w:id="1224" w:name="_Toc127182168"/>
        <w:bookmarkStart w:id="1225" w:name="_Toc127182505"/>
        <w:bookmarkStart w:id="1226" w:name="_Toc127191689"/>
        <w:bookmarkEnd w:id="1224"/>
        <w:bookmarkEnd w:id="1225"/>
        <w:bookmarkEnd w:id="1226"/>
      </w:tr>
      <w:tr w:rsidR="00C27344" w:rsidDel="00D834E2" w14:paraId="6CA2ED3D" w14:textId="1D18DE4A" w:rsidTr="000C5A61">
        <w:trPr>
          <w:trHeight w:val="476"/>
          <w:del w:id="1227" w:author="Kumar Baral" w:date="2023-02-13T11:15:00Z"/>
        </w:trPr>
        <w:tc>
          <w:tcPr>
            <w:tcW w:w="4718" w:type="dxa"/>
          </w:tcPr>
          <w:p w14:paraId="61EEF40A" w14:textId="6A8159D4" w:rsidR="00C27344" w:rsidDel="00D834E2" w:rsidRDefault="00AE3520" w:rsidP="000C7DC9">
            <w:pPr>
              <w:ind w:right="-46"/>
              <w:rPr>
                <w:del w:id="1228" w:author="Kumar Baral" w:date="2023-02-13T11:15:00Z"/>
              </w:rPr>
            </w:pPr>
            <w:del w:id="1229" w:author="Kumar Baral" w:date="2023-02-13T11:15:00Z">
              <w:r w:rsidDel="00D834E2">
                <w:delText>Corss sectional area</w:delText>
              </w:r>
              <w:bookmarkStart w:id="1230" w:name="_Toc127182169"/>
              <w:bookmarkStart w:id="1231" w:name="_Toc127182506"/>
              <w:bookmarkStart w:id="1232" w:name="_Toc127191690"/>
              <w:bookmarkEnd w:id="1230"/>
              <w:bookmarkEnd w:id="1231"/>
              <w:bookmarkEnd w:id="1232"/>
            </w:del>
          </w:p>
        </w:tc>
        <w:tc>
          <w:tcPr>
            <w:tcW w:w="4718" w:type="dxa"/>
          </w:tcPr>
          <w:p w14:paraId="27150664" w14:textId="16DFA710" w:rsidR="00C27344" w:rsidDel="00D834E2" w:rsidRDefault="00CF6510" w:rsidP="000C7DC9">
            <w:pPr>
              <w:ind w:right="-46"/>
              <w:rPr>
                <w:del w:id="1233" w:author="Kumar Baral" w:date="2023-02-13T11:15:00Z"/>
              </w:rPr>
            </w:pPr>
            <w:del w:id="1234" w:author="Kumar Baral" w:date="2023-02-13T11:15:00Z">
              <w:r w:rsidDel="00D834E2">
                <w:delText>4.25 m</w:delText>
              </w:r>
              <w:r w:rsidRPr="00CF6510" w:rsidDel="00D834E2">
                <w:rPr>
                  <w:vertAlign w:val="superscript"/>
                </w:rPr>
                <w:delText>2</w:delText>
              </w:r>
              <w:bookmarkStart w:id="1235" w:name="_Toc127182170"/>
              <w:bookmarkStart w:id="1236" w:name="_Toc127182507"/>
              <w:bookmarkStart w:id="1237" w:name="_Toc127191691"/>
              <w:bookmarkEnd w:id="1235"/>
              <w:bookmarkEnd w:id="1236"/>
              <w:bookmarkEnd w:id="1237"/>
            </w:del>
          </w:p>
        </w:tc>
        <w:bookmarkStart w:id="1238" w:name="_Toc127182171"/>
        <w:bookmarkStart w:id="1239" w:name="_Toc127182508"/>
        <w:bookmarkStart w:id="1240" w:name="_Toc127191692"/>
        <w:bookmarkEnd w:id="1238"/>
        <w:bookmarkEnd w:id="1239"/>
        <w:bookmarkEnd w:id="1240"/>
      </w:tr>
      <w:tr w:rsidR="00C27344" w:rsidDel="00D834E2" w14:paraId="52D70A65" w14:textId="72CA4227" w:rsidTr="000C5A61">
        <w:trPr>
          <w:trHeight w:val="462"/>
          <w:del w:id="1241" w:author="Kumar Baral" w:date="2023-02-13T11:15:00Z"/>
        </w:trPr>
        <w:tc>
          <w:tcPr>
            <w:tcW w:w="4718" w:type="dxa"/>
          </w:tcPr>
          <w:p w14:paraId="41741EDE" w14:textId="55D8D509" w:rsidR="00C27344" w:rsidRPr="000C5A61" w:rsidDel="00D834E2" w:rsidRDefault="00AE3520" w:rsidP="000C7DC9">
            <w:pPr>
              <w:ind w:right="-46"/>
              <w:rPr>
                <w:del w:id="1242" w:author="Kumar Baral" w:date="2023-02-13T11:15:00Z"/>
                <w:b/>
                <w:bCs/>
              </w:rPr>
            </w:pPr>
            <w:del w:id="1243" w:author="Kumar Baral" w:date="2023-02-13T11:15:00Z">
              <w:r w:rsidRPr="000C5A61" w:rsidDel="00D834E2">
                <w:rPr>
                  <w:b/>
                  <w:bCs/>
                </w:rPr>
                <w:delText>Irrigation system</w:delText>
              </w:r>
              <w:bookmarkStart w:id="1244" w:name="_Toc127182172"/>
              <w:bookmarkStart w:id="1245" w:name="_Toc127182509"/>
              <w:bookmarkStart w:id="1246" w:name="_Toc127191693"/>
              <w:bookmarkEnd w:id="1244"/>
              <w:bookmarkEnd w:id="1245"/>
              <w:bookmarkEnd w:id="1246"/>
            </w:del>
          </w:p>
        </w:tc>
        <w:tc>
          <w:tcPr>
            <w:tcW w:w="4718" w:type="dxa"/>
          </w:tcPr>
          <w:p w14:paraId="1ED0FF18" w14:textId="7A719767" w:rsidR="00C27344" w:rsidDel="00D834E2" w:rsidRDefault="00C27344" w:rsidP="000C7DC9">
            <w:pPr>
              <w:ind w:right="-46"/>
              <w:rPr>
                <w:del w:id="1247" w:author="Kumar Baral" w:date="2023-02-13T11:15:00Z"/>
              </w:rPr>
            </w:pPr>
            <w:bookmarkStart w:id="1248" w:name="_Toc127182173"/>
            <w:bookmarkStart w:id="1249" w:name="_Toc127182510"/>
            <w:bookmarkStart w:id="1250" w:name="_Toc127191694"/>
            <w:bookmarkEnd w:id="1248"/>
            <w:bookmarkEnd w:id="1249"/>
            <w:bookmarkEnd w:id="1250"/>
          </w:p>
        </w:tc>
        <w:bookmarkStart w:id="1251" w:name="_Toc127182174"/>
        <w:bookmarkStart w:id="1252" w:name="_Toc127182511"/>
        <w:bookmarkStart w:id="1253" w:name="_Toc127191695"/>
        <w:bookmarkEnd w:id="1251"/>
        <w:bookmarkEnd w:id="1252"/>
        <w:bookmarkEnd w:id="1253"/>
      </w:tr>
      <w:tr w:rsidR="00C27344" w:rsidDel="00D834E2" w14:paraId="0AAAB12F" w14:textId="63EC44CA" w:rsidTr="000C5A61">
        <w:trPr>
          <w:trHeight w:val="476"/>
          <w:del w:id="1254" w:author="Kumar Baral" w:date="2023-02-13T11:15:00Z"/>
        </w:trPr>
        <w:tc>
          <w:tcPr>
            <w:tcW w:w="4718" w:type="dxa"/>
          </w:tcPr>
          <w:p w14:paraId="1EB693E5" w14:textId="6A5288E2" w:rsidR="00C27344" w:rsidDel="00D834E2" w:rsidRDefault="00AE3520" w:rsidP="000C7DC9">
            <w:pPr>
              <w:ind w:right="-46"/>
              <w:rPr>
                <w:del w:id="1255" w:author="Kumar Baral" w:date="2023-02-13T11:15:00Z"/>
              </w:rPr>
            </w:pPr>
            <w:del w:id="1256" w:author="Kumar Baral" w:date="2023-02-13T11:15:00Z">
              <w:r w:rsidDel="00D834E2">
                <w:delText>Pump irrigation system</w:delText>
              </w:r>
              <w:bookmarkStart w:id="1257" w:name="_Toc127182175"/>
              <w:bookmarkStart w:id="1258" w:name="_Toc127182512"/>
              <w:bookmarkStart w:id="1259" w:name="_Toc127191696"/>
              <w:bookmarkEnd w:id="1257"/>
              <w:bookmarkEnd w:id="1258"/>
              <w:bookmarkEnd w:id="1259"/>
            </w:del>
          </w:p>
        </w:tc>
        <w:tc>
          <w:tcPr>
            <w:tcW w:w="4718" w:type="dxa"/>
          </w:tcPr>
          <w:p w14:paraId="5D546B71" w14:textId="4EC12D1B" w:rsidR="00C27344" w:rsidDel="00D834E2" w:rsidRDefault="00CF6510" w:rsidP="000C7DC9">
            <w:pPr>
              <w:ind w:right="-46"/>
              <w:rPr>
                <w:del w:id="1260" w:author="Kumar Baral" w:date="2023-02-13T11:15:00Z"/>
              </w:rPr>
            </w:pPr>
            <w:del w:id="1261" w:author="Kumar Baral" w:date="2023-02-13T11:15:00Z">
              <w:r w:rsidDel="00D834E2">
                <w:delText>350 mm dia, propeller pump, Max head 1.2 m located at intake</w:delText>
              </w:r>
              <w:bookmarkStart w:id="1262" w:name="_Toc127182176"/>
              <w:bookmarkStart w:id="1263" w:name="_Toc127182513"/>
              <w:bookmarkStart w:id="1264" w:name="_Toc127191697"/>
              <w:bookmarkEnd w:id="1262"/>
              <w:bookmarkEnd w:id="1263"/>
              <w:bookmarkEnd w:id="1264"/>
            </w:del>
          </w:p>
        </w:tc>
        <w:bookmarkStart w:id="1265" w:name="_Toc127182177"/>
        <w:bookmarkStart w:id="1266" w:name="_Toc127182514"/>
        <w:bookmarkStart w:id="1267" w:name="_Toc127191698"/>
        <w:bookmarkEnd w:id="1265"/>
        <w:bookmarkEnd w:id="1266"/>
        <w:bookmarkEnd w:id="1267"/>
      </w:tr>
      <w:tr w:rsidR="00C27344" w:rsidDel="00D834E2" w14:paraId="088F7C33" w14:textId="36EFCBE8" w:rsidTr="000C5A61">
        <w:trPr>
          <w:trHeight w:val="476"/>
          <w:del w:id="1268" w:author="Kumar Baral" w:date="2023-02-13T11:15:00Z"/>
        </w:trPr>
        <w:tc>
          <w:tcPr>
            <w:tcW w:w="4718" w:type="dxa"/>
          </w:tcPr>
          <w:p w14:paraId="515C1776" w14:textId="02FA3640" w:rsidR="00C27344" w:rsidDel="00D834E2" w:rsidRDefault="00AE3520" w:rsidP="000C7DC9">
            <w:pPr>
              <w:ind w:right="-46"/>
              <w:rPr>
                <w:del w:id="1269" w:author="Kumar Baral" w:date="2023-02-13T11:15:00Z"/>
              </w:rPr>
            </w:pPr>
            <w:del w:id="1270" w:author="Kumar Baral" w:date="2023-02-13T11:15:00Z">
              <w:r w:rsidDel="00D834E2">
                <w:delText>Irrigation water supply pipe for pump</w:delText>
              </w:r>
              <w:bookmarkStart w:id="1271" w:name="_Toc127182178"/>
              <w:bookmarkStart w:id="1272" w:name="_Toc127182515"/>
              <w:bookmarkStart w:id="1273" w:name="_Toc127191699"/>
              <w:bookmarkEnd w:id="1271"/>
              <w:bookmarkEnd w:id="1272"/>
              <w:bookmarkEnd w:id="1273"/>
            </w:del>
          </w:p>
        </w:tc>
        <w:tc>
          <w:tcPr>
            <w:tcW w:w="4718" w:type="dxa"/>
          </w:tcPr>
          <w:p w14:paraId="54FCFD55" w14:textId="18B01A5B" w:rsidR="00C27344" w:rsidDel="00D834E2" w:rsidRDefault="00CF6510" w:rsidP="000C7DC9">
            <w:pPr>
              <w:ind w:right="-46"/>
              <w:rPr>
                <w:del w:id="1274" w:author="Kumar Baral" w:date="2023-02-13T11:15:00Z"/>
              </w:rPr>
            </w:pPr>
            <w:del w:id="1275" w:author="Kumar Baral" w:date="2023-02-13T11:15:00Z">
              <w:r w:rsidDel="00D834E2">
                <w:delText>350 mm dia, 4 mm thick, located close to the irrigation outlet.</w:delText>
              </w:r>
              <w:bookmarkStart w:id="1276" w:name="_Toc127182179"/>
              <w:bookmarkStart w:id="1277" w:name="_Toc127182516"/>
              <w:bookmarkStart w:id="1278" w:name="_Toc127191700"/>
              <w:bookmarkEnd w:id="1276"/>
              <w:bookmarkEnd w:id="1277"/>
              <w:bookmarkEnd w:id="1278"/>
            </w:del>
          </w:p>
        </w:tc>
        <w:bookmarkStart w:id="1279" w:name="_Toc127182180"/>
        <w:bookmarkStart w:id="1280" w:name="_Toc127182517"/>
        <w:bookmarkStart w:id="1281" w:name="_Toc127191701"/>
        <w:bookmarkEnd w:id="1279"/>
        <w:bookmarkEnd w:id="1280"/>
        <w:bookmarkEnd w:id="1281"/>
      </w:tr>
      <w:tr w:rsidR="00C27344" w:rsidDel="00D834E2" w14:paraId="6667C0A9" w14:textId="41BF4D2F" w:rsidTr="000C5A61">
        <w:trPr>
          <w:trHeight w:val="462"/>
          <w:del w:id="1282" w:author="Kumar Baral" w:date="2023-02-13T11:15:00Z"/>
        </w:trPr>
        <w:tc>
          <w:tcPr>
            <w:tcW w:w="4718" w:type="dxa"/>
          </w:tcPr>
          <w:p w14:paraId="039C6D99" w14:textId="2CBDC286" w:rsidR="00C27344" w:rsidRPr="000C5A61" w:rsidDel="00D834E2" w:rsidRDefault="00AE3520" w:rsidP="000C7DC9">
            <w:pPr>
              <w:ind w:right="-46"/>
              <w:rPr>
                <w:del w:id="1283" w:author="Kumar Baral" w:date="2023-02-13T11:15:00Z"/>
                <w:b/>
                <w:bCs/>
              </w:rPr>
            </w:pPr>
            <w:del w:id="1284" w:author="Kumar Baral" w:date="2023-02-13T11:15:00Z">
              <w:r w:rsidRPr="000C5A61" w:rsidDel="00D834E2">
                <w:rPr>
                  <w:b/>
                  <w:bCs/>
                </w:rPr>
                <w:delText>Surge shaft</w:delText>
              </w:r>
              <w:bookmarkStart w:id="1285" w:name="_Toc127182181"/>
              <w:bookmarkStart w:id="1286" w:name="_Toc127182518"/>
              <w:bookmarkStart w:id="1287" w:name="_Toc127191702"/>
              <w:bookmarkEnd w:id="1285"/>
              <w:bookmarkEnd w:id="1286"/>
              <w:bookmarkEnd w:id="1287"/>
            </w:del>
          </w:p>
        </w:tc>
        <w:tc>
          <w:tcPr>
            <w:tcW w:w="4718" w:type="dxa"/>
          </w:tcPr>
          <w:p w14:paraId="23253B7C" w14:textId="59FFB493" w:rsidR="00C27344" w:rsidDel="00D834E2" w:rsidRDefault="00CF6510" w:rsidP="000C7DC9">
            <w:pPr>
              <w:ind w:right="-46"/>
              <w:rPr>
                <w:del w:id="1288" w:author="Kumar Baral" w:date="2023-02-13T11:15:00Z"/>
              </w:rPr>
            </w:pPr>
            <w:del w:id="1289" w:author="Kumar Baral" w:date="2023-02-13T11:15:00Z">
              <w:r w:rsidDel="00D834E2">
                <w:delText>Addition of 1.5 m height in the existing surge tank with c/s area 12 m</w:delText>
              </w:r>
              <w:r w:rsidRPr="00CF6510" w:rsidDel="00D834E2">
                <w:rPr>
                  <w:vertAlign w:val="superscript"/>
                </w:rPr>
                <w:delText>2</w:delText>
              </w:r>
              <w:r w:rsidDel="00D834E2">
                <w:delText xml:space="preserve"> </w:delText>
              </w:r>
              <w:bookmarkStart w:id="1290" w:name="_Toc127182182"/>
              <w:bookmarkStart w:id="1291" w:name="_Toc127182519"/>
              <w:bookmarkStart w:id="1292" w:name="_Toc127191703"/>
              <w:bookmarkEnd w:id="1290"/>
              <w:bookmarkEnd w:id="1291"/>
              <w:bookmarkEnd w:id="1292"/>
            </w:del>
          </w:p>
        </w:tc>
        <w:bookmarkStart w:id="1293" w:name="_Toc127182183"/>
        <w:bookmarkStart w:id="1294" w:name="_Toc127182520"/>
        <w:bookmarkStart w:id="1295" w:name="_Toc127191704"/>
        <w:bookmarkEnd w:id="1293"/>
        <w:bookmarkEnd w:id="1294"/>
        <w:bookmarkEnd w:id="1295"/>
      </w:tr>
      <w:tr w:rsidR="00C27344" w:rsidDel="00D834E2" w14:paraId="23130BB7" w14:textId="54C9A6DB" w:rsidTr="000C5A61">
        <w:trPr>
          <w:trHeight w:val="846"/>
          <w:del w:id="1296" w:author="Kumar Baral" w:date="2023-02-13T11:15:00Z"/>
        </w:trPr>
        <w:tc>
          <w:tcPr>
            <w:tcW w:w="4718" w:type="dxa"/>
          </w:tcPr>
          <w:p w14:paraId="2605FB6D" w14:textId="64B53B4D" w:rsidR="00C27344" w:rsidRPr="000C5A61" w:rsidDel="00D834E2" w:rsidRDefault="00AE3520" w:rsidP="000C7DC9">
            <w:pPr>
              <w:ind w:right="-46"/>
              <w:rPr>
                <w:del w:id="1297" w:author="Kumar Baral" w:date="2023-02-13T11:15:00Z"/>
                <w:b/>
                <w:bCs/>
              </w:rPr>
            </w:pPr>
            <w:del w:id="1298" w:author="Kumar Baral" w:date="2023-02-13T11:15:00Z">
              <w:r w:rsidRPr="000C5A61" w:rsidDel="00D834E2">
                <w:rPr>
                  <w:b/>
                  <w:bCs/>
                </w:rPr>
                <w:delText>Penstock</w:delText>
              </w:r>
              <w:bookmarkStart w:id="1299" w:name="_Toc127182184"/>
              <w:bookmarkStart w:id="1300" w:name="_Toc127182521"/>
              <w:bookmarkStart w:id="1301" w:name="_Toc127191705"/>
              <w:bookmarkEnd w:id="1299"/>
              <w:bookmarkEnd w:id="1300"/>
              <w:bookmarkEnd w:id="1301"/>
            </w:del>
          </w:p>
          <w:p w14:paraId="09402F5E" w14:textId="17B0F56E" w:rsidR="00AE3520" w:rsidDel="00D834E2" w:rsidRDefault="00AE3520" w:rsidP="000C7DC9">
            <w:pPr>
              <w:ind w:right="-46"/>
              <w:rPr>
                <w:del w:id="1302" w:author="Kumar Baral" w:date="2023-02-13T11:15:00Z"/>
              </w:rPr>
            </w:pPr>
            <w:del w:id="1303" w:author="Kumar Baral" w:date="2023-02-13T11:15:00Z">
              <w:r w:rsidDel="00D834E2">
                <w:delText>-diameter</w:delText>
              </w:r>
              <w:bookmarkStart w:id="1304" w:name="_Toc127182185"/>
              <w:bookmarkStart w:id="1305" w:name="_Toc127182522"/>
              <w:bookmarkStart w:id="1306" w:name="_Toc127191706"/>
              <w:bookmarkEnd w:id="1304"/>
              <w:bookmarkEnd w:id="1305"/>
              <w:bookmarkEnd w:id="1306"/>
            </w:del>
          </w:p>
        </w:tc>
        <w:tc>
          <w:tcPr>
            <w:tcW w:w="4718" w:type="dxa"/>
          </w:tcPr>
          <w:p w14:paraId="6A5D379D" w14:textId="7AC44B7C" w:rsidR="00C27344" w:rsidDel="00D834E2" w:rsidRDefault="00C27344" w:rsidP="000C7DC9">
            <w:pPr>
              <w:ind w:right="-46"/>
              <w:rPr>
                <w:del w:id="1307" w:author="Kumar Baral" w:date="2023-02-13T11:15:00Z"/>
              </w:rPr>
            </w:pPr>
            <w:bookmarkStart w:id="1308" w:name="_Toc127182186"/>
            <w:bookmarkStart w:id="1309" w:name="_Toc127182523"/>
            <w:bookmarkStart w:id="1310" w:name="_Toc127191707"/>
            <w:bookmarkEnd w:id="1308"/>
            <w:bookmarkEnd w:id="1309"/>
            <w:bookmarkEnd w:id="1310"/>
          </w:p>
          <w:p w14:paraId="7E65D115" w14:textId="667C976A" w:rsidR="00CF6510" w:rsidDel="00D834E2" w:rsidRDefault="00CF6510" w:rsidP="000C7DC9">
            <w:pPr>
              <w:ind w:right="-46"/>
              <w:rPr>
                <w:del w:id="1311" w:author="Kumar Baral" w:date="2023-02-13T11:15:00Z"/>
              </w:rPr>
            </w:pPr>
            <w:del w:id="1312" w:author="Kumar Baral" w:date="2023-02-13T11:15:00Z">
              <w:r w:rsidDel="00D834E2">
                <w:delText>1000-900 mm twin steel pipe (vertical, not embedded)</w:delText>
              </w:r>
              <w:bookmarkStart w:id="1313" w:name="_Toc127182187"/>
              <w:bookmarkStart w:id="1314" w:name="_Toc127182524"/>
              <w:bookmarkStart w:id="1315" w:name="_Toc127191708"/>
              <w:bookmarkEnd w:id="1313"/>
              <w:bookmarkEnd w:id="1314"/>
              <w:bookmarkEnd w:id="1315"/>
            </w:del>
          </w:p>
        </w:tc>
        <w:bookmarkStart w:id="1316" w:name="_Toc127182188"/>
        <w:bookmarkStart w:id="1317" w:name="_Toc127182525"/>
        <w:bookmarkStart w:id="1318" w:name="_Toc127191709"/>
        <w:bookmarkEnd w:id="1316"/>
        <w:bookmarkEnd w:id="1317"/>
        <w:bookmarkEnd w:id="1318"/>
      </w:tr>
      <w:tr w:rsidR="00C27344" w:rsidDel="00D834E2" w14:paraId="34803E80" w14:textId="69508808" w:rsidTr="000C5A61">
        <w:trPr>
          <w:trHeight w:val="462"/>
          <w:del w:id="1319" w:author="Kumar Baral" w:date="2023-02-13T11:15:00Z"/>
        </w:trPr>
        <w:tc>
          <w:tcPr>
            <w:tcW w:w="4718" w:type="dxa"/>
          </w:tcPr>
          <w:p w14:paraId="2CB53357" w14:textId="102FB620" w:rsidR="00C27344" w:rsidDel="00D834E2" w:rsidRDefault="00AE3520" w:rsidP="000C7DC9">
            <w:pPr>
              <w:ind w:right="-46"/>
              <w:rPr>
                <w:del w:id="1320" w:author="Kumar Baral" w:date="2023-02-13T11:15:00Z"/>
              </w:rPr>
            </w:pPr>
            <w:del w:id="1321" w:author="Kumar Baral" w:date="2023-02-13T11:15:00Z">
              <w:r w:rsidDel="00D834E2">
                <w:delText>-length</w:delText>
              </w:r>
              <w:bookmarkStart w:id="1322" w:name="_Toc127182189"/>
              <w:bookmarkStart w:id="1323" w:name="_Toc127182526"/>
              <w:bookmarkStart w:id="1324" w:name="_Toc127191710"/>
              <w:bookmarkEnd w:id="1322"/>
              <w:bookmarkEnd w:id="1323"/>
              <w:bookmarkEnd w:id="1324"/>
            </w:del>
          </w:p>
        </w:tc>
        <w:tc>
          <w:tcPr>
            <w:tcW w:w="4718" w:type="dxa"/>
          </w:tcPr>
          <w:p w14:paraId="3E7F4B80" w14:textId="407BD2BE" w:rsidR="00C27344" w:rsidDel="00D834E2" w:rsidRDefault="00CF6510" w:rsidP="000C7DC9">
            <w:pPr>
              <w:ind w:right="-46"/>
              <w:rPr>
                <w:del w:id="1325" w:author="Kumar Baral" w:date="2023-02-13T11:15:00Z"/>
              </w:rPr>
            </w:pPr>
            <w:del w:id="1326" w:author="Kumar Baral" w:date="2023-02-13T11:15:00Z">
              <w:r w:rsidDel="00D834E2">
                <w:delText>Vertical 244 m, Horizontal 32 m</w:delText>
              </w:r>
              <w:bookmarkStart w:id="1327" w:name="_Toc127182190"/>
              <w:bookmarkStart w:id="1328" w:name="_Toc127182527"/>
              <w:bookmarkStart w:id="1329" w:name="_Toc127191711"/>
              <w:bookmarkEnd w:id="1327"/>
              <w:bookmarkEnd w:id="1328"/>
              <w:bookmarkEnd w:id="1329"/>
            </w:del>
          </w:p>
        </w:tc>
        <w:bookmarkStart w:id="1330" w:name="_Toc127182191"/>
        <w:bookmarkStart w:id="1331" w:name="_Toc127182528"/>
        <w:bookmarkStart w:id="1332" w:name="_Toc127191712"/>
        <w:bookmarkEnd w:id="1330"/>
        <w:bookmarkEnd w:id="1331"/>
        <w:bookmarkEnd w:id="1332"/>
      </w:tr>
      <w:tr w:rsidR="00AE3520" w:rsidDel="00D834E2" w14:paraId="7AEC3293" w14:textId="66711EC2" w:rsidTr="000C5A61">
        <w:trPr>
          <w:trHeight w:val="846"/>
          <w:del w:id="1333" w:author="Kumar Baral" w:date="2023-02-13T11:15:00Z"/>
        </w:trPr>
        <w:tc>
          <w:tcPr>
            <w:tcW w:w="4718" w:type="dxa"/>
          </w:tcPr>
          <w:p w14:paraId="2CD8B046" w14:textId="517F7FE9" w:rsidR="00AE3520" w:rsidRPr="000C5A61" w:rsidDel="00D834E2" w:rsidRDefault="00AE3520" w:rsidP="000C7DC9">
            <w:pPr>
              <w:ind w:right="-46"/>
              <w:rPr>
                <w:del w:id="1334" w:author="Kumar Baral" w:date="2023-02-13T11:15:00Z"/>
                <w:b/>
                <w:bCs/>
              </w:rPr>
            </w:pPr>
            <w:del w:id="1335" w:author="Kumar Baral" w:date="2023-02-13T11:15:00Z">
              <w:r w:rsidRPr="000C5A61" w:rsidDel="00D834E2">
                <w:rPr>
                  <w:b/>
                  <w:bCs/>
                </w:rPr>
                <w:delText>Entrance shaft to powerhouse</w:delText>
              </w:r>
              <w:bookmarkStart w:id="1336" w:name="_Toc127182192"/>
              <w:bookmarkStart w:id="1337" w:name="_Toc127182529"/>
              <w:bookmarkStart w:id="1338" w:name="_Toc127191713"/>
              <w:bookmarkEnd w:id="1336"/>
              <w:bookmarkEnd w:id="1337"/>
              <w:bookmarkEnd w:id="1338"/>
            </w:del>
          </w:p>
          <w:p w14:paraId="7971A3BE" w14:textId="235AE1CB" w:rsidR="00AE3520" w:rsidDel="00D834E2" w:rsidRDefault="00AE3520" w:rsidP="000C7DC9">
            <w:pPr>
              <w:ind w:right="-46"/>
              <w:rPr>
                <w:del w:id="1339" w:author="Kumar Baral" w:date="2023-02-13T11:15:00Z"/>
              </w:rPr>
            </w:pPr>
            <w:del w:id="1340" w:author="Kumar Baral" w:date="2023-02-13T11:15:00Z">
              <w:r w:rsidDel="00D834E2">
                <w:delText>-length</w:delText>
              </w:r>
              <w:bookmarkStart w:id="1341" w:name="_Toc127182193"/>
              <w:bookmarkStart w:id="1342" w:name="_Toc127182530"/>
              <w:bookmarkStart w:id="1343" w:name="_Toc127191714"/>
              <w:bookmarkEnd w:id="1341"/>
              <w:bookmarkEnd w:id="1342"/>
              <w:bookmarkEnd w:id="1343"/>
            </w:del>
          </w:p>
        </w:tc>
        <w:tc>
          <w:tcPr>
            <w:tcW w:w="4718" w:type="dxa"/>
          </w:tcPr>
          <w:p w14:paraId="392744E7" w14:textId="7094DB8B" w:rsidR="00AE3520" w:rsidDel="00D834E2" w:rsidRDefault="00AE3520" w:rsidP="000C7DC9">
            <w:pPr>
              <w:ind w:right="-46"/>
              <w:rPr>
                <w:del w:id="1344" w:author="Kumar Baral" w:date="2023-02-13T11:15:00Z"/>
              </w:rPr>
            </w:pPr>
            <w:bookmarkStart w:id="1345" w:name="_Toc127182194"/>
            <w:bookmarkStart w:id="1346" w:name="_Toc127182531"/>
            <w:bookmarkStart w:id="1347" w:name="_Toc127191715"/>
            <w:bookmarkEnd w:id="1345"/>
            <w:bookmarkEnd w:id="1346"/>
            <w:bookmarkEnd w:id="1347"/>
          </w:p>
          <w:p w14:paraId="17A39DDF" w14:textId="2C58D1B0" w:rsidR="00CF6510" w:rsidDel="00D834E2" w:rsidRDefault="00CF6510" w:rsidP="000C7DC9">
            <w:pPr>
              <w:ind w:right="-46"/>
              <w:rPr>
                <w:del w:id="1348" w:author="Kumar Baral" w:date="2023-02-13T11:15:00Z"/>
              </w:rPr>
            </w:pPr>
            <w:del w:id="1349" w:author="Kumar Baral" w:date="2023-02-13T11:15:00Z">
              <w:r w:rsidDel="00D834E2">
                <w:delText>234 m</w:delText>
              </w:r>
              <w:bookmarkStart w:id="1350" w:name="_Toc127182195"/>
              <w:bookmarkStart w:id="1351" w:name="_Toc127182532"/>
              <w:bookmarkStart w:id="1352" w:name="_Toc127191716"/>
              <w:bookmarkEnd w:id="1350"/>
              <w:bookmarkEnd w:id="1351"/>
              <w:bookmarkEnd w:id="1352"/>
            </w:del>
          </w:p>
        </w:tc>
        <w:bookmarkStart w:id="1353" w:name="_Toc127182196"/>
        <w:bookmarkStart w:id="1354" w:name="_Toc127182533"/>
        <w:bookmarkStart w:id="1355" w:name="_Toc127191717"/>
        <w:bookmarkEnd w:id="1353"/>
        <w:bookmarkEnd w:id="1354"/>
        <w:bookmarkEnd w:id="1355"/>
      </w:tr>
      <w:tr w:rsidR="00AE3520" w:rsidDel="00D834E2" w14:paraId="0BCEC6CC" w14:textId="687503AE" w:rsidTr="000C5A61">
        <w:trPr>
          <w:trHeight w:val="357"/>
          <w:del w:id="1356" w:author="Kumar Baral" w:date="2023-02-13T11:15:00Z"/>
        </w:trPr>
        <w:tc>
          <w:tcPr>
            <w:tcW w:w="4718" w:type="dxa"/>
          </w:tcPr>
          <w:p w14:paraId="525D24F1" w14:textId="1CB5DFCE" w:rsidR="00AE3520" w:rsidDel="00D834E2" w:rsidRDefault="00AE3520" w:rsidP="000C7DC9">
            <w:pPr>
              <w:ind w:right="-46"/>
              <w:rPr>
                <w:del w:id="1357" w:author="Kumar Baral" w:date="2023-02-13T11:15:00Z"/>
              </w:rPr>
            </w:pPr>
            <w:del w:id="1358" w:author="Kumar Baral" w:date="2023-02-13T11:15:00Z">
              <w:r w:rsidDel="00D834E2">
                <w:delText>-diameter</w:delText>
              </w:r>
              <w:bookmarkStart w:id="1359" w:name="_Toc127182197"/>
              <w:bookmarkStart w:id="1360" w:name="_Toc127182534"/>
              <w:bookmarkStart w:id="1361" w:name="_Toc127191718"/>
              <w:bookmarkEnd w:id="1359"/>
              <w:bookmarkEnd w:id="1360"/>
              <w:bookmarkEnd w:id="1361"/>
            </w:del>
          </w:p>
        </w:tc>
        <w:tc>
          <w:tcPr>
            <w:tcW w:w="4718" w:type="dxa"/>
          </w:tcPr>
          <w:p w14:paraId="5A5F0EFC" w14:textId="25CDEFCB" w:rsidR="00AE3520" w:rsidDel="00D834E2" w:rsidRDefault="00CF6510" w:rsidP="000C7DC9">
            <w:pPr>
              <w:ind w:right="-46"/>
              <w:rPr>
                <w:del w:id="1362" w:author="Kumar Baral" w:date="2023-02-13T11:15:00Z"/>
              </w:rPr>
            </w:pPr>
            <w:del w:id="1363" w:author="Kumar Baral" w:date="2023-02-13T11:15:00Z">
              <w:r w:rsidDel="00D834E2">
                <w:delText>4 m</w:delText>
              </w:r>
              <w:bookmarkStart w:id="1364" w:name="_Toc127182198"/>
              <w:bookmarkStart w:id="1365" w:name="_Toc127182535"/>
              <w:bookmarkStart w:id="1366" w:name="_Toc127191719"/>
              <w:bookmarkEnd w:id="1364"/>
              <w:bookmarkEnd w:id="1365"/>
              <w:bookmarkEnd w:id="1366"/>
            </w:del>
          </w:p>
        </w:tc>
        <w:bookmarkStart w:id="1367" w:name="_Toc127182199"/>
        <w:bookmarkStart w:id="1368" w:name="_Toc127182536"/>
        <w:bookmarkStart w:id="1369" w:name="_Toc127191720"/>
        <w:bookmarkEnd w:id="1367"/>
        <w:bookmarkEnd w:id="1368"/>
        <w:bookmarkEnd w:id="1369"/>
      </w:tr>
      <w:tr w:rsidR="00AE3520" w:rsidDel="00D834E2" w14:paraId="622A390C" w14:textId="34258435" w:rsidTr="000C5A61">
        <w:trPr>
          <w:trHeight w:val="846"/>
          <w:del w:id="1370" w:author="Kumar Baral" w:date="2023-02-13T11:15:00Z"/>
        </w:trPr>
        <w:tc>
          <w:tcPr>
            <w:tcW w:w="4718" w:type="dxa"/>
          </w:tcPr>
          <w:p w14:paraId="673DF6C5" w14:textId="6C1B083E" w:rsidR="00AE3520" w:rsidRPr="000C5A61" w:rsidDel="00D834E2" w:rsidRDefault="00AE3520" w:rsidP="000C7DC9">
            <w:pPr>
              <w:ind w:right="-46"/>
              <w:rPr>
                <w:del w:id="1371" w:author="Kumar Baral" w:date="2023-02-13T11:15:00Z"/>
                <w:b/>
                <w:bCs/>
              </w:rPr>
            </w:pPr>
            <w:del w:id="1372" w:author="Kumar Baral" w:date="2023-02-13T11:15:00Z">
              <w:r w:rsidRPr="000C5A61" w:rsidDel="00D834E2">
                <w:rPr>
                  <w:b/>
                  <w:bCs/>
                </w:rPr>
                <w:delText>Powerhouse</w:delText>
              </w:r>
              <w:bookmarkStart w:id="1373" w:name="_Toc127182200"/>
              <w:bookmarkStart w:id="1374" w:name="_Toc127182537"/>
              <w:bookmarkStart w:id="1375" w:name="_Toc127191721"/>
              <w:bookmarkEnd w:id="1373"/>
              <w:bookmarkEnd w:id="1374"/>
              <w:bookmarkEnd w:id="1375"/>
            </w:del>
          </w:p>
          <w:p w14:paraId="16AD2D25" w14:textId="64183126" w:rsidR="00AE3520" w:rsidDel="00D834E2" w:rsidRDefault="00AE3520" w:rsidP="000C7DC9">
            <w:pPr>
              <w:ind w:right="-46"/>
              <w:rPr>
                <w:del w:id="1376" w:author="Kumar Baral" w:date="2023-02-13T11:15:00Z"/>
              </w:rPr>
            </w:pPr>
            <w:del w:id="1377" w:author="Kumar Baral" w:date="2023-02-13T11:15:00Z">
              <w:r w:rsidDel="00D834E2">
                <w:delText>-type</w:delText>
              </w:r>
              <w:bookmarkStart w:id="1378" w:name="_Toc127182201"/>
              <w:bookmarkStart w:id="1379" w:name="_Toc127182538"/>
              <w:bookmarkStart w:id="1380" w:name="_Toc127191722"/>
              <w:bookmarkEnd w:id="1378"/>
              <w:bookmarkEnd w:id="1379"/>
              <w:bookmarkEnd w:id="1380"/>
            </w:del>
          </w:p>
        </w:tc>
        <w:tc>
          <w:tcPr>
            <w:tcW w:w="4718" w:type="dxa"/>
          </w:tcPr>
          <w:p w14:paraId="58CA2F58" w14:textId="0F227E1C" w:rsidR="00AE3520" w:rsidDel="00D834E2" w:rsidRDefault="00AE3520" w:rsidP="000C7DC9">
            <w:pPr>
              <w:ind w:right="-46"/>
              <w:rPr>
                <w:del w:id="1381" w:author="Kumar Baral" w:date="2023-02-13T11:15:00Z"/>
              </w:rPr>
            </w:pPr>
            <w:bookmarkStart w:id="1382" w:name="_Toc127182202"/>
            <w:bookmarkStart w:id="1383" w:name="_Toc127182539"/>
            <w:bookmarkStart w:id="1384" w:name="_Toc127191723"/>
            <w:bookmarkEnd w:id="1382"/>
            <w:bookmarkEnd w:id="1383"/>
            <w:bookmarkEnd w:id="1384"/>
          </w:p>
          <w:p w14:paraId="0CA99E4A" w14:textId="50DFC8C1" w:rsidR="00CF6510" w:rsidDel="00D834E2" w:rsidRDefault="00CF6510" w:rsidP="000C7DC9">
            <w:pPr>
              <w:ind w:right="-46"/>
              <w:rPr>
                <w:del w:id="1385" w:author="Kumar Baral" w:date="2023-02-13T11:15:00Z"/>
              </w:rPr>
            </w:pPr>
            <w:del w:id="1386" w:author="Kumar Baral" w:date="2023-02-13T11:15:00Z">
              <w:r w:rsidDel="00D834E2">
                <w:delText>Underground</w:delText>
              </w:r>
              <w:bookmarkStart w:id="1387" w:name="_Toc127182203"/>
              <w:bookmarkStart w:id="1388" w:name="_Toc127182540"/>
              <w:bookmarkStart w:id="1389" w:name="_Toc127191724"/>
              <w:bookmarkEnd w:id="1387"/>
              <w:bookmarkEnd w:id="1388"/>
              <w:bookmarkEnd w:id="1389"/>
            </w:del>
          </w:p>
        </w:tc>
        <w:bookmarkStart w:id="1390" w:name="_Toc127182204"/>
        <w:bookmarkStart w:id="1391" w:name="_Toc127182541"/>
        <w:bookmarkStart w:id="1392" w:name="_Toc127191725"/>
        <w:bookmarkEnd w:id="1390"/>
        <w:bookmarkEnd w:id="1391"/>
        <w:bookmarkEnd w:id="1392"/>
      </w:tr>
      <w:tr w:rsidR="00AE3520" w:rsidDel="00D834E2" w14:paraId="613064EB" w14:textId="4F3D8F1C" w:rsidTr="000C5A61">
        <w:trPr>
          <w:trHeight w:val="476"/>
          <w:del w:id="1393" w:author="Kumar Baral" w:date="2023-02-13T11:15:00Z"/>
        </w:trPr>
        <w:tc>
          <w:tcPr>
            <w:tcW w:w="4718" w:type="dxa"/>
          </w:tcPr>
          <w:p w14:paraId="08DB7C18" w14:textId="1E4DB4E8" w:rsidR="00AE3520" w:rsidDel="00D834E2" w:rsidRDefault="00AE3520" w:rsidP="000C7DC9">
            <w:pPr>
              <w:ind w:right="-46"/>
              <w:rPr>
                <w:del w:id="1394" w:author="Kumar Baral" w:date="2023-02-13T11:15:00Z"/>
              </w:rPr>
            </w:pPr>
            <w:del w:id="1395" w:author="Kumar Baral" w:date="2023-02-13T11:15:00Z">
              <w:r w:rsidDel="00D834E2">
                <w:delText>-size</w:delText>
              </w:r>
              <w:bookmarkStart w:id="1396" w:name="_Toc127182205"/>
              <w:bookmarkStart w:id="1397" w:name="_Toc127182542"/>
              <w:bookmarkStart w:id="1398" w:name="_Toc127191726"/>
              <w:bookmarkEnd w:id="1396"/>
              <w:bookmarkEnd w:id="1397"/>
              <w:bookmarkEnd w:id="1398"/>
            </w:del>
          </w:p>
        </w:tc>
        <w:tc>
          <w:tcPr>
            <w:tcW w:w="4718" w:type="dxa"/>
          </w:tcPr>
          <w:p w14:paraId="67346C6C" w14:textId="0B3A1B7F" w:rsidR="00CF6510" w:rsidDel="00D834E2" w:rsidRDefault="00CF6510" w:rsidP="000C7DC9">
            <w:pPr>
              <w:ind w:right="-46"/>
              <w:rPr>
                <w:del w:id="1399" w:author="Kumar Baral" w:date="2023-02-13T11:15:00Z"/>
              </w:rPr>
            </w:pPr>
            <w:del w:id="1400" w:author="Kumar Baral" w:date="2023-02-13T11:15:00Z">
              <w:r w:rsidDel="00D834E2">
                <w:delText>37 m long, 6.6 m wide and 11 m high with semicircular shape above the spring line</w:delText>
              </w:r>
              <w:bookmarkStart w:id="1401" w:name="_Toc127182206"/>
              <w:bookmarkStart w:id="1402" w:name="_Toc127182543"/>
              <w:bookmarkStart w:id="1403" w:name="_Toc127191727"/>
              <w:bookmarkEnd w:id="1401"/>
              <w:bookmarkEnd w:id="1402"/>
              <w:bookmarkEnd w:id="1403"/>
            </w:del>
          </w:p>
        </w:tc>
        <w:bookmarkStart w:id="1404" w:name="_Toc127182207"/>
        <w:bookmarkStart w:id="1405" w:name="_Toc127182544"/>
        <w:bookmarkStart w:id="1406" w:name="_Toc127191728"/>
        <w:bookmarkEnd w:id="1404"/>
        <w:bookmarkEnd w:id="1405"/>
        <w:bookmarkEnd w:id="1406"/>
      </w:tr>
      <w:tr w:rsidR="00AE3520" w:rsidDel="00D834E2" w14:paraId="3E6F9326" w14:textId="61E32AFE" w:rsidTr="000C5A61">
        <w:trPr>
          <w:trHeight w:val="833"/>
          <w:del w:id="1407" w:author="Kumar Baral" w:date="2023-02-13T11:15:00Z"/>
        </w:trPr>
        <w:tc>
          <w:tcPr>
            <w:tcW w:w="4718" w:type="dxa"/>
          </w:tcPr>
          <w:p w14:paraId="61EA58AE" w14:textId="07A7F2F4" w:rsidR="00AE3520" w:rsidRPr="000C5A61" w:rsidDel="00D834E2" w:rsidRDefault="00AE3520" w:rsidP="000C7DC9">
            <w:pPr>
              <w:ind w:right="-46"/>
              <w:rPr>
                <w:del w:id="1408" w:author="Kumar Baral" w:date="2023-02-13T11:15:00Z"/>
                <w:b/>
                <w:bCs/>
              </w:rPr>
            </w:pPr>
            <w:del w:id="1409" w:author="Kumar Baral" w:date="2023-02-13T11:15:00Z">
              <w:r w:rsidRPr="000C5A61" w:rsidDel="00D834E2">
                <w:rPr>
                  <w:b/>
                  <w:bCs/>
                </w:rPr>
                <w:delText>Head</w:delText>
              </w:r>
              <w:bookmarkStart w:id="1410" w:name="_Toc127182208"/>
              <w:bookmarkStart w:id="1411" w:name="_Toc127182545"/>
              <w:bookmarkStart w:id="1412" w:name="_Toc127191729"/>
              <w:bookmarkEnd w:id="1410"/>
              <w:bookmarkEnd w:id="1411"/>
              <w:bookmarkEnd w:id="1412"/>
            </w:del>
          </w:p>
          <w:p w14:paraId="189C649D" w14:textId="51201C95" w:rsidR="00AE3520" w:rsidDel="00D834E2" w:rsidRDefault="00AE3520" w:rsidP="000C7DC9">
            <w:pPr>
              <w:ind w:right="-46"/>
              <w:rPr>
                <w:del w:id="1413" w:author="Kumar Baral" w:date="2023-02-13T11:15:00Z"/>
              </w:rPr>
            </w:pPr>
            <w:del w:id="1414" w:author="Kumar Baral" w:date="2023-02-13T11:15:00Z">
              <w:r w:rsidDel="00D834E2">
                <w:delText>-gross</w:delText>
              </w:r>
              <w:bookmarkStart w:id="1415" w:name="_Toc127182209"/>
              <w:bookmarkStart w:id="1416" w:name="_Toc127182546"/>
              <w:bookmarkStart w:id="1417" w:name="_Toc127191730"/>
              <w:bookmarkEnd w:id="1415"/>
              <w:bookmarkEnd w:id="1416"/>
              <w:bookmarkEnd w:id="1417"/>
            </w:del>
          </w:p>
        </w:tc>
        <w:tc>
          <w:tcPr>
            <w:tcW w:w="4718" w:type="dxa"/>
          </w:tcPr>
          <w:p w14:paraId="5F65AF1C" w14:textId="57F564D5" w:rsidR="00AE3520" w:rsidDel="00D834E2" w:rsidRDefault="00AE3520" w:rsidP="000C7DC9">
            <w:pPr>
              <w:ind w:right="-46"/>
              <w:rPr>
                <w:del w:id="1418" w:author="Kumar Baral" w:date="2023-02-13T11:15:00Z"/>
              </w:rPr>
            </w:pPr>
            <w:bookmarkStart w:id="1419" w:name="_Toc127182210"/>
            <w:bookmarkStart w:id="1420" w:name="_Toc127182547"/>
            <w:bookmarkStart w:id="1421" w:name="_Toc127191731"/>
            <w:bookmarkEnd w:id="1419"/>
            <w:bookmarkEnd w:id="1420"/>
            <w:bookmarkEnd w:id="1421"/>
          </w:p>
          <w:p w14:paraId="42CC9B53" w14:textId="76CE42BC" w:rsidR="000C5A61" w:rsidDel="00D834E2" w:rsidRDefault="000C5A61" w:rsidP="000C7DC9">
            <w:pPr>
              <w:ind w:right="-46"/>
              <w:rPr>
                <w:del w:id="1422" w:author="Kumar Baral" w:date="2023-02-13T11:15:00Z"/>
              </w:rPr>
            </w:pPr>
            <w:del w:id="1423" w:author="Kumar Baral" w:date="2023-02-13T11:15:00Z">
              <w:r w:rsidDel="00D834E2">
                <w:delText>247. 25 m</w:delText>
              </w:r>
              <w:bookmarkStart w:id="1424" w:name="_Toc127182211"/>
              <w:bookmarkStart w:id="1425" w:name="_Toc127182548"/>
              <w:bookmarkStart w:id="1426" w:name="_Toc127191732"/>
              <w:bookmarkEnd w:id="1424"/>
              <w:bookmarkEnd w:id="1425"/>
              <w:bookmarkEnd w:id="1426"/>
            </w:del>
          </w:p>
        </w:tc>
        <w:bookmarkStart w:id="1427" w:name="_Toc127182212"/>
        <w:bookmarkStart w:id="1428" w:name="_Toc127182549"/>
        <w:bookmarkStart w:id="1429" w:name="_Toc127191733"/>
        <w:bookmarkEnd w:id="1427"/>
        <w:bookmarkEnd w:id="1428"/>
        <w:bookmarkEnd w:id="1429"/>
      </w:tr>
      <w:tr w:rsidR="00AE3520" w:rsidDel="00D834E2" w14:paraId="3DFB38BF" w14:textId="1043079E" w:rsidTr="000C5A61">
        <w:trPr>
          <w:trHeight w:val="476"/>
          <w:del w:id="1430" w:author="Kumar Baral" w:date="2023-02-13T11:15:00Z"/>
        </w:trPr>
        <w:tc>
          <w:tcPr>
            <w:tcW w:w="4718" w:type="dxa"/>
          </w:tcPr>
          <w:p w14:paraId="596CE408" w14:textId="62F5467C" w:rsidR="00AE3520" w:rsidDel="00D834E2" w:rsidRDefault="00AE3520" w:rsidP="000C7DC9">
            <w:pPr>
              <w:ind w:right="-46"/>
              <w:rPr>
                <w:del w:id="1431" w:author="Kumar Baral" w:date="2023-02-13T11:15:00Z"/>
              </w:rPr>
            </w:pPr>
            <w:del w:id="1432" w:author="Kumar Baral" w:date="2023-02-13T11:15:00Z">
              <w:r w:rsidDel="00D834E2">
                <w:delText>-net</w:delText>
              </w:r>
              <w:bookmarkStart w:id="1433" w:name="_Toc127182213"/>
              <w:bookmarkStart w:id="1434" w:name="_Toc127182550"/>
              <w:bookmarkStart w:id="1435" w:name="_Toc127191734"/>
              <w:bookmarkEnd w:id="1433"/>
              <w:bookmarkEnd w:id="1434"/>
              <w:bookmarkEnd w:id="1435"/>
            </w:del>
          </w:p>
        </w:tc>
        <w:tc>
          <w:tcPr>
            <w:tcW w:w="4718" w:type="dxa"/>
          </w:tcPr>
          <w:p w14:paraId="4174EED5" w14:textId="255A3229" w:rsidR="00AE3520" w:rsidDel="00D834E2" w:rsidRDefault="000C5A61" w:rsidP="000C7DC9">
            <w:pPr>
              <w:ind w:right="-46"/>
              <w:rPr>
                <w:del w:id="1436" w:author="Kumar Baral" w:date="2023-02-13T11:15:00Z"/>
              </w:rPr>
            </w:pPr>
            <w:del w:id="1437" w:author="Kumar Baral" w:date="2023-02-13T11:15:00Z">
              <w:r w:rsidDel="00D834E2">
                <w:delText>239.60m</w:delText>
              </w:r>
              <w:bookmarkStart w:id="1438" w:name="_Toc127182214"/>
              <w:bookmarkStart w:id="1439" w:name="_Toc127182551"/>
              <w:bookmarkStart w:id="1440" w:name="_Toc127191735"/>
              <w:bookmarkEnd w:id="1438"/>
              <w:bookmarkEnd w:id="1439"/>
              <w:bookmarkEnd w:id="1440"/>
            </w:del>
          </w:p>
        </w:tc>
        <w:bookmarkStart w:id="1441" w:name="_Toc127182215"/>
        <w:bookmarkStart w:id="1442" w:name="_Toc127182552"/>
        <w:bookmarkStart w:id="1443" w:name="_Toc127191736"/>
        <w:bookmarkEnd w:id="1441"/>
        <w:bookmarkEnd w:id="1442"/>
        <w:bookmarkEnd w:id="1443"/>
      </w:tr>
      <w:tr w:rsidR="00AE3520" w:rsidDel="00D834E2" w14:paraId="54AACD00" w14:textId="4E9F4E89" w:rsidTr="000C5A61">
        <w:trPr>
          <w:trHeight w:val="476"/>
          <w:del w:id="1444" w:author="Kumar Baral" w:date="2023-02-13T11:15:00Z"/>
        </w:trPr>
        <w:tc>
          <w:tcPr>
            <w:tcW w:w="4718" w:type="dxa"/>
          </w:tcPr>
          <w:p w14:paraId="69BCC948" w14:textId="7687FF21" w:rsidR="00AE3520" w:rsidDel="00D834E2" w:rsidRDefault="00AE3520" w:rsidP="000C7DC9">
            <w:pPr>
              <w:ind w:right="-46"/>
              <w:rPr>
                <w:del w:id="1445" w:author="Kumar Baral" w:date="2023-02-13T11:15:00Z"/>
              </w:rPr>
            </w:pPr>
            <w:del w:id="1446" w:author="Kumar Baral" w:date="2023-02-13T11:15:00Z">
              <w:r w:rsidDel="00D834E2">
                <w:delText>Design Flow</w:delText>
              </w:r>
              <w:bookmarkStart w:id="1447" w:name="_Toc127182216"/>
              <w:bookmarkStart w:id="1448" w:name="_Toc127182553"/>
              <w:bookmarkStart w:id="1449" w:name="_Toc127191737"/>
              <w:bookmarkEnd w:id="1447"/>
              <w:bookmarkEnd w:id="1448"/>
              <w:bookmarkEnd w:id="1449"/>
            </w:del>
          </w:p>
        </w:tc>
        <w:tc>
          <w:tcPr>
            <w:tcW w:w="4718" w:type="dxa"/>
          </w:tcPr>
          <w:p w14:paraId="0A82BD74" w14:textId="16F1A04C" w:rsidR="00AE3520" w:rsidDel="00D834E2" w:rsidRDefault="000C5A61" w:rsidP="000C7DC9">
            <w:pPr>
              <w:ind w:right="-46"/>
              <w:rPr>
                <w:del w:id="1450" w:author="Kumar Baral" w:date="2023-02-13T11:15:00Z"/>
              </w:rPr>
            </w:pPr>
            <w:del w:id="1451" w:author="Kumar Baral" w:date="2023-02-13T11:15:00Z">
              <w:r w:rsidDel="00D834E2">
                <w:delText>4.87 m</w:delText>
              </w:r>
              <w:r w:rsidRPr="000C5A61" w:rsidDel="00D834E2">
                <w:rPr>
                  <w:vertAlign w:val="superscript"/>
                </w:rPr>
                <w:delText>3</w:delText>
              </w:r>
              <w:r w:rsidDel="00D834E2">
                <w:delText>/s</w:delText>
              </w:r>
              <w:bookmarkStart w:id="1452" w:name="_Toc127182217"/>
              <w:bookmarkStart w:id="1453" w:name="_Toc127182554"/>
              <w:bookmarkStart w:id="1454" w:name="_Toc127191738"/>
              <w:bookmarkEnd w:id="1452"/>
              <w:bookmarkEnd w:id="1453"/>
              <w:bookmarkEnd w:id="1454"/>
            </w:del>
          </w:p>
        </w:tc>
        <w:bookmarkStart w:id="1455" w:name="_Toc127182218"/>
        <w:bookmarkStart w:id="1456" w:name="_Toc127182555"/>
        <w:bookmarkStart w:id="1457" w:name="_Toc127191739"/>
        <w:bookmarkEnd w:id="1455"/>
        <w:bookmarkEnd w:id="1456"/>
        <w:bookmarkEnd w:id="1457"/>
      </w:tr>
      <w:tr w:rsidR="00AE3520" w:rsidDel="00D834E2" w14:paraId="5FE48B9E" w14:textId="4734A3A1" w:rsidTr="000C5A61">
        <w:trPr>
          <w:trHeight w:val="833"/>
          <w:del w:id="1458" w:author="Kumar Baral" w:date="2023-02-13T11:15:00Z"/>
        </w:trPr>
        <w:tc>
          <w:tcPr>
            <w:tcW w:w="4718" w:type="dxa"/>
          </w:tcPr>
          <w:p w14:paraId="734465E9" w14:textId="5094D02F" w:rsidR="00AE3520" w:rsidRPr="000C5A61" w:rsidDel="00D834E2" w:rsidRDefault="00AE3520" w:rsidP="000C7DC9">
            <w:pPr>
              <w:ind w:right="-46"/>
              <w:rPr>
                <w:del w:id="1459" w:author="Kumar Baral" w:date="2023-02-13T11:15:00Z"/>
                <w:b/>
                <w:bCs/>
              </w:rPr>
            </w:pPr>
            <w:del w:id="1460" w:author="Kumar Baral" w:date="2023-02-13T11:15:00Z">
              <w:r w:rsidRPr="000C5A61" w:rsidDel="00D834E2">
                <w:rPr>
                  <w:b/>
                  <w:bCs/>
                </w:rPr>
                <w:delText>Tailrace tunnel</w:delText>
              </w:r>
              <w:bookmarkStart w:id="1461" w:name="_Toc127182219"/>
              <w:bookmarkStart w:id="1462" w:name="_Toc127182556"/>
              <w:bookmarkStart w:id="1463" w:name="_Toc127191740"/>
              <w:bookmarkEnd w:id="1461"/>
              <w:bookmarkEnd w:id="1462"/>
              <w:bookmarkEnd w:id="1463"/>
            </w:del>
          </w:p>
          <w:p w14:paraId="37876C3E" w14:textId="780382EC" w:rsidR="00AE3520" w:rsidDel="00D834E2" w:rsidRDefault="00AE3520" w:rsidP="000C7DC9">
            <w:pPr>
              <w:ind w:right="-46"/>
              <w:rPr>
                <w:del w:id="1464" w:author="Kumar Baral" w:date="2023-02-13T11:15:00Z"/>
              </w:rPr>
            </w:pPr>
            <w:del w:id="1465" w:author="Kumar Baral" w:date="2023-02-13T11:15:00Z">
              <w:r w:rsidDel="00D834E2">
                <w:delText>-Shape</w:delText>
              </w:r>
              <w:bookmarkStart w:id="1466" w:name="_Toc127182220"/>
              <w:bookmarkStart w:id="1467" w:name="_Toc127182557"/>
              <w:bookmarkStart w:id="1468" w:name="_Toc127191741"/>
              <w:bookmarkEnd w:id="1466"/>
              <w:bookmarkEnd w:id="1467"/>
              <w:bookmarkEnd w:id="1468"/>
            </w:del>
          </w:p>
        </w:tc>
        <w:tc>
          <w:tcPr>
            <w:tcW w:w="4718" w:type="dxa"/>
          </w:tcPr>
          <w:p w14:paraId="1EF1BA2C" w14:textId="39C28E7F" w:rsidR="00AE3520" w:rsidDel="00D834E2" w:rsidRDefault="00AE3520" w:rsidP="000C7DC9">
            <w:pPr>
              <w:ind w:right="-46"/>
              <w:rPr>
                <w:del w:id="1469" w:author="Kumar Baral" w:date="2023-02-13T11:15:00Z"/>
              </w:rPr>
            </w:pPr>
            <w:bookmarkStart w:id="1470" w:name="_Toc127182221"/>
            <w:bookmarkStart w:id="1471" w:name="_Toc127182558"/>
            <w:bookmarkStart w:id="1472" w:name="_Toc127191742"/>
            <w:bookmarkEnd w:id="1470"/>
            <w:bookmarkEnd w:id="1471"/>
            <w:bookmarkEnd w:id="1472"/>
          </w:p>
          <w:p w14:paraId="615047EF" w14:textId="1F34C9F6" w:rsidR="000C5A61" w:rsidDel="00D834E2" w:rsidRDefault="000C5A61" w:rsidP="000C7DC9">
            <w:pPr>
              <w:ind w:right="-46"/>
              <w:rPr>
                <w:del w:id="1473" w:author="Kumar Baral" w:date="2023-02-13T11:15:00Z"/>
              </w:rPr>
            </w:pPr>
            <w:del w:id="1474" w:author="Kumar Baral" w:date="2023-02-13T11:15:00Z">
              <w:r w:rsidDel="00D834E2">
                <w:delText>D-shaped fully lined ( concrete /stone masonry), with 600 mm deep cut in the existing tunnel bed</w:delText>
              </w:r>
              <w:bookmarkStart w:id="1475" w:name="_Toc127182222"/>
              <w:bookmarkStart w:id="1476" w:name="_Toc127182559"/>
              <w:bookmarkStart w:id="1477" w:name="_Toc127191743"/>
              <w:bookmarkEnd w:id="1475"/>
              <w:bookmarkEnd w:id="1476"/>
              <w:bookmarkEnd w:id="1477"/>
            </w:del>
          </w:p>
        </w:tc>
        <w:bookmarkStart w:id="1478" w:name="_Toc127182223"/>
        <w:bookmarkStart w:id="1479" w:name="_Toc127182560"/>
        <w:bookmarkStart w:id="1480" w:name="_Toc127191744"/>
        <w:bookmarkEnd w:id="1478"/>
        <w:bookmarkEnd w:id="1479"/>
        <w:bookmarkEnd w:id="1480"/>
      </w:tr>
      <w:tr w:rsidR="00AE3520" w:rsidDel="00D834E2" w14:paraId="6B062354" w14:textId="152757F1" w:rsidTr="000C5A61">
        <w:trPr>
          <w:trHeight w:val="476"/>
          <w:del w:id="1481" w:author="Kumar Baral" w:date="2023-02-13T11:15:00Z"/>
        </w:trPr>
        <w:tc>
          <w:tcPr>
            <w:tcW w:w="4718" w:type="dxa"/>
          </w:tcPr>
          <w:p w14:paraId="5DCD0689" w14:textId="49763958" w:rsidR="00AE3520" w:rsidDel="00D834E2" w:rsidRDefault="00AE3520" w:rsidP="000C7DC9">
            <w:pPr>
              <w:ind w:right="-46"/>
              <w:rPr>
                <w:del w:id="1482" w:author="Kumar Baral" w:date="2023-02-13T11:15:00Z"/>
              </w:rPr>
            </w:pPr>
            <w:del w:id="1483" w:author="Kumar Baral" w:date="2023-02-13T11:15:00Z">
              <w:r w:rsidDel="00D834E2">
                <w:delText>-length</w:delText>
              </w:r>
              <w:bookmarkStart w:id="1484" w:name="_Toc127182224"/>
              <w:bookmarkStart w:id="1485" w:name="_Toc127182561"/>
              <w:bookmarkStart w:id="1486" w:name="_Toc127191745"/>
              <w:bookmarkEnd w:id="1484"/>
              <w:bookmarkEnd w:id="1485"/>
              <w:bookmarkEnd w:id="1486"/>
            </w:del>
          </w:p>
        </w:tc>
        <w:tc>
          <w:tcPr>
            <w:tcW w:w="4718" w:type="dxa"/>
          </w:tcPr>
          <w:p w14:paraId="1D80A351" w14:textId="4F268E21" w:rsidR="00AE3520" w:rsidDel="00D834E2" w:rsidRDefault="000C5A61" w:rsidP="000C7DC9">
            <w:pPr>
              <w:ind w:right="-46"/>
              <w:rPr>
                <w:del w:id="1487" w:author="Kumar Baral" w:date="2023-02-13T11:15:00Z"/>
              </w:rPr>
            </w:pPr>
            <w:del w:id="1488" w:author="Kumar Baral" w:date="2023-02-13T11:15:00Z">
              <w:r w:rsidDel="00D834E2">
                <w:delText>1087 m</w:delText>
              </w:r>
              <w:bookmarkStart w:id="1489" w:name="_Toc127182225"/>
              <w:bookmarkStart w:id="1490" w:name="_Toc127182562"/>
              <w:bookmarkStart w:id="1491" w:name="_Toc127191746"/>
              <w:bookmarkEnd w:id="1489"/>
              <w:bookmarkEnd w:id="1490"/>
              <w:bookmarkEnd w:id="1491"/>
            </w:del>
          </w:p>
        </w:tc>
        <w:bookmarkStart w:id="1492" w:name="_Toc127182226"/>
        <w:bookmarkStart w:id="1493" w:name="_Toc127182563"/>
        <w:bookmarkStart w:id="1494" w:name="_Toc127191747"/>
        <w:bookmarkEnd w:id="1492"/>
        <w:bookmarkEnd w:id="1493"/>
        <w:bookmarkEnd w:id="1494"/>
      </w:tr>
      <w:tr w:rsidR="00AE3520" w:rsidDel="00D834E2" w14:paraId="20CE931B" w14:textId="0898C190" w:rsidTr="000C5A61">
        <w:trPr>
          <w:trHeight w:val="476"/>
          <w:del w:id="1495" w:author="Kumar Baral" w:date="2023-02-13T11:15:00Z"/>
        </w:trPr>
        <w:tc>
          <w:tcPr>
            <w:tcW w:w="4718" w:type="dxa"/>
          </w:tcPr>
          <w:p w14:paraId="6586439A" w14:textId="216564C3" w:rsidR="00AE3520" w:rsidDel="00D834E2" w:rsidRDefault="00AE3520" w:rsidP="000C7DC9">
            <w:pPr>
              <w:ind w:right="-46"/>
              <w:rPr>
                <w:del w:id="1496" w:author="Kumar Baral" w:date="2023-02-13T11:15:00Z"/>
              </w:rPr>
            </w:pPr>
            <w:del w:id="1497" w:author="Kumar Baral" w:date="2023-02-13T11:15:00Z">
              <w:r w:rsidDel="00D834E2">
                <w:delText>-cross-sectional area</w:delText>
              </w:r>
              <w:bookmarkStart w:id="1498" w:name="_Toc127182227"/>
              <w:bookmarkStart w:id="1499" w:name="_Toc127182564"/>
              <w:bookmarkStart w:id="1500" w:name="_Toc127191748"/>
              <w:bookmarkEnd w:id="1498"/>
              <w:bookmarkEnd w:id="1499"/>
              <w:bookmarkEnd w:id="1500"/>
            </w:del>
          </w:p>
        </w:tc>
        <w:tc>
          <w:tcPr>
            <w:tcW w:w="4718" w:type="dxa"/>
          </w:tcPr>
          <w:p w14:paraId="6ADC4EF9" w14:textId="5C06B69E" w:rsidR="00AE3520" w:rsidDel="00D834E2" w:rsidRDefault="000C5A61" w:rsidP="000C7DC9">
            <w:pPr>
              <w:ind w:right="-46"/>
              <w:rPr>
                <w:del w:id="1501" w:author="Kumar Baral" w:date="2023-02-13T11:15:00Z"/>
              </w:rPr>
            </w:pPr>
            <w:del w:id="1502" w:author="Kumar Baral" w:date="2023-02-13T11:15:00Z">
              <w:r w:rsidDel="00D834E2">
                <w:delText>5.25 m</w:delText>
              </w:r>
              <w:r w:rsidRPr="000C5A61" w:rsidDel="00D834E2">
                <w:rPr>
                  <w:vertAlign w:val="superscript"/>
                </w:rPr>
                <w:delText>2</w:delText>
              </w:r>
              <w:bookmarkStart w:id="1503" w:name="_Toc127182228"/>
              <w:bookmarkStart w:id="1504" w:name="_Toc127182565"/>
              <w:bookmarkStart w:id="1505" w:name="_Toc127191749"/>
              <w:bookmarkEnd w:id="1503"/>
              <w:bookmarkEnd w:id="1504"/>
              <w:bookmarkEnd w:id="1505"/>
            </w:del>
          </w:p>
        </w:tc>
        <w:bookmarkStart w:id="1506" w:name="_Toc127182229"/>
        <w:bookmarkStart w:id="1507" w:name="_Toc127182566"/>
        <w:bookmarkStart w:id="1508" w:name="_Toc127191750"/>
        <w:bookmarkEnd w:id="1506"/>
        <w:bookmarkEnd w:id="1507"/>
        <w:bookmarkEnd w:id="1508"/>
      </w:tr>
      <w:tr w:rsidR="00C27344" w:rsidDel="00D834E2" w14:paraId="6FF2A05F" w14:textId="6218E357" w:rsidTr="000C5A61">
        <w:trPr>
          <w:trHeight w:val="833"/>
          <w:del w:id="1509" w:author="Kumar Baral" w:date="2023-02-13T11:15:00Z"/>
        </w:trPr>
        <w:tc>
          <w:tcPr>
            <w:tcW w:w="4718" w:type="dxa"/>
          </w:tcPr>
          <w:p w14:paraId="647C1001" w14:textId="1527AD71" w:rsidR="00C27344" w:rsidRPr="000C5A61" w:rsidDel="00D834E2" w:rsidRDefault="00AE3520" w:rsidP="000C7DC9">
            <w:pPr>
              <w:ind w:right="-46"/>
              <w:rPr>
                <w:del w:id="1510" w:author="Kumar Baral" w:date="2023-02-13T11:15:00Z"/>
                <w:b/>
                <w:bCs/>
              </w:rPr>
            </w:pPr>
            <w:del w:id="1511" w:author="Kumar Baral" w:date="2023-02-13T11:15:00Z">
              <w:r w:rsidRPr="000C5A61" w:rsidDel="00D834E2">
                <w:rPr>
                  <w:b/>
                  <w:bCs/>
                </w:rPr>
                <w:delText>Turbines</w:delText>
              </w:r>
              <w:bookmarkStart w:id="1512" w:name="_Toc127182230"/>
              <w:bookmarkStart w:id="1513" w:name="_Toc127182567"/>
              <w:bookmarkStart w:id="1514" w:name="_Toc127191751"/>
              <w:bookmarkEnd w:id="1512"/>
              <w:bookmarkEnd w:id="1513"/>
              <w:bookmarkEnd w:id="1514"/>
            </w:del>
          </w:p>
          <w:p w14:paraId="36EA758A" w14:textId="2E358A70" w:rsidR="00AE3520" w:rsidDel="00D834E2" w:rsidRDefault="00AE3520" w:rsidP="000C7DC9">
            <w:pPr>
              <w:ind w:right="-46"/>
              <w:rPr>
                <w:del w:id="1515" w:author="Kumar Baral" w:date="2023-02-13T11:15:00Z"/>
              </w:rPr>
            </w:pPr>
            <w:del w:id="1516" w:author="Kumar Baral" w:date="2023-02-13T11:15:00Z">
              <w:r w:rsidDel="00D834E2">
                <w:delText>-type</w:delText>
              </w:r>
              <w:bookmarkStart w:id="1517" w:name="_Toc127182231"/>
              <w:bookmarkStart w:id="1518" w:name="_Toc127182568"/>
              <w:bookmarkStart w:id="1519" w:name="_Toc127191752"/>
              <w:bookmarkEnd w:id="1517"/>
              <w:bookmarkEnd w:id="1518"/>
              <w:bookmarkEnd w:id="1519"/>
            </w:del>
          </w:p>
        </w:tc>
        <w:tc>
          <w:tcPr>
            <w:tcW w:w="4718" w:type="dxa"/>
          </w:tcPr>
          <w:p w14:paraId="731DEDCE" w14:textId="570CC1FA" w:rsidR="00C27344" w:rsidDel="00D834E2" w:rsidRDefault="00C27344" w:rsidP="000C7DC9">
            <w:pPr>
              <w:ind w:right="-46"/>
              <w:rPr>
                <w:del w:id="1520" w:author="Kumar Baral" w:date="2023-02-13T11:15:00Z"/>
              </w:rPr>
            </w:pPr>
            <w:bookmarkStart w:id="1521" w:name="_Toc127182232"/>
            <w:bookmarkStart w:id="1522" w:name="_Toc127182569"/>
            <w:bookmarkStart w:id="1523" w:name="_Toc127191753"/>
            <w:bookmarkEnd w:id="1521"/>
            <w:bookmarkEnd w:id="1522"/>
            <w:bookmarkEnd w:id="1523"/>
          </w:p>
          <w:p w14:paraId="5BABFC15" w14:textId="3A517597" w:rsidR="000C5A61" w:rsidDel="00D834E2" w:rsidRDefault="000C5A61" w:rsidP="000C7DC9">
            <w:pPr>
              <w:ind w:right="-46"/>
              <w:rPr>
                <w:del w:id="1524" w:author="Kumar Baral" w:date="2023-02-13T11:15:00Z"/>
              </w:rPr>
            </w:pPr>
            <w:del w:id="1525" w:author="Kumar Baral" w:date="2023-02-13T11:15:00Z">
              <w:r w:rsidDel="00D834E2">
                <w:delText>Pelton (3 jets horizontal shaft arrangement)</w:delText>
              </w:r>
              <w:bookmarkStart w:id="1526" w:name="_Toc127182233"/>
              <w:bookmarkStart w:id="1527" w:name="_Toc127182570"/>
              <w:bookmarkStart w:id="1528" w:name="_Toc127191754"/>
              <w:bookmarkEnd w:id="1526"/>
              <w:bookmarkEnd w:id="1527"/>
              <w:bookmarkEnd w:id="1528"/>
            </w:del>
          </w:p>
        </w:tc>
        <w:bookmarkStart w:id="1529" w:name="_Toc127182234"/>
        <w:bookmarkStart w:id="1530" w:name="_Toc127182571"/>
        <w:bookmarkStart w:id="1531" w:name="_Toc127191755"/>
        <w:bookmarkEnd w:id="1529"/>
        <w:bookmarkEnd w:id="1530"/>
        <w:bookmarkEnd w:id="1531"/>
      </w:tr>
      <w:tr w:rsidR="00C27344" w:rsidDel="00D834E2" w14:paraId="2EF5FD63" w14:textId="627CC033" w:rsidTr="000C5A61">
        <w:trPr>
          <w:trHeight w:val="476"/>
          <w:del w:id="1532" w:author="Kumar Baral" w:date="2023-02-13T11:15:00Z"/>
        </w:trPr>
        <w:tc>
          <w:tcPr>
            <w:tcW w:w="4718" w:type="dxa"/>
          </w:tcPr>
          <w:p w14:paraId="49FF482F" w14:textId="11AE272B" w:rsidR="00C27344" w:rsidDel="00D834E2" w:rsidRDefault="00AE3520" w:rsidP="000C7DC9">
            <w:pPr>
              <w:ind w:right="-46"/>
              <w:rPr>
                <w:del w:id="1533" w:author="Kumar Baral" w:date="2023-02-13T11:15:00Z"/>
              </w:rPr>
            </w:pPr>
            <w:del w:id="1534" w:author="Kumar Baral" w:date="2023-02-13T11:15:00Z">
              <w:r w:rsidDel="00D834E2">
                <w:delText>-no of units</w:delText>
              </w:r>
              <w:bookmarkStart w:id="1535" w:name="_Toc127182235"/>
              <w:bookmarkStart w:id="1536" w:name="_Toc127182572"/>
              <w:bookmarkStart w:id="1537" w:name="_Toc127191756"/>
              <w:bookmarkEnd w:id="1535"/>
              <w:bookmarkEnd w:id="1536"/>
              <w:bookmarkEnd w:id="1537"/>
            </w:del>
          </w:p>
        </w:tc>
        <w:tc>
          <w:tcPr>
            <w:tcW w:w="4718" w:type="dxa"/>
          </w:tcPr>
          <w:p w14:paraId="61810DA9" w14:textId="590CFE18" w:rsidR="00C27344" w:rsidDel="00D834E2" w:rsidRDefault="000C5A61" w:rsidP="000C7DC9">
            <w:pPr>
              <w:ind w:right="-46"/>
              <w:rPr>
                <w:del w:id="1538" w:author="Kumar Baral" w:date="2023-02-13T11:15:00Z"/>
              </w:rPr>
            </w:pPr>
            <w:del w:id="1539" w:author="Kumar Baral" w:date="2023-02-13T11:15:00Z">
              <w:r w:rsidDel="00D834E2">
                <w:delText>3 nos</w:delText>
              </w:r>
              <w:bookmarkStart w:id="1540" w:name="_Toc127182236"/>
              <w:bookmarkStart w:id="1541" w:name="_Toc127182573"/>
              <w:bookmarkStart w:id="1542" w:name="_Toc127191757"/>
              <w:bookmarkEnd w:id="1540"/>
              <w:bookmarkEnd w:id="1541"/>
              <w:bookmarkEnd w:id="1542"/>
            </w:del>
          </w:p>
        </w:tc>
        <w:bookmarkStart w:id="1543" w:name="_Toc127182237"/>
        <w:bookmarkStart w:id="1544" w:name="_Toc127182574"/>
        <w:bookmarkStart w:id="1545" w:name="_Toc127191758"/>
        <w:bookmarkEnd w:id="1543"/>
        <w:bookmarkEnd w:id="1544"/>
        <w:bookmarkEnd w:id="1545"/>
      </w:tr>
      <w:tr w:rsidR="00C27344" w:rsidDel="00D834E2" w14:paraId="6B6A696D" w14:textId="01DE584C" w:rsidTr="000C5A61">
        <w:trPr>
          <w:trHeight w:val="846"/>
          <w:del w:id="1546" w:author="Kumar Baral" w:date="2023-02-13T11:15:00Z"/>
        </w:trPr>
        <w:tc>
          <w:tcPr>
            <w:tcW w:w="4718" w:type="dxa"/>
          </w:tcPr>
          <w:p w14:paraId="60D2F33C" w14:textId="2BC23900" w:rsidR="00C27344" w:rsidRPr="000C5A61" w:rsidDel="00D834E2" w:rsidRDefault="00AE3520" w:rsidP="000C7DC9">
            <w:pPr>
              <w:ind w:right="-46"/>
              <w:rPr>
                <w:del w:id="1547" w:author="Kumar Baral" w:date="2023-02-13T11:15:00Z"/>
                <w:b/>
                <w:bCs/>
              </w:rPr>
            </w:pPr>
            <w:del w:id="1548" w:author="Kumar Baral" w:date="2023-02-13T11:15:00Z">
              <w:r w:rsidRPr="000C5A61" w:rsidDel="00D834E2">
                <w:rPr>
                  <w:b/>
                  <w:bCs/>
                </w:rPr>
                <w:delText>Generators</w:delText>
              </w:r>
              <w:bookmarkStart w:id="1549" w:name="_Toc127182238"/>
              <w:bookmarkStart w:id="1550" w:name="_Toc127182575"/>
              <w:bookmarkStart w:id="1551" w:name="_Toc127191759"/>
              <w:bookmarkEnd w:id="1549"/>
              <w:bookmarkEnd w:id="1550"/>
              <w:bookmarkEnd w:id="1551"/>
            </w:del>
          </w:p>
          <w:p w14:paraId="2E069582" w14:textId="55118313" w:rsidR="00AE3520" w:rsidDel="00D834E2" w:rsidRDefault="00AE3520" w:rsidP="000C7DC9">
            <w:pPr>
              <w:ind w:right="-46"/>
              <w:rPr>
                <w:del w:id="1552" w:author="Kumar Baral" w:date="2023-02-13T11:15:00Z"/>
              </w:rPr>
            </w:pPr>
            <w:del w:id="1553" w:author="Kumar Baral" w:date="2023-02-13T11:15:00Z">
              <w:r w:rsidDel="00D834E2">
                <w:delText>-type</w:delText>
              </w:r>
              <w:bookmarkStart w:id="1554" w:name="_Toc127182239"/>
              <w:bookmarkStart w:id="1555" w:name="_Toc127182576"/>
              <w:bookmarkStart w:id="1556" w:name="_Toc127191760"/>
              <w:bookmarkEnd w:id="1554"/>
              <w:bookmarkEnd w:id="1555"/>
              <w:bookmarkEnd w:id="1556"/>
            </w:del>
          </w:p>
        </w:tc>
        <w:tc>
          <w:tcPr>
            <w:tcW w:w="4718" w:type="dxa"/>
          </w:tcPr>
          <w:p w14:paraId="7F5CC643" w14:textId="1BDE5416" w:rsidR="00C27344" w:rsidDel="00D834E2" w:rsidRDefault="00C27344" w:rsidP="000C7DC9">
            <w:pPr>
              <w:ind w:right="-46"/>
              <w:rPr>
                <w:del w:id="1557" w:author="Kumar Baral" w:date="2023-02-13T11:15:00Z"/>
              </w:rPr>
            </w:pPr>
            <w:bookmarkStart w:id="1558" w:name="_Toc127182240"/>
            <w:bookmarkStart w:id="1559" w:name="_Toc127182577"/>
            <w:bookmarkStart w:id="1560" w:name="_Toc127191761"/>
            <w:bookmarkEnd w:id="1558"/>
            <w:bookmarkEnd w:id="1559"/>
            <w:bookmarkEnd w:id="1560"/>
          </w:p>
          <w:p w14:paraId="4DA26E33" w14:textId="0084CDF8" w:rsidR="000C5A61" w:rsidDel="00D834E2" w:rsidRDefault="000C5A61" w:rsidP="000C7DC9">
            <w:pPr>
              <w:ind w:right="-46"/>
              <w:rPr>
                <w:del w:id="1561" w:author="Kumar Baral" w:date="2023-02-13T11:15:00Z"/>
              </w:rPr>
            </w:pPr>
            <w:del w:id="1562" w:author="Kumar Baral" w:date="2023-02-13T11:15:00Z">
              <w:r w:rsidDel="00D834E2">
                <w:delText>Synchronous, brushless, self excited</w:delText>
              </w:r>
              <w:bookmarkStart w:id="1563" w:name="_Toc127182241"/>
              <w:bookmarkStart w:id="1564" w:name="_Toc127182578"/>
              <w:bookmarkStart w:id="1565" w:name="_Toc127191762"/>
              <w:bookmarkEnd w:id="1563"/>
              <w:bookmarkEnd w:id="1564"/>
              <w:bookmarkEnd w:id="1565"/>
            </w:del>
          </w:p>
        </w:tc>
        <w:bookmarkStart w:id="1566" w:name="_Toc127182242"/>
        <w:bookmarkStart w:id="1567" w:name="_Toc127182579"/>
        <w:bookmarkStart w:id="1568" w:name="_Toc127191763"/>
        <w:bookmarkEnd w:id="1566"/>
        <w:bookmarkEnd w:id="1567"/>
        <w:bookmarkEnd w:id="1568"/>
      </w:tr>
      <w:tr w:rsidR="00C27344" w:rsidDel="00D834E2" w14:paraId="0A1F33E9" w14:textId="7D25A4A6" w:rsidTr="000C5A61">
        <w:trPr>
          <w:trHeight w:val="462"/>
          <w:del w:id="1569" w:author="Kumar Baral" w:date="2023-02-13T11:15:00Z"/>
        </w:trPr>
        <w:tc>
          <w:tcPr>
            <w:tcW w:w="4718" w:type="dxa"/>
          </w:tcPr>
          <w:p w14:paraId="6C5B5EB3" w14:textId="4C91DE7E" w:rsidR="00C27344" w:rsidDel="00D834E2" w:rsidRDefault="00AE3520" w:rsidP="000C7DC9">
            <w:pPr>
              <w:ind w:right="-46"/>
              <w:rPr>
                <w:del w:id="1570" w:author="Kumar Baral" w:date="2023-02-13T11:15:00Z"/>
              </w:rPr>
            </w:pPr>
            <w:del w:id="1571" w:author="Kumar Baral" w:date="2023-02-13T11:15:00Z">
              <w:r w:rsidDel="00D834E2">
                <w:delText>No of units</w:delText>
              </w:r>
              <w:bookmarkStart w:id="1572" w:name="_Toc127182243"/>
              <w:bookmarkStart w:id="1573" w:name="_Toc127182580"/>
              <w:bookmarkStart w:id="1574" w:name="_Toc127191764"/>
              <w:bookmarkEnd w:id="1572"/>
              <w:bookmarkEnd w:id="1573"/>
              <w:bookmarkEnd w:id="1574"/>
            </w:del>
          </w:p>
        </w:tc>
        <w:tc>
          <w:tcPr>
            <w:tcW w:w="4718" w:type="dxa"/>
          </w:tcPr>
          <w:p w14:paraId="084CECA5" w14:textId="1B28893D" w:rsidR="00C27344" w:rsidDel="00D834E2" w:rsidRDefault="000C5A61" w:rsidP="000C7DC9">
            <w:pPr>
              <w:ind w:right="-46"/>
              <w:rPr>
                <w:del w:id="1575" w:author="Kumar Baral" w:date="2023-02-13T11:15:00Z"/>
              </w:rPr>
            </w:pPr>
            <w:del w:id="1576" w:author="Kumar Baral" w:date="2023-02-13T11:15:00Z">
              <w:r w:rsidDel="00D834E2">
                <w:delText>3 nos</w:delText>
              </w:r>
              <w:bookmarkStart w:id="1577" w:name="_Toc127182244"/>
              <w:bookmarkStart w:id="1578" w:name="_Toc127182581"/>
              <w:bookmarkStart w:id="1579" w:name="_Toc127191765"/>
              <w:bookmarkEnd w:id="1577"/>
              <w:bookmarkEnd w:id="1578"/>
              <w:bookmarkEnd w:id="1579"/>
            </w:del>
          </w:p>
        </w:tc>
        <w:bookmarkStart w:id="1580" w:name="_Toc127182245"/>
        <w:bookmarkStart w:id="1581" w:name="_Toc127182582"/>
        <w:bookmarkStart w:id="1582" w:name="_Toc127191766"/>
        <w:bookmarkEnd w:id="1580"/>
        <w:bookmarkEnd w:id="1581"/>
        <w:bookmarkEnd w:id="1582"/>
      </w:tr>
      <w:tr w:rsidR="00C27344" w:rsidDel="00D834E2" w14:paraId="56117F14" w14:textId="7809FE8F" w:rsidTr="000C5A61">
        <w:trPr>
          <w:trHeight w:val="476"/>
          <w:del w:id="1583" w:author="Kumar Baral" w:date="2023-02-13T11:15:00Z"/>
        </w:trPr>
        <w:tc>
          <w:tcPr>
            <w:tcW w:w="4718" w:type="dxa"/>
          </w:tcPr>
          <w:p w14:paraId="6A172D6F" w14:textId="010C223C" w:rsidR="00C27344" w:rsidDel="00D834E2" w:rsidRDefault="00AE3520" w:rsidP="000C7DC9">
            <w:pPr>
              <w:ind w:right="-46"/>
              <w:rPr>
                <w:del w:id="1584" w:author="Kumar Baral" w:date="2023-02-13T11:15:00Z"/>
              </w:rPr>
            </w:pPr>
            <w:del w:id="1585" w:author="Kumar Baral" w:date="2023-02-13T11:15:00Z">
              <w:r w:rsidDel="00D834E2">
                <w:delText>Capacity</w:delText>
              </w:r>
              <w:bookmarkStart w:id="1586" w:name="_Toc127182246"/>
              <w:bookmarkStart w:id="1587" w:name="_Toc127182583"/>
              <w:bookmarkStart w:id="1588" w:name="_Toc127191767"/>
              <w:bookmarkEnd w:id="1586"/>
              <w:bookmarkEnd w:id="1587"/>
              <w:bookmarkEnd w:id="1588"/>
            </w:del>
          </w:p>
        </w:tc>
        <w:tc>
          <w:tcPr>
            <w:tcW w:w="4718" w:type="dxa"/>
          </w:tcPr>
          <w:p w14:paraId="1636F995" w14:textId="4F6F3325" w:rsidR="00C27344" w:rsidDel="00D834E2" w:rsidRDefault="000C5A61" w:rsidP="000C7DC9">
            <w:pPr>
              <w:ind w:right="-46"/>
              <w:rPr>
                <w:del w:id="1589" w:author="Kumar Baral" w:date="2023-02-13T11:15:00Z"/>
              </w:rPr>
            </w:pPr>
            <w:del w:id="1590" w:author="Kumar Baral" w:date="2023-02-13T11:15:00Z">
              <w:r w:rsidDel="00D834E2">
                <w:delText>5 MVA</w:delText>
              </w:r>
              <w:bookmarkStart w:id="1591" w:name="_Toc127182247"/>
              <w:bookmarkStart w:id="1592" w:name="_Toc127182584"/>
              <w:bookmarkStart w:id="1593" w:name="_Toc127191768"/>
              <w:bookmarkEnd w:id="1591"/>
              <w:bookmarkEnd w:id="1592"/>
              <w:bookmarkEnd w:id="1593"/>
            </w:del>
          </w:p>
        </w:tc>
        <w:bookmarkStart w:id="1594" w:name="_Toc127182248"/>
        <w:bookmarkStart w:id="1595" w:name="_Toc127182585"/>
        <w:bookmarkStart w:id="1596" w:name="_Toc127191769"/>
        <w:bookmarkEnd w:id="1594"/>
        <w:bookmarkEnd w:id="1595"/>
        <w:bookmarkEnd w:id="1596"/>
      </w:tr>
      <w:tr w:rsidR="00AE3520" w:rsidDel="00D834E2" w14:paraId="3B608833" w14:textId="3959474C" w:rsidTr="000C5A61">
        <w:trPr>
          <w:trHeight w:val="476"/>
          <w:del w:id="1597" w:author="Kumar Baral" w:date="2023-02-13T11:15:00Z"/>
        </w:trPr>
        <w:tc>
          <w:tcPr>
            <w:tcW w:w="4718" w:type="dxa"/>
          </w:tcPr>
          <w:p w14:paraId="2773641C" w14:textId="3277B846" w:rsidR="00AE3520" w:rsidDel="00D834E2" w:rsidRDefault="00AE3520" w:rsidP="000C7DC9">
            <w:pPr>
              <w:ind w:right="-46"/>
              <w:rPr>
                <w:del w:id="1598" w:author="Kumar Baral" w:date="2023-02-13T11:15:00Z"/>
              </w:rPr>
            </w:pPr>
            <w:del w:id="1599" w:author="Kumar Baral" w:date="2023-02-13T11:15:00Z">
              <w:r w:rsidDel="00D834E2">
                <w:delText>Voltage</w:delText>
              </w:r>
              <w:bookmarkStart w:id="1600" w:name="_Toc127182249"/>
              <w:bookmarkStart w:id="1601" w:name="_Toc127182586"/>
              <w:bookmarkStart w:id="1602" w:name="_Toc127191770"/>
              <w:bookmarkEnd w:id="1600"/>
              <w:bookmarkEnd w:id="1601"/>
              <w:bookmarkEnd w:id="1602"/>
            </w:del>
          </w:p>
        </w:tc>
        <w:tc>
          <w:tcPr>
            <w:tcW w:w="4718" w:type="dxa"/>
          </w:tcPr>
          <w:p w14:paraId="10D44B7C" w14:textId="33114A39" w:rsidR="00AE3520" w:rsidDel="00D834E2" w:rsidRDefault="000C5A61" w:rsidP="000C7DC9">
            <w:pPr>
              <w:ind w:right="-46"/>
              <w:rPr>
                <w:del w:id="1603" w:author="Kumar Baral" w:date="2023-02-13T11:15:00Z"/>
              </w:rPr>
            </w:pPr>
            <w:del w:id="1604" w:author="Kumar Baral" w:date="2023-02-13T11:15:00Z">
              <w:r w:rsidDel="00D834E2">
                <w:delText>6.6 kV</w:delText>
              </w:r>
              <w:bookmarkStart w:id="1605" w:name="_Toc127182250"/>
              <w:bookmarkStart w:id="1606" w:name="_Toc127182587"/>
              <w:bookmarkStart w:id="1607" w:name="_Toc127191771"/>
              <w:bookmarkEnd w:id="1605"/>
              <w:bookmarkEnd w:id="1606"/>
              <w:bookmarkEnd w:id="1607"/>
            </w:del>
          </w:p>
        </w:tc>
        <w:bookmarkStart w:id="1608" w:name="_Toc127182251"/>
        <w:bookmarkStart w:id="1609" w:name="_Toc127182588"/>
        <w:bookmarkStart w:id="1610" w:name="_Toc127191772"/>
        <w:bookmarkEnd w:id="1608"/>
        <w:bookmarkEnd w:id="1609"/>
        <w:bookmarkEnd w:id="1610"/>
      </w:tr>
      <w:tr w:rsidR="00AE3520" w:rsidDel="00D834E2" w14:paraId="0211630C" w14:textId="0A681E5E" w:rsidTr="000C5A61">
        <w:trPr>
          <w:trHeight w:val="462"/>
          <w:del w:id="1611" w:author="Kumar Baral" w:date="2023-02-13T11:15:00Z"/>
        </w:trPr>
        <w:tc>
          <w:tcPr>
            <w:tcW w:w="4718" w:type="dxa"/>
          </w:tcPr>
          <w:p w14:paraId="0155D031" w14:textId="3110F93D" w:rsidR="00AE3520" w:rsidRPr="000C5A61" w:rsidDel="00D834E2" w:rsidRDefault="00AE3520" w:rsidP="000C7DC9">
            <w:pPr>
              <w:ind w:right="-46"/>
              <w:rPr>
                <w:del w:id="1612" w:author="Kumar Baral" w:date="2023-02-13T11:15:00Z"/>
                <w:b/>
                <w:bCs/>
              </w:rPr>
            </w:pPr>
            <w:del w:id="1613" w:author="Kumar Baral" w:date="2023-02-13T11:15:00Z">
              <w:r w:rsidRPr="000C5A61" w:rsidDel="00D834E2">
                <w:rPr>
                  <w:b/>
                  <w:bCs/>
                </w:rPr>
                <w:delText>Transmission Line</w:delText>
              </w:r>
              <w:bookmarkStart w:id="1614" w:name="_Toc127182252"/>
              <w:bookmarkStart w:id="1615" w:name="_Toc127182589"/>
              <w:bookmarkStart w:id="1616" w:name="_Toc127191773"/>
              <w:bookmarkEnd w:id="1614"/>
              <w:bookmarkEnd w:id="1615"/>
              <w:bookmarkEnd w:id="1616"/>
            </w:del>
          </w:p>
        </w:tc>
        <w:tc>
          <w:tcPr>
            <w:tcW w:w="4718" w:type="dxa"/>
          </w:tcPr>
          <w:p w14:paraId="54209C1A" w14:textId="73366FB3" w:rsidR="00AE3520" w:rsidDel="00D834E2" w:rsidRDefault="00AE3520" w:rsidP="000C7DC9">
            <w:pPr>
              <w:ind w:right="-46"/>
              <w:rPr>
                <w:del w:id="1617" w:author="Kumar Baral" w:date="2023-02-13T11:15:00Z"/>
              </w:rPr>
            </w:pPr>
            <w:bookmarkStart w:id="1618" w:name="_Toc127182253"/>
            <w:bookmarkStart w:id="1619" w:name="_Toc127182590"/>
            <w:bookmarkStart w:id="1620" w:name="_Toc127191774"/>
            <w:bookmarkEnd w:id="1618"/>
            <w:bookmarkEnd w:id="1619"/>
            <w:bookmarkEnd w:id="1620"/>
          </w:p>
        </w:tc>
        <w:bookmarkStart w:id="1621" w:name="_Toc127182254"/>
        <w:bookmarkStart w:id="1622" w:name="_Toc127182591"/>
        <w:bookmarkStart w:id="1623" w:name="_Toc127191775"/>
        <w:bookmarkEnd w:id="1621"/>
        <w:bookmarkEnd w:id="1622"/>
        <w:bookmarkEnd w:id="1623"/>
      </w:tr>
      <w:tr w:rsidR="00AE3520" w:rsidDel="00D834E2" w14:paraId="52CB4612" w14:textId="423D8C87" w:rsidTr="000C5A61">
        <w:trPr>
          <w:trHeight w:val="476"/>
          <w:del w:id="1624" w:author="Kumar Baral" w:date="2023-02-13T11:15:00Z"/>
        </w:trPr>
        <w:tc>
          <w:tcPr>
            <w:tcW w:w="4718" w:type="dxa"/>
          </w:tcPr>
          <w:p w14:paraId="70117AE1" w14:textId="5761A4D5" w:rsidR="00AE3520" w:rsidDel="00D834E2" w:rsidRDefault="00AE3520" w:rsidP="000C7DC9">
            <w:pPr>
              <w:ind w:right="-46"/>
              <w:rPr>
                <w:del w:id="1625" w:author="Kumar Baral" w:date="2023-02-13T11:15:00Z"/>
              </w:rPr>
            </w:pPr>
            <w:del w:id="1626" w:author="Kumar Baral" w:date="2023-02-13T11:15:00Z">
              <w:r w:rsidDel="00D834E2">
                <w:delText>-length</w:delText>
              </w:r>
              <w:bookmarkStart w:id="1627" w:name="_Toc127182255"/>
              <w:bookmarkStart w:id="1628" w:name="_Toc127182592"/>
              <w:bookmarkStart w:id="1629" w:name="_Toc127191776"/>
              <w:bookmarkEnd w:id="1627"/>
              <w:bookmarkEnd w:id="1628"/>
              <w:bookmarkEnd w:id="1629"/>
            </w:del>
          </w:p>
        </w:tc>
        <w:tc>
          <w:tcPr>
            <w:tcW w:w="4718" w:type="dxa"/>
          </w:tcPr>
          <w:p w14:paraId="69A3FA6E" w14:textId="30F5013F" w:rsidR="00AE3520" w:rsidDel="00D834E2" w:rsidRDefault="000C5A61" w:rsidP="000C7DC9">
            <w:pPr>
              <w:ind w:right="-46"/>
              <w:rPr>
                <w:del w:id="1630" w:author="Kumar Baral" w:date="2023-02-13T11:15:00Z"/>
              </w:rPr>
            </w:pPr>
            <w:del w:id="1631" w:author="Kumar Baral" w:date="2023-02-13T11:15:00Z">
              <w:r w:rsidDel="00D834E2">
                <w:delText>0.5 km</w:delText>
              </w:r>
              <w:bookmarkStart w:id="1632" w:name="_Toc127182256"/>
              <w:bookmarkStart w:id="1633" w:name="_Toc127182593"/>
              <w:bookmarkStart w:id="1634" w:name="_Toc127191777"/>
              <w:bookmarkEnd w:id="1632"/>
              <w:bookmarkEnd w:id="1633"/>
              <w:bookmarkEnd w:id="1634"/>
            </w:del>
          </w:p>
        </w:tc>
        <w:bookmarkStart w:id="1635" w:name="_Toc127182257"/>
        <w:bookmarkStart w:id="1636" w:name="_Toc127182594"/>
        <w:bookmarkStart w:id="1637" w:name="_Toc127191778"/>
        <w:bookmarkEnd w:id="1635"/>
        <w:bookmarkEnd w:id="1636"/>
        <w:bookmarkEnd w:id="1637"/>
      </w:tr>
      <w:tr w:rsidR="00AE3520" w:rsidDel="00D834E2" w14:paraId="49A2BC85" w14:textId="6154B09A" w:rsidTr="000C5A61">
        <w:trPr>
          <w:trHeight w:val="476"/>
          <w:del w:id="1638" w:author="Kumar Baral" w:date="2023-02-13T11:15:00Z"/>
        </w:trPr>
        <w:tc>
          <w:tcPr>
            <w:tcW w:w="4718" w:type="dxa"/>
          </w:tcPr>
          <w:p w14:paraId="5B4C00E5" w14:textId="4E44EB30" w:rsidR="00AE3520" w:rsidDel="00D834E2" w:rsidRDefault="00AE3520" w:rsidP="000C7DC9">
            <w:pPr>
              <w:ind w:right="-46"/>
              <w:rPr>
                <w:del w:id="1639" w:author="Kumar Baral" w:date="2023-02-13T11:15:00Z"/>
              </w:rPr>
            </w:pPr>
            <w:del w:id="1640" w:author="Kumar Baral" w:date="2023-02-13T11:15:00Z">
              <w:r w:rsidDel="00D834E2">
                <w:delText>-voltage</w:delText>
              </w:r>
              <w:bookmarkStart w:id="1641" w:name="_Toc127182258"/>
              <w:bookmarkStart w:id="1642" w:name="_Toc127182595"/>
              <w:bookmarkStart w:id="1643" w:name="_Toc127191779"/>
              <w:bookmarkEnd w:id="1641"/>
              <w:bookmarkEnd w:id="1642"/>
              <w:bookmarkEnd w:id="1643"/>
            </w:del>
          </w:p>
        </w:tc>
        <w:tc>
          <w:tcPr>
            <w:tcW w:w="4718" w:type="dxa"/>
          </w:tcPr>
          <w:p w14:paraId="0DCB41AA" w14:textId="158318A2" w:rsidR="00AE3520" w:rsidDel="00D834E2" w:rsidRDefault="000C5A61" w:rsidP="000C7DC9">
            <w:pPr>
              <w:ind w:right="-46"/>
              <w:rPr>
                <w:del w:id="1644" w:author="Kumar Baral" w:date="2023-02-13T11:15:00Z"/>
              </w:rPr>
            </w:pPr>
            <w:del w:id="1645" w:author="Kumar Baral" w:date="2023-02-13T11:15:00Z">
              <w:r w:rsidDel="00D834E2">
                <w:delText>132 kV</w:delText>
              </w:r>
              <w:bookmarkStart w:id="1646" w:name="_Toc127182259"/>
              <w:bookmarkStart w:id="1647" w:name="_Toc127182596"/>
              <w:bookmarkStart w:id="1648" w:name="_Toc127191780"/>
              <w:bookmarkEnd w:id="1646"/>
              <w:bookmarkEnd w:id="1647"/>
              <w:bookmarkEnd w:id="1648"/>
            </w:del>
          </w:p>
        </w:tc>
        <w:bookmarkStart w:id="1649" w:name="_Toc127182260"/>
        <w:bookmarkStart w:id="1650" w:name="_Toc127182597"/>
        <w:bookmarkStart w:id="1651" w:name="_Toc127191781"/>
        <w:bookmarkEnd w:id="1649"/>
        <w:bookmarkEnd w:id="1650"/>
        <w:bookmarkEnd w:id="1651"/>
      </w:tr>
      <w:tr w:rsidR="00AE3520" w:rsidDel="00D834E2" w14:paraId="1840B9AC" w14:textId="33A2B9EC" w:rsidTr="000C5A61">
        <w:trPr>
          <w:trHeight w:val="462"/>
          <w:del w:id="1652" w:author="Kumar Baral" w:date="2023-02-13T11:15:00Z"/>
        </w:trPr>
        <w:tc>
          <w:tcPr>
            <w:tcW w:w="4718" w:type="dxa"/>
          </w:tcPr>
          <w:p w14:paraId="03272924" w14:textId="11551158" w:rsidR="00AE3520" w:rsidRPr="000C5A61" w:rsidDel="00D834E2" w:rsidRDefault="00AE3520" w:rsidP="000C7DC9">
            <w:pPr>
              <w:ind w:right="-46"/>
              <w:rPr>
                <w:del w:id="1653" w:author="Kumar Baral" w:date="2023-02-13T11:15:00Z"/>
                <w:b/>
                <w:bCs/>
              </w:rPr>
            </w:pPr>
            <w:del w:id="1654" w:author="Kumar Baral" w:date="2023-02-13T11:15:00Z">
              <w:r w:rsidRPr="000C5A61" w:rsidDel="00D834E2">
                <w:rPr>
                  <w:b/>
                  <w:bCs/>
                </w:rPr>
                <w:delText>Mean annual saleable energy Production</w:delText>
              </w:r>
              <w:bookmarkStart w:id="1655" w:name="_Toc127182261"/>
              <w:bookmarkStart w:id="1656" w:name="_Toc127182598"/>
              <w:bookmarkStart w:id="1657" w:name="_Toc127191782"/>
              <w:bookmarkEnd w:id="1655"/>
              <w:bookmarkEnd w:id="1656"/>
              <w:bookmarkEnd w:id="1657"/>
            </w:del>
          </w:p>
        </w:tc>
        <w:tc>
          <w:tcPr>
            <w:tcW w:w="4718" w:type="dxa"/>
          </w:tcPr>
          <w:p w14:paraId="1061EFFF" w14:textId="664657C9" w:rsidR="00AE3520" w:rsidDel="00D834E2" w:rsidRDefault="000C5A61" w:rsidP="000C7DC9">
            <w:pPr>
              <w:ind w:right="-46"/>
              <w:rPr>
                <w:del w:id="1658" w:author="Kumar Baral" w:date="2023-02-13T11:15:00Z"/>
              </w:rPr>
            </w:pPr>
            <w:del w:id="1659" w:author="Kumar Baral" w:date="2023-02-13T11:15:00Z">
              <w:r w:rsidDel="00D834E2">
                <w:delText>66.23 GWh in a normal year</w:delText>
              </w:r>
              <w:bookmarkStart w:id="1660" w:name="_Toc127182262"/>
              <w:bookmarkStart w:id="1661" w:name="_Toc127182599"/>
              <w:bookmarkStart w:id="1662" w:name="_Toc127191783"/>
              <w:bookmarkEnd w:id="1660"/>
              <w:bookmarkEnd w:id="1661"/>
              <w:bookmarkEnd w:id="1662"/>
            </w:del>
          </w:p>
        </w:tc>
        <w:bookmarkStart w:id="1663" w:name="_Toc127182263"/>
        <w:bookmarkStart w:id="1664" w:name="_Toc127182600"/>
        <w:bookmarkStart w:id="1665" w:name="_Toc127191784"/>
        <w:bookmarkEnd w:id="1663"/>
        <w:bookmarkEnd w:id="1664"/>
        <w:bookmarkEnd w:id="1665"/>
      </w:tr>
      <w:tr w:rsidR="00AE3520" w:rsidDel="00D834E2" w14:paraId="2E237315" w14:textId="6237E8C1" w:rsidTr="000C5A61">
        <w:trPr>
          <w:trHeight w:val="476"/>
          <w:del w:id="1666" w:author="Kumar Baral" w:date="2023-02-13T11:15:00Z"/>
        </w:trPr>
        <w:tc>
          <w:tcPr>
            <w:tcW w:w="4718" w:type="dxa"/>
          </w:tcPr>
          <w:p w14:paraId="20106120" w14:textId="04C36EE6" w:rsidR="00AE3520" w:rsidDel="00D834E2" w:rsidRDefault="00AE3520" w:rsidP="000C7DC9">
            <w:pPr>
              <w:ind w:right="-46"/>
              <w:rPr>
                <w:del w:id="1667" w:author="Kumar Baral" w:date="2023-02-13T11:15:00Z"/>
              </w:rPr>
            </w:pPr>
            <w:del w:id="1668" w:author="Kumar Baral" w:date="2023-02-13T11:15:00Z">
              <w:r w:rsidDel="00D834E2">
                <w:delText>Dry Energy ( Mid December-mid April)</w:delText>
              </w:r>
              <w:bookmarkStart w:id="1669" w:name="_Toc127182264"/>
              <w:bookmarkStart w:id="1670" w:name="_Toc127182601"/>
              <w:bookmarkStart w:id="1671" w:name="_Toc127191785"/>
              <w:bookmarkEnd w:id="1669"/>
              <w:bookmarkEnd w:id="1670"/>
              <w:bookmarkEnd w:id="1671"/>
            </w:del>
          </w:p>
        </w:tc>
        <w:tc>
          <w:tcPr>
            <w:tcW w:w="4718" w:type="dxa"/>
          </w:tcPr>
          <w:p w14:paraId="2F6AC565" w14:textId="15A125E8" w:rsidR="00AE3520" w:rsidDel="00D834E2" w:rsidRDefault="000C5A61" w:rsidP="000C7DC9">
            <w:pPr>
              <w:ind w:right="-46"/>
              <w:rPr>
                <w:del w:id="1672" w:author="Kumar Baral" w:date="2023-02-13T11:15:00Z"/>
              </w:rPr>
            </w:pPr>
            <w:del w:id="1673" w:author="Kumar Baral" w:date="2023-02-13T11:15:00Z">
              <w:r w:rsidDel="00D834E2">
                <w:delText>16.60 GWh</w:delText>
              </w:r>
              <w:bookmarkStart w:id="1674" w:name="_Toc127182265"/>
              <w:bookmarkStart w:id="1675" w:name="_Toc127182602"/>
              <w:bookmarkStart w:id="1676" w:name="_Toc127191786"/>
              <w:bookmarkEnd w:id="1674"/>
              <w:bookmarkEnd w:id="1675"/>
              <w:bookmarkEnd w:id="1676"/>
            </w:del>
          </w:p>
        </w:tc>
        <w:bookmarkStart w:id="1677" w:name="_Toc127182266"/>
        <w:bookmarkStart w:id="1678" w:name="_Toc127182603"/>
        <w:bookmarkStart w:id="1679" w:name="_Toc127191787"/>
        <w:bookmarkEnd w:id="1677"/>
        <w:bookmarkEnd w:id="1678"/>
        <w:bookmarkEnd w:id="1679"/>
      </w:tr>
      <w:tr w:rsidR="00AE3520" w:rsidDel="00D834E2" w14:paraId="7E4EA7AD" w14:textId="77DF6314" w:rsidTr="000C5A61">
        <w:trPr>
          <w:trHeight w:val="476"/>
          <w:del w:id="1680" w:author="Kumar Baral" w:date="2023-02-13T11:15:00Z"/>
        </w:trPr>
        <w:tc>
          <w:tcPr>
            <w:tcW w:w="4718" w:type="dxa"/>
          </w:tcPr>
          <w:p w14:paraId="2102B9BB" w14:textId="15E92C27" w:rsidR="00AE3520" w:rsidDel="00D834E2" w:rsidRDefault="00AE3520" w:rsidP="000C7DC9">
            <w:pPr>
              <w:ind w:right="-46"/>
              <w:rPr>
                <w:del w:id="1681" w:author="Kumar Baral" w:date="2023-02-13T11:15:00Z"/>
              </w:rPr>
            </w:pPr>
            <w:del w:id="1682" w:author="Kumar Baral" w:date="2023-02-13T11:15:00Z">
              <w:r w:rsidDel="00D834E2">
                <w:delText>Wer Energy ( mid April-mid December)</w:delText>
              </w:r>
              <w:bookmarkStart w:id="1683" w:name="_Toc127182267"/>
              <w:bookmarkStart w:id="1684" w:name="_Toc127182604"/>
              <w:bookmarkStart w:id="1685" w:name="_Toc127191788"/>
              <w:bookmarkEnd w:id="1683"/>
              <w:bookmarkEnd w:id="1684"/>
              <w:bookmarkEnd w:id="1685"/>
            </w:del>
          </w:p>
        </w:tc>
        <w:tc>
          <w:tcPr>
            <w:tcW w:w="4718" w:type="dxa"/>
          </w:tcPr>
          <w:p w14:paraId="009C1141" w14:textId="5F025763" w:rsidR="00AE3520" w:rsidDel="00D834E2" w:rsidRDefault="000C5A61" w:rsidP="000C7DC9">
            <w:pPr>
              <w:ind w:right="-46"/>
              <w:rPr>
                <w:del w:id="1686" w:author="Kumar Baral" w:date="2023-02-13T11:15:00Z"/>
              </w:rPr>
            </w:pPr>
            <w:del w:id="1687" w:author="Kumar Baral" w:date="2023-02-13T11:15:00Z">
              <w:r w:rsidDel="00D834E2">
                <w:delText>49.63 GWh</w:delText>
              </w:r>
              <w:bookmarkStart w:id="1688" w:name="_Toc127182268"/>
              <w:bookmarkStart w:id="1689" w:name="_Toc127182605"/>
              <w:bookmarkStart w:id="1690" w:name="_Toc127191789"/>
              <w:bookmarkEnd w:id="1688"/>
              <w:bookmarkEnd w:id="1689"/>
              <w:bookmarkEnd w:id="1690"/>
            </w:del>
          </w:p>
        </w:tc>
        <w:bookmarkStart w:id="1691" w:name="_Toc127182269"/>
        <w:bookmarkStart w:id="1692" w:name="_Toc127182606"/>
        <w:bookmarkStart w:id="1693" w:name="_Toc127191790"/>
        <w:bookmarkEnd w:id="1691"/>
        <w:bookmarkEnd w:id="1692"/>
        <w:bookmarkEnd w:id="1693"/>
      </w:tr>
      <w:tr w:rsidR="00AE3520" w:rsidDel="00D834E2" w14:paraId="42101016" w14:textId="0CFA4335" w:rsidTr="000C5A61">
        <w:trPr>
          <w:trHeight w:val="462"/>
          <w:del w:id="1694" w:author="Kumar Baral" w:date="2023-02-13T11:15:00Z"/>
        </w:trPr>
        <w:tc>
          <w:tcPr>
            <w:tcW w:w="4718" w:type="dxa"/>
          </w:tcPr>
          <w:p w14:paraId="2A83997A" w14:textId="35306357" w:rsidR="00AE3520" w:rsidDel="00D834E2" w:rsidRDefault="000C5A61" w:rsidP="000C7DC9">
            <w:pPr>
              <w:ind w:right="-46"/>
              <w:rPr>
                <w:del w:id="1695" w:author="Kumar Baral" w:date="2023-02-13T11:15:00Z"/>
              </w:rPr>
            </w:pPr>
            <w:del w:id="1696" w:author="Kumar Baral" w:date="2023-02-13T11:15:00Z">
              <w:r w:rsidDel="00D834E2">
                <w:delText>Commissioned date</w:delText>
              </w:r>
              <w:bookmarkStart w:id="1697" w:name="_Toc127182270"/>
              <w:bookmarkStart w:id="1698" w:name="_Toc127182607"/>
              <w:bookmarkStart w:id="1699" w:name="_Toc127191791"/>
              <w:bookmarkEnd w:id="1697"/>
              <w:bookmarkEnd w:id="1698"/>
              <w:bookmarkEnd w:id="1699"/>
            </w:del>
          </w:p>
        </w:tc>
        <w:tc>
          <w:tcPr>
            <w:tcW w:w="4718" w:type="dxa"/>
          </w:tcPr>
          <w:p w14:paraId="15A3A57B" w14:textId="25F39726" w:rsidR="00AE3520" w:rsidDel="00D834E2" w:rsidRDefault="00AE3520" w:rsidP="000C7DC9">
            <w:pPr>
              <w:ind w:right="-46"/>
              <w:rPr>
                <w:del w:id="1700" w:author="Kumar Baral" w:date="2023-02-13T11:15:00Z"/>
              </w:rPr>
            </w:pPr>
            <w:bookmarkStart w:id="1701" w:name="_Toc127182271"/>
            <w:bookmarkStart w:id="1702" w:name="_Toc127182608"/>
            <w:bookmarkStart w:id="1703" w:name="_Toc127191792"/>
            <w:bookmarkEnd w:id="1701"/>
            <w:bookmarkEnd w:id="1702"/>
            <w:bookmarkEnd w:id="1703"/>
          </w:p>
        </w:tc>
        <w:bookmarkStart w:id="1704" w:name="_Toc127182272"/>
        <w:bookmarkStart w:id="1705" w:name="_Toc127182609"/>
        <w:bookmarkStart w:id="1706" w:name="_Toc127191793"/>
        <w:bookmarkEnd w:id="1704"/>
        <w:bookmarkEnd w:id="1705"/>
        <w:bookmarkEnd w:id="1706"/>
      </w:tr>
    </w:tbl>
    <w:p w14:paraId="635D5B2F" w14:textId="46C7176A" w:rsidR="00185774" w:rsidRDefault="00F23E72">
      <w:pPr>
        <w:pStyle w:val="Heading2"/>
        <w:pPrChange w:id="1707" w:author="Kumar Baral" w:date="2023-02-13T11:17:00Z">
          <w:pPr>
            <w:ind w:right="-46"/>
          </w:pPr>
        </w:pPrChange>
      </w:pPr>
      <w:bookmarkStart w:id="1708" w:name="_Toc127191794"/>
      <w:ins w:id="1709" w:author="Kumar Baral" w:date="2023-02-13T11:17:00Z">
        <w:r>
          <w:t>Hydrological</w:t>
        </w:r>
      </w:ins>
      <w:ins w:id="1710" w:author="Kumar Baral" w:date="2023-02-13T11:16:00Z">
        <w:r>
          <w:t xml:space="preserve"> </w:t>
        </w:r>
      </w:ins>
      <w:ins w:id="1711" w:author="Kumar Baral" w:date="2023-02-13T11:17:00Z">
        <w:r>
          <w:t>Study</w:t>
        </w:r>
      </w:ins>
      <w:bookmarkEnd w:id="1708"/>
    </w:p>
    <w:p w14:paraId="0E8F0ADB" w14:textId="77777777" w:rsidR="00185774" w:rsidDel="00352BC0" w:rsidRDefault="000C7DC9" w:rsidP="000C7DC9">
      <w:pPr>
        <w:ind w:right="-46"/>
        <w:rPr>
          <w:del w:id="1712" w:author="Kumar Baral" w:date="2023-02-10T16:12:00Z"/>
        </w:rPr>
      </w:pPr>
      <w:del w:id="1713" w:author="Kumar Baral" w:date="2023-02-10T16:12:00Z">
        <w:r w:rsidRPr="00976A12" w:rsidDel="00352BC0">
          <w:delText xml:space="preserve"> </w:delText>
        </w:r>
      </w:del>
    </w:p>
    <w:p w14:paraId="6C269C77" w14:textId="5CF5F241" w:rsidR="000C7DC9" w:rsidRPr="00976A12" w:rsidRDefault="000C7DC9" w:rsidP="000C7DC9">
      <w:pPr>
        <w:ind w:right="-46"/>
      </w:pPr>
      <w:del w:id="1714" w:author="Kumar Baral" w:date="2023-02-13T11:12:00Z">
        <w:r w:rsidRPr="00976A12" w:rsidDel="007C4B44">
          <w:delText>a</w:delText>
        </w:r>
      </w:del>
      <w:ins w:id="1715" w:author="Kumar Baral" w:date="2023-02-13T11:12:00Z">
        <w:r w:rsidR="007C4B44">
          <w:t>An A</w:t>
        </w:r>
      </w:ins>
      <w:r w:rsidRPr="00976A12">
        <w:t xml:space="preserve">ccurate assessment of long-term hydrology is essential to any hydropower project. The longer the hydrological records, more reliable are the estimation of design parameters for the project. </w:t>
      </w:r>
      <w:del w:id="1716" w:author="Kumar Baral" w:date="2023-02-13T11:11:00Z">
        <w:r w:rsidRPr="00976A12" w:rsidDel="007C4B44">
          <w:delText xml:space="preserve">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delText>
        </w:r>
      </w:del>
    </w:p>
    <w:p w14:paraId="204D742C" w14:textId="1C2CDD21" w:rsidR="000C7DC9" w:rsidRPr="00976A12" w:rsidRDefault="000C7DC9" w:rsidP="000C7DC9">
      <w:pPr>
        <w:ind w:right="-46"/>
      </w:pPr>
      <w:r w:rsidRPr="00976A12">
        <w:t>The hydrological study of the project area comprises the desk study, field investigation, collection of hydrological and meteorological data from nearby project area, and various literature reviews. Briefly th</w:t>
      </w:r>
      <w:ins w:id="1717" w:author="Kumar Baral" w:date="2023-02-13T11:12:00Z">
        <w:r w:rsidR="007C4B44">
          <w:t>is</w:t>
        </w:r>
      </w:ins>
      <w:del w:id="1718" w:author="Kumar Baral" w:date="2023-02-13T11:12:00Z">
        <w:r w:rsidRPr="00976A12" w:rsidDel="007C4B44">
          <w:delText>e</w:delText>
        </w:r>
      </w:del>
      <w:r w:rsidRPr="00976A12">
        <w:t xml:space="preserv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1719" w:author="Kumar Baral" w:date="2023-01-25T17:07:00Z"/>
        </w:rPr>
      </w:pPr>
    </w:p>
    <w:p w14:paraId="390B277E" w14:textId="67DFD788" w:rsidR="006238CC" w:rsidRPr="001F4328" w:rsidDel="00BE56FB" w:rsidRDefault="006238CC" w:rsidP="001F4328">
      <w:pPr>
        <w:pStyle w:val="Heading2"/>
        <w:rPr>
          <w:del w:id="1720" w:author="Kumar Baral" w:date="2023-01-25T17:07:00Z"/>
        </w:rPr>
      </w:pPr>
      <w:del w:id="1721" w:author="Kumar Baral" w:date="2023-01-25T17:07:00Z">
        <w:r w:rsidRPr="001F4328" w:rsidDel="00BE56FB">
          <w:delText>Introduction</w:delText>
        </w:r>
        <w:bookmarkStart w:id="1722" w:name="_Toc125973931"/>
        <w:bookmarkStart w:id="1723" w:name="_Toc125974216"/>
        <w:bookmarkStart w:id="1724" w:name="_Toc126055133"/>
        <w:bookmarkStart w:id="1725" w:name="_Toc126057925"/>
        <w:bookmarkStart w:id="1726" w:name="_Toc127182274"/>
        <w:bookmarkStart w:id="1727" w:name="_Toc127182611"/>
        <w:bookmarkStart w:id="1728" w:name="_Toc127191795"/>
        <w:bookmarkEnd w:id="837"/>
        <w:bookmarkEnd w:id="838"/>
        <w:bookmarkEnd w:id="839"/>
        <w:bookmarkEnd w:id="1722"/>
        <w:bookmarkEnd w:id="1723"/>
        <w:bookmarkEnd w:id="1724"/>
        <w:bookmarkEnd w:id="1725"/>
        <w:bookmarkEnd w:id="1726"/>
        <w:bookmarkEnd w:id="1727"/>
        <w:bookmarkEnd w:id="1728"/>
      </w:del>
    </w:p>
    <w:p w14:paraId="5DC697AF" w14:textId="6E14CC7A" w:rsidR="006238CC" w:rsidRPr="006527E6" w:rsidDel="00926F57" w:rsidRDefault="006238CC" w:rsidP="00F96D25">
      <w:pPr>
        <w:numPr>
          <w:ilvl w:val="0"/>
          <w:numId w:val="21"/>
        </w:numPr>
        <w:rPr>
          <w:del w:id="1729" w:author="Pravash Mool" w:date="2022-12-13T12:29:00Z"/>
          <w:highlight w:val="yellow"/>
          <w:rPrChange w:id="1730" w:author="Kumar Baral" w:date="2022-12-12T15:58:00Z">
            <w:rPr>
              <w:del w:id="1731" w:author="Pravash Mool" w:date="2022-12-13T12:29:00Z"/>
            </w:rPr>
          </w:rPrChange>
        </w:rPr>
      </w:pPr>
      <w:bookmarkStart w:id="1732" w:name="_Toc434844265"/>
      <w:bookmarkStart w:id="1733" w:name="_Toc25316035"/>
      <w:del w:id="1734" w:author="Pravash Mool" w:date="2022-12-13T12:29:00Z">
        <w:r w:rsidRPr="006527E6" w:rsidDel="00926F57">
          <w:rPr>
            <w:highlight w:val="yellow"/>
            <w:rPrChange w:id="1735" w:author="Kumar Baral" w:date="2022-12-12T15:58:00Z">
              <w:rPr/>
            </w:rPrChange>
          </w:rPr>
          <w:delText xml:space="preserve">Updating of extreme flood </w:delText>
        </w:r>
        <w:bookmarkStart w:id="1736" w:name="_Toc121834201"/>
        <w:bookmarkStart w:id="1737" w:name="_Toc125550068"/>
        <w:bookmarkStart w:id="1738" w:name="_Toc125555563"/>
        <w:bookmarkStart w:id="1739" w:name="_Toc125557435"/>
        <w:bookmarkStart w:id="1740" w:name="_Toc125559322"/>
        <w:bookmarkStart w:id="1741" w:name="_Toc125618500"/>
        <w:bookmarkStart w:id="1742" w:name="_Toc125639947"/>
        <w:bookmarkStart w:id="1743" w:name="_Toc125642162"/>
        <w:bookmarkStart w:id="1744" w:name="_Toc125973932"/>
        <w:bookmarkStart w:id="1745" w:name="_Toc125974217"/>
        <w:bookmarkStart w:id="1746" w:name="_Toc126055134"/>
        <w:bookmarkStart w:id="1747" w:name="_Toc126057926"/>
        <w:bookmarkStart w:id="1748" w:name="_Toc127182275"/>
        <w:bookmarkStart w:id="1749" w:name="_Toc127182612"/>
        <w:bookmarkStart w:id="1750" w:name="_Toc127191796"/>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del>
    </w:p>
    <w:p w14:paraId="26B5EA72" w14:textId="59E16569" w:rsidR="006238CC" w:rsidRDefault="006238CC" w:rsidP="001F4328">
      <w:pPr>
        <w:pStyle w:val="Heading2"/>
      </w:pPr>
      <w:bookmarkStart w:id="1751" w:name="_Toc68879953"/>
      <w:bookmarkStart w:id="1752" w:name="_Toc127191797"/>
      <w:r w:rsidRPr="006238CC">
        <w:t>Catchment Characteristics</w:t>
      </w:r>
      <w:bookmarkEnd w:id="1732"/>
      <w:bookmarkEnd w:id="1733"/>
      <w:bookmarkEnd w:id="1751"/>
      <w:bookmarkEnd w:id="1752"/>
    </w:p>
    <w:p w14:paraId="277FB201" w14:textId="3F08007B" w:rsidR="000C7DC9" w:rsidRDefault="000C7DC9" w:rsidP="000C7DC9">
      <w:del w:id="1753" w:author="Kumar Baral" w:date="2023-02-10T16:12:00Z">
        <w:r w:rsidRPr="008A7711" w:rsidDel="00352BC0">
          <w:rPr>
            <w:rFonts w:cstheme="minorBidi"/>
          </w:rPr>
          <w:delText xml:space="preserve">In hydrology, </w:delText>
        </w:r>
      </w:del>
      <w:ins w:id="1754" w:author="Kumar Baral" w:date="2023-02-10T16:12:00Z">
        <w:r w:rsidR="00352BC0">
          <w:rPr>
            <w:rFonts w:cstheme="minorBidi"/>
          </w:rPr>
          <w:t>C</w:t>
        </w:r>
      </w:ins>
      <w:del w:id="1755"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Del="00757369" w:rsidRDefault="000C7DC9" w:rsidP="000C7DC9">
      <w:pPr>
        <w:rPr>
          <w:del w:id="1756" w:author="Kumar Baral" w:date="2023-02-12T12:39:00Z"/>
        </w:rPr>
      </w:pPr>
      <w:del w:id="1757" w:author="Kumar Baral" w:date="2023-02-12T12:39:00Z">
        <w:r w:rsidRPr="008A7711" w:rsidDel="00757369">
          <w:rPr>
            <w:rFonts w:cstheme="minorBidi"/>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4DF4D4AD" w:rsidR="000C7DC9" w:rsidRDefault="000C7DC9" w:rsidP="000C7DC9">
      <w:pPr>
        <w:rPr>
          <w:ins w:id="1758" w:author="Kumar Baral" w:date="2023-01-30T16:43:00Z"/>
        </w:rPr>
      </w:pPr>
      <w:del w:id="1759" w:author="Kumar Baral" w:date="2023-01-30T16:41:00Z">
        <w:r w:rsidDel="008B66D5">
          <w:delText>In Jhimruk hydropower the catchment</w:delText>
        </w:r>
      </w:del>
      <w:ins w:id="1760" w:author="Kumar Baral" w:date="2023-01-30T16:41:00Z">
        <w:r w:rsidR="008B66D5">
          <w:t xml:space="preserve">The </w:t>
        </w:r>
      </w:ins>
      <w:ins w:id="1761" w:author="Kumar Baral" w:date="2023-02-13T11:30:00Z">
        <w:r w:rsidR="001F6995">
          <w:t>Andhi</w:t>
        </w:r>
      </w:ins>
      <w:ins w:id="1762" w:author="Kumar Baral" w:date="2023-01-30T16:41:00Z">
        <w:r w:rsidR="008B66D5">
          <w:t xml:space="preserve"> Khola is one of the </w:t>
        </w:r>
      </w:ins>
      <w:ins w:id="1763" w:author="Kumar Baral" w:date="2023-02-13T11:31:00Z">
        <w:r w:rsidR="001F6995">
          <w:t>major tributaries</w:t>
        </w:r>
      </w:ins>
      <w:ins w:id="1764" w:author="Kumar Baral" w:date="2023-01-30T16:41:00Z">
        <w:r w:rsidR="008B66D5">
          <w:t xml:space="preserve"> of the kali </w:t>
        </w:r>
      </w:ins>
      <w:ins w:id="1765" w:author="Kumar Baral" w:date="2023-02-13T11:30:00Z">
        <w:r w:rsidR="001F6995">
          <w:t>Gandaki</w:t>
        </w:r>
      </w:ins>
      <w:ins w:id="1766" w:author="Kumar Baral" w:date="2023-01-30T16:41:00Z">
        <w:r w:rsidR="008B66D5">
          <w:t xml:space="preserve"> river which belongs to the Narayani Basin. It originates from Dahare </w:t>
        </w:r>
      </w:ins>
      <w:ins w:id="1767" w:author="Kumar Baral" w:date="2023-01-30T16:42:00Z">
        <w:r w:rsidR="008B66D5">
          <w:t>Lek and its catchment extends up to Panchase Danda (hill). The highest point on the catchment area has an elevation of 2517 m above mean sea level</w:t>
        </w:r>
      </w:ins>
      <w:ins w:id="1768" w:author="Kumar Baral" w:date="2023-02-13T14:05:00Z">
        <w:r w:rsidR="0099520C">
          <w:t xml:space="preserve">, while lowest point is at </w:t>
        </w:r>
      </w:ins>
      <w:ins w:id="1769" w:author="Kumar Baral" w:date="2023-02-13T14:06:00Z">
        <w:r w:rsidR="0099520C">
          <w:t>640 m (</w:t>
        </w:r>
        <w:r w:rsidR="0099520C">
          <w:fldChar w:fldCharType="begin"/>
        </w:r>
        <w:r w:rsidR="0099520C">
          <w:instrText xml:space="preserve"> REF _Ref127189621 \h </w:instrText>
        </w:r>
      </w:ins>
      <w:r w:rsidR="0099520C">
        <w:fldChar w:fldCharType="separate"/>
      </w:r>
      <w:ins w:id="1770" w:author="Kumar Baral" w:date="2023-02-13T14:03:00Z">
        <w:r w:rsidR="002D09A2">
          <w:t xml:space="preserve">Figure </w:t>
        </w:r>
      </w:ins>
      <w:r w:rsidR="002D09A2">
        <w:rPr>
          <w:noProof/>
        </w:rPr>
        <w:t>1</w:t>
      </w:r>
      <w:ins w:id="1771" w:author="Kumar Baral" w:date="2023-02-13T14:03:00Z">
        <w:r w:rsidR="002D09A2">
          <w:noBreakHyphen/>
        </w:r>
      </w:ins>
      <w:r w:rsidR="002D09A2">
        <w:rPr>
          <w:noProof/>
        </w:rPr>
        <w:t>1</w:t>
      </w:r>
      <w:ins w:id="1772" w:author="Kumar Baral" w:date="2023-02-13T14:06:00Z">
        <w:r w:rsidR="0099520C">
          <w:fldChar w:fldCharType="end"/>
        </w:r>
        <w:r w:rsidR="0099520C">
          <w:t>)</w:t>
        </w:r>
      </w:ins>
      <w:ins w:id="1773" w:author="Kumar Baral" w:date="2023-01-30T16:42:00Z">
        <w:r w:rsidR="008B66D5">
          <w:t xml:space="preserve">. </w:t>
        </w:r>
      </w:ins>
      <w:ins w:id="1774" w:author="Kumar Baral" w:date="2023-01-30T16:43:00Z">
        <w:r w:rsidR="008B66D5">
          <w:t>Average gradient of the river within the project area is about 1 in 135.</w:t>
        </w:r>
      </w:ins>
    </w:p>
    <w:p w14:paraId="7D85A4F0" w14:textId="62D9B685" w:rsidR="008B66D5" w:rsidDel="008B66D5" w:rsidRDefault="008B66D5">
      <w:pPr>
        <w:pStyle w:val="Caption"/>
        <w:rPr>
          <w:del w:id="1775" w:author="Kumar Baral" w:date="2023-01-30T16:44:00Z"/>
        </w:rPr>
        <w:pPrChange w:id="1776" w:author="Kumar Baral" w:date="2023-02-13T14:07:00Z">
          <w:pPr/>
        </w:pPrChange>
      </w:pPr>
      <w:ins w:id="1777" w:author="Kumar Baral" w:date="2023-01-30T16:43:00Z">
        <w:r>
          <w:t xml:space="preserve">The basin has characteristic of mountainous catchment. The total catchment area upstream of the intake site is 444 </w:t>
        </w:r>
      </w:ins>
      <w:ins w:id="1778" w:author="Kumar Baral" w:date="2023-01-30T16:44:00Z">
        <w:r>
          <w:t>km2</w:t>
        </w:r>
      </w:ins>
      <w:ins w:id="1779" w:author="Kumar Baral" w:date="2023-02-13T14:07:00Z">
        <w:r w:rsidR="00141D16">
          <w:t xml:space="preserve"> as calculated in </w:t>
        </w:r>
      </w:ins>
      <w:ins w:id="1780" w:author="Kumar Baral" w:date="2023-02-13T14:08:00Z">
        <w:r w:rsidR="00141D16">
          <w:fldChar w:fldCharType="begin"/>
        </w:r>
        <w:r w:rsidR="00141D16">
          <w:instrText xml:space="preserve"> REF _Ref127189730 \h </w:instrText>
        </w:r>
      </w:ins>
      <w:r w:rsidR="00141D16">
        <w:fldChar w:fldCharType="separate"/>
      </w:r>
      <w:ins w:id="1781" w:author="Kumar Baral" w:date="2023-02-13T14:04:00Z">
        <w:r w:rsidR="002D09A2">
          <w:t xml:space="preserve">Table </w:t>
        </w:r>
      </w:ins>
      <w:r w:rsidR="002D09A2">
        <w:rPr>
          <w:noProof/>
        </w:rPr>
        <w:t>1</w:t>
      </w:r>
      <w:ins w:id="1782" w:author="Kumar Baral" w:date="2023-02-13T14:27:00Z">
        <w:r w:rsidR="002D09A2">
          <w:noBreakHyphen/>
        </w:r>
      </w:ins>
      <w:r w:rsidR="002D09A2">
        <w:rPr>
          <w:noProof/>
        </w:rPr>
        <w:t>1</w:t>
      </w:r>
      <w:ins w:id="1783" w:author="Kumar Baral" w:date="2023-02-13T14:08:00Z">
        <w:r w:rsidR="00141D16">
          <w:fldChar w:fldCharType="end"/>
        </w:r>
        <w:r w:rsidR="00141D16">
          <w:t xml:space="preserve">. </w:t>
        </w:r>
      </w:ins>
      <w:ins w:id="1784" w:author="Kumar Baral" w:date="2023-01-30T16:44:00Z">
        <w:r>
          <w:t xml:space="preserve">The intake site is located at an elevation </w:t>
        </w:r>
      </w:ins>
      <w:ins w:id="1785" w:author="Kumar Baral" w:date="2023-01-30T16:47:00Z">
        <w:r>
          <w:t xml:space="preserve">about 630 m and is approximately 1 km </w:t>
        </w:r>
      </w:ins>
      <w:ins w:id="1786" w:author="Kumar Baral" w:date="2023-01-30T16:48:00Z">
        <w:r>
          <w:t>North-West from the Galyang Bazaar.</w:t>
        </w:r>
      </w:ins>
    </w:p>
    <w:p w14:paraId="2C22AE83" w14:textId="5932D364" w:rsidR="008B66D5" w:rsidRDefault="008B66D5" w:rsidP="000C7DC9">
      <w:pPr>
        <w:rPr>
          <w:ins w:id="1787" w:author="Kumar Baral" w:date="2023-01-30T16:48:00Z"/>
        </w:rPr>
      </w:pPr>
    </w:p>
    <w:p w14:paraId="2F151088" w14:textId="1C0682BE" w:rsidR="00281CD8" w:rsidRDefault="003D3023" w:rsidP="00746DBF">
      <w:pPr>
        <w:rPr>
          <w:ins w:id="1788" w:author="Kumar Baral" w:date="2023-01-30T16:54:00Z"/>
        </w:rPr>
      </w:pPr>
      <w:ins w:id="1789" w:author="Kumar Baral" w:date="2023-02-13T13:51:00Z">
        <w:r>
          <w:rPr>
            <w:noProof/>
            <w:lang w:bidi="ne-NP"/>
          </w:rPr>
          <w:lastRenderedPageBreak/>
          <w:drawing>
            <wp:inline distT="0" distB="0" distL="0" distR="0" wp14:anchorId="065A209E" wp14:editId="3A3C1861">
              <wp:extent cx="5842300" cy="8261497"/>
              <wp:effectExtent l="19050" t="19050" r="254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5118" cy="8279622"/>
                      </a:xfrm>
                      <a:prstGeom prst="rect">
                        <a:avLst/>
                      </a:prstGeom>
                      <a:ln>
                        <a:solidFill>
                          <a:schemeClr val="tx1"/>
                        </a:solidFill>
                      </a:ln>
                    </pic:spPr>
                  </pic:pic>
                </a:graphicData>
              </a:graphic>
            </wp:inline>
          </w:drawing>
        </w:r>
      </w:ins>
      <w:del w:id="1790" w:author="Kumar Baral" w:date="2023-02-13T11:32:00Z">
        <w:r w:rsidR="00D20E7B" w:rsidDel="001F6995">
          <w:delText xml:space="preserve"> </w:delText>
        </w:r>
        <w:r w:rsidR="00D20E7B" w:rsidRPr="00746DBF" w:rsidDel="001F6995">
          <w:delText xml:space="preserve"> (444</w:delText>
        </w:r>
        <w:r w:rsidR="00856AA3" w:rsidRPr="00927B5D" w:rsidDel="001F6995">
          <w:delText>.</w:delText>
        </w:r>
      </w:del>
    </w:p>
    <w:p w14:paraId="30898A75" w14:textId="68B9F14B" w:rsidR="001405CD" w:rsidRDefault="00927B5D">
      <w:pPr>
        <w:pStyle w:val="Caption"/>
        <w:rPr>
          <w:ins w:id="1791" w:author="Kumar Baral" w:date="2023-02-13T14:04:00Z"/>
        </w:rPr>
        <w:pPrChange w:id="1792" w:author="Kumar Baral" w:date="2023-02-13T14:03:00Z">
          <w:pPr/>
        </w:pPrChange>
      </w:pPr>
      <w:bookmarkStart w:id="1793" w:name="_Ref127189621"/>
      <w:ins w:id="1794" w:author="Kumar Baral" w:date="2023-02-13T14:03:00Z">
        <w:r>
          <w:t xml:space="preserve">Figure </w:t>
        </w:r>
        <w:r>
          <w:fldChar w:fldCharType="begin"/>
        </w:r>
        <w:r>
          <w:instrText xml:space="preserve"> STYLEREF 1 \s </w:instrText>
        </w:r>
      </w:ins>
      <w:r>
        <w:fldChar w:fldCharType="separate"/>
      </w:r>
      <w:r w:rsidR="002D09A2">
        <w:rPr>
          <w:noProof/>
        </w:rPr>
        <w:t>1</w:t>
      </w:r>
      <w:ins w:id="1795" w:author="Kumar Baral" w:date="2023-02-13T14:03:00Z">
        <w:r>
          <w:fldChar w:fldCharType="end"/>
        </w:r>
        <w:r>
          <w:noBreakHyphen/>
        </w:r>
        <w:r>
          <w:fldChar w:fldCharType="begin"/>
        </w:r>
        <w:r>
          <w:instrText xml:space="preserve"> SEQ Figure \* ARABIC \s 1 </w:instrText>
        </w:r>
      </w:ins>
      <w:r>
        <w:fldChar w:fldCharType="separate"/>
      </w:r>
      <w:r w:rsidR="002D09A2">
        <w:rPr>
          <w:noProof/>
        </w:rPr>
        <w:t>1</w:t>
      </w:r>
      <w:ins w:id="1796" w:author="Kumar Baral" w:date="2023-02-13T14:03:00Z">
        <w:r>
          <w:fldChar w:fldCharType="end"/>
        </w:r>
        <w:bookmarkEnd w:id="1793"/>
        <w:r>
          <w:t xml:space="preserve">: Catchment of </w:t>
        </w:r>
      </w:ins>
      <w:ins w:id="1797" w:author="Kumar Baral" w:date="2023-02-13T14:04:00Z">
        <w:r>
          <w:t xml:space="preserve">Andhi Khola at Intake </w:t>
        </w:r>
      </w:ins>
    </w:p>
    <w:p w14:paraId="3FF64567" w14:textId="348F3A2B" w:rsidR="00927B5D" w:rsidRDefault="00927B5D">
      <w:pPr>
        <w:rPr>
          <w:ins w:id="1798" w:author="Kumar Baral" w:date="2023-02-13T14:04:00Z"/>
        </w:rPr>
      </w:pPr>
    </w:p>
    <w:p w14:paraId="43AF1B45" w14:textId="7E91B25D" w:rsidR="001405CD" w:rsidRDefault="00927B5D">
      <w:pPr>
        <w:pStyle w:val="Caption"/>
        <w:rPr>
          <w:ins w:id="1799" w:author="Kumar Baral" w:date="2023-02-13T14:03:00Z"/>
        </w:rPr>
        <w:pPrChange w:id="1800" w:author="Kumar Baral" w:date="2023-02-13T14:04:00Z">
          <w:pPr/>
        </w:pPrChange>
      </w:pPr>
      <w:bookmarkStart w:id="1801" w:name="_Ref127189730"/>
      <w:bookmarkStart w:id="1802" w:name="_Ref127189724"/>
      <w:ins w:id="1803" w:author="Kumar Baral" w:date="2023-02-13T14:04:00Z">
        <w:r>
          <w:lastRenderedPageBreak/>
          <w:t xml:space="preserve">Table </w:t>
        </w:r>
      </w:ins>
      <w:ins w:id="1804" w:author="Kumar Baral" w:date="2023-02-13T14:27:00Z">
        <w:r w:rsidR="00B132C2">
          <w:fldChar w:fldCharType="begin"/>
        </w:r>
        <w:r w:rsidR="00B132C2">
          <w:instrText xml:space="preserve"> STYLEREF 1 \s </w:instrText>
        </w:r>
      </w:ins>
      <w:r w:rsidR="00B132C2">
        <w:fldChar w:fldCharType="separate"/>
      </w:r>
      <w:r w:rsidR="002D09A2">
        <w:rPr>
          <w:noProof/>
        </w:rPr>
        <w:t>1</w:t>
      </w:r>
      <w:ins w:id="1805"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1</w:t>
      </w:r>
      <w:ins w:id="1806" w:author="Kumar Baral" w:date="2023-02-13T14:27:00Z">
        <w:r w:rsidR="00B132C2">
          <w:fldChar w:fldCharType="end"/>
        </w:r>
      </w:ins>
      <w:bookmarkEnd w:id="1801"/>
      <w:ins w:id="1807" w:author="Kumar Baral" w:date="2023-02-13T14:04:00Z">
        <w:r>
          <w:t>: Catchment characteristics of Andhi Khola at Intake</w:t>
        </w:r>
      </w:ins>
      <w:bookmarkEnd w:id="1802"/>
    </w:p>
    <w:tbl>
      <w:tblPr>
        <w:tblStyle w:val="TableGrid"/>
        <w:tblW w:w="0" w:type="auto"/>
        <w:tblLook w:val="04A0" w:firstRow="1" w:lastRow="0" w:firstColumn="1" w:lastColumn="0" w:noHBand="0" w:noVBand="1"/>
      </w:tblPr>
      <w:tblGrid>
        <w:gridCol w:w="3088"/>
        <w:gridCol w:w="3091"/>
        <w:gridCol w:w="3091"/>
      </w:tblGrid>
      <w:tr w:rsidR="00927B5D" w14:paraId="097EF0EF" w14:textId="77777777" w:rsidTr="00C172A6">
        <w:trPr>
          <w:trHeight w:hRule="exact" w:val="432"/>
          <w:ins w:id="1808" w:author="Kumar Baral" w:date="2023-02-13T14:03:00Z"/>
        </w:trPr>
        <w:tc>
          <w:tcPr>
            <w:tcW w:w="3088" w:type="dxa"/>
            <w:shd w:val="clear" w:color="auto" w:fill="BFBFBF" w:themeFill="background1" w:themeFillShade="BF"/>
          </w:tcPr>
          <w:p w14:paraId="44B08FBA" w14:textId="77777777" w:rsidR="00927B5D" w:rsidRDefault="00927B5D" w:rsidP="00C172A6">
            <w:pPr>
              <w:jc w:val="center"/>
              <w:rPr>
                <w:ins w:id="1809" w:author="Kumar Baral" w:date="2023-02-13T14:03:00Z"/>
              </w:rPr>
            </w:pPr>
            <w:ins w:id="1810" w:author="Kumar Baral" w:date="2023-02-13T14:03:00Z">
              <w:r>
                <w:t>Elevation</w:t>
              </w:r>
            </w:ins>
          </w:p>
        </w:tc>
        <w:tc>
          <w:tcPr>
            <w:tcW w:w="3091" w:type="dxa"/>
            <w:shd w:val="clear" w:color="auto" w:fill="BFBFBF" w:themeFill="background1" w:themeFillShade="BF"/>
          </w:tcPr>
          <w:p w14:paraId="44869AB8" w14:textId="77777777" w:rsidR="00927B5D" w:rsidRDefault="00927B5D" w:rsidP="00C172A6">
            <w:pPr>
              <w:jc w:val="center"/>
              <w:rPr>
                <w:ins w:id="1811" w:author="Kumar Baral" w:date="2023-02-13T14:03:00Z"/>
              </w:rPr>
            </w:pPr>
            <w:ins w:id="1812" w:author="Kumar Baral" w:date="2023-02-13T14:03:00Z">
              <w:r>
                <w:t>Area (Km</w:t>
              </w:r>
              <w:r w:rsidRPr="003F3DFF">
                <w:rPr>
                  <w:vertAlign w:val="superscript"/>
                </w:rPr>
                <w:t>2</w:t>
              </w:r>
              <w:r>
                <w:t>)</w:t>
              </w:r>
            </w:ins>
          </w:p>
        </w:tc>
        <w:tc>
          <w:tcPr>
            <w:tcW w:w="3091" w:type="dxa"/>
            <w:shd w:val="clear" w:color="auto" w:fill="BFBFBF" w:themeFill="background1" w:themeFillShade="BF"/>
          </w:tcPr>
          <w:p w14:paraId="7AEA4C52" w14:textId="77777777" w:rsidR="00927B5D" w:rsidRDefault="00927B5D" w:rsidP="00C172A6">
            <w:pPr>
              <w:jc w:val="center"/>
              <w:rPr>
                <w:ins w:id="1813" w:author="Kumar Baral" w:date="2023-02-13T14:03:00Z"/>
              </w:rPr>
            </w:pPr>
            <w:ins w:id="1814" w:author="Kumar Baral" w:date="2023-02-13T14:03:00Z">
              <w:r>
                <w:t>%</w:t>
              </w:r>
            </w:ins>
          </w:p>
        </w:tc>
      </w:tr>
      <w:tr w:rsidR="00927B5D" w14:paraId="493E6937" w14:textId="77777777" w:rsidTr="00C172A6">
        <w:trPr>
          <w:trHeight w:hRule="exact" w:val="432"/>
          <w:ins w:id="1815" w:author="Kumar Baral" w:date="2023-02-13T14:03:00Z"/>
        </w:trPr>
        <w:tc>
          <w:tcPr>
            <w:tcW w:w="3088" w:type="dxa"/>
          </w:tcPr>
          <w:p w14:paraId="65EDC023" w14:textId="77777777" w:rsidR="00927B5D" w:rsidRDefault="00927B5D" w:rsidP="00C172A6">
            <w:pPr>
              <w:jc w:val="center"/>
              <w:rPr>
                <w:ins w:id="1816" w:author="Kumar Baral" w:date="2023-02-13T14:03:00Z"/>
              </w:rPr>
            </w:pPr>
            <w:ins w:id="1817" w:author="Kumar Baral" w:date="2023-02-13T14:03:00Z">
              <w:r>
                <w:t>&lt;3000</w:t>
              </w:r>
            </w:ins>
          </w:p>
        </w:tc>
        <w:tc>
          <w:tcPr>
            <w:tcW w:w="3091" w:type="dxa"/>
          </w:tcPr>
          <w:p w14:paraId="6CF0EB35" w14:textId="77777777" w:rsidR="00927B5D" w:rsidRDefault="00927B5D" w:rsidP="00C172A6">
            <w:pPr>
              <w:jc w:val="center"/>
              <w:rPr>
                <w:ins w:id="1818" w:author="Kumar Baral" w:date="2023-02-13T14:03:00Z"/>
              </w:rPr>
            </w:pPr>
            <w:ins w:id="1819" w:author="Kumar Baral" w:date="2023-02-13T14:03:00Z">
              <w:r>
                <w:t>444</w:t>
              </w:r>
            </w:ins>
          </w:p>
        </w:tc>
        <w:tc>
          <w:tcPr>
            <w:tcW w:w="3091" w:type="dxa"/>
          </w:tcPr>
          <w:p w14:paraId="717C510E" w14:textId="77777777" w:rsidR="00927B5D" w:rsidRDefault="00927B5D" w:rsidP="00C172A6">
            <w:pPr>
              <w:jc w:val="center"/>
              <w:rPr>
                <w:ins w:id="1820" w:author="Kumar Baral" w:date="2023-02-13T14:03:00Z"/>
              </w:rPr>
            </w:pPr>
            <w:ins w:id="1821" w:author="Kumar Baral" w:date="2023-02-13T14:03:00Z">
              <w:r>
                <w:t>100</w:t>
              </w:r>
            </w:ins>
          </w:p>
        </w:tc>
      </w:tr>
      <w:tr w:rsidR="00927B5D" w14:paraId="6A335BE2" w14:textId="77777777" w:rsidTr="00C172A6">
        <w:trPr>
          <w:trHeight w:hRule="exact" w:val="432"/>
          <w:ins w:id="1822" w:author="Kumar Baral" w:date="2023-02-13T14:03:00Z"/>
        </w:trPr>
        <w:tc>
          <w:tcPr>
            <w:tcW w:w="3088" w:type="dxa"/>
          </w:tcPr>
          <w:p w14:paraId="7A5748CE" w14:textId="77777777" w:rsidR="00927B5D" w:rsidRDefault="00927B5D" w:rsidP="00C172A6">
            <w:pPr>
              <w:jc w:val="center"/>
              <w:rPr>
                <w:ins w:id="1823" w:author="Kumar Baral" w:date="2023-02-13T14:03:00Z"/>
              </w:rPr>
            </w:pPr>
            <w:ins w:id="1824" w:author="Kumar Baral" w:date="2023-02-13T14:03:00Z">
              <w:r>
                <w:t>&gt;3000</w:t>
              </w:r>
            </w:ins>
          </w:p>
        </w:tc>
        <w:tc>
          <w:tcPr>
            <w:tcW w:w="3091" w:type="dxa"/>
          </w:tcPr>
          <w:p w14:paraId="01910146" w14:textId="77777777" w:rsidR="00927B5D" w:rsidRDefault="00927B5D" w:rsidP="00C172A6">
            <w:pPr>
              <w:jc w:val="center"/>
              <w:rPr>
                <w:ins w:id="1825" w:author="Kumar Baral" w:date="2023-02-13T14:03:00Z"/>
              </w:rPr>
            </w:pPr>
            <w:ins w:id="1826" w:author="Kumar Baral" w:date="2023-02-13T14:03:00Z">
              <w:r>
                <w:t>0</w:t>
              </w:r>
            </w:ins>
          </w:p>
        </w:tc>
        <w:tc>
          <w:tcPr>
            <w:tcW w:w="3091" w:type="dxa"/>
          </w:tcPr>
          <w:p w14:paraId="32EA866A" w14:textId="77777777" w:rsidR="00927B5D" w:rsidRDefault="00927B5D" w:rsidP="00C172A6">
            <w:pPr>
              <w:jc w:val="center"/>
              <w:rPr>
                <w:ins w:id="1827" w:author="Kumar Baral" w:date="2023-02-13T14:03:00Z"/>
              </w:rPr>
            </w:pPr>
            <w:ins w:id="1828" w:author="Kumar Baral" w:date="2023-02-13T14:03:00Z">
              <w:r>
                <w:t>0</w:t>
              </w:r>
            </w:ins>
          </w:p>
        </w:tc>
      </w:tr>
      <w:tr w:rsidR="00927B5D" w14:paraId="45DADE36" w14:textId="77777777" w:rsidTr="00C172A6">
        <w:trPr>
          <w:trHeight w:hRule="exact" w:val="432"/>
          <w:ins w:id="1829" w:author="Kumar Baral" w:date="2023-02-13T14:03:00Z"/>
        </w:trPr>
        <w:tc>
          <w:tcPr>
            <w:tcW w:w="3088" w:type="dxa"/>
          </w:tcPr>
          <w:p w14:paraId="4F58EE77" w14:textId="77777777" w:rsidR="00927B5D" w:rsidRDefault="00927B5D" w:rsidP="00C172A6">
            <w:pPr>
              <w:jc w:val="center"/>
              <w:rPr>
                <w:ins w:id="1830" w:author="Kumar Baral" w:date="2023-02-13T14:03:00Z"/>
              </w:rPr>
            </w:pPr>
            <w:ins w:id="1831" w:author="Kumar Baral" w:date="2023-02-13T14:03:00Z">
              <w:r>
                <w:t>Total</w:t>
              </w:r>
            </w:ins>
          </w:p>
        </w:tc>
        <w:tc>
          <w:tcPr>
            <w:tcW w:w="3091" w:type="dxa"/>
          </w:tcPr>
          <w:p w14:paraId="21C1290B" w14:textId="77777777" w:rsidR="00927B5D" w:rsidRDefault="00927B5D" w:rsidP="00C172A6">
            <w:pPr>
              <w:jc w:val="center"/>
              <w:rPr>
                <w:ins w:id="1832" w:author="Kumar Baral" w:date="2023-02-13T14:03:00Z"/>
              </w:rPr>
            </w:pPr>
            <w:ins w:id="1833" w:author="Kumar Baral" w:date="2023-02-13T14:03:00Z">
              <w:r>
                <w:t>444</w:t>
              </w:r>
            </w:ins>
          </w:p>
        </w:tc>
        <w:tc>
          <w:tcPr>
            <w:tcW w:w="3091" w:type="dxa"/>
          </w:tcPr>
          <w:p w14:paraId="0A504E5C" w14:textId="77777777" w:rsidR="00927B5D" w:rsidRDefault="00927B5D" w:rsidP="00C172A6">
            <w:pPr>
              <w:jc w:val="center"/>
              <w:rPr>
                <w:ins w:id="1834" w:author="Kumar Baral" w:date="2023-02-13T14:03:00Z"/>
              </w:rPr>
            </w:pPr>
            <w:ins w:id="1835" w:author="Kumar Baral" w:date="2023-02-13T14:03:00Z">
              <w:r>
                <w:t>100</w:t>
              </w:r>
            </w:ins>
          </w:p>
        </w:tc>
      </w:tr>
    </w:tbl>
    <w:p w14:paraId="40B670D4" w14:textId="77777777" w:rsidR="00927B5D" w:rsidRPr="000C7DC9" w:rsidRDefault="00927B5D" w:rsidP="000C7DC9"/>
    <w:p w14:paraId="5030B0A4" w14:textId="2D53A1A6" w:rsidR="006238CC" w:rsidRPr="0045721D" w:rsidDel="00A04755" w:rsidRDefault="006238CC" w:rsidP="006238CC">
      <w:pPr>
        <w:pStyle w:val="Caption"/>
        <w:rPr>
          <w:del w:id="1836" w:author="Kumar Baral" w:date="2022-12-12T16:54:00Z"/>
          <w:highlight w:val="yellow"/>
          <w:rPrChange w:id="1837" w:author="Kumar Baral" w:date="2022-12-12T16:18:00Z">
            <w:rPr>
              <w:del w:id="1838" w:author="Kumar Baral" w:date="2022-12-12T16:54:00Z"/>
            </w:rPr>
          </w:rPrChange>
        </w:rPr>
      </w:pPr>
      <w:bookmarkStart w:id="1839" w:name="_Ref68094551"/>
      <w:bookmarkStart w:id="1840" w:name="_Toc477262854"/>
      <w:bookmarkStart w:id="1841" w:name="_Toc23762192"/>
      <w:bookmarkStart w:id="1842" w:name="_Toc68862891"/>
      <w:bookmarkStart w:id="1843" w:name="_Toc467052463"/>
      <w:bookmarkStart w:id="1844" w:name="_Toc467065844"/>
      <w:del w:id="1845" w:author="Kumar Baral" w:date="2022-12-12T16:54:00Z">
        <w:r w:rsidRPr="0045721D" w:rsidDel="00A04755">
          <w:rPr>
            <w:highlight w:val="yellow"/>
            <w:rPrChange w:id="1846" w:author="Kumar Baral" w:date="2022-12-12T16:18:00Z">
              <w:rPr/>
            </w:rPrChange>
          </w:rPr>
          <w:delText xml:space="preserve">Table </w:delText>
        </w:r>
      </w:del>
      <w:del w:id="1847" w:author="Kumar Baral" w:date="2022-12-12T16:52:00Z">
        <w:r w:rsidR="003D276E" w:rsidRPr="0045721D" w:rsidDel="00A04755">
          <w:rPr>
            <w:highlight w:val="yellow"/>
            <w:rPrChange w:id="1848" w:author="Kumar Baral" w:date="2022-12-12T16:18:00Z">
              <w:rPr/>
            </w:rPrChange>
          </w:rPr>
          <w:fldChar w:fldCharType="begin"/>
        </w:r>
        <w:r w:rsidR="003D276E" w:rsidRPr="0045721D" w:rsidDel="00A04755">
          <w:rPr>
            <w:highlight w:val="yellow"/>
            <w:rPrChange w:id="1849" w:author="Kumar Baral" w:date="2022-12-12T16:18:00Z">
              <w:rPr/>
            </w:rPrChange>
          </w:rPr>
          <w:delInstrText xml:space="preserve"> STYLEREF 1 \s </w:delInstrText>
        </w:r>
        <w:r w:rsidR="003D276E" w:rsidRPr="0045721D" w:rsidDel="00A04755">
          <w:rPr>
            <w:highlight w:val="yellow"/>
            <w:rPrChange w:id="1850" w:author="Kumar Baral" w:date="2022-12-12T16:18:00Z">
              <w:rPr>
                <w:noProof/>
              </w:rPr>
            </w:rPrChange>
          </w:rPr>
          <w:fldChar w:fldCharType="separate"/>
        </w:r>
        <w:r w:rsidR="00EA54C4" w:rsidRPr="0045721D" w:rsidDel="00A04755">
          <w:rPr>
            <w:noProof/>
            <w:highlight w:val="yellow"/>
            <w:rPrChange w:id="1851" w:author="Kumar Baral" w:date="2022-12-12T16:18:00Z">
              <w:rPr>
                <w:noProof/>
              </w:rPr>
            </w:rPrChange>
          </w:rPr>
          <w:delText>2</w:delText>
        </w:r>
        <w:r w:rsidR="003D276E" w:rsidRPr="0045721D" w:rsidDel="00A04755">
          <w:rPr>
            <w:noProof/>
            <w:highlight w:val="yellow"/>
            <w:rPrChange w:id="1852" w:author="Kumar Baral" w:date="2022-12-12T16:18:00Z">
              <w:rPr>
                <w:noProof/>
              </w:rPr>
            </w:rPrChange>
          </w:rPr>
          <w:fldChar w:fldCharType="end"/>
        </w:r>
        <w:r w:rsidR="004264EF" w:rsidRPr="0045721D" w:rsidDel="00A04755">
          <w:rPr>
            <w:highlight w:val="yellow"/>
            <w:rPrChange w:id="1853" w:author="Kumar Baral" w:date="2022-12-12T16:18:00Z">
              <w:rPr/>
            </w:rPrChange>
          </w:rPr>
          <w:noBreakHyphen/>
        </w:r>
        <w:r w:rsidR="003D276E" w:rsidRPr="0045721D" w:rsidDel="00A04755">
          <w:rPr>
            <w:highlight w:val="yellow"/>
            <w:rPrChange w:id="1854" w:author="Kumar Baral" w:date="2022-12-12T16:18:00Z">
              <w:rPr/>
            </w:rPrChange>
          </w:rPr>
          <w:fldChar w:fldCharType="begin"/>
        </w:r>
        <w:r w:rsidR="003D276E" w:rsidRPr="0045721D" w:rsidDel="00A04755">
          <w:rPr>
            <w:highlight w:val="yellow"/>
            <w:rPrChange w:id="1855" w:author="Kumar Baral" w:date="2022-12-12T16:18:00Z">
              <w:rPr/>
            </w:rPrChange>
          </w:rPr>
          <w:delInstrText xml:space="preserve"> SEQ Table \* ARABIC \s 1 </w:delInstrText>
        </w:r>
        <w:r w:rsidR="003D276E" w:rsidRPr="0045721D" w:rsidDel="00A04755">
          <w:rPr>
            <w:highlight w:val="yellow"/>
            <w:rPrChange w:id="1856" w:author="Kumar Baral" w:date="2022-12-12T16:18:00Z">
              <w:rPr>
                <w:noProof/>
              </w:rPr>
            </w:rPrChange>
          </w:rPr>
          <w:fldChar w:fldCharType="separate"/>
        </w:r>
        <w:r w:rsidR="00EA54C4" w:rsidRPr="0045721D" w:rsidDel="00A04755">
          <w:rPr>
            <w:noProof/>
            <w:highlight w:val="yellow"/>
            <w:rPrChange w:id="1857" w:author="Kumar Baral" w:date="2022-12-12T16:18:00Z">
              <w:rPr>
                <w:noProof/>
              </w:rPr>
            </w:rPrChange>
          </w:rPr>
          <w:delText>1</w:delText>
        </w:r>
        <w:r w:rsidR="003D276E" w:rsidRPr="0045721D" w:rsidDel="00A04755">
          <w:rPr>
            <w:noProof/>
            <w:highlight w:val="yellow"/>
            <w:rPrChange w:id="1858" w:author="Kumar Baral" w:date="2022-12-12T16:18:00Z">
              <w:rPr>
                <w:noProof/>
              </w:rPr>
            </w:rPrChange>
          </w:rPr>
          <w:fldChar w:fldCharType="end"/>
        </w:r>
      </w:del>
      <w:del w:id="1859" w:author="Kumar Baral" w:date="2022-12-12T16:54:00Z">
        <w:r w:rsidRPr="0045721D" w:rsidDel="00A04755">
          <w:rPr>
            <w:highlight w:val="yellow"/>
            <w:rPrChange w:id="1860" w:author="Kumar Baral" w:date="2022-12-12T16:18:00Z">
              <w:rPr/>
            </w:rPrChange>
          </w:rPr>
          <w:delText xml:space="preserve">: Hydrometric Stations located near the project </w:delText>
        </w:r>
        <w:r w:rsidR="009D32BF" w:rsidRPr="0045721D" w:rsidDel="00A04755">
          <w:rPr>
            <w:highlight w:val="yellow"/>
            <w:rPrChange w:id="1861" w:author="Kumar Baral" w:date="2022-12-12T16:18:00Z">
              <w:rPr/>
            </w:rPrChange>
          </w:rPr>
          <w:delText>catchment.</w:delText>
        </w:r>
        <w:bookmarkStart w:id="1862" w:name="_Toc121824638"/>
        <w:bookmarkStart w:id="1863" w:name="_Toc121825276"/>
        <w:bookmarkStart w:id="1864" w:name="_Toc121825916"/>
        <w:bookmarkStart w:id="1865" w:name="_Toc121826780"/>
        <w:bookmarkStart w:id="1866" w:name="_Toc121834203"/>
        <w:bookmarkStart w:id="1867" w:name="_Toc125550070"/>
        <w:bookmarkStart w:id="1868" w:name="_Toc125555565"/>
        <w:bookmarkStart w:id="1869" w:name="_Toc125557437"/>
        <w:bookmarkStart w:id="1870" w:name="_Toc125559324"/>
        <w:bookmarkStart w:id="1871" w:name="_Toc125618502"/>
        <w:bookmarkStart w:id="1872" w:name="_Toc125639949"/>
        <w:bookmarkStart w:id="1873" w:name="_Toc125642164"/>
        <w:bookmarkStart w:id="1874" w:name="_Toc125973934"/>
        <w:bookmarkStart w:id="1875" w:name="_Toc125974219"/>
        <w:bookmarkStart w:id="1876" w:name="_Toc126055136"/>
        <w:bookmarkStart w:id="1877" w:name="_Toc126057928"/>
        <w:bookmarkStart w:id="1878" w:name="_Toc127182277"/>
        <w:bookmarkStart w:id="1879" w:name="_Toc127182614"/>
        <w:bookmarkStart w:id="1880" w:name="_Toc127191798"/>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881"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882" w:author="Kumar Baral" w:date="2022-12-12T16:54:00Z"/>
                <w:b/>
                <w:bCs/>
                <w:highlight w:val="yellow"/>
                <w:rPrChange w:id="1883" w:author="Kumar Baral" w:date="2022-12-12T16:18:00Z">
                  <w:rPr>
                    <w:del w:id="1884" w:author="Kumar Baral" w:date="2022-12-12T16:54:00Z"/>
                    <w:b/>
                    <w:bCs/>
                  </w:rPr>
                </w:rPrChange>
              </w:rPr>
            </w:pPr>
            <w:del w:id="1885" w:author="Kumar Baral" w:date="2022-12-12T16:54:00Z">
              <w:r w:rsidRPr="0045721D" w:rsidDel="00A04755">
                <w:rPr>
                  <w:b/>
                  <w:bCs/>
                  <w:highlight w:val="yellow"/>
                  <w:rPrChange w:id="1886" w:author="Kumar Baral" w:date="2022-12-12T16:18:00Z">
                    <w:rPr>
                      <w:b/>
                      <w:bCs/>
                    </w:rPr>
                  </w:rPrChange>
                </w:rPr>
                <w:delText>Station</w:delText>
              </w:r>
              <w:bookmarkStart w:id="1887" w:name="_Toc121824639"/>
              <w:bookmarkStart w:id="1888" w:name="_Toc121825277"/>
              <w:bookmarkStart w:id="1889" w:name="_Toc121825917"/>
              <w:bookmarkStart w:id="1890" w:name="_Toc121826781"/>
              <w:bookmarkStart w:id="1891" w:name="_Toc121834204"/>
              <w:bookmarkStart w:id="1892" w:name="_Toc125550071"/>
              <w:bookmarkStart w:id="1893" w:name="_Toc125555566"/>
              <w:bookmarkStart w:id="1894" w:name="_Toc125557438"/>
              <w:bookmarkStart w:id="1895" w:name="_Toc125559325"/>
              <w:bookmarkStart w:id="1896" w:name="_Toc125618503"/>
              <w:bookmarkStart w:id="1897" w:name="_Toc125639950"/>
              <w:bookmarkStart w:id="1898" w:name="_Toc125642165"/>
              <w:bookmarkStart w:id="1899" w:name="_Toc125973935"/>
              <w:bookmarkStart w:id="1900" w:name="_Toc125974220"/>
              <w:bookmarkStart w:id="1901" w:name="_Toc126055137"/>
              <w:bookmarkStart w:id="1902" w:name="_Toc126057929"/>
              <w:bookmarkStart w:id="1903" w:name="_Toc127182278"/>
              <w:bookmarkStart w:id="1904" w:name="_Toc127182615"/>
              <w:bookmarkStart w:id="1905" w:name="_Toc127191799"/>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906" w:author="Kumar Baral" w:date="2022-12-12T16:54:00Z"/>
                <w:b/>
                <w:bCs/>
                <w:highlight w:val="yellow"/>
                <w:rPrChange w:id="1907" w:author="Kumar Baral" w:date="2022-12-12T16:18:00Z">
                  <w:rPr>
                    <w:del w:id="1908" w:author="Kumar Baral" w:date="2022-12-12T16:54:00Z"/>
                    <w:b/>
                    <w:bCs/>
                  </w:rPr>
                </w:rPrChange>
              </w:rPr>
            </w:pPr>
            <w:del w:id="1909" w:author="Kumar Baral" w:date="2022-12-12T16:54:00Z">
              <w:r w:rsidRPr="0045721D" w:rsidDel="00A04755">
                <w:rPr>
                  <w:b/>
                  <w:bCs/>
                  <w:highlight w:val="yellow"/>
                  <w:rPrChange w:id="1910" w:author="Kumar Baral" w:date="2022-12-12T16:18:00Z">
                    <w:rPr>
                      <w:b/>
                      <w:bCs/>
                    </w:rPr>
                  </w:rPrChange>
                </w:rPr>
                <w:delText>River</w:delText>
              </w:r>
              <w:bookmarkStart w:id="1911" w:name="_Toc121824640"/>
              <w:bookmarkStart w:id="1912" w:name="_Toc121825278"/>
              <w:bookmarkStart w:id="1913" w:name="_Toc121825918"/>
              <w:bookmarkStart w:id="1914" w:name="_Toc121826782"/>
              <w:bookmarkStart w:id="1915" w:name="_Toc121834205"/>
              <w:bookmarkStart w:id="1916" w:name="_Toc125550072"/>
              <w:bookmarkStart w:id="1917" w:name="_Toc125555567"/>
              <w:bookmarkStart w:id="1918" w:name="_Toc125557439"/>
              <w:bookmarkStart w:id="1919" w:name="_Toc125559326"/>
              <w:bookmarkStart w:id="1920" w:name="_Toc125618504"/>
              <w:bookmarkStart w:id="1921" w:name="_Toc125639951"/>
              <w:bookmarkStart w:id="1922" w:name="_Toc125642166"/>
              <w:bookmarkStart w:id="1923" w:name="_Toc125973936"/>
              <w:bookmarkStart w:id="1924" w:name="_Toc125974221"/>
              <w:bookmarkStart w:id="1925" w:name="_Toc126055138"/>
              <w:bookmarkStart w:id="1926" w:name="_Toc126057930"/>
              <w:bookmarkStart w:id="1927" w:name="_Toc127182279"/>
              <w:bookmarkStart w:id="1928" w:name="_Toc127182616"/>
              <w:bookmarkStart w:id="1929" w:name="_Toc12719180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930" w:author="Kumar Baral" w:date="2022-12-12T16:54:00Z"/>
                <w:b/>
                <w:bCs/>
                <w:highlight w:val="yellow"/>
                <w:rPrChange w:id="1931" w:author="Kumar Baral" w:date="2022-12-12T16:18:00Z">
                  <w:rPr>
                    <w:del w:id="1932" w:author="Kumar Baral" w:date="2022-12-12T16:54:00Z"/>
                    <w:b/>
                    <w:bCs/>
                  </w:rPr>
                </w:rPrChange>
              </w:rPr>
            </w:pPr>
            <w:del w:id="1933" w:author="Kumar Baral" w:date="2022-12-12T16:54:00Z">
              <w:r w:rsidRPr="0045721D" w:rsidDel="00A04755">
                <w:rPr>
                  <w:b/>
                  <w:bCs/>
                  <w:highlight w:val="yellow"/>
                  <w:rPrChange w:id="1934" w:author="Kumar Baral" w:date="2022-12-12T16:18:00Z">
                    <w:rPr>
                      <w:b/>
                      <w:bCs/>
                    </w:rPr>
                  </w:rPrChange>
                </w:rPr>
                <w:delText>Location</w:delText>
              </w:r>
              <w:bookmarkStart w:id="1935" w:name="_Toc121824641"/>
              <w:bookmarkStart w:id="1936" w:name="_Toc121825279"/>
              <w:bookmarkStart w:id="1937" w:name="_Toc121825919"/>
              <w:bookmarkStart w:id="1938" w:name="_Toc121826783"/>
              <w:bookmarkStart w:id="1939" w:name="_Toc121834206"/>
              <w:bookmarkStart w:id="1940" w:name="_Toc125550073"/>
              <w:bookmarkStart w:id="1941" w:name="_Toc125555568"/>
              <w:bookmarkStart w:id="1942" w:name="_Toc125557440"/>
              <w:bookmarkStart w:id="1943" w:name="_Toc125559327"/>
              <w:bookmarkStart w:id="1944" w:name="_Toc125618505"/>
              <w:bookmarkStart w:id="1945" w:name="_Toc125639952"/>
              <w:bookmarkStart w:id="1946" w:name="_Toc125642167"/>
              <w:bookmarkStart w:id="1947" w:name="_Toc125973937"/>
              <w:bookmarkStart w:id="1948" w:name="_Toc125974222"/>
              <w:bookmarkStart w:id="1949" w:name="_Toc126055139"/>
              <w:bookmarkStart w:id="1950" w:name="_Toc126057931"/>
              <w:bookmarkStart w:id="1951" w:name="_Toc127182280"/>
              <w:bookmarkStart w:id="1952" w:name="_Toc127182617"/>
              <w:bookmarkStart w:id="1953" w:name="_Toc127191801"/>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954" w:author="Kumar Baral" w:date="2022-12-12T16:54:00Z"/>
                <w:b/>
                <w:bCs/>
                <w:highlight w:val="yellow"/>
                <w:rPrChange w:id="1955" w:author="Kumar Baral" w:date="2022-12-12T16:18:00Z">
                  <w:rPr>
                    <w:del w:id="1956" w:author="Kumar Baral" w:date="2022-12-12T16:54:00Z"/>
                    <w:b/>
                    <w:bCs/>
                  </w:rPr>
                </w:rPrChange>
              </w:rPr>
            </w:pPr>
            <w:del w:id="1957" w:author="Kumar Baral" w:date="2022-12-12T16:54:00Z">
              <w:r w:rsidRPr="0045721D" w:rsidDel="00A04755">
                <w:rPr>
                  <w:b/>
                  <w:bCs/>
                  <w:highlight w:val="yellow"/>
                  <w:rPrChange w:id="1958" w:author="Kumar Baral" w:date="2022-12-12T16:18:00Z">
                    <w:rPr>
                      <w:b/>
                      <w:bCs/>
                    </w:rPr>
                  </w:rPrChange>
                </w:rPr>
                <w:delText>Data Record</w:delText>
              </w:r>
              <w:bookmarkStart w:id="1959" w:name="_Toc121824642"/>
              <w:bookmarkStart w:id="1960" w:name="_Toc121825280"/>
              <w:bookmarkStart w:id="1961" w:name="_Toc121825920"/>
              <w:bookmarkStart w:id="1962" w:name="_Toc121826784"/>
              <w:bookmarkStart w:id="1963" w:name="_Toc121834207"/>
              <w:bookmarkStart w:id="1964" w:name="_Toc125550074"/>
              <w:bookmarkStart w:id="1965" w:name="_Toc125555569"/>
              <w:bookmarkStart w:id="1966" w:name="_Toc125557441"/>
              <w:bookmarkStart w:id="1967" w:name="_Toc125559328"/>
              <w:bookmarkStart w:id="1968" w:name="_Toc125618506"/>
              <w:bookmarkStart w:id="1969" w:name="_Toc125639953"/>
              <w:bookmarkStart w:id="1970" w:name="_Toc125642168"/>
              <w:bookmarkStart w:id="1971" w:name="_Toc125973938"/>
              <w:bookmarkStart w:id="1972" w:name="_Toc125974223"/>
              <w:bookmarkStart w:id="1973" w:name="_Toc126055140"/>
              <w:bookmarkStart w:id="1974" w:name="_Toc126057932"/>
              <w:bookmarkStart w:id="1975" w:name="_Toc127182281"/>
              <w:bookmarkStart w:id="1976" w:name="_Toc127182618"/>
              <w:bookmarkStart w:id="1977" w:name="_Toc127191802"/>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1978" w:author="Kumar Baral" w:date="2022-12-12T16:54:00Z"/>
                <w:b/>
                <w:bCs/>
                <w:highlight w:val="yellow"/>
                <w:rPrChange w:id="1979" w:author="Kumar Baral" w:date="2022-12-12T16:18:00Z">
                  <w:rPr>
                    <w:del w:id="1980" w:author="Kumar Baral" w:date="2022-12-12T16:54:00Z"/>
                    <w:b/>
                    <w:bCs/>
                  </w:rPr>
                </w:rPrChange>
              </w:rPr>
            </w:pPr>
            <w:del w:id="1981" w:author="Kumar Baral" w:date="2022-12-12T16:54:00Z">
              <w:r w:rsidRPr="0045721D" w:rsidDel="00A04755">
                <w:rPr>
                  <w:b/>
                  <w:bCs/>
                  <w:highlight w:val="yellow"/>
                  <w:rPrChange w:id="1982" w:author="Kumar Baral" w:date="2022-12-12T16:18:00Z">
                    <w:rPr>
                      <w:b/>
                      <w:bCs/>
                    </w:rPr>
                  </w:rPrChange>
                </w:rPr>
                <w:delText>Catch. Area (</w:delText>
              </w:r>
              <w:r w:rsidR="001722E1" w:rsidRPr="0045721D" w:rsidDel="00A04755">
                <w:rPr>
                  <w:b/>
                  <w:bCs/>
                  <w:highlight w:val="yellow"/>
                  <w:rPrChange w:id="1983" w:author="Kumar Baral" w:date="2022-12-12T16:18:00Z">
                    <w:rPr>
                      <w:b/>
                      <w:bCs/>
                    </w:rPr>
                  </w:rPrChange>
                </w:rPr>
                <w:delText>k</w:delText>
              </w:r>
              <w:r w:rsidRPr="0045721D" w:rsidDel="00A04755">
                <w:rPr>
                  <w:b/>
                  <w:bCs/>
                  <w:highlight w:val="yellow"/>
                  <w:rPrChange w:id="1984" w:author="Kumar Baral" w:date="2022-12-12T16:18:00Z">
                    <w:rPr>
                      <w:b/>
                      <w:bCs/>
                    </w:rPr>
                  </w:rPrChange>
                </w:rPr>
                <w:delText>m</w:delText>
              </w:r>
              <w:r w:rsidRPr="0045721D" w:rsidDel="00A04755">
                <w:rPr>
                  <w:b/>
                  <w:bCs/>
                  <w:highlight w:val="yellow"/>
                  <w:vertAlign w:val="superscript"/>
                  <w:rPrChange w:id="1985" w:author="Kumar Baral" w:date="2022-12-12T16:18:00Z">
                    <w:rPr>
                      <w:b/>
                      <w:bCs/>
                      <w:vertAlign w:val="superscript"/>
                    </w:rPr>
                  </w:rPrChange>
                </w:rPr>
                <w:delText>2</w:delText>
              </w:r>
              <w:r w:rsidRPr="0045721D" w:rsidDel="00A04755">
                <w:rPr>
                  <w:b/>
                  <w:bCs/>
                  <w:highlight w:val="yellow"/>
                  <w:rPrChange w:id="1986" w:author="Kumar Baral" w:date="2022-12-12T16:18:00Z">
                    <w:rPr>
                      <w:b/>
                      <w:bCs/>
                    </w:rPr>
                  </w:rPrChange>
                </w:rPr>
                <w:delText>)</w:delText>
              </w:r>
              <w:bookmarkStart w:id="1987" w:name="_Toc121824643"/>
              <w:bookmarkStart w:id="1988" w:name="_Toc121825281"/>
              <w:bookmarkStart w:id="1989" w:name="_Toc121825921"/>
              <w:bookmarkStart w:id="1990" w:name="_Toc121826785"/>
              <w:bookmarkStart w:id="1991" w:name="_Toc121834208"/>
              <w:bookmarkStart w:id="1992" w:name="_Toc125550075"/>
              <w:bookmarkStart w:id="1993" w:name="_Toc125555570"/>
              <w:bookmarkStart w:id="1994" w:name="_Toc125557442"/>
              <w:bookmarkStart w:id="1995" w:name="_Toc125559329"/>
              <w:bookmarkStart w:id="1996" w:name="_Toc125618507"/>
              <w:bookmarkStart w:id="1997" w:name="_Toc125639954"/>
              <w:bookmarkStart w:id="1998" w:name="_Toc125642169"/>
              <w:bookmarkStart w:id="1999" w:name="_Toc125973939"/>
              <w:bookmarkStart w:id="2000" w:name="_Toc125974224"/>
              <w:bookmarkStart w:id="2001" w:name="_Toc126055141"/>
              <w:bookmarkStart w:id="2002" w:name="_Toc126057933"/>
              <w:bookmarkStart w:id="2003" w:name="_Toc127182282"/>
              <w:bookmarkStart w:id="2004" w:name="_Toc127182619"/>
              <w:bookmarkStart w:id="2005" w:name="_Toc127191803"/>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del>
          </w:p>
        </w:tc>
        <w:bookmarkStart w:id="2006" w:name="_Toc121824644"/>
        <w:bookmarkStart w:id="2007" w:name="_Toc121825282"/>
        <w:bookmarkStart w:id="2008" w:name="_Toc121825922"/>
        <w:bookmarkStart w:id="2009" w:name="_Toc121826786"/>
        <w:bookmarkStart w:id="2010" w:name="_Toc121834209"/>
        <w:bookmarkStart w:id="2011" w:name="_Toc125550076"/>
        <w:bookmarkStart w:id="2012" w:name="_Toc125555571"/>
        <w:bookmarkStart w:id="2013" w:name="_Toc125557443"/>
        <w:bookmarkStart w:id="2014" w:name="_Toc125559330"/>
        <w:bookmarkStart w:id="2015" w:name="_Toc125618508"/>
        <w:bookmarkStart w:id="2016" w:name="_Toc125639955"/>
        <w:bookmarkStart w:id="2017" w:name="_Toc125642170"/>
        <w:bookmarkStart w:id="2018" w:name="_Toc125973940"/>
        <w:bookmarkStart w:id="2019" w:name="_Toc125974225"/>
        <w:bookmarkStart w:id="2020" w:name="_Toc126055142"/>
        <w:bookmarkStart w:id="2021" w:name="_Toc126057934"/>
        <w:bookmarkStart w:id="2022" w:name="_Toc127182283"/>
        <w:bookmarkStart w:id="2023" w:name="_Toc127182620"/>
        <w:bookmarkStart w:id="2024" w:name="_Toc12719180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tr>
      <w:tr w:rsidR="006238CC" w:rsidRPr="0045721D" w:rsidDel="00A04755" w14:paraId="198EBB5E" w14:textId="41DE0FD2" w:rsidTr="00E9411B">
        <w:trPr>
          <w:trHeight w:val="311"/>
          <w:del w:id="202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2026" w:author="Kumar Baral" w:date="2022-12-12T16:54:00Z"/>
                <w:highlight w:val="yellow"/>
                <w:rPrChange w:id="2027" w:author="Kumar Baral" w:date="2022-12-12T16:18:00Z">
                  <w:rPr>
                    <w:del w:id="2028" w:author="Kumar Baral" w:date="2022-12-12T16:54:00Z"/>
                  </w:rPr>
                </w:rPrChange>
              </w:rPr>
            </w:pPr>
            <w:del w:id="2029" w:author="Kumar Baral" w:date="2022-12-12T16:54:00Z">
              <w:r w:rsidRPr="0045721D" w:rsidDel="00A04755">
                <w:rPr>
                  <w:highlight w:val="yellow"/>
                  <w:rPrChange w:id="2030" w:author="Kumar Baral" w:date="2022-12-12T16:18:00Z">
                    <w:rPr/>
                  </w:rPrChange>
                </w:rPr>
                <w:delText>404.7</w:delText>
              </w:r>
              <w:bookmarkStart w:id="2031" w:name="_Toc121824645"/>
              <w:bookmarkStart w:id="2032" w:name="_Toc121825283"/>
              <w:bookmarkStart w:id="2033" w:name="_Toc121825923"/>
              <w:bookmarkStart w:id="2034" w:name="_Toc121826787"/>
              <w:bookmarkStart w:id="2035" w:name="_Toc121834210"/>
              <w:bookmarkStart w:id="2036" w:name="_Toc125550077"/>
              <w:bookmarkStart w:id="2037" w:name="_Toc125555572"/>
              <w:bookmarkStart w:id="2038" w:name="_Toc125557444"/>
              <w:bookmarkStart w:id="2039" w:name="_Toc125559331"/>
              <w:bookmarkStart w:id="2040" w:name="_Toc125618509"/>
              <w:bookmarkStart w:id="2041" w:name="_Toc125639956"/>
              <w:bookmarkStart w:id="2042" w:name="_Toc125642171"/>
              <w:bookmarkStart w:id="2043" w:name="_Toc125973941"/>
              <w:bookmarkStart w:id="2044" w:name="_Toc125974226"/>
              <w:bookmarkStart w:id="2045" w:name="_Toc126055143"/>
              <w:bookmarkStart w:id="2046" w:name="_Toc126057935"/>
              <w:bookmarkStart w:id="2047" w:name="_Toc127182284"/>
              <w:bookmarkStart w:id="2048" w:name="_Toc127182621"/>
              <w:bookmarkStart w:id="2049" w:name="_Toc127191805"/>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050" w:author="Kumar Baral" w:date="2022-12-12T16:54:00Z"/>
                <w:highlight w:val="yellow"/>
                <w:rPrChange w:id="2051" w:author="Kumar Baral" w:date="2022-12-12T16:18:00Z">
                  <w:rPr>
                    <w:del w:id="2052" w:author="Kumar Baral" w:date="2022-12-12T16:54:00Z"/>
                  </w:rPr>
                </w:rPrChange>
              </w:rPr>
            </w:pPr>
            <w:del w:id="2053" w:author="Kumar Baral" w:date="2022-12-12T16:54:00Z">
              <w:r w:rsidRPr="0045721D" w:rsidDel="00A04755">
                <w:rPr>
                  <w:highlight w:val="yellow"/>
                  <w:rPrChange w:id="2054" w:author="Kumar Baral" w:date="2022-12-12T16:18:00Z">
                    <w:rPr/>
                  </w:rPrChange>
                </w:rPr>
                <w:delText>Myagdi Khola</w:delText>
              </w:r>
              <w:bookmarkStart w:id="2055" w:name="_Toc121824646"/>
              <w:bookmarkStart w:id="2056" w:name="_Toc121825284"/>
              <w:bookmarkStart w:id="2057" w:name="_Toc121825924"/>
              <w:bookmarkStart w:id="2058" w:name="_Toc121826788"/>
              <w:bookmarkStart w:id="2059" w:name="_Toc121834211"/>
              <w:bookmarkStart w:id="2060" w:name="_Toc125550078"/>
              <w:bookmarkStart w:id="2061" w:name="_Toc125555573"/>
              <w:bookmarkStart w:id="2062" w:name="_Toc125557445"/>
              <w:bookmarkStart w:id="2063" w:name="_Toc125559332"/>
              <w:bookmarkStart w:id="2064" w:name="_Toc125618510"/>
              <w:bookmarkStart w:id="2065" w:name="_Toc125639957"/>
              <w:bookmarkStart w:id="2066" w:name="_Toc125642172"/>
              <w:bookmarkStart w:id="2067" w:name="_Toc125973942"/>
              <w:bookmarkStart w:id="2068" w:name="_Toc125974227"/>
              <w:bookmarkStart w:id="2069" w:name="_Toc126055144"/>
              <w:bookmarkStart w:id="2070" w:name="_Toc126057936"/>
              <w:bookmarkStart w:id="2071" w:name="_Toc127182285"/>
              <w:bookmarkStart w:id="2072" w:name="_Toc127182622"/>
              <w:bookmarkStart w:id="2073" w:name="_Toc127191806"/>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074" w:author="Kumar Baral" w:date="2022-12-12T16:54:00Z"/>
                <w:highlight w:val="yellow"/>
                <w:rPrChange w:id="2075" w:author="Kumar Baral" w:date="2022-12-12T16:18:00Z">
                  <w:rPr>
                    <w:del w:id="2076" w:author="Kumar Baral" w:date="2022-12-12T16:54:00Z"/>
                  </w:rPr>
                </w:rPrChange>
              </w:rPr>
            </w:pPr>
            <w:del w:id="2077" w:author="Kumar Baral" w:date="2022-12-12T16:54:00Z">
              <w:r w:rsidRPr="0045721D" w:rsidDel="00A04755">
                <w:rPr>
                  <w:highlight w:val="yellow"/>
                  <w:rPrChange w:id="2078" w:author="Kumar Baral" w:date="2022-12-12T16:18:00Z">
                    <w:rPr/>
                  </w:rPrChange>
                </w:rPr>
                <w:delText>Mangalghat</w:delText>
              </w:r>
              <w:bookmarkStart w:id="2079" w:name="_Toc121824647"/>
              <w:bookmarkStart w:id="2080" w:name="_Toc121825285"/>
              <w:bookmarkStart w:id="2081" w:name="_Toc121825925"/>
              <w:bookmarkStart w:id="2082" w:name="_Toc121826789"/>
              <w:bookmarkStart w:id="2083" w:name="_Toc121834212"/>
              <w:bookmarkStart w:id="2084" w:name="_Toc125550079"/>
              <w:bookmarkStart w:id="2085" w:name="_Toc125555574"/>
              <w:bookmarkStart w:id="2086" w:name="_Toc125557446"/>
              <w:bookmarkStart w:id="2087" w:name="_Toc125559333"/>
              <w:bookmarkStart w:id="2088" w:name="_Toc125618511"/>
              <w:bookmarkStart w:id="2089" w:name="_Toc125639958"/>
              <w:bookmarkStart w:id="2090" w:name="_Toc125642173"/>
              <w:bookmarkStart w:id="2091" w:name="_Toc125973943"/>
              <w:bookmarkStart w:id="2092" w:name="_Toc125974228"/>
              <w:bookmarkStart w:id="2093" w:name="_Toc126055145"/>
              <w:bookmarkStart w:id="2094" w:name="_Toc126057937"/>
              <w:bookmarkStart w:id="2095" w:name="_Toc127182286"/>
              <w:bookmarkStart w:id="2096" w:name="_Toc127182623"/>
              <w:bookmarkStart w:id="2097" w:name="_Toc127191807"/>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2098" w:author="Kumar Baral" w:date="2022-12-12T16:54:00Z"/>
                <w:highlight w:val="yellow"/>
                <w:rPrChange w:id="2099" w:author="Kumar Baral" w:date="2022-12-12T16:18:00Z">
                  <w:rPr>
                    <w:del w:id="2100" w:author="Kumar Baral" w:date="2022-12-12T16:54:00Z"/>
                  </w:rPr>
                </w:rPrChange>
              </w:rPr>
            </w:pPr>
            <w:del w:id="2101" w:author="Kumar Baral" w:date="2022-12-12T16:54:00Z">
              <w:r w:rsidRPr="0045721D" w:rsidDel="00A04755">
                <w:rPr>
                  <w:highlight w:val="yellow"/>
                  <w:rPrChange w:id="2102" w:author="Kumar Baral" w:date="2022-12-12T16:18:00Z">
                    <w:rPr/>
                  </w:rPrChange>
                </w:rPr>
                <w:delText>1976-2015</w:delText>
              </w:r>
              <w:bookmarkStart w:id="2103" w:name="_Toc121824648"/>
              <w:bookmarkStart w:id="2104" w:name="_Toc121825286"/>
              <w:bookmarkStart w:id="2105" w:name="_Toc121825926"/>
              <w:bookmarkStart w:id="2106" w:name="_Toc121826790"/>
              <w:bookmarkStart w:id="2107" w:name="_Toc121834213"/>
              <w:bookmarkStart w:id="2108" w:name="_Toc125550080"/>
              <w:bookmarkStart w:id="2109" w:name="_Toc125555575"/>
              <w:bookmarkStart w:id="2110" w:name="_Toc125557447"/>
              <w:bookmarkStart w:id="2111" w:name="_Toc125559334"/>
              <w:bookmarkStart w:id="2112" w:name="_Toc125618512"/>
              <w:bookmarkStart w:id="2113" w:name="_Toc125639959"/>
              <w:bookmarkStart w:id="2114" w:name="_Toc125642174"/>
              <w:bookmarkStart w:id="2115" w:name="_Toc125973944"/>
              <w:bookmarkStart w:id="2116" w:name="_Toc125974229"/>
              <w:bookmarkStart w:id="2117" w:name="_Toc126055146"/>
              <w:bookmarkStart w:id="2118" w:name="_Toc126057938"/>
              <w:bookmarkStart w:id="2119" w:name="_Toc127182287"/>
              <w:bookmarkStart w:id="2120" w:name="_Toc127182624"/>
              <w:bookmarkStart w:id="2121" w:name="_Toc127191808"/>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2122" w:author="Kumar Baral" w:date="2022-12-12T16:54:00Z"/>
                <w:highlight w:val="yellow"/>
                <w:rPrChange w:id="2123" w:author="Kumar Baral" w:date="2022-12-12T16:18:00Z">
                  <w:rPr>
                    <w:del w:id="2124" w:author="Kumar Baral" w:date="2022-12-12T16:54:00Z"/>
                  </w:rPr>
                </w:rPrChange>
              </w:rPr>
            </w:pPr>
            <w:del w:id="2125" w:author="Kumar Baral" w:date="2022-12-12T16:54:00Z">
              <w:r w:rsidRPr="0045721D" w:rsidDel="00A04755">
                <w:rPr>
                  <w:highlight w:val="yellow"/>
                  <w:rPrChange w:id="2126" w:author="Kumar Baral" w:date="2022-12-12T16:18:00Z">
                    <w:rPr/>
                  </w:rPrChange>
                </w:rPr>
                <w:delText>1112</w:delText>
              </w:r>
              <w:bookmarkStart w:id="2127" w:name="_Toc121824649"/>
              <w:bookmarkStart w:id="2128" w:name="_Toc121825287"/>
              <w:bookmarkStart w:id="2129" w:name="_Toc121825927"/>
              <w:bookmarkStart w:id="2130" w:name="_Toc121826791"/>
              <w:bookmarkStart w:id="2131" w:name="_Toc121834214"/>
              <w:bookmarkStart w:id="2132" w:name="_Toc125550081"/>
              <w:bookmarkStart w:id="2133" w:name="_Toc125555576"/>
              <w:bookmarkStart w:id="2134" w:name="_Toc125557448"/>
              <w:bookmarkStart w:id="2135" w:name="_Toc125559335"/>
              <w:bookmarkStart w:id="2136" w:name="_Toc125618513"/>
              <w:bookmarkStart w:id="2137" w:name="_Toc125639960"/>
              <w:bookmarkStart w:id="2138" w:name="_Toc125642175"/>
              <w:bookmarkStart w:id="2139" w:name="_Toc125973945"/>
              <w:bookmarkStart w:id="2140" w:name="_Toc125974230"/>
              <w:bookmarkStart w:id="2141" w:name="_Toc126055147"/>
              <w:bookmarkStart w:id="2142" w:name="_Toc126057939"/>
              <w:bookmarkStart w:id="2143" w:name="_Toc127182288"/>
              <w:bookmarkStart w:id="2144" w:name="_Toc127182625"/>
              <w:bookmarkStart w:id="2145" w:name="_Toc127191809"/>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tc>
        <w:bookmarkStart w:id="2146" w:name="_Toc121824650"/>
        <w:bookmarkStart w:id="2147" w:name="_Toc121825288"/>
        <w:bookmarkStart w:id="2148" w:name="_Toc121825928"/>
        <w:bookmarkStart w:id="2149" w:name="_Toc121826792"/>
        <w:bookmarkStart w:id="2150" w:name="_Toc121834215"/>
        <w:bookmarkStart w:id="2151" w:name="_Toc125550082"/>
        <w:bookmarkStart w:id="2152" w:name="_Toc125555577"/>
        <w:bookmarkStart w:id="2153" w:name="_Toc125557449"/>
        <w:bookmarkStart w:id="2154" w:name="_Toc125559336"/>
        <w:bookmarkStart w:id="2155" w:name="_Toc125618514"/>
        <w:bookmarkStart w:id="2156" w:name="_Toc125639961"/>
        <w:bookmarkStart w:id="2157" w:name="_Toc125642176"/>
        <w:bookmarkStart w:id="2158" w:name="_Toc125973946"/>
        <w:bookmarkStart w:id="2159" w:name="_Toc125974231"/>
        <w:bookmarkStart w:id="2160" w:name="_Toc126055148"/>
        <w:bookmarkStart w:id="2161" w:name="_Toc126057940"/>
        <w:bookmarkStart w:id="2162" w:name="_Toc127182289"/>
        <w:bookmarkStart w:id="2163" w:name="_Toc127182626"/>
        <w:bookmarkStart w:id="2164" w:name="_Toc127191810"/>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tr>
      <w:tr w:rsidR="006238CC" w:rsidRPr="0045721D" w:rsidDel="00A04755" w14:paraId="781A834E" w14:textId="26A3A070" w:rsidTr="00E9411B">
        <w:trPr>
          <w:trHeight w:val="311"/>
          <w:del w:id="216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2166" w:author="Kumar Baral" w:date="2022-12-12T16:54:00Z"/>
                <w:highlight w:val="yellow"/>
                <w:rPrChange w:id="2167" w:author="Kumar Baral" w:date="2022-12-12T16:18:00Z">
                  <w:rPr>
                    <w:del w:id="2168" w:author="Kumar Baral" w:date="2022-12-12T16:54:00Z"/>
                  </w:rPr>
                </w:rPrChange>
              </w:rPr>
            </w:pPr>
            <w:del w:id="2169" w:author="Kumar Baral" w:date="2022-12-12T16:54:00Z">
              <w:r w:rsidRPr="0045721D" w:rsidDel="00A04755">
                <w:rPr>
                  <w:highlight w:val="yellow"/>
                  <w:rPrChange w:id="2170" w:author="Kumar Baral" w:date="2022-12-12T16:18:00Z">
                    <w:rPr/>
                  </w:rPrChange>
                </w:rPr>
                <w:delText>406.5</w:delText>
              </w:r>
              <w:bookmarkStart w:id="2171" w:name="_Toc121824651"/>
              <w:bookmarkStart w:id="2172" w:name="_Toc121825289"/>
              <w:bookmarkStart w:id="2173" w:name="_Toc121825929"/>
              <w:bookmarkStart w:id="2174" w:name="_Toc121826793"/>
              <w:bookmarkStart w:id="2175" w:name="_Toc121834216"/>
              <w:bookmarkStart w:id="2176" w:name="_Toc125550083"/>
              <w:bookmarkStart w:id="2177" w:name="_Toc125555578"/>
              <w:bookmarkStart w:id="2178" w:name="_Toc125557450"/>
              <w:bookmarkStart w:id="2179" w:name="_Toc125559337"/>
              <w:bookmarkStart w:id="2180" w:name="_Toc125618515"/>
              <w:bookmarkStart w:id="2181" w:name="_Toc125639962"/>
              <w:bookmarkStart w:id="2182" w:name="_Toc125642177"/>
              <w:bookmarkStart w:id="2183" w:name="_Toc125973947"/>
              <w:bookmarkStart w:id="2184" w:name="_Toc125974232"/>
              <w:bookmarkStart w:id="2185" w:name="_Toc126055149"/>
              <w:bookmarkStart w:id="2186" w:name="_Toc126057941"/>
              <w:bookmarkStart w:id="2187" w:name="_Toc127182290"/>
              <w:bookmarkStart w:id="2188" w:name="_Toc127182627"/>
              <w:bookmarkStart w:id="2189" w:name="_Toc127191811"/>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2190" w:author="Kumar Baral" w:date="2022-12-12T16:54:00Z"/>
                <w:highlight w:val="yellow"/>
                <w:rPrChange w:id="2191" w:author="Kumar Baral" w:date="2022-12-12T16:18:00Z">
                  <w:rPr>
                    <w:del w:id="2192" w:author="Kumar Baral" w:date="2022-12-12T16:54:00Z"/>
                  </w:rPr>
                </w:rPrChange>
              </w:rPr>
            </w:pPr>
            <w:del w:id="2193" w:author="Kumar Baral" w:date="2022-12-12T16:54:00Z">
              <w:r w:rsidRPr="0045721D" w:rsidDel="00A04755">
                <w:rPr>
                  <w:highlight w:val="yellow"/>
                  <w:rPrChange w:id="2194" w:author="Kumar Baral" w:date="2022-12-12T16:18:00Z">
                    <w:rPr/>
                  </w:rPrChange>
                </w:rPr>
                <w:delText>Modi Khola</w:delText>
              </w:r>
              <w:bookmarkStart w:id="2195" w:name="_Toc121824652"/>
              <w:bookmarkStart w:id="2196" w:name="_Toc121825290"/>
              <w:bookmarkStart w:id="2197" w:name="_Toc121825930"/>
              <w:bookmarkStart w:id="2198" w:name="_Toc121826794"/>
              <w:bookmarkStart w:id="2199" w:name="_Toc121834217"/>
              <w:bookmarkStart w:id="2200" w:name="_Toc125550084"/>
              <w:bookmarkStart w:id="2201" w:name="_Toc125555579"/>
              <w:bookmarkStart w:id="2202" w:name="_Toc125557451"/>
              <w:bookmarkStart w:id="2203" w:name="_Toc125559338"/>
              <w:bookmarkStart w:id="2204" w:name="_Toc125618516"/>
              <w:bookmarkStart w:id="2205" w:name="_Toc125639963"/>
              <w:bookmarkStart w:id="2206" w:name="_Toc125642178"/>
              <w:bookmarkStart w:id="2207" w:name="_Toc125973948"/>
              <w:bookmarkStart w:id="2208" w:name="_Toc125974233"/>
              <w:bookmarkStart w:id="2209" w:name="_Toc126055150"/>
              <w:bookmarkStart w:id="2210" w:name="_Toc126057942"/>
              <w:bookmarkStart w:id="2211" w:name="_Toc127182291"/>
              <w:bookmarkStart w:id="2212" w:name="_Toc127182628"/>
              <w:bookmarkStart w:id="2213" w:name="_Toc127191812"/>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2214" w:author="Kumar Baral" w:date="2022-12-12T16:54:00Z"/>
                <w:highlight w:val="yellow"/>
                <w:rPrChange w:id="2215" w:author="Kumar Baral" w:date="2022-12-12T16:18:00Z">
                  <w:rPr>
                    <w:del w:id="2216" w:author="Kumar Baral" w:date="2022-12-12T16:54:00Z"/>
                  </w:rPr>
                </w:rPrChange>
              </w:rPr>
            </w:pPr>
            <w:del w:id="2217" w:author="Kumar Baral" w:date="2022-12-12T16:54:00Z">
              <w:r w:rsidRPr="0045721D" w:rsidDel="00A04755">
                <w:rPr>
                  <w:highlight w:val="yellow"/>
                  <w:rPrChange w:id="2218" w:author="Kumar Baral" w:date="2022-12-12T16:18:00Z">
                    <w:rPr/>
                  </w:rPrChange>
                </w:rPr>
                <w:delText>Nayapul</w:delText>
              </w:r>
              <w:bookmarkStart w:id="2219" w:name="_Toc121824653"/>
              <w:bookmarkStart w:id="2220" w:name="_Toc121825291"/>
              <w:bookmarkStart w:id="2221" w:name="_Toc121825931"/>
              <w:bookmarkStart w:id="2222" w:name="_Toc121826795"/>
              <w:bookmarkStart w:id="2223" w:name="_Toc121834218"/>
              <w:bookmarkStart w:id="2224" w:name="_Toc125550085"/>
              <w:bookmarkStart w:id="2225" w:name="_Toc125555580"/>
              <w:bookmarkStart w:id="2226" w:name="_Toc125557452"/>
              <w:bookmarkStart w:id="2227" w:name="_Toc125559339"/>
              <w:bookmarkStart w:id="2228" w:name="_Toc125618517"/>
              <w:bookmarkStart w:id="2229" w:name="_Toc125639964"/>
              <w:bookmarkStart w:id="2230" w:name="_Toc125642179"/>
              <w:bookmarkStart w:id="2231" w:name="_Toc125973949"/>
              <w:bookmarkStart w:id="2232" w:name="_Toc125974234"/>
              <w:bookmarkStart w:id="2233" w:name="_Toc126055151"/>
              <w:bookmarkStart w:id="2234" w:name="_Toc126057943"/>
              <w:bookmarkStart w:id="2235" w:name="_Toc127182292"/>
              <w:bookmarkStart w:id="2236" w:name="_Toc127182629"/>
              <w:bookmarkStart w:id="2237" w:name="_Toc127191813"/>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2238" w:author="Kumar Baral" w:date="2022-12-12T16:54:00Z"/>
                <w:highlight w:val="yellow"/>
                <w:rPrChange w:id="2239" w:author="Kumar Baral" w:date="2022-12-12T16:18:00Z">
                  <w:rPr>
                    <w:del w:id="2240" w:author="Kumar Baral" w:date="2022-12-12T16:54:00Z"/>
                  </w:rPr>
                </w:rPrChange>
              </w:rPr>
            </w:pPr>
            <w:del w:id="2241" w:author="Kumar Baral" w:date="2022-12-12T16:54:00Z">
              <w:r w:rsidRPr="0045721D" w:rsidDel="00A04755">
                <w:rPr>
                  <w:highlight w:val="yellow"/>
                  <w:rPrChange w:id="2242" w:author="Kumar Baral" w:date="2022-12-12T16:18:00Z">
                    <w:rPr/>
                  </w:rPrChange>
                </w:rPr>
                <w:delText>1976-2006</w:delText>
              </w:r>
              <w:bookmarkStart w:id="2243" w:name="_Toc121824654"/>
              <w:bookmarkStart w:id="2244" w:name="_Toc121825292"/>
              <w:bookmarkStart w:id="2245" w:name="_Toc121825932"/>
              <w:bookmarkStart w:id="2246" w:name="_Toc121826796"/>
              <w:bookmarkStart w:id="2247" w:name="_Toc121834219"/>
              <w:bookmarkStart w:id="2248" w:name="_Toc125550086"/>
              <w:bookmarkStart w:id="2249" w:name="_Toc125555581"/>
              <w:bookmarkStart w:id="2250" w:name="_Toc125557453"/>
              <w:bookmarkStart w:id="2251" w:name="_Toc125559340"/>
              <w:bookmarkStart w:id="2252" w:name="_Toc125618518"/>
              <w:bookmarkStart w:id="2253" w:name="_Toc125639965"/>
              <w:bookmarkStart w:id="2254" w:name="_Toc125642180"/>
              <w:bookmarkStart w:id="2255" w:name="_Toc125973950"/>
              <w:bookmarkStart w:id="2256" w:name="_Toc125974235"/>
              <w:bookmarkStart w:id="2257" w:name="_Toc126055152"/>
              <w:bookmarkStart w:id="2258" w:name="_Toc126057944"/>
              <w:bookmarkStart w:id="2259" w:name="_Toc127182293"/>
              <w:bookmarkStart w:id="2260" w:name="_Toc127182630"/>
              <w:bookmarkStart w:id="2261" w:name="_Toc127191814"/>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2262" w:author="Kumar Baral" w:date="2022-12-12T16:54:00Z"/>
                <w:highlight w:val="yellow"/>
                <w:rPrChange w:id="2263" w:author="Kumar Baral" w:date="2022-12-12T16:18:00Z">
                  <w:rPr>
                    <w:del w:id="2264" w:author="Kumar Baral" w:date="2022-12-12T16:54:00Z"/>
                  </w:rPr>
                </w:rPrChange>
              </w:rPr>
            </w:pPr>
            <w:del w:id="2265" w:author="Kumar Baral" w:date="2022-12-12T16:54:00Z">
              <w:r w:rsidRPr="0045721D" w:rsidDel="00A04755">
                <w:rPr>
                  <w:highlight w:val="yellow"/>
                  <w:rPrChange w:id="2266" w:author="Kumar Baral" w:date="2022-12-12T16:18:00Z">
                    <w:rPr/>
                  </w:rPrChange>
                </w:rPr>
                <w:delText>601</w:delText>
              </w:r>
              <w:bookmarkStart w:id="2267" w:name="_Toc121824655"/>
              <w:bookmarkStart w:id="2268" w:name="_Toc121825293"/>
              <w:bookmarkStart w:id="2269" w:name="_Toc121825933"/>
              <w:bookmarkStart w:id="2270" w:name="_Toc121826797"/>
              <w:bookmarkStart w:id="2271" w:name="_Toc121834220"/>
              <w:bookmarkStart w:id="2272" w:name="_Toc125550087"/>
              <w:bookmarkStart w:id="2273" w:name="_Toc125555582"/>
              <w:bookmarkStart w:id="2274" w:name="_Toc125557454"/>
              <w:bookmarkStart w:id="2275" w:name="_Toc125559341"/>
              <w:bookmarkStart w:id="2276" w:name="_Toc125618519"/>
              <w:bookmarkStart w:id="2277" w:name="_Toc125639966"/>
              <w:bookmarkStart w:id="2278" w:name="_Toc125642181"/>
              <w:bookmarkStart w:id="2279" w:name="_Toc125973951"/>
              <w:bookmarkStart w:id="2280" w:name="_Toc125974236"/>
              <w:bookmarkStart w:id="2281" w:name="_Toc126055153"/>
              <w:bookmarkStart w:id="2282" w:name="_Toc126057945"/>
              <w:bookmarkStart w:id="2283" w:name="_Toc127182294"/>
              <w:bookmarkStart w:id="2284" w:name="_Toc127182631"/>
              <w:bookmarkStart w:id="2285" w:name="_Toc127191815"/>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del>
          </w:p>
        </w:tc>
        <w:bookmarkStart w:id="2286" w:name="_Toc121824656"/>
        <w:bookmarkStart w:id="2287" w:name="_Toc121825294"/>
        <w:bookmarkStart w:id="2288" w:name="_Toc121825934"/>
        <w:bookmarkStart w:id="2289" w:name="_Toc121826798"/>
        <w:bookmarkStart w:id="2290" w:name="_Toc121834221"/>
        <w:bookmarkStart w:id="2291" w:name="_Toc125550088"/>
        <w:bookmarkStart w:id="2292" w:name="_Toc125555583"/>
        <w:bookmarkStart w:id="2293" w:name="_Toc125557455"/>
        <w:bookmarkStart w:id="2294" w:name="_Toc125559342"/>
        <w:bookmarkStart w:id="2295" w:name="_Toc125618520"/>
        <w:bookmarkStart w:id="2296" w:name="_Toc125639967"/>
        <w:bookmarkStart w:id="2297" w:name="_Toc125642182"/>
        <w:bookmarkStart w:id="2298" w:name="_Toc125973952"/>
        <w:bookmarkStart w:id="2299" w:name="_Toc125974237"/>
        <w:bookmarkStart w:id="2300" w:name="_Toc126055154"/>
        <w:bookmarkStart w:id="2301" w:name="_Toc126057946"/>
        <w:bookmarkStart w:id="2302" w:name="_Toc127182295"/>
        <w:bookmarkStart w:id="2303" w:name="_Toc127182632"/>
        <w:bookmarkStart w:id="2304" w:name="_Toc127191816"/>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tr>
      <w:tr w:rsidR="006238CC" w:rsidRPr="0045721D" w:rsidDel="00A04755" w14:paraId="41CEE569" w14:textId="587BD064" w:rsidTr="00E9411B">
        <w:trPr>
          <w:trHeight w:val="311"/>
          <w:del w:id="230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2306" w:author="Kumar Baral" w:date="2022-12-12T16:54:00Z"/>
                <w:highlight w:val="yellow"/>
                <w:rPrChange w:id="2307" w:author="Kumar Baral" w:date="2022-12-12T16:18:00Z">
                  <w:rPr>
                    <w:del w:id="2308" w:author="Kumar Baral" w:date="2022-12-12T16:54:00Z"/>
                  </w:rPr>
                </w:rPrChange>
              </w:rPr>
            </w:pPr>
            <w:del w:id="2309" w:author="Kumar Baral" w:date="2022-12-12T16:54:00Z">
              <w:r w:rsidRPr="0045721D" w:rsidDel="00A04755">
                <w:rPr>
                  <w:highlight w:val="yellow"/>
                  <w:rPrChange w:id="2310" w:author="Kumar Baral" w:date="2022-12-12T16:18:00Z">
                    <w:rPr/>
                  </w:rPrChange>
                </w:rPr>
                <w:delText>428</w:delText>
              </w:r>
              <w:bookmarkStart w:id="2311" w:name="_Toc121824657"/>
              <w:bookmarkStart w:id="2312" w:name="_Toc121825295"/>
              <w:bookmarkStart w:id="2313" w:name="_Toc121825935"/>
              <w:bookmarkStart w:id="2314" w:name="_Toc121826799"/>
              <w:bookmarkStart w:id="2315" w:name="_Toc121834222"/>
              <w:bookmarkStart w:id="2316" w:name="_Toc125550089"/>
              <w:bookmarkStart w:id="2317" w:name="_Toc125555584"/>
              <w:bookmarkStart w:id="2318" w:name="_Toc125557456"/>
              <w:bookmarkStart w:id="2319" w:name="_Toc125559343"/>
              <w:bookmarkStart w:id="2320" w:name="_Toc125618521"/>
              <w:bookmarkStart w:id="2321" w:name="_Toc125639968"/>
              <w:bookmarkStart w:id="2322" w:name="_Toc125642183"/>
              <w:bookmarkStart w:id="2323" w:name="_Toc125973953"/>
              <w:bookmarkStart w:id="2324" w:name="_Toc125974238"/>
              <w:bookmarkStart w:id="2325" w:name="_Toc126055155"/>
              <w:bookmarkStart w:id="2326" w:name="_Toc126057947"/>
              <w:bookmarkStart w:id="2327" w:name="_Toc127182296"/>
              <w:bookmarkStart w:id="2328" w:name="_Toc127182633"/>
              <w:bookmarkStart w:id="2329" w:name="_Toc127191817"/>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2330" w:author="Kumar Baral" w:date="2022-12-12T16:54:00Z"/>
                <w:highlight w:val="yellow"/>
                <w:rPrChange w:id="2331" w:author="Kumar Baral" w:date="2022-12-12T16:18:00Z">
                  <w:rPr>
                    <w:del w:id="2332" w:author="Kumar Baral" w:date="2022-12-12T16:54:00Z"/>
                  </w:rPr>
                </w:rPrChange>
              </w:rPr>
            </w:pPr>
            <w:del w:id="2333" w:author="Kumar Baral" w:date="2022-12-12T16:54:00Z">
              <w:r w:rsidRPr="0045721D" w:rsidDel="00A04755">
                <w:rPr>
                  <w:highlight w:val="yellow"/>
                  <w:rPrChange w:id="2334" w:author="Kumar Baral" w:date="2022-12-12T16:18:00Z">
                    <w:rPr/>
                  </w:rPrChange>
                </w:rPr>
                <w:delText>Mardi Khola</w:delText>
              </w:r>
              <w:bookmarkStart w:id="2335" w:name="_Toc121824658"/>
              <w:bookmarkStart w:id="2336" w:name="_Toc121825296"/>
              <w:bookmarkStart w:id="2337" w:name="_Toc121825936"/>
              <w:bookmarkStart w:id="2338" w:name="_Toc121826800"/>
              <w:bookmarkStart w:id="2339" w:name="_Toc121834223"/>
              <w:bookmarkStart w:id="2340" w:name="_Toc125550090"/>
              <w:bookmarkStart w:id="2341" w:name="_Toc125555585"/>
              <w:bookmarkStart w:id="2342" w:name="_Toc125557457"/>
              <w:bookmarkStart w:id="2343" w:name="_Toc125559344"/>
              <w:bookmarkStart w:id="2344" w:name="_Toc125618522"/>
              <w:bookmarkStart w:id="2345" w:name="_Toc125639969"/>
              <w:bookmarkStart w:id="2346" w:name="_Toc125642184"/>
              <w:bookmarkStart w:id="2347" w:name="_Toc125973954"/>
              <w:bookmarkStart w:id="2348" w:name="_Toc125974239"/>
              <w:bookmarkStart w:id="2349" w:name="_Toc126055156"/>
              <w:bookmarkStart w:id="2350" w:name="_Toc126057948"/>
              <w:bookmarkStart w:id="2351" w:name="_Toc127182297"/>
              <w:bookmarkStart w:id="2352" w:name="_Toc127182634"/>
              <w:bookmarkStart w:id="2353" w:name="_Toc127191818"/>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2354" w:author="Kumar Baral" w:date="2022-12-12T16:54:00Z"/>
                <w:highlight w:val="yellow"/>
                <w:rPrChange w:id="2355" w:author="Kumar Baral" w:date="2022-12-12T16:18:00Z">
                  <w:rPr>
                    <w:del w:id="2356" w:author="Kumar Baral" w:date="2022-12-12T16:54:00Z"/>
                  </w:rPr>
                </w:rPrChange>
              </w:rPr>
            </w:pPr>
            <w:del w:id="2357" w:author="Kumar Baral" w:date="2022-12-12T16:54:00Z">
              <w:r w:rsidRPr="0045721D" w:rsidDel="00A04755">
                <w:rPr>
                  <w:highlight w:val="yellow"/>
                  <w:rPrChange w:id="2358" w:author="Kumar Baral" w:date="2022-12-12T16:18:00Z">
                    <w:rPr/>
                  </w:rPrChange>
                </w:rPr>
                <w:delText>Lahachowk</w:delText>
              </w:r>
              <w:bookmarkStart w:id="2359" w:name="_Toc121824659"/>
              <w:bookmarkStart w:id="2360" w:name="_Toc121825297"/>
              <w:bookmarkStart w:id="2361" w:name="_Toc121825937"/>
              <w:bookmarkStart w:id="2362" w:name="_Toc121826801"/>
              <w:bookmarkStart w:id="2363" w:name="_Toc121834224"/>
              <w:bookmarkStart w:id="2364" w:name="_Toc125550091"/>
              <w:bookmarkStart w:id="2365" w:name="_Toc125555586"/>
              <w:bookmarkStart w:id="2366" w:name="_Toc125557458"/>
              <w:bookmarkStart w:id="2367" w:name="_Toc125559345"/>
              <w:bookmarkStart w:id="2368" w:name="_Toc125618523"/>
              <w:bookmarkStart w:id="2369" w:name="_Toc125639970"/>
              <w:bookmarkStart w:id="2370" w:name="_Toc125642185"/>
              <w:bookmarkStart w:id="2371" w:name="_Toc125973955"/>
              <w:bookmarkStart w:id="2372" w:name="_Toc125974240"/>
              <w:bookmarkStart w:id="2373" w:name="_Toc126055157"/>
              <w:bookmarkStart w:id="2374" w:name="_Toc126057949"/>
              <w:bookmarkStart w:id="2375" w:name="_Toc127182298"/>
              <w:bookmarkStart w:id="2376" w:name="_Toc127182635"/>
              <w:bookmarkStart w:id="2377" w:name="_Toc127191819"/>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2378" w:author="Kumar Baral" w:date="2022-12-12T16:54:00Z"/>
                <w:highlight w:val="yellow"/>
                <w:rPrChange w:id="2379" w:author="Kumar Baral" w:date="2022-12-12T16:18:00Z">
                  <w:rPr>
                    <w:del w:id="2380" w:author="Kumar Baral" w:date="2022-12-12T16:54:00Z"/>
                  </w:rPr>
                </w:rPrChange>
              </w:rPr>
            </w:pPr>
            <w:del w:id="2381" w:author="Kumar Baral" w:date="2022-12-12T16:54:00Z">
              <w:r w:rsidRPr="0045721D" w:rsidDel="00A04755">
                <w:rPr>
                  <w:highlight w:val="yellow"/>
                  <w:rPrChange w:id="2382" w:author="Kumar Baral" w:date="2022-12-12T16:18:00Z">
                    <w:rPr/>
                  </w:rPrChange>
                </w:rPr>
                <w:delText>1974-1995</w:delText>
              </w:r>
              <w:bookmarkStart w:id="2383" w:name="_Toc121824660"/>
              <w:bookmarkStart w:id="2384" w:name="_Toc121825298"/>
              <w:bookmarkStart w:id="2385" w:name="_Toc121825938"/>
              <w:bookmarkStart w:id="2386" w:name="_Toc121826802"/>
              <w:bookmarkStart w:id="2387" w:name="_Toc121834225"/>
              <w:bookmarkStart w:id="2388" w:name="_Toc125550092"/>
              <w:bookmarkStart w:id="2389" w:name="_Toc125555587"/>
              <w:bookmarkStart w:id="2390" w:name="_Toc125557459"/>
              <w:bookmarkStart w:id="2391" w:name="_Toc125559346"/>
              <w:bookmarkStart w:id="2392" w:name="_Toc125618524"/>
              <w:bookmarkStart w:id="2393" w:name="_Toc125639971"/>
              <w:bookmarkStart w:id="2394" w:name="_Toc125642186"/>
              <w:bookmarkStart w:id="2395" w:name="_Toc125973956"/>
              <w:bookmarkStart w:id="2396" w:name="_Toc125974241"/>
              <w:bookmarkStart w:id="2397" w:name="_Toc126055158"/>
              <w:bookmarkStart w:id="2398" w:name="_Toc126057950"/>
              <w:bookmarkStart w:id="2399" w:name="_Toc127182299"/>
              <w:bookmarkStart w:id="2400" w:name="_Toc127182636"/>
              <w:bookmarkStart w:id="2401" w:name="_Toc127191820"/>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2402" w:author="Kumar Baral" w:date="2022-12-12T16:54:00Z"/>
                <w:highlight w:val="yellow"/>
                <w:rPrChange w:id="2403" w:author="Kumar Baral" w:date="2022-12-12T16:18:00Z">
                  <w:rPr>
                    <w:del w:id="2404" w:author="Kumar Baral" w:date="2022-12-12T16:54:00Z"/>
                  </w:rPr>
                </w:rPrChange>
              </w:rPr>
            </w:pPr>
            <w:del w:id="2405" w:author="Kumar Baral" w:date="2022-12-12T16:54:00Z">
              <w:r w:rsidRPr="0045721D" w:rsidDel="00A04755">
                <w:rPr>
                  <w:highlight w:val="yellow"/>
                  <w:rPrChange w:id="2406" w:author="Kumar Baral" w:date="2022-12-12T16:18:00Z">
                    <w:rPr/>
                  </w:rPrChange>
                </w:rPr>
                <w:delText>160</w:delText>
              </w:r>
              <w:bookmarkStart w:id="2407" w:name="_Toc121824661"/>
              <w:bookmarkStart w:id="2408" w:name="_Toc121825299"/>
              <w:bookmarkStart w:id="2409" w:name="_Toc121825939"/>
              <w:bookmarkStart w:id="2410" w:name="_Toc121826803"/>
              <w:bookmarkStart w:id="2411" w:name="_Toc121834226"/>
              <w:bookmarkStart w:id="2412" w:name="_Toc125550093"/>
              <w:bookmarkStart w:id="2413" w:name="_Toc125555588"/>
              <w:bookmarkStart w:id="2414" w:name="_Toc125557460"/>
              <w:bookmarkStart w:id="2415" w:name="_Toc125559347"/>
              <w:bookmarkStart w:id="2416" w:name="_Toc125618525"/>
              <w:bookmarkStart w:id="2417" w:name="_Toc125639972"/>
              <w:bookmarkStart w:id="2418" w:name="_Toc125642187"/>
              <w:bookmarkStart w:id="2419" w:name="_Toc125973957"/>
              <w:bookmarkStart w:id="2420" w:name="_Toc125974242"/>
              <w:bookmarkStart w:id="2421" w:name="_Toc126055159"/>
              <w:bookmarkStart w:id="2422" w:name="_Toc126057951"/>
              <w:bookmarkStart w:id="2423" w:name="_Toc127182300"/>
              <w:bookmarkStart w:id="2424" w:name="_Toc127182637"/>
              <w:bookmarkStart w:id="2425" w:name="_Toc127191821"/>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del>
          </w:p>
        </w:tc>
        <w:bookmarkStart w:id="2426" w:name="_Toc121824662"/>
        <w:bookmarkStart w:id="2427" w:name="_Toc121825300"/>
        <w:bookmarkStart w:id="2428" w:name="_Toc121825940"/>
        <w:bookmarkStart w:id="2429" w:name="_Toc121826804"/>
        <w:bookmarkStart w:id="2430" w:name="_Toc121834227"/>
        <w:bookmarkStart w:id="2431" w:name="_Toc125550094"/>
        <w:bookmarkStart w:id="2432" w:name="_Toc125555589"/>
        <w:bookmarkStart w:id="2433" w:name="_Toc125557461"/>
        <w:bookmarkStart w:id="2434" w:name="_Toc125559348"/>
        <w:bookmarkStart w:id="2435" w:name="_Toc125618526"/>
        <w:bookmarkStart w:id="2436" w:name="_Toc125639973"/>
        <w:bookmarkStart w:id="2437" w:name="_Toc125642188"/>
        <w:bookmarkStart w:id="2438" w:name="_Toc125973958"/>
        <w:bookmarkStart w:id="2439" w:name="_Toc125974243"/>
        <w:bookmarkStart w:id="2440" w:name="_Toc126055160"/>
        <w:bookmarkStart w:id="2441" w:name="_Toc126057952"/>
        <w:bookmarkStart w:id="2442" w:name="_Toc127182301"/>
        <w:bookmarkStart w:id="2443" w:name="_Toc127182638"/>
        <w:bookmarkStart w:id="2444" w:name="_Toc127191822"/>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tr>
      <w:tr w:rsidR="006238CC" w:rsidRPr="0045721D" w:rsidDel="00A04755" w14:paraId="05D32FE2" w14:textId="30BA1ED1" w:rsidTr="00E9411B">
        <w:trPr>
          <w:trHeight w:val="311"/>
          <w:del w:id="244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2446" w:author="Kumar Baral" w:date="2022-12-12T16:54:00Z"/>
                <w:highlight w:val="yellow"/>
                <w:rPrChange w:id="2447" w:author="Kumar Baral" w:date="2022-12-12T16:18:00Z">
                  <w:rPr>
                    <w:del w:id="2448" w:author="Kumar Baral" w:date="2022-12-12T16:54:00Z"/>
                  </w:rPr>
                </w:rPrChange>
              </w:rPr>
            </w:pPr>
            <w:del w:id="2449" w:author="Kumar Baral" w:date="2022-12-12T16:54:00Z">
              <w:r w:rsidRPr="0045721D" w:rsidDel="00A04755">
                <w:rPr>
                  <w:highlight w:val="yellow"/>
                  <w:rPrChange w:id="2450" w:author="Kumar Baral" w:date="2022-12-12T16:18:00Z">
                    <w:rPr/>
                  </w:rPrChange>
                </w:rPr>
                <w:delText>430</w:delText>
              </w:r>
              <w:bookmarkStart w:id="2451" w:name="_Toc121824663"/>
              <w:bookmarkStart w:id="2452" w:name="_Toc121825301"/>
              <w:bookmarkStart w:id="2453" w:name="_Toc121825941"/>
              <w:bookmarkStart w:id="2454" w:name="_Toc121826805"/>
              <w:bookmarkStart w:id="2455" w:name="_Toc121834228"/>
              <w:bookmarkStart w:id="2456" w:name="_Toc125550095"/>
              <w:bookmarkStart w:id="2457" w:name="_Toc125555590"/>
              <w:bookmarkStart w:id="2458" w:name="_Toc125557462"/>
              <w:bookmarkStart w:id="2459" w:name="_Toc125559349"/>
              <w:bookmarkStart w:id="2460" w:name="_Toc125618527"/>
              <w:bookmarkStart w:id="2461" w:name="_Toc125639974"/>
              <w:bookmarkStart w:id="2462" w:name="_Toc125642189"/>
              <w:bookmarkStart w:id="2463" w:name="_Toc125973959"/>
              <w:bookmarkStart w:id="2464" w:name="_Toc125974244"/>
              <w:bookmarkStart w:id="2465" w:name="_Toc126055161"/>
              <w:bookmarkStart w:id="2466" w:name="_Toc126057953"/>
              <w:bookmarkStart w:id="2467" w:name="_Toc127182302"/>
              <w:bookmarkStart w:id="2468" w:name="_Toc127182639"/>
              <w:bookmarkStart w:id="2469" w:name="_Toc127191823"/>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2470" w:author="Kumar Baral" w:date="2022-12-12T16:54:00Z"/>
                <w:highlight w:val="yellow"/>
                <w:rPrChange w:id="2471" w:author="Kumar Baral" w:date="2022-12-12T16:18:00Z">
                  <w:rPr>
                    <w:del w:id="2472" w:author="Kumar Baral" w:date="2022-12-12T16:54:00Z"/>
                  </w:rPr>
                </w:rPrChange>
              </w:rPr>
            </w:pPr>
            <w:del w:id="2473" w:author="Kumar Baral" w:date="2022-12-12T16:54:00Z">
              <w:r w:rsidRPr="0045721D" w:rsidDel="00A04755">
                <w:rPr>
                  <w:highlight w:val="yellow"/>
                  <w:rPrChange w:id="2474" w:author="Kumar Baral" w:date="2022-12-12T16:18:00Z">
                    <w:rPr/>
                  </w:rPrChange>
                </w:rPr>
                <w:delText>Seti</w:delText>
              </w:r>
              <w:bookmarkStart w:id="2475" w:name="_Toc121824664"/>
              <w:bookmarkStart w:id="2476" w:name="_Toc121825302"/>
              <w:bookmarkStart w:id="2477" w:name="_Toc121825942"/>
              <w:bookmarkStart w:id="2478" w:name="_Toc121826806"/>
              <w:bookmarkStart w:id="2479" w:name="_Toc121834229"/>
              <w:bookmarkStart w:id="2480" w:name="_Toc125550096"/>
              <w:bookmarkStart w:id="2481" w:name="_Toc125555591"/>
              <w:bookmarkStart w:id="2482" w:name="_Toc125557463"/>
              <w:bookmarkStart w:id="2483" w:name="_Toc125559350"/>
              <w:bookmarkStart w:id="2484" w:name="_Toc125618528"/>
              <w:bookmarkStart w:id="2485" w:name="_Toc125639975"/>
              <w:bookmarkStart w:id="2486" w:name="_Toc125642190"/>
              <w:bookmarkStart w:id="2487" w:name="_Toc125973960"/>
              <w:bookmarkStart w:id="2488" w:name="_Toc125974245"/>
              <w:bookmarkStart w:id="2489" w:name="_Toc126055162"/>
              <w:bookmarkStart w:id="2490" w:name="_Toc126057954"/>
              <w:bookmarkStart w:id="2491" w:name="_Toc127182303"/>
              <w:bookmarkStart w:id="2492" w:name="_Toc127182640"/>
              <w:bookmarkStart w:id="2493" w:name="_Toc12719182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2494" w:author="Kumar Baral" w:date="2022-12-12T16:54:00Z"/>
                <w:highlight w:val="yellow"/>
                <w:rPrChange w:id="2495" w:author="Kumar Baral" w:date="2022-12-12T16:18:00Z">
                  <w:rPr>
                    <w:del w:id="2496" w:author="Kumar Baral" w:date="2022-12-12T16:54:00Z"/>
                  </w:rPr>
                </w:rPrChange>
              </w:rPr>
            </w:pPr>
            <w:del w:id="2497" w:author="Kumar Baral" w:date="2022-12-12T16:54:00Z">
              <w:r w:rsidRPr="0045721D" w:rsidDel="00A04755">
                <w:rPr>
                  <w:highlight w:val="yellow"/>
                  <w:rPrChange w:id="2498" w:author="Kumar Baral" w:date="2022-12-12T16:18:00Z">
                    <w:rPr/>
                  </w:rPrChange>
                </w:rPr>
                <w:delText>Phoolbari</w:delText>
              </w:r>
              <w:bookmarkStart w:id="2499" w:name="_Toc121824665"/>
              <w:bookmarkStart w:id="2500" w:name="_Toc121825303"/>
              <w:bookmarkStart w:id="2501" w:name="_Toc121825943"/>
              <w:bookmarkStart w:id="2502" w:name="_Toc121826807"/>
              <w:bookmarkStart w:id="2503" w:name="_Toc121834230"/>
              <w:bookmarkStart w:id="2504" w:name="_Toc125550097"/>
              <w:bookmarkStart w:id="2505" w:name="_Toc125555592"/>
              <w:bookmarkStart w:id="2506" w:name="_Toc125557464"/>
              <w:bookmarkStart w:id="2507" w:name="_Toc125559351"/>
              <w:bookmarkStart w:id="2508" w:name="_Toc125618529"/>
              <w:bookmarkStart w:id="2509" w:name="_Toc125639976"/>
              <w:bookmarkStart w:id="2510" w:name="_Toc125642191"/>
              <w:bookmarkStart w:id="2511" w:name="_Toc125973961"/>
              <w:bookmarkStart w:id="2512" w:name="_Toc125974246"/>
              <w:bookmarkStart w:id="2513" w:name="_Toc126055163"/>
              <w:bookmarkStart w:id="2514" w:name="_Toc126057955"/>
              <w:bookmarkStart w:id="2515" w:name="_Toc127182304"/>
              <w:bookmarkStart w:id="2516" w:name="_Toc127182641"/>
              <w:bookmarkStart w:id="2517" w:name="_Toc127191825"/>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2518" w:author="Kumar Baral" w:date="2022-12-12T16:54:00Z"/>
                <w:highlight w:val="yellow"/>
                <w:rPrChange w:id="2519" w:author="Kumar Baral" w:date="2022-12-12T16:18:00Z">
                  <w:rPr>
                    <w:del w:id="2520" w:author="Kumar Baral" w:date="2022-12-12T16:54:00Z"/>
                  </w:rPr>
                </w:rPrChange>
              </w:rPr>
            </w:pPr>
            <w:del w:id="2521" w:author="Kumar Baral" w:date="2022-12-12T16:54:00Z">
              <w:r w:rsidRPr="0045721D" w:rsidDel="00A04755">
                <w:rPr>
                  <w:highlight w:val="yellow"/>
                  <w:rPrChange w:id="2522" w:author="Kumar Baral" w:date="2022-12-12T16:18:00Z">
                    <w:rPr/>
                  </w:rPrChange>
                </w:rPr>
                <w:delText>1964-1984</w:delText>
              </w:r>
              <w:bookmarkStart w:id="2523" w:name="_Toc121824666"/>
              <w:bookmarkStart w:id="2524" w:name="_Toc121825304"/>
              <w:bookmarkStart w:id="2525" w:name="_Toc121825944"/>
              <w:bookmarkStart w:id="2526" w:name="_Toc121826808"/>
              <w:bookmarkStart w:id="2527" w:name="_Toc121834231"/>
              <w:bookmarkStart w:id="2528" w:name="_Toc125550098"/>
              <w:bookmarkStart w:id="2529" w:name="_Toc125555593"/>
              <w:bookmarkStart w:id="2530" w:name="_Toc125557465"/>
              <w:bookmarkStart w:id="2531" w:name="_Toc125559352"/>
              <w:bookmarkStart w:id="2532" w:name="_Toc125618530"/>
              <w:bookmarkStart w:id="2533" w:name="_Toc125639977"/>
              <w:bookmarkStart w:id="2534" w:name="_Toc125642192"/>
              <w:bookmarkStart w:id="2535" w:name="_Toc125973962"/>
              <w:bookmarkStart w:id="2536" w:name="_Toc125974247"/>
              <w:bookmarkStart w:id="2537" w:name="_Toc126055164"/>
              <w:bookmarkStart w:id="2538" w:name="_Toc126057956"/>
              <w:bookmarkStart w:id="2539" w:name="_Toc127182305"/>
              <w:bookmarkStart w:id="2540" w:name="_Toc127182642"/>
              <w:bookmarkStart w:id="2541" w:name="_Toc127191826"/>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2542" w:author="Kumar Baral" w:date="2022-12-12T16:54:00Z"/>
                <w:highlight w:val="yellow"/>
                <w:rPrChange w:id="2543" w:author="Kumar Baral" w:date="2022-12-12T16:18:00Z">
                  <w:rPr>
                    <w:del w:id="2544" w:author="Kumar Baral" w:date="2022-12-12T16:54:00Z"/>
                  </w:rPr>
                </w:rPrChange>
              </w:rPr>
            </w:pPr>
            <w:del w:id="2545" w:author="Kumar Baral" w:date="2022-12-12T16:54:00Z">
              <w:r w:rsidRPr="0045721D" w:rsidDel="00A04755">
                <w:rPr>
                  <w:highlight w:val="yellow"/>
                  <w:rPrChange w:id="2546" w:author="Kumar Baral" w:date="2022-12-12T16:18:00Z">
                    <w:rPr/>
                  </w:rPrChange>
                </w:rPr>
                <w:delText>582</w:delText>
              </w:r>
              <w:bookmarkStart w:id="2547" w:name="_Toc121824667"/>
              <w:bookmarkStart w:id="2548" w:name="_Toc121825305"/>
              <w:bookmarkStart w:id="2549" w:name="_Toc121825945"/>
              <w:bookmarkStart w:id="2550" w:name="_Toc121826809"/>
              <w:bookmarkStart w:id="2551" w:name="_Toc121834232"/>
              <w:bookmarkStart w:id="2552" w:name="_Toc125550099"/>
              <w:bookmarkStart w:id="2553" w:name="_Toc125555594"/>
              <w:bookmarkStart w:id="2554" w:name="_Toc125557466"/>
              <w:bookmarkStart w:id="2555" w:name="_Toc125559353"/>
              <w:bookmarkStart w:id="2556" w:name="_Toc125618531"/>
              <w:bookmarkStart w:id="2557" w:name="_Toc125639978"/>
              <w:bookmarkStart w:id="2558" w:name="_Toc125642193"/>
              <w:bookmarkStart w:id="2559" w:name="_Toc125973963"/>
              <w:bookmarkStart w:id="2560" w:name="_Toc125974248"/>
              <w:bookmarkStart w:id="2561" w:name="_Toc126055165"/>
              <w:bookmarkStart w:id="2562" w:name="_Toc126057957"/>
              <w:bookmarkStart w:id="2563" w:name="_Toc127182306"/>
              <w:bookmarkStart w:id="2564" w:name="_Toc127182643"/>
              <w:bookmarkStart w:id="2565" w:name="_Toc127191827"/>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del>
          </w:p>
        </w:tc>
        <w:bookmarkStart w:id="2566" w:name="_Toc121824668"/>
        <w:bookmarkStart w:id="2567" w:name="_Toc121825306"/>
        <w:bookmarkStart w:id="2568" w:name="_Toc121825946"/>
        <w:bookmarkStart w:id="2569" w:name="_Toc121826810"/>
        <w:bookmarkStart w:id="2570" w:name="_Toc121834233"/>
        <w:bookmarkStart w:id="2571" w:name="_Toc125550100"/>
        <w:bookmarkStart w:id="2572" w:name="_Toc125555595"/>
        <w:bookmarkStart w:id="2573" w:name="_Toc125557467"/>
        <w:bookmarkStart w:id="2574" w:name="_Toc125559354"/>
        <w:bookmarkStart w:id="2575" w:name="_Toc125618532"/>
        <w:bookmarkStart w:id="2576" w:name="_Toc125639979"/>
        <w:bookmarkStart w:id="2577" w:name="_Toc125642194"/>
        <w:bookmarkStart w:id="2578" w:name="_Toc125973964"/>
        <w:bookmarkStart w:id="2579" w:name="_Toc125974249"/>
        <w:bookmarkStart w:id="2580" w:name="_Toc126055166"/>
        <w:bookmarkStart w:id="2581" w:name="_Toc126057958"/>
        <w:bookmarkStart w:id="2582" w:name="_Toc127182307"/>
        <w:bookmarkStart w:id="2583" w:name="_Toc127182644"/>
        <w:bookmarkStart w:id="2584" w:name="_Toc127191828"/>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tr>
      <w:tr w:rsidR="006238CC" w:rsidRPr="0045721D" w:rsidDel="00A04755" w14:paraId="50BEDE94" w14:textId="52301891" w:rsidTr="00E9411B">
        <w:trPr>
          <w:trHeight w:val="311"/>
          <w:del w:id="258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2586" w:author="Kumar Baral" w:date="2022-12-12T16:54:00Z"/>
                <w:highlight w:val="yellow"/>
                <w:rPrChange w:id="2587" w:author="Kumar Baral" w:date="2022-12-12T16:18:00Z">
                  <w:rPr>
                    <w:del w:id="2588" w:author="Kumar Baral" w:date="2022-12-12T16:54:00Z"/>
                  </w:rPr>
                </w:rPrChange>
              </w:rPr>
            </w:pPr>
            <w:del w:id="2589" w:author="Kumar Baral" w:date="2022-12-12T16:54:00Z">
              <w:r w:rsidRPr="0045721D" w:rsidDel="00A04755">
                <w:rPr>
                  <w:highlight w:val="yellow"/>
                  <w:rPrChange w:id="2590" w:author="Kumar Baral" w:date="2022-12-12T16:18:00Z">
                    <w:rPr/>
                  </w:rPrChange>
                </w:rPr>
                <w:delText>438</w:delText>
              </w:r>
              <w:bookmarkStart w:id="2591" w:name="_Toc121824669"/>
              <w:bookmarkStart w:id="2592" w:name="_Toc121825307"/>
              <w:bookmarkStart w:id="2593" w:name="_Toc121825947"/>
              <w:bookmarkStart w:id="2594" w:name="_Toc121826811"/>
              <w:bookmarkStart w:id="2595" w:name="_Toc121834234"/>
              <w:bookmarkStart w:id="2596" w:name="_Toc125550101"/>
              <w:bookmarkStart w:id="2597" w:name="_Toc125555596"/>
              <w:bookmarkStart w:id="2598" w:name="_Toc125557468"/>
              <w:bookmarkStart w:id="2599" w:name="_Toc125559355"/>
              <w:bookmarkStart w:id="2600" w:name="_Toc125618533"/>
              <w:bookmarkStart w:id="2601" w:name="_Toc125639980"/>
              <w:bookmarkStart w:id="2602" w:name="_Toc125642195"/>
              <w:bookmarkStart w:id="2603" w:name="_Toc125973965"/>
              <w:bookmarkStart w:id="2604" w:name="_Toc125974250"/>
              <w:bookmarkStart w:id="2605" w:name="_Toc126055167"/>
              <w:bookmarkStart w:id="2606" w:name="_Toc126057959"/>
              <w:bookmarkStart w:id="2607" w:name="_Toc127182308"/>
              <w:bookmarkStart w:id="2608" w:name="_Toc127182645"/>
              <w:bookmarkStart w:id="2609" w:name="_Toc127191829"/>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2610" w:author="Kumar Baral" w:date="2022-12-12T16:54:00Z"/>
                <w:highlight w:val="yellow"/>
                <w:rPrChange w:id="2611" w:author="Kumar Baral" w:date="2022-12-12T16:18:00Z">
                  <w:rPr>
                    <w:del w:id="2612" w:author="Kumar Baral" w:date="2022-12-12T16:54:00Z"/>
                  </w:rPr>
                </w:rPrChange>
              </w:rPr>
            </w:pPr>
            <w:del w:id="2613" w:author="Kumar Baral" w:date="2022-12-12T16:54:00Z">
              <w:r w:rsidRPr="0045721D" w:rsidDel="00A04755">
                <w:rPr>
                  <w:highlight w:val="yellow"/>
                  <w:rPrChange w:id="2614" w:author="Kumar Baral" w:date="2022-12-12T16:18:00Z">
                    <w:rPr/>
                  </w:rPrChange>
                </w:rPr>
                <w:delText>Madi Khola</w:delText>
              </w:r>
              <w:bookmarkStart w:id="2615" w:name="_Toc121824670"/>
              <w:bookmarkStart w:id="2616" w:name="_Toc121825308"/>
              <w:bookmarkStart w:id="2617" w:name="_Toc121825948"/>
              <w:bookmarkStart w:id="2618" w:name="_Toc121826812"/>
              <w:bookmarkStart w:id="2619" w:name="_Toc121834235"/>
              <w:bookmarkStart w:id="2620" w:name="_Toc125550102"/>
              <w:bookmarkStart w:id="2621" w:name="_Toc125555597"/>
              <w:bookmarkStart w:id="2622" w:name="_Toc125557469"/>
              <w:bookmarkStart w:id="2623" w:name="_Toc125559356"/>
              <w:bookmarkStart w:id="2624" w:name="_Toc125618534"/>
              <w:bookmarkStart w:id="2625" w:name="_Toc125639981"/>
              <w:bookmarkStart w:id="2626" w:name="_Toc125642196"/>
              <w:bookmarkStart w:id="2627" w:name="_Toc125973966"/>
              <w:bookmarkStart w:id="2628" w:name="_Toc125974251"/>
              <w:bookmarkStart w:id="2629" w:name="_Toc126055168"/>
              <w:bookmarkStart w:id="2630" w:name="_Toc126057960"/>
              <w:bookmarkStart w:id="2631" w:name="_Toc127182309"/>
              <w:bookmarkStart w:id="2632" w:name="_Toc127182646"/>
              <w:bookmarkStart w:id="2633" w:name="_Toc127191830"/>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2634" w:author="Kumar Baral" w:date="2022-12-12T16:54:00Z"/>
                <w:highlight w:val="yellow"/>
                <w:rPrChange w:id="2635" w:author="Kumar Baral" w:date="2022-12-12T16:18:00Z">
                  <w:rPr>
                    <w:del w:id="2636" w:author="Kumar Baral" w:date="2022-12-12T16:54:00Z"/>
                  </w:rPr>
                </w:rPrChange>
              </w:rPr>
            </w:pPr>
            <w:del w:id="2637" w:author="Kumar Baral" w:date="2022-12-12T16:54:00Z">
              <w:r w:rsidRPr="0045721D" w:rsidDel="00A04755">
                <w:rPr>
                  <w:highlight w:val="yellow"/>
                  <w:rPrChange w:id="2638" w:author="Kumar Baral" w:date="2022-12-12T16:18:00Z">
                    <w:rPr/>
                  </w:rPrChange>
                </w:rPr>
                <w:delText>Shishaghat</w:delText>
              </w:r>
              <w:bookmarkStart w:id="2639" w:name="_Toc121824671"/>
              <w:bookmarkStart w:id="2640" w:name="_Toc121825309"/>
              <w:bookmarkStart w:id="2641" w:name="_Toc121825949"/>
              <w:bookmarkStart w:id="2642" w:name="_Toc121826813"/>
              <w:bookmarkStart w:id="2643" w:name="_Toc121834236"/>
              <w:bookmarkStart w:id="2644" w:name="_Toc125550103"/>
              <w:bookmarkStart w:id="2645" w:name="_Toc125555598"/>
              <w:bookmarkStart w:id="2646" w:name="_Toc125557470"/>
              <w:bookmarkStart w:id="2647" w:name="_Toc125559357"/>
              <w:bookmarkStart w:id="2648" w:name="_Toc125618535"/>
              <w:bookmarkStart w:id="2649" w:name="_Toc125639982"/>
              <w:bookmarkStart w:id="2650" w:name="_Toc125642197"/>
              <w:bookmarkStart w:id="2651" w:name="_Toc125973967"/>
              <w:bookmarkStart w:id="2652" w:name="_Toc125974252"/>
              <w:bookmarkStart w:id="2653" w:name="_Toc126055169"/>
              <w:bookmarkStart w:id="2654" w:name="_Toc126057961"/>
              <w:bookmarkStart w:id="2655" w:name="_Toc127182310"/>
              <w:bookmarkStart w:id="2656" w:name="_Toc127182647"/>
              <w:bookmarkStart w:id="2657" w:name="_Toc127191831"/>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2658" w:author="Kumar Baral" w:date="2022-12-12T16:54:00Z"/>
                <w:highlight w:val="yellow"/>
                <w:rPrChange w:id="2659" w:author="Kumar Baral" w:date="2022-12-12T16:18:00Z">
                  <w:rPr>
                    <w:del w:id="2660" w:author="Kumar Baral" w:date="2022-12-12T16:54:00Z"/>
                  </w:rPr>
                </w:rPrChange>
              </w:rPr>
            </w:pPr>
            <w:del w:id="2661" w:author="Kumar Baral" w:date="2022-12-12T16:54:00Z">
              <w:r w:rsidRPr="0045721D" w:rsidDel="00A04755">
                <w:rPr>
                  <w:highlight w:val="yellow"/>
                  <w:rPrChange w:id="2662" w:author="Kumar Baral" w:date="2022-12-12T16:18:00Z">
                    <w:rPr/>
                  </w:rPrChange>
                </w:rPr>
                <w:delText>1975-2006</w:delText>
              </w:r>
              <w:bookmarkStart w:id="2663" w:name="_Toc121824672"/>
              <w:bookmarkStart w:id="2664" w:name="_Toc121825310"/>
              <w:bookmarkStart w:id="2665" w:name="_Toc121825950"/>
              <w:bookmarkStart w:id="2666" w:name="_Toc121826814"/>
              <w:bookmarkStart w:id="2667" w:name="_Toc121834237"/>
              <w:bookmarkStart w:id="2668" w:name="_Toc125550104"/>
              <w:bookmarkStart w:id="2669" w:name="_Toc125555599"/>
              <w:bookmarkStart w:id="2670" w:name="_Toc125557471"/>
              <w:bookmarkStart w:id="2671" w:name="_Toc125559358"/>
              <w:bookmarkStart w:id="2672" w:name="_Toc125618536"/>
              <w:bookmarkStart w:id="2673" w:name="_Toc125639983"/>
              <w:bookmarkStart w:id="2674" w:name="_Toc125642198"/>
              <w:bookmarkStart w:id="2675" w:name="_Toc125973968"/>
              <w:bookmarkStart w:id="2676" w:name="_Toc125974253"/>
              <w:bookmarkStart w:id="2677" w:name="_Toc126055170"/>
              <w:bookmarkStart w:id="2678" w:name="_Toc126057962"/>
              <w:bookmarkStart w:id="2679" w:name="_Toc127182311"/>
              <w:bookmarkStart w:id="2680" w:name="_Toc127182648"/>
              <w:bookmarkStart w:id="2681" w:name="_Toc12719183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2682" w:author="Kumar Baral" w:date="2022-12-12T16:54:00Z"/>
                <w:highlight w:val="yellow"/>
                <w:rPrChange w:id="2683" w:author="Kumar Baral" w:date="2022-12-12T16:18:00Z">
                  <w:rPr>
                    <w:del w:id="2684" w:author="Kumar Baral" w:date="2022-12-12T16:54:00Z"/>
                  </w:rPr>
                </w:rPrChange>
              </w:rPr>
            </w:pPr>
            <w:del w:id="2685" w:author="Kumar Baral" w:date="2022-12-12T16:54:00Z">
              <w:r w:rsidRPr="0045721D" w:rsidDel="00A04755">
                <w:rPr>
                  <w:highlight w:val="yellow"/>
                  <w:rPrChange w:id="2686" w:author="Kumar Baral" w:date="2022-12-12T16:18:00Z">
                    <w:rPr/>
                  </w:rPrChange>
                </w:rPr>
                <w:delText>858</w:delText>
              </w:r>
              <w:bookmarkStart w:id="2687" w:name="_Toc121824673"/>
              <w:bookmarkStart w:id="2688" w:name="_Toc121825311"/>
              <w:bookmarkStart w:id="2689" w:name="_Toc121825951"/>
              <w:bookmarkStart w:id="2690" w:name="_Toc121826815"/>
              <w:bookmarkStart w:id="2691" w:name="_Toc121834238"/>
              <w:bookmarkStart w:id="2692" w:name="_Toc125550105"/>
              <w:bookmarkStart w:id="2693" w:name="_Toc125555600"/>
              <w:bookmarkStart w:id="2694" w:name="_Toc125557472"/>
              <w:bookmarkStart w:id="2695" w:name="_Toc125559359"/>
              <w:bookmarkStart w:id="2696" w:name="_Toc125618537"/>
              <w:bookmarkStart w:id="2697" w:name="_Toc125639984"/>
              <w:bookmarkStart w:id="2698" w:name="_Toc125642199"/>
              <w:bookmarkStart w:id="2699" w:name="_Toc125973969"/>
              <w:bookmarkStart w:id="2700" w:name="_Toc125974254"/>
              <w:bookmarkStart w:id="2701" w:name="_Toc126055171"/>
              <w:bookmarkStart w:id="2702" w:name="_Toc126057963"/>
              <w:bookmarkStart w:id="2703" w:name="_Toc127182312"/>
              <w:bookmarkStart w:id="2704" w:name="_Toc127182649"/>
              <w:bookmarkStart w:id="2705" w:name="_Toc127191833"/>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del>
          </w:p>
        </w:tc>
        <w:bookmarkStart w:id="2706" w:name="_Toc121824674"/>
        <w:bookmarkStart w:id="2707" w:name="_Toc121825312"/>
        <w:bookmarkStart w:id="2708" w:name="_Toc121825952"/>
        <w:bookmarkStart w:id="2709" w:name="_Toc121826816"/>
        <w:bookmarkStart w:id="2710" w:name="_Toc121834239"/>
        <w:bookmarkStart w:id="2711" w:name="_Toc125550106"/>
        <w:bookmarkStart w:id="2712" w:name="_Toc125555601"/>
        <w:bookmarkStart w:id="2713" w:name="_Toc125557473"/>
        <w:bookmarkStart w:id="2714" w:name="_Toc125559360"/>
        <w:bookmarkStart w:id="2715" w:name="_Toc125618538"/>
        <w:bookmarkStart w:id="2716" w:name="_Toc125639985"/>
        <w:bookmarkStart w:id="2717" w:name="_Toc125642200"/>
        <w:bookmarkStart w:id="2718" w:name="_Toc125973970"/>
        <w:bookmarkStart w:id="2719" w:name="_Toc125974255"/>
        <w:bookmarkStart w:id="2720" w:name="_Toc126055172"/>
        <w:bookmarkStart w:id="2721" w:name="_Toc126057964"/>
        <w:bookmarkStart w:id="2722" w:name="_Toc127182313"/>
        <w:bookmarkStart w:id="2723" w:name="_Toc127182650"/>
        <w:bookmarkStart w:id="2724" w:name="_Toc127191834"/>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tr>
      <w:tr w:rsidR="006238CC" w:rsidRPr="0045721D" w:rsidDel="00A04755" w14:paraId="6A105B4E" w14:textId="1B046A23" w:rsidTr="00E9411B">
        <w:trPr>
          <w:trHeight w:val="311"/>
          <w:del w:id="272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2726" w:author="Kumar Baral" w:date="2022-12-12T16:54:00Z"/>
                <w:highlight w:val="yellow"/>
                <w:rPrChange w:id="2727" w:author="Kumar Baral" w:date="2022-12-12T16:18:00Z">
                  <w:rPr>
                    <w:del w:id="2728" w:author="Kumar Baral" w:date="2022-12-12T16:54:00Z"/>
                  </w:rPr>
                </w:rPrChange>
              </w:rPr>
            </w:pPr>
            <w:del w:id="2729" w:author="Kumar Baral" w:date="2022-12-12T16:54:00Z">
              <w:r w:rsidRPr="0045721D" w:rsidDel="00A04755">
                <w:rPr>
                  <w:highlight w:val="yellow"/>
                  <w:rPrChange w:id="2730" w:author="Kumar Baral" w:date="2022-12-12T16:18:00Z">
                    <w:rPr/>
                  </w:rPrChange>
                </w:rPr>
                <w:delText>439.3</w:delText>
              </w:r>
              <w:bookmarkStart w:id="2731" w:name="_Toc121824675"/>
              <w:bookmarkStart w:id="2732" w:name="_Toc121825313"/>
              <w:bookmarkStart w:id="2733" w:name="_Toc121825953"/>
              <w:bookmarkStart w:id="2734" w:name="_Toc121826817"/>
              <w:bookmarkStart w:id="2735" w:name="_Toc121834240"/>
              <w:bookmarkStart w:id="2736" w:name="_Toc125550107"/>
              <w:bookmarkStart w:id="2737" w:name="_Toc125555602"/>
              <w:bookmarkStart w:id="2738" w:name="_Toc125557474"/>
              <w:bookmarkStart w:id="2739" w:name="_Toc125559361"/>
              <w:bookmarkStart w:id="2740" w:name="_Toc125618539"/>
              <w:bookmarkStart w:id="2741" w:name="_Toc125639986"/>
              <w:bookmarkStart w:id="2742" w:name="_Toc125642201"/>
              <w:bookmarkStart w:id="2743" w:name="_Toc125973971"/>
              <w:bookmarkStart w:id="2744" w:name="_Toc125974256"/>
              <w:bookmarkStart w:id="2745" w:name="_Toc126055173"/>
              <w:bookmarkStart w:id="2746" w:name="_Toc126057965"/>
              <w:bookmarkStart w:id="2747" w:name="_Toc127182314"/>
              <w:bookmarkStart w:id="2748" w:name="_Toc127182651"/>
              <w:bookmarkStart w:id="2749" w:name="_Toc127191835"/>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2750" w:author="Kumar Baral" w:date="2022-12-12T16:54:00Z"/>
                <w:highlight w:val="yellow"/>
                <w:rPrChange w:id="2751" w:author="Kumar Baral" w:date="2022-12-12T16:18:00Z">
                  <w:rPr>
                    <w:del w:id="2752" w:author="Kumar Baral" w:date="2022-12-12T16:54:00Z"/>
                  </w:rPr>
                </w:rPrChange>
              </w:rPr>
            </w:pPr>
            <w:del w:id="2753" w:author="Kumar Baral" w:date="2022-12-12T16:54:00Z">
              <w:r w:rsidRPr="0045721D" w:rsidDel="00A04755">
                <w:rPr>
                  <w:highlight w:val="yellow"/>
                  <w:rPrChange w:id="2754" w:author="Kumar Baral" w:date="2022-12-12T16:18:00Z">
                    <w:rPr/>
                  </w:rPrChange>
                </w:rPr>
                <w:delText>Khudi khola</w:delText>
              </w:r>
              <w:bookmarkStart w:id="2755" w:name="_Toc121824676"/>
              <w:bookmarkStart w:id="2756" w:name="_Toc121825314"/>
              <w:bookmarkStart w:id="2757" w:name="_Toc121825954"/>
              <w:bookmarkStart w:id="2758" w:name="_Toc121826818"/>
              <w:bookmarkStart w:id="2759" w:name="_Toc121834241"/>
              <w:bookmarkStart w:id="2760" w:name="_Toc125550108"/>
              <w:bookmarkStart w:id="2761" w:name="_Toc125555603"/>
              <w:bookmarkStart w:id="2762" w:name="_Toc125557475"/>
              <w:bookmarkStart w:id="2763" w:name="_Toc125559362"/>
              <w:bookmarkStart w:id="2764" w:name="_Toc125618540"/>
              <w:bookmarkStart w:id="2765" w:name="_Toc125639987"/>
              <w:bookmarkStart w:id="2766" w:name="_Toc125642202"/>
              <w:bookmarkStart w:id="2767" w:name="_Toc125973972"/>
              <w:bookmarkStart w:id="2768" w:name="_Toc125974257"/>
              <w:bookmarkStart w:id="2769" w:name="_Toc126055174"/>
              <w:bookmarkStart w:id="2770" w:name="_Toc126057966"/>
              <w:bookmarkStart w:id="2771" w:name="_Toc127182315"/>
              <w:bookmarkStart w:id="2772" w:name="_Toc127182652"/>
              <w:bookmarkStart w:id="2773" w:name="_Toc127191836"/>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2774" w:author="Kumar Baral" w:date="2022-12-12T16:54:00Z"/>
                <w:highlight w:val="yellow"/>
                <w:rPrChange w:id="2775" w:author="Kumar Baral" w:date="2022-12-12T16:18:00Z">
                  <w:rPr>
                    <w:del w:id="2776" w:author="Kumar Baral" w:date="2022-12-12T16:54:00Z"/>
                  </w:rPr>
                </w:rPrChange>
              </w:rPr>
            </w:pPr>
            <w:del w:id="2777" w:author="Kumar Baral" w:date="2022-12-12T16:54:00Z">
              <w:r w:rsidRPr="0045721D" w:rsidDel="00A04755">
                <w:rPr>
                  <w:highlight w:val="yellow"/>
                  <w:rPrChange w:id="2778" w:author="Kumar Baral" w:date="2022-12-12T16:18:00Z">
                    <w:rPr/>
                  </w:rPrChange>
                </w:rPr>
                <w:delText>Khudibazar</w:delText>
              </w:r>
              <w:bookmarkStart w:id="2779" w:name="_Toc121824677"/>
              <w:bookmarkStart w:id="2780" w:name="_Toc121825315"/>
              <w:bookmarkStart w:id="2781" w:name="_Toc121825955"/>
              <w:bookmarkStart w:id="2782" w:name="_Toc121826819"/>
              <w:bookmarkStart w:id="2783" w:name="_Toc121834242"/>
              <w:bookmarkStart w:id="2784" w:name="_Toc125550109"/>
              <w:bookmarkStart w:id="2785" w:name="_Toc125555604"/>
              <w:bookmarkStart w:id="2786" w:name="_Toc125557476"/>
              <w:bookmarkStart w:id="2787" w:name="_Toc125559363"/>
              <w:bookmarkStart w:id="2788" w:name="_Toc125618541"/>
              <w:bookmarkStart w:id="2789" w:name="_Toc125639988"/>
              <w:bookmarkStart w:id="2790" w:name="_Toc125642203"/>
              <w:bookmarkStart w:id="2791" w:name="_Toc125973973"/>
              <w:bookmarkStart w:id="2792" w:name="_Toc125974258"/>
              <w:bookmarkStart w:id="2793" w:name="_Toc126055175"/>
              <w:bookmarkStart w:id="2794" w:name="_Toc126057967"/>
              <w:bookmarkStart w:id="2795" w:name="_Toc127182316"/>
              <w:bookmarkStart w:id="2796" w:name="_Toc127182653"/>
              <w:bookmarkStart w:id="2797" w:name="_Toc127191837"/>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2798" w:author="Kumar Baral" w:date="2022-12-12T16:54:00Z"/>
                <w:highlight w:val="yellow"/>
                <w:rPrChange w:id="2799" w:author="Kumar Baral" w:date="2022-12-12T16:18:00Z">
                  <w:rPr>
                    <w:del w:id="2800" w:author="Kumar Baral" w:date="2022-12-12T16:54:00Z"/>
                  </w:rPr>
                </w:rPrChange>
              </w:rPr>
            </w:pPr>
            <w:del w:id="2801" w:author="Kumar Baral" w:date="2022-12-12T16:54:00Z">
              <w:r w:rsidRPr="0045721D" w:rsidDel="00A04755">
                <w:rPr>
                  <w:highlight w:val="yellow"/>
                  <w:rPrChange w:id="2802" w:author="Kumar Baral" w:date="2022-12-12T16:18:00Z">
                    <w:rPr/>
                  </w:rPrChange>
                </w:rPr>
                <w:delText>1983-1995</w:delText>
              </w:r>
              <w:bookmarkStart w:id="2803" w:name="_Toc121824678"/>
              <w:bookmarkStart w:id="2804" w:name="_Toc121825316"/>
              <w:bookmarkStart w:id="2805" w:name="_Toc121825956"/>
              <w:bookmarkStart w:id="2806" w:name="_Toc121826820"/>
              <w:bookmarkStart w:id="2807" w:name="_Toc121834243"/>
              <w:bookmarkStart w:id="2808" w:name="_Toc125550110"/>
              <w:bookmarkStart w:id="2809" w:name="_Toc125555605"/>
              <w:bookmarkStart w:id="2810" w:name="_Toc125557477"/>
              <w:bookmarkStart w:id="2811" w:name="_Toc125559364"/>
              <w:bookmarkStart w:id="2812" w:name="_Toc125618542"/>
              <w:bookmarkStart w:id="2813" w:name="_Toc125639989"/>
              <w:bookmarkStart w:id="2814" w:name="_Toc125642204"/>
              <w:bookmarkStart w:id="2815" w:name="_Toc125973974"/>
              <w:bookmarkStart w:id="2816" w:name="_Toc125974259"/>
              <w:bookmarkStart w:id="2817" w:name="_Toc126055176"/>
              <w:bookmarkStart w:id="2818" w:name="_Toc126057968"/>
              <w:bookmarkStart w:id="2819" w:name="_Toc127182317"/>
              <w:bookmarkStart w:id="2820" w:name="_Toc127182654"/>
              <w:bookmarkStart w:id="2821" w:name="_Toc127191838"/>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2822" w:author="Kumar Baral" w:date="2022-12-12T16:54:00Z"/>
                <w:highlight w:val="yellow"/>
                <w:rPrChange w:id="2823" w:author="Kumar Baral" w:date="2022-12-12T16:18:00Z">
                  <w:rPr>
                    <w:del w:id="2824" w:author="Kumar Baral" w:date="2022-12-12T16:54:00Z"/>
                  </w:rPr>
                </w:rPrChange>
              </w:rPr>
            </w:pPr>
            <w:del w:id="2825" w:author="Kumar Baral" w:date="2022-12-12T16:54:00Z">
              <w:r w:rsidRPr="0045721D" w:rsidDel="00A04755">
                <w:rPr>
                  <w:highlight w:val="yellow"/>
                  <w:rPrChange w:id="2826" w:author="Kumar Baral" w:date="2022-12-12T16:18:00Z">
                    <w:rPr/>
                  </w:rPrChange>
                </w:rPr>
                <w:delText>151</w:delText>
              </w:r>
              <w:bookmarkStart w:id="2827" w:name="_Toc121824679"/>
              <w:bookmarkStart w:id="2828" w:name="_Toc121825317"/>
              <w:bookmarkStart w:id="2829" w:name="_Toc121825957"/>
              <w:bookmarkStart w:id="2830" w:name="_Toc121826821"/>
              <w:bookmarkStart w:id="2831" w:name="_Toc121834244"/>
              <w:bookmarkStart w:id="2832" w:name="_Toc125550111"/>
              <w:bookmarkStart w:id="2833" w:name="_Toc125555606"/>
              <w:bookmarkStart w:id="2834" w:name="_Toc125557478"/>
              <w:bookmarkStart w:id="2835" w:name="_Toc125559365"/>
              <w:bookmarkStart w:id="2836" w:name="_Toc125618543"/>
              <w:bookmarkStart w:id="2837" w:name="_Toc125639990"/>
              <w:bookmarkStart w:id="2838" w:name="_Toc125642205"/>
              <w:bookmarkStart w:id="2839" w:name="_Toc125973975"/>
              <w:bookmarkStart w:id="2840" w:name="_Toc125974260"/>
              <w:bookmarkStart w:id="2841" w:name="_Toc126055177"/>
              <w:bookmarkStart w:id="2842" w:name="_Toc126057969"/>
              <w:bookmarkStart w:id="2843" w:name="_Toc127182318"/>
              <w:bookmarkStart w:id="2844" w:name="_Toc127182655"/>
              <w:bookmarkStart w:id="2845" w:name="_Toc127191839"/>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del>
          </w:p>
        </w:tc>
        <w:bookmarkStart w:id="2846" w:name="_Toc121824680"/>
        <w:bookmarkStart w:id="2847" w:name="_Toc121825318"/>
        <w:bookmarkStart w:id="2848" w:name="_Toc121825958"/>
        <w:bookmarkStart w:id="2849" w:name="_Toc121826822"/>
        <w:bookmarkStart w:id="2850" w:name="_Toc121834245"/>
        <w:bookmarkStart w:id="2851" w:name="_Toc125550112"/>
        <w:bookmarkStart w:id="2852" w:name="_Toc125555607"/>
        <w:bookmarkStart w:id="2853" w:name="_Toc125557479"/>
        <w:bookmarkStart w:id="2854" w:name="_Toc125559366"/>
        <w:bookmarkStart w:id="2855" w:name="_Toc125618544"/>
        <w:bookmarkStart w:id="2856" w:name="_Toc125639991"/>
        <w:bookmarkStart w:id="2857" w:name="_Toc125642206"/>
        <w:bookmarkStart w:id="2858" w:name="_Toc125973976"/>
        <w:bookmarkStart w:id="2859" w:name="_Toc125974261"/>
        <w:bookmarkStart w:id="2860" w:name="_Toc126055178"/>
        <w:bookmarkStart w:id="2861" w:name="_Toc126057970"/>
        <w:bookmarkStart w:id="2862" w:name="_Toc127182319"/>
        <w:bookmarkStart w:id="2863" w:name="_Toc127182656"/>
        <w:bookmarkStart w:id="2864" w:name="_Toc127191840"/>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tr>
      <w:tr w:rsidR="006238CC" w:rsidRPr="0045721D" w:rsidDel="00A04755" w14:paraId="6F2CC57C" w14:textId="7C1C35A6" w:rsidTr="00E9411B">
        <w:trPr>
          <w:trHeight w:val="311"/>
          <w:del w:id="286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2866" w:author="Kumar Baral" w:date="2022-12-12T16:54:00Z"/>
                <w:highlight w:val="yellow"/>
                <w:rPrChange w:id="2867" w:author="Kumar Baral" w:date="2022-12-12T16:18:00Z">
                  <w:rPr>
                    <w:del w:id="2868" w:author="Kumar Baral" w:date="2022-12-12T16:54:00Z"/>
                  </w:rPr>
                </w:rPrChange>
              </w:rPr>
            </w:pPr>
            <w:del w:id="2869" w:author="Kumar Baral" w:date="2022-12-12T16:54:00Z">
              <w:r w:rsidRPr="0045721D" w:rsidDel="00A04755">
                <w:rPr>
                  <w:highlight w:val="yellow"/>
                  <w:rPrChange w:id="2870" w:author="Kumar Baral" w:date="2022-12-12T16:18:00Z">
                    <w:rPr/>
                  </w:rPrChange>
                </w:rPr>
                <w:delText>439.7</w:delText>
              </w:r>
              <w:bookmarkStart w:id="2871" w:name="_Toc121824681"/>
              <w:bookmarkStart w:id="2872" w:name="_Toc121825319"/>
              <w:bookmarkStart w:id="2873" w:name="_Toc121825959"/>
              <w:bookmarkStart w:id="2874" w:name="_Toc121826823"/>
              <w:bookmarkStart w:id="2875" w:name="_Toc121834246"/>
              <w:bookmarkStart w:id="2876" w:name="_Toc125550113"/>
              <w:bookmarkStart w:id="2877" w:name="_Toc125555608"/>
              <w:bookmarkStart w:id="2878" w:name="_Toc125557480"/>
              <w:bookmarkStart w:id="2879" w:name="_Toc125559367"/>
              <w:bookmarkStart w:id="2880" w:name="_Toc125618545"/>
              <w:bookmarkStart w:id="2881" w:name="_Toc125639992"/>
              <w:bookmarkStart w:id="2882" w:name="_Toc125642207"/>
              <w:bookmarkStart w:id="2883" w:name="_Toc125973977"/>
              <w:bookmarkStart w:id="2884" w:name="_Toc125974262"/>
              <w:bookmarkStart w:id="2885" w:name="_Toc126055179"/>
              <w:bookmarkStart w:id="2886" w:name="_Toc126057971"/>
              <w:bookmarkStart w:id="2887" w:name="_Toc127182320"/>
              <w:bookmarkStart w:id="2888" w:name="_Toc127182657"/>
              <w:bookmarkStart w:id="2889" w:name="_Toc127191841"/>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2890" w:author="Kumar Baral" w:date="2022-12-12T16:54:00Z"/>
                <w:highlight w:val="yellow"/>
                <w:rPrChange w:id="2891" w:author="Kumar Baral" w:date="2022-12-12T16:18:00Z">
                  <w:rPr>
                    <w:del w:id="2892" w:author="Kumar Baral" w:date="2022-12-12T16:54:00Z"/>
                  </w:rPr>
                </w:rPrChange>
              </w:rPr>
            </w:pPr>
            <w:del w:id="2893" w:author="Kumar Baral" w:date="2022-12-12T16:54:00Z">
              <w:r w:rsidRPr="0045721D" w:rsidDel="00A04755">
                <w:rPr>
                  <w:highlight w:val="yellow"/>
                  <w:rPrChange w:id="2894" w:author="Kumar Baral" w:date="2022-12-12T16:18:00Z">
                    <w:rPr/>
                  </w:rPrChange>
                </w:rPr>
                <w:delText>Marshyangdi</w:delText>
              </w:r>
              <w:bookmarkStart w:id="2895" w:name="_Toc121824682"/>
              <w:bookmarkStart w:id="2896" w:name="_Toc121825320"/>
              <w:bookmarkStart w:id="2897" w:name="_Toc121825960"/>
              <w:bookmarkStart w:id="2898" w:name="_Toc121826824"/>
              <w:bookmarkStart w:id="2899" w:name="_Toc121834247"/>
              <w:bookmarkStart w:id="2900" w:name="_Toc125550114"/>
              <w:bookmarkStart w:id="2901" w:name="_Toc125555609"/>
              <w:bookmarkStart w:id="2902" w:name="_Toc125557481"/>
              <w:bookmarkStart w:id="2903" w:name="_Toc125559368"/>
              <w:bookmarkStart w:id="2904" w:name="_Toc125618546"/>
              <w:bookmarkStart w:id="2905" w:name="_Toc125639993"/>
              <w:bookmarkStart w:id="2906" w:name="_Toc125642208"/>
              <w:bookmarkStart w:id="2907" w:name="_Toc125973978"/>
              <w:bookmarkStart w:id="2908" w:name="_Toc125974263"/>
              <w:bookmarkStart w:id="2909" w:name="_Toc126055180"/>
              <w:bookmarkStart w:id="2910" w:name="_Toc126057972"/>
              <w:bookmarkStart w:id="2911" w:name="_Toc127182321"/>
              <w:bookmarkStart w:id="2912" w:name="_Toc127182658"/>
              <w:bookmarkStart w:id="2913" w:name="_Toc127191842"/>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2914" w:author="Kumar Baral" w:date="2022-12-12T16:54:00Z"/>
                <w:highlight w:val="yellow"/>
                <w:rPrChange w:id="2915" w:author="Kumar Baral" w:date="2022-12-12T16:18:00Z">
                  <w:rPr>
                    <w:del w:id="2916" w:author="Kumar Baral" w:date="2022-12-12T16:54:00Z"/>
                  </w:rPr>
                </w:rPrChange>
              </w:rPr>
            </w:pPr>
            <w:del w:id="2917" w:author="Kumar Baral" w:date="2022-12-12T16:54:00Z">
              <w:r w:rsidRPr="0045721D" w:rsidDel="00A04755">
                <w:rPr>
                  <w:highlight w:val="yellow"/>
                  <w:rPrChange w:id="2918" w:author="Kumar Baral" w:date="2022-12-12T16:18:00Z">
                    <w:rPr/>
                  </w:rPrChange>
                </w:rPr>
                <w:delText>Bimalnagar</w:delText>
              </w:r>
              <w:bookmarkStart w:id="2919" w:name="_Toc121824683"/>
              <w:bookmarkStart w:id="2920" w:name="_Toc121825321"/>
              <w:bookmarkStart w:id="2921" w:name="_Toc121825961"/>
              <w:bookmarkStart w:id="2922" w:name="_Toc121826825"/>
              <w:bookmarkStart w:id="2923" w:name="_Toc121834248"/>
              <w:bookmarkStart w:id="2924" w:name="_Toc125550115"/>
              <w:bookmarkStart w:id="2925" w:name="_Toc125555610"/>
              <w:bookmarkStart w:id="2926" w:name="_Toc125557482"/>
              <w:bookmarkStart w:id="2927" w:name="_Toc125559369"/>
              <w:bookmarkStart w:id="2928" w:name="_Toc125618547"/>
              <w:bookmarkStart w:id="2929" w:name="_Toc125639994"/>
              <w:bookmarkStart w:id="2930" w:name="_Toc125642209"/>
              <w:bookmarkStart w:id="2931" w:name="_Toc125973979"/>
              <w:bookmarkStart w:id="2932" w:name="_Toc125974264"/>
              <w:bookmarkStart w:id="2933" w:name="_Toc126055181"/>
              <w:bookmarkStart w:id="2934" w:name="_Toc126057973"/>
              <w:bookmarkStart w:id="2935" w:name="_Toc127182322"/>
              <w:bookmarkStart w:id="2936" w:name="_Toc127182659"/>
              <w:bookmarkStart w:id="2937" w:name="_Toc127191843"/>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2938" w:author="Kumar Baral" w:date="2022-12-12T16:54:00Z"/>
                <w:highlight w:val="yellow"/>
                <w:rPrChange w:id="2939" w:author="Kumar Baral" w:date="2022-12-12T16:18:00Z">
                  <w:rPr>
                    <w:del w:id="2940" w:author="Kumar Baral" w:date="2022-12-12T16:54:00Z"/>
                  </w:rPr>
                </w:rPrChange>
              </w:rPr>
            </w:pPr>
            <w:del w:id="2941" w:author="Kumar Baral" w:date="2022-12-12T16:54:00Z">
              <w:r w:rsidRPr="0045721D" w:rsidDel="00A04755">
                <w:rPr>
                  <w:highlight w:val="yellow"/>
                  <w:rPrChange w:id="2942" w:author="Kumar Baral" w:date="2022-12-12T16:18:00Z">
                    <w:rPr/>
                  </w:rPrChange>
                </w:rPr>
                <w:delText>1987-2006</w:delText>
              </w:r>
              <w:bookmarkStart w:id="2943" w:name="_Toc121824684"/>
              <w:bookmarkStart w:id="2944" w:name="_Toc121825322"/>
              <w:bookmarkStart w:id="2945" w:name="_Toc121825962"/>
              <w:bookmarkStart w:id="2946" w:name="_Toc121826826"/>
              <w:bookmarkStart w:id="2947" w:name="_Toc121834249"/>
              <w:bookmarkStart w:id="2948" w:name="_Toc125550116"/>
              <w:bookmarkStart w:id="2949" w:name="_Toc125555611"/>
              <w:bookmarkStart w:id="2950" w:name="_Toc125557483"/>
              <w:bookmarkStart w:id="2951" w:name="_Toc125559370"/>
              <w:bookmarkStart w:id="2952" w:name="_Toc125618548"/>
              <w:bookmarkStart w:id="2953" w:name="_Toc125639995"/>
              <w:bookmarkStart w:id="2954" w:name="_Toc125642210"/>
              <w:bookmarkStart w:id="2955" w:name="_Toc125973980"/>
              <w:bookmarkStart w:id="2956" w:name="_Toc125974265"/>
              <w:bookmarkStart w:id="2957" w:name="_Toc126055182"/>
              <w:bookmarkStart w:id="2958" w:name="_Toc126057974"/>
              <w:bookmarkStart w:id="2959" w:name="_Toc127182323"/>
              <w:bookmarkStart w:id="2960" w:name="_Toc127182660"/>
              <w:bookmarkStart w:id="2961" w:name="_Toc127191844"/>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2962" w:author="Kumar Baral" w:date="2022-12-12T16:54:00Z"/>
                <w:highlight w:val="yellow"/>
                <w:rPrChange w:id="2963" w:author="Kumar Baral" w:date="2022-12-12T16:18:00Z">
                  <w:rPr>
                    <w:del w:id="2964" w:author="Kumar Baral" w:date="2022-12-12T16:54:00Z"/>
                  </w:rPr>
                </w:rPrChange>
              </w:rPr>
            </w:pPr>
            <w:del w:id="2965" w:author="Kumar Baral" w:date="2022-12-12T16:54:00Z">
              <w:r w:rsidRPr="0045721D" w:rsidDel="00A04755">
                <w:rPr>
                  <w:highlight w:val="yellow"/>
                  <w:rPrChange w:id="2966" w:author="Kumar Baral" w:date="2022-12-12T16:18:00Z">
                    <w:rPr/>
                  </w:rPrChange>
                </w:rPr>
                <w:delText>3774</w:delText>
              </w:r>
              <w:bookmarkStart w:id="2967" w:name="_Toc121824685"/>
              <w:bookmarkStart w:id="2968" w:name="_Toc121825323"/>
              <w:bookmarkStart w:id="2969" w:name="_Toc121825963"/>
              <w:bookmarkStart w:id="2970" w:name="_Toc121826827"/>
              <w:bookmarkStart w:id="2971" w:name="_Toc121834250"/>
              <w:bookmarkStart w:id="2972" w:name="_Toc125550117"/>
              <w:bookmarkStart w:id="2973" w:name="_Toc125555612"/>
              <w:bookmarkStart w:id="2974" w:name="_Toc125557484"/>
              <w:bookmarkStart w:id="2975" w:name="_Toc125559371"/>
              <w:bookmarkStart w:id="2976" w:name="_Toc125618549"/>
              <w:bookmarkStart w:id="2977" w:name="_Toc125639996"/>
              <w:bookmarkStart w:id="2978" w:name="_Toc125642211"/>
              <w:bookmarkStart w:id="2979" w:name="_Toc125973981"/>
              <w:bookmarkStart w:id="2980" w:name="_Toc125974266"/>
              <w:bookmarkStart w:id="2981" w:name="_Toc126055183"/>
              <w:bookmarkStart w:id="2982" w:name="_Toc126057975"/>
              <w:bookmarkStart w:id="2983" w:name="_Toc127182324"/>
              <w:bookmarkStart w:id="2984" w:name="_Toc127182661"/>
              <w:bookmarkStart w:id="2985" w:name="_Toc127191845"/>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del>
          </w:p>
        </w:tc>
        <w:bookmarkStart w:id="2986" w:name="_Toc121824686"/>
        <w:bookmarkStart w:id="2987" w:name="_Toc121825324"/>
        <w:bookmarkStart w:id="2988" w:name="_Toc121825964"/>
        <w:bookmarkStart w:id="2989" w:name="_Toc121826828"/>
        <w:bookmarkStart w:id="2990" w:name="_Toc121834251"/>
        <w:bookmarkStart w:id="2991" w:name="_Toc125550118"/>
        <w:bookmarkStart w:id="2992" w:name="_Toc125555613"/>
        <w:bookmarkStart w:id="2993" w:name="_Toc125557485"/>
        <w:bookmarkStart w:id="2994" w:name="_Toc125559372"/>
        <w:bookmarkStart w:id="2995" w:name="_Toc125618550"/>
        <w:bookmarkStart w:id="2996" w:name="_Toc125639997"/>
        <w:bookmarkStart w:id="2997" w:name="_Toc125642212"/>
        <w:bookmarkStart w:id="2998" w:name="_Toc125973982"/>
        <w:bookmarkStart w:id="2999" w:name="_Toc125974267"/>
        <w:bookmarkStart w:id="3000" w:name="_Toc126055184"/>
        <w:bookmarkStart w:id="3001" w:name="_Toc126057976"/>
        <w:bookmarkStart w:id="3002" w:name="_Toc127182325"/>
        <w:bookmarkStart w:id="3003" w:name="_Toc127182662"/>
        <w:bookmarkStart w:id="3004" w:name="_Toc127191846"/>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tr>
    </w:tbl>
    <w:p w14:paraId="77A71E08" w14:textId="0D8E343B" w:rsidR="006238CC" w:rsidRPr="0045721D" w:rsidDel="00A04755" w:rsidRDefault="006238CC" w:rsidP="006238CC">
      <w:pPr>
        <w:rPr>
          <w:del w:id="3005" w:author="Kumar Baral" w:date="2022-12-12T16:54:00Z"/>
          <w:highlight w:val="yellow"/>
          <w:rPrChange w:id="3006" w:author="Kumar Baral" w:date="2022-12-12T16:18:00Z">
            <w:rPr>
              <w:del w:id="3007" w:author="Kumar Baral" w:date="2022-12-12T16:54:00Z"/>
            </w:rPr>
          </w:rPrChange>
        </w:rPr>
      </w:pPr>
      <w:del w:id="3008" w:author="Kumar Baral" w:date="2022-12-12T16:54:00Z">
        <w:r w:rsidRPr="0045721D" w:rsidDel="00A04755">
          <w:rPr>
            <w:highlight w:val="yellow"/>
            <w:rPrChange w:id="3009"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3010" w:author="Kumar Baral" w:date="2022-12-12T16:18:00Z">
              <w:rPr/>
            </w:rPrChange>
          </w:rPr>
          <w:fldChar w:fldCharType="begin"/>
        </w:r>
        <w:r w:rsidRPr="0045721D" w:rsidDel="00A04755">
          <w:rPr>
            <w:highlight w:val="yellow"/>
            <w:rPrChange w:id="3011" w:author="Kumar Baral" w:date="2022-12-12T16:18:00Z">
              <w:rPr/>
            </w:rPrChange>
          </w:rPr>
          <w:delInstrText xml:space="preserve"> REF _Ref59960881 \h  \* MERGEFORMAT </w:delInstrText>
        </w:r>
        <w:r w:rsidRPr="0045721D" w:rsidDel="00A04755">
          <w:rPr>
            <w:highlight w:val="yellow"/>
            <w:rPrChange w:id="3012" w:author="Kumar Baral" w:date="2022-12-12T16:18:00Z">
              <w:rPr>
                <w:highlight w:val="yellow"/>
              </w:rPr>
            </w:rPrChange>
          </w:rPr>
        </w:r>
        <w:r w:rsidRPr="0045721D" w:rsidDel="00A04755">
          <w:rPr>
            <w:highlight w:val="yellow"/>
            <w:rPrChange w:id="3013" w:author="Kumar Baral" w:date="2022-12-12T16:18:00Z">
              <w:rPr/>
            </w:rPrChange>
          </w:rPr>
          <w:fldChar w:fldCharType="separate"/>
        </w:r>
        <w:r w:rsidR="00EA54C4" w:rsidRPr="0045721D" w:rsidDel="00A04755">
          <w:rPr>
            <w:highlight w:val="yellow"/>
            <w:rPrChange w:id="3014" w:author="Kumar Baral" w:date="2022-12-12T16:18:00Z">
              <w:rPr/>
            </w:rPrChange>
          </w:rPr>
          <w:delText>Table 2</w:delText>
        </w:r>
        <w:r w:rsidR="00EA54C4" w:rsidRPr="0045721D" w:rsidDel="00A04755">
          <w:rPr>
            <w:highlight w:val="yellow"/>
            <w:rPrChange w:id="3015" w:author="Kumar Baral" w:date="2022-12-12T16:18:00Z">
              <w:rPr/>
            </w:rPrChange>
          </w:rPr>
          <w:noBreakHyphen/>
          <w:delText>2</w:delText>
        </w:r>
        <w:r w:rsidRPr="0045721D" w:rsidDel="00A04755">
          <w:rPr>
            <w:highlight w:val="yellow"/>
            <w:rPrChange w:id="3016" w:author="Kumar Baral" w:date="2022-12-12T16:18:00Z">
              <w:rPr/>
            </w:rPrChange>
          </w:rPr>
          <w:fldChar w:fldCharType="end"/>
        </w:r>
        <w:r w:rsidRPr="0045721D" w:rsidDel="00A04755">
          <w:rPr>
            <w:highlight w:val="yellow"/>
            <w:rPrChange w:id="3017" w:author="Kumar Baral" w:date="2022-12-12T16:18:00Z">
              <w:rPr/>
            </w:rPrChange>
          </w:rPr>
          <w:delText xml:space="preserve">. </w:delText>
        </w:r>
        <w:bookmarkStart w:id="3018" w:name="_Toc121824687"/>
        <w:bookmarkStart w:id="3019" w:name="_Toc121825325"/>
        <w:bookmarkStart w:id="3020" w:name="_Toc121825965"/>
        <w:bookmarkStart w:id="3021" w:name="_Toc121826829"/>
        <w:bookmarkStart w:id="3022" w:name="_Toc121834252"/>
        <w:bookmarkStart w:id="3023" w:name="_Toc125550119"/>
        <w:bookmarkStart w:id="3024" w:name="_Toc125555614"/>
        <w:bookmarkStart w:id="3025" w:name="_Toc125557486"/>
        <w:bookmarkStart w:id="3026" w:name="_Toc125559373"/>
        <w:bookmarkStart w:id="3027" w:name="_Toc125618551"/>
        <w:bookmarkStart w:id="3028" w:name="_Toc125639998"/>
        <w:bookmarkStart w:id="3029" w:name="_Toc125642213"/>
        <w:bookmarkStart w:id="3030" w:name="_Toc125973983"/>
        <w:bookmarkStart w:id="3031" w:name="_Toc125974268"/>
        <w:bookmarkStart w:id="3032" w:name="_Toc126055185"/>
        <w:bookmarkStart w:id="3033" w:name="_Toc126057977"/>
        <w:bookmarkStart w:id="3034" w:name="_Toc127182326"/>
        <w:bookmarkStart w:id="3035" w:name="_Toc127182663"/>
        <w:bookmarkStart w:id="3036" w:name="_Toc12719184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del>
    </w:p>
    <w:p w14:paraId="61381523" w14:textId="4E76934A" w:rsidR="006238CC" w:rsidRPr="0045721D" w:rsidDel="00A04755" w:rsidRDefault="006238CC" w:rsidP="006238CC">
      <w:pPr>
        <w:pStyle w:val="Caption"/>
        <w:rPr>
          <w:del w:id="3037" w:author="Kumar Baral" w:date="2022-12-12T16:54:00Z"/>
          <w:highlight w:val="yellow"/>
          <w:rPrChange w:id="3038" w:author="Kumar Baral" w:date="2022-12-12T16:18:00Z">
            <w:rPr>
              <w:del w:id="3039" w:author="Kumar Baral" w:date="2022-12-12T16:54:00Z"/>
            </w:rPr>
          </w:rPrChange>
        </w:rPr>
      </w:pPr>
      <w:bookmarkStart w:id="3040" w:name="_Ref59960881"/>
      <w:bookmarkStart w:id="3041" w:name="_Toc62563764"/>
      <w:del w:id="3042" w:author="Kumar Baral" w:date="2022-12-12T16:54:00Z">
        <w:r w:rsidRPr="0045721D" w:rsidDel="00A04755">
          <w:rPr>
            <w:highlight w:val="yellow"/>
            <w:rPrChange w:id="3043" w:author="Kumar Baral" w:date="2022-12-12T16:18:00Z">
              <w:rPr/>
            </w:rPrChange>
          </w:rPr>
          <w:delText xml:space="preserve">Table </w:delText>
        </w:r>
      </w:del>
      <w:del w:id="3044" w:author="Kumar Baral" w:date="2022-12-12T16:52:00Z">
        <w:r w:rsidR="003D276E" w:rsidRPr="0045721D" w:rsidDel="00A04755">
          <w:rPr>
            <w:highlight w:val="yellow"/>
            <w:rPrChange w:id="3045" w:author="Kumar Baral" w:date="2022-12-12T16:18:00Z">
              <w:rPr/>
            </w:rPrChange>
          </w:rPr>
          <w:fldChar w:fldCharType="begin"/>
        </w:r>
        <w:r w:rsidR="003D276E" w:rsidRPr="0045721D" w:rsidDel="00A04755">
          <w:rPr>
            <w:highlight w:val="yellow"/>
            <w:rPrChange w:id="3046" w:author="Kumar Baral" w:date="2022-12-12T16:18:00Z">
              <w:rPr/>
            </w:rPrChange>
          </w:rPr>
          <w:delInstrText xml:space="preserve"> STYLEREF 1 \s </w:delInstrText>
        </w:r>
        <w:r w:rsidR="003D276E" w:rsidRPr="0045721D" w:rsidDel="00A04755">
          <w:rPr>
            <w:highlight w:val="yellow"/>
            <w:rPrChange w:id="3047" w:author="Kumar Baral" w:date="2022-12-12T16:18:00Z">
              <w:rPr>
                <w:noProof/>
              </w:rPr>
            </w:rPrChange>
          </w:rPr>
          <w:fldChar w:fldCharType="separate"/>
        </w:r>
        <w:r w:rsidR="00EA54C4" w:rsidRPr="0045721D" w:rsidDel="00A04755">
          <w:rPr>
            <w:noProof/>
            <w:highlight w:val="yellow"/>
            <w:rPrChange w:id="3048" w:author="Kumar Baral" w:date="2022-12-12T16:18:00Z">
              <w:rPr>
                <w:noProof/>
              </w:rPr>
            </w:rPrChange>
          </w:rPr>
          <w:delText>2</w:delText>
        </w:r>
        <w:r w:rsidR="003D276E" w:rsidRPr="0045721D" w:rsidDel="00A04755">
          <w:rPr>
            <w:noProof/>
            <w:highlight w:val="yellow"/>
            <w:rPrChange w:id="3049" w:author="Kumar Baral" w:date="2022-12-12T16:18:00Z">
              <w:rPr>
                <w:noProof/>
              </w:rPr>
            </w:rPrChange>
          </w:rPr>
          <w:fldChar w:fldCharType="end"/>
        </w:r>
        <w:r w:rsidR="004264EF" w:rsidRPr="0045721D" w:rsidDel="00A04755">
          <w:rPr>
            <w:highlight w:val="yellow"/>
            <w:rPrChange w:id="3050" w:author="Kumar Baral" w:date="2022-12-12T16:18:00Z">
              <w:rPr/>
            </w:rPrChange>
          </w:rPr>
          <w:noBreakHyphen/>
        </w:r>
        <w:r w:rsidR="003D276E" w:rsidRPr="0045721D" w:rsidDel="00A04755">
          <w:rPr>
            <w:highlight w:val="yellow"/>
            <w:rPrChange w:id="3051" w:author="Kumar Baral" w:date="2022-12-12T16:18:00Z">
              <w:rPr/>
            </w:rPrChange>
          </w:rPr>
          <w:fldChar w:fldCharType="begin"/>
        </w:r>
        <w:r w:rsidR="003D276E" w:rsidRPr="0045721D" w:rsidDel="00A04755">
          <w:rPr>
            <w:highlight w:val="yellow"/>
            <w:rPrChange w:id="3052" w:author="Kumar Baral" w:date="2022-12-12T16:18:00Z">
              <w:rPr/>
            </w:rPrChange>
          </w:rPr>
          <w:delInstrText xml:space="preserve"> SEQ Table \* ARABIC \s 1 </w:delInstrText>
        </w:r>
        <w:r w:rsidR="003D276E" w:rsidRPr="0045721D" w:rsidDel="00A04755">
          <w:rPr>
            <w:highlight w:val="yellow"/>
            <w:rPrChange w:id="3053" w:author="Kumar Baral" w:date="2022-12-12T16:18:00Z">
              <w:rPr>
                <w:noProof/>
              </w:rPr>
            </w:rPrChange>
          </w:rPr>
          <w:fldChar w:fldCharType="separate"/>
        </w:r>
        <w:r w:rsidR="00EA54C4" w:rsidRPr="0045721D" w:rsidDel="00A04755">
          <w:rPr>
            <w:noProof/>
            <w:highlight w:val="yellow"/>
            <w:rPrChange w:id="3054" w:author="Kumar Baral" w:date="2022-12-12T16:18:00Z">
              <w:rPr>
                <w:noProof/>
              </w:rPr>
            </w:rPrChange>
          </w:rPr>
          <w:delText>2</w:delText>
        </w:r>
        <w:r w:rsidR="003D276E" w:rsidRPr="0045721D" w:rsidDel="00A04755">
          <w:rPr>
            <w:noProof/>
            <w:highlight w:val="yellow"/>
            <w:rPrChange w:id="3055" w:author="Kumar Baral" w:date="2022-12-12T16:18:00Z">
              <w:rPr>
                <w:noProof/>
              </w:rPr>
            </w:rPrChange>
          </w:rPr>
          <w:fldChar w:fldCharType="end"/>
        </w:r>
      </w:del>
      <w:bookmarkEnd w:id="3040"/>
      <w:del w:id="3056" w:author="Kumar Baral" w:date="2022-12-12T16:54:00Z">
        <w:r w:rsidRPr="0045721D" w:rsidDel="00A04755">
          <w:rPr>
            <w:highlight w:val="yellow"/>
            <w:rPrChange w:id="3057" w:author="Kumar Baral" w:date="2022-12-12T16:18:00Z">
              <w:rPr/>
            </w:rPrChange>
          </w:rPr>
          <w:delText xml:space="preserve">: Catchment Area of Myagdi Khola at Proposed Intake </w:delText>
        </w:r>
        <w:bookmarkEnd w:id="3041"/>
        <w:r w:rsidRPr="0045721D" w:rsidDel="00A04755">
          <w:rPr>
            <w:highlight w:val="yellow"/>
            <w:rPrChange w:id="3058" w:author="Kumar Baral" w:date="2022-12-12T16:18:00Z">
              <w:rPr/>
            </w:rPrChange>
          </w:rPr>
          <w:delText>and Tailrace Sites</w:delText>
        </w:r>
        <w:bookmarkStart w:id="3059" w:name="_Toc121824688"/>
        <w:bookmarkStart w:id="3060" w:name="_Toc121825326"/>
        <w:bookmarkStart w:id="3061" w:name="_Toc121825966"/>
        <w:bookmarkStart w:id="3062" w:name="_Toc121826830"/>
        <w:bookmarkStart w:id="3063" w:name="_Toc121834253"/>
        <w:bookmarkStart w:id="3064" w:name="_Toc125550120"/>
        <w:bookmarkStart w:id="3065" w:name="_Toc125555615"/>
        <w:bookmarkStart w:id="3066" w:name="_Toc125557487"/>
        <w:bookmarkStart w:id="3067" w:name="_Toc125559374"/>
        <w:bookmarkStart w:id="3068" w:name="_Toc125618552"/>
        <w:bookmarkStart w:id="3069" w:name="_Toc125639999"/>
        <w:bookmarkStart w:id="3070" w:name="_Toc125642214"/>
        <w:bookmarkStart w:id="3071" w:name="_Toc125973984"/>
        <w:bookmarkStart w:id="3072" w:name="_Toc125974269"/>
        <w:bookmarkStart w:id="3073" w:name="_Toc126055186"/>
        <w:bookmarkStart w:id="3074" w:name="_Toc126057978"/>
        <w:bookmarkStart w:id="3075" w:name="_Toc127182327"/>
        <w:bookmarkStart w:id="3076" w:name="_Toc127182664"/>
        <w:bookmarkStart w:id="3077" w:name="_Toc12719184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3078"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3079" w:author="Kumar Baral" w:date="2022-12-12T16:54:00Z"/>
                <w:b/>
                <w:bCs/>
                <w:highlight w:val="yellow"/>
                <w:rPrChange w:id="3080" w:author="Kumar Baral" w:date="2022-12-12T16:18:00Z">
                  <w:rPr>
                    <w:del w:id="3081" w:author="Kumar Baral" w:date="2022-12-12T16:54:00Z"/>
                    <w:b/>
                    <w:bCs/>
                  </w:rPr>
                </w:rPrChange>
              </w:rPr>
            </w:pPr>
            <w:del w:id="3082" w:author="Kumar Baral" w:date="2022-12-12T16:54:00Z">
              <w:r w:rsidRPr="0045721D" w:rsidDel="00A04755">
                <w:rPr>
                  <w:b/>
                  <w:bCs/>
                  <w:highlight w:val="yellow"/>
                  <w:rPrChange w:id="3083" w:author="Kumar Baral" w:date="2022-12-12T16:18:00Z">
                    <w:rPr>
                      <w:b/>
                      <w:bCs/>
                    </w:rPr>
                  </w:rPrChange>
                </w:rPr>
                <w:delText>Elevation</w:delText>
              </w:r>
              <w:bookmarkStart w:id="3084" w:name="_Toc121824689"/>
              <w:bookmarkStart w:id="3085" w:name="_Toc121825327"/>
              <w:bookmarkStart w:id="3086" w:name="_Toc121825967"/>
              <w:bookmarkStart w:id="3087" w:name="_Toc121826831"/>
              <w:bookmarkStart w:id="3088" w:name="_Toc121834254"/>
              <w:bookmarkStart w:id="3089" w:name="_Toc125550121"/>
              <w:bookmarkStart w:id="3090" w:name="_Toc125555616"/>
              <w:bookmarkStart w:id="3091" w:name="_Toc125557488"/>
              <w:bookmarkStart w:id="3092" w:name="_Toc125559375"/>
              <w:bookmarkStart w:id="3093" w:name="_Toc125618553"/>
              <w:bookmarkStart w:id="3094" w:name="_Toc125640000"/>
              <w:bookmarkStart w:id="3095" w:name="_Toc125642215"/>
              <w:bookmarkStart w:id="3096" w:name="_Toc125973985"/>
              <w:bookmarkStart w:id="3097" w:name="_Toc125974270"/>
              <w:bookmarkStart w:id="3098" w:name="_Toc126055187"/>
              <w:bookmarkStart w:id="3099" w:name="_Toc126057979"/>
              <w:bookmarkStart w:id="3100" w:name="_Toc127182328"/>
              <w:bookmarkStart w:id="3101" w:name="_Toc127182665"/>
              <w:bookmarkStart w:id="3102" w:name="_Toc127191849"/>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3103" w:author="Kumar Baral" w:date="2022-12-12T16:54:00Z"/>
                <w:b/>
                <w:bCs/>
                <w:highlight w:val="yellow"/>
                <w:rPrChange w:id="3104" w:author="Kumar Baral" w:date="2022-12-12T16:18:00Z">
                  <w:rPr>
                    <w:del w:id="3105" w:author="Kumar Baral" w:date="2022-12-12T16:54:00Z"/>
                    <w:b/>
                    <w:bCs/>
                  </w:rPr>
                </w:rPrChange>
              </w:rPr>
            </w:pPr>
            <w:del w:id="3106" w:author="Kumar Baral" w:date="2022-12-12T16:54:00Z">
              <w:r w:rsidRPr="0045721D" w:rsidDel="00A04755">
                <w:rPr>
                  <w:b/>
                  <w:bCs/>
                  <w:highlight w:val="yellow"/>
                  <w:rPrChange w:id="3107" w:author="Kumar Baral" w:date="2022-12-12T16:18:00Z">
                    <w:rPr>
                      <w:b/>
                      <w:bCs/>
                    </w:rPr>
                  </w:rPrChange>
                </w:rPr>
                <w:delText>Intake at Myagdi Khola</w:delText>
              </w:r>
              <w:bookmarkStart w:id="3108" w:name="_Toc121824690"/>
              <w:bookmarkStart w:id="3109" w:name="_Toc121825328"/>
              <w:bookmarkStart w:id="3110" w:name="_Toc121825968"/>
              <w:bookmarkStart w:id="3111" w:name="_Toc121826832"/>
              <w:bookmarkStart w:id="3112" w:name="_Toc121834255"/>
              <w:bookmarkStart w:id="3113" w:name="_Toc125550122"/>
              <w:bookmarkStart w:id="3114" w:name="_Toc125555617"/>
              <w:bookmarkStart w:id="3115" w:name="_Toc125557489"/>
              <w:bookmarkStart w:id="3116" w:name="_Toc125559376"/>
              <w:bookmarkStart w:id="3117" w:name="_Toc125618554"/>
              <w:bookmarkStart w:id="3118" w:name="_Toc125640001"/>
              <w:bookmarkStart w:id="3119" w:name="_Toc125642216"/>
              <w:bookmarkStart w:id="3120" w:name="_Toc125973986"/>
              <w:bookmarkStart w:id="3121" w:name="_Toc125974271"/>
              <w:bookmarkStart w:id="3122" w:name="_Toc126055188"/>
              <w:bookmarkStart w:id="3123" w:name="_Toc126057980"/>
              <w:bookmarkStart w:id="3124" w:name="_Toc127182329"/>
              <w:bookmarkStart w:id="3125" w:name="_Toc127182666"/>
              <w:bookmarkStart w:id="3126" w:name="_Toc127191850"/>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3127" w:author="Kumar Baral" w:date="2022-12-12T16:54:00Z"/>
                <w:b/>
                <w:bCs/>
                <w:highlight w:val="yellow"/>
                <w:rPrChange w:id="3128" w:author="Kumar Baral" w:date="2022-12-12T16:18:00Z">
                  <w:rPr>
                    <w:del w:id="3129" w:author="Kumar Baral" w:date="2022-12-12T16:54:00Z"/>
                    <w:b/>
                    <w:bCs/>
                  </w:rPr>
                </w:rPrChange>
              </w:rPr>
            </w:pPr>
            <w:del w:id="3130" w:author="Kumar Baral" w:date="2022-12-12T16:54:00Z">
              <w:r w:rsidRPr="0045721D" w:rsidDel="00A04755">
                <w:rPr>
                  <w:b/>
                  <w:bCs/>
                  <w:highlight w:val="yellow"/>
                  <w:rPrChange w:id="3131" w:author="Kumar Baral" w:date="2022-12-12T16:18:00Z">
                    <w:rPr>
                      <w:b/>
                      <w:bCs/>
                    </w:rPr>
                  </w:rPrChange>
                </w:rPr>
                <w:delText>Intake at Kunaban Khola</w:delText>
              </w:r>
              <w:bookmarkStart w:id="3132" w:name="_Toc121824691"/>
              <w:bookmarkStart w:id="3133" w:name="_Toc121825329"/>
              <w:bookmarkStart w:id="3134" w:name="_Toc121825969"/>
              <w:bookmarkStart w:id="3135" w:name="_Toc121826833"/>
              <w:bookmarkStart w:id="3136" w:name="_Toc121834256"/>
              <w:bookmarkStart w:id="3137" w:name="_Toc125550123"/>
              <w:bookmarkStart w:id="3138" w:name="_Toc125555618"/>
              <w:bookmarkStart w:id="3139" w:name="_Toc125557490"/>
              <w:bookmarkStart w:id="3140" w:name="_Toc125559377"/>
              <w:bookmarkStart w:id="3141" w:name="_Toc125618555"/>
              <w:bookmarkStart w:id="3142" w:name="_Toc125640002"/>
              <w:bookmarkStart w:id="3143" w:name="_Toc125642217"/>
              <w:bookmarkStart w:id="3144" w:name="_Toc125973987"/>
              <w:bookmarkStart w:id="3145" w:name="_Toc125974272"/>
              <w:bookmarkStart w:id="3146" w:name="_Toc126055189"/>
              <w:bookmarkStart w:id="3147" w:name="_Toc126057981"/>
              <w:bookmarkStart w:id="3148" w:name="_Toc127182330"/>
              <w:bookmarkStart w:id="3149" w:name="_Toc127182667"/>
              <w:bookmarkStart w:id="3150" w:name="_Toc12719185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3151" w:author="Kumar Baral" w:date="2022-12-12T16:54:00Z"/>
                <w:b/>
                <w:bCs/>
                <w:highlight w:val="yellow"/>
                <w:rPrChange w:id="3152" w:author="Kumar Baral" w:date="2022-12-12T16:18:00Z">
                  <w:rPr>
                    <w:del w:id="3153" w:author="Kumar Baral" w:date="2022-12-12T16:54:00Z"/>
                    <w:b/>
                    <w:bCs/>
                  </w:rPr>
                </w:rPrChange>
              </w:rPr>
            </w:pPr>
            <w:del w:id="3154" w:author="Kumar Baral" w:date="2022-12-12T16:54:00Z">
              <w:r w:rsidRPr="0045721D" w:rsidDel="00A04755">
                <w:rPr>
                  <w:b/>
                  <w:bCs/>
                  <w:highlight w:val="yellow"/>
                  <w:rPrChange w:id="3155" w:author="Kumar Baral" w:date="2022-12-12T16:18:00Z">
                    <w:rPr>
                      <w:b/>
                      <w:bCs/>
                    </w:rPr>
                  </w:rPrChange>
                </w:rPr>
                <w:delText>Intake_Total (Myagdi+Kunban)</w:delText>
              </w:r>
              <w:bookmarkStart w:id="3156" w:name="_Toc121824692"/>
              <w:bookmarkStart w:id="3157" w:name="_Toc121825330"/>
              <w:bookmarkStart w:id="3158" w:name="_Toc121825970"/>
              <w:bookmarkStart w:id="3159" w:name="_Toc121826834"/>
              <w:bookmarkStart w:id="3160" w:name="_Toc121834257"/>
              <w:bookmarkStart w:id="3161" w:name="_Toc125550124"/>
              <w:bookmarkStart w:id="3162" w:name="_Toc125555619"/>
              <w:bookmarkStart w:id="3163" w:name="_Toc125557491"/>
              <w:bookmarkStart w:id="3164" w:name="_Toc125559378"/>
              <w:bookmarkStart w:id="3165" w:name="_Toc125618556"/>
              <w:bookmarkStart w:id="3166" w:name="_Toc125640003"/>
              <w:bookmarkStart w:id="3167" w:name="_Toc125642218"/>
              <w:bookmarkStart w:id="3168" w:name="_Toc125973988"/>
              <w:bookmarkStart w:id="3169" w:name="_Toc125974273"/>
              <w:bookmarkStart w:id="3170" w:name="_Toc126055190"/>
              <w:bookmarkStart w:id="3171" w:name="_Toc126057982"/>
              <w:bookmarkStart w:id="3172" w:name="_Toc127182331"/>
              <w:bookmarkStart w:id="3173" w:name="_Toc127182668"/>
              <w:bookmarkStart w:id="3174" w:name="_Toc127191852"/>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3175" w:author="Kumar Baral" w:date="2022-12-12T16:54:00Z"/>
                <w:b/>
                <w:bCs/>
                <w:highlight w:val="yellow"/>
                <w:rPrChange w:id="3176" w:author="Kumar Baral" w:date="2022-12-12T16:18:00Z">
                  <w:rPr>
                    <w:del w:id="3177" w:author="Kumar Baral" w:date="2022-12-12T16:54:00Z"/>
                    <w:b/>
                    <w:bCs/>
                  </w:rPr>
                </w:rPrChange>
              </w:rPr>
            </w:pPr>
            <w:del w:id="3178" w:author="Kumar Baral" w:date="2022-12-12T16:54:00Z">
              <w:r w:rsidRPr="0045721D" w:rsidDel="00A04755">
                <w:rPr>
                  <w:b/>
                  <w:bCs/>
                  <w:highlight w:val="yellow"/>
                  <w:rPrChange w:id="3179" w:author="Kumar Baral" w:date="2022-12-12T16:18:00Z">
                    <w:rPr>
                      <w:b/>
                      <w:bCs/>
                    </w:rPr>
                  </w:rPrChange>
                </w:rPr>
                <w:delText>Tailrace</w:delText>
              </w:r>
              <w:bookmarkStart w:id="3180" w:name="_Toc121824693"/>
              <w:bookmarkStart w:id="3181" w:name="_Toc121825331"/>
              <w:bookmarkStart w:id="3182" w:name="_Toc121825971"/>
              <w:bookmarkStart w:id="3183" w:name="_Toc121826835"/>
              <w:bookmarkStart w:id="3184" w:name="_Toc121834258"/>
              <w:bookmarkStart w:id="3185" w:name="_Toc125550125"/>
              <w:bookmarkStart w:id="3186" w:name="_Toc125555620"/>
              <w:bookmarkStart w:id="3187" w:name="_Toc125557492"/>
              <w:bookmarkStart w:id="3188" w:name="_Toc125559379"/>
              <w:bookmarkStart w:id="3189" w:name="_Toc125618557"/>
              <w:bookmarkStart w:id="3190" w:name="_Toc125640004"/>
              <w:bookmarkStart w:id="3191" w:name="_Toc125642219"/>
              <w:bookmarkStart w:id="3192" w:name="_Toc125973989"/>
              <w:bookmarkStart w:id="3193" w:name="_Toc125974274"/>
              <w:bookmarkStart w:id="3194" w:name="_Toc126055191"/>
              <w:bookmarkStart w:id="3195" w:name="_Toc126057983"/>
              <w:bookmarkStart w:id="3196" w:name="_Toc127182332"/>
              <w:bookmarkStart w:id="3197" w:name="_Toc127182669"/>
              <w:bookmarkStart w:id="3198" w:name="_Toc127191853"/>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del>
          </w:p>
        </w:tc>
        <w:bookmarkStart w:id="3199" w:name="_Toc121824694"/>
        <w:bookmarkStart w:id="3200" w:name="_Toc121825332"/>
        <w:bookmarkStart w:id="3201" w:name="_Toc121825972"/>
        <w:bookmarkStart w:id="3202" w:name="_Toc121826836"/>
        <w:bookmarkStart w:id="3203" w:name="_Toc121834259"/>
        <w:bookmarkStart w:id="3204" w:name="_Toc125550126"/>
        <w:bookmarkStart w:id="3205" w:name="_Toc125555621"/>
        <w:bookmarkStart w:id="3206" w:name="_Toc125557493"/>
        <w:bookmarkStart w:id="3207" w:name="_Toc125559380"/>
        <w:bookmarkStart w:id="3208" w:name="_Toc125618558"/>
        <w:bookmarkStart w:id="3209" w:name="_Toc125640005"/>
        <w:bookmarkStart w:id="3210" w:name="_Toc125642220"/>
        <w:bookmarkStart w:id="3211" w:name="_Toc125973990"/>
        <w:bookmarkStart w:id="3212" w:name="_Toc125974275"/>
        <w:bookmarkStart w:id="3213" w:name="_Toc126055192"/>
        <w:bookmarkStart w:id="3214" w:name="_Toc126057984"/>
        <w:bookmarkStart w:id="3215" w:name="_Toc127182333"/>
        <w:bookmarkStart w:id="3216" w:name="_Toc127182670"/>
        <w:bookmarkStart w:id="3217" w:name="_Toc127191854"/>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tr>
      <w:tr w:rsidR="006238CC" w:rsidRPr="0045721D" w:rsidDel="00A04755" w14:paraId="46F6E388" w14:textId="67B65521" w:rsidTr="00E9411B">
        <w:trPr>
          <w:trHeight w:val="756"/>
          <w:jc w:val="center"/>
          <w:del w:id="3218"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3219" w:author="Kumar Baral" w:date="2022-12-12T16:54:00Z"/>
                <w:b/>
                <w:bCs/>
                <w:highlight w:val="yellow"/>
                <w:rPrChange w:id="3220" w:author="Kumar Baral" w:date="2022-12-12T16:18:00Z">
                  <w:rPr>
                    <w:del w:id="3221" w:author="Kumar Baral" w:date="2022-12-12T16:54:00Z"/>
                    <w:b/>
                    <w:bCs/>
                  </w:rPr>
                </w:rPrChange>
              </w:rPr>
            </w:pPr>
            <w:bookmarkStart w:id="3222" w:name="_Toc121824695"/>
            <w:bookmarkStart w:id="3223" w:name="_Toc121825333"/>
            <w:bookmarkStart w:id="3224" w:name="_Toc121825973"/>
            <w:bookmarkStart w:id="3225" w:name="_Toc121826837"/>
            <w:bookmarkStart w:id="3226" w:name="_Toc121834260"/>
            <w:bookmarkStart w:id="3227" w:name="_Toc125550127"/>
            <w:bookmarkStart w:id="3228" w:name="_Toc125555622"/>
            <w:bookmarkStart w:id="3229" w:name="_Toc125557494"/>
            <w:bookmarkStart w:id="3230" w:name="_Toc125559381"/>
            <w:bookmarkStart w:id="3231" w:name="_Toc125618559"/>
            <w:bookmarkStart w:id="3232" w:name="_Toc125640006"/>
            <w:bookmarkStart w:id="3233" w:name="_Toc125642221"/>
            <w:bookmarkStart w:id="3234" w:name="_Toc125973991"/>
            <w:bookmarkStart w:id="3235" w:name="_Toc125974276"/>
            <w:bookmarkStart w:id="3236" w:name="_Toc126055193"/>
            <w:bookmarkStart w:id="3237" w:name="_Toc126057985"/>
            <w:bookmarkStart w:id="3238" w:name="_Toc127182334"/>
            <w:bookmarkStart w:id="3239" w:name="_Toc127182671"/>
            <w:bookmarkStart w:id="3240" w:name="_Toc127191855"/>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3241" w:author="Kumar Baral" w:date="2022-12-12T16:54:00Z"/>
                <w:b/>
                <w:bCs/>
                <w:highlight w:val="yellow"/>
                <w:rPrChange w:id="3242" w:author="Kumar Baral" w:date="2022-12-12T16:18:00Z">
                  <w:rPr>
                    <w:del w:id="3243" w:author="Kumar Baral" w:date="2022-12-12T16:54:00Z"/>
                    <w:b/>
                    <w:bCs/>
                  </w:rPr>
                </w:rPrChange>
              </w:rPr>
            </w:pPr>
            <w:del w:id="3244" w:author="Kumar Baral" w:date="2022-12-12T16:54:00Z">
              <w:r w:rsidRPr="0045721D" w:rsidDel="00A04755">
                <w:rPr>
                  <w:b/>
                  <w:bCs/>
                  <w:highlight w:val="yellow"/>
                  <w:rPrChange w:id="3245" w:author="Kumar Baral" w:date="2022-12-12T16:18:00Z">
                    <w:rPr>
                      <w:b/>
                      <w:bCs/>
                    </w:rPr>
                  </w:rPrChange>
                </w:rPr>
                <w:delText>Area (km</w:delText>
              </w:r>
              <w:r w:rsidRPr="0045721D" w:rsidDel="00A04755">
                <w:rPr>
                  <w:b/>
                  <w:bCs/>
                  <w:highlight w:val="yellow"/>
                  <w:vertAlign w:val="superscript"/>
                  <w:rPrChange w:id="3246" w:author="Kumar Baral" w:date="2022-12-12T16:18:00Z">
                    <w:rPr>
                      <w:b/>
                      <w:bCs/>
                      <w:vertAlign w:val="superscript"/>
                    </w:rPr>
                  </w:rPrChange>
                </w:rPr>
                <w:delText>2</w:delText>
              </w:r>
              <w:r w:rsidRPr="0045721D" w:rsidDel="00A04755">
                <w:rPr>
                  <w:b/>
                  <w:bCs/>
                  <w:highlight w:val="yellow"/>
                  <w:rPrChange w:id="3247" w:author="Kumar Baral" w:date="2022-12-12T16:18:00Z">
                    <w:rPr>
                      <w:b/>
                      <w:bCs/>
                    </w:rPr>
                  </w:rPrChange>
                </w:rPr>
                <w:delText>)</w:delText>
              </w:r>
              <w:bookmarkStart w:id="3248" w:name="_Toc121824696"/>
              <w:bookmarkStart w:id="3249" w:name="_Toc121825334"/>
              <w:bookmarkStart w:id="3250" w:name="_Toc121825974"/>
              <w:bookmarkStart w:id="3251" w:name="_Toc121826838"/>
              <w:bookmarkStart w:id="3252" w:name="_Toc121834261"/>
              <w:bookmarkStart w:id="3253" w:name="_Toc125550128"/>
              <w:bookmarkStart w:id="3254" w:name="_Toc125555623"/>
              <w:bookmarkStart w:id="3255" w:name="_Toc125557495"/>
              <w:bookmarkStart w:id="3256" w:name="_Toc125559382"/>
              <w:bookmarkStart w:id="3257" w:name="_Toc125618560"/>
              <w:bookmarkStart w:id="3258" w:name="_Toc125640007"/>
              <w:bookmarkStart w:id="3259" w:name="_Toc125642222"/>
              <w:bookmarkStart w:id="3260" w:name="_Toc125973992"/>
              <w:bookmarkStart w:id="3261" w:name="_Toc125974277"/>
              <w:bookmarkStart w:id="3262" w:name="_Toc126055194"/>
              <w:bookmarkStart w:id="3263" w:name="_Toc126057986"/>
              <w:bookmarkStart w:id="3264" w:name="_Toc127182335"/>
              <w:bookmarkStart w:id="3265" w:name="_Toc127182672"/>
              <w:bookmarkStart w:id="3266" w:name="_Toc127191856"/>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3267" w:author="Kumar Baral" w:date="2022-12-12T16:54:00Z"/>
                <w:b/>
                <w:bCs/>
                <w:highlight w:val="yellow"/>
                <w:rPrChange w:id="3268" w:author="Kumar Baral" w:date="2022-12-12T16:18:00Z">
                  <w:rPr>
                    <w:del w:id="3269" w:author="Kumar Baral" w:date="2022-12-12T16:54:00Z"/>
                    <w:b/>
                    <w:bCs/>
                  </w:rPr>
                </w:rPrChange>
              </w:rPr>
            </w:pPr>
            <w:del w:id="3270" w:author="Kumar Baral" w:date="2022-12-12T16:54:00Z">
              <w:r w:rsidRPr="0045721D" w:rsidDel="00A04755">
                <w:rPr>
                  <w:b/>
                  <w:bCs/>
                  <w:highlight w:val="yellow"/>
                  <w:rPrChange w:id="3271" w:author="Kumar Baral" w:date="2022-12-12T16:18:00Z">
                    <w:rPr>
                      <w:b/>
                      <w:bCs/>
                    </w:rPr>
                  </w:rPrChange>
                </w:rPr>
                <w:delText>%</w:delText>
              </w:r>
              <w:bookmarkStart w:id="3272" w:name="_Toc121824697"/>
              <w:bookmarkStart w:id="3273" w:name="_Toc121825335"/>
              <w:bookmarkStart w:id="3274" w:name="_Toc121825975"/>
              <w:bookmarkStart w:id="3275" w:name="_Toc121826839"/>
              <w:bookmarkStart w:id="3276" w:name="_Toc121834262"/>
              <w:bookmarkStart w:id="3277" w:name="_Toc125550129"/>
              <w:bookmarkStart w:id="3278" w:name="_Toc125555624"/>
              <w:bookmarkStart w:id="3279" w:name="_Toc125557496"/>
              <w:bookmarkStart w:id="3280" w:name="_Toc125559383"/>
              <w:bookmarkStart w:id="3281" w:name="_Toc125618561"/>
              <w:bookmarkStart w:id="3282" w:name="_Toc125640008"/>
              <w:bookmarkStart w:id="3283" w:name="_Toc125642223"/>
              <w:bookmarkStart w:id="3284" w:name="_Toc125973993"/>
              <w:bookmarkStart w:id="3285" w:name="_Toc125974278"/>
              <w:bookmarkStart w:id="3286" w:name="_Toc126055195"/>
              <w:bookmarkStart w:id="3287" w:name="_Toc126057987"/>
              <w:bookmarkStart w:id="3288" w:name="_Toc127182336"/>
              <w:bookmarkStart w:id="3289" w:name="_Toc127182673"/>
              <w:bookmarkStart w:id="3290" w:name="_Toc127191857"/>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3291" w:author="Kumar Baral" w:date="2022-12-12T16:54:00Z"/>
                <w:b/>
                <w:bCs/>
                <w:highlight w:val="yellow"/>
                <w:rPrChange w:id="3292" w:author="Kumar Baral" w:date="2022-12-12T16:18:00Z">
                  <w:rPr>
                    <w:del w:id="3293" w:author="Kumar Baral" w:date="2022-12-12T16:54:00Z"/>
                    <w:b/>
                    <w:bCs/>
                  </w:rPr>
                </w:rPrChange>
              </w:rPr>
            </w:pPr>
            <w:del w:id="3294" w:author="Kumar Baral" w:date="2022-12-12T16:54:00Z">
              <w:r w:rsidRPr="0045721D" w:rsidDel="00A04755">
                <w:rPr>
                  <w:b/>
                  <w:bCs/>
                  <w:highlight w:val="yellow"/>
                  <w:rPrChange w:id="3295" w:author="Kumar Baral" w:date="2022-12-12T16:18:00Z">
                    <w:rPr>
                      <w:b/>
                      <w:bCs/>
                    </w:rPr>
                  </w:rPrChange>
                </w:rPr>
                <w:delText>Area (km</w:delText>
              </w:r>
              <w:r w:rsidRPr="0045721D" w:rsidDel="00A04755">
                <w:rPr>
                  <w:b/>
                  <w:bCs/>
                  <w:highlight w:val="yellow"/>
                  <w:vertAlign w:val="superscript"/>
                  <w:rPrChange w:id="3296" w:author="Kumar Baral" w:date="2022-12-12T16:18:00Z">
                    <w:rPr>
                      <w:b/>
                      <w:bCs/>
                      <w:vertAlign w:val="superscript"/>
                    </w:rPr>
                  </w:rPrChange>
                </w:rPr>
                <w:delText>2</w:delText>
              </w:r>
              <w:r w:rsidRPr="0045721D" w:rsidDel="00A04755">
                <w:rPr>
                  <w:b/>
                  <w:bCs/>
                  <w:highlight w:val="yellow"/>
                  <w:rPrChange w:id="3297" w:author="Kumar Baral" w:date="2022-12-12T16:18:00Z">
                    <w:rPr>
                      <w:b/>
                      <w:bCs/>
                    </w:rPr>
                  </w:rPrChange>
                </w:rPr>
                <w:delText>)</w:delText>
              </w:r>
              <w:bookmarkStart w:id="3298" w:name="_Toc121824698"/>
              <w:bookmarkStart w:id="3299" w:name="_Toc121825336"/>
              <w:bookmarkStart w:id="3300" w:name="_Toc121825976"/>
              <w:bookmarkStart w:id="3301" w:name="_Toc121826840"/>
              <w:bookmarkStart w:id="3302" w:name="_Toc121834263"/>
              <w:bookmarkStart w:id="3303" w:name="_Toc125550130"/>
              <w:bookmarkStart w:id="3304" w:name="_Toc125555625"/>
              <w:bookmarkStart w:id="3305" w:name="_Toc125557497"/>
              <w:bookmarkStart w:id="3306" w:name="_Toc125559384"/>
              <w:bookmarkStart w:id="3307" w:name="_Toc125618562"/>
              <w:bookmarkStart w:id="3308" w:name="_Toc125640009"/>
              <w:bookmarkStart w:id="3309" w:name="_Toc125642224"/>
              <w:bookmarkStart w:id="3310" w:name="_Toc125973994"/>
              <w:bookmarkStart w:id="3311" w:name="_Toc125974279"/>
              <w:bookmarkStart w:id="3312" w:name="_Toc126055196"/>
              <w:bookmarkStart w:id="3313" w:name="_Toc126057988"/>
              <w:bookmarkStart w:id="3314" w:name="_Toc127182337"/>
              <w:bookmarkStart w:id="3315" w:name="_Toc127182674"/>
              <w:bookmarkStart w:id="3316" w:name="_Toc127191858"/>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3317" w:author="Kumar Baral" w:date="2022-12-12T16:54:00Z"/>
                <w:b/>
                <w:bCs/>
                <w:highlight w:val="yellow"/>
                <w:rPrChange w:id="3318" w:author="Kumar Baral" w:date="2022-12-12T16:18:00Z">
                  <w:rPr>
                    <w:del w:id="3319" w:author="Kumar Baral" w:date="2022-12-12T16:54:00Z"/>
                    <w:b/>
                    <w:bCs/>
                  </w:rPr>
                </w:rPrChange>
              </w:rPr>
            </w:pPr>
            <w:del w:id="3320" w:author="Kumar Baral" w:date="2022-12-12T16:54:00Z">
              <w:r w:rsidRPr="0045721D" w:rsidDel="00A04755">
                <w:rPr>
                  <w:b/>
                  <w:bCs/>
                  <w:highlight w:val="yellow"/>
                  <w:rPrChange w:id="3321" w:author="Kumar Baral" w:date="2022-12-12T16:18:00Z">
                    <w:rPr>
                      <w:b/>
                      <w:bCs/>
                    </w:rPr>
                  </w:rPrChange>
                </w:rPr>
                <w:delText>%</w:delText>
              </w:r>
              <w:bookmarkStart w:id="3322" w:name="_Toc121824699"/>
              <w:bookmarkStart w:id="3323" w:name="_Toc121825337"/>
              <w:bookmarkStart w:id="3324" w:name="_Toc121825977"/>
              <w:bookmarkStart w:id="3325" w:name="_Toc121826841"/>
              <w:bookmarkStart w:id="3326" w:name="_Toc121834264"/>
              <w:bookmarkStart w:id="3327" w:name="_Toc125550131"/>
              <w:bookmarkStart w:id="3328" w:name="_Toc125555626"/>
              <w:bookmarkStart w:id="3329" w:name="_Toc125557498"/>
              <w:bookmarkStart w:id="3330" w:name="_Toc125559385"/>
              <w:bookmarkStart w:id="3331" w:name="_Toc125618563"/>
              <w:bookmarkStart w:id="3332" w:name="_Toc125640010"/>
              <w:bookmarkStart w:id="3333" w:name="_Toc125642225"/>
              <w:bookmarkStart w:id="3334" w:name="_Toc125973995"/>
              <w:bookmarkStart w:id="3335" w:name="_Toc125974280"/>
              <w:bookmarkStart w:id="3336" w:name="_Toc126055197"/>
              <w:bookmarkStart w:id="3337" w:name="_Toc126057989"/>
              <w:bookmarkStart w:id="3338" w:name="_Toc127182338"/>
              <w:bookmarkStart w:id="3339" w:name="_Toc127182675"/>
              <w:bookmarkStart w:id="3340" w:name="_Toc127191859"/>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3341" w:author="Kumar Baral" w:date="2022-12-12T16:54:00Z"/>
                <w:b/>
                <w:bCs/>
                <w:highlight w:val="yellow"/>
                <w:rPrChange w:id="3342" w:author="Kumar Baral" w:date="2022-12-12T16:18:00Z">
                  <w:rPr>
                    <w:del w:id="3343" w:author="Kumar Baral" w:date="2022-12-12T16:54:00Z"/>
                    <w:b/>
                    <w:bCs/>
                  </w:rPr>
                </w:rPrChange>
              </w:rPr>
            </w:pPr>
            <w:del w:id="3344" w:author="Kumar Baral" w:date="2022-12-12T16:54:00Z">
              <w:r w:rsidRPr="0045721D" w:rsidDel="00A04755">
                <w:rPr>
                  <w:b/>
                  <w:bCs/>
                  <w:highlight w:val="yellow"/>
                  <w:rPrChange w:id="3345" w:author="Kumar Baral" w:date="2022-12-12T16:18:00Z">
                    <w:rPr>
                      <w:b/>
                      <w:bCs/>
                    </w:rPr>
                  </w:rPrChange>
                </w:rPr>
                <w:delText>Area (km</w:delText>
              </w:r>
              <w:r w:rsidRPr="0045721D" w:rsidDel="00A04755">
                <w:rPr>
                  <w:b/>
                  <w:bCs/>
                  <w:highlight w:val="yellow"/>
                  <w:vertAlign w:val="superscript"/>
                  <w:rPrChange w:id="3346" w:author="Kumar Baral" w:date="2022-12-12T16:18:00Z">
                    <w:rPr>
                      <w:b/>
                      <w:bCs/>
                      <w:vertAlign w:val="superscript"/>
                    </w:rPr>
                  </w:rPrChange>
                </w:rPr>
                <w:delText>2</w:delText>
              </w:r>
              <w:r w:rsidRPr="0045721D" w:rsidDel="00A04755">
                <w:rPr>
                  <w:b/>
                  <w:bCs/>
                  <w:highlight w:val="yellow"/>
                  <w:rPrChange w:id="3347" w:author="Kumar Baral" w:date="2022-12-12T16:18:00Z">
                    <w:rPr>
                      <w:b/>
                      <w:bCs/>
                    </w:rPr>
                  </w:rPrChange>
                </w:rPr>
                <w:delText>)</w:delText>
              </w:r>
              <w:bookmarkStart w:id="3348" w:name="_Toc121824700"/>
              <w:bookmarkStart w:id="3349" w:name="_Toc121825338"/>
              <w:bookmarkStart w:id="3350" w:name="_Toc121825978"/>
              <w:bookmarkStart w:id="3351" w:name="_Toc121826842"/>
              <w:bookmarkStart w:id="3352" w:name="_Toc121834265"/>
              <w:bookmarkStart w:id="3353" w:name="_Toc125550132"/>
              <w:bookmarkStart w:id="3354" w:name="_Toc125555627"/>
              <w:bookmarkStart w:id="3355" w:name="_Toc125557499"/>
              <w:bookmarkStart w:id="3356" w:name="_Toc125559386"/>
              <w:bookmarkStart w:id="3357" w:name="_Toc125618564"/>
              <w:bookmarkStart w:id="3358" w:name="_Toc125640011"/>
              <w:bookmarkStart w:id="3359" w:name="_Toc125642226"/>
              <w:bookmarkStart w:id="3360" w:name="_Toc125973996"/>
              <w:bookmarkStart w:id="3361" w:name="_Toc125974281"/>
              <w:bookmarkStart w:id="3362" w:name="_Toc126055198"/>
              <w:bookmarkStart w:id="3363" w:name="_Toc126057990"/>
              <w:bookmarkStart w:id="3364" w:name="_Toc127182339"/>
              <w:bookmarkStart w:id="3365" w:name="_Toc127182676"/>
              <w:bookmarkStart w:id="3366" w:name="_Toc127191860"/>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3367" w:author="Kumar Baral" w:date="2022-12-12T16:54:00Z"/>
                <w:b/>
                <w:bCs/>
                <w:highlight w:val="yellow"/>
                <w:rPrChange w:id="3368" w:author="Kumar Baral" w:date="2022-12-12T16:18:00Z">
                  <w:rPr>
                    <w:del w:id="3369" w:author="Kumar Baral" w:date="2022-12-12T16:54:00Z"/>
                    <w:b/>
                    <w:bCs/>
                  </w:rPr>
                </w:rPrChange>
              </w:rPr>
            </w:pPr>
            <w:del w:id="3370" w:author="Kumar Baral" w:date="2022-12-12T16:54:00Z">
              <w:r w:rsidRPr="0045721D" w:rsidDel="00A04755">
                <w:rPr>
                  <w:b/>
                  <w:bCs/>
                  <w:highlight w:val="yellow"/>
                  <w:rPrChange w:id="3371" w:author="Kumar Baral" w:date="2022-12-12T16:18:00Z">
                    <w:rPr>
                      <w:b/>
                      <w:bCs/>
                    </w:rPr>
                  </w:rPrChange>
                </w:rPr>
                <w:delText>%</w:delText>
              </w:r>
              <w:bookmarkStart w:id="3372" w:name="_Toc121824701"/>
              <w:bookmarkStart w:id="3373" w:name="_Toc121825339"/>
              <w:bookmarkStart w:id="3374" w:name="_Toc121825979"/>
              <w:bookmarkStart w:id="3375" w:name="_Toc121826843"/>
              <w:bookmarkStart w:id="3376" w:name="_Toc121834266"/>
              <w:bookmarkStart w:id="3377" w:name="_Toc125550133"/>
              <w:bookmarkStart w:id="3378" w:name="_Toc125555628"/>
              <w:bookmarkStart w:id="3379" w:name="_Toc125557500"/>
              <w:bookmarkStart w:id="3380" w:name="_Toc125559387"/>
              <w:bookmarkStart w:id="3381" w:name="_Toc125618565"/>
              <w:bookmarkStart w:id="3382" w:name="_Toc125640012"/>
              <w:bookmarkStart w:id="3383" w:name="_Toc125642227"/>
              <w:bookmarkStart w:id="3384" w:name="_Toc125973997"/>
              <w:bookmarkStart w:id="3385" w:name="_Toc125974282"/>
              <w:bookmarkStart w:id="3386" w:name="_Toc126055199"/>
              <w:bookmarkStart w:id="3387" w:name="_Toc126057991"/>
              <w:bookmarkStart w:id="3388" w:name="_Toc127182340"/>
              <w:bookmarkStart w:id="3389" w:name="_Toc127182677"/>
              <w:bookmarkStart w:id="3390" w:name="_Toc12719186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3391" w:author="Kumar Baral" w:date="2022-12-12T16:54:00Z"/>
                <w:b/>
                <w:bCs/>
                <w:highlight w:val="yellow"/>
                <w:rPrChange w:id="3392" w:author="Kumar Baral" w:date="2022-12-12T16:18:00Z">
                  <w:rPr>
                    <w:del w:id="3393" w:author="Kumar Baral" w:date="2022-12-12T16:54:00Z"/>
                    <w:b/>
                    <w:bCs/>
                  </w:rPr>
                </w:rPrChange>
              </w:rPr>
            </w:pPr>
            <w:del w:id="3394" w:author="Kumar Baral" w:date="2022-12-12T16:54:00Z">
              <w:r w:rsidRPr="0045721D" w:rsidDel="00A04755">
                <w:rPr>
                  <w:b/>
                  <w:bCs/>
                  <w:highlight w:val="yellow"/>
                  <w:rPrChange w:id="3395" w:author="Kumar Baral" w:date="2022-12-12T16:18:00Z">
                    <w:rPr>
                      <w:b/>
                      <w:bCs/>
                    </w:rPr>
                  </w:rPrChange>
                </w:rPr>
                <w:delText>Area (km</w:delText>
              </w:r>
              <w:r w:rsidRPr="0045721D" w:rsidDel="00A04755">
                <w:rPr>
                  <w:b/>
                  <w:bCs/>
                  <w:highlight w:val="yellow"/>
                  <w:vertAlign w:val="superscript"/>
                  <w:rPrChange w:id="3396" w:author="Kumar Baral" w:date="2022-12-12T16:18:00Z">
                    <w:rPr>
                      <w:b/>
                      <w:bCs/>
                      <w:vertAlign w:val="superscript"/>
                    </w:rPr>
                  </w:rPrChange>
                </w:rPr>
                <w:delText>2</w:delText>
              </w:r>
              <w:r w:rsidRPr="0045721D" w:rsidDel="00A04755">
                <w:rPr>
                  <w:b/>
                  <w:bCs/>
                  <w:highlight w:val="yellow"/>
                  <w:rPrChange w:id="3397" w:author="Kumar Baral" w:date="2022-12-12T16:18:00Z">
                    <w:rPr>
                      <w:b/>
                      <w:bCs/>
                    </w:rPr>
                  </w:rPrChange>
                </w:rPr>
                <w:delText>)</w:delText>
              </w:r>
              <w:bookmarkStart w:id="3398" w:name="_Toc121824702"/>
              <w:bookmarkStart w:id="3399" w:name="_Toc121825340"/>
              <w:bookmarkStart w:id="3400" w:name="_Toc121825980"/>
              <w:bookmarkStart w:id="3401" w:name="_Toc121826844"/>
              <w:bookmarkStart w:id="3402" w:name="_Toc121834267"/>
              <w:bookmarkStart w:id="3403" w:name="_Toc125550134"/>
              <w:bookmarkStart w:id="3404" w:name="_Toc125555629"/>
              <w:bookmarkStart w:id="3405" w:name="_Toc125557501"/>
              <w:bookmarkStart w:id="3406" w:name="_Toc125559388"/>
              <w:bookmarkStart w:id="3407" w:name="_Toc125618566"/>
              <w:bookmarkStart w:id="3408" w:name="_Toc125640013"/>
              <w:bookmarkStart w:id="3409" w:name="_Toc125642228"/>
              <w:bookmarkStart w:id="3410" w:name="_Toc125973998"/>
              <w:bookmarkStart w:id="3411" w:name="_Toc125974283"/>
              <w:bookmarkStart w:id="3412" w:name="_Toc126055200"/>
              <w:bookmarkStart w:id="3413" w:name="_Toc126057992"/>
              <w:bookmarkStart w:id="3414" w:name="_Toc127182341"/>
              <w:bookmarkStart w:id="3415" w:name="_Toc127182678"/>
              <w:bookmarkStart w:id="3416" w:name="_Toc127191862"/>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3417" w:author="Kumar Baral" w:date="2022-12-12T16:54:00Z"/>
                <w:b/>
                <w:bCs/>
                <w:highlight w:val="yellow"/>
                <w:rPrChange w:id="3418" w:author="Kumar Baral" w:date="2022-12-12T16:18:00Z">
                  <w:rPr>
                    <w:del w:id="3419" w:author="Kumar Baral" w:date="2022-12-12T16:54:00Z"/>
                    <w:b/>
                    <w:bCs/>
                  </w:rPr>
                </w:rPrChange>
              </w:rPr>
            </w:pPr>
            <w:del w:id="3420" w:author="Kumar Baral" w:date="2022-12-12T16:54:00Z">
              <w:r w:rsidRPr="0045721D" w:rsidDel="00A04755">
                <w:rPr>
                  <w:b/>
                  <w:bCs/>
                  <w:highlight w:val="yellow"/>
                  <w:rPrChange w:id="3421" w:author="Kumar Baral" w:date="2022-12-12T16:18:00Z">
                    <w:rPr>
                      <w:b/>
                      <w:bCs/>
                    </w:rPr>
                  </w:rPrChange>
                </w:rPr>
                <w:delText>%</w:delText>
              </w:r>
              <w:bookmarkStart w:id="3422" w:name="_Toc121824703"/>
              <w:bookmarkStart w:id="3423" w:name="_Toc121825341"/>
              <w:bookmarkStart w:id="3424" w:name="_Toc121825981"/>
              <w:bookmarkStart w:id="3425" w:name="_Toc121826845"/>
              <w:bookmarkStart w:id="3426" w:name="_Toc121834268"/>
              <w:bookmarkStart w:id="3427" w:name="_Toc125550135"/>
              <w:bookmarkStart w:id="3428" w:name="_Toc125555630"/>
              <w:bookmarkStart w:id="3429" w:name="_Toc125557502"/>
              <w:bookmarkStart w:id="3430" w:name="_Toc125559389"/>
              <w:bookmarkStart w:id="3431" w:name="_Toc125618567"/>
              <w:bookmarkStart w:id="3432" w:name="_Toc125640014"/>
              <w:bookmarkStart w:id="3433" w:name="_Toc125642229"/>
              <w:bookmarkStart w:id="3434" w:name="_Toc125973999"/>
              <w:bookmarkStart w:id="3435" w:name="_Toc125974284"/>
              <w:bookmarkStart w:id="3436" w:name="_Toc126055201"/>
              <w:bookmarkStart w:id="3437" w:name="_Toc126057993"/>
              <w:bookmarkStart w:id="3438" w:name="_Toc127182342"/>
              <w:bookmarkStart w:id="3439" w:name="_Toc127182679"/>
              <w:bookmarkStart w:id="3440" w:name="_Toc127191863"/>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del>
          </w:p>
        </w:tc>
        <w:bookmarkStart w:id="3441" w:name="_Toc121824704"/>
        <w:bookmarkStart w:id="3442" w:name="_Toc121825342"/>
        <w:bookmarkStart w:id="3443" w:name="_Toc121825982"/>
        <w:bookmarkStart w:id="3444" w:name="_Toc121826846"/>
        <w:bookmarkStart w:id="3445" w:name="_Toc121834269"/>
        <w:bookmarkStart w:id="3446" w:name="_Toc125550136"/>
        <w:bookmarkStart w:id="3447" w:name="_Toc125555631"/>
        <w:bookmarkStart w:id="3448" w:name="_Toc125557503"/>
        <w:bookmarkStart w:id="3449" w:name="_Toc125559390"/>
        <w:bookmarkStart w:id="3450" w:name="_Toc125618568"/>
        <w:bookmarkStart w:id="3451" w:name="_Toc125640015"/>
        <w:bookmarkStart w:id="3452" w:name="_Toc125642230"/>
        <w:bookmarkStart w:id="3453" w:name="_Toc125974000"/>
        <w:bookmarkStart w:id="3454" w:name="_Toc125974285"/>
        <w:bookmarkStart w:id="3455" w:name="_Toc126055202"/>
        <w:bookmarkStart w:id="3456" w:name="_Toc126057994"/>
        <w:bookmarkStart w:id="3457" w:name="_Toc127182343"/>
        <w:bookmarkStart w:id="3458" w:name="_Toc127182680"/>
        <w:bookmarkStart w:id="3459" w:name="_Toc127191864"/>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tr>
      <w:tr w:rsidR="006238CC" w:rsidRPr="0045721D" w:rsidDel="00A04755" w14:paraId="2E776681" w14:textId="36E8E579" w:rsidTr="00E9411B">
        <w:trPr>
          <w:trHeight w:val="360"/>
          <w:jc w:val="center"/>
          <w:del w:id="3460"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3461" w:author="Kumar Baral" w:date="2022-12-12T16:54:00Z"/>
                <w:highlight w:val="yellow"/>
                <w:rPrChange w:id="3462" w:author="Kumar Baral" w:date="2022-12-12T16:18:00Z">
                  <w:rPr>
                    <w:del w:id="3463" w:author="Kumar Baral" w:date="2022-12-12T16:54:00Z"/>
                  </w:rPr>
                </w:rPrChange>
              </w:rPr>
            </w:pPr>
            <w:del w:id="3464" w:author="Kumar Baral" w:date="2022-12-12T16:54:00Z">
              <w:r w:rsidRPr="0045721D" w:rsidDel="00A04755">
                <w:rPr>
                  <w:highlight w:val="yellow"/>
                  <w:rPrChange w:id="3465" w:author="Kumar Baral" w:date="2022-12-12T16:18:00Z">
                    <w:rPr/>
                  </w:rPrChange>
                </w:rPr>
                <w:delText>Above 5000 masl</w:delText>
              </w:r>
              <w:bookmarkStart w:id="3466" w:name="_Toc121824705"/>
              <w:bookmarkStart w:id="3467" w:name="_Toc121825343"/>
              <w:bookmarkStart w:id="3468" w:name="_Toc121825983"/>
              <w:bookmarkStart w:id="3469" w:name="_Toc121826847"/>
              <w:bookmarkStart w:id="3470" w:name="_Toc121834270"/>
              <w:bookmarkStart w:id="3471" w:name="_Toc125550137"/>
              <w:bookmarkStart w:id="3472" w:name="_Toc125555632"/>
              <w:bookmarkStart w:id="3473" w:name="_Toc125557504"/>
              <w:bookmarkStart w:id="3474" w:name="_Toc125559391"/>
              <w:bookmarkStart w:id="3475" w:name="_Toc125618569"/>
              <w:bookmarkStart w:id="3476" w:name="_Toc125640016"/>
              <w:bookmarkStart w:id="3477" w:name="_Toc125642231"/>
              <w:bookmarkStart w:id="3478" w:name="_Toc125974001"/>
              <w:bookmarkStart w:id="3479" w:name="_Toc125974286"/>
              <w:bookmarkStart w:id="3480" w:name="_Toc126055203"/>
              <w:bookmarkStart w:id="3481" w:name="_Toc126057995"/>
              <w:bookmarkStart w:id="3482" w:name="_Toc127182344"/>
              <w:bookmarkStart w:id="3483" w:name="_Toc127182681"/>
              <w:bookmarkStart w:id="3484" w:name="_Toc1271918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3485" w:author="Kumar Baral" w:date="2022-12-12T16:54:00Z"/>
                <w:highlight w:val="yellow"/>
                <w:rPrChange w:id="3486" w:author="Kumar Baral" w:date="2022-12-12T16:18:00Z">
                  <w:rPr>
                    <w:del w:id="3487" w:author="Kumar Baral" w:date="2022-12-12T16:54:00Z"/>
                  </w:rPr>
                </w:rPrChange>
              </w:rPr>
            </w:pPr>
            <w:del w:id="3488" w:author="Kumar Baral" w:date="2022-12-12T16:54:00Z">
              <w:r w:rsidRPr="0045721D" w:rsidDel="00A04755">
                <w:rPr>
                  <w:highlight w:val="yellow"/>
                  <w:rPrChange w:id="3489" w:author="Kumar Baral" w:date="2022-12-12T16:18:00Z">
                    <w:rPr/>
                  </w:rPrChange>
                </w:rPr>
                <w:delText>129.82</w:delText>
              </w:r>
              <w:bookmarkStart w:id="3490" w:name="_Toc121824706"/>
              <w:bookmarkStart w:id="3491" w:name="_Toc121825344"/>
              <w:bookmarkStart w:id="3492" w:name="_Toc121825984"/>
              <w:bookmarkStart w:id="3493" w:name="_Toc121826848"/>
              <w:bookmarkStart w:id="3494" w:name="_Toc121834271"/>
              <w:bookmarkStart w:id="3495" w:name="_Toc125550138"/>
              <w:bookmarkStart w:id="3496" w:name="_Toc125555633"/>
              <w:bookmarkStart w:id="3497" w:name="_Toc125557505"/>
              <w:bookmarkStart w:id="3498" w:name="_Toc125559392"/>
              <w:bookmarkStart w:id="3499" w:name="_Toc125618570"/>
              <w:bookmarkStart w:id="3500" w:name="_Toc125640017"/>
              <w:bookmarkStart w:id="3501" w:name="_Toc125642232"/>
              <w:bookmarkStart w:id="3502" w:name="_Toc125974002"/>
              <w:bookmarkStart w:id="3503" w:name="_Toc125974287"/>
              <w:bookmarkStart w:id="3504" w:name="_Toc126055204"/>
              <w:bookmarkStart w:id="3505" w:name="_Toc126057996"/>
              <w:bookmarkStart w:id="3506" w:name="_Toc127182345"/>
              <w:bookmarkStart w:id="3507" w:name="_Toc127182682"/>
              <w:bookmarkStart w:id="3508" w:name="_Toc127191866"/>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3509" w:author="Kumar Baral" w:date="2022-12-12T16:54:00Z"/>
                <w:highlight w:val="yellow"/>
                <w:rPrChange w:id="3510" w:author="Kumar Baral" w:date="2022-12-12T16:18:00Z">
                  <w:rPr>
                    <w:del w:id="3511" w:author="Kumar Baral" w:date="2022-12-12T16:54:00Z"/>
                  </w:rPr>
                </w:rPrChange>
              </w:rPr>
            </w:pPr>
            <w:del w:id="3512" w:author="Kumar Baral" w:date="2022-12-12T16:54:00Z">
              <w:r w:rsidRPr="0045721D" w:rsidDel="00A04755">
                <w:rPr>
                  <w:highlight w:val="yellow"/>
                  <w:rPrChange w:id="3513" w:author="Kumar Baral" w:date="2022-12-12T16:18:00Z">
                    <w:rPr/>
                  </w:rPrChange>
                </w:rPr>
                <w:delText>61.6%</w:delText>
              </w:r>
              <w:bookmarkStart w:id="3514" w:name="_Toc121824707"/>
              <w:bookmarkStart w:id="3515" w:name="_Toc121825345"/>
              <w:bookmarkStart w:id="3516" w:name="_Toc121825985"/>
              <w:bookmarkStart w:id="3517" w:name="_Toc121826849"/>
              <w:bookmarkStart w:id="3518" w:name="_Toc121834272"/>
              <w:bookmarkStart w:id="3519" w:name="_Toc125550139"/>
              <w:bookmarkStart w:id="3520" w:name="_Toc125555634"/>
              <w:bookmarkStart w:id="3521" w:name="_Toc125557506"/>
              <w:bookmarkStart w:id="3522" w:name="_Toc125559393"/>
              <w:bookmarkStart w:id="3523" w:name="_Toc125618571"/>
              <w:bookmarkStart w:id="3524" w:name="_Toc125640018"/>
              <w:bookmarkStart w:id="3525" w:name="_Toc125642233"/>
              <w:bookmarkStart w:id="3526" w:name="_Toc125974003"/>
              <w:bookmarkStart w:id="3527" w:name="_Toc125974288"/>
              <w:bookmarkStart w:id="3528" w:name="_Toc126055205"/>
              <w:bookmarkStart w:id="3529" w:name="_Toc126057997"/>
              <w:bookmarkStart w:id="3530" w:name="_Toc127182346"/>
              <w:bookmarkStart w:id="3531" w:name="_Toc127182683"/>
              <w:bookmarkStart w:id="3532" w:name="_Toc127191867"/>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3533" w:author="Kumar Baral" w:date="2022-12-12T16:54:00Z"/>
                <w:highlight w:val="yellow"/>
                <w:rPrChange w:id="3534" w:author="Kumar Baral" w:date="2022-12-12T16:18:00Z">
                  <w:rPr>
                    <w:del w:id="3535" w:author="Kumar Baral" w:date="2022-12-12T16:54:00Z"/>
                  </w:rPr>
                </w:rPrChange>
              </w:rPr>
            </w:pPr>
            <w:del w:id="3536" w:author="Kumar Baral" w:date="2022-12-12T16:54:00Z">
              <w:r w:rsidRPr="0045721D" w:rsidDel="00A04755">
                <w:rPr>
                  <w:highlight w:val="yellow"/>
                  <w:rPrChange w:id="3537" w:author="Kumar Baral" w:date="2022-12-12T16:18:00Z">
                    <w:rPr/>
                  </w:rPrChange>
                </w:rPr>
                <w:delText>56.84</w:delText>
              </w:r>
              <w:bookmarkStart w:id="3538" w:name="_Toc121824708"/>
              <w:bookmarkStart w:id="3539" w:name="_Toc121825346"/>
              <w:bookmarkStart w:id="3540" w:name="_Toc121825986"/>
              <w:bookmarkStart w:id="3541" w:name="_Toc121826850"/>
              <w:bookmarkStart w:id="3542" w:name="_Toc121834273"/>
              <w:bookmarkStart w:id="3543" w:name="_Toc125550140"/>
              <w:bookmarkStart w:id="3544" w:name="_Toc125555635"/>
              <w:bookmarkStart w:id="3545" w:name="_Toc125557507"/>
              <w:bookmarkStart w:id="3546" w:name="_Toc125559394"/>
              <w:bookmarkStart w:id="3547" w:name="_Toc125618572"/>
              <w:bookmarkStart w:id="3548" w:name="_Toc125640019"/>
              <w:bookmarkStart w:id="3549" w:name="_Toc125642234"/>
              <w:bookmarkStart w:id="3550" w:name="_Toc125974004"/>
              <w:bookmarkStart w:id="3551" w:name="_Toc125974289"/>
              <w:bookmarkStart w:id="3552" w:name="_Toc126055206"/>
              <w:bookmarkStart w:id="3553" w:name="_Toc126057998"/>
              <w:bookmarkStart w:id="3554" w:name="_Toc127182347"/>
              <w:bookmarkStart w:id="3555" w:name="_Toc127182684"/>
              <w:bookmarkStart w:id="3556" w:name="_Toc127191868"/>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3557" w:author="Kumar Baral" w:date="2022-12-12T16:54:00Z"/>
                <w:highlight w:val="yellow"/>
                <w:rPrChange w:id="3558" w:author="Kumar Baral" w:date="2022-12-12T16:18:00Z">
                  <w:rPr>
                    <w:del w:id="3559" w:author="Kumar Baral" w:date="2022-12-12T16:54:00Z"/>
                  </w:rPr>
                </w:rPrChange>
              </w:rPr>
            </w:pPr>
            <w:del w:id="3560" w:author="Kumar Baral" w:date="2022-12-12T16:54:00Z">
              <w:r w:rsidRPr="0045721D" w:rsidDel="00A04755">
                <w:rPr>
                  <w:highlight w:val="yellow"/>
                  <w:rPrChange w:id="3561" w:author="Kumar Baral" w:date="2022-12-12T16:18:00Z">
                    <w:rPr/>
                  </w:rPrChange>
                </w:rPr>
                <w:delText>59.7%</w:delText>
              </w:r>
              <w:bookmarkStart w:id="3562" w:name="_Toc121824709"/>
              <w:bookmarkStart w:id="3563" w:name="_Toc121825347"/>
              <w:bookmarkStart w:id="3564" w:name="_Toc121825987"/>
              <w:bookmarkStart w:id="3565" w:name="_Toc121826851"/>
              <w:bookmarkStart w:id="3566" w:name="_Toc121834274"/>
              <w:bookmarkStart w:id="3567" w:name="_Toc125550141"/>
              <w:bookmarkStart w:id="3568" w:name="_Toc125555636"/>
              <w:bookmarkStart w:id="3569" w:name="_Toc125557508"/>
              <w:bookmarkStart w:id="3570" w:name="_Toc125559395"/>
              <w:bookmarkStart w:id="3571" w:name="_Toc125618573"/>
              <w:bookmarkStart w:id="3572" w:name="_Toc125640020"/>
              <w:bookmarkStart w:id="3573" w:name="_Toc125642235"/>
              <w:bookmarkStart w:id="3574" w:name="_Toc125974005"/>
              <w:bookmarkStart w:id="3575" w:name="_Toc125974290"/>
              <w:bookmarkStart w:id="3576" w:name="_Toc126055207"/>
              <w:bookmarkStart w:id="3577" w:name="_Toc126057999"/>
              <w:bookmarkStart w:id="3578" w:name="_Toc127182348"/>
              <w:bookmarkStart w:id="3579" w:name="_Toc127182685"/>
              <w:bookmarkStart w:id="3580" w:name="_Toc127191869"/>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3581" w:author="Kumar Baral" w:date="2022-12-12T16:54:00Z"/>
                <w:highlight w:val="yellow"/>
                <w:rPrChange w:id="3582" w:author="Kumar Baral" w:date="2022-12-12T16:18:00Z">
                  <w:rPr>
                    <w:del w:id="3583" w:author="Kumar Baral" w:date="2022-12-12T16:54:00Z"/>
                  </w:rPr>
                </w:rPrChange>
              </w:rPr>
            </w:pPr>
            <w:del w:id="3584" w:author="Kumar Baral" w:date="2022-12-12T16:54:00Z">
              <w:r w:rsidRPr="0045721D" w:rsidDel="00A04755">
                <w:rPr>
                  <w:highlight w:val="yellow"/>
                  <w:rPrChange w:id="3585" w:author="Kumar Baral" w:date="2022-12-12T16:18:00Z">
                    <w:rPr/>
                  </w:rPrChange>
                </w:rPr>
                <w:delText>186.66</w:delText>
              </w:r>
              <w:bookmarkStart w:id="3586" w:name="_Toc121824710"/>
              <w:bookmarkStart w:id="3587" w:name="_Toc121825348"/>
              <w:bookmarkStart w:id="3588" w:name="_Toc121825988"/>
              <w:bookmarkStart w:id="3589" w:name="_Toc121826852"/>
              <w:bookmarkStart w:id="3590" w:name="_Toc121834275"/>
              <w:bookmarkStart w:id="3591" w:name="_Toc125550142"/>
              <w:bookmarkStart w:id="3592" w:name="_Toc125555637"/>
              <w:bookmarkStart w:id="3593" w:name="_Toc125557509"/>
              <w:bookmarkStart w:id="3594" w:name="_Toc125559396"/>
              <w:bookmarkStart w:id="3595" w:name="_Toc125618574"/>
              <w:bookmarkStart w:id="3596" w:name="_Toc125640021"/>
              <w:bookmarkStart w:id="3597" w:name="_Toc125642236"/>
              <w:bookmarkStart w:id="3598" w:name="_Toc125974006"/>
              <w:bookmarkStart w:id="3599" w:name="_Toc125974291"/>
              <w:bookmarkStart w:id="3600" w:name="_Toc126055208"/>
              <w:bookmarkStart w:id="3601" w:name="_Toc126058000"/>
              <w:bookmarkStart w:id="3602" w:name="_Toc127182349"/>
              <w:bookmarkStart w:id="3603" w:name="_Toc127182686"/>
              <w:bookmarkStart w:id="3604" w:name="_Toc127191870"/>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3605" w:author="Kumar Baral" w:date="2022-12-12T16:54:00Z"/>
                <w:highlight w:val="yellow"/>
                <w:rPrChange w:id="3606" w:author="Kumar Baral" w:date="2022-12-12T16:18:00Z">
                  <w:rPr>
                    <w:del w:id="3607" w:author="Kumar Baral" w:date="2022-12-12T16:54:00Z"/>
                  </w:rPr>
                </w:rPrChange>
              </w:rPr>
            </w:pPr>
            <w:del w:id="3608" w:author="Kumar Baral" w:date="2022-12-12T16:54:00Z">
              <w:r w:rsidRPr="0045721D" w:rsidDel="00A04755">
                <w:rPr>
                  <w:highlight w:val="yellow"/>
                  <w:rPrChange w:id="3609" w:author="Kumar Baral" w:date="2022-12-12T16:18:00Z">
                    <w:rPr/>
                  </w:rPrChange>
                </w:rPr>
                <w:delText>61.0%</w:delText>
              </w:r>
              <w:bookmarkStart w:id="3610" w:name="_Toc121824711"/>
              <w:bookmarkStart w:id="3611" w:name="_Toc121825349"/>
              <w:bookmarkStart w:id="3612" w:name="_Toc121825989"/>
              <w:bookmarkStart w:id="3613" w:name="_Toc121826853"/>
              <w:bookmarkStart w:id="3614" w:name="_Toc121834276"/>
              <w:bookmarkStart w:id="3615" w:name="_Toc125550143"/>
              <w:bookmarkStart w:id="3616" w:name="_Toc125555638"/>
              <w:bookmarkStart w:id="3617" w:name="_Toc125557510"/>
              <w:bookmarkStart w:id="3618" w:name="_Toc125559397"/>
              <w:bookmarkStart w:id="3619" w:name="_Toc125618575"/>
              <w:bookmarkStart w:id="3620" w:name="_Toc125640022"/>
              <w:bookmarkStart w:id="3621" w:name="_Toc125642237"/>
              <w:bookmarkStart w:id="3622" w:name="_Toc125974007"/>
              <w:bookmarkStart w:id="3623" w:name="_Toc125974292"/>
              <w:bookmarkStart w:id="3624" w:name="_Toc126055209"/>
              <w:bookmarkStart w:id="3625" w:name="_Toc126058001"/>
              <w:bookmarkStart w:id="3626" w:name="_Toc127182350"/>
              <w:bookmarkStart w:id="3627" w:name="_Toc127182687"/>
              <w:bookmarkStart w:id="3628" w:name="_Toc127191871"/>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3629" w:author="Kumar Baral" w:date="2022-12-12T16:54:00Z"/>
                <w:highlight w:val="yellow"/>
                <w:rPrChange w:id="3630" w:author="Kumar Baral" w:date="2022-12-12T16:18:00Z">
                  <w:rPr>
                    <w:del w:id="3631" w:author="Kumar Baral" w:date="2022-12-12T16:54:00Z"/>
                  </w:rPr>
                </w:rPrChange>
              </w:rPr>
            </w:pPr>
            <w:del w:id="3632" w:author="Kumar Baral" w:date="2022-12-12T16:54:00Z">
              <w:r w:rsidRPr="0045721D" w:rsidDel="00A04755">
                <w:rPr>
                  <w:highlight w:val="yellow"/>
                  <w:rPrChange w:id="3633" w:author="Kumar Baral" w:date="2022-12-12T16:18:00Z">
                    <w:rPr/>
                  </w:rPrChange>
                </w:rPr>
                <w:delText>187.70</w:delText>
              </w:r>
              <w:bookmarkStart w:id="3634" w:name="_Toc121824712"/>
              <w:bookmarkStart w:id="3635" w:name="_Toc121825350"/>
              <w:bookmarkStart w:id="3636" w:name="_Toc121825990"/>
              <w:bookmarkStart w:id="3637" w:name="_Toc121826854"/>
              <w:bookmarkStart w:id="3638" w:name="_Toc121834277"/>
              <w:bookmarkStart w:id="3639" w:name="_Toc125550144"/>
              <w:bookmarkStart w:id="3640" w:name="_Toc125555639"/>
              <w:bookmarkStart w:id="3641" w:name="_Toc125557511"/>
              <w:bookmarkStart w:id="3642" w:name="_Toc125559398"/>
              <w:bookmarkStart w:id="3643" w:name="_Toc125618576"/>
              <w:bookmarkStart w:id="3644" w:name="_Toc125640023"/>
              <w:bookmarkStart w:id="3645" w:name="_Toc125642238"/>
              <w:bookmarkStart w:id="3646" w:name="_Toc125974008"/>
              <w:bookmarkStart w:id="3647" w:name="_Toc125974293"/>
              <w:bookmarkStart w:id="3648" w:name="_Toc126055210"/>
              <w:bookmarkStart w:id="3649" w:name="_Toc126058002"/>
              <w:bookmarkStart w:id="3650" w:name="_Toc127182351"/>
              <w:bookmarkStart w:id="3651" w:name="_Toc127182688"/>
              <w:bookmarkStart w:id="3652" w:name="_Toc127191872"/>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3653" w:author="Kumar Baral" w:date="2022-12-12T16:54:00Z"/>
                <w:highlight w:val="yellow"/>
                <w:rPrChange w:id="3654" w:author="Kumar Baral" w:date="2022-12-12T16:18:00Z">
                  <w:rPr>
                    <w:del w:id="3655" w:author="Kumar Baral" w:date="2022-12-12T16:54:00Z"/>
                  </w:rPr>
                </w:rPrChange>
              </w:rPr>
            </w:pPr>
            <w:del w:id="3656" w:author="Kumar Baral" w:date="2022-12-12T16:54:00Z">
              <w:r w:rsidRPr="0045721D" w:rsidDel="00A04755">
                <w:rPr>
                  <w:highlight w:val="yellow"/>
                  <w:rPrChange w:id="3657" w:author="Kumar Baral" w:date="2022-12-12T16:18:00Z">
                    <w:rPr/>
                  </w:rPrChange>
                </w:rPr>
                <w:delText>53.43%</w:delText>
              </w:r>
              <w:bookmarkStart w:id="3658" w:name="_Toc121824713"/>
              <w:bookmarkStart w:id="3659" w:name="_Toc121825351"/>
              <w:bookmarkStart w:id="3660" w:name="_Toc121825991"/>
              <w:bookmarkStart w:id="3661" w:name="_Toc121826855"/>
              <w:bookmarkStart w:id="3662" w:name="_Toc121834278"/>
              <w:bookmarkStart w:id="3663" w:name="_Toc125550145"/>
              <w:bookmarkStart w:id="3664" w:name="_Toc125555640"/>
              <w:bookmarkStart w:id="3665" w:name="_Toc125557512"/>
              <w:bookmarkStart w:id="3666" w:name="_Toc125559399"/>
              <w:bookmarkStart w:id="3667" w:name="_Toc125618577"/>
              <w:bookmarkStart w:id="3668" w:name="_Toc125640024"/>
              <w:bookmarkStart w:id="3669" w:name="_Toc125642239"/>
              <w:bookmarkStart w:id="3670" w:name="_Toc125974009"/>
              <w:bookmarkStart w:id="3671" w:name="_Toc125974294"/>
              <w:bookmarkStart w:id="3672" w:name="_Toc126055211"/>
              <w:bookmarkStart w:id="3673" w:name="_Toc126058003"/>
              <w:bookmarkStart w:id="3674" w:name="_Toc127182352"/>
              <w:bookmarkStart w:id="3675" w:name="_Toc127182689"/>
              <w:bookmarkStart w:id="3676" w:name="_Toc127191873"/>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del>
          </w:p>
        </w:tc>
        <w:bookmarkStart w:id="3677" w:name="_Toc121824714"/>
        <w:bookmarkStart w:id="3678" w:name="_Toc121825352"/>
        <w:bookmarkStart w:id="3679" w:name="_Toc121825992"/>
        <w:bookmarkStart w:id="3680" w:name="_Toc121826856"/>
        <w:bookmarkStart w:id="3681" w:name="_Toc121834279"/>
        <w:bookmarkStart w:id="3682" w:name="_Toc125550146"/>
        <w:bookmarkStart w:id="3683" w:name="_Toc125555641"/>
        <w:bookmarkStart w:id="3684" w:name="_Toc125557513"/>
        <w:bookmarkStart w:id="3685" w:name="_Toc125559400"/>
        <w:bookmarkStart w:id="3686" w:name="_Toc125618578"/>
        <w:bookmarkStart w:id="3687" w:name="_Toc125640025"/>
        <w:bookmarkStart w:id="3688" w:name="_Toc125642240"/>
        <w:bookmarkStart w:id="3689" w:name="_Toc125974010"/>
        <w:bookmarkStart w:id="3690" w:name="_Toc125974295"/>
        <w:bookmarkStart w:id="3691" w:name="_Toc126055212"/>
        <w:bookmarkStart w:id="3692" w:name="_Toc126058004"/>
        <w:bookmarkStart w:id="3693" w:name="_Toc127182353"/>
        <w:bookmarkStart w:id="3694" w:name="_Toc127182690"/>
        <w:bookmarkStart w:id="3695" w:name="_Toc127191874"/>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tr>
      <w:tr w:rsidR="006238CC" w:rsidRPr="0045721D" w:rsidDel="00A04755" w14:paraId="58CD18F3" w14:textId="20453F43" w:rsidTr="00E9411B">
        <w:trPr>
          <w:trHeight w:val="360"/>
          <w:jc w:val="center"/>
          <w:del w:id="3696"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3697" w:author="Kumar Baral" w:date="2022-12-12T16:54:00Z"/>
                <w:highlight w:val="yellow"/>
                <w:rPrChange w:id="3698" w:author="Kumar Baral" w:date="2022-12-12T16:18:00Z">
                  <w:rPr>
                    <w:del w:id="3699" w:author="Kumar Baral" w:date="2022-12-12T16:54:00Z"/>
                  </w:rPr>
                </w:rPrChange>
              </w:rPr>
            </w:pPr>
            <w:del w:id="3700" w:author="Kumar Baral" w:date="2022-12-12T16:54:00Z">
              <w:r w:rsidRPr="0045721D" w:rsidDel="00A04755">
                <w:rPr>
                  <w:highlight w:val="yellow"/>
                  <w:rPrChange w:id="3701" w:author="Kumar Baral" w:date="2022-12-12T16:18:00Z">
                    <w:rPr/>
                  </w:rPrChange>
                </w:rPr>
                <w:delText>Between 3000-5000 masl</w:delText>
              </w:r>
              <w:bookmarkStart w:id="3702" w:name="_Toc121824715"/>
              <w:bookmarkStart w:id="3703" w:name="_Toc121825353"/>
              <w:bookmarkStart w:id="3704" w:name="_Toc121825993"/>
              <w:bookmarkStart w:id="3705" w:name="_Toc121826857"/>
              <w:bookmarkStart w:id="3706" w:name="_Toc121834280"/>
              <w:bookmarkStart w:id="3707" w:name="_Toc125550147"/>
              <w:bookmarkStart w:id="3708" w:name="_Toc125555642"/>
              <w:bookmarkStart w:id="3709" w:name="_Toc125557514"/>
              <w:bookmarkStart w:id="3710" w:name="_Toc125559401"/>
              <w:bookmarkStart w:id="3711" w:name="_Toc125618579"/>
              <w:bookmarkStart w:id="3712" w:name="_Toc125640026"/>
              <w:bookmarkStart w:id="3713" w:name="_Toc125642241"/>
              <w:bookmarkStart w:id="3714" w:name="_Toc125974011"/>
              <w:bookmarkStart w:id="3715" w:name="_Toc125974296"/>
              <w:bookmarkStart w:id="3716" w:name="_Toc126055213"/>
              <w:bookmarkStart w:id="3717" w:name="_Toc126058005"/>
              <w:bookmarkStart w:id="3718" w:name="_Toc127182354"/>
              <w:bookmarkStart w:id="3719" w:name="_Toc127182691"/>
              <w:bookmarkStart w:id="3720" w:name="_Toc127191875"/>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3721" w:author="Kumar Baral" w:date="2022-12-12T16:54:00Z"/>
                <w:highlight w:val="yellow"/>
                <w:rPrChange w:id="3722" w:author="Kumar Baral" w:date="2022-12-12T16:18:00Z">
                  <w:rPr>
                    <w:del w:id="3723" w:author="Kumar Baral" w:date="2022-12-12T16:54:00Z"/>
                  </w:rPr>
                </w:rPrChange>
              </w:rPr>
            </w:pPr>
            <w:del w:id="3724" w:author="Kumar Baral" w:date="2022-12-12T16:54:00Z">
              <w:r w:rsidRPr="0045721D" w:rsidDel="00A04755">
                <w:rPr>
                  <w:highlight w:val="yellow"/>
                  <w:rPrChange w:id="3725" w:author="Kumar Baral" w:date="2022-12-12T16:18:00Z">
                    <w:rPr/>
                  </w:rPrChange>
                </w:rPr>
                <w:delText>77.90</w:delText>
              </w:r>
              <w:bookmarkStart w:id="3726" w:name="_Toc121824716"/>
              <w:bookmarkStart w:id="3727" w:name="_Toc121825354"/>
              <w:bookmarkStart w:id="3728" w:name="_Toc121825994"/>
              <w:bookmarkStart w:id="3729" w:name="_Toc121826858"/>
              <w:bookmarkStart w:id="3730" w:name="_Toc121834281"/>
              <w:bookmarkStart w:id="3731" w:name="_Toc125550148"/>
              <w:bookmarkStart w:id="3732" w:name="_Toc125555643"/>
              <w:bookmarkStart w:id="3733" w:name="_Toc125557515"/>
              <w:bookmarkStart w:id="3734" w:name="_Toc125559402"/>
              <w:bookmarkStart w:id="3735" w:name="_Toc125618580"/>
              <w:bookmarkStart w:id="3736" w:name="_Toc125640027"/>
              <w:bookmarkStart w:id="3737" w:name="_Toc125642242"/>
              <w:bookmarkStart w:id="3738" w:name="_Toc125974012"/>
              <w:bookmarkStart w:id="3739" w:name="_Toc125974297"/>
              <w:bookmarkStart w:id="3740" w:name="_Toc126055214"/>
              <w:bookmarkStart w:id="3741" w:name="_Toc126058006"/>
              <w:bookmarkStart w:id="3742" w:name="_Toc127182355"/>
              <w:bookmarkStart w:id="3743" w:name="_Toc127182692"/>
              <w:bookmarkStart w:id="3744" w:name="_Toc127191876"/>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3745" w:author="Kumar Baral" w:date="2022-12-12T16:54:00Z"/>
                <w:highlight w:val="yellow"/>
                <w:rPrChange w:id="3746" w:author="Kumar Baral" w:date="2022-12-12T16:18:00Z">
                  <w:rPr>
                    <w:del w:id="3747" w:author="Kumar Baral" w:date="2022-12-12T16:54:00Z"/>
                  </w:rPr>
                </w:rPrChange>
              </w:rPr>
            </w:pPr>
            <w:del w:id="3748" w:author="Kumar Baral" w:date="2022-12-12T16:54:00Z">
              <w:r w:rsidRPr="0045721D" w:rsidDel="00A04755">
                <w:rPr>
                  <w:highlight w:val="yellow"/>
                  <w:rPrChange w:id="3749" w:author="Kumar Baral" w:date="2022-12-12T16:18:00Z">
                    <w:rPr/>
                  </w:rPrChange>
                </w:rPr>
                <w:delText>37.0%</w:delText>
              </w:r>
              <w:bookmarkStart w:id="3750" w:name="_Toc121824717"/>
              <w:bookmarkStart w:id="3751" w:name="_Toc121825355"/>
              <w:bookmarkStart w:id="3752" w:name="_Toc121825995"/>
              <w:bookmarkStart w:id="3753" w:name="_Toc121826859"/>
              <w:bookmarkStart w:id="3754" w:name="_Toc121834282"/>
              <w:bookmarkStart w:id="3755" w:name="_Toc125550149"/>
              <w:bookmarkStart w:id="3756" w:name="_Toc125555644"/>
              <w:bookmarkStart w:id="3757" w:name="_Toc125557516"/>
              <w:bookmarkStart w:id="3758" w:name="_Toc125559403"/>
              <w:bookmarkStart w:id="3759" w:name="_Toc125618581"/>
              <w:bookmarkStart w:id="3760" w:name="_Toc125640028"/>
              <w:bookmarkStart w:id="3761" w:name="_Toc125642243"/>
              <w:bookmarkStart w:id="3762" w:name="_Toc125974013"/>
              <w:bookmarkStart w:id="3763" w:name="_Toc125974298"/>
              <w:bookmarkStart w:id="3764" w:name="_Toc126055215"/>
              <w:bookmarkStart w:id="3765" w:name="_Toc126058007"/>
              <w:bookmarkStart w:id="3766" w:name="_Toc127182356"/>
              <w:bookmarkStart w:id="3767" w:name="_Toc127182693"/>
              <w:bookmarkStart w:id="3768" w:name="_Toc127191877"/>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3769" w:author="Kumar Baral" w:date="2022-12-12T16:54:00Z"/>
                <w:highlight w:val="yellow"/>
                <w:rPrChange w:id="3770" w:author="Kumar Baral" w:date="2022-12-12T16:18:00Z">
                  <w:rPr>
                    <w:del w:id="3771" w:author="Kumar Baral" w:date="2022-12-12T16:54:00Z"/>
                  </w:rPr>
                </w:rPrChange>
              </w:rPr>
            </w:pPr>
            <w:del w:id="3772" w:author="Kumar Baral" w:date="2022-12-12T16:54:00Z">
              <w:r w:rsidRPr="0045721D" w:rsidDel="00A04755">
                <w:rPr>
                  <w:highlight w:val="yellow"/>
                  <w:rPrChange w:id="3773" w:author="Kumar Baral" w:date="2022-12-12T16:18:00Z">
                    <w:rPr/>
                  </w:rPrChange>
                </w:rPr>
                <w:delText>34.89</w:delText>
              </w:r>
              <w:bookmarkStart w:id="3774" w:name="_Toc121824718"/>
              <w:bookmarkStart w:id="3775" w:name="_Toc121825356"/>
              <w:bookmarkStart w:id="3776" w:name="_Toc121825996"/>
              <w:bookmarkStart w:id="3777" w:name="_Toc121826860"/>
              <w:bookmarkStart w:id="3778" w:name="_Toc121834283"/>
              <w:bookmarkStart w:id="3779" w:name="_Toc125550150"/>
              <w:bookmarkStart w:id="3780" w:name="_Toc125555645"/>
              <w:bookmarkStart w:id="3781" w:name="_Toc125557517"/>
              <w:bookmarkStart w:id="3782" w:name="_Toc125559404"/>
              <w:bookmarkStart w:id="3783" w:name="_Toc125618582"/>
              <w:bookmarkStart w:id="3784" w:name="_Toc125640029"/>
              <w:bookmarkStart w:id="3785" w:name="_Toc125642244"/>
              <w:bookmarkStart w:id="3786" w:name="_Toc125974014"/>
              <w:bookmarkStart w:id="3787" w:name="_Toc125974299"/>
              <w:bookmarkStart w:id="3788" w:name="_Toc126055216"/>
              <w:bookmarkStart w:id="3789" w:name="_Toc126058008"/>
              <w:bookmarkStart w:id="3790" w:name="_Toc127182357"/>
              <w:bookmarkStart w:id="3791" w:name="_Toc127182694"/>
              <w:bookmarkStart w:id="3792" w:name="_Toc127191878"/>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3793" w:author="Kumar Baral" w:date="2022-12-12T16:54:00Z"/>
                <w:highlight w:val="yellow"/>
                <w:rPrChange w:id="3794" w:author="Kumar Baral" w:date="2022-12-12T16:18:00Z">
                  <w:rPr>
                    <w:del w:id="3795" w:author="Kumar Baral" w:date="2022-12-12T16:54:00Z"/>
                  </w:rPr>
                </w:rPrChange>
              </w:rPr>
            </w:pPr>
            <w:del w:id="3796" w:author="Kumar Baral" w:date="2022-12-12T16:54:00Z">
              <w:r w:rsidRPr="0045721D" w:rsidDel="00A04755">
                <w:rPr>
                  <w:highlight w:val="yellow"/>
                  <w:rPrChange w:id="3797" w:author="Kumar Baral" w:date="2022-12-12T16:18:00Z">
                    <w:rPr/>
                  </w:rPrChange>
                </w:rPr>
                <w:delText>36.6%</w:delText>
              </w:r>
              <w:bookmarkStart w:id="3798" w:name="_Toc121824719"/>
              <w:bookmarkStart w:id="3799" w:name="_Toc121825357"/>
              <w:bookmarkStart w:id="3800" w:name="_Toc121825997"/>
              <w:bookmarkStart w:id="3801" w:name="_Toc121826861"/>
              <w:bookmarkStart w:id="3802" w:name="_Toc121834284"/>
              <w:bookmarkStart w:id="3803" w:name="_Toc125550151"/>
              <w:bookmarkStart w:id="3804" w:name="_Toc125555646"/>
              <w:bookmarkStart w:id="3805" w:name="_Toc125557518"/>
              <w:bookmarkStart w:id="3806" w:name="_Toc125559405"/>
              <w:bookmarkStart w:id="3807" w:name="_Toc125618583"/>
              <w:bookmarkStart w:id="3808" w:name="_Toc125640030"/>
              <w:bookmarkStart w:id="3809" w:name="_Toc125642245"/>
              <w:bookmarkStart w:id="3810" w:name="_Toc125974015"/>
              <w:bookmarkStart w:id="3811" w:name="_Toc125974300"/>
              <w:bookmarkStart w:id="3812" w:name="_Toc126055217"/>
              <w:bookmarkStart w:id="3813" w:name="_Toc126058009"/>
              <w:bookmarkStart w:id="3814" w:name="_Toc127182358"/>
              <w:bookmarkStart w:id="3815" w:name="_Toc127182695"/>
              <w:bookmarkStart w:id="3816" w:name="_Toc127191879"/>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3817" w:author="Kumar Baral" w:date="2022-12-12T16:54:00Z"/>
                <w:highlight w:val="yellow"/>
                <w:rPrChange w:id="3818" w:author="Kumar Baral" w:date="2022-12-12T16:18:00Z">
                  <w:rPr>
                    <w:del w:id="3819" w:author="Kumar Baral" w:date="2022-12-12T16:54:00Z"/>
                  </w:rPr>
                </w:rPrChange>
              </w:rPr>
            </w:pPr>
            <w:del w:id="3820" w:author="Kumar Baral" w:date="2022-12-12T16:54:00Z">
              <w:r w:rsidRPr="0045721D" w:rsidDel="00A04755">
                <w:rPr>
                  <w:highlight w:val="yellow"/>
                  <w:rPrChange w:id="3821" w:author="Kumar Baral" w:date="2022-12-12T16:18:00Z">
                    <w:rPr/>
                  </w:rPrChange>
                </w:rPr>
                <w:delText>112.79</w:delText>
              </w:r>
              <w:bookmarkStart w:id="3822" w:name="_Toc121824720"/>
              <w:bookmarkStart w:id="3823" w:name="_Toc121825358"/>
              <w:bookmarkStart w:id="3824" w:name="_Toc121825998"/>
              <w:bookmarkStart w:id="3825" w:name="_Toc121826862"/>
              <w:bookmarkStart w:id="3826" w:name="_Toc121834285"/>
              <w:bookmarkStart w:id="3827" w:name="_Toc125550152"/>
              <w:bookmarkStart w:id="3828" w:name="_Toc125555647"/>
              <w:bookmarkStart w:id="3829" w:name="_Toc125557519"/>
              <w:bookmarkStart w:id="3830" w:name="_Toc125559406"/>
              <w:bookmarkStart w:id="3831" w:name="_Toc125618584"/>
              <w:bookmarkStart w:id="3832" w:name="_Toc125640031"/>
              <w:bookmarkStart w:id="3833" w:name="_Toc125642246"/>
              <w:bookmarkStart w:id="3834" w:name="_Toc125974016"/>
              <w:bookmarkStart w:id="3835" w:name="_Toc125974301"/>
              <w:bookmarkStart w:id="3836" w:name="_Toc126055218"/>
              <w:bookmarkStart w:id="3837" w:name="_Toc126058010"/>
              <w:bookmarkStart w:id="3838" w:name="_Toc127182359"/>
              <w:bookmarkStart w:id="3839" w:name="_Toc127182696"/>
              <w:bookmarkStart w:id="3840" w:name="_Toc127191880"/>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3841" w:author="Kumar Baral" w:date="2022-12-12T16:54:00Z"/>
                <w:highlight w:val="yellow"/>
                <w:rPrChange w:id="3842" w:author="Kumar Baral" w:date="2022-12-12T16:18:00Z">
                  <w:rPr>
                    <w:del w:id="3843" w:author="Kumar Baral" w:date="2022-12-12T16:54:00Z"/>
                  </w:rPr>
                </w:rPrChange>
              </w:rPr>
            </w:pPr>
            <w:del w:id="3844" w:author="Kumar Baral" w:date="2022-12-12T16:54:00Z">
              <w:r w:rsidRPr="0045721D" w:rsidDel="00A04755">
                <w:rPr>
                  <w:highlight w:val="yellow"/>
                  <w:rPrChange w:id="3845" w:author="Kumar Baral" w:date="2022-12-12T16:18:00Z">
                    <w:rPr/>
                  </w:rPrChange>
                </w:rPr>
                <w:delText>36.9%</w:delText>
              </w:r>
              <w:bookmarkStart w:id="3846" w:name="_Toc121824721"/>
              <w:bookmarkStart w:id="3847" w:name="_Toc121825359"/>
              <w:bookmarkStart w:id="3848" w:name="_Toc121825999"/>
              <w:bookmarkStart w:id="3849" w:name="_Toc121826863"/>
              <w:bookmarkStart w:id="3850" w:name="_Toc121834286"/>
              <w:bookmarkStart w:id="3851" w:name="_Toc125550153"/>
              <w:bookmarkStart w:id="3852" w:name="_Toc125555648"/>
              <w:bookmarkStart w:id="3853" w:name="_Toc125557520"/>
              <w:bookmarkStart w:id="3854" w:name="_Toc125559407"/>
              <w:bookmarkStart w:id="3855" w:name="_Toc125618585"/>
              <w:bookmarkStart w:id="3856" w:name="_Toc125640032"/>
              <w:bookmarkStart w:id="3857" w:name="_Toc125642247"/>
              <w:bookmarkStart w:id="3858" w:name="_Toc125974017"/>
              <w:bookmarkStart w:id="3859" w:name="_Toc125974302"/>
              <w:bookmarkStart w:id="3860" w:name="_Toc126055219"/>
              <w:bookmarkStart w:id="3861" w:name="_Toc126058011"/>
              <w:bookmarkStart w:id="3862" w:name="_Toc127182360"/>
              <w:bookmarkStart w:id="3863" w:name="_Toc127182697"/>
              <w:bookmarkStart w:id="3864" w:name="_Toc127191881"/>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3865" w:author="Kumar Baral" w:date="2022-12-12T16:54:00Z"/>
                <w:highlight w:val="yellow"/>
                <w:rPrChange w:id="3866" w:author="Kumar Baral" w:date="2022-12-12T16:18:00Z">
                  <w:rPr>
                    <w:del w:id="3867" w:author="Kumar Baral" w:date="2022-12-12T16:54:00Z"/>
                  </w:rPr>
                </w:rPrChange>
              </w:rPr>
            </w:pPr>
            <w:del w:id="3868" w:author="Kumar Baral" w:date="2022-12-12T16:54:00Z">
              <w:r w:rsidRPr="0045721D" w:rsidDel="00A04755">
                <w:rPr>
                  <w:highlight w:val="yellow"/>
                  <w:rPrChange w:id="3869" w:author="Kumar Baral" w:date="2022-12-12T16:18:00Z">
                    <w:rPr/>
                  </w:rPrChange>
                </w:rPr>
                <w:delText>135.30</w:delText>
              </w:r>
              <w:bookmarkStart w:id="3870" w:name="_Toc121824722"/>
              <w:bookmarkStart w:id="3871" w:name="_Toc121825360"/>
              <w:bookmarkStart w:id="3872" w:name="_Toc121826000"/>
              <w:bookmarkStart w:id="3873" w:name="_Toc121826864"/>
              <w:bookmarkStart w:id="3874" w:name="_Toc121834287"/>
              <w:bookmarkStart w:id="3875" w:name="_Toc125550154"/>
              <w:bookmarkStart w:id="3876" w:name="_Toc125555649"/>
              <w:bookmarkStart w:id="3877" w:name="_Toc125557521"/>
              <w:bookmarkStart w:id="3878" w:name="_Toc125559408"/>
              <w:bookmarkStart w:id="3879" w:name="_Toc125618586"/>
              <w:bookmarkStart w:id="3880" w:name="_Toc125640033"/>
              <w:bookmarkStart w:id="3881" w:name="_Toc125642248"/>
              <w:bookmarkStart w:id="3882" w:name="_Toc125974018"/>
              <w:bookmarkStart w:id="3883" w:name="_Toc125974303"/>
              <w:bookmarkStart w:id="3884" w:name="_Toc126055220"/>
              <w:bookmarkStart w:id="3885" w:name="_Toc126058012"/>
              <w:bookmarkStart w:id="3886" w:name="_Toc127182361"/>
              <w:bookmarkStart w:id="3887" w:name="_Toc127182698"/>
              <w:bookmarkStart w:id="3888" w:name="_Toc127191882"/>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3889" w:author="Kumar Baral" w:date="2022-12-12T16:54:00Z"/>
                <w:highlight w:val="yellow"/>
                <w:rPrChange w:id="3890" w:author="Kumar Baral" w:date="2022-12-12T16:18:00Z">
                  <w:rPr>
                    <w:del w:id="3891" w:author="Kumar Baral" w:date="2022-12-12T16:54:00Z"/>
                  </w:rPr>
                </w:rPrChange>
              </w:rPr>
            </w:pPr>
            <w:del w:id="3892" w:author="Kumar Baral" w:date="2022-12-12T16:54:00Z">
              <w:r w:rsidRPr="0045721D" w:rsidDel="00A04755">
                <w:rPr>
                  <w:highlight w:val="yellow"/>
                  <w:rPrChange w:id="3893" w:author="Kumar Baral" w:date="2022-12-12T16:18:00Z">
                    <w:rPr/>
                  </w:rPrChange>
                </w:rPr>
                <w:delText>38.51%</w:delText>
              </w:r>
              <w:bookmarkStart w:id="3894" w:name="_Toc121824723"/>
              <w:bookmarkStart w:id="3895" w:name="_Toc121825361"/>
              <w:bookmarkStart w:id="3896" w:name="_Toc121826001"/>
              <w:bookmarkStart w:id="3897" w:name="_Toc121826865"/>
              <w:bookmarkStart w:id="3898" w:name="_Toc121834288"/>
              <w:bookmarkStart w:id="3899" w:name="_Toc125550155"/>
              <w:bookmarkStart w:id="3900" w:name="_Toc125555650"/>
              <w:bookmarkStart w:id="3901" w:name="_Toc125557522"/>
              <w:bookmarkStart w:id="3902" w:name="_Toc125559409"/>
              <w:bookmarkStart w:id="3903" w:name="_Toc125618587"/>
              <w:bookmarkStart w:id="3904" w:name="_Toc125640034"/>
              <w:bookmarkStart w:id="3905" w:name="_Toc125642249"/>
              <w:bookmarkStart w:id="3906" w:name="_Toc125974019"/>
              <w:bookmarkStart w:id="3907" w:name="_Toc125974304"/>
              <w:bookmarkStart w:id="3908" w:name="_Toc126055221"/>
              <w:bookmarkStart w:id="3909" w:name="_Toc126058013"/>
              <w:bookmarkStart w:id="3910" w:name="_Toc127182362"/>
              <w:bookmarkStart w:id="3911" w:name="_Toc127182699"/>
              <w:bookmarkStart w:id="3912" w:name="_Toc12719188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del>
          </w:p>
        </w:tc>
        <w:bookmarkStart w:id="3913" w:name="_Toc121824724"/>
        <w:bookmarkStart w:id="3914" w:name="_Toc121825362"/>
        <w:bookmarkStart w:id="3915" w:name="_Toc121826002"/>
        <w:bookmarkStart w:id="3916" w:name="_Toc121826866"/>
        <w:bookmarkStart w:id="3917" w:name="_Toc121834289"/>
        <w:bookmarkStart w:id="3918" w:name="_Toc125550156"/>
        <w:bookmarkStart w:id="3919" w:name="_Toc125555651"/>
        <w:bookmarkStart w:id="3920" w:name="_Toc125557523"/>
        <w:bookmarkStart w:id="3921" w:name="_Toc125559410"/>
        <w:bookmarkStart w:id="3922" w:name="_Toc125618588"/>
        <w:bookmarkStart w:id="3923" w:name="_Toc125640035"/>
        <w:bookmarkStart w:id="3924" w:name="_Toc125642250"/>
        <w:bookmarkStart w:id="3925" w:name="_Toc125974020"/>
        <w:bookmarkStart w:id="3926" w:name="_Toc125974305"/>
        <w:bookmarkStart w:id="3927" w:name="_Toc126055222"/>
        <w:bookmarkStart w:id="3928" w:name="_Toc126058014"/>
        <w:bookmarkStart w:id="3929" w:name="_Toc127182363"/>
        <w:bookmarkStart w:id="3930" w:name="_Toc127182700"/>
        <w:bookmarkStart w:id="3931" w:name="_Toc127191884"/>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tr>
      <w:tr w:rsidR="006238CC" w:rsidRPr="0045721D" w:rsidDel="00A04755" w14:paraId="75113595" w14:textId="7DE6762A" w:rsidTr="00E9411B">
        <w:trPr>
          <w:trHeight w:val="360"/>
          <w:jc w:val="center"/>
          <w:del w:id="3932"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3933" w:author="Kumar Baral" w:date="2022-12-12T16:54:00Z"/>
                <w:highlight w:val="yellow"/>
                <w:rPrChange w:id="3934" w:author="Kumar Baral" w:date="2022-12-12T16:18:00Z">
                  <w:rPr>
                    <w:del w:id="3935" w:author="Kumar Baral" w:date="2022-12-12T16:54:00Z"/>
                  </w:rPr>
                </w:rPrChange>
              </w:rPr>
            </w:pPr>
            <w:del w:id="3936" w:author="Kumar Baral" w:date="2022-12-12T16:54:00Z">
              <w:r w:rsidRPr="0045721D" w:rsidDel="00A04755">
                <w:rPr>
                  <w:highlight w:val="yellow"/>
                  <w:rPrChange w:id="3937" w:author="Kumar Baral" w:date="2022-12-12T16:18:00Z">
                    <w:rPr/>
                  </w:rPrChange>
                </w:rPr>
                <w:delText>Area below 3000 masl</w:delText>
              </w:r>
              <w:bookmarkStart w:id="3938" w:name="_Toc121824725"/>
              <w:bookmarkStart w:id="3939" w:name="_Toc121825363"/>
              <w:bookmarkStart w:id="3940" w:name="_Toc121826003"/>
              <w:bookmarkStart w:id="3941" w:name="_Toc121826867"/>
              <w:bookmarkStart w:id="3942" w:name="_Toc121834290"/>
              <w:bookmarkStart w:id="3943" w:name="_Toc125550157"/>
              <w:bookmarkStart w:id="3944" w:name="_Toc125555652"/>
              <w:bookmarkStart w:id="3945" w:name="_Toc125557524"/>
              <w:bookmarkStart w:id="3946" w:name="_Toc125559411"/>
              <w:bookmarkStart w:id="3947" w:name="_Toc125618589"/>
              <w:bookmarkStart w:id="3948" w:name="_Toc125640036"/>
              <w:bookmarkStart w:id="3949" w:name="_Toc125642251"/>
              <w:bookmarkStart w:id="3950" w:name="_Toc125974021"/>
              <w:bookmarkStart w:id="3951" w:name="_Toc125974306"/>
              <w:bookmarkStart w:id="3952" w:name="_Toc126055223"/>
              <w:bookmarkStart w:id="3953" w:name="_Toc126058015"/>
              <w:bookmarkStart w:id="3954" w:name="_Toc127182364"/>
              <w:bookmarkStart w:id="3955" w:name="_Toc127182701"/>
              <w:bookmarkStart w:id="3956" w:name="_Toc127191885"/>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3957" w:author="Kumar Baral" w:date="2022-12-12T16:54:00Z"/>
                <w:highlight w:val="yellow"/>
                <w:rPrChange w:id="3958" w:author="Kumar Baral" w:date="2022-12-12T16:18:00Z">
                  <w:rPr>
                    <w:del w:id="3959" w:author="Kumar Baral" w:date="2022-12-12T16:54:00Z"/>
                  </w:rPr>
                </w:rPrChange>
              </w:rPr>
            </w:pPr>
            <w:del w:id="3960" w:author="Kumar Baral" w:date="2022-12-12T16:54:00Z">
              <w:r w:rsidRPr="0045721D" w:rsidDel="00A04755">
                <w:rPr>
                  <w:highlight w:val="yellow"/>
                  <w:rPrChange w:id="3961" w:author="Kumar Baral" w:date="2022-12-12T16:18:00Z">
                    <w:rPr/>
                  </w:rPrChange>
                </w:rPr>
                <w:delText>3.06</w:delText>
              </w:r>
              <w:bookmarkStart w:id="3962" w:name="_Toc121824726"/>
              <w:bookmarkStart w:id="3963" w:name="_Toc121825364"/>
              <w:bookmarkStart w:id="3964" w:name="_Toc121826004"/>
              <w:bookmarkStart w:id="3965" w:name="_Toc121826868"/>
              <w:bookmarkStart w:id="3966" w:name="_Toc121834291"/>
              <w:bookmarkStart w:id="3967" w:name="_Toc125550158"/>
              <w:bookmarkStart w:id="3968" w:name="_Toc125555653"/>
              <w:bookmarkStart w:id="3969" w:name="_Toc125557525"/>
              <w:bookmarkStart w:id="3970" w:name="_Toc125559412"/>
              <w:bookmarkStart w:id="3971" w:name="_Toc125618590"/>
              <w:bookmarkStart w:id="3972" w:name="_Toc125640037"/>
              <w:bookmarkStart w:id="3973" w:name="_Toc125642252"/>
              <w:bookmarkStart w:id="3974" w:name="_Toc125974022"/>
              <w:bookmarkStart w:id="3975" w:name="_Toc125974307"/>
              <w:bookmarkStart w:id="3976" w:name="_Toc126055224"/>
              <w:bookmarkStart w:id="3977" w:name="_Toc126058016"/>
              <w:bookmarkStart w:id="3978" w:name="_Toc127182365"/>
              <w:bookmarkStart w:id="3979" w:name="_Toc127182702"/>
              <w:bookmarkStart w:id="3980" w:name="_Toc127191886"/>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3981" w:author="Kumar Baral" w:date="2022-12-12T16:54:00Z"/>
                <w:highlight w:val="yellow"/>
                <w:rPrChange w:id="3982" w:author="Kumar Baral" w:date="2022-12-12T16:18:00Z">
                  <w:rPr>
                    <w:del w:id="3983" w:author="Kumar Baral" w:date="2022-12-12T16:54:00Z"/>
                  </w:rPr>
                </w:rPrChange>
              </w:rPr>
            </w:pPr>
            <w:del w:id="3984" w:author="Kumar Baral" w:date="2022-12-12T16:54:00Z">
              <w:r w:rsidRPr="0045721D" w:rsidDel="00A04755">
                <w:rPr>
                  <w:highlight w:val="yellow"/>
                  <w:rPrChange w:id="3985" w:author="Kumar Baral" w:date="2022-12-12T16:18:00Z">
                    <w:rPr/>
                  </w:rPrChange>
                </w:rPr>
                <w:delText>1.5%</w:delText>
              </w:r>
              <w:bookmarkStart w:id="3986" w:name="_Toc121824727"/>
              <w:bookmarkStart w:id="3987" w:name="_Toc121825365"/>
              <w:bookmarkStart w:id="3988" w:name="_Toc121826005"/>
              <w:bookmarkStart w:id="3989" w:name="_Toc121826869"/>
              <w:bookmarkStart w:id="3990" w:name="_Toc121834292"/>
              <w:bookmarkStart w:id="3991" w:name="_Toc125550159"/>
              <w:bookmarkStart w:id="3992" w:name="_Toc125555654"/>
              <w:bookmarkStart w:id="3993" w:name="_Toc125557526"/>
              <w:bookmarkStart w:id="3994" w:name="_Toc125559413"/>
              <w:bookmarkStart w:id="3995" w:name="_Toc125618591"/>
              <w:bookmarkStart w:id="3996" w:name="_Toc125640038"/>
              <w:bookmarkStart w:id="3997" w:name="_Toc125642253"/>
              <w:bookmarkStart w:id="3998" w:name="_Toc125974023"/>
              <w:bookmarkStart w:id="3999" w:name="_Toc125974308"/>
              <w:bookmarkStart w:id="4000" w:name="_Toc126055225"/>
              <w:bookmarkStart w:id="4001" w:name="_Toc126058017"/>
              <w:bookmarkStart w:id="4002" w:name="_Toc127182366"/>
              <w:bookmarkStart w:id="4003" w:name="_Toc127182703"/>
              <w:bookmarkStart w:id="4004" w:name="_Toc127191887"/>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4005" w:author="Kumar Baral" w:date="2022-12-12T16:54:00Z"/>
                <w:highlight w:val="yellow"/>
                <w:rPrChange w:id="4006" w:author="Kumar Baral" w:date="2022-12-12T16:18:00Z">
                  <w:rPr>
                    <w:del w:id="4007" w:author="Kumar Baral" w:date="2022-12-12T16:54:00Z"/>
                  </w:rPr>
                </w:rPrChange>
              </w:rPr>
            </w:pPr>
            <w:del w:id="4008" w:author="Kumar Baral" w:date="2022-12-12T16:54:00Z">
              <w:r w:rsidRPr="0045721D" w:rsidDel="00A04755">
                <w:rPr>
                  <w:highlight w:val="yellow"/>
                  <w:rPrChange w:id="4009" w:author="Kumar Baral" w:date="2022-12-12T16:18:00Z">
                    <w:rPr/>
                  </w:rPrChange>
                </w:rPr>
                <w:delText>3.49</w:delText>
              </w:r>
              <w:bookmarkStart w:id="4010" w:name="_Toc121824728"/>
              <w:bookmarkStart w:id="4011" w:name="_Toc121825366"/>
              <w:bookmarkStart w:id="4012" w:name="_Toc121826006"/>
              <w:bookmarkStart w:id="4013" w:name="_Toc121826870"/>
              <w:bookmarkStart w:id="4014" w:name="_Toc121834293"/>
              <w:bookmarkStart w:id="4015" w:name="_Toc125550160"/>
              <w:bookmarkStart w:id="4016" w:name="_Toc125555655"/>
              <w:bookmarkStart w:id="4017" w:name="_Toc125557527"/>
              <w:bookmarkStart w:id="4018" w:name="_Toc125559414"/>
              <w:bookmarkStart w:id="4019" w:name="_Toc125618592"/>
              <w:bookmarkStart w:id="4020" w:name="_Toc125640039"/>
              <w:bookmarkStart w:id="4021" w:name="_Toc125642254"/>
              <w:bookmarkStart w:id="4022" w:name="_Toc125974024"/>
              <w:bookmarkStart w:id="4023" w:name="_Toc125974309"/>
              <w:bookmarkStart w:id="4024" w:name="_Toc126055226"/>
              <w:bookmarkStart w:id="4025" w:name="_Toc126058018"/>
              <w:bookmarkStart w:id="4026" w:name="_Toc127182367"/>
              <w:bookmarkStart w:id="4027" w:name="_Toc127182704"/>
              <w:bookmarkStart w:id="4028" w:name="_Toc127191888"/>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4029" w:author="Kumar Baral" w:date="2022-12-12T16:54:00Z"/>
                <w:highlight w:val="yellow"/>
                <w:rPrChange w:id="4030" w:author="Kumar Baral" w:date="2022-12-12T16:18:00Z">
                  <w:rPr>
                    <w:del w:id="4031" w:author="Kumar Baral" w:date="2022-12-12T16:54:00Z"/>
                  </w:rPr>
                </w:rPrChange>
              </w:rPr>
            </w:pPr>
            <w:del w:id="4032" w:author="Kumar Baral" w:date="2022-12-12T16:54:00Z">
              <w:r w:rsidRPr="0045721D" w:rsidDel="00A04755">
                <w:rPr>
                  <w:highlight w:val="yellow"/>
                  <w:rPrChange w:id="4033" w:author="Kumar Baral" w:date="2022-12-12T16:18:00Z">
                    <w:rPr/>
                  </w:rPrChange>
                </w:rPr>
                <w:delText>3.7%</w:delText>
              </w:r>
              <w:bookmarkStart w:id="4034" w:name="_Toc121824729"/>
              <w:bookmarkStart w:id="4035" w:name="_Toc121825367"/>
              <w:bookmarkStart w:id="4036" w:name="_Toc121826007"/>
              <w:bookmarkStart w:id="4037" w:name="_Toc121826871"/>
              <w:bookmarkStart w:id="4038" w:name="_Toc121834294"/>
              <w:bookmarkStart w:id="4039" w:name="_Toc125550161"/>
              <w:bookmarkStart w:id="4040" w:name="_Toc125555656"/>
              <w:bookmarkStart w:id="4041" w:name="_Toc125557528"/>
              <w:bookmarkStart w:id="4042" w:name="_Toc125559415"/>
              <w:bookmarkStart w:id="4043" w:name="_Toc125618593"/>
              <w:bookmarkStart w:id="4044" w:name="_Toc125640040"/>
              <w:bookmarkStart w:id="4045" w:name="_Toc125642255"/>
              <w:bookmarkStart w:id="4046" w:name="_Toc125974025"/>
              <w:bookmarkStart w:id="4047" w:name="_Toc125974310"/>
              <w:bookmarkStart w:id="4048" w:name="_Toc126055227"/>
              <w:bookmarkStart w:id="4049" w:name="_Toc126058019"/>
              <w:bookmarkStart w:id="4050" w:name="_Toc127182368"/>
              <w:bookmarkStart w:id="4051" w:name="_Toc127182705"/>
              <w:bookmarkStart w:id="4052" w:name="_Toc127191889"/>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4053" w:author="Kumar Baral" w:date="2022-12-12T16:54:00Z"/>
                <w:highlight w:val="yellow"/>
                <w:rPrChange w:id="4054" w:author="Kumar Baral" w:date="2022-12-12T16:18:00Z">
                  <w:rPr>
                    <w:del w:id="4055" w:author="Kumar Baral" w:date="2022-12-12T16:54:00Z"/>
                  </w:rPr>
                </w:rPrChange>
              </w:rPr>
            </w:pPr>
            <w:del w:id="4056" w:author="Kumar Baral" w:date="2022-12-12T16:54:00Z">
              <w:r w:rsidRPr="0045721D" w:rsidDel="00A04755">
                <w:rPr>
                  <w:highlight w:val="yellow"/>
                  <w:rPrChange w:id="4057" w:author="Kumar Baral" w:date="2022-12-12T16:18:00Z">
                    <w:rPr/>
                  </w:rPrChange>
                </w:rPr>
                <w:delText>6.55</w:delText>
              </w:r>
              <w:bookmarkStart w:id="4058" w:name="_Toc121824730"/>
              <w:bookmarkStart w:id="4059" w:name="_Toc121825368"/>
              <w:bookmarkStart w:id="4060" w:name="_Toc121826008"/>
              <w:bookmarkStart w:id="4061" w:name="_Toc121826872"/>
              <w:bookmarkStart w:id="4062" w:name="_Toc121834295"/>
              <w:bookmarkStart w:id="4063" w:name="_Toc125550162"/>
              <w:bookmarkStart w:id="4064" w:name="_Toc125555657"/>
              <w:bookmarkStart w:id="4065" w:name="_Toc125557529"/>
              <w:bookmarkStart w:id="4066" w:name="_Toc125559416"/>
              <w:bookmarkStart w:id="4067" w:name="_Toc125618594"/>
              <w:bookmarkStart w:id="4068" w:name="_Toc125640041"/>
              <w:bookmarkStart w:id="4069" w:name="_Toc125642256"/>
              <w:bookmarkStart w:id="4070" w:name="_Toc125974026"/>
              <w:bookmarkStart w:id="4071" w:name="_Toc125974311"/>
              <w:bookmarkStart w:id="4072" w:name="_Toc126055228"/>
              <w:bookmarkStart w:id="4073" w:name="_Toc126058020"/>
              <w:bookmarkStart w:id="4074" w:name="_Toc127182369"/>
              <w:bookmarkStart w:id="4075" w:name="_Toc127182706"/>
              <w:bookmarkStart w:id="4076" w:name="_Toc127191890"/>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4077" w:author="Kumar Baral" w:date="2022-12-12T16:54:00Z"/>
                <w:highlight w:val="yellow"/>
                <w:rPrChange w:id="4078" w:author="Kumar Baral" w:date="2022-12-12T16:18:00Z">
                  <w:rPr>
                    <w:del w:id="4079" w:author="Kumar Baral" w:date="2022-12-12T16:54:00Z"/>
                  </w:rPr>
                </w:rPrChange>
              </w:rPr>
            </w:pPr>
            <w:del w:id="4080" w:author="Kumar Baral" w:date="2022-12-12T16:54:00Z">
              <w:r w:rsidRPr="0045721D" w:rsidDel="00A04755">
                <w:rPr>
                  <w:highlight w:val="yellow"/>
                  <w:rPrChange w:id="4081" w:author="Kumar Baral" w:date="2022-12-12T16:18:00Z">
                    <w:rPr/>
                  </w:rPrChange>
                </w:rPr>
                <w:delText>2.1%</w:delText>
              </w:r>
              <w:bookmarkStart w:id="4082" w:name="_Toc121824731"/>
              <w:bookmarkStart w:id="4083" w:name="_Toc121825369"/>
              <w:bookmarkStart w:id="4084" w:name="_Toc121826009"/>
              <w:bookmarkStart w:id="4085" w:name="_Toc121826873"/>
              <w:bookmarkStart w:id="4086" w:name="_Toc121834296"/>
              <w:bookmarkStart w:id="4087" w:name="_Toc125550163"/>
              <w:bookmarkStart w:id="4088" w:name="_Toc125555658"/>
              <w:bookmarkStart w:id="4089" w:name="_Toc125557530"/>
              <w:bookmarkStart w:id="4090" w:name="_Toc125559417"/>
              <w:bookmarkStart w:id="4091" w:name="_Toc125618595"/>
              <w:bookmarkStart w:id="4092" w:name="_Toc125640042"/>
              <w:bookmarkStart w:id="4093" w:name="_Toc125642257"/>
              <w:bookmarkStart w:id="4094" w:name="_Toc125974027"/>
              <w:bookmarkStart w:id="4095" w:name="_Toc125974312"/>
              <w:bookmarkStart w:id="4096" w:name="_Toc126055229"/>
              <w:bookmarkStart w:id="4097" w:name="_Toc126058021"/>
              <w:bookmarkStart w:id="4098" w:name="_Toc127182370"/>
              <w:bookmarkStart w:id="4099" w:name="_Toc127182707"/>
              <w:bookmarkStart w:id="4100" w:name="_Toc12719189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4101" w:author="Kumar Baral" w:date="2022-12-12T16:54:00Z"/>
                <w:highlight w:val="yellow"/>
                <w:rPrChange w:id="4102" w:author="Kumar Baral" w:date="2022-12-12T16:18:00Z">
                  <w:rPr>
                    <w:del w:id="4103" w:author="Kumar Baral" w:date="2022-12-12T16:54:00Z"/>
                  </w:rPr>
                </w:rPrChange>
              </w:rPr>
            </w:pPr>
            <w:del w:id="4104" w:author="Kumar Baral" w:date="2022-12-12T16:54:00Z">
              <w:r w:rsidRPr="0045721D" w:rsidDel="00A04755">
                <w:rPr>
                  <w:highlight w:val="yellow"/>
                  <w:rPrChange w:id="4105" w:author="Kumar Baral" w:date="2022-12-12T16:18:00Z">
                    <w:rPr/>
                  </w:rPrChange>
                </w:rPr>
                <w:delText>28.30</w:delText>
              </w:r>
              <w:bookmarkStart w:id="4106" w:name="_Toc121824732"/>
              <w:bookmarkStart w:id="4107" w:name="_Toc121825370"/>
              <w:bookmarkStart w:id="4108" w:name="_Toc121826010"/>
              <w:bookmarkStart w:id="4109" w:name="_Toc121826874"/>
              <w:bookmarkStart w:id="4110" w:name="_Toc121834297"/>
              <w:bookmarkStart w:id="4111" w:name="_Toc125550164"/>
              <w:bookmarkStart w:id="4112" w:name="_Toc125555659"/>
              <w:bookmarkStart w:id="4113" w:name="_Toc125557531"/>
              <w:bookmarkStart w:id="4114" w:name="_Toc125559418"/>
              <w:bookmarkStart w:id="4115" w:name="_Toc125618596"/>
              <w:bookmarkStart w:id="4116" w:name="_Toc125640043"/>
              <w:bookmarkStart w:id="4117" w:name="_Toc125642258"/>
              <w:bookmarkStart w:id="4118" w:name="_Toc125974028"/>
              <w:bookmarkStart w:id="4119" w:name="_Toc125974313"/>
              <w:bookmarkStart w:id="4120" w:name="_Toc126055230"/>
              <w:bookmarkStart w:id="4121" w:name="_Toc126058022"/>
              <w:bookmarkStart w:id="4122" w:name="_Toc127182371"/>
              <w:bookmarkStart w:id="4123" w:name="_Toc127182708"/>
              <w:bookmarkStart w:id="4124" w:name="_Toc127191892"/>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4125" w:author="Kumar Baral" w:date="2022-12-12T16:54:00Z"/>
                <w:highlight w:val="yellow"/>
                <w:rPrChange w:id="4126" w:author="Kumar Baral" w:date="2022-12-12T16:18:00Z">
                  <w:rPr>
                    <w:del w:id="4127" w:author="Kumar Baral" w:date="2022-12-12T16:54:00Z"/>
                  </w:rPr>
                </w:rPrChange>
              </w:rPr>
            </w:pPr>
            <w:del w:id="4128" w:author="Kumar Baral" w:date="2022-12-12T16:54:00Z">
              <w:r w:rsidRPr="0045721D" w:rsidDel="00A04755">
                <w:rPr>
                  <w:highlight w:val="yellow"/>
                  <w:rPrChange w:id="4129" w:author="Kumar Baral" w:date="2022-12-12T16:18:00Z">
                    <w:rPr/>
                  </w:rPrChange>
                </w:rPr>
                <w:delText>8.06%</w:delText>
              </w:r>
              <w:bookmarkStart w:id="4130" w:name="_Toc121824733"/>
              <w:bookmarkStart w:id="4131" w:name="_Toc121825371"/>
              <w:bookmarkStart w:id="4132" w:name="_Toc121826011"/>
              <w:bookmarkStart w:id="4133" w:name="_Toc121826875"/>
              <w:bookmarkStart w:id="4134" w:name="_Toc121834298"/>
              <w:bookmarkStart w:id="4135" w:name="_Toc125550165"/>
              <w:bookmarkStart w:id="4136" w:name="_Toc125555660"/>
              <w:bookmarkStart w:id="4137" w:name="_Toc125557532"/>
              <w:bookmarkStart w:id="4138" w:name="_Toc125559419"/>
              <w:bookmarkStart w:id="4139" w:name="_Toc125618597"/>
              <w:bookmarkStart w:id="4140" w:name="_Toc125640044"/>
              <w:bookmarkStart w:id="4141" w:name="_Toc125642259"/>
              <w:bookmarkStart w:id="4142" w:name="_Toc125974029"/>
              <w:bookmarkStart w:id="4143" w:name="_Toc125974314"/>
              <w:bookmarkStart w:id="4144" w:name="_Toc126055231"/>
              <w:bookmarkStart w:id="4145" w:name="_Toc126058023"/>
              <w:bookmarkStart w:id="4146" w:name="_Toc127182372"/>
              <w:bookmarkStart w:id="4147" w:name="_Toc127182709"/>
              <w:bookmarkStart w:id="4148" w:name="_Toc127191893"/>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del>
          </w:p>
        </w:tc>
        <w:bookmarkStart w:id="4149" w:name="_Toc121824734"/>
        <w:bookmarkStart w:id="4150" w:name="_Toc121825372"/>
        <w:bookmarkStart w:id="4151" w:name="_Toc121826012"/>
        <w:bookmarkStart w:id="4152" w:name="_Toc121826876"/>
        <w:bookmarkStart w:id="4153" w:name="_Toc121834299"/>
        <w:bookmarkStart w:id="4154" w:name="_Toc125550166"/>
        <w:bookmarkStart w:id="4155" w:name="_Toc125555661"/>
        <w:bookmarkStart w:id="4156" w:name="_Toc125557533"/>
        <w:bookmarkStart w:id="4157" w:name="_Toc125559420"/>
        <w:bookmarkStart w:id="4158" w:name="_Toc125618598"/>
        <w:bookmarkStart w:id="4159" w:name="_Toc125640045"/>
        <w:bookmarkStart w:id="4160" w:name="_Toc125642260"/>
        <w:bookmarkStart w:id="4161" w:name="_Toc125974030"/>
        <w:bookmarkStart w:id="4162" w:name="_Toc125974315"/>
        <w:bookmarkStart w:id="4163" w:name="_Toc126055232"/>
        <w:bookmarkStart w:id="4164" w:name="_Toc126058024"/>
        <w:bookmarkStart w:id="4165" w:name="_Toc127182373"/>
        <w:bookmarkStart w:id="4166" w:name="_Toc127182710"/>
        <w:bookmarkStart w:id="4167" w:name="_Toc127191894"/>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tr>
      <w:tr w:rsidR="006238CC" w:rsidRPr="0045721D" w:rsidDel="00A04755" w14:paraId="2FCF56CB" w14:textId="3C5E2E89" w:rsidTr="00E9411B">
        <w:trPr>
          <w:trHeight w:val="360"/>
          <w:jc w:val="center"/>
          <w:del w:id="4168"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4169" w:author="Kumar Baral" w:date="2022-12-12T16:54:00Z"/>
                <w:highlight w:val="yellow"/>
                <w:rPrChange w:id="4170" w:author="Kumar Baral" w:date="2022-12-12T16:18:00Z">
                  <w:rPr>
                    <w:del w:id="4171" w:author="Kumar Baral" w:date="2022-12-12T16:54:00Z"/>
                  </w:rPr>
                </w:rPrChange>
              </w:rPr>
            </w:pPr>
            <w:del w:id="4172" w:author="Kumar Baral" w:date="2022-12-12T16:54:00Z">
              <w:r w:rsidRPr="0045721D" w:rsidDel="00A04755">
                <w:rPr>
                  <w:highlight w:val="yellow"/>
                  <w:rPrChange w:id="4173" w:author="Kumar Baral" w:date="2022-12-12T16:18:00Z">
                    <w:rPr/>
                  </w:rPrChange>
                </w:rPr>
                <w:delText>Total</w:delText>
              </w:r>
              <w:bookmarkStart w:id="4174" w:name="_Toc121824735"/>
              <w:bookmarkStart w:id="4175" w:name="_Toc121825373"/>
              <w:bookmarkStart w:id="4176" w:name="_Toc121826013"/>
              <w:bookmarkStart w:id="4177" w:name="_Toc121826877"/>
              <w:bookmarkStart w:id="4178" w:name="_Toc121834300"/>
              <w:bookmarkStart w:id="4179" w:name="_Toc125550167"/>
              <w:bookmarkStart w:id="4180" w:name="_Toc125555662"/>
              <w:bookmarkStart w:id="4181" w:name="_Toc125557534"/>
              <w:bookmarkStart w:id="4182" w:name="_Toc125559421"/>
              <w:bookmarkStart w:id="4183" w:name="_Toc125618599"/>
              <w:bookmarkStart w:id="4184" w:name="_Toc125640046"/>
              <w:bookmarkStart w:id="4185" w:name="_Toc125642261"/>
              <w:bookmarkStart w:id="4186" w:name="_Toc125974031"/>
              <w:bookmarkStart w:id="4187" w:name="_Toc125974316"/>
              <w:bookmarkStart w:id="4188" w:name="_Toc126055233"/>
              <w:bookmarkStart w:id="4189" w:name="_Toc126058025"/>
              <w:bookmarkStart w:id="4190" w:name="_Toc127182374"/>
              <w:bookmarkStart w:id="4191" w:name="_Toc127182711"/>
              <w:bookmarkStart w:id="4192" w:name="_Toc127191895"/>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4193" w:author="Kumar Baral" w:date="2022-12-12T16:54:00Z"/>
                <w:highlight w:val="yellow"/>
                <w:rPrChange w:id="4194" w:author="Kumar Baral" w:date="2022-12-12T16:18:00Z">
                  <w:rPr>
                    <w:del w:id="4195" w:author="Kumar Baral" w:date="2022-12-12T16:54:00Z"/>
                  </w:rPr>
                </w:rPrChange>
              </w:rPr>
            </w:pPr>
            <w:del w:id="4196" w:author="Kumar Baral" w:date="2022-12-12T16:54:00Z">
              <w:r w:rsidRPr="0045721D" w:rsidDel="00A04755">
                <w:rPr>
                  <w:highlight w:val="yellow"/>
                  <w:rPrChange w:id="4197" w:author="Kumar Baral" w:date="2022-12-12T16:18:00Z">
                    <w:rPr/>
                  </w:rPrChange>
                </w:rPr>
                <w:delText>210.79</w:delText>
              </w:r>
              <w:bookmarkStart w:id="4198" w:name="_Toc121824736"/>
              <w:bookmarkStart w:id="4199" w:name="_Toc121825374"/>
              <w:bookmarkStart w:id="4200" w:name="_Toc121826014"/>
              <w:bookmarkStart w:id="4201" w:name="_Toc121826878"/>
              <w:bookmarkStart w:id="4202" w:name="_Toc121834301"/>
              <w:bookmarkStart w:id="4203" w:name="_Toc125550168"/>
              <w:bookmarkStart w:id="4204" w:name="_Toc125555663"/>
              <w:bookmarkStart w:id="4205" w:name="_Toc125557535"/>
              <w:bookmarkStart w:id="4206" w:name="_Toc125559422"/>
              <w:bookmarkStart w:id="4207" w:name="_Toc125618600"/>
              <w:bookmarkStart w:id="4208" w:name="_Toc125640047"/>
              <w:bookmarkStart w:id="4209" w:name="_Toc125642262"/>
              <w:bookmarkStart w:id="4210" w:name="_Toc125974032"/>
              <w:bookmarkStart w:id="4211" w:name="_Toc125974317"/>
              <w:bookmarkStart w:id="4212" w:name="_Toc126055234"/>
              <w:bookmarkStart w:id="4213" w:name="_Toc126058026"/>
              <w:bookmarkStart w:id="4214" w:name="_Toc127182375"/>
              <w:bookmarkStart w:id="4215" w:name="_Toc127182712"/>
              <w:bookmarkStart w:id="4216" w:name="_Toc127191896"/>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4217" w:author="Kumar Baral" w:date="2022-12-12T16:54:00Z"/>
                <w:highlight w:val="yellow"/>
                <w:rPrChange w:id="4218" w:author="Kumar Baral" w:date="2022-12-12T16:18:00Z">
                  <w:rPr>
                    <w:del w:id="4219" w:author="Kumar Baral" w:date="2022-12-12T16:54:00Z"/>
                  </w:rPr>
                </w:rPrChange>
              </w:rPr>
            </w:pPr>
            <w:del w:id="4220" w:author="Kumar Baral" w:date="2022-12-12T16:54:00Z">
              <w:r w:rsidRPr="0045721D" w:rsidDel="00A04755">
                <w:rPr>
                  <w:highlight w:val="yellow"/>
                  <w:rPrChange w:id="4221" w:author="Kumar Baral" w:date="2022-12-12T16:18:00Z">
                    <w:rPr/>
                  </w:rPrChange>
                </w:rPr>
                <w:delText>100%</w:delText>
              </w:r>
              <w:bookmarkStart w:id="4222" w:name="_Toc121824737"/>
              <w:bookmarkStart w:id="4223" w:name="_Toc121825375"/>
              <w:bookmarkStart w:id="4224" w:name="_Toc121826015"/>
              <w:bookmarkStart w:id="4225" w:name="_Toc121826879"/>
              <w:bookmarkStart w:id="4226" w:name="_Toc121834302"/>
              <w:bookmarkStart w:id="4227" w:name="_Toc125550169"/>
              <w:bookmarkStart w:id="4228" w:name="_Toc125555664"/>
              <w:bookmarkStart w:id="4229" w:name="_Toc125557536"/>
              <w:bookmarkStart w:id="4230" w:name="_Toc125559423"/>
              <w:bookmarkStart w:id="4231" w:name="_Toc125618601"/>
              <w:bookmarkStart w:id="4232" w:name="_Toc125640048"/>
              <w:bookmarkStart w:id="4233" w:name="_Toc125642263"/>
              <w:bookmarkStart w:id="4234" w:name="_Toc125974033"/>
              <w:bookmarkStart w:id="4235" w:name="_Toc125974318"/>
              <w:bookmarkStart w:id="4236" w:name="_Toc126055235"/>
              <w:bookmarkStart w:id="4237" w:name="_Toc126058027"/>
              <w:bookmarkStart w:id="4238" w:name="_Toc127182376"/>
              <w:bookmarkStart w:id="4239" w:name="_Toc127182713"/>
              <w:bookmarkStart w:id="4240" w:name="_Toc127191897"/>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4241" w:author="Kumar Baral" w:date="2022-12-12T16:54:00Z"/>
                <w:highlight w:val="yellow"/>
                <w:rPrChange w:id="4242" w:author="Kumar Baral" w:date="2022-12-12T16:18:00Z">
                  <w:rPr>
                    <w:del w:id="4243" w:author="Kumar Baral" w:date="2022-12-12T16:54:00Z"/>
                  </w:rPr>
                </w:rPrChange>
              </w:rPr>
            </w:pPr>
            <w:del w:id="4244" w:author="Kumar Baral" w:date="2022-12-12T16:54:00Z">
              <w:r w:rsidRPr="0045721D" w:rsidDel="00A04755">
                <w:rPr>
                  <w:highlight w:val="yellow"/>
                  <w:rPrChange w:id="4245" w:author="Kumar Baral" w:date="2022-12-12T16:18:00Z">
                    <w:rPr/>
                  </w:rPrChange>
                </w:rPr>
                <w:delText>95.21</w:delText>
              </w:r>
              <w:bookmarkStart w:id="4246" w:name="_Toc121824738"/>
              <w:bookmarkStart w:id="4247" w:name="_Toc121825376"/>
              <w:bookmarkStart w:id="4248" w:name="_Toc121826016"/>
              <w:bookmarkStart w:id="4249" w:name="_Toc121826880"/>
              <w:bookmarkStart w:id="4250" w:name="_Toc121834303"/>
              <w:bookmarkStart w:id="4251" w:name="_Toc125550170"/>
              <w:bookmarkStart w:id="4252" w:name="_Toc125555665"/>
              <w:bookmarkStart w:id="4253" w:name="_Toc125557537"/>
              <w:bookmarkStart w:id="4254" w:name="_Toc125559424"/>
              <w:bookmarkStart w:id="4255" w:name="_Toc125618602"/>
              <w:bookmarkStart w:id="4256" w:name="_Toc125640049"/>
              <w:bookmarkStart w:id="4257" w:name="_Toc125642264"/>
              <w:bookmarkStart w:id="4258" w:name="_Toc125974034"/>
              <w:bookmarkStart w:id="4259" w:name="_Toc125974319"/>
              <w:bookmarkStart w:id="4260" w:name="_Toc126055236"/>
              <w:bookmarkStart w:id="4261" w:name="_Toc126058028"/>
              <w:bookmarkStart w:id="4262" w:name="_Toc127182377"/>
              <w:bookmarkStart w:id="4263" w:name="_Toc127182714"/>
              <w:bookmarkStart w:id="4264" w:name="_Toc127191898"/>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4265" w:author="Kumar Baral" w:date="2022-12-12T16:54:00Z"/>
                <w:highlight w:val="yellow"/>
                <w:rPrChange w:id="4266" w:author="Kumar Baral" w:date="2022-12-12T16:18:00Z">
                  <w:rPr>
                    <w:del w:id="4267" w:author="Kumar Baral" w:date="2022-12-12T16:54:00Z"/>
                  </w:rPr>
                </w:rPrChange>
              </w:rPr>
            </w:pPr>
            <w:del w:id="4268" w:author="Kumar Baral" w:date="2022-12-12T16:54:00Z">
              <w:r w:rsidRPr="0045721D" w:rsidDel="00A04755">
                <w:rPr>
                  <w:highlight w:val="yellow"/>
                  <w:rPrChange w:id="4269" w:author="Kumar Baral" w:date="2022-12-12T16:18:00Z">
                    <w:rPr/>
                  </w:rPrChange>
                </w:rPr>
                <w:delText>100%</w:delText>
              </w:r>
              <w:bookmarkStart w:id="4270" w:name="_Toc121824739"/>
              <w:bookmarkStart w:id="4271" w:name="_Toc121825377"/>
              <w:bookmarkStart w:id="4272" w:name="_Toc121826017"/>
              <w:bookmarkStart w:id="4273" w:name="_Toc121826881"/>
              <w:bookmarkStart w:id="4274" w:name="_Toc121834304"/>
              <w:bookmarkStart w:id="4275" w:name="_Toc125550171"/>
              <w:bookmarkStart w:id="4276" w:name="_Toc125555666"/>
              <w:bookmarkStart w:id="4277" w:name="_Toc125557538"/>
              <w:bookmarkStart w:id="4278" w:name="_Toc125559425"/>
              <w:bookmarkStart w:id="4279" w:name="_Toc125618603"/>
              <w:bookmarkStart w:id="4280" w:name="_Toc125640050"/>
              <w:bookmarkStart w:id="4281" w:name="_Toc125642265"/>
              <w:bookmarkStart w:id="4282" w:name="_Toc125974035"/>
              <w:bookmarkStart w:id="4283" w:name="_Toc125974320"/>
              <w:bookmarkStart w:id="4284" w:name="_Toc126055237"/>
              <w:bookmarkStart w:id="4285" w:name="_Toc126058029"/>
              <w:bookmarkStart w:id="4286" w:name="_Toc127182378"/>
              <w:bookmarkStart w:id="4287" w:name="_Toc127182715"/>
              <w:bookmarkStart w:id="4288" w:name="_Toc12719189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4289" w:author="Kumar Baral" w:date="2022-12-12T16:54:00Z"/>
                <w:highlight w:val="yellow"/>
                <w:rPrChange w:id="4290" w:author="Kumar Baral" w:date="2022-12-12T16:18:00Z">
                  <w:rPr>
                    <w:del w:id="4291" w:author="Kumar Baral" w:date="2022-12-12T16:54:00Z"/>
                  </w:rPr>
                </w:rPrChange>
              </w:rPr>
            </w:pPr>
            <w:del w:id="4292" w:author="Kumar Baral" w:date="2022-12-12T16:54:00Z">
              <w:r w:rsidRPr="0045721D" w:rsidDel="00A04755">
                <w:rPr>
                  <w:highlight w:val="yellow"/>
                  <w:rPrChange w:id="4293" w:author="Kumar Baral" w:date="2022-12-12T16:18:00Z">
                    <w:rPr/>
                  </w:rPrChange>
                </w:rPr>
                <w:delText>306</w:delText>
              </w:r>
              <w:bookmarkStart w:id="4294" w:name="_Toc121824740"/>
              <w:bookmarkStart w:id="4295" w:name="_Toc121825378"/>
              <w:bookmarkStart w:id="4296" w:name="_Toc121826018"/>
              <w:bookmarkStart w:id="4297" w:name="_Toc121826882"/>
              <w:bookmarkStart w:id="4298" w:name="_Toc121834305"/>
              <w:bookmarkStart w:id="4299" w:name="_Toc125550172"/>
              <w:bookmarkStart w:id="4300" w:name="_Toc125555667"/>
              <w:bookmarkStart w:id="4301" w:name="_Toc125557539"/>
              <w:bookmarkStart w:id="4302" w:name="_Toc125559426"/>
              <w:bookmarkStart w:id="4303" w:name="_Toc125618604"/>
              <w:bookmarkStart w:id="4304" w:name="_Toc125640051"/>
              <w:bookmarkStart w:id="4305" w:name="_Toc125642266"/>
              <w:bookmarkStart w:id="4306" w:name="_Toc125974036"/>
              <w:bookmarkStart w:id="4307" w:name="_Toc125974321"/>
              <w:bookmarkStart w:id="4308" w:name="_Toc126055238"/>
              <w:bookmarkStart w:id="4309" w:name="_Toc126058030"/>
              <w:bookmarkStart w:id="4310" w:name="_Toc127182379"/>
              <w:bookmarkStart w:id="4311" w:name="_Toc127182716"/>
              <w:bookmarkStart w:id="4312" w:name="_Toc127191900"/>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4313" w:author="Kumar Baral" w:date="2022-12-12T16:54:00Z"/>
                <w:highlight w:val="yellow"/>
                <w:rPrChange w:id="4314" w:author="Kumar Baral" w:date="2022-12-12T16:18:00Z">
                  <w:rPr>
                    <w:del w:id="4315" w:author="Kumar Baral" w:date="2022-12-12T16:54:00Z"/>
                  </w:rPr>
                </w:rPrChange>
              </w:rPr>
            </w:pPr>
            <w:del w:id="4316" w:author="Kumar Baral" w:date="2022-12-12T16:54:00Z">
              <w:r w:rsidRPr="0045721D" w:rsidDel="00A04755">
                <w:rPr>
                  <w:highlight w:val="yellow"/>
                  <w:rPrChange w:id="4317" w:author="Kumar Baral" w:date="2022-12-12T16:18:00Z">
                    <w:rPr/>
                  </w:rPrChange>
                </w:rPr>
                <w:delText>100%</w:delText>
              </w:r>
              <w:bookmarkStart w:id="4318" w:name="_Toc121824741"/>
              <w:bookmarkStart w:id="4319" w:name="_Toc121825379"/>
              <w:bookmarkStart w:id="4320" w:name="_Toc121826019"/>
              <w:bookmarkStart w:id="4321" w:name="_Toc121826883"/>
              <w:bookmarkStart w:id="4322" w:name="_Toc121834306"/>
              <w:bookmarkStart w:id="4323" w:name="_Toc125550173"/>
              <w:bookmarkStart w:id="4324" w:name="_Toc125555668"/>
              <w:bookmarkStart w:id="4325" w:name="_Toc125557540"/>
              <w:bookmarkStart w:id="4326" w:name="_Toc125559427"/>
              <w:bookmarkStart w:id="4327" w:name="_Toc125618605"/>
              <w:bookmarkStart w:id="4328" w:name="_Toc125640052"/>
              <w:bookmarkStart w:id="4329" w:name="_Toc125642267"/>
              <w:bookmarkStart w:id="4330" w:name="_Toc125974037"/>
              <w:bookmarkStart w:id="4331" w:name="_Toc125974322"/>
              <w:bookmarkStart w:id="4332" w:name="_Toc126055239"/>
              <w:bookmarkStart w:id="4333" w:name="_Toc126058031"/>
              <w:bookmarkStart w:id="4334" w:name="_Toc127182380"/>
              <w:bookmarkStart w:id="4335" w:name="_Toc127182717"/>
              <w:bookmarkStart w:id="4336" w:name="_Toc127191901"/>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4337" w:author="Kumar Baral" w:date="2022-12-12T16:54:00Z"/>
                <w:highlight w:val="yellow"/>
                <w:rPrChange w:id="4338" w:author="Kumar Baral" w:date="2022-12-12T16:18:00Z">
                  <w:rPr>
                    <w:del w:id="4339" w:author="Kumar Baral" w:date="2022-12-12T16:54:00Z"/>
                  </w:rPr>
                </w:rPrChange>
              </w:rPr>
            </w:pPr>
            <w:del w:id="4340" w:author="Kumar Baral" w:date="2022-12-12T16:54:00Z">
              <w:r w:rsidRPr="0045721D" w:rsidDel="00A04755">
                <w:rPr>
                  <w:highlight w:val="yellow"/>
                  <w:rPrChange w:id="4341" w:author="Kumar Baral" w:date="2022-12-12T16:18:00Z">
                    <w:rPr/>
                  </w:rPrChange>
                </w:rPr>
                <w:delText>351.30</w:delText>
              </w:r>
              <w:bookmarkStart w:id="4342" w:name="_Toc121824742"/>
              <w:bookmarkStart w:id="4343" w:name="_Toc121825380"/>
              <w:bookmarkStart w:id="4344" w:name="_Toc121826020"/>
              <w:bookmarkStart w:id="4345" w:name="_Toc121826884"/>
              <w:bookmarkStart w:id="4346" w:name="_Toc121834307"/>
              <w:bookmarkStart w:id="4347" w:name="_Toc125550174"/>
              <w:bookmarkStart w:id="4348" w:name="_Toc125555669"/>
              <w:bookmarkStart w:id="4349" w:name="_Toc125557541"/>
              <w:bookmarkStart w:id="4350" w:name="_Toc125559428"/>
              <w:bookmarkStart w:id="4351" w:name="_Toc125618606"/>
              <w:bookmarkStart w:id="4352" w:name="_Toc125640053"/>
              <w:bookmarkStart w:id="4353" w:name="_Toc125642268"/>
              <w:bookmarkStart w:id="4354" w:name="_Toc125974038"/>
              <w:bookmarkStart w:id="4355" w:name="_Toc125974323"/>
              <w:bookmarkStart w:id="4356" w:name="_Toc126055240"/>
              <w:bookmarkStart w:id="4357" w:name="_Toc126058032"/>
              <w:bookmarkStart w:id="4358" w:name="_Toc127182381"/>
              <w:bookmarkStart w:id="4359" w:name="_Toc127182718"/>
              <w:bookmarkStart w:id="4360" w:name="_Toc127191902"/>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4361" w:author="Kumar Baral" w:date="2022-12-12T16:54:00Z"/>
                <w:highlight w:val="yellow"/>
                <w:rPrChange w:id="4362" w:author="Kumar Baral" w:date="2022-12-12T16:18:00Z">
                  <w:rPr>
                    <w:del w:id="4363" w:author="Kumar Baral" w:date="2022-12-12T16:54:00Z"/>
                  </w:rPr>
                </w:rPrChange>
              </w:rPr>
            </w:pPr>
            <w:del w:id="4364" w:author="Kumar Baral" w:date="2022-12-12T16:54:00Z">
              <w:r w:rsidRPr="0045721D" w:rsidDel="00A04755">
                <w:rPr>
                  <w:highlight w:val="yellow"/>
                  <w:rPrChange w:id="4365" w:author="Kumar Baral" w:date="2022-12-12T16:18:00Z">
                    <w:rPr/>
                  </w:rPrChange>
                </w:rPr>
                <w:delText>100.00%</w:delText>
              </w:r>
              <w:bookmarkStart w:id="4366" w:name="_Toc121824743"/>
              <w:bookmarkStart w:id="4367" w:name="_Toc121825381"/>
              <w:bookmarkStart w:id="4368" w:name="_Toc121826021"/>
              <w:bookmarkStart w:id="4369" w:name="_Toc121826885"/>
              <w:bookmarkStart w:id="4370" w:name="_Toc121834308"/>
              <w:bookmarkStart w:id="4371" w:name="_Toc125550175"/>
              <w:bookmarkStart w:id="4372" w:name="_Toc125555670"/>
              <w:bookmarkStart w:id="4373" w:name="_Toc125557542"/>
              <w:bookmarkStart w:id="4374" w:name="_Toc125559429"/>
              <w:bookmarkStart w:id="4375" w:name="_Toc125618607"/>
              <w:bookmarkStart w:id="4376" w:name="_Toc125640054"/>
              <w:bookmarkStart w:id="4377" w:name="_Toc125642269"/>
              <w:bookmarkStart w:id="4378" w:name="_Toc125974039"/>
              <w:bookmarkStart w:id="4379" w:name="_Toc125974324"/>
              <w:bookmarkStart w:id="4380" w:name="_Toc126055241"/>
              <w:bookmarkStart w:id="4381" w:name="_Toc126058033"/>
              <w:bookmarkStart w:id="4382" w:name="_Toc127182382"/>
              <w:bookmarkStart w:id="4383" w:name="_Toc127182719"/>
              <w:bookmarkStart w:id="4384" w:name="_Toc127191903"/>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del>
          </w:p>
        </w:tc>
        <w:bookmarkStart w:id="4385" w:name="_Toc121824744"/>
        <w:bookmarkStart w:id="4386" w:name="_Toc121825382"/>
        <w:bookmarkStart w:id="4387" w:name="_Toc121826022"/>
        <w:bookmarkStart w:id="4388" w:name="_Toc121826886"/>
        <w:bookmarkStart w:id="4389" w:name="_Toc121834309"/>
        <w:bookmarkStart w:id="4390" w:name="_Toc125550176"/>
        <w:bookmarkStart w:id="4391" w:name="_Toc125555671"/>
        <w:bookmarkStart w:id="4392" w:name="_Toc125557543"/>
        <w:bookmarkStart w:id="4393" w:name="_Toc125559430"/>
        <w:bookmarkStart w:id="4394" w:name="_Toc125618608"/>
        <w:bookmarkStart w:id="4395" w:name="_Toc125640055"/>
        <w:bookmarkStart w:id="4396" w:name="_Toc125642270"/>
        <w:bookmarkStart w:id="4397" w:name="_Toc125974040"/>
        <w:bookmarkStart w:id="4398" w:name="_Toc125974325"/>
        <w:bookmarkStart w:id="4399" w:name="_Toc126055242"/>
        <w:bookmarkStart w:id="4400" w:name="_Toc126058034"/>
        <w:bookmarkStart w:id="4401" w:name="_Toc127182383"/>
        <w:bookmarkStart w:id="4402" w:name="_Toc127182720"/>
        <w:bookmarkStart w:id="4403" w:name="_Toc12719190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tr>
    </w:tbl>
    <w:p w14:paraId="40417713" w14:textId="042C19B6" w:rsidR="006238CC" w:rsidRPr="0045721D" w:rsidDel="00A04755" w:rsidRDefault="006238CC" w:rsidP="006238CC">
      <w:pPr>
        <w:rPr>
          <w:del w:id="4404" w:author="Kumar Baral" w:date="2022-12-12T16:54:00Z"/>
          <w:highlight w:val="yellow"/>
          <w:rPrChange w:id="4405" w:author="Kumar Baral" w:date="2022-12-12T16:18:00Z">
            <w:rPr>
              <w:del w:id="4406" w:author="Kumar Baral" w:date="2022-12-12T16:54:00Z"/>
            </w:rPr>
          </w:rPrChange>
        </w:rPr>
      </w:pPr>
      <w:bookmarkStart w:id="4407" w:name="_Toc121824745"/>
      <w:bookmarkStart w:id="4408" w:name="_Toc121825383"/>
      <w:bookmarkStart w:id="4409" w:name="_Toc121826023"/>
      <w:bookmarkStart w:id="4410" w:name="_Toc121826887"/>
      <w:bookmarkStart w:id="4411" w:name="_Toc121834310"/>
      <w:bookmarkStart w:id="4412" w:name="_Toc125550177"/>
      <w:bookmarkStart w:id="4413" w:name="_Toc125555672"/>
      <w:bookmarkStart w:id="4414" w:name="_Toc125557544"/>
      <w:bookmarkStart w:id="4415" w:name="_Toc125559431"/>
      <w:bookmarkStart w:id="4416" w:name="_Toc125618609"/>
      <w:bookmarkStart w:id="4417" w:name="_Toc125640056"/>
      <w:bookmarkStart w:id="4418" w:name="_Toc125642271"/>
      <w:bookmarkStart w:id="4419" w:name="_Toc125974041"/>
      <w:bookmarkStart w:id="4420" w:name="_Toc125974326"/>
      <w:bookmarkStart w:id="4421" w:name="_Toc126055243"/>
      <w:bookmarkStart w:id="4422" w:name="_Toc126058035"/>
      <w:bookmarkStart w:id="4423" w:name="_Toc127182384"/>
      <w:bookmarkStart w:id="4424" w:name="_Toc127182721"/>
      <w:bookmarkStart w:id="4425" w:name="_Toc127191905"/>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p>
    <w:p w14:paraId="22EA76FB" w14:textId="62F8D74C" w:rsidR="006238CC" w:rsidRPr="0045721D" w:rsidDel="00A04755" w:rsidRDefault="008F6CE4" w:rsidP="006238CC">
      <w:pPr>
        <w:keepNext/>
        <w:rPr>
          <w:del w:id="4426" w:author="Kumar Baral" w:date="2022-12-12T16:54:00Z"/>
          <w:highlight w:val="yellow"/>
          <w:rPrChange w:id="4427" w:author="Kumar Baral" w:date="2022-12-12T16:18:00Z">
            <w:rPr>
              <w:del w:id="4428" w:author="Kumar Baral" w:date="2022-12-12T16:54:00Z"/>
            </w:rPr>
          </w:rPrChange>
        </w:rPr>
      </w:pPr>
      <w:del w:id="4429" w:author="Kumar Baral" w:date="2022-12-12T16:54:00Z">
        <w:r w:rsidRPr="0045721D" w:rsidDel="00A04755">
          <w:rPr>
            <w:noProof/>
            <w:highlight w:val="yellow"/>
            <w:lang w:bidi="ne-NP"/>
            <w:rPrChange w:id="4430"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4431" w:name="_Toc121824746"/>
        <w:bookmarkStart w:id="4432" w:name="_Toc121825384"/>
        <w:bookmarkStart w:id="4433" w:name="_Toc121826024"/>
        <w:bookmarkStart w:id="4434" w:name="_Toc121826888"/>
        <w:bookmarkStart w:id="4435" w:name="_Toc121834311"/>
        <w:bookmarkStart w:id="4436" w:name="_Toc125550178"/>
        <w:bookmarkStart w:id="4437" w:name="_Toc125555673"/>
        <w:bookmarkStart w:id="4438" w:name="_Toc125557545"/>
        <w:bookmarkStart w:id="4439" w:name="_Toc125559432"/>
        <w:bookmarkStart w:id="4440" w:name="_Toc125618610"/>
        <w:bookmarkStart w:id="4441" w:name="_Toc125640057"/>
        <w:bookmarkStart w:id="4442" w:name="_Toc125642272"/>
        <w:bookmarkStart w:id="4443" w:name="_Toc125974042"/>
        <w:bookmarkStart w:id="4444" w:name="_Toc125974327"/>
        <w:bookmarkStart w:id="4445" w:name="_Toc126055244"/>
        <w:bookmarkStart w:id="4446" w:name="_Toc126058036"/>
        <w:bookmarkStart w:id="4447" w:name="_Toc127182385"/>
        <w:bookmarkStart w:id="4448" w:name="_Toc127182722"/>
        <w:bookmarkStart w:id="4449" w:name="_Toc127191906"/>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del>
    </w:p>
    <w:p w14:paraId="526587E8" w14:textId="0AD8E754" w:rsidR="006238CC" w:rsidRPr="0045721D" w:rsidDel="00A04755" w:rsidRDefault="006238CC" w:rsidP="006238CC">
      <w:pPr>
        <w:pStyle w:val="Caption"/>
        <w:rPr>
          <w:del w:id="4450" w:author="Kumar Baral" w:date="2022-12-12T16:54:00Z"/>
          <w:highlight w:val="yellow"/>
          <w:rPrChange w:id="4451" w:author="Kumar Baral" w:date="2022-12-12T16:18:00Z">
            <w:rPr>
              <w:del w:id="4452" w:author="Kumar Baral" w:date="2022-12-12T16:54:00Z"/>
            </w:rPr>
          </w:rPrChange>
        </w:rPr>
      </w:pPr>
      <w:bookmarkStart w:id="4453" w:name="_Ref72830932"/>
      <w:del w:id="4454" w:author="Kumar Baral" w:date="2022-12-12T16:54:00Z">
        <w:r w:rsidRPr="0045721D" w:rsidDel="00A04755">
          <w:rPr>
            <w:highlight w:val="yellow"/>
            <w:rPrChange w:id="4455" w:author="Kumar Baral" w:date="2022-12-12T16:18:00Z">
              <w:rPr/>
            </w:rPrChange>
          </w:rPr>
          <w:delText xml:space="preserve">Figure </w:delText>
        </w:r>
      </w:del>
      <w:del w:id="4456" w:author="Kumar Baral" w:date="2022-12-12T16:52:00Z">
        <w:r w:rsidR="003D276E" w:rsidRPr="0045721D" w:rsidDel="00A04755">
          <w:rPr>
            <w:highlight w:val="yellow"/>
            <w:rPrChange w:id="4457" w:author="Kumar Baral" w:date="2022-12-12T16:18:00Z">
              <w:rPr/>
            </w:rPrChange>
          </w:rPr>
          <w:fldChar w:fldCharType="begin"/>
        </w:r>
        <w:r w:rsidR="003D276E" w:rsidRPr="0045721D" w:rsidDel="00A04755">
          <w:rPr>
            <w:highlight w:val="yellow"/>
            <w:rPrChange w:id="4458" w:author="Kumar Baral" w:date="2022-12-12T16:18:00Z">
              <w:rPr/>
            </w:rPrChange>
          </w:rPr>
          <w:delInstrText xml:space="preserve"> STYLEREF 1 \s </w:delInstrText>
        </w:r>
        <w:r w:rsidR="003D276E" w:rsidRPr="0045721D" w:rsidDel="00A04755">
          <w:rPr>
            <w:highlight w:val="yellow"/>
            <w:rPrChange w:id="4459" w:author="Kumar Baral" w:date="2022-12-12T16:18:00Z">
              <w:rPr>
                <w:noProof/>
              </w:rPr>
            </w:rPrChange>
          </w:rPr>
          <w:fldChar w:fldCharType="separate"/>
        </w:r>
        <w:r w:rsidR="00EA54C4" w:rsidRPr="0045721D" w:rsidDel="00A04755">
          <w:rPr>
            <w:noProof/>
            <w:highlight w:val="yellow"/>
            <w:rPrChange w:id="4460" w:author="Kumar Baral" w:date="2022-12-12T16:18:00Z">
              <w:rPr>
                <w:noProof/>
              </w:rPr>
            </w:rPrChange>
          </w:rPr>
          <w:delText>2</w:delText>
        </w:r>
        <w:r w:rsidR="003D276E" w:rsidRPr="0045721D" w:rsidDel="00A04755">
          <w:rPr>
            <w:noProof/>
            <w:highlight w:val="yellow"/>
            <w:rPrChange w:id="4461" w:author="Kumar Baral" w:date="2022-12-12T16:18:00Z">
              <w:rPr>
                <w:noProof/>
              </w:rPr>
            </w:rPrChange>
          </w:rPr>
          <w:fldChar w:fldCharType="end"/>
        </w:r>
        <w:r w:rsidR="006B63D6" w:rsidRPr="0045721D" w:rsidDel="00A04755">
          <w:rPr>
            <w:highlight w:val="yellow"/>
            <w:rPrChange w:id="4462" w:author="Kumar Baral" w:date="2022-12-12T16:18:00Z">
              <w:rPr/>
            </w:rPrChange>
          </w:rPr>
          <w:noBreakHyphen/>
        </w:r>
        <w:r w:rsidR="003D276E" w:rsidRPr="0045721D" w:rsidDel="00A04755">
          <w:rPr>
            <w:highlight w:val="yellow"/>
            <w:rPrChange w:id="4463" w:author="Kumar Baral" w:date="2022-12-12T16:18:00Z">
              <w:rPr/>
            </w:rPrChange>
          </w:rPr>
          <w:fldChar w:fldCharType="begin"/>
        </w:r>
        <w:r w:rsidR="003D276E" w:rsidRPr="0045721D" w:rsidDel="00A04755">
          <w:rPr>
            <w:highlight w:val="yellow"/>
            <w:rPrChange w:id="4464" w:author="Kumar Baral" w:date="2022-12-12T16:18:00Z">
              <w:rPr/>
            </w:rPrChange>
          </w:rPr>
          <w:delInstrText xml:space="preserve"> SEQ Figure \* ARABIC \s 1 </w:delInstrText>
        </w:r>
        <w:r w:rsidR="003D276E" w:rsidRPr="0045721D" w:rsidDel="00A04755">
          <w:rPr>
            <w:highlight w:val="yellow"/>
            <w:rPrChange w:id="4465" w:author="Kumar Baral" w:date="2022-12-12T16:18:00Z">
              <w:rPr>
                <w:noProof/>
              </w:rPr>
            </w:rPrChange>
          </w:rPr>
          <w:fldChar w:fldCharType="separate"/>
        </w:r>
        <w:r w:rsidR="00EA54C4" w:rsidRPr="0045721D" w:rsidDel="00A04755">
          <w:rPr>
            <w:noProof/>
            <w:highlight w:val="yellow"/>
            <w:rPrChange w:id="4466" w:author="Kumar Baral" w:date="2022-12-12T16:18:00Z">
              <w:rPr>
                <w:noProof/>
              </w:rPr>
            </w:rPrChange>
          </w:rPr>
          <w:delText>2</w:delText>
        </w:r>
        <w:r w:rsidR="003D276E" w:rsidRPr="0045721D" w:rsidDel="00A04755">
          <w:rPr>
            <w:noProof/>
            <w:highlight w:val="yellow"/>
            <w:rPrChange w:id="4467" w:author="Kumar Baral" w:date="2022-12-12T16:18:00Z">
              <w:rPr>
                <w:noProof/>
              </w:rPr>
            </w:rPrChange>
          </w:rPr>
          <w:fldChar w:fldCharType="end"/>
        </w:r>
      </w:del>
      <w:bookmarkStart w:id="4468" w:name="_Toc62563723"/>
      <w:bookmarkEnd w:id="4453"/>
      <w:del w:id="4469" w:author="Kumar Baral" w:date="2022-12-12T16:54:00Z">
        <w:r w:rsidRPr="0045721D" w:rsidDel="00A04755">
          <w:rPr>
            <w:highlight w:val="yellow"/>
            <w:rPrChange w:id="4470" w:author="Kumar Baral" w:date="2022-12-12T16:18:00Z">
              <w:rPr/>
            </w:rPrChange>
          </w:rPr>
          <w:delText>: Catchment of Myagdi at Mangalghat station and</w:delText>
        </w:r>
        <w:r w:rsidR="00E339E3" w:rsidRPr="0045721D" w:rsidDel="00A04755">
          <w:rPr>
            <w:highlight w:val="yellow"/>
            <w:rPrChange w:id="4471" w:author="Kumar Baral" w:date="2022-12-12T16:18:00Z">
              <w:rPr/>
            </w:rPrChange>
          </w:rPr>
          <w:delText xml:space="preserve"> at</w:delText>
        </w:r>
        <w:r w:rsidRPr="0045721D" w:rsidDel="00A04755">
          <w:rPr>
            <w:highlight w:val="yellow"/>
            <w:rPrChange w:id="4472" w:author="Kumar Baral" w:date="2022-12-12T16:18:00Z">
              <w:rPr/>
            </w:rPrChange>
          </w:rPr>
          <w:delText xml:space="preserve"> </w:delText>
        </w:r>
        <w:r w:rsidR="004B5FEE" w:rsidRPr="0045721D" w:rsidDel="00A04755">
          <w:rPr>
            <w:highlight w:val="yellow"/>
            <w:rPrChange w:id="4473" w:author="Kumar Baral" w:date="2022-12-12T16:18:00Z">
              <w:rPr/>
            </w:rPrChange>
          </w:rPr>
          <w:delText xml:space="preserve">different headworks of </w:delText>
        </w:r>
        <w:r w:rsidRPr="0045721D" w:rsidDel="00A04755">
          <w:rPr>
            <w:highlight w:val="yellow"/>
            <w:rPrChange w:id="4474" w:author="Kumar Baral" w:date="2022-12-12T16:18:00Z">
              <w:rPr/>
            </w:rPrChange>
          </w:rPr>
          <w:delText>Myagdi Khola Hydropower Project</w:delText>
        </w:r>
        <w:bookmarkStart w:id="4475" w:name="_Toc121824747"/>
        <w:bookmarkStart w:id="4476" w:name="_Toc121825385"/>
        <w:bookmarkStart w:id="4477" w:name="_Toc121826025"/>
        <w:bookmarkStart w:id="4478" w:name="_Toc121826889"/>
        <w:bookmarkStart w:id="4479" w:name="_Toc121834312"/>
        <w:bookmarkStart w:id="4480" w:name="_Toc125550179"/>
        <w:bookmarkStart w:id="4481" w:name="_Toc125555674"/>
        <w:bookmarkStart w:id="4482" w:name="_Toc125557546"/>
        <w:bookmarkStart w:id="4483" w:name="_Toc125559433"/>
        <w:bookmarkStart w:id="4484" w:name="_Toc125618611"/>
        <w:bookmarkStart w:id="4485" w:name="_Toc125640058"/>
        <w:bookmarkStart w:id="4486" w:name="_Toc125642273"/>
        <w:bookmarkStart w:id="4487" w:name="_Toc125974043"/>
        <w:bookmarkStart w:id="4488" w:name="_Toc125974328"/>
        <w:bookmarkStart w:id="4489" w:name="_Toc126055245"/>
        <w:bookmarkStart w:id="4490" w:name="_Toc126058037"/>
        <w:bookmarkStart w:id="4491" w:name="_Toc127182386"/>
        <w:bookmarkStart w:id="4492" w:name="_Toc127182723"/>
        <w:bookmarkStart w:id="4493" w:name="_Toc127191907"/>
        <w:bookmarkEnd w:id="4468"/>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del>
    </w:p>
    <w:p w14:paraId="1C1BABAC" w14:textId="017EF6AC" w:rsidR="006238CC" w:rsidRPr="0045721D" w:rsidDel="00A04755" w:rsidRDefault="006238CC" w:rsidP="006238CC">
      <w:pPr>
        <w:rPr>
          <w:del w:id="4494" w:author="Kumar Baral" w:date="2022-12-12T16:54:00Z"/>
          <w:highlight w:val="yellow"/>
          <w:rPrChange w:id="4495" w:author="Kumar Baral" w:date="2022-12-12T16:18:00Z">
            <w:rPr>
              <w:del w:id="4496" w:author="Kumar Baral" w:date="2022-12-12T16:54:00Z"/>
            </w:rPr>
          </w:rPrChange>
        </w:rPr>
      </w:pPr>
      <w:del w:id="4497" w:author="Kumar Baral" w:date="2022-12-12T16:54:00Z">
        <w:r w:rsidRPr="0045721D" w:rsidDel="00A04755">
          <w:rPr>
            <w:highlight w:val="yellow"/>
            <w:rPrChange w:id="4498"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4499" w:author="Kumar Baral" w:date="2022-12-12T16:18:00Z">
              <w:rPr/>
            </w:rPrChange>
          </w:rPr>
          <w:delText xml:space="preserve"> </w:delText>
        </w:r>
        <w:r w:rsidR="00A80D5B" w:rsidRPr="0045721D" w:rsidDel="00A04755">
          <w:rPr>
            <w:highlight w:val="yellow"/>
            <w:rPrChange w:id="4500" w:author="Kumar Baral" w:date="2022-12-12T16:18:00Z">
              <w:rPr/>
            </w:rPrChange>
          </w:rPr>
          <w:fldChar w:fldCharType="begin"/>
        </w:r>
        <w:r w:rsidR="00A80D5B" w:rsidRPr="0045721D" w:rsidDel="00A04755">
          <w:rPr>
            <w:highlight w:val="yellow"/>
            <w:rPrChange w:id="4501"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4502" w:author="Kumar Baral" w:date="2022-12-12T16:18:00Z">
              <w:rPr>
                <w:highlight w:val="yellow"/>
              </w:rPr>
            </w:rPrChange>
          </w:rPr>
        </w:r>
        <w:r w:rsidR="00A80D5B" w:rsidRPr="0045721D" w:rsidDel="00A04755">
          <w:rPr>
            <w:highlight w:val="yellow"/>
            <w:rPrChange w:id="4503" w:author="Kumar Baral" w:date="2022-12-12T16:18:00Z">
              <w:rPr/>
            </w:rPrChange>
          </w:rPr>
          <w:fldChar w:fldCharType="separate"/>
        </w:r>
        <w:r w:rsidR="00EA54C4" w:rsidRPr="0045721D" w:rsidDel="00A04755">
          <w:rPr>
            <w:highlight w:val="yellow"/>
            <w:rPrChange w:id="4504" w:author="Kumar Baral" w:date="2022-12-12T16:18:00Z">
              <w:rPr/>
            </w:rPrChange>
          </w:rPr>
          <w:delText xml:space="preserve">Figure </w:delText>
        </w:r>
        <w:r w:rsidR="00EA54C4" w:rsidRPr="0045721D" w:rsidDel="00A04755">
          <w:rPr>
            <w:noProof/>
            <w:highlight w:val="yellow"/>
            <w:rPrChange w:id="4505" w:author="Kumar Baral" w:date="2022-12-12T16:18:00Z">
              <w:rPr>
                <w:noProof/>
              </w:rPr>
            </w:rPrChange>
          </w:rPr>
          <w:delText>2</w:delText>
        </w:r>
        <w:r w:rsidR="00EA54C4" w:rsidRPr="0045721D" w:rsidDel="00A04755">
          <w:rPr>
            <w:highlight w:val="yellow"/>
            <w:rPrChange w:id="4506" w:author="Kumar Baral" w:date="2022-12-12T16:18:00Z">
              <w:rPr/>
            </w:rPrChange>
          </w:rPr>
          <w:noBreakHyphen/>
        </w:r>
        <w:r w:rsidR="00EA54C4" w:rsidRPr="0045721D" w:rsidDel="00A04755">
          <w:rPr>
            <w:noProof/>
            <w:highlight w:val="yellow"/>
            <w:rPrChange w:id="4507" w:author="Kumar Baral" w:date="2022-12-12T16:18:00Z">
              <w:rPr>
                <w:noProof/>
              </w:rPr>
            </w:rPrChange>
          </w:rPr>
          <w:delText>2</w:delText>
        </w:r>
        <w:r w:rsidR="00A80D5B" w:rsidRPr="0045721D" w:rsidDel="00A04755">
          <w:rPr>
            <w:highlight w:val="yellow"/>
            <w:rPrChange w:id="4508" w:author="Kumar Baral" w:date="2022-12-12T16:18:00Z">
              <w:rPr/>
            </w:rPrChange>
          </w:rPr>
          <w:fldChar w:fldCharType="end"/>
        </w:r>
        <w:r w:rsidR="00A80D5B" w:rsidRPr="0045721D" w:rsidDel="00A04755">
          <w:rPr>
            <w:highlight w:val="yellow"/>
            <w:rPrChange w:id="4509" w:author="Kumar Baral" w:date="2022-12-12T16:18:00Z">
              <w:rPr/>
            </w:rPrChange>
          </w:rPr>
          <w:delText xml:space="preserve"> and</w:delText>
        </w:r>
        <w:r w:rsidRPr="0045721D" w:rsidDel="00A04755">
          <w:rPr>
            <w:highlight w:val="yellow"/>
            <w:rPrChange w:id="4510" w:author="Kumar Baral" w:date="2022-12-12T16:18:00Z">
              <w:rPr/>
            </w:rPrChange>
          </w:rPr>
          <w:delText xml:space="preserve"> </w:delText>
        </w:r>
        <w:r w:rsidR="00FE5FBC" w:rsidRPr="0045721D" w:rsidDel="00A04755">
          <w:rPr>
            <w:highlight w:val="yellow"/>
            <w:rPrChange w:id="4511" w:author="Kumar Baral" w:date="2022-12-12T16:18:00Z">
              <w:rPr/>
            </w:rPrChange>
          </w:rPr>
          <w:fldChar w:fldCharType="begin"/>
        </w:r>
        <w:r w:rsidR="00FE5FBC" w:rsidRPr="0045721D" w:rsidDel="00A04755">
          <w:rPr>
            <w:highlight w:val="yellow"/>
            <w:rPrChange w:id="4512"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4513" w:author="Kumar Baral" w:date="2022-12-12T16:18:00Z">
              <w:rPr>
                <w:highlight w:val="yellow"/>
              </w:rPr>
            </w:rPrChange>
          </w:rPr>
        </w:r>
        <w:r w:rsidR="00FE5FBC" w:rsidRPr="0045721D" w:rsidDel="00A04755">
          <w:rPr>
            <w:highlight w:val="yellow"/>
            <w:rPrChange w:id="4514" w:author="Kumar Baral" w:date="2022-12-12T16:18:00Z">
              <w:rPr/>
            </w:rPrChange>
          </w:rPr>
          <w:fldChar w:fldCharType="separate"/>
        </w:r>
        <w:r w:rsidR="00EA54C4" w:rsidRPr="0045721D" w:rsidDel="00A04755">
          <w:rPr>
            <w:highlight w:val="yellow"/>
            <w:rPrChange w:id="4515" w:author="Kumar Baral" w:date="2022-12-12T16:18:00Z">
              <w:rPr/>
            </w:rPrChange>
          </w:rPr>
          <w:delText xml:space="preserve">Figure </w:delText>
        </w:r>
        <w:r w:rsidR="00EA54C4" w:rsidRPr="0045721D" w:rsidDel="00A04755">
          <w:rPr>
            <w:noProof/>
            <w:highlight w:val="yellow"/>
            <w:rPrChange w:id="4516" w:author="Kumar Baral" w:date="2022-12-12T16:18:00Z">
              <w:rPr>
                <w:noProof/>
              </w:rPr>
            </w:rPrChange>
          </w:rPr>
          <w:delText>2</w:delText>
        </w:r>
        <w:r w:rsidR="00EA54C4" w:rsidRPr="0045721D" w:rsidDel="00A04755">
          <w:rPr>
            <w:highlight w:val="yellow"/>
            <w:rPrChange w:id="4517" w:author="Kumar Baral" w:date="2022-12-12T16:18:00Z">
              <w:rPr/>
            </w:rPrChange>
          </w:rPr>
          <w:noBreakHyphen/>
        </w:r>
        <w:r w:rsidR="00EA54C4" w:rsidRPr="0045721D" w:rsidDel="00A04755">
          <w:rPr>
            <w:noProof/>
            <w:highlight w:val="yellow"/>
            <w:rPrChange w:id="4518" w:author="Kumar Baral" w:date="2022-12-12T16:18:00Z">
              <w:rPr>
                <w:noProof/>
              </w:rPr>
            </w:rPrChange>
          </w:rPr>
          <w:delText>3</w:delText>
        </w:r>
        <w:r w:rsidR="00FE5FBC" w:rsidRPr="0045721D" w:rsidDel="00A04755">
          <w:rPr>
            <w:highlight w:val="yellow"/>
            <w:rPrChange w:id="4519" w:author="Kumar Baral" w:date="2022-12-12T16:18:00Z">
              <w:rPr/>
            </w:rPrChange>
          </w:rPr>
          <w:fldChar w:fldCharType="end"/>
        </w:r>
        <w:r w:rsidRPr="0045721D" w:rsidDel="00A04755">
          <w:rPr>
            <w:highlight w:val="yellow"/>
            <w:rPrChange w:id="4520" w:author="Kumar Baral" w:date="2022-12-12T16:18:00Z">
              <w:rPr/>
            </w:rPrChange>
          </w:rPr>
          <w:delText>.</w:delText>
        </w:r>
        <w:bookmarkStart w:id="4521" w:name="_Toc121824748"/>
        <w:bookmarkStart w:id="4522" w:name="_Toc121825386"/>
        <w:bookmarkStart w:id="4523" w:name="_Toc121826026"/>
        <w:bookmarkStart w:id="4524" w:name="_Toc121826890"/>
        <w:bookmarkStart w:id="4525" w:name="_Toc121834313"/>
        <w:bookmarkStart w:id="4526" w:name="_Toc125550180"/>
        <w:bookmarkStart w:id="4527" w:name="_Toc125555675"/>
        <w:bookmarkStart w:id="4528" w:name="_Toc125557547"/>
        <w:bookmarkStart w:id="4529" w:name="_Toc125559434"/>
        <w:bookmarkStart w:id="4530" w:name="_Toc125618612"/>
        <w:bookmarkStart w:id="4531" w:name="_Toc125640059"/>
        <w:bookmarkStart w:id="4532" w:name="_Toc125642274"/>
        <w:bookmarkStart w:id="4533" w:name="_Toc125974044"/>
        <w:bookmarkStart w:id="4534" w:name="_Toc125974329"/>
        <w:bookmarkStart w:id="4535" w:name="_Toc126055246"/>
        <w:bookmarkStart w:id="4536" w:name="_Toc126058038"/>
        <w:bookmarkStart w:id="4537" w:name="_Toc127182387"/>
        <w:bookmarkStart w:id="4538" w:name="_Toc127182724"/>
        <w:bookmarkStart w:id="4539" w:name="_Toc127191908"/>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del>
    </w:p>
    <w:p w14:paraId="574293CB" w14:textId="1FD0B128" w:rsidR="006238CC" w:rsidRPr="0045721D" w:rsidDel="00A04755" w:rsidRDefault="008F6CE4" w:rsidP="006238CC">
      <w:pPr>
        <w:keepNext/>
        <w:rPr>
          <w:del w:id="4540" w:author="Kumar Baral" w:date="2022-12-12T16:54:00Z"/>
          <w:highlight w:val="yellow"/>
          <w:rPrChange w:id="4541" w:author="Kumar Baral" w:date="2022-12-12T16:18:00Z">
            <w:rPr>
              <w:del w:id="4542" w:author="Kumar Baral" w:date="2022-12-12T16:54:00Z"/>
            </w:rPr>
          </w:rPrChange>
        </w:rPr>
      </w:pPr>
      <w:del w:id="4543" w:author="Kumar Baral" w:date="2022-12-12T16:54:00Z">
        <w:r w:rsidRPr="0045721D" w:rsidDel="00A04755">
          <w:rPr>
            <w:noProof/>
            <w:highlight w:val="yellow"/>
            <w:lang w:bidi="ne-NP"/>
            <w:rPrChange w:id="4544"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4545" w:name="_Toc121824749"/>
        <w:bookmarkStart w:id="4546" w:name="_Toc121825387"/>
        <w:bookmarkStart w:id="4547" w:name="_Toc121826027"/>
        <w:bookmarkStart w:id="4548" w:name="_Toc121826891"/>
        <w:bookmarkStart w:id="4549" w:name="_Toc121834314"/>
        <w:bookmarkStart w:id="4550" w:name="_Toc125550181"/>
        <w:bookmarkStart w:id="4551" w:name="_Toc125555676"/>
        <w:bookmarkStart w:id="4552" w:name="_Toc125557548"/>
        <w:bookmarkStart w:id="4553" w:name="_Toc125559435"/>
        <w:bookmarkStart w:id="4554" w:name="_Toc125618613"/>
        <w:bookmarkStart w:id="4555" w:name="_Toc125640060"/>
        <w:bookmarkStart w:id="4556" w:name="_Toc125642275"/>
        <w:bookmarkStart w:id="4557" w:name="_Toc125974045"/>
        <w:bookmarkStart w:id="4558" w:name="_Toc125974330"/>
        <w:bookmarkStart w:id="4559" w:name="_Toc126055247"/>
        <w:bookmarkStart w:id="4560" w:name="_Toc126058039"/>
        <w:bookmarkStart w:id="4561" w:name="_Toc127182388"/>
        <w:bookmarkStart w:id="4562" w:name="_Toc127182725"/>
        <w:bookmarkStart w:id="4563" w:name="_Toc127191909"/>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del>
    </w:p>
    <w:p w14:paraId="41E3497F" w14:textId="1FB58126" w:rsidR="006238CC" w:rsidRPr="006238CC" w:rsidDel="00A04755" w:rsidRDefault="006238CC" w:rsidP="006238CC">
      <w:pPr>
        <w:pStyle w:val="Caption"/>
        <w:rPr>
          <w:del w:id="4564" w:author="Kumar Baral" w:date="2022-12-12T16:54:00Z"/>
        </w:rPr>
      </w:pPr>
      <w:bookmarkStart w:id="4565" w:name="_Ref72830869"/>
      <w:del w:id="4566" w:author="Kumar Baral" w:date="2022-12-12T16:54:00Z">
        <w:r w:rsidRPr="0045721D" w:rsidDel="00A04755">
          <w:rPr>
            <w:highlight w:val="yellow"/>
            <w:rPrChange w:id="4567" w:author="Kumar Baral" w:date="2022-12-12T16:18:00Z">
              <w:rPr/>
            </w:rPrChange>
          </w:rPr>
          <w:delText xml:space="preserve">Figure </w:delText>
        </w:r>
      </w:del>
      <w:del w:id="4568" w:author="Kumar Baral" w:date="2022-12-12T16:52:00Z">
        <w:r w:rsidR="003D276E" w:rsidRPr="0045721D" w:rsidDel="00A04755">
          <w:rPr>
            <w:highlight w:val="yellow"/>
            <w:rPrChange w:id="4569" w:author="Kumar Baral" w:date="2022-12-12T16:18:00Z">
              <w:rPr/>
            </w:rPrChange>
          </w:rPr>
          <w:fldChar w:fldCharType="begin"/>
        </w:r>
        <w:r w:rsidR="003D276E" w:rsidRPr="0045721D" w:rsidDel="00A04755">
          <w:rPr>
            <w:highlight w:val="yellow"/>
            <w:rPrChange w:id="4570" w:author="Kumar Baral" w:date="2022-12-12T16:18:00Z">
              <w:rPr/>
            </w:rPrChange>
          </w:rPr>
          <w:delInstrText xml:space="preserve"> STYLEREF 1 \s </w:delInstrText>
        </w:r>
        <w:r w:rsidR="003D276E" w:rsidRPr="0045721D" w:rsidDel="00A04755">
          <w:rPr>
            <w:highlight w:val="yellow"/>
            <w:rPrChange w:id="4571" w:author="Kumar Baral" w:date="2022-12-12T16:18:00Z">
              <w:rPr>
                <w:noProof/>
              </w:rPr>
            </w:rPrChange>
          </w:rPr>
          <w:fldChar w:fldCharType="separate"/>
        </w:r>
        <w:r w:rsidR="00EA54C4" w:rsidRPr="0045721D" w:rsidDel="00A04755">
          <w:rPr>
            <w:noProof/>
            <w:highlight w:val="yellow"/>
            <w:rPrChange w:id="4572" w:author="Kumar Baral" w:date="2022-12-12T16:18:00Z">
              <w:rPr>
                <w:noProof/>
              </w:rPr>
            </w:rPrChange>
          </w:rPr>
          <w:delText>2</w:delText>
        </w:r>
        <w:r w:rsidR="003D276E" w:rsidRPr="0045721D" w:rsidDel="00A04755">
          <w:rPr>
            <w:noProof/>
            <w:highlight w:val="yellow"/>
            <w:rPrChange w:id="4573" w:author="Kumar Baral" w:date="2022-12-12T16:18:00Z">
              <w:rPr>
                <w:noProof/>
              </w:rPr>
            </w:rPrChange>
          </w:rPr>
          <w:fldChar w:fldCharType="end"/>
        </w:r>
        <w:r w:rsidR="006B63D6" w:rsidRPr="0045721D" w:rsidDel="00A04755">
          <w:rPr>
            <w:highlight w:val="yellow"/>
            <w:rPrChange w:id="4574" w:author="Kumar Baral" w:date="2022-12-12T16:18:00Z">
              <w:rPr/>
            </w:rPrChange>
          </w:rPr>
          <w:noBreakHyphen/>
        </w:r>
        <w:r w:rsidR="003D276E" w:rsidRPr="0045721D" w:rsidDel="00A04755">
          <w:rPr>
            <w:highlight w:val="yellow"/>
            <w:rPrChange w:id="4575" w:author="Kumar Baral" w:date="2022-12-12T16:18:00Z">
              <w:rPr/>
            </w:rPrChange>
          </w:rPr>
          <w:fldChar w:fldCharType="begin"/>
        </w:r>
        <w:r w:rsidR="003D276E" w:rsidRPr="0045721D" w:rsidDel="00A04755">
          <w:rPr>
            <w:highlight w:val="yellow"/>
            <w:rPrChange w:id="4576" w:author="Kumar Baral" w:date="2022-12-12T16:18:00Z">
              <w:rPr/>
            </w:rPrChange>
          </w:rPr>
          <w:delInstrText xml:space="preserve"> SEQ Figure \* ARABIC \s 1 </w:delInstrText>
        </w:r>
        <w:r w:rsidR="003D276E" w:rsidRPr="0045721D" w:rsidDel="00A04755">
          <w:rPr>
            <w:highlight w:val="yellow"/>
            <w:rPrChange w:id="4577" w:author="Kumar Baral" w:date="2022-12-12T16:18:00Z">
              <w:rPr>
                <w:noProof/>
              </w:rPr>
            </w:rPrChange>
          </w:rPr>
          <w:fldChar w:fldCharType="separate"/>
        </w:r>
        <w:r w:rsidR="00EA54C4" w:rsidRPr="0045721D" w:rsidDel="00A04755">
          <w:rPr>
            <w:noProof/>
            <w:highlight w:val="yellow"/>
            <w:rPrChange w:id="4578" w:author="Kumar Baral" w:date="2022-12-12T16:18:00Z">
              <w:rPr>
                <w:noProof/>
              </w:rPr>
            </w:rPrChange>
          </w:rPr>
          <w:delText>3</w:delText>
        </w:r>
        <w:r w:rsidR="003D276E" w:rsidRPr="0045721D" w:rsidDel="00A04755">
          <w:rPr>
            <w:noProof/>
            <w:highlight w:val="yellow"/>
            <w:rPrChange w:id="4579" w:author="Kumar Baral" w:date="2022-12-12T16:18:00Z">
              <w:rPr>
                <w:noProof/>
              </w:rPr>
            </w:rPrChange>
          </w:rPr>
          <w:fldChar w:fldCharType="end"/>
        </w:r>
      </w:del>
      <w:bookmarkStart w:id="4580" w:name="_Toc62563724"/>
      <w:bookmarkEnd w:id="4565"/>
      <w:del w:id="4581" w:author="Kumar Baral" w:date="2022-12-12T16:54:00Z">
        <w:r w:rsidRPr="0045721D" w:rsidDel="00A04755">
          <w:rPr>
            <w:highlight w:val="yellow"/>
            <w:rPrChange w:id="4582" w:author="Kumar Baral" w:date="2022-12-12T16:18:00Z">
              <w:rPr/>
            </w:rPrChange>
          </w:rPr>
          <w:delText>: Elevation wise area distribution of Catchment at Intake</w:delText>
        </w:r>
        <w:bookmarkStart w:id="4583" w:name="_Toc121824750"/>
        <w:bookmarkStart w:id="4584" w:name="_Toc121825388"/>
        <w:bookmarkStart w:id="4585" w:name="_Toc121826028"/>
        <w:bookmarkStart w:id="4586" w:name="_Toc121826892"/>
        <w:bookmarkStart w:id="4587" w:name="_Toc121834315"/>
        <w:bookmarkStart w:id="4588" w:name="_Toc125550182"/>
        <w:bookmarkStart w:id="4589" w:name="_Toc125555677"/>
        <w:bookmarkStart w:id="4590" w:name="_Toc125557549"/>
        <w:bookmarkStart w:id="4591" w:name="_Toc125559436"/>
        <w:bookmarkStart w:id="4592" w:name="_Toc125618614"/>
        <w:bookmarkStart w:id="4593" w:name="_Toc125640061"/>
        <w:bookmarkStart w:id="4594" w:name="_Toc125642276"/>
        <w:bookmarkStart w:id="4595" w:name="_Toc125974046"/>
        <w:bookmarkStart w:id="4596" w:name="_Toc125974331"/>
        <w:bookmarkStart w:id="4597" w:name="_Toc126055248"/>
        <w:bookmarkStart w:id="4598" w:name="_Toc126058040"/>
        <w:bookmarkStart w:id="4599" w:name="_Toc127182389"/>
        <w:bookmarkStart w:id="4600" w:name="_Toc127182726"/>
        <w:bookmarkStart w:id="4601" w:name="_Toc127191910"/>
        <w:bookmarkEnd w:id="4580"/>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del>
    </w:p>
    <w:p w14:paraId="4787682D" w14:textId="384A7AEC" w:rsidR="006238CC" w:rsidRDefault="006238CC" w:rsidP="001F4328">
      <w:pPr>
        <w:pStyle w:val="Heading2"/>
      </w:pPr>
      <w:bookmarkStart w:id="4602" w:name="_Toc454649651"/>
      <w:bookmarkStart w:id="4603" w:name="_Toc477261916"/>
      <w:bookmarkStart w:id="4604" w:name="_Toc23762112"/>
      <w:bookmarkStart w:id="4605" w:name="_Toc68879954"/>
      <w:bookmarkStart w:id="4606" w:name="_Toc127191911"/>
      <w:bookmarkEnd w:id="1839"/>
      <w:bookmarkEnd w:id="1840"/>
      <w:bookmarkEnd w:id="1841"/>
      <w:bookmarkEnd w:id="1842"/>
      <w:bookmarkEnd w:id="1843"/>
      <w:bookmarkEnd w:id="1844"/>
      <w:r w:rsidRPr="006238CC">
        <w:t>Climate</w:t>
      </w:r>
      <w:bookmarkEnd w:id="4602"/>
      <w:bookmarkEnd w:id="4603"/>
      <w:bookmarkEnd w:id="4604"/>
      <w:bookmarkEnd w:id="4605"/>
      <w:bookmarkEnd w:id="4606"/>
    </w:p>
    <w:p w14:paraId="0139159F" w14:textId="38B0AF7F" w:rsidR="000C7DC9" w:rsidRPr="008A7711" w:rsidRDefault="000C7DC9" w:rsidP="000C7DC9">
      <w:pPr>
        <w:rPr>
          <w:rFonts w:cstheme="minorBidi"/>
        </w:rPr>
      </w:pPr>
      <w:r w:rsidRPr="008A7711">
        <w:rPr>
          <w:rFonts w:cstheme="minorBidi"/>
        </w:rPr>
        <w:t xml:space="preserve">Climate is a major factor influencing the water cycle and hydrology of a region. </w:t>
      </w:r>
      <w:ins w:id="4607" w:author="Kumar Baral" w:date="2023-02-13T11:21:00Z">
        <w:r w:rsidR="00F23E72" w:rsidRPr="008A7711">
          <w:t>Precipitation patterns</w:t>
        </w:r>
        <w:r w:rsidR="00F23E72">
          <w:rPr>
            <w:rFonts w:cstheme="minorBidi"/>
          </w:rPr>
          <w:t xml:space="preserve">, </w:t>
        </w:r>
      </w:ins>
      <w:ins w:id="4608" w:author="Kumar Baral" w:date="2023-02-13T11:22:00Z">
        <w:r w:rsidR="00F23E72">
          <w:t>t</w:t>
        </w:r>
      </w:ins>
      <w:ins w:id="4609" w:author="Kumar Baral" w:date="2023-02-13T11:21:00Z">
        <w:r w:rsidR="00F23E72" w:rsidRPr="008A7711">
          <w:t>emperature</w:t>
        </w:r>
        <w:r w:rsidR="00F23E72">
          <w:rPr>
            <w:rFonts w:cstheme="minorBidi"/>
          </w:rPr>
          <w:t>,</w:t>
        </w:r>
        <w:r w:rsidR="00F23E72" w:rsidRPr="00F23E72">
          <w:t xml:space="preserve"> </w:t>
        </w:r>
      </w:ins>
      <w:ins w:id="4610" w:author="Kumar Baral" w:date="2023-02-13T11:22:00Z">
        <w:r w:rsidR="00F23E72">
          <w:t>a</w:t>
        </w:r>
      </w:ins>
      <w:ins w:id="4611" w:author="Kumar Baral" w:date="2023-02-13T11:21:00Z">
        <w:r w:rsidR="00F23E72" w:rsidRPr="008A7711">
          <w:t>tmospheric circulation</w:t>
        </w:r>
      </w:ins>
      <w:ins w:id="4612" w:author="Kumar Baral" w:date="2023-02-13T11:22:00Z">
        <w:r w:rsidR="00F23E72">
          <w:t>,</w:t>
        </w:r>
      </w:ins>
      <w:ins w:id="4613" w:author="Kumar Baral" w:date="2023-02-13T11:21:00Z">
        <w:r w:rsidR="00F23E72">
          <w:rPr>
            <w:rFonts w:cstheme="minorBidi"/>
          </w:rPr>
          <w:t xml:space="preserve"> </w:t>
        </w:r>
      </w:ins>
      <w:ins w:id="4614" w:author="Kumar Baral" w:date="2023-02-13T11:22:00Z">
        <w:r w:rsidR="00F23E72">
          <w:t>cl</w:t>
        </w:r>
      </w:ins>
      <w:ins w:id="4615" w:author="Kumar Baral" w:date="2023-02-13T11:21:00Z">
        <w:r w:rsidR="00F23E72" w:rsidRPr="008A7711">
          <w:t>imate extremes</w:t>
        </w:r>
      </w:ins>
      <w:ins w:id="4616" w:author="Kumar Baral" w:date="2023-02-13T11:22:00Z">
        <w:r w:rsidR="00F23E72">
          <w:t>,</w:t>
        </w:r>
      </w:ins>
      <w:ins w:id="4617" w:author="Kumar Baral" w:date="2023-02-13T11:21:00Z">
        <w:r w:rsidR="00F23E72" w:rsidRPr="00F23E72">
          <w:rPr>
            <w:rFonts w:cstheme="minorBidi"/>
          </w:rPr>
          <w:t xml:space="preserve"> </w:t>
        </w:r>
        <w:r w:rsidR="00F23E72" w:rsidRPr="008A7711">
          <w:rPr>
            <w:rFonts w:cstheme="minorBidi"/>
          </w:rPr>
          <w:t xml:space="preserve">Land use and land cover changes </w:t>
        </w:r>
      </w:ins>
      <w:del w:id="4618" w:author="Kumar Baral" w:date="2023-02-13T11:22:00Z">
        <w:r w:rsidRPr="008A7711" w:rsidDel="00F23E72">
          <w:rPr>
            <w:rFonts w:cstheme="minorBidi"/>
          </w:rPr>
          <w:delText>The following</w:delText>
        </w:r>
      </w:del>
      <w:ins w:id="4619" w:author="Kumar Baral" w:date="2023-02-13T11:22:00Z">
        <w:r w:rsidR="00F23E72">
          <w:rPr>
            <w:rFonts w:cstheme="minorBidi"/>
          </w:rPr>
          <w:t>are the</w:t>
        </w:r>
      </w:ins>
      <w:r w:rsidRPr="008A7711">
        <w:rPr>
          <w:rFonts w:cstheme="minorBidi"/>
        </w:rPr>
        <w:t xml:space="preserve"> aspects of climate </w:t>
      </w:r>
      <w:ins w:id="4620" w:author="Kumar Baral" w:date="2023-02-13T11:22:00Z">
        <w:r w:rsidR="00F23E72">
          <w:rPr>
            <w:rFonts w:cstheme="minorBidi"/>
          </w:rPr>
          <w:t xml:space="preserve">that </w:t>
        </w:r>
      </w:ins>
      <w:r w:rsidRPr="008A7711">
        <w:rPr>
          <w:rFonts w:cstheme="minorBidi"/>
        </w:rPr>
        <w:t>should be considered when preparing a report on the impact of climate on hydrology:</w:t>
      </w:r>
    </w:p>
    <w:p w14:paraId="05FF32BB" w14:textId="5052373A" w:rsidR="000C7DC9" w:rsidRPr="008A7711" w:rsidDel="00F23E72" w:rsidRDefault="000C7DC9" w:rsidP="000C7DC9">
      <w:pPr>
        <w:pStyle w:val="ListParagraph"/>
        <w:numPr>
          <w:ilvl w:val="0"/>
          <w:numId w:val="136"/>
        </w:numPr>
        <w:spacing w:before="0" w:after="160" w:line="259" w:lineRule="auto"/>
        <w:jc w:val="left"/>
        <w:rPr>
          <w:del w:id="4621" w:author="Kumar Baral" w:date="2023-02-13T11:21:00Z"/>
        </w:rPr>
      </w:pPr>
      <w:del w:id="4622" w:author="Kumar Baral" w:date="2023-02-13T11:21:00Z">
        <w:r w:rsidRPr="008A7711" w:rsidDel="00F23E72">
          <w:delText>Precipitation patterns: The amount, frequency, and distribution of precipitation in a region greatly affect the water balance and runoff.</w:delText>
        </w:r>
      </w:del>
    </w:p>
    <w:p w14:paraId="2A49EBBB" w14:textId="74758179" w:rsidR="000C7DC9" w:rsidRPr="008A7711" w:rsidDel="00F23E72" w:rsidRDefault="000C7DC9" w:rsidP="000C7DC9">
      <w:pPr>
        <w:pStyle w:val="ListParagraph"/>
        <w:numPr>
          <w:ilvl w:val="0"/>
          <w:numId w:val="136"/>
        </w:numPr>
        <w:spacing w:before="0" w:after="160" w:line="259" w:lineRule="auto"/>
        <w:jc w:val="left"/>
        <w:rPr>
          <w:del w:id="4623" w:author="Kumar Baral" w:date="2023-02-13T11:21:00Z"/>
        </w:rPr>
      </w:pPr>
      <w:del w:id="4624" w:author="Kumar Baral" w:date="2023-02-13T11:21:00Z">
        <w:r w:rsidRPr="008A7711" w:rsidDel="00F23E72">
          <w:delText>Temperature: Temperature influences the rate of evaporation and snowmelt, which can affect runoff and water supply.</w:delText>
        </w:r>
      </w:del>
    </w:p>
    <w:p w14:paraId="70E521F5" w14:textId="5AF4EED3" w:rsidR="000C7DC9" w:rsidRPr="008A7711" w:rsidDel="00F23E72" w:rsidRDefault="000C7DC9" w:rsidP="000C7DC9">
      <w:pPr>
        <w:pStyle w:val="ListParagraph"/>
        <w:numPr>
          <w:ilvl w:val="0"/>
          <w:numId w:val="136"/>
        </w:numPr>
        <w:spacing w:before="0" w:after="160" w:line="259" w:lineRule="auto"/>
        <w:jc w:val="left"/>
        <w:rPr>
          <w:del w:id="4625" w:author="Kumar Baral" w:date="2023-02-13T11:21:00Z"/>
        </w:rPr>
      </w:pPr>
      <w:del w:id="4626" w:author="Kumar Baral" w:date="2023-02-13T11:21:00Z">
        <w:r w:rsidRPr="008A7711" w:rsidDel="00F23E72">
          <w:delText>Atmospheric circulation: The distribution of pressure systems and prevailing wind patterns can alter the amount and distribution of precipitation in a region.</w:delText>
        </w:r>
      </w:del>
    </w:p>
    <w:p w14:paraId="21549753" w14:textId="6535DCC5" w:rsidR="000C7DC9" w:rsidRPr="008A7711" w:rsidDel="00F23E72" w:rsidRDefault="000C7DC9" w:rsidP="000C7DC9">
      <w:pPr>
        <w:pStyle w:val="ListParagraph"/>
        <w:numPr>
          <w:ilvl w:val="0"/>
          <w:numId w:val="136"/>
        </w:numPr>
        <w:spacing w:before="0" w:after="160" w:line="259" w:lineRule="auto"/>
        <w:jc w:val="left"/>
        <w:rPr>
          <w:del w:id="4627" w:author="Kumar Baral" w:date="2023-02-13T11:21:00Z"/>
        </w:rPr>
      </w:pPr>
      <w:del w:id="4628" w:author="Kumar Baral" w:date="2023-02-13T11:21:00Z">
        <w:r w:rsidRPr="008A7711" w:rsidDel="00F23E72">
          <w:delText>Climate variability and change: Climate variability and change can alter precipitation patterns, temperature, and atmospheric circulation, which can have significant impacts on the hydrology of a region.</w:delText>
        </w:r>
      </w:del>
    </w:p>
    <w:p w14:paraId="453E08D1" w14:textId="35AFF3F1" w:rsidR="000C7DC9" w:rsidDel="00F23E72" w:rsidRDefault="000C7DC9" w:rsidP="000C7DC9">
      <w:pPr>
        <w:pStyle w:val="ListParagraph"/>
        <w:numPr>
          <w:ilvl w:val="0"/>
          <w:numId w:val="136"/>
        </w:numPr>
        <w:spacing w:before="0" w:after="160" w:line="259" w:lineRule="auto"/>
        <w:jc w:val="left"/>
        <w:rPr>
          <w:del w:id="4629" w:author="Kumar Baral" w:date="2023-02-13T11:21:00Z"/>
        </w:rPr>
      </w:pPr>
      <w:del w:id="4630" w:author="Kumar Baral" w:date="2023-02-13T11:21:00Z">
        <w:r w:rsidRPr="008A7711" w:rsidDel="00F23E72">
          <w:delText>Climate extremes: Climate extremes, such as droughts and floods, can have severe impacts on water resources, including water availability and quality.</w:delText>
        </w:r>
      </w:del>
    </w:p>
    <w:p w14:paraId="77E52692" w14:textId="189E30B7" w:rsidR="000C7DC9" w:rsidRPr="008A7711" w:rsidDel="00F23E72" w:rsidRDefault="000C7DC9" w:rsidP="000C7DC9">
      <w:pPr>
        <w:pStyle w:val="ListParagraph"/>
        <w:numPr>
          <w:ilvl w:val="0"/>
          <w:numId w:val="136"/>
        </w:numPr>
        <w:spacing w:before="0" w:after="160" w:line="259" w:lineRule="auto"/>
        <w:jc w:val="left"/>
        <w:rPr>
          <w:del w:id="4631" w:author="Kumar Baral" w:date="2023-02-13T11:21:00Z"/>
          <w:rFonts w:cstheme="minorBidi"/>
        </w:rPr>
      </w:pPr>
      <w:del w:id="4632" w:author="Kumar Baral" w:date="2023-02-13T11:21:00Z">
        <w:r w:rsidRPr="008A7711" w:rsidDel="00F23E72">
          <w:rPr>
            <w:rFonts w:cstheme="minorBidi"/>
          </w:rPr>
          <w:delText>Snowpack and glaciers: Snowpack and glaciers store large amounts of water, which can be an important source of water in many regions. Climate change can alter snowpack and glacier dynamics, which can have impacts on water availability and water resources.</w:delText>
        </w:r>
      </w:del>
    </w:p>
    <w:p w14:paraId="2D05976A" w14:textId="45405B67" w:rsidR="000C7DC9" w:rsidRPr="008A7711" w:rsidDel="00F23E72" w:rsidRDefault="000C7DC9" w:rsidP="000C7DC9">
      <w:pPr>
        <w:pStyle w:val="ListParagraph"/>
        <w:numPr>
          <w:ilvl w:val="0"/>
          <w:numId w:val="136"/>
        </w:numPr>
        <w:spacing w:before="0" w:after="160" w:line="259" w:lineRule="auto"/>
        <w:jc w:val="left"/>
        <w:rPr>
          <w:del w:id="4633" w:author="Kumar Baral" w:date="2023-02-13T11:21:00Z"/>
        </w:rPr>
      </w:pPr>
      <w:del w:id="4634" w:author="Kumar Baral" w:date="2023-02-13T11:21:00Z">
        <w:r w:rsidRPr="008A7711" w:rsidDel="00F23E72">
          <w:rPr>
            <w:rFonts w:cstheme="minorBidi"/>
          </w:rPr>
          <w:delText>Land use and land cover changes: Climate change can also impact hydrology through changes in land use and land cover. Deforestation, urbanization, and other forms of land use change can alter the water balance and runoff in a region.</w:delText>
        </w:r>
      </w:del>
    </w:p>
    <w:p w14:paraId="4A8E9865" w14:textId="623BC113" w:rsidR="000C7DC9" w:rsidDel="00F23E72" w:rsidRDefault="000C7DC9" w:rsidP="000C7DC9">
      <w:pPr>
        <w:rPr>
          <w:del w:id="4635" w:author="Kumar Baral" w:date="2023-02-13T11:22:00Z"/>
        </w:rPr>
      </w:pPr>
      <w:del w:id="4636" w:author="Kumar Baral" w:date="2023-02-13T11:22:00Z">
        <w:r w:rsidRPr="008A7711" w:rsidDel="00F23E72">
          <w:rPr>
            <w:rFonts w:cstheme="minorBidi"/>
          </w:rPr>
          <w:delTex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delText>
        </w:r>
      </w:del>
    </w:p>
    <w:p w14:paraId="790962C1" w14:textId="704655EE" w:rsidR="00F23E72" w:rsidRPr="008A7711" w:rsidRDefault="000C7DC9" w:rsidP="000C7DC9">
      <w:pPr>
        <w:rPr>
          <w:rFonts w:cstheme="minorBidi"/>
        </w:rPr>
      </w:pPr>
      <w:del w:id="4637" w:author="Kumar Baral" w:date="2023-02-13T11:22:00Z">
        <w:r w:rsidRPr="008A7711" w:rsidDel="00F23E72">
          <w:rPr>
            <w:rFonts w:cstheme="minorBidi"/>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ins w:id="4638" w:author="Kumar Baral" w:date="2023-02-13T11:18:00Z">
        <w:r w:rsidR="00F23E72">
          <w:rPr>
            <w:rFonts w:cstheme="minorBidi"/>
          </w:rPr>
          <w:t xml:space="preserve">The climatological data (1991-1994) of Chapakot published by DHM is </w:t>
        </w:r>
      </w:ins>
      <w:ins w:id="4639" w:author="Kumar Baral" w:date="2023-02-13T14:07:00Z">
        <w:r w:rsidR="00141D16">
          <w:rPr>
            <w:rFonts w:cstheme="minorBidi"/>
          </w:rPr>
          <w:t>considered. The</w:t>
        </w:r>
      </w:ins>
      <w:ins w:id="4640" w:author="Kumar Baral" w:date="2023-02-13T11:19:00Z">
        <w:r w:rsidR="00F23E72">
          <w:rPr>
            <w:rFonts w:cstheme="minorBidi"/>
          </w:rPr>
          <w:t xml:space="preserve"> absolute maximum and minimum temperature is 42</w:t>
        </w:r>
      </w:ins>
      <w:ins w:id="4641" w:author="Kumar Baral" w:date="2023-02-13T11:23:00Z">
        <w:r w:rsidR="00F23E72">
          <w:rPr>
            <w:rFonts w:cstheme="minorBidi"/>
            <w:vertAlign w:val="superscript"/>
          </w:rPr>
          <w:t>0</w:t>
        </w:r>
        <w:r w:rsidR="00F23E72">
          <w:rPr>
            <w:rFonts w:cstheme="minorBidi"/>
          </w:rPr>
          <w:t xml:space="preserve"> </w:t>
        </w:r>
      </w:ins>
      <w:ins w:id="4642" w:author="Kumar Baral" w:date="2023-02-13T11:19:00Z">
        <w:r w:rsidR="00F23E72">
          <w:rPr>
            <w:rFonts w:cstheme="minorBidi"/>
          </w:rPr>
          <w:t xml:space="preserve">C and </w:t>
        </w:r>
      </w:ins>
      <w:ins w:id="4643" w:author="Kumar Baral" w:date="2023-02-13T11:23:00Z">
        <w:r w:rsidR="00F23E72">
          <w:rPr>
            <w:rFonts w:cstheme="minorBidi"/>
          </w:rPr>
          <w:t>4</w:t>
        </w:r>
        <w:r w:rsidR="00F23E72">
          <w:rPr>
            <w:rFonts w:cstheme="minorBidi"/>
            <w:vertAlign w:val="superscript"/>
          </w:rPr>
          <w:t>0</w:t>
        </w:r>
        <w:r w:rsidR="00F23E72">
          <w:rPr>
            <w:rFonts w:cstheme="minorBidi"/>
          </w:rPr>
          <w:t xml:space="preserve"> C</w:t>
        </w:r>
      </w:ins>
      <w:ins w:id="4644" w:author="Kumar Baral" w:date="2023-02-13T11:20:00Z">
        <w:r w:rsidR="00F23E72">
          <w:rPr>
            <w:rFonts w:cstheme="minorBidi"/>
          </w:rPr>
          <w:t xml:space="preserve"> respectively and relative humidity is </w:t>
        </w:r>
      </w:ins>
      <w:ins w:id="4645" w:author="Kumar Baral" w:date="2023-02-13T11:24:00Z">
        <w:r w:rsidR="00F23E72">
          <w:rPr>
            <w:rFonts w:cstheme="minorBidi"/>
          </w:rPr>
          <w:t>between</w:t>
        </w:r>
      </w:ins>
      <w:ins w:id="4646" w:author="Kumar Baral" w:date="2023-02-13T11:20:00Z">
        <w:r w:rsidR="00F23E72">
          <w:rPr>
            <w:rFonts w:cstheme="minorBidi"/>
          </w:rPr>
          <w:t xml:space="preserve"> 47 and 90 </w:t>
        </w:r>
      </w:ins>
      <w:ins w:id="4647" w:author="Kumar Baral" w:date="2023-02-13T11:24:00Z">
        <w:r w:rsidR="00F23E72">
          <w:rPr>
            <w:rFonts w:cstheme="minorBidi"/>
          </w:rPr>
          <w:t>percent</w:t>
        </w:r>
      </w:ins>
      <w:ins w:id="4648" w:author="Kumar Baral" w:date="2023-02-13T11:20:00Z">
        <w:r w:rsidR="00F23E72">
          <w:rPr>
            <w:rFonts w:cstheme="minorBidi"/>
          </w:rPr>
          <w:t xml:space="preserve"> depending on the time variation (UFSR, 2008)</w:t>
        </w:r>
      </w:ins>
      <w:r w:rsidR="00F70819">
        <w:rPr>
          <w:rFonts w:cstheme="minorBidi"/>
        </w:rPr>
        <w:t>.</w:t>
      </w:r>
    </w:p>
    <w:p w14:paraId="2AD746AF" w14:textId="77777777" w:rsidR="00F23E72" w:rsidRDefault="00F23E72" w:rsidP="00F23E72">
      <w:pPr>
        <w:pStyle w:val="Heading2"/>
        <w:ind w:left="630" w:hanging="666"/>
        <w:rPr>
          <w:ins w:id="4649" w:author="Kumar Baral" w:date="2023-02-13T11:25:00Z"/>
        </w:rPr>
      </w:pPr>
      <w:bookmarkStart w:id="4650" w:name="_Toc127191912"/>
      <w:ins w:id="4651" w:author="Kumar Baral" w:date="2023-02-13T11:25:00Z">
        <w:r>
          <w:t>Basin Rainfall</w:t>
        </w:r>
        <w:bookmarkEnd w:id="4650"/>
      </w:ins>
    </w:p>
    <w:p w14:paraId="14B3D16C" w14:textId="77777777" w:rsidR="00F23E72" w:rsidRDefault="00F23E72" w:rsidP="00F23E72">
      <w:pPr>
        <w:rPr>
          <w:ins w:id="4652" w:author="Kumar Baral" w:date="2023-02-13T11:25:00Z"/>
        </w:rPr>
      </w:pPr>
      <w:ins w:id="4653" w:author="Kumar Baral" w:date="2023-02-13T11:25:00Z">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ins>
    </w:p>
    <w:p w14:paraId="5175E823" w14:textId="6FE3B18D" w:rsidR="00F23E72" w:rsidRPr="005C2E26" w:rsidRDefault="00F23E72" w:rsidP="00F23E72">
      <w:pPr>
        <w:rPr>
          <w:ins w:id="4654" w:author="Kumar Baral" w:date="2023-02-13T11:25:00Z"/>
          <w:rFonts w:cstheme="minorBidi"/>
        </w:rPr>
      </w:pPr>
      <w:ins w:id="4655" w:author="Kumar Baral" w:date="2023-02-13T11:25:00Z">
        <w:r>
          <w:rPr>
            <w:rFonts w:eastAsiaTheme="minorHAnsi" w:cstheme="minorBidi"/>
            <w:szCs w:val="22"/>
          </w:rPr>
          <w:t xml:space="preserve">The average annual basin rainfall is 1897 mm. The catchment is medium precipitation type with respect the basin rainfall. The </w:t>
        </w:r>
      </w:ins>
      <w:ins w:id="4656" w:author="Kumar Baral" w:date="2023-02-13T14:09:00Z">
        <w:r w:rsidR="00141D16">
          <w:rPr>
            <w:rFonts w:eastAsiaTheme="minorHAnsi" w:cstheme="minorBidi"/>
            <w:szCs w:val="22"/>
          </w:rPr>
          <w:t>24-hour</w:t>
        </w:r>
      </w:ins>
      <w:ins w:id="4657" w:author="Kumar Baral" w:date="2023-02-13T11:25:00Z">
        <w:r>
          <w:rPr>
            <w:rFonts w:eastAsiaTheme="minorHAnsi" w:cstheme="minorBidi"/>
            <w:szCs w:val="22"/>
          </w:rPr>
          <w:t xml:space="preserve"> maximum precipitation is 324 mm, which is one sixth of the average annual rainfall indicating potential hydrological risk (UFSR, 2008).</w:t>
        </w:r>
      </w:ins>
    </w:p>
    <w:p w14:paraId="1C5A842E" w14:textId="77777777" w:rsidR="000C7DC9" w:rsidRPr="000C7DC9" w:rsidRDefault="000C7DC9" w:rsidP="000C7DC9"/>
    <w:p w14:paraId="369B6CB4" w14:textId="1DC27C5C" w:rsidR="006238CC" w:rsidRDefault="0045721D" w:rsidP="001F4328">
      <w:pPr>
        <w:pStyle w:val="Heading2"/>
        <w:rPr>
          <w:ins w:id="4658" w:author="Kumar Baral" w:date="2022-12-12T16:20:00Z"/>
        </w:rPr>
      </w:pPr>
      <w:bookmarkStart w:id="4659" w:name="_Toc62563952"/>
      <w:bookmarkStart w:id="4660" w:name="_Toc127191913"/>
      <w:bookmarkStart w:id="4661" w:name="_Toc454649675"/>
      <w:bookmarkStart w:id="4662" w:name="_Toc477261948"/>
      <w:bookmarkStart w:id="4663" w:name="_Toc23762144"/>
      <w:bookmarkStart w:id="4664" w:name="_Toc68879985"/>
      <w:ins w:id="4665" w:author="Kumar Baral" w:date="2022-12-12T16:18:00Z">
        <w:r>
          <w:t>Available Data</w:t>
        </w:r>
      </w:ins>
      <w:bookmarkEnd w:id="4659"/>
      <w:bookmarkEnd w:id="4660"/>
    </w:p>
    <w:p w14:paraId="1C3BA6CF" w14:textId="5FCDCB04" w:rsidR="0045721D" w:rsidRDefault="0045721D">
      <w:pPr>
        <w:pStyle w:val="Heading3"/>
      </w:pPr>
      <w:bookmarkStart w:id="4666" w:name="_Ref121774566"/>
      <w:bookmarkStart w:id="4667" w:name="_Toc127191914"/>
      <w:ins w:id="4668" w:author="Kumar Baral" w:date="2022-12-12T16:20:00Z">
        <w:r>
          <w:t xml:space="preserve">Hydrological </w:t>
        </w:r>
      </w:ins>
      <w:ins w:id="4669" w:author="Kumar Baral" w:date="2022-12-12T16:21:00Z">
        <w:r>
          <w:t>Data</w:t>
        </w:r>
      </w:ins>
      <w:bookmarkEnd w:id="4666"/>
      <w:bookmarkEnd w:id="4667"/>
    </w:p>
    <w:p w14:paraId="270C7456" w14:textId="059ADF17" w:rsidR="000C7DC9" w:rsidDel="00757369" w:rsidRDefault="000C7DC9" w:rsidP="000C7DC9">
      <w:pPr>
        <w:rPr>
          <w:del w:id="4670" w:author="Kumar Baral" w:date="2023-02-12T12:42:00Z"/>
        </w:rPr>
      </w:pPr>
      <w:r>
        <w:t xml:space="preserve">There is a provision of daily data recording station at the intake of the Jhimruk project.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090B0670" w14:textId="506BDC4B" w:rsidR="00650ED4" w:rsidRPr="0045721D" w:rsidDel="00F23E72" w:rsidRDefault="000C7DC9">
      <w:pPr>
        <w:rPr>
          <w:del w:id="4671" w:author="Kumar Baral" w:date="2023-02-13T11:25:00Z"/>
        </w:rPr>
        <w:pPrChange w:id="4672" w:author="Kumar Baral" w:date="2022-12-12T16:20:00Z">
          <w:pPr>
            <w:pStyle w:val="Heading2"/>
          </w:pPr>
        </w:pPrChange>
      </w:pPr>
      <w:del w:id="4673"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4674" w:author="Kumar Baral" w:date="2023-02-10T16:15:00Z">
        <w:r w:rsidDel="00352BC0">
          <w:delText xml:space="preserve">Jhimruk </w:delText>
        </w:r>
      </w:del>
      <w:del w:id="4675"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3B48E881" w:rsidR="006238CC" w:rsidDel="00F23E72" w:rsidRDefault="006238CC" w:rsidP="006238CC">
      <w:pPr>
        <w:keepNext/>
        <w:rPr>
          <w:del w:id="4676" w:author="Kumar Baral" w:date="2023-02-13T11:25:00Z"/>
        </w:rPr>
      </w:pPr>
      <w:del w:id="4677" w:author="Kumar Baral" w:date="2023-02-13T11:25:00Z">
        <w:r w:rsidRPr="006238CC" w:rsidDel="00F23E72">
          <w:br w:type="page"/>
        </w:r>
      </w:del>
    </w:p>
    <w:p w14:paraId="092023C9" w14:textId="684406E1" w:rsidR="000C7DC9" w:rsidDel="00F23E72" w:rsidRDefault="000C7DC9" w:rsidP="000C7DC9">
      <w:pPr>
        <w:pStyle w:val="Heading2"/>
        <w:ind w:left="630" w:hanging="666"/>
        <w:rPr>
          <w:del w:id="4678" w:author="Kumar Baral" w:date="2023-02-13T11:24:00Z"/>
        </w:rPr>
      </w:pPr>
      <w:bookmarkStart w:id="4679" w:name="_Toc62563953"/>
    </w:p>
    <w:p w14:paraId="2FC52111" w14:textId="6BB59660" w:rsidR="000C7DC9" w:rsidDel="00F23E72" w:rsidRDefault="000C7DC9" w:rsidP="000C7DC9">
      <w:pPr>
        <w:rPr>
          <w:del w:id="4680" w:author="Kumar Baral" w:date="2023-02-13T11:25:00Z"/>
        </w:rPr>
      </w:pPr>
      <w:del w:id="4681" w:author="Kumar Baral" w:date="2023-02-13T11:25:00Z">
        <w:r w:rsidRPr="008A7711" w:rsidDel="00F23E72">
          <w:rPr>
            <w:rFonts w:eastAsiaTheme="minorHAnsi" w:cstheme="minorBidi"/>
            <w:szCs w:val="22"/>
          </w:rPr>
          <w:delTex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delText>
        </w:r>
        <w:r w:rsidRPr="008A7711" w:rsidDel="00F23E72">
          <w:rPr>
            <w:rFonts w:cstheme="minorBidi"/>
          </w:rPr>
          <w:delText>.</w:delText>
        </w:r>
      </w:del>
    </w:p>
    <w:p w14:paraId="389244E5" w14:textId="393F30B4" w:rsidR="000C7DC9" w:rsidRPr="00A77FE5" w:rsidDel="00A642B3" w:rsidRDefault="000C7DC9" w:rsidP="000C7DC9">
      <w:pPr>
        <w:spacing w:after="160" w:line="259" w:lineRule="auto"/>
        <w:rPr>
          <w:del w:id="4682" w:author="Kumar Baral" w:date="2023-02-13T09:53:00Z"/>
          <w:rFonts w:eastAsiaTheme="minorHAnsi" w:cstheme="minorBidi"/>
          <w:szCs w:val="22"/>
        </w:rPr>
      </w:pPr>
      <w:del w:id="4683" w:author="Kumar Baral" w:date="2023-02-13T09:53:00Z">
        <w:r w:rsidRPr="00A77FE5" w:rsidDel="00A642B3">
          <w:rPr>
            <w:rFonts w:eastAsiaTheme="minorHAnsi" w:cstheme="minorBidi"/>
            <w:szCs w:val="22"/>
          </w:rPr>
          <w:delTex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delText>
        </w:r>
      </w:del>
    </w:p>
    <w:p w14:paraId="5E69D61D" w14:textId="59243B59" w:rsidR="000C7DC9" w:rsidRPr="00A77FE5" w:rsidDel="00A642B3" w:rsidRDefault="000C7DC9" w:rsidP="000C7DC9">
      <w:pPr>
        <w:spacing w:before="0" w:after="160" w:line="259" w:lineRule="auto"/>
        <w:rPr>
          <w:del w:id="4684" w:author="Kumar Baral" w:date="2023-02-13T09:53:00Z"/>
          <w:rFonts w:eastAsiaTheme="minorHAnsi" w:cstheme="minorBidi"/>
          <w:szCs w:val="22"/>
        </w:rPr>
      </w:pPr>
      <w:del w:id="4685" w:author="Kumar Baral" w:date="2023-02-13T09:53:00Z">
        <w:r w:rsidRPr="00A77FE5" w:rsidDel="00A642B3">
          <w:rPr>
            <w:rFonts w:eastAsiaTheme="minorHAnsi" w:cstheme="minorBidi"/>
            <w:szCs w:val="22"/>
          </w:rPr>
          <w:delTex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delText>
        </w:r>
      </w:del>
    </w:p>
    <w:p w14:paraId="1D47F6F8" w14:textId="1928479D" w:rsidR="000C7DC9" w:rsidRPr="00A77FE5" w:rsidDel="00A642B3" w:rsidRDefault="000C7DC9" w:rsidP="000C7DC9">
      <w:pPr>
        <w:spacing w:before="0" w:after="160" w:line="259" w:lineRule="auto"/>
        <w:rPr>
          <w:del w:id="4686" w:author="Kumar Baral" w:date="2023-02-13T09:53:00Z"/>
          <w:rFonts w:eastAsiaTheme="minorHAnsi" w:cstheme="minorBidi"/>
          <w:szCs w:val="22"/>
        </w:rPr>
      </w:pPr>
      <w:del w:id="4687" w:author="Kumar Baral" w:date="2023-02-13T09:53:00Z">
        <w:r w:rsidRPr="00A77FE5" w:rsidDel="00A642B3">
          <w:rPr>
            <w:rFonts w:eastAsiaTheme="minorHAnsi" w:cstheme="minorBidi"/>
            <w:szCs w:val="22"/>
          </w:rPr>
          <w:delTex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delText>
        </w:r>
      </w:del>
    </w:p>
    <w:p w14:paraId="3A2E47CC" w14:textId="2EBBFD9A" w:rsidR="00650ED4" w:rsidRPr="00650ED4" w:rsidRDefault="003A45A2">
      <w:pPr>
        <w:pPrChange w:id="4688" w:author="Kumar Baral" w:date="2022-12-12T16:33:00Z">
          <w:pPr>
            <w:pStyle w:val="Heading3"/>
          </w:pPr>
        </w:pPrChange>
      </w:pPr>
      <w:del w:id="4689"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del w:id="4690" w:author="Kumar Baral" w:date="2023-02-13T11:25:00Z">
        <w:r w:rsidR="00D078BA" w:rsidDel="00F23E72">
          <w:rPr>
            <w:rFonts w:eastAsiaTheme="minorHAnsi" w:cstheme="minorBidi"/>
            <w:szCs w:val="22"/>
          </w:rPr>
          <w:delText xml:space="preserve"> average annual basin rainfall is 1897 mm. The catchment is medium precipitation type with respect the basin rainfall. The 24 hour maximum precipitation is 324 mm, which is one sixth of the average annual rainfall indicating potential hydrological risk.</w:delText>
        </w:r>
      </w:del>
      <w:del w:id="4691" w:author="Kumar Baral" w:date="2022-12-12T16:33:00Z">
        <w:r w:rsidR="006238CC" w:rsidRPr="006238CC" w:rsidDel="00650ED4">
          <w:delText>Thiessen Polygon Method</w:delText>
        </w:r>
      </w:del>
      <w:bookmarkEnd w:id="4679"/>
    </w:p>
    <w:p w14:paraId="1A0A4A86" w14:textId="663893AD" w:rsidR="006238CC" w:rsidRPr="006238CC" w:rsidDel="00650ED4" w:rsidRDefault="006238CC" w:rsidP="006238CC">
      <w:pPr>
        <w:rPr>
          <w:del w:id="4692" w:author="Kumar Baral" w:date="2022-12-12T16:36:00Z"/>
        </w:rPr>
      </w:pPr>
      <w:del w:id="4693" w:author="Kumar Baral" w:date="2022-12-12T16:36:00Z">
        <w:r w:rsidRPr="006238CC" w:rsidDel="00650ED4">
          <w:lastRenderedPageBreak/>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4694" w:name="_Toc121824757"/>
        <w:bookmarkStart w:id="4695" w:name="_Toc121825395"/>
        <w:bookmarkStart w:id="4696" w:name="_Toc121826035"/>
        <w:bookmarkStart w:id="4697" w:name="_Toc121826899"/>
        <w:bookmarkStart w:id="4698" w:name="_Toc121834322"/>
        <w:bookmarkStart w:id="4699" w:name="_Toc125550189"/>
        <w:bookmarkStart w:id="4700" w:name="_Toc125555684"/>
        <w:bookmarkStart w:id="4701" w:name="_Toc125557556"/>
        <w:bookmarkStart w:id="4702" w:name="_Toc125559443"/>
        <w:bookmarkStart w:id="4703" w:name="_Toc125618621"/>
        <w:bookmarkStart w:id="4704" w:name="_Toc125640068"/>
        <w:bookmarkStart w:id="4705" w:name="_Toc125642283"/>
        <w:bookmarkStart w:id="4706" w:name="_Toc125974053"/>
        <w:bookmarkStart w:id="4707" w:name="_Toc125974338"/>
        <w:bookmarkStart w:id="4708" w:name="_Toc126055255"/>
        <w:bookmarkStart w:id="4709" w:name="_Toc126058047"/>
        <w:bookmarkStart w:id="4710" w:name="_Toc127182394"/>
        <w:bookmarkStart w:id="4711" w:name="_Toc127182731"/>
        <w:bookmarkStart w:id="4712" w:name="_Toc127191915"/>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del>
    </w:p>
    <w:p w14:paraId="27B3F7CB" w14:textId="7275F25A" w:rsidR="006238CC" w:rsidDel="00650ED4" w:rsidRDefault="008F6CE4" w:rsidP="006238CC">
      <w:pPr>
        <w:keepNext/>
        <w:rPr>
          <w:del w:id="4713" w:author="Kumar Baral" w:date="2022-12-12T16:36:00Z"/>
        </w:rPr>
      </w:pPr>
      <w:del w:id="4714"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4715" w:name="_Toc121824758"/>
        <w:bookmarkStart w:id="4716" w:name="_Toc121825396"/>
        <w:bookmarkStart w:id="4717" w:name="_Toc121826036"/>
        <w:bookmarkStart w:id="4718" w:name="_Toc121826900"/>
        <w:bookmarkStart w:id="4719" w:name="_Toc121834323"/>
        <w:bookmarkStart w:id="4720" w:name="_Toc125550190"/>
        <w:bookmarkStart w:id="4721" w:name="_Toc125555685"/>
        <w:bookmarkStart w:id="4722" w:name="_Toc125557557"/>
        <w:bookmarkStart w:id="4723" w:name="_Toc125559444"/>
        <w:bookmarkStart w:id="4724" w:name="_Toc125618622"/>
        <w:bookmarkStart w:id="4725" w:name="_Toc125640069"/>
        <w:bookmarkStart w:id="4726" w:name="_Toc125642284"/>
        <w:bookmarkStart w:id="4727" w:name="_Toc125974054"/>
        <w:bookmarkStart w:id="4728" w:name="_Toc125974339"/>
        <w:bookmarkStart w:id="4729" w:name="_Toc126055256"/>
        <w:bookmarkStart w:id="4730" w:name="_Toc126058048"/>
        <w:bookmarkStart w:id="4731" w:name="_Toc127182395"/>
        <w:bookmarkStart w:id="4732" w:name="_Toc127182732"/>
        <w:bookmarkStart w:id="4733" w:name="_Toc127191916"/>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del>
    </w:p>
    <w:p w14:paraId="161C3E4A" w14:textId="56B56AE4" w:rsidR="006238CC" w:rsidRPr="006238CC" w:rsidDel="00650ED4" w:rsidRDefault="006238CC" w:rsidP="006238CC">
      <w:pPr>
        <w:pStyle w:val="Caption"/>
        <w:rPr>
          <w:del w:id="4734" w:author="Kumar Baral" w:date="2022-12-12T16:36:00Z"/>
        </w:rPr>
      </w:pPr>
      <w:del w:id="4735"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4736" w:name="_Toc62563726"/>
        <w:r w:rsidRPr="006238CC" w:rsidDel="00650ED4">
          <w:delText>: Thiessen polygon for catchment of Myagdi Khola Hydropower Project</w:delText>
        </w:r>
        <w:bookmarkStart w:id="4737" w:name="_Toc121824759"/>
        <w:bookmarkStart w:id="4738" w:name="_Toc121825397"/>
        <w:bookmarkStart w:id="4739" w:name="_Toc121826037"/>
        <w:bookmarkStart w:id="4740" w:name="_Toc121826901"/>
        <w:bookmarkStart w:id="4741" w:name="_Toc121834324"/>
        <w:bookmarkStart w:id="4742" w:name="_Toc125550191"/>
        <w:bookmarkStart w:id="4743" w:name="_Toc125555686"/>
        <w:bookmarkStart w:id="4744" w:name="_Toc125557558"/>
        <w:bookmarkStart w:id="4745" w:name="_Toc125559445"/>
        <w:bookmarkStart w:id="4746" w:name="_Toc125618623"/>
        <w:bookmarkStart w:id="4747" w:name="_Toc125640070"/>
        <w:bookmarkStart w:id="4748" w:name="_Toc125642285"/>
        <w:bookmarkStart w:id="4749" w:name="_Toc125974055"/>
        <w:bookmarkStart w:id="4750" w:name="_Toc125974340"/>
        <w:bookmarkStart w:id="4751" w:name="_Toc126055257"/>
        <w:bookmarkStart w:id="4752" w:name="_Toc126058049"/>
        <w:bookmarkStart w:id="4753" w:name="_Toc127182396"/>
        <w:bookmarkStart w:id="4754" w:name="_Toc127182733"/>
        <w:bookmarkStart w:id="4755" w:name="_Toc127191917"/>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del>
    </w:p>
    <w:p w14:paraId="548E6171" w14:textId="6F683173" w:rsidR="006238CC" w:rsidRPr="00D550BD" w:rsidDel="00650ED4" w:rsidRDefault="006238CC" w:rsidP="001F4328">
      <w:pPr>
        <w:pStyle w:val="Heading3"/>
        <w:rPr>
          <w:del w:id="4756" w:author="Kumar Baral" w:date="2022-12-12T16:36:00Z"/>
        </w:rPr>
      </w:pPr>
      <w:bookmarkStart w:id="4757" w:name="_Toc62563954"/>
      <w:del w:id="4758" w:author="Kumar Baral" w:date="2022-12-12T16:36:00Z">
        <w:r w:rsidRPr="00D550BD" w:rsidDel="00650ED4">
          <w:delText>Inverse Distance Weighted Method</w:delText>
        </w:r>
        <w:bookmarkStart w:id="4759" w:name="_Toc121824760"/>
        <w:bookmarkStart w:id="4760" w:name="_Toc121825398"/>
        <w:bookmarkStart w:id="4761" w:name="_Toc121826038"/>
        <w:bookmarkStart w:id="4762" w:name="_Toc121826902"/>
        <w:bookmarkStart w:id="4763" w:name="_Toc121834325"/>
        <w:bookmarkStart w:id="4764" w:name="_Toc125550192"/>
        <w:bookmarkStart w:id="4765" w:name="_Toc125555687"/>
        <w:bookmarkStart w:id="4766" w:name="_Toc125557559"/>
        <w:bookmarkStart w:id="4767" w:name="_Toc125559446"/>
        <w:bookmarkStart w:id="4768" w:name="_Toc125618624"/>
        <w:bookmarkStart w:id="4769" w:name="_Toc125640071"/>
        <w:bookmarkStart w:id="4770" w:name="_Toc125642286"/>
        <w:bookmarkStart w:id="4771" w:name="_Toc125974056"/>
        <w:bookmarkStart w:id="4772" w:name="_Toc125974341"/>
        <w:bookmarkStart w:id="4773" w:name="_Toc126055258"/>
        <w:bookmarkStart w:id="4774" w:name="_Toc126058050"/>
        <w:bookmarkStart w:id="4775" w:name="_Toc127182397"/>
        <w:bookmarkStart w:id="4776" w:name="_Toc127182734"/>
        <w:bookmarkStart w:id="4777" w:name="_Toc127191918"/>
        <w:bookmarkEnd w:id="4757"/>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del>
    </w:p>
    <w:p w14:paraId="753D0D9B" w14:textId="06F0FA0D" w:rsidR="006238CC" w:rsidRPr="006238CC" w:rsidDel="00650ED4" w:rsidRDefault="006238CC" w:rsidP="006238CC">
      <w:pPr>
        <w:rPr>
          <w:del w:id="4778" w:author="Kumar Baral" w:date="2022-12-12T16:36:00Z"/>
        </w:rPr>
      </w:pPr>
      <w:del w:id="4779"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4780" w:name="_Toc121824761"/>
        <w:bookmarkStart w:id="4781" w:name="_Toc121825399"/>
        <w:bookmarkStart w:id="4782" w:name="_Toc121826039"/>
        <w:bookmarkStart w:id="4783" w:name="_Toc121826903"/>
        <w:bookmarkStart w:id="4784" w:name="_Toc121834326"/>
        <w:bookmarkStart w:id="4785" w:name="_Toc125550193"/>
        <w:bookmarkStart w:id="4786" w:name="_Toc125555688"/>
        <w:bookmarkStart w:id="4787" w:name="_Toc125557560"/>
        <w:bookmarkStart w:id="4788" w:name="_Toc125559447"/>
        <w:bookmarkStart w:id="4789" w:name="_Toc125618625"/>
        <w:bookmarkStart w:id="4790" w:name="_Toc125640072"/>
        <w:bookmarkStart w:id="4791" w:name="_Toc125642287"/>
        <w:bookmarkStart w:id="4792" w:name="_Toc125974057"/>
        <w:bookmarkStart w:id="4793" w:name="_Toc125974342"/>
        <w:bookmarkStart w:id="4794" w:name="_Toc126055259"/>
        <w:bookmarkStart w:id="4795" w:name="_Toc126058051"/>
        <w:bookmarkStart w:id="4796" w:name="_Toc127182398"/>
        <w:bookmarkStart w:id="4797" w:name="_Toc127182735"/>
        <w:bookmarkStart w:id="4798" w:name="_Toc12719191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del>
    </w:p>
    <w:p w14:paraId="30389D63" w14:textId="7F609C38" w:rsidR="00D550BD" w:rsidDel="00650ED4" w:rsidRDefault="008F6CE4" w:rsidP="00D550BD">
      <w:pPr>
        <w:keepNext/>
        <w:rPr>
          <w:del w:id="4799" w:author="Kumar Baral" w:date="2022-12-12T16:36:00Z"/>
        </w:rPr>
      </w:pPr>
      <w:del w:id="4800"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4801" w:name="_Toc121824762"/>
        <w:bookmarkStart w:id="4802" w:name="_Toc121825400"/>
        <w:bookmarkStart w:id="4803" w:name="_Toc121826040"/>
        <w:bookmarkStart w:id="4804" w:name="_Toc121826904"/>
        <w:bookmarkStart w:id="4805" w:name="_Toc121834327"/>
        <w:bookmarkStart w:id="4806" w:name="_Toc125550194"/>
        <w:bookmarkStart w:id="4807" w:name="_Toc125555689"/>
        <w:bookmarkStart w:id="4808" w:name="_Toc125557561"/>
        <w:bookmarkStart w:id="4809" w:name="_Toc125559448"/>
        <w:bookmarkStart w:id="4810" w:name="_Toc125618626"/>
        <w:bookmarkStart w:id="4811" w:name="_Toc125640073"/>
        <w:bookmarkStart w:id="4812" w:name="_Toc125642288"/>
        <w:bookmarkStart w:id="4813" w:name="_Toc125974058"/>
        <w:bookmarkStart w:id="4814" w:name="_Toc125974343"/>
        <w:bookmarkStart w:id="4815" w:name="_Toc126055260"/>
        <w:bookmarkStart w:id="4816" w:name="_Toc126058052"/>
        <w:bookmarkStart w:id="4817" w:name="_Toc127182399"/>
        <w:bookmarkStart w:id="4818" w:name="_Toc127182736"/>
        <w:bookmarkStart w:id="4819" w:name="_Toc12719192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del>
    </w:p>
    <w:p w14:paraId="27881BB4" w14:textId="358EA5AB" w:rsidR="006238CC" w:rsidRPr="006238CC" w:rsidDel="00650ED4" w:rsidRDefault="00D550BD" w:rsidP="00D550BD">
      <w:pPr>
        <w:pStyle w:val="Caption"/>
        <w:rPr>
          <w:del w:id="4820" w:author="Kumar Baral" w:date="2022-12-12T16:36:00Z"/>
        </w:rPr>
      </w:pPr>
      <w:del w:id="4821"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4822" w:name="_Toc62563727"/>
        <w:r w:rsidR="006238CC" w:rsidRPr="006238CC" w:rsidDel="00650ED4">
          <w:delText>: Inverse distance weighted map for catchment of Myagdi Khola hydropower project</w:delText>
        </w:r>
        <w:bookmarkStart w:id="4823" w:name="_Toc121824763"/>
        <w:bookmarkStart w:id="4824" w:name="_Toc121825401"/>
        <w:bookmarkStart w:id="4825" w:name="_Toc121826041"/>
        <w:bookmarkStart w:id="4826" w:name="_Toc121826905"/>
        <w:bookmarkStart w:id="4827" w:name="_Toc121834328"/>
        <w:bookmarkStart w:id="4828" w:name="_Toc125550195"/>
        <w:bookmarkStart w:id="4829" w:name="_Toc125555690"/>
        <w:bookmarkStart w:id="4830" w:name="_Toc125557562"/>
        <w:bookmarkStart w:id="4831" w:name="_Toc125559449"/>
        <w:bookmarkStart w:id="4832" w:name="_Toc125618627"/>
        <w:bookmarkStart w:id="4833" w:name="_Toc125640074"/>
        <w:bookmarkStart w:id="4834" w:name="_Toc125642289"/>
        <w:bookmarkStart w:id="4835" w:name="_Toc125974059"/>
        <w:bookmarkStart w:id="4836" w:name="_Toc125974344"/>
        <w:bookmarkStart w:id="4837" w:name="_Toc126055261"/>
        <w:bookmarkStart w:id="4838" w:name="_Toc126058053"/>
        <w:bookmarkStart w:id="4839" w:name="_Toc127182400"/>
        <w:bookmarkStart w:id="4840" w:name="_Toc127182737"/>
        <w:bookmarkStart w:id="4841" w:name="_Toc1271919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del>
    </w:p>
    <w:p w14:paraId="2B9B9DCF" w14:textId="3B5EEC4E" w:rsidR="006238CC" w:rsidRPr="006238CC" w:rsidDel="00650ED4" w:rsidRDefault="006238CC" w:rsidP="006238CC">
      <w:pPr>
        <w:rPr>
          <w:del w:id="4842" w:author="Kumar Baral" w:date="2022-12-12T16:36:00Z"/>
        </w:rPr>
      </w:pPr>
      <w:del w:id="4843"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4844" w:name="_Toc121824764"/>
        <w:bookmarkStart w:id="4845" w:name="_Toc121825402"/>
        <w:bookmarkStart w:id="4846" w:name="_Toc121826042"/>
        <w:bookmarkStart w:id="4847" w:name="_Toc121826906"/>
        <w:bookmarkStart w:id="4848" w:name="_Toc121834329"/>
        <w:bookmarkStart w:id="4849" w:name="_Toc125550196"/>
        <w:bookmarkStart w:id="4850" w:name="_Toc125555691"/>
        <w:bookmarkStart w:id="4851" w:name="_Toc125557563"/>
        <w:bookmarkStart w:id="4852" w:name="_Toc125559450"/>
        <w:bookmarkStart w:id="4853" w:name="_Toc125618628"/>
        <w:bookmarkStart w:id="4854" w:name="_Toc125640075"/>
        <w:bookmarkStart w:id="4855" w:name="_Toc125642290"/>
        <w:bookmarkStart w:id="4856" w:name="_Toc125974060"/>
        <w:bookmarkStart w:id="4857" w:name="_Toc125974345"/>
        <w:bookmarkStart w:id="4858" w:name="_Toc126055262"/>
        <w:bookmarkStart w:id="4859" w:name="_Toc126058054"/>
        <w:bookmarkStart w:id="4860" w:name="_Toc127182401"/>
        <w:bookmarkStart w:id="4861" w:name="_Toc127182738"/>
        <w:bookmarkStart w:id="4862" w:name="_Toc127191922"/>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del>
    </w:p>
    <w:p w14:paraId="0C01EABD" w14:textId="2F9AE158" w:rsidR="006238CC" w:rsidRDefault="00347AC2" w:rsidP="00573E74">
      <w:pPr>
        <w:pStyle w:val="Heading2"/>
        <w:rPr>
          <w:ins w:id="4863" w:author="Kumar Baral" w:date="2022-12-12T16:37:00Z"/>
        </w:rPr>
      </w:pPr>
      <w:bookmarkStart w:id="4864" w:name="_Toc127191923"/>
      <w:bookmarkStart w:id="4865" w:name="_Toc402364319"/>
      <w:bookmarkStart w:id="4866" w:name="_Toc474766069"/>
      <w:bookmarkStart w:id="4867" w:name="_Toc62563955"/>
      <w:ins w:id="4868" w:author="Kumar Baral" w:date="2022-12-12T16:36:00Z">
        <w:r>
          <w:t>Long Term Mean Monthly Flow</w:t>
        </w:r>
      </w:ins>
      <w:bookmarkEnd w:id="4864"/>
      <w:del w:id="4869" w:author="Kumar Baral" w:date="2022-12-12T16:36:00Z">
        <w:r w:rsidR="006238CC" w:rsidRPr="006238CC" w:rsidDel="00347AC2">
          <w:delText>Flow Measurement</w:delText>
        </w:r>
      </w:del>
      <w:bookmarkEnd w:id="4865"/>
      <w:bookmarkEnd w:id="4866"/>
      <w:bookmarkEnd w:id="4867"/>
      <w:r w:rsidR="006238CC" w:rsidRPr="006238CC">
        <w:t xml:space="preserve"> </w:t>
      </w:r>
    </w:p>
    <w:p w14:paraId="011976E3" w14:textId="5F59F0F1" w:rsidR="002A46D1" w:rsidRDefault="002A46D1" w:rsidP="002A46D1">
      <w:pPr>
        <w:pStyle w:val="Heading3"/>
      </w:pPr>
      <w:bookmarkStart w:id="4870" w:name="_Toc127191924"/>
      <w:bookmarkStart w:id="4871" w:name="_Toc92369059"/>
      <w:bookmarkStart w:id="4872" w:name="_Toc92876304"/>
      <w:del w:id="4873" w:author="Kumar Baral" w:date="2023-02-13T14:48:00Z">
        <w:r w:rsidDel="00F94B2D">
          <w:delText>Direct measured data</w:delText>
        </w:r>
      </w:del>
      <w:bookmarkEnd w:id="4870"/>
      <w:ins w:id="4874" w:author="Kumar Baral" w:date="2023-02-13T14:48:00Z">
        <w:r w:rsidR="00F94B2D">
          <w:t>Daily Series, Monthly Series and Mean Monthly Flow</w:t>
        </w:r>
      </w:ins>
    </w:p>
    <w:p w14:paraId="433C8034" w14:textId="3A50100D" w:rsidR="00DA5C2A" w:rsidRDefault="00DA5C2A" w:rsidP="005C2E26">
      <w:pPr>
        <w:rPr>
          <w:ins w:id="4875" w:author="Kumar Baral" w:date="2023-02-13T15:05:00Z"/>
          <w:rFonts w:eastAsiaTheme="minorHAnsi" w:cstheme="minorBidi"/>
          <w:szCs w:val="22"/>
        </w:rPr>
      </w:pPr>
      <w:ins w:id="4876" w:author="Kumar Baral" w:date="2023-02-13T15:04:00Z">
        <w:r w:rsidRPr="00DA5C2A">
          <w:rPr>
            <w:rFonts w:eastAsiaTheme="minorHAnsi" w:cstheme="minorBidi"/>
            <w:szCs w:val="22"/>
            <w:rPrChange w:id="4877" w:author="Kumar Baral" w:date="2023-02-13T15:04:00Z">
              <w:rPr>
                <w:rFonts w:ascii="Segoe UI" w:hAnsi="Segoe UI" w:cs="Segoe UI"/>
                <w:color w:val="D1D5DB"/>
                <w:shd w:val="clear" w:color="auto" w:fill="444654"/>
              </w:rPr>
            </w:rPrChange>
          </w:rPr>
          <w:t>Daily flow series plots are widely used in hydrology to visualize the changes in water flow in a river or stream over time.</w:t>
        </w:r>
        <w:r>
          <w:rPr>
            <w:rFonts w:eastAsiaTheme="minorHAnsi" w:cstheme="minorBidi"/>
            <w:szCs w:val="22"/>
          </w:rPr>
          <w:t xml:space="preserve"> </w:t>
        </w:r>
      </w:ins>
      <w:ins w:id="4878" w:author="Kumar Baral" w:date="2023-02-13T15:05:00Z">
        <w:r w:rsidRPr="00DA5C2A">
          <w:rPr>
            <w:rFonts w:eastAsiaTheme="minorHAnsi" w:cstheme="minorBidi"/>
            <w:szCs w:val="22"/>
            <w:rPrChange w:id="4879" w:author="Kumar Baral" w:date="2023-02-13T15:05:00Z">
              <w:rPr>
                <w:rFonts w:ascii="Segoe UI" w:hAnsi="Segoe UI" w:cs="Segoe UI"/>
                <w:color w:val="D1D5DB"/>
                <w:shd w:val="clear" w:color="auto" w:fill="444654"/>
              </w:rPr>
            </w:rPrChange>
          </w:rPr>
          <w:t xml:space="preserve">Daily flow series plots help </w:t>
        </w:r>
        <w:r>
          <w:rPr>
            <w:rFonts w:eastAsiaTheme="minorHAnsi" w:cstheme="minorBidi"/>
            <w:szCs w:val="22"/>
          </w:rPr>
          <w:t>to</w:t>
        </w:r>
        <w:r w:rsidRPr="00DA5C2A">
          <w:rPr>
            <w:rFonts w:eastAsiaTheme="minorHAnsi" w:cstheme="minorBidi"/>
            <w:szCs w:val="22"/>
            <w:rPrChange w:id="4880" w:author="Kumar Baral" w:date="2023-02-13T15:05:00Z">
              <w:rPr>
                <w:rFonts w:ascii="Segoe UI" w:hAnsi="Segoe UI" w:cs="Segoe UI"/>
                <w:color w:val="D1D5DB"/>
                <w:shd w:val="clear" w:color="auto" w:fill="444654"/>
              </w:rPr>
            </w:rPrChange>
          </w:rPr>
          <w:t xml:space="preserve"> identify patterns in the flow of water, such as seasonal changes, drought periods, and flood events. This information can be used to understand the water cycle and make informed decisions about water management</w:t>
        </w:r>
        <w:r>
          <w:rPr>
            <w:rFonts w:eastAsiaTheme="minorHAnsi" w:cstheme="minorBidi"/>
            <w:szCs w:val="22"/>
          </w:rPr>
          <w:t>.</w:t>
        </w:r>
      </w:ins>
    </w:p>
    <w:p w14:paraId="2C84A554" w14:textId="283F1159" w:rsidR="00DA5C2A" w:rsidRDefault="001611DE" w:rsidP="005C2E26">
      <w:pPr>
        <w:rPr>
          <w:ins w:id="4881" w:author="Kumar Baral" w:date="2023-02-13T15:04: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_Ref127193169 \h </w:instrText>
      </w:r>
      <w:r>
        <w:rPr>
          <w:rFonts w:eastAsiaTheme="minorHAnsi" w:cstheme="minorBidi"/>
          <w:szCs w:val="22"/>
        </w:rPr>
      </w:r>
      <w:r>
        <w:rPr>
          <w:rFonts w:eastAsiaTheme="minorHAnsi" w:cstheme="minorBidi"/>
          <w:szCs w:val="22"/>
        </w:rPr>
        <w:fldChar w:fldCharType="separate"/>
      </w:r>
      <w:ins w:id="4882" w:author="Kumar Baral" w:date="2023-02-13T12:09:00Z">
        <w:r w:rsidR="002D09A2">
          <w:t xml:space="preserve">Figure </w:t>
        </w:r>
      </w:ins>
      <w:r w:rsidR="002D09A2">
        <w:rPr>
          <w:noProof/>
        </w:rPr>
        <w:t>1</w:t>
      </w:r>
      <w:ins w:id="4883" w:author="Kumar Baral" w:date="2023-02-13T14:03:00Z">
        <w:r w:rsidR="002D09A2">
          <w:noBreakHyphen/>
        </w:r>
      </w:ins>
      <w:r w:rsidR="002D09A2">
        <w:rPr>
          <w:noProof/>
        </w:rPr>
        <w:t>2</w:t>
      </w:r>
      <w:r>
        <w:rPr>
          <w:rFonts w:eastAsiaTheme="minorHAnsi" w:cstheme="minorBidi"/>
          <w:szCs w:val="22"/>
        </w:rPr>
        <w:fldChar w:fldCharType="end"/>
      </w:r>
      <w:r>
        <w:rPr>
          <w:rFonts w:eastAsiaTheme="minorHAnsi" w:cstheme="minorBidi"/>
          <w:szCs w:val="22"/>
        </w:rPr>
        <w:t xml:space="preserve"> shows the daily variation of discharge over the period of the time. There are spikes in the rainy season where there is excessive rainfall because of monsoon. Considering the time period of collected data, there was a flood with discharge 833.36 m3/s in Shrawan 23, 2073. The graph clearly shows the seasonal variation of the discharge. The gap in the plot indicates the upgrading work of Andhi Khola Hydropower Project.  The graph shows the reduction in flood flow i</w:t>
      </w:r>
      <w:r w:rsidR="00F70819">
        <w:rPr>
          <w:rFonts w:eastAsiaTheme="minorHAnsi" w:cstheme="minorBidi"/>
          <w:szCs w:val="22"/>
        </w:rPr>
        <w:t xml:space="preserve">n the recent years. </w:t>
      </w:r>
    </w:p>
    <w:p w14:paraId="72D08602" w14:textId="5AB43A5F" w:rsidR="005C2E26" w:rsidDel="00DA5C2A" w:rsidRDefault="005C2E26" w:rsidP="005C2E26">
      <w:pPr>
        <w:rPr>
          <w:moveFrom w:id="4884" w:author="Kumar Baral" w:date="2023-02-13T15:04:00Z"/>
          <w:rFonts w:eastAsiaTheme="minorHAnsi" w:cstheme="minorBidi"/>
          <w:szCs w:val="22"/>
        </w:rPr>
      </w:pPr>
      <w:moveFromRangeStart w:id="4885" w:author="Kumar Baral" w:date="2023-02-13T15:04:00Z" w:name="move127193098"/>
      <w:moveFrom w:id="4886" w:author="Kumar Baral" w:date="2023-02-13T15:04:00Z">
        <w:r w:rsidRPr="003446EB" w:rsidDel="00DA5C2A">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From>
    </w:p>
    <w:moveFromRangeEnd w:id="4885"/>
    <w:p w14:paraId="3C27F164" w14:textId="41FAE72D" w:rsidR="003A45A2" w:rsidRPr="003446EB" w:rsidDel="00A2565C" w:rsidRDefault="003A45A2" w:rsidP="005C2E26">
      <w:pPr>
        <w:rPr>
          <w:del w:id="4887" w:author="Kumar Baral" w:date="2023-02-13T12:09:00Z"/>
          <w:rFonts w:eastAsiaTheme="minorHAnsi" w:cstheme="minorBidi"/>
          <w:szCs w:val="22"/>
        </w:rPr>
      </w:pPr>
      <w:del w:id="4888" w:author="Kumar Baral" w:date="2023-02-13T12:08:00Z">
        <w:r w:rsidDel="00A2565C">
          <w:rPr>
            <w:noProof/>
            <w:lang w:bidi="ne-NP"/>
          </w:rPr>
          <w:drawing>
            <wp:inline distT="0" distB="0" distL="0" distR="0" wp14:anchorId="25D293C9" wp14:editId="326F7FEB">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7FD577AB" w14:textId="083BA081" w:rsidR="003A45A2" w:rsidDel="00A2565C" w:rsidRDefault="003A45A2">
      <w:pPr>
        <w:pStyle w:val="Caption"/>
        <w:rPr>
          <w:del w:id="4889" w:author="Kumar Baral" w:date="2023-02-13T12:09:00Z"/>
          <w:rFonts w:eastAsiaTheme="minorHAnsi" w:cstheme="minorBidi"/>
          <w:szCs w:val="22"/>
        </w:rPr>
        <w:pPrChange w:id="4890" w:author="Kumar Baral" w:date="2023-02-13T12:07:00Z">
          <w:pPr/>
        </w:pPrChange>
      </w:pPr>
    </w:p>
    <w:p w14:paraId="44B1EA38" w14:textId="77FFAF42" w:rsidR="005C2E26" w:rsidDel="00DA5C2A" w:rsidRDefault="005C2E26" w:rsidP="005C2E26">
      <w:pPr>
        <w:rPr>
          <w:del w:id="4891" w:author="Kumar Baral" w:date="2023-02-13T15:04:00Z"/>
          <w:rFonts w:eastAsiaTheme="minorHAnsi" w:cstheme="minorBidi"/>
          <w:szCs w:val="22"/>
        </w:rPr>
      </w:pPr>
      <w:del w:id="4892" w:author="Kumar Baral" w:date="2023-02-13T15:04:00Z">
        <w:r w:rsidRPr="003446EB" w:rsidDel="00DA5C2A">
          <w:rPr>
            <w:rFonts w:eastAsiaTheme="minorHAnsi" w:cstheme="minorBidi"/>
            <w:szCs w:val="22"/>
          </w:rPr>
          <w:delTex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delText>
        </w:r>
      </w:del>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A8B170F">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1E3593" w14:textId="05B1A774" w:rsidR="00A2565C" w:rsidRDefault="00A2565C">
      <w:pPr>
        <w:pStyle w:val="Caption"/>
        <w:rPr>
          <w:ins w:id="4893" w:author="Kumar Baral" w:date="2023-02-13T12:07:00Z"/>
          <w:rFonts w:eastAsiaTheme="minorHAnsi" w:cstheme="minorBidi"/>
          <w:szCs w:val="22"/>
        </w:rPr>
        <w:pPrChange w:id="4894" w:author="Kumar Baral" w:date="2023-02-13T12:09:00Z">
          <w:pPr/>
        </w:pPrChange>
      </w:pPr>
      <w:bookmarkStart w:id="4895" w:name="_Ref127193169"/>
      <w:ins w:id="4896" w:author="Kumar Baral" w:date="2023-02-13T12:09:00Z">
        <w:r>
          <w:t xml:space="preserve">Figure </w:t>
        </w:r>
      </w:ins>
      <w:ins w:id="4897" w:author="Kumar Baral" w:date="2023-02-13T14:03:00Z">
        <w:r w:rsidR="00927B5D">
          <w:fldChar w:fldCharType="begin"/>
        </w:r>
        <w:r w:rsidR="00927B5D">
          <w:instrText xml:space="preserve"> STYLEREF 1 \s </w:instrText>
        </w:r>
      </w:ins>
      <w:r w:rsidR="00927B5D">
        <w:fldChar w:fldCharType="separate"/>
      </w:r>
      <w:r w:rsidR="002D09A2">
        <w:rPr>
          <w:noProof/>
        </w:rPr>
        <w:t>1</w:t>
      </w:r>
      <w:ins w:id="4898"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2</w:t>
      </w:r>
      <w:ins w:id="4899" w:author="Kumar Baral" w:date="2023-02-13T14:03:00Z">
        <w:r w:rsidR="00927B5D">
          <w:fldChar w:fldCharType="end"/>
        </w:r>
      </w:ins>
      <w:bookmarkEnd w:id="4895"/>
      <w:ins w:id="4900" w:author="Kumar Baral" w:date="2023-02-13T12:09:00Z">
        <w:r>
          <w:t>: Daily discharge series of Andhi Khola</w:t>
        </w:r>
      </w:ins>
    </w:p>
    <w:p w14:paraId="55189043" w14:textId="41F037E7" w:rsidR="00A2565C" w:rsidRDefault="008E057B" w:rsidP="005C2E26">
      <w:pPr>
        <w:rPr>
          <w:ins w:id="4901" w:author="Kumar Baral" w:date="2023-02-13T12:08: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_Ref127194080 \h </w:instrText>
      </w:r>
      <w:r>
        <w:rPr>
          <w:rFonts w:eastAsiaTheme="minorHAnsi" w:cstheme="minorBidi"/>
          <w:szCs w:val="22"/>
        </w:rPr>
      </w:r>
      <w:r>
        <w:rPr>
          <w:rFonts w:eastAsiaTheme="minorHAnsi" w:cstheme="minorBidi"/>
          <w:szCs w:val="22"/>
        </w:rPr>
        <w:fldChar w:fldCharType="separate"/>
      </w:r>
      <w:ins w:id="4902" w:author="Kumar Baral" w:date="2023-02-13T12:09:00Z">
        <w:r w:rsidR="002D09A2">
          <w:t xml:space="preserve">Figure </w:t>
        </w:r>
      </w:ins>
      <w:r w:rsidR="002D09A2">
        <w:rPr>
          <w:noProof/>
        </w:rPr>
        <w:t>1</w:t>
      </w:r>
      <w:ins w:id="4903" w:author="Kumar Baral" w:date="2023-02-13T14:03:00Z">
        <w:r w:rsidR="002D09A2">
          <w:noBreakHyphen/>
        </w:r>
      </w:ins>
      <w:r w:rsidR="002D09A2">
        <w:rPr>
          <w:noProof/>
        </w:rPr>
        <w:t>3</w:t>
      </w:r>
      <w:r>
        <w:rPr>
          <w:rFonts w:eastAsiaTheme="minorHAnsi" w:cstheme="minorBidi"/>
          <w:szCs w:val="22"/>
        </w:rPr>
        <w:fldChar w:fldCharType="end"/>
      </w:r>
      <w:r>
        <w:rPr>
          <w:rFonts w:eastAsiaTheme="minorHAnsi" w:cstheme="minorBidi"/>
          <w:szCs w:val="22"/>
        </w:rPr>
        <w:t xml:space="preserve"> shows the m</w:t>
      </w:r>
      <w:r w:rsidRPr="008E057B">
        <w:rPr>
          <w:rFonts w:eastAsiaTheme="minorHAnsi" w:cstheme="minorBidi"/>
          <w:szCs w:val="22"/>
        </w:rPr>
        <w:t xml:space="preserve">onthly flow series </w:t>
      </w:r>
      <w:r>
        <w:rPr>
          <w:rFonts w:eastAsiaTheme="minorHAnsi" w:cstheme="minorBidi"/>
          <w:szCs w:val="22"/>
        </w:rPr>
        <w:t>of Andhi Khola measured at the intake. The spikes in the graph is representation of wet season, whereas depression i</w:t>
      </w:r>
      <w:r w:rsidR="00F70819">
        <w:rPr>
          <w:rFonts w:eastAsiaTheme="minorHAnsi" w:cstheme="minorBidi"/>
          <w:szCs w:val="22"/>
        </w:rPr>
        <w:t xml:space="preserve">n the plot shows the dry season. </w:t>
      </w:r>
      <w:r>
        <w:rPr>
          <w:rFonts w:eastAsiaTheme="minorHAnsi" w:cstheme="minorBidi"/>
          <w:szCs w:val="22"/>
        </w:rPr>
        <w:t xml:space="preserve">The gap in the plot indicates the upgrading of Andhi Khola Hydropower Project. There was discontinuation of the discharge measurement in that period of time. This plot </w:t>
      </w:r>
      <w:r w:rsidRPr="008E057B">
        <w:rPr>
          <w:rFonts w:eastAsiaTheme="minorHAnsi" w:cstheme="minorBidi"/>
          <w:szCs w:val="22"/>
        </w:rPr>
        <w:t>provide</w:t>
      </w:r>
      <w:r>
        <w:rPr>
          <w:rFonts w:eastAsiaTheme="minorHAnsi" w:cstheme="minorBidi"/>
          <w:szCs w:val="22"/>
        </w:rPr>
        <w:t>s</w:t>
      </w:r>
      <w:r w:rsidRPr="008E057B">
        <w:rPr>
          <w:rFonts w:eastAsiaTheme="minorHAnsi" w:cstheme="minorBidi"/>
          <w:szCs w:val="22"/>
        </w:rPr>
        <w:t xml:space="preserve"> a comprehensive view of the changes in water flow over the course of a year, taking into account seasonal variations. Monthly flow series plots allow to analyze water flow patterns over a longer period of time, such as several decades. This information can be used to detect trends in water flow and make predictions about future water resources</w:t>
      </w:r>
      <w:r>
        <w:rPr>
          <w:rFonts w:eastAsiaTheme="minorHAnsi" w:cstheme="minorBidi"/>
          <w:szCs w:val="22"/>
        </w:rPr>
        <w:t xml:space="preserve">. </w:t>
      </w:r>
      <w:r w:rsidRPr="008E057B">
        <w:rPr>
          <w:rFonts w:eastAsiaTheme="minorHAnsi" w:cstheme="minorBidi"/>
          <w:szCs w:val="22"/>
        </w:rPr>
        <w:t>Monthly flow series plots can be used to compare current water flow patterns with historical data. This information can be used to identify changes in water flow patterns over time</w:t>
      </w:r>
      <w:r>
        <w:rPr>
          <w:rFonts w:eastAsiaTheme="minorHAnsi" w:cstheme="minorBidi"/>
          <w:szCs w:val="22"/>
        </w:rPr>
        <w:t xml:space="preserve">. </w:t>
      </w:r>
    </w:p>
    <w:p w14:paraId="1CE5B672" w14:textId="17A73635" w:rsidR="00A2565C" w:rsidRPr="003446EB" w:rsidRDefault="00A2565C" w:rsidP="005C2E26">
      <w:pPr>
        <w:rPr>
          <w:rFonts w:eastAsiaTheme="minorHAnsi" w:cstheme="minorBidi"/>
          <w:szCs w:val="22"/>
        </w:rPr>
      </w:pPr>
      <w:ins w:id="4904" w:author="Kumar Baral" w:date="2023-02-13T12:08:00Z">
        <w:r>
          <w:rPr>
            <w:noProof/>
            <w:lang w:bidi="ne-NP"/>
          </w:rPr>
          <w:lastRenderedPageBreak/>
          <w:drawing>
            <wp:inline distT="0" distB="0" distL="0" distR="0" wp14:anchorId="04D7425C" wp14:editId="45009F99">
              <wp:extent cx="5934075" cy="29432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4E449DB3" w14:textId="53AAA72D" w:rsidR="00A2565C" w:rsidRDefault="00A2565C">
      <w:pPr>
        <w:pStyle w:val="Caption"/>
        <w:rPr>
          <w:ins w:id="4905" w:author="Kumar Baral" w:date="2023-02-13T12:09:00Z"/>
          <w:rFonts w:eastAsiaTheme="minorHAnsi" w:cstheme="minorBidi"/>
          <w:szCs w:val="22"/>
        </w:rPr>
        <w:pPrChange w:id="4906" w:author="Kumar Baral" w:date="2023-02-13T12:09:00Z">
          <w:pPr/>
        </w:pPrChange>
      </w:pPr>
      <w:bookmarkStart w:id="4907" w:name="_Ref127194080"/>
      <w:ins w:id="4908" w:author="Kumar Baral" w:date="2023-02-13T12:09:00Z">
        <w:r>
          <w:t xml:space="preserve">Figure </w:t>
        </w:r>
      </w:ins>
      <w:ins w:id="4909" w:author="Kumar Baral" w:date="2023-02-13T14:03:00Z">
        <w:r w:rsidR="00927B5D">
          <w:fldChar w:fldCharType="begin"/>
        </w:r>
        <w:r w:rsidR="00927B5D">
          <w:instrText xml:space="preserve"> STYLEREF 1 \s </w:instrText>
        </w:r>
      </w:ins>
      <w:r w:rsidR="00927B5D">
        <w:fldChar w:fldCharType="separate"/>
      </w:r>
      <w:r w:rsidR="002D09A2">
        <w:rPr>
          <w:noProof/>
        </w:rPr>
        <w:t>1</w:t>
      </w:r>
      <w:ins w:id="4910"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3</w:t>
      </w:r>
      <w:ins w:id="4911" w:author="Kumar Baral" w:date="2023-02-13T14:03:00Z">
        <w:r w:rsidR="00927B5D">
          <w:fldChar w:fldCharType="end"/>
        </w:r>
      </w:ins>
      <w:bookmarkEnd w:id="4907"/>
      <w:ins w:id="4912" w:author="Kumar Baral" w:date="2023-02-13T12:09:00Z">
        <w:r>
          <w:t xml:space="preserve">: Mean monthly discharge series of </w:t>
        </w:r>
      </w:ins>
      <w:ins w:id="4913" w:author="Kumar Baral" w:date="2023-02-13T12:10:00Z">
        <w:r>
          <w:t>Andhi Khola.</w:t>
        </w:r>
      </w:ins>
    </w:p>
    <w:p w14:paraId="7AC33097" w14:textId="0BD0672F" w:rsidR="00DA5C2A" w:rsidRDefault="00DA5C2A" w:rsidP="005C2E26">
      <w:pPr>
        <w:rPr>
          <w:ins w:id="4914" w:author="Kumar Baral" w:date="2023-02-13T15:04:00Z"/>
          <w:rFonts w:eastAsiaTheme="minorHAnsi" w:cstheme="minorBidi"/>
          <w:szCs w:val="22"/>
        </w:rPr>
      </w:pPr>
      <w:moveToRangeStart w:id="4915" w:author="Kumar Baral" w:date="2023-02-13T15:04:00Z" w:name="move127193098"/>
      <w:moveTo w:id="4916" w:author="Kumar Baral" w:date="2023-02-13T15:04:00Z">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To>
      <w:moveToRangeEnd w:id="4915"/>
    </w:p>
    <w:p w14:paraId="7A100A1F" w14:textId="498B297B"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2C37581D" w:rsidR="005C2E26" w:rsidRDefault="005C2E26" w:rsidP="005C2E26">
      <w:r>
        <w:t xml:space="preserve">The Mean monthly flow from the collect data over the period of </w:t>
      </w:r>
      <w:del w:id="4917" w:author="Kumar Baral" w:date="2023-02-13T14:57:00Z">
        <w:r w:rsidDel="00E44CBF">
          <w:delText xml:space="preserve">29 </w:delText>
        </w:r>
      </w:del>
      <w:ins w:id="4918" w:author="Kumar Baral" w:date="2023-02-13T14:57:00Z">
        <w:r w:rsidR="00E44CBF">
          <w:t xml:space="preserve">19 </w:t>
        </w:r>
      </w:ins>
      <w:r>
        <w:t xml:space="preserve">years of data is presented in </w:t>
      </w:r>
      <w:ins w:id="4919" w:author="Kumar Baral" w:date="2023-02-13T09:55:00Z">
        <w:r w:rsidR="00A642B3">
          <w:fldChar w:fldCharType="begin"/>
        </w:r>
        <w:r w:rsidR="00A642B3">
          <w:instrText xml:space="preserve"> REF _Ref127174531 \h </w:instrText>
        </w:r>
      </w:ins>
      <w:r w:rsidR="00A642B3">
        <w:fldChar w:fldCharType="separate"/>
      </w:r>
      <w:r w:rsidR="002D09A2">
        <w:t xml:space="preserve">Table </w:t>
      </w:r>
      <w:r w:rsidR="002D09A2">
        <w:rPr>
          <w:noProof/>
        </w:rPr>
        <w:t>1</w:t>
      </w:r>
      <w:ins w:id="4920" w:author="Kumar Baral" w:date="2023-02-13T14:27:00Z">
        <w:r w:rsidR="002D09A2">
          <w:noBreakHyphen/>
        </w:r>
      </w:ins>
      <w:r w:rsidR="002D09A2">
        <w:rPr>
          <w:noProof/>
        </w:rPr>
        <w:t>2</w:t>
      </w:r>
      <w:ins w:id="4921" w:author="Kumar Baral" w:date="2023-02-13T09:55:00Z">
        <w:r w:rsidR="00A642B3">
          <w:fldChar w:fldCharType="end"/>
        </w:r>
        <w:r w:rsidR="00A642B3">
          <w:t>.</w:t>
        </w:r>
      </w:ins>
      <w:del w:id="4922" w:author="Kumar Baral" w:date="2023-02-13T09:55:00Z">
        <w:r w:rsidDel="00A642B3">
          <w:delText xml:space="preserve">the </w:delText>
        </w:r>
      </w:del>
    </w:p>
    <w:p w14:paraId="30421189" w14:textId="13E62DB1" w:rsidR="005C2E26" w:rsidRDefault="00166AD4" w:rsidP="00166AD4">
      <w:pPr>
        <w:pStyle w:val="Caption"/>
      </w:pPr>
      <w:bookmarkStart w:id="4923" w:name="_Ref127174531"/>
      <w:bookmarkStart w:id="4924" w:name="_Toc127182763"/>
      <w:r>
        <w:t xml:space="preserve">Table </w:t>
      </w:r>
      <w:ins w:id="4925" w:author="Kumar Baral" w:date="2023-02-13T14:27:00Z">
        <w:r w:rsidR="00B132C2">
          <w:fldChar w:fldCharType="begin"/>
        </w:r>
        <w:r w:rsidR="00B132C2">
          <w:instrText xml:space="preserve"> STYLEREF 1 \s </w:instrText>
        </w:r>
      </w:ins>
      <w:r w:rsidR="00B132C2">
        <w:fldChar w:fldCharType="separate"/>
      </w:r>
      <w:r w:rsidR="002D09A2">
        <w:rPr>
          <w:noProof/>
        </w:rPr>
        <w:t>1</w:t>
      </w:r>
      <w:ins w:id="492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2</w:t>
      </w:r>
      <w:ins w:id="4927" w:author="Kumar Baral" w:date="2023-02-13T14:27:00Z">
        <w:r w:rsidR="00B132C2">
          <w:fldChar w:fldCharType="end"/>
        </w:r>
      </w:ins>
      <w:del w:id="4928"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2</w:delText>
        </w:r>
        <w:r w:rsidR="00CE7042" w:rsidDel="00C34729">
          <w:rPr>
            <w:noProof/>
          </w:rPr>
          <w:fldChar w:fldCharType="end"/>
        </w:r>
      </w:del>
      <w:bookmarkEnd w:id="4923"/>
      <w:r w:rsidR="005F6047">
        <w:t xml:space="preserve">: Mean Monthly Flow of </w:t>
      </w:r>
      <w:del w:id="4929" w:author="Kumar Baral" w:date="2023-02-10T16:17:00Z">
        <w:r w:rsidR="005F6047" w:rsidDel="00352BC0">
          <w:delText>Jhimruk River</w:delText>
        </w:r>
      </w:del>
      <w:ins w:id="4930" w:author="Kumar Baral" w:date="2023-02-10T16:17:00Z">
        <w:r w:rsidR="00352BC0">
          <w:t>Andhikhola River</w:t>
        </w:r>
      </w:ins>
      <w:bookmarkEnd w:id="4924"/>
    </w:p>
    <w:tbl>
      <w:tblPr>
        <w:tblW w:w="48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931" w:author="Kumar Baral" w:date="2023-02-13T14:47:00Z">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262"/>
        <w:gridCol w:w="5890"/>
        <w:tblGridChange w:id="4932">
          <w:tblGrid>
            <w:gridCol w:w="2946"/>
            <w:gridCol w:w="5321"/>
          </w:tblGrid>
        </w:tblGridChange>
      </w:tblGrid>
      <w:tr w:rsidR="005C2E26" w:rsidRPr="00CC72F6" w14:paraId="2BDF9218" w14:textId="77777777" w:rsidTr="00F94B2D">
        <w:trPr>
          <w:trHeight w:val="282"/>
          <w:tblHeader/>
          <w:trPrChange w:id="4933" w:author="Kumar Baral" w:date="2023-02-13T14:47:00Z">
            <w:trPr>
              <w:trHeight w:val="319"/>
              <w:tblHeader/>
            </w:trPr>
          </w:trPrChange>
        </w:trPr>
        <w:tc>
          <w:tcPr>
            <w:tcW w:w="1782" w:type="pct"/>
            <w:shd w:val="clear" w:color="auto" w:fill="D9D9D9" w:themeFill="background1" w:themeFillShade="D9"/>
            <w:noWrap/>
            <w:vAlign w:val="center"/>
            <w:hideMark/>
            <w:tcPrChange w:id="4934" w:author="Kumar Baral" w:date="2023-02-13T14:47:00Z">
              <w:tcPr>
                <w:tcW w:w="1782" w:type="pct"/>
                <w:shd w:val="clear" w:color="auto" w:fill="D9D9D9" w:themeFill="background1" w:themeFillShade="D9"/>
                <w:noWrap/>
                <w:vAlign w:val="center"/>
                <w:hideMark/>
              </w:tcPr>
            </w:tcPrChange>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Change w:id="4935" w:author="Kumar Baral" w:date="2023-02-13T14:47:00Z">
              <w:tcPr>
                <w:tcW w:w="3218" w:type="pct"/>
                <w:shd w:val="clear" w:color="auto" w:fill="D9D9D9" w:themeFill="background1" w:themeFillShade="D9"/>
                <w:noWrap/>
                <w:vAlign w:val="center"/>
                <w:hideMark/>
              </w:tcPr>
            </w:tcPrChange>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F94B2D">
        <w:trPr>
          <w:trHeight w:val="282"/>
          <w:trPrChange w:id="4936" w:author="Kumar Baral" w:date="2023-02-13T14:47:00Z">
            <w:trPr>
              <w:trHeight w:val="319"/>
            </w:trPr>
          </w:trPrChange>
        </w:trPr>
        <w:tc>
          <w:tcPr>
            <w:tcW w:w="1782" w:type="pct"/>
            <w:shd w:val="clear" w:color="auto" w:fill="auto"/>
            <w:noWrap/>
            <w:vAlign w:val="center"/>
            <w:hideMark/>
            <w:tcPrChange w:id="4937" w:author="Kumar Baral" w:date="2023-02-13T14:47:00Z">
              <w:tcPr>
                <w:tcW w:w="1782" w:type="pct"/>
                <w:shd w:val="clear" w:color="auto" w:fill="auto"/>
                <w:noWrap/>
                <w:vAlign w:val="center"/>
                <w:hideMark/>
              </w:tcPr>
            </w:tcPrChange>
          </w:tcPr>
          <w:p w14:paraId="3AF4743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Baishakh</w:t>
            </w:r>
          </w:p>
        </w:tc>
        <w:tc>
          <w:tcPr>
            <w:tcW w:w="3218" w:type="pct"/>
            <w:shd w:val="clear" w:color="auto" w:fill="auto"/>
            <w:noWrap/>
            <w:vAlign w:val="center"/>
            <w:hideMark/>
            <w:tcPrChange w:id="4938" w:author="Kumar Baral" w:date="2023-02-13T14:47:00Z">
              <w:tcPr>
                <w:tcW w:w="3218" w:type="pct"/>
                <w:shd w:val="clear" w:color="auto" w:fill="auto"/>
                <w:noWrap/>
                <w:vAlign w:val="center"/>
                <w:hideMark/>
              </w:tcPr>
            </w:tcPrChange>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F94B2D">
        <w:trPr>
          <w:trHeight w:val="282"/>
          <w:trPrChange w:id="4939" w:author="Kumar Baral" w:date="2023-02-13T14:47:00Z">
            <w:trPr>
              <w:trHeight w:val="319"/>
            </w:trPr>
          </w:trPrChange>
        </w:trPr>
        <w:tc>
          <w:tcPr>
            <w:tcW w:w="1782" w:type="pct"/>
            <w:shd w:val="clear" w:color="auto" w:fill="auto"/>
            <w:noWrap/>
            <w:vAlign w:val="center"/>
            <w:hideMark/>
            <w:tcPrChange w:id="4940" w:author="Kumar Baral" w:date="2023-02-13T14:47:00Z">
              <w:tcPr>
                <w:tcW w:w="1782" w:type="pct"/>
                <w:shd w:val="clear" w:color="auto" w:fill="auto"/>
                <w:noWrap/>
                <w:vAlign w:val="center"/>
                <w:hideMark/>
              </w:tcPr>
            </w:tcPrChange>
          </w:tcPr>
          <w:p w14:paraId="6E099BE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Jestha</w:t>
            </w:r>
          </w:p>
        </w:tc>
        <w:tc>
          <w:tcPr>
            <w:tcW w:w="3218" w:type="pct"/>
            <w:shd w:val="clear" w:color="auto" w:fill="auto"/>
            <w:noWrap/>
            <w:vAlign w:val="center"/>
            <w:hideMark/>
            <w:tcPrChange w:id="4941" w:author="Kumar Baral" w:date="2023-02-13T14:47:00Z">
              <w:tcPr>
                <w:tcW w:w="3218" w:type="pct"/>
                <w:shd w:val="clear" w:color="auto" w:fill="auto"/>
                <w:noWrap/>
                <w:vAlign w:val="center"/>
                <w:hideMark/>
              </w:tcPr>
            </w:tcPrChange>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F94B2D">
        <w:trPr>
          <w:trHeight w:val="282"/>
          <w:trPrChange w:id="4942" w:author="Kumar Baral" w:date="2023-02-13T14:47:00Z">
            <w:trPr>
              <w:trHeight w:val="319"/>
            </w:trPr>
          </w:trPrChange>
        </w:trPr>
        <w:tc>
          <w:tcPr>
            <w:tcW w:w="1782" w:type="pct"/>
            <w:shd w:val="clear" w:color="auto" w:fill="auto"/>
            <w:noWrap/>
            <w:vAlign w:val="center"/>
            <w:hideMark/>
            <w:tcPrChange w:id="4943" w:author="Kumar Baral" w:date="2023-02-13T14:47:00Z">
              <w:tcPr>
                <w:tcW w:w="1782" w:type="pct"/>
                <w:shd w:val="clear" w:color="auto" w:fill="auto"/>
                <w:noWrap/>
                <w:vAlign w:val="center"/>
                <w:hideMark/>
              </w:tcPr>
            </w:tcPrChange>
          </w:tcPr>
          <w:p w14:paraId="5F33111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Ashadh</w:t>
            </w:r>
          </w:p>
        </w:tc>
        <w:tc>
          <w:tcPr>
            <w:tcW w:w="3218" w:type="pct"/>
            <w:shd w:val="clear" w:color="auto" w:fill="auto"/>
            <w:noWrap/>
            <w:vAlign w:val="center"/>
            <w:hideMark/>
            <w:tcPrChange w:id="4944" w:author="Kumar Baral" w:date="2023-02-13T14:47:00Z">
              <w:tcPr>
                <w:tcW w:w="3218" w:type="pct"/>
                <w:shd w:val="clear" w:color="auto" w:fill="auto"/>
                <w:noWrap/>
                <w:vAlign w:val="center"/>
                <w:hideMark/>
              </w:tcPr>
            </w:tcPrChange>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F94B2D">
        <w:trPr>
          <w:trHeight w:val="282"/>
          <w:trPrChange w:id="4945" w:author="Kumar Baral" w:date="2023-02-13T14:47:00Z">
            <w:trPr>
              <w:trHeight w:val="319"/>
            </w:trPr>
          </w:trPrChange>
        </w:trPr>
        <w:tc>
          <w:tcPr>
            <w:tcW w:w="1782" w:type="pct"/>
            <w:shd w:val="clear" w:color="auto" w:fill="auto"/>
            <w:noWrap/>
            <w:vAlign w:val="center"/>
            <w:hideMark/>
            <w:tcPrChange w:id="4946" w:author="Kumar Baral" w:date="2023-02-13T14:47:00Z">
              <w:tcPr>
                <w:tcW w:w="1782" w:type="pct"/>
                <w:shd w:val="clear" w:color="auto" w:fill="auto"/>
                <w:noWrap/>
                <w:vAlign w:val="center"/>
                <w:hideMark/>
              </w:tcPr>
            </w:tcPrChange>
          </w:tcPr>
          <w:p w14:paraId="6FFC622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Shrawan</w:t>
            </w:r>
          </w:p>
        </w:tc>
        <w:tc>
          <w:tcPr>
            <w:tcW w:w="3218" w:type="pct"/>
            <w:shd w:val="clear" w:color="auto" w:fill="auto"/>
            <w:noWrap/>
            <w:vAlign w:val="center"/>
            <w:hideMark/>
            <w:tcPrChange w:id="4947" w:author="Kumar Baral" w:date="2023-02-13T14:47:00Z">
              <w:tcPr>
                <w:tcW w:w="3218" w:type="pct"/>
                <w:shd w:val="clear" w:color="auto" w:fill="auto"/>
                <w:noWrap/>
                <w:vAlign w:val="center"/>
                <w:hideMark/>
              </w:tcPr>
            </w:tcPrChange>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F94B2D">
        <w:trPr>
          <w:trHeight w:val="282"/>
          <w:trPrChange w:id="4948" w:author="Kumar Baral" w:date="2023-02-13T14:47:00Z">
            <w:trPr>
              <w:trHeight w:val="319"/>
            </w:trPr>
          </w:trPrChange>
        </w:trPr>
        <w:tc>
          <w:tcPr>
            <w:tcW w:w="1782" w:type="pct"/>
            <w:shd w:val="clear" w:color="auto" w:fill="auto"/>
            <w:noWrap/>
            <w:vAlign w:val="center"/>
            <w:hideMark/>
            <w:tcPrChange w:id="4949" w:author="Kumar Baral" w:date="2023-02-13T14:47:00Z">
              <w:tcPr>
                <w:tcW w:w="1782" w:type="pct"/>
                <w:shd w:val="clear" w:color="auto" w:fill="auto"/>
                <w:noWrap/>
                <w:vAlign w:val="center"/>
                <w:hideMark/>
              </w:tcPr>
            </w:tcPrChange>
          </w:tcPr>
          <w:p w14:paraId="4E8C7F06"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Bhadra</w:t>
            </w:r>
          </w:p>
        </w:tc>
        <w:tc>
          <w:tcPr>
            <w:tcW w:w="3218" w:type="pct"/>
            <w:shd w:val="clear" w:color="auto" w:fill="auto"/>
            <w:noWrap/>
            <w:vAlign w:val="center"/>
            <w:hideMark/>
            <w:tcPrChange w:id="4950" w:author="Kumar Baral" w:date="2023-02-13T14:47:00Z">
              <w:tcPr>
                <w:tcW w:w="3218" w:type="pct"/>
                <w:shd w:val="clear" w:color="auto" w:fill="auto"/>
                <w:noWrap/>
                <w:vAlign w:val="center"/>
                <w:hideMark/>
              </w:tcPr>
            </w:tcPrChange>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F94B2D">
        <w:trPr>
          <w:trHeight w:val="282"/>
          <w:trPrChange w:id="4951" w:author="Kumar Baral" w:date="2023-02-13T14:47:00Z">
            <w:trPr>
              <w:trHeight w:val="319"/>
            </w:trPr>
          </w:trPrChange>
        </w:trPr>
        <w:tc>
          <w:tcPr>
            <w:tcW w:w="1782" w:type="pct"/>
            <w:shd w:val="clear" w:color="auto" w:fill="auto"/>
            <w:noWrap/>
            <w:vAlign w:val="center"/>
            <w:hideMark/>
            <w:tcPrChange w:id="4952" w:author="Kumar Baral" w:date="2023-02-13T14:47:00Z">
              <w:tcPr>
                <w:tcW w:w="1782" w:type="pct"/>
                <w:shd w:val="clear" w:color="auto" w:fill="auto"/>
                <w:noWrap/>
                <w:vAlign w:val="center"/>
                <w:hideMark/>
              </w:tcPr>
            </w:tcPrChange>
          </w:tcPr>
          <w:p w14:paraId="17B10D3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Ashwin</w:t>
            </w:r>
          </w:p>
        </w:tc>
        <w:tc>
          <w:tcPr>
            <w:tcW w:w="3218" w:type="pct"/>
            <w:shd w:val="clear" w:color="auto" w:fill="auto"/>
            <w:noWrap/>
            <w:vAlign w:val="center"/>
            <w:hideMark/>
            <w:tcPrChange w:id="4953" w:author="Kumar Baral" w:date="2023-02-13T14:47:00Z">
              <w:tcPr>
                <w:tcW w:w="3218" w:type="pct"/>
                <w:shd w:val="clear" w:color="auto" w:fill="auto"/>
                <w:noWrap/>
                <w:vAlign w:val="center"/>
                <w:hideMark/>
              </w:tcPr>
            </w:tcPrChange>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F94B2D">
        <w:trPr>
          <w:trHeight w:val="282"/>
          <w:trPrChange w:id="4954" w:author="Kumar Baral" w:date="2023-02-13T14:47:00Z">
            <w:trPr>
              <w:trHeight w:val="319"/>
            </w:trPr>
          </w:trPrChange>
        </w:trPr>
        <w:tc>
          <w:tcPr>
            <w:tcW w:w="1782" w:type="pct"/>
            <w:shd w:val="clear" w:color="auto" w:fill="auto"/>
            <w:noWrap/>
            <w:vAlign w:val="center"/>
            <w:hideMark/>
            <w:tcPrChange w:id="4955" w:author="Kumar Baral" w:date="2023-02-13T14:47:00Z">
              <w:tcPr>
                <w:tcW w:w="1782" w:type="pct"/>
                <w:shd w:val="clear" w:color="auto" w:fill="auto"/>
                <w:noWrap/>
                <w:vAlign w:val="center"/>
                <w:hideMark/>
              </w:tcPr>
            </w:tcPrChange>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3218" w:type="pct"/>
            <w:shd w:val="clear" w:color="auto" w:fill="auto"/>
            <w:noWrap/>
            <w:vAlign w:val="center"/>
            <w:hideMark/>
            <w:tcPrChange w:id="4956" w:author="Kumar Baral" w:date="2023-02-13T14:47:00Z">
              <w:tcPr>
                <w:tcW w:w="3218" w:type="pct"/>
                <w:shd w:val="clear" w:color="auto" w:fill="auto"/>
                <w:noWrap/>
                <w:vAlign w:val="center"/>
                <w:hideMark/>
              </w:tcPr>
            </w:tcPrChange>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F94B2D">
        <w:trPr>
          <w:trHeight w:val="282"/>
          <w:trPrChange w:id="4957" w:author="Kumar Baral" w:date="2023-02-13T14:47:00Z">
            <w:trPr>
              <w:trHeight w:val="319"/>
            </w:trPr>
          </w:trPrChange>
        </w:trPr>
        <w:tc>
          <w:tcPr>
            <w:tcW w:w="1782" w:type="pct"/>
            <w:shd w:val="clear" w:color="auto" w:fill="auto"/>
            <w:noWrap/>
            <w:vAlign w:val="center"/>
            <w:hideMark/>
            <w:tcPrChange w:id="4958" w:author="Kumar Baral" w:date="2023-02-13T14:47:00Z">
              <w:tcPr>
                <w:tcW w:w="1782" w:type="pct"/>
                <w:shd w:val="clear" w:color="auto" w:fill="auto"/>
                <w:noWrap/>
                <w:vAlign w:val="center"/>
                <w:hideMark/>
              </w:tcPr>
            </w:tcPrChange>
          </w:tcPr>
          <w:p w14:paraId="112AD5F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Mangsir</w:t>
            </w:r>
          </w:p>
        </w:tc>
        <w:tc>
          <w:tcPr>
            <w:tcW w:w="3218" w:type="pct"/>
            <w:shd w:val="clear" w:color="auto" w:fill="auto"/>
            <w:noWrap/>
            <w:vAlign w:val="center"/>
            <w:hideMark/>
            <w:tcPrChange w:id="4959" w:author="Kumar Baral" w:date="2023-02-13T14:47:00Z">
              <w:tcPr>
                <w:tcW w:w="3218" w:type="pct"/>
                <w:shd w:val="clear" w:color="auto" w:fill="auto"/>
                <w:noWrap/>
                <w:vAlign w:val="center"/>
                <w:hideMark/>
              </w:tcPr>
            </w:tcPrChange>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F94B2D">
        <w:trPr>
          <w:trHeight w:val="282"/>
          <w:trPrChange w:id="4960" w:author="Kumar Baral" w:date="2023-02-13T14:47:00Z">
            <w:trPr>
              <w:trHeight w:val="319"/>
            </w:trPr>
          </w:trPrChange>
        </w:trPr>
        <w:tc>
          <w:tcPr>
            <w:tcW w:w="1782" w:type="pct"/>
            <w:shd w:val="clear" w:color="auto" w:fill="auto"/>
            <w:noWrap/>
            <w:vAlign w:val="center"/>
            <w:hideMark/>
            <w:tcPrChange w:id="4961" w:author="Kumar Baral" w:date="2023-02-13T14:47:00Z">
              <w:tcPr>
                <w:tcW w:w="1782" w:type="pct"/>
                <w:shd w:val="clear" w:color="auto" w:fill="auto"/>
                <w:noWrap/>
                <w:vAlign w:val="center"/>
                <w:hideMark/>
              </w:tcPr>
            </w:tcPrChange>
          </w:tcPr>
          <w:p w14:paraId="618E9CA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Poush</w:t>
            </w:r>
          </w:p>
        </w:tc>
        <w:tc>
          <w:tcPr>
            <w:tcW w:w="3218" w:type="pct"/>
            <w:shd w:val="clear" w:color="auto" w:fill="auto"/>
            <w:noWrap/>
            <w:vAlign w:val="center"/>
            <w:hideMark/>
            <w:tcPrChange w:id="4962" w:author="Kumar Baral" w:date="2023-02-13T14:47:00Z">
              <w:tcPr>
                <w:tcW w:w="3218" w:type="pct"/>
                <w:shd w:val="clear" w:color="auto" w:fill="auto"/>
                <w:noWrap/>
                <w:vAlign w:val="center"/>
                <w:hideMark/>
              </w:tcPr>
            </w:tcPrChange>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F94B2D">
        <w:trPr>
          <w:trHeight w:val="282"/>
          <w:trPrChange w:id="4963" w:author="Kumar Baral" w:date="2023-02-13T14:47:00Z">
            <w:trPr>
              <w:trHeight w:val="319"/>
            </w:trPr>
          </w:trPrChange>
        </w:trPr>
        <w:tc>
          <w:tcPr>
            <w:tcW w:w="1782" w:type="pct"/>
            <w:shd w:val="clear" w:color="auto" w:fill="auto"/>
            <w:noWrap/>
            <w:vAlign w:val="center"/>
            <w:hideMark/>
            <w:tcPrChange w:id="4964" w:author="Kumar Baral" w:date="2023-02-13T14:47:00Z">
              <w:tcPr>
                <w:tcW w:w="1782" w:type="pct"/>
                <w:shd w:val="clear" w:color="auto" w:fill="auto"/>
                <w:noWrap/>
                <w:vAlign w:val="center"/>
                <w:hideMark/>
              </w:tcPr>
            </w:tcPrChange>
          </w:tcPr>
          <w:p w14:paraId="4294F76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lastRenderedPageBreak/>
              <w:t>Magh</w:t>
            </w:r>
          </w:p>
        </w:tc>
        <w:tc>
          <w:tcPr>
            <w:tcW w:w="3218" w:type="pct"/>
            <w:shd w:val="clear" w:color="auto" w:fill="auto"/>
            <w:noWrap/>
            <w:vAlign w:val="center"/>
            <w:hideMark/>
            <w:tcPrChange w:id="4965" w:author="Kumar Baral" w:date="2023-02-13T14:47:00Z">
              <w:tcPr>
                <w:tcW w:w="3218" w:type="pct"/>
                <w:shd w:val="clear" w:color="auto" w:fill="auto"/>
                <w:noWrap/>
                <w:vAlign w:val="center"/>
                <w:hideMark/>
              </w:tcPr>
            </w:tcPrChange>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F94B2D">
        <w:trPr>
          <w:trHeight w:val="282"/>
          <w:trPrChange w:id="4966" w:author="Kumar Baral" w:date="2023-02-13T14:47:00Z">
            <w:trPr>
              <w:trHeight w:val="319"/>
            </w:trPr>
          </w:trPrChange>
        </w:trPr>
        <w:tc>
          <w:tcPr>
            <w:tcW w:w="1782" w:type="pct"/>
            <w:shd w:val="clear" w:color="auto" w:fill="auto"/>
            <w:noWrap/>
            <w:vAlign w:val="center"/>
            <w:hideMark/>
            <w:tcPrChange w:id="4967" w:author="Kumar Baral" w:date="2023-02-13T14:47:00Z">
              <w:tcPr>
                <w:tcW w:w="1782" w:type="pct"/>
                <w:shd w:val="clear" w:color="auto" w:fill="auto"/>
                <w:noWrap/>
                <w:vAlign w:val="center"/>
                <w:hideMark/>
              </w:tcPr>
            </w:tcPrChange>
          </w:tcPr>
          <w:p w14:paraId="1F2471E7"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Falgun</w:t>
            </w:r>
          </w:p>
        </w:tc>
        <w:tc>
          <w:tcPr>
            <w:tcW w:w="3218" w:type="pct"/>
            <w:shd w:val="clear" w:color="auto" w:fill="auto"/>
            <w:noWrap/>
            <w:vAlign w:val="center"/>
            <w:hideMark/>
            <w:tcPrChange w:id="4968" w:author="Kumar Baral" w:date="2023-02-13T14:47:00Z">
              <w:tcPr>
                <w:tcW w:w="3218" w:type="pct"/>
                <w:shd w:val="clear" w:color="auto" w:fill="auto"/>
                <w:noWrap/>
                <w:vAlign w:val="center"/>
                <w:hideMark/>
              </w:tcPr>
            </w:tcPrChange>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F94B2D">
        <w:trPr>
          <w:trHeight w:val="282"/>
          <w:trPrChange w:id="4969" w:author="Kumar Baral" w:date="2023-02-13T14:47:00Z">
            <w:trPr>
              <w:trHeight w:val="319"/>
            </w:trPr>
          </w:trPrChange>
        </w:trPr>
        <w:tc>
          <w:tcPr>
            <w:tcW w:w="1782" w:type="pct"/>
            <w:shd w:val="clear" w:color="auto" w:fill="auto"/>
            <w:noWrap/>
            <w:vAlign w:val="center"/>
            <w:hideMark/>
            <w:tcPrChange w:id="4970" w:author="Kumar Baral" w:date="2023-02-13T14:47:00Z">
              <w:tcPr>
                <w:tcW w:w="1782" w:type="pct"/>
                <w:shd w:val="clear" w:color="auto" w:fill="auto"/>
                <w:noWrap/>
                <w:vAlign w:val="center"/>
                <w:hideMark/>
              </w:tcPr>
            </w:tcPrChange>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Change w:id="4971" w:author="Kumar Baral" w:date="2023-02-13T14:47:00Z">
              <w:tcPr>
                <w:tcW w:w="3218" w:type="pct"/>
                <w:shd w:val="clear" w:color="auto" w:fill="auto"/>
                <w:noWrap/>
                <w:vAlign w:val="center"/>
                <w:hideMark/>
              </w:tcPr>
            </w:tcPrChange>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627828A1" w:rsidR="005C2E26" w:rsidDel="00F94B2D" w:rsidRDefault="005C2E26">
      <w:pPr>
        <w:rPr>
          <w:del w:id="4972" w:author="Kumar Baral" w:date="2023-02-13T14:47:00Z"/>
        </w:rPr>
      </w:pPr>
      <w:del w:id="4973" w:author="Kumar Baral" w:date="2023-02-13T14:47:00Z">
        <w:r w:rsidDel="00F94B2D">
          <w:rPr>
            <w:noProof/>
            <w:lang w:bidi="ne-NP"/>
          </w:rPr>
          <w:drawing>
            <wp:inline distT="0" distB="0" distL="0" distR="0" wp14:anchorId="347DB414" wp14:editId="43F781E1">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0AA9F08B" w14:textId="3BB11877" w:rsidR="005C2E26" w:rsidDel="00F94B2D" w:rsidRDefault="005F6047">
      <w:pPr>
        <w:rPr>
          <w:del w:id="4974" w:author="Kumar Baral" w:date="2023-02-13T14:47:00Z"/>
        </w:rPr>
        <w:pPrChange w:id="4975" w:author="Kumar Baral" w:date="2023-02-13T14:47:00Z">
          <w:pPr>
            <w:pStyle w:val="Caption"/>
          </w:pPr>
        </w:pPrChange>
      </w:pPr>
      <w:bookmarkStart w:id="4976" w:name="_Toc127182766"/>
      <w:del w:id="4977" w:author="Kumar Baral" w:date="2023-02-13T14:47:00Z">
        <w:r w:rsidDel="00F94B2D">
          <w:delText xml:space="preserve">Figure </w:delText>
        </w:r>
      </w:del>
      <w:ins w:id="4978" w:author="Kumar Baral" w:date="2023-02-13T14:03:00Z">
        <w:del w:id="4979" w:author="Kumar Baral" w:date="2023-02-13T14:47:00Z">
          <w:r w:rsidR="00927B5D" w:rsidDel="00F94B2D">
            <w:fldChar w:fldCharType="begin"/>
          </w:r>
          <w:r w:rsidR="00927B5D" w:rsidDel="00F94B2D">
            <w:delInstrText xml:space="preserve"> STYLEREF 1 \s </w:delInstrText>
          </w:r>
        </w:del>
      </w:ins>
      <w:del w:id="4980" w:author="Kumar Baral" w:date="2023-02-13T14:47:00Z">
        <w:r w:rsidR="00927B5D" w:rsidDel="00F94B2D">
          <w:fldChar w:fldCharType="separate"/>
        </w:r>
        <w:r w:rsidR="00927B5D" w:rsidDel="00F94B2D">
          <w:rPr>
            <w:noProof/>
          </w:rPr>
          <w:delText>1</w:delText>
        </w:r>
      </w:del>
      <w:ins w:id="4981" w:author="Kumar Baral" w:date="2023-02-13T14:03:00Z">
        <w:del w:id="4982" w:author="Kumar Baral" w:date="2023-02-13T14:47:00Z">
          <w:r w:rsidR="00927B5D" w:rsidDel="00F94B2D">
            <w:fldChar w:fldCharType="end"/>
          </w:r>
          <w:r w:rsidR="00927B5D" w:rsidDel="00F94B2D">
            <w:noBreakHyphen/>
          </w:r>
          <w:r w:rsidR="00927B5D" w:rsidDel="00F94B2D">
            <w:fldChar w:fldCharType="begin"/>
          </w:r>
          <w:r w:rsidR="00927B5D" w:rsidDel="00F94B2D">
            <w:delInstrText xml:space="preserve"> SEQ Figure \* ARABIC \s 1 </w:delInstrText>
          </w:r>
        </w:del>
      </w:ins>
      <w:del w:id="4983" w:author="Kumar Baral" w:date="2023-02-13T14:47:00Z">
        <w:r w:rsidR="00927B5D" w:rsidDel="00F94B2D">
          <w:fldChar w:fldCharType="separate"/>
        </w:r>
      </w:del>
      <w:ins w:id="4984" w:author="Kumar Baral" w:date="2023-02-13T14:03:00Z">
        <w:del w:id="4985" w:author="Kumar Baral" w:date="2023-02-13T14:47:00Z">
          <w:r w:rsidR="00927B5D" w:rsidDel="00F94B2D">
            <w:rPr>
              <w:noProof/>
            </w:rPr>
            <w:delText>4</w:delText>
          </w:r>
          <w:r w:rsidR="00927B5D" w:rsidDel="00F94B2D">
            <w:fldChar w:fldCharType="end"/>
          </w:r>
        </w:del>
      </w:ins>
      <w:del w:id="4986" w:author="Kumar Baral" w:date="2023-02-13T14:47:00Z">
        <w:r w:rsidR="00CE7042" w:rsidDel="00F94B2D">
          <w:fldChar w:fldCharType="begin"/>
        </w:r>
        <w:r w:rsidR="00CE7042" w:rsidDel="00F94B2D">
          <w:delInstrText xml:space="preserve"> STYLEREF 1 \s </w:delInstrText>
        </w:r>
        <w:r w:rsidR="00CE7042" w:rsidDel="00F94B2D">
          <w:fldChar w:fldCharType="separate"/>
        </w:r>
        <w:r w:rsidR="002E2821" w:rsidDel="00F94B2D">
          <w:rPr>
            <w:noProof/>
          </w:rPr>
          <w:delText>1</w:delText>
        </w:r>
        <w:r w:rsidR="00CE7042" w:rsidDel="00F94B2D">
          <w:rPr>
            <w:noProof/>
          </w:rPr>
          <w:fldChar w:fldCharType="end"/>
        </w:r>
        <w:r w:rsidR="002E2821" w:rsidDel="00F94B2D">
          <w:noBreakHyphen/>
        </w:r>
        <w:r w:rsidR="00CE7042" w:rsidDel="00F94B2D">
          <w:fldChar w:fldCharType="begin"/>
        </w:r>
        <w:r w:rsidR="00CE7042" w:rsidDel="00F94B2D">
          <w:delInstrText xml:space="preserve"> SEQ Figure \* ARABIC \s 1 </w:delInstrText>
        </w:r>
        <w:r w:rsidR="00CE7042" w:rsidDel="00F94B2D">
          <w:fldChar w:fldCharType="separate"/>
        </w:r>
        <w:r w:rsidR="002E2821" w:rsidDel="00F94B2D">
          <w:rPr>
            <w:noProof/>
          </w:rPr>
          <w:delText>1</w:delText>
        </w:r>
        <w:r w:rsidR="00CE7042" w:rsidDel="00F94B2D">
          <w:rPr>
            <w:noProof/>
          </w:rPr>
          <w:fldChar w:fldCharType="end"/>
        </w:r>
        <w:r w:rsidDel="00F94B2D">
          <w:delText>: Hydrographical representation of Mean Monthly flow of Jhimruk River</w:delText>
        </w:r>
        <w:bookmarkEnd w:id="4976"/>
      </w:del>
    </w:p>
    <w:p w14:paraId="49DF86BF" w14:textId="77777777" w:rsidR="005C2E26" w:rsidRPr="005C2E26" w:rsidRDefault="005C2E26" w:rsidP="005C2E26"/>
    <w:bookmarkEnd w:id="4871"/>
    <w:bookmarkEnd w:id="4872"/>
    <w:p w14:paraId="5E0F430A" w14:textId="28AA0B79" w:rsidR="002E2821" w:rsidRDefault="002A46D1" w:rsidP="002E2821">
      <w:pPr>
        <w:pStyle w:val="Heading3"/>
      </w:pPr>
      <w:del w:id="4987" w:author="Kumar Baral" w:date="2023-02-13T10:57:00Z">
        <w:r w:rsidDel="00CC2D59">
          <w:delText>Comparision</w:delText>
        </w:r>
      </w:del>
      <w:bookmarkStart w:id="4988" w:name="_Toc127191925"/>
      <w:ins w:id="4989" w:author="Kumar Baral" w:date="2023-02-13T10:57:00Z">
        <w:r w:rsidR="00CC2D59">
          <w:t>Comparison</w:t>
        </w:r>
      </w:ins>
      <w:r>
        <w:t xml:space="preserve"> </w:t>
      </w:r>
      <w:del w:id="4990" w:author="Kumar Baral" w:date="2023-02-13T14:59:00Z">
        <w:r w:rsidDel="00E44CBF">
          <w:delText>with implemented</w:delText>
        </w:r>
      </w:del>
      <w:ins w:id="4991" w:author="Kumar Baral" w:date="2023-02-13T14:59:00Z">
        <w:r w:rsidR="00E44CBF">
          <w:t>o</w:t>
        </w:r>
      </w:ins>
      <w:ins w:id="4992" w:author="Kumar Baral" w:date="2023-02-13T15:00:00Z">
        <w:r w:rsidR="00E44CBF">
          <w:t>f</w:t>
        </w:r>
      </w:ins>
      <w:r>
        <w:t xml:space="preserve"> Mean Monthly Flow</w:t>
      </w:r>
      <w:bookmarkEnd w:id="4988"/>
      <w:r w:rsidR="00F70819">
        <w:t xml:space="preserve"> with that of during UFSR, 2008</w:t>
      </w:r>
      <w:ins w:id="4993" w:author="Kumar Baral" w:date="2023-02-13T15:00:00Z">
        <w:r w:rsidR="00E44CBF">
          <w:t xml:space="preserve"> </w:t>
        </w:r>
      </w:ins>
    </w:p>
    <w:p w14:paraId="3EAC6266" w14:textId="7A440353" w:rsidR="00E57F4C" w:rsidRDefault="00E57F4C" w:rsidP="00E57F4C">
      <w:r>
        <w:fldChar w:fldCharType="begin"/>
      </w:r>
      <w:r>
        <w:instrText xml:space="preserve"> REF _Ref127193758 \h </w:instrText>
      </w:r>
      <w:r>
        <w:fldChar w:fldCharType="separate"/>
      </w:r>
      <w:r w:rsidR="002D09A2">
        <w:t xml:space="preserve">Figure </w:t>
      </w:r>
      <w:r w:rsidR="002D09A2">
        <w:rPr>
          <w:noProof/>
        </w:rPr>
        <w:t>1</w:t>
      </w:r>
      <w:ins w:id="4994" w:author="Kumar Baral" w:date="2023-02-13T14:03:00Z">
        <w:r w:rsidR="002D09A2">
          <w:noBreakHyphen/>
        </w:r>
      </w:ins>
      <w:r w:rsidR="002D09A2">
        <w:rPr>
          <w:noProof/>
        </w:rPr>
        <w:t>4</w:t>
      </w:r>
      <w:r>
        <w:fldChar w:fldCharType="end"/>
      </w:r>
      <w:r>
        <w:t xml:space="preserve"> shows the comparison of mean monthly flow of Andhi Khola as per the UFSR, 2008 and as per the data collected at the intake of the Andhi Khola. </w:t>
      </w:r>
    </w:p>
    <w:p w14:paraId="1E407E24" w14:textId="4570327D" w:rsidR="0020114A" w:rsidRPr="00E57F4C" w:rsidRDefault="0020114A" w:rsidP="00E57F4C">
      <w:pPr>
        <w:rPr>
          <w:ins w:id="4995" w:author="Kumar Baral" w:date="2023-02-13T14:48:00Z"/>
        </w:rPr>
      </w:pPr>
      <w:r>
        <w:rPr>
          <w:noProof/>
          <w:lang w:bidi="ne-NP"/>
        </w:rPr>
        <w:drawing>
          <wp:inline distT="0" distB="0" distL="0" distR="0" wp14:anchorId="7C4DBC66" wp14:editId="6CAD54D9">
            <wp:extent cx="5960745" cy="4408805"/>
            <wp:effectExtent l="0" t="0" r="1905"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892AD0" w14:textId="1CF8E3BC" w:rsidR="002E2821" w:rsidRPr="002E2821" w:rsidDel="00D042D7" w:rsidRDefault="00170DF3" w:rsidP="002E2821">
      <w:pPr>
        <w:rPr>
          <w:del w:id="4996" w:author="Kumar Baral" w:date="2023-02-13T14:53:00Z"/>
        </w:rPr>
      </w:pPr>
      <w:del w:id="4997" w:author="Kumar Baral" w:date="2023-02-13T14:50:00Z">
        <w:r w:rsidDel="00F94B2D">
          <w:rPr>
            <w:noProof/>
            <w:lang w:bidi="ne-NP"/>
          </w:rPr>
          <w:drawing>
            <wp:inline distT="0" distB="0" distL="0" distR="0" wp14:anchorId="5AEBF59A" wp14:editId="65FDDCCD">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021F0399" w14:textId="35F06C65" w:rsidR="002E2821" w:rsidRPr="002E2821" w:rsidRDefault="002E2821" w:rsidP="002E2821">
      <w:pPr>
        <w:rPr>
          <w:ins w:id="4998" w:author="Kumar Baral" w:date="2022-12-12T16:39:00Z"/>
        </w:rPr>
      </w:pPr>
    </w:p>
    <w:p w14:paraId="2CC001FD" w14:textId="69DFBBBD" w:rsidR="00347AC2" w:rsidRDefault="002E2821" w:rsidP="002E2821">
      <w:pPr>
        <w:pStyle w:val="Caption"/>
      </w:pPr>
      <w:bookmarkStart w:id="4999" w:name="_Ref127193758"/>
      <w:bookmarkStart w:id="5000" w:name="_Toc127182767"/>
      <w:bookmarkStart w:id="5001" w:name="_Toc90989301"/>
      <w:bookmarkStart w:id="5002" w:name="_Toc91255217"/>
      <w:r>
        <w:t xml:space="preserve">Figure </w:t>
      </w:r>
      <w:ins w:id="5003" w:author="Kumar Baral" w:date="2023-02-13T14:03:00Z">
        <w:r w:rsidR="00927B5D">
          <w:fldChar w:fldCharType="begin"/>
        </w:r>
        <w:r w:rsidR="00927B5D">
          <w:instrText xml:space="preserve"> STYLEREF 1 \s </w:instrText>
        </w:r>
      </w:ins>
      <w:r w:rsidR="00927B5D">
        <w:fldChar w:fldCharType="separate"/>
      </w:r>
      <w:r w:rsidR="002D09A2">
        <w:rPr>
          <w:noProof/>
        </w:rPr>
        <w:t>1</w:t>
      </w:r>
      <w:ins w:id="5004"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4</w:t>
      </w:r>
      <w:ins w:id="5005" w:author="Kumar Baral" w:date="2023-02-13T14:03:00Z">
        <w:r w:rsidR="00927B5D">
          <w:fldChar w:fldCharType="end"/>
        </w:r>
      </w:ins>
      <w:bookmarkEnd w:id="4999"/>
      <w:del w:id="5006" w:author="Kumar Baral" w:date="2023-02-13T10:37:00Z">
        <w:r w:rsidR="00CE7042" w:rsidDel="007A7967">
          <w:fldChar w:fldCharType="begin"/>
        </w:r>
        <w:r w:rsidR="00CE7042" w:rsidDel="007A7967">
          <w:delInstrText xml:space="preserve"> STYLEREF 1 \s </w:delInstrText>
        </w:r>
        <w:r w:rsidR="00CE7042" w:rsidDel="007A7967">
          <w:fldChar w:fldCharType="separate"/>
        </w:r>
        <w:r w:rsidDel="007A7967">
          <w:rPr>
            <w:noProof/>
          </w:rPr>
          <w:delText>1</w:delText>
        </w:r>
        <w:r w:rsidR="00CE7042" w:rsidDel="007A7967">
          <w:rPr>
            <w:noProof/>
          </w:rPr>
          <w:fldChar w:fldCharType="end"/>
        </w:r>
        <w:r w:rsidDel="007A7967">
          <w:noBreakHyphen/>
        </w:r>
        <w:r w:rsidR="00CE7042" w:rsidDel="007A7967">
          <w:fldChar w:fldCharType="begin"/>
        </w:r>
        <w:r w:rsidR="00CE7042" w:rsidDel="007A7967">
          <w:delInstrText xml:space="preserve"> SEQ Figure \* ARABIC \s 1 </w:delInstrText>
        </w:r>
        <w:r w:rsidR="00CE7042" w:rsidDel="007A7967">
          <w:fldChar w:fldCharType="separate"/>
        </w:r>
        <w:r w:rsidDel="007A7967">
          <w:rPr>
            <w:noProof/>
          </w:rPr>
          <w:delText>2</w:delText>
        </w:r>
        <w:r w:rsidR="00CE7042" w:rsidDel="007A7967">
          <w:rPr>
            <w:noProof/>
          </w:rPr>
          <w:fldChar w:fldCharType="end"/>
        </w:r>
      </w:del>
      <w:r>
        <w:t xml:space="preserve">: Comparison of </w:t>
      </w:r>
      <w:del w:id="5007" w:author="Kumar Baral" w:date="2023-02-13T12:11:00Z">
        <w:r w:rsidDel="00A2565C">
          <w:delText xml:space="preserve">implemented </w:delText>
        </w:r>
      </w:del>
      <w:r>
        <w:t>mean monthly flow</w:t>
      </w:r>
      <w:ins w:id="5008" w:author="Kumar Baral" w:date="2023-02-13T12:11:00Z">
        <w:r w:rsidR="00A2565C">
          <w:t>( UFSR)</w:t>
        </w:r>
      </w:ins>
      <w:r>
        <w:t xml:space="preserve"> and measured mean monthly flow</w:t>
      </w:r>
      <w:bookmarkEnd w:id="5000"/>
    </w:p>
    <w:p w14:paraId="415AB596" w14:textId="1AC78A53" w:rsidR="00170DF3" w:rsidRDefault="00E57F4C" w:rsidP="00170DF3">
      <w:r>
        <w:t xml:space="preserve">It is observed that </w:t>
      </w:r>
      <w:r w:rsidR="00F70819">
        <w:t xml:space="preserve">only </w:t>
      </w:r>
      <w:r>
        <w:t xml:space="preserve">the </w:t>
      </w:r>
      <w:r w:rsidR="00170DF3">
        <w:t>month of Shrawan</w:t>
      </w:r>
      <w:r>
        <w:t xml:space="preserve"> has lesser discharge than that of UFSR,2008</w:t>
      </w:r>
      <w:r w:rsidR="008E057B">
        <w:t>.</w:t>
      </w:r>
      <w:r w:rsidR="00170DF3">
        <w:t xml:space="preserve"> In the dry months the measured data is almost similar as that of estimated data</w:t>
      </w:r>
      <w:r w:rsidR="00F70819">
        <w:t xml:space="preserve"> as per UFSR</w:t>
      </w:r>
      <w:r w:rsidR="00170DF3">
        <w:t xml:space="preserve">. For the wet months (Jestha, Ashadh, Bhadra, Ashwin) the measured data are greater than the estimated flow during UFSR. </w:t>
      </w:r>
    </w:p>
    <w:p w14:paraId="1D7938E2" w14:textId="70B38B9B" w:rsidR="00170DF3" w:rsidRDefault="00170DF3">
      <w:pPr>
        <w:pStyle w:val="Heading3"/>
        <w:pPrChange w:id="5009" w:author="Kumar Baral" w:date="2022-12-12T17:30:00Z">
          <w:pPr>
            <w:pStyle w:val="Heading2"/>
            <w:keepLines/>
            <w:numPr>
              <w:ilvl w:val="2"/>
              <w:numId w:val="51"/>
            </w:numPr>
            <w:spacing w:before="40" w:line="276" w:lineRule="auto"/>
            <w:ind w:left="709" w:right="-46" w:hanging="709"/>
            <w:jc w:val="both"/>
          </w:pPr>
        </w:pPrChange>
      </w:pPr>
      <w:bookmarkStart w:id="5010" w:name="_Toc127191926"/>
      <w:r>
        <w:t>Water Sharing in Andhi Khola</w:t>
      </w:r>
      <w:bookmarkEnd w:id="5010"/>
    </w:p>
    <w:p w14:paraId="32FFB431" w14:textId="36AC1830" w:rsidR="00170DF3" w:rsidRPr="00170DF3" w:rsidRDefault="00170DF3" w:rsidP="00170DF3">
      <w:pPr>
        <w:rPr>
          <w:ins w:id="5011" w:author="Kumar Baral" w:date="2022-12-12T16:39:00Z"/>
        </w:rPr>
      </w:pPr>
      <w:r>
        <w:t xml:space="preserve">There are some irrigation systems in the Andhi Khola River Basin. </w:t>
      </w:r>
      <w:proofErr w:type="spellStart"/>
      <w:r>
        <w:t>Dahathum</w:t>
      </w:r>
      <w:proofErr w:type="spellEnd"/>
      <w:r w:rsidR="0083305E">
        <w:t xml:space="preserve"> </w:t>
      </w:r>
      <w:proofErr w:type="spellStart"/>
      <w:r w:rsidR="0083305E">
        <w:t>Changchangdi</w:t>
      </w:r>
      <w:proofErr w:type="spellEnd"/>
      <w:r w:rsidR="0083305E">
        <w:t xml:space="preserve"> Irrigation scheme, </w:t>
      </w:r>
      <w:proofErr w:type="spellStart"/>
      <w:r w:rsidR="0083305E">
        <w:t>Damuwa</w:t>
      </w:r>
      <w:proofErr w:type="spellEnd"/>
      <w:r w:rsidR="0083305E">
        <w:t xml:space="preserve"> </w:t>
      </w:r>
      <w:proofErr w:type="spellStart"/>
      <w:r w:rsidR="0083305E">
        <w:t>Phant</w:t>
      </w:r>
      <w:proofErr w:type="spellEnd"/>
      <w:r w:rsidR="0083305E">
        <w:t xml:space="preserve"> Proposed scheme, </w:t>
      </w:r>
      <w:proofErr w:type="spellStart"/>
      <w:r w:rsidR="0083305E">
        <w:t>Sataun</w:t>
      </w:r>
      <w:proofErr w:type="spellEnd"/>
      <w:r w:rsidR="0083305E">
        <w:t xml:space="preserve"> </w:t>
      </w:r>
      <w:proofErr w:type="spellStart"/>
      <w:r w:rsidR="0083305E">
        <w:t>Tapu</w:t>
      </w:r>
      <w:proofErr w:type="spellEnd"/>
      <w:r w:rsidR="0083305E">
        <w:t xml:space="preserve"> Irrigation scheme, </w:t>
      </w:r>
      <w:proofErr w:type="spellStart"/>
      <w:r w:rsidR="0083305E">
        <w:t>Kulbandh</w:t>
      </w:r>
      <w:proofErr w:type="spellEnd"/>
      <w:r w:rsidR="0083305E">
        <w:t xml:space="preserve"> Irrigation </w:t>
      </w:r>
      <w:proofErr w:type="spellStart"/>
      <w:r w:rsidR="0083305E">
        <w:t>schme</w:t>
      </w:r>
      <w:proofErr w:type="spellEnd"/>
      <w:r w:rsidR="0083305E">
        <w:t xml:space="preserve">, </w:t>
      </w:r>
      <w:proofErr w:type="spellStart"/>
      <w:r w:rsidR="0083305E">
        <w:lastRenderedPageBreak/>
        <w:t>Lamage</w:t>
      </w:r>
      <w:proofErr w:type="spellEnd"/>
      <w:r w:rsidR="0083305E">
        <w:t xml:space="preserve"> </w:t>
      </w:r>
      <w:proofErr w:type="spellStart"/>
      <w:r w:rsidR="0083305E">
        <w:t>Phant</w:t>
      </w:r>
      <w:proofErr w:type="spellEnd"/>
      <w:r w:rsidR="0083305E">
        <w:t xml:space="preserve"> Irrigation scheme, </w:t>
      </w:r>
      <w:proofErr w:type="spellStart"/>
      <w:r w:rsidR="0083305E">
        <w:t>Thuli</w:t>
      </w:r>
      <w:proofErr w:type="spellEnd"/>
      <w:r w:rsidR="0083305E">
        <w:t xml:space="preserve"> </w:t>
      </w:r>
      <w:proofErr w:type="spellStart"/>
      <w:r w:rsidR="0083305E">
        <w:t>Benshi</w:t>
      </w:r>
      <w:proofErr w:type="spellEnd"/>
      <w:r w:rsidR="0083305E">
        <w:t xml:space="preserve"> Irrigation Scheme, </w:t>
      </w:r>
      <w:proofErr w:type="spellStart"/>
      <w:r w:rsidR="0083305E">
        <w:t>Tikaja</w:t>
      </w:r>
      <w:proofErr w:type="spellEnd"/>
      <w:r w:rsidR="0083305E">
        <w:t xml:space="preserve"> </w:t>
      </w:r>
      <w:proofErr w:type="spellStart"/>
      <w:r w:rsidR="0083305E">
        <w:t>Phant</w:t>
      </w:r>
      <w:proofErr w:type="spellEnd"/>
      <w:r w:rsidR="0083305E">
        <w:t xml:space="preserve"> Irrigation scheme are the in operation. Some of them are in normal operation whereas some of them are damaged and operate in monsoon season only. The above mentioned irrigation systems are located in the upstream of the intake of Andhi khola. There are no schemes in the down stream of the Intake of the project.</w:t>
      </w:r>
    </w:p>
    <w:p w14:paraId="63CE71CD" w14:textId="77777777" w:rsidR="00170DF3" w:rsidRPr="00170DF3" w:rsidRDefault="00170DF3" w:rsidP="00170DF3">
      <w:pPr>
        <w:rPr>
          <w:ins w:id="5012" w:author="Kumar Baral" w:date="2022-12-12T16:39:00Z"/>
        </w:rPr>
      </w:pPr>
    </w:p>
    <w:p w14:paraId="1AC75B9D" w14:textId="77777777" w:rsidR="00347AC2" w:rsidRDefault="00347AC2">
      <w:pPr>
        <w:pStyle w:val="Heading3"/>
        <w:rPr>
          <w:ins w:id="5013" w:author="Kumar Baral" w:date="2022-12-12T16:39:00Z"/>
        </w:rPr>
        <w:pPrChange w:id="5014" w:author="Kumar Baral" w:date="2022-12-12T17:30:00Z">
          <w:pPr>
            <w:pStyle w:val="Heading2"/>
            <w:keepLines/>
            <w:numPr>
              <w:ilvl w:val="2"/>
              <w:numId w:val="51"/>
            </w:numPr>
            <w:spacing w:before="40" w:line="276" w:lineRule="auto"/>
            <w:ind w:left="709" w:right="-46" w:hanging="709"/>
            <w:jc w:val="both"/>
          </w:pPr>
        </w:pPrChange>
      </w:pPr>
      <w:bookmarkStart w:id="5015" w:name="_Toc90989303"/>
      <w:bookmarkStart w:id="5016" w:name="_Toc91255219"/>
      <w:bookmarkStart w:id="5017" w:name="_Toc92369062"/>
      <w:bookmarkStart w:id="5018" w:name="_Toc92876307"/>
      <w:bookmarkStart w:id="5019" w:name="_Toc127191927"/>
      <w:bookmarkEnd w:id="5001"/>
      <w:bookmarkEnd w:id="5002"/>
      <w:ins w:id="5020" w:author="Kumar Baral" w:date="2022-12-12T16:39:00Z">
        <w:r w:rsidRPr="001C0EA0">
          <w:t>Riparian Release</w:t>
        </w:r>
        <w:bookmarkEnd w:id="5015"/>
        <w:bookmarkEnd w:id="5016"/>
        <w:bookmarkEnd w:id="5017"/>
        <w:bookmarkEnd w:id="5018"/>
        <w:bookmarkEnd w:id="5019"/>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10864127" w:rsidR="005C2E26" w:rsidRPr="003D5D60" w:rsidDel="001F6995" w:rsidRDefault="005C2E26" w:rsidP="005C2E26">
      <w:pPr>
        <w:rPr>
          <w:del w:id="5021" w:author="Kumar Baral" w:date="2023-02-13T11:33:00Z"/>
          <w:rFonts w:eastAsiaTheme="minorHAnsi" w:cstheme="minorBidi"/>
          <w:szCs w:val="22"/>
        </w:rPr>
      </w:pPr>
      <w:del w:id="5022" w:author="Kumar Baral" w:date="2023-02-13T11:33:00Z">
        <w:r w:rsidRPr="003D5D60" w:rsidDel="001F6995">
          <w:rPr>
            <w:rFonts w:eastAsiaTheme="minorHAnsi" w:cstheme="minorBidi"/>
            <w:szCs w:val="22"/>
          </w:rPr>
          <w:delTex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delText>
        </w:r>
      </w:del>
    </w:p>
    <w:p w14:paraId="2806E896" w14:textId="7420C6A9" w:rsidR="005C2E26" w:rsidRPr="003D5D60" w:rsidDel="00F66651" w:rsidRDefault="005C2E26" w:rsidP="005C2E26">
      <w:pPr>
        <w:rPr>
          <w:del w:id="5023" w:author="Kumar Baral" w:date="2023-02-13T10:57:00Z"/>
          <w:rFonts w:eastAsiaTheme="minorHAnsi" w:cstheme="minorBidi"/>
          <w:szCs w:val="22"/>
        </w:rPr>
      </w:pPr>
      <w:del w:id="5024" w:author="Kumar Baral" w:date="2023-02-13T10:57:00Z">
        <w:r w:rsidRPr="003D5D60" w:rsidDel="00F66651">
          <w:rPr>
            <w:rFonts w:eastAsiaTheme="minorHAnsi" w:cstheme="minorBidi"/>
            <w:szCs w:val="22"/>
          </w:rPr>
          <w:delTex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delText>
        </w:r>
      </w:del>
    </w:p>
    <w:p w14:paraId="2C158C73" w14:textId="41096AD0" w:rsidR="005C2E26" w:rsidRPr="003D5D60" w:rsidDel="00F66651" w:rsidRDefault="005C2E26" w:rsidP="005C2E26">
      <w:pPr>
        <w:rPr>
          <w:del w:id="5025" w:author="Kumar Baral" w:date="2023-02-13T10:57:00Z"/>
          <w:rFonts w:eastAsiaTheme="minorHAnsi" w:cstheme="minorBidi"/>
          <w:szCs w:val="22"/>
        </w:rPr>
      </w:pPr>
      <w:del w:id="5026" w:author="Kumar Baral" w:date="2023-02-13T10:57:00Z">
        <w:r w:rsidRPr="003D5D60" w:rsidDel="00F66651">
          <w:rPr>
            <w:rFonts w:eastAsiaTheme="minorHAnsi" w:cstheme="minorBidi"/>
            <w:szCs w:val="22"/>
          </w:rPr>
          <w:delText>Riparian release is also critical for the water quality management of the river, as it helps to maintain the natural water chemistry, including pH, dissolved oxygen levels, and nutrient levels, which are important for the health of the river and its associated ecosystems.</w:delText>
        </w:r>
      </w:del>
    </w:p>
    <w:p w14:paraId="51B9D5F8" w14:textId="1DA65EC6" w:rsidR="005C2E26" w:rsidRPr="003D5D60" w:rsidDel="00F66651" w:rsidRDefault="005C2E26" w:rsidP="005C2E26">
      <w:pPr>
        <w:rPr>
          <w:del w:id="5027" w:author="Kumar Baral" w:date="2023-02-13T10:57:00Z"/>
          <w:rFonts w:eastAsiaTheme="minorHAnsi" w:cstheme="minorBidi"/>
          <w:szCs w:val="22"/>
        </w:rPr>
      </w:pPr>
      <w:del w:id="5028" w:author="Kumar Baral" w:date="2023-02-13T10:57:00Z">
        <w:r w:rsidRPr="003D5D60" w:rsidDel="00F66651">
          <w:rPr>
            <w:rFonts w:eastAsiaTheme="minorHAnsi" w:cstheme="minorBidi"/>
            <w:szCs w:val="22"/>
          </w:rPr>
          <w:delText>By implementing appropriate riparian release strategies, hydropower projects can be designed and operated in a sustainable and responsible manner, providing clean and reliable energy while also protecting and preserving the health of the river and its associated ecosystems.</w:delText>
        </w:r>
      </w:del>
    </w:p>
    <w:p w14:paraId="75E7E6BA" w14:textId="3AED962B" w:rsidR="00347AC2" w:rsidRPr="00C9316A" w:rsidRDefault="0083305E" w:rsidP="00347AC2">
      <w:pPr>
        <w:ind w:right="-46"/>
        <w:rPr>
          <w:ins w:id="5029" w:author="Kumar Baral" w:date="2022-12-12T16:39:00Z"/>
        </w:rPr>
      </w:pPr>
      <w:r>
        <w:t>As per UFSR, t</w:t>
      </w:r>
      <w:ins w:id="5030" w:author="Kumar Baral" w:date="2022-12-12T16:39:00Z">
        <w:r w:rsidR="00347AC2" w:rsidRPr="001C0EA0">
          <w:t xml:space="preserve">he long-term mean monthly flow for driest month, </w:t>
        </w:r>
      </w:ins>
      <w:r>
        <w:t>Chaitra</w:t>
      </w:r>
      <w:ins w:id="5031" w:author="Kumar Baral" w:date="2022-12-12T16:39:00Z">
        <w:r w:rsidR="00347AC2" w:rsidRPr="001C0EA0">
          <w:t xml:space="preserve"> at the </w:t>
        </w:r>
        <w:r w:rsidR="00347AC2">
          <w:t>intake</w:t>
        </w:r>
        <w:r w:rsidR="00347AC2" w:rsidRPr="001C0EA0">
          <w:t xml:space="preserve"> of is </w:t>
        </w:r>
      </w:ins>
      <w:r>
        <w:t>2.63</w:t>
      </w:r>
      <w:ins w:id="5032"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5033"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5034" w:author="Kumar Baral" w:date="2022-12-12T16:37:00Z">
          <w:pPr>
            <w:pStyle w:val="Heading2"/>
          </w:pPr>
        </w:pPrChange>
      </w:pPr>
    </w:p>
    <w:p w14:paraId="00BB1DE7" w14:textId="5016C290" w:rsidR="006238CC" w:rsidRDefault="006238CC" w:rsidP="00573E74">
      <w:pPr>
        <w:pStyle w:val="Heading2"/>
        <w:rPr>
          <w:ins w:id="5035" w:author="Kumar Baral" w:date="2022-12-12T16:41:00Z"/>
        </w:rPr>
      </w:pPr>
      <w:bookmarkStart w:id="5036" w:name="_Toc402364316"/>
      <w:bookmarkStart w:id="5037" w:name="_Toc474766066"/>
      <w:bookmarkStart w:id="5038" w:name="_Toc62563956"/>
      <w:del w:id="5039" w:author="Kumar Baral" w:date="2022-12-12T16:41:00Z">
        <w:r w:rsidRPr="006238CC" w:rsidDel="00347AC2">
          <w:delText>Stream Flow</w:delText>
        </w:r>
      </w:del>
      <w:bookmarkStart w:id="5040" w:name="_Toc127191928"/>
      <w:bookmarkEnd w:id="5036"/>
      <w:bookmarkEnd w:id="5037"/>
      <w:bookmarkEnd w:id="5038"/>
      <w:ins w:id="5041" w:author="Kumar Baral" w:date="2022-12-12T16:41:00Z">
        <w:r w:rsidR="00347AC2">
          <w:t>Flow Duration Curve (FDC) and Design Discharge</w:t>
        </w:r>
        <w:bookmarkEnd w:id="5040"/>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3AC7F200" w:rsidR="005C2E26" w:rsidRPr="003D5D60" w:rsidDel="00F66651" w:rsidRDefault="005C2E26" w:rsidP="005C2E26">
      <w:pPr>
        <w:rPr>
          <w:del w:id="5042" w:author="Kumar Baral" w:date="2023-02-13T10:58:00Z"/>
          <w:rFonts w:eastAsiaTheme="minorHAnsi" w:cstheme="minorBidi"/>
          <w:szCs w:val="22"/>
        </w:rPr>
      </w:pPr>
      <w:del w:id="5043" w:author="Kumar Baral" w:date="2023-02-13T10:58:00Z">
        <w:r w:rsidRPr="003D5D60" w:rsidDel="00F66651">
          <w:rPr>
            <w:rFonts w:eastAsiaTheme="minorHAnsi" w:cstheme="minorBidi"/>
            <w:szCs w:val="22"/>
          </w:rPr>
          <w:delTex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delText>
        </w:r>
      </w:del>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12B9B3B4" w:rsidR="005C2E26" w:rsidDel="00F66651" w:rsidRDefault="005C2E26" w:rsidP="005C2E26">
      <w:pPr>
        <w:rPr>
          <w:del w:id="5044" w:author="Kumar Baral" w:date="2023-02-13T10:58:00Z"/>
          <w:rFonts w:eastAsiaTheme="minorHAnsi" w:cstheme="minorBidi"/>
          <w:szCs w:val="22"/>
        </w:rPr>
      </w:pPr>
      <w:del w:id="5045" w:author="Kumar Baral" w:date="2023-02-13T10:58:00Z">
        <w:r w:rsidRPr="003D5D60" w:rsidDel="00F66651">
          <w:rPr>
            <w:rFonts w:eastAsiaTheme="minorHAnsi" w:cstheme="minorBidi"/>
            <w:szCs w:val="22"/>
          </w:rPr>
          <w:delTex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delText>
        </w:r>
      </w:del>
    </w:p>
    <w:p w14:paraId="70C6B636" w14:textId="39A77A93" w:rsidR="003A45A2" w:rsidDel="00C172A6" w:rsidRDefault="003A45A2" w:rsidP="003A45A2">
      <w:pPr>
        <w:rPr>
          <w:del w:id="5046" w:author="Kumar Baral" w:date="2023-02-13T14:39:00Z"/>
          <w:rFonts w:eastAsiaTheme="minorHAnsi" w:cstheme="minorBidi"/>
          <w:szCs w:val="22"/>
        </w:rPr>
      </w:pPr>
      <w:r>
        <w:rPr>
          <w:rFonts w:eastAsiaTheme="minorHAnsi" w:cstheme="minorBidi"/>
          <w:szCs w:val="22"/>
        </w:rPr>
        <w:t>As per USFR</w:t>
      </w:r>
      <w:ins w:id="5047" w:author="Kumar Baral" w:date="2023-02-13T14:36:00Z">
        <w:r w:rsidR="00C172A6">
          <w:rPr>
            <w:rFonts w:eastAsiaTheme="minorHAnsi" w:cstheme="minorBidi"/>
            <w:szCs w:val="22"/>
          </w:rPr>
          <w:t xml:space="preserve"> 2008</w:t>
        </w:r>
      </w:ins>
      <w:r>
        <w:rPr>
          <w:rFonts w:eastAsiaTheme="minorHAnsi" w:cstheme="minorBidi"/>
          <w:szCs w:val="22"/>
        </w:rPr>
        <w:t xml:space="preserve">, the design discharge is 4.87 m3/s </w:t>
      </w:r>
      <w:del w:id="5048" w:author="Kumar Baral" w:date="2023-02-13T14:38:00Z">
        <w:r w:rsidDel="00C172A6">
          <w:rPr>
            <w:rFonts w:eastAsiaTheme="minorHAnsi" w:cstheme="minorBidi"/>
            <w:szCs w:val="22"/>
          </w:rPr>
          <w:delText xml:space="preserve">which </w:delText>
        </w:r>
      </w:del>
      <w:r>
        <w:rPr>
          <w:rFonts w:eastAsiaTheme="minorHAnsi" w:cstheme="minorBidi"/>
          <w:szCs w:val="22"/>
        </w:rPr>
        <w:t xml:space="preserve">is </w:t>
      </w:r>
      <w:del w:id="5049" w:author="Kumar Baral" w:date="2023-02-13T14:38:00Z">
        <w:r w:rsidDel="00C172A6">
          <w:rPr>
            <w:rFonts w:eastAsiaTheme="minorHAnsi" w:cstheme="minorBidi"/>
            <w:szCs w:val="22"/>
          </w:rPr>
          <w:delText xml:space="preserve">available for </w:delText>
        </w:r>
      </w:del>
      <w:r>
        <w:rPr>
          <w:rFonts w:eastAsiaTheme="minorHAnsi" w:cstheme="minorBidi"/>
          <w:szCs w:val="22"/>
        </w:rPr>
        <w:t xml:space="preserve">65% </w:t>
      </w:r>
      <w:ins w:id="5050" w:author="Kumar Baral" w:date="2023-02-13T14:38:00Z">
        <w:r w:rsidR="00C172A6">
          <w:rPr>
            <w:rFonts w:eastAsiaTheme="minorHAnsi" w:cstheme="minorBidi"/>
            <w:szCs w:val="22"/>
          </w:rPr>
          <w:t>exceedance flow.</w:t>
        </w:r>
      </w:ins>
      <w:del w:id="5051" w:author="Kumar Baral" w:date="2023-02-13T14:38:00Z">
        <w:r w:rsidDel="00C172A6">
          <w:rPr>
            <w:rFonts w:eastAsiaTheme="minorHAnsi" w:cstheme="minorBidi"/>
            <w:szCs w:val="22"/>
          </w:rPr>
          <w:delText>of the time in the certain year.</w:delText>
        </w:r>
      </w:del>
      <w:ins w:id="5052" w:author="Kumar Baral" w:date="2023-02-13T14:28:00Z">
        <w:r w:rsidR="00B132C2">
          <w:rPr>
            <w:rFonts w:eastAsiaTheme="minorHAnsi" w:cstheme="minorBidi"/>
            <w:szCs w:val="22"/>
          </w:rPr>
          <w:t xml:space="preserve"> Now, </w:t>
        </w:r>
      </w:ins>
      <w:ins w:id="5053" w:author="Kumar Baral" w:date="2023-02-13T14:29:00Z">
        <w:r w:rsidR="00B132C2">
          <w:rPr>
            <w:rFonts w:eastAsiaTheme="minorHAnsi" w:cstheme="minorBidi"/>
            <w:szCs w:val="22"/>
          </w:rPr>
          <w:t>the discharge which is available for 65</w:t>
        </w:r>
      </w:ins>
      <w:ins w:id="5054" w:author="Kumar Baral" w:date="2023-02-13T14:30:00Z">
        <w:r w:rsidR="00B132C2">
          <w:rPr>
            <w:rFonts w:eastAsiaTheme="minorHAnsi" w:cstheme="minorBidi"/>
            <w:szCs w:val="22"/>
          </w:rPr>
          <w:t>% of the time in year is 4.72 m3/s. The design discharge 4.87 m3/s</w:t>
        </w:r>
      </w:ins>
      <w:ins w:id="5055" w:author="Kumar Baral" w:date="2023-02-13T14:37:00Z">
        <w:r w:rsidR="00C172A6">
          <w:rPr>
            <w:rFonts w:eastAsiaTheme="minorHAnsi" w:cstheme="minorBidi"/>
            <w:szCs w:val="22"/>
          </w:rPr>
          <w:t xml:space="preserve"> now becomes</w:t>
        </w:r>
      </w:ins>
      <w:ins w:id="5056" w:author="Kumar Baral" w:date="2023-02-13T14:30:00Z">
        <w:r w:rsidR="00C172A6">
          <w:rPr>
            <w:rFonts w:eastAsiaTheme="minorHAnsi" w:cstheme="minorBidi"/>
            <w:szCs w:val="22"/>
          </w:rPr>
          <w:t xml:space="preserve"> </w:t>
        </w:r>
      </w:ins>
      <w:ins w:id="5057" w:author="Kumar Baral" w:date="2023-02-13T14:33:00Z">
        <w:r w:rsidR="00B132C2">
          <w:rPr>
            <w:rFonts w:eastAsiaTheme="minorHAnsi" w:cstheme="minorBidi"/>
            <w:szCs w:val="22"/>
          </w:rPr>
          <w:t>63.64</w:t>
        </w:r>
      </w:ins>
      <w:ins w:id="5058" w:author="Kumar Baral" w:date="2023-02-13T14:34:00Z">
        <w:r w:rsidR="00B132C2">
          <w:rPr>
            <w:rFonts w:eastAsiaTheme="minorHAnsi" w:cstheme="minorBidi"/>
            <w:szCs w:val="22"/>
          </w:rPr>
          <w:t xml:space="preserve">% </w:t>
        </w:r>
      </w:ins>
      <w:ins w:id="5059" w:author="Kumar Baral" w:date="2023-02-13T14:38:00Z">
        <w:r w:rsidR="00C172A6">
          <w:rPr>
            <w:rFonts w:eastAsiaTheme="minorHAnsi" w:cstheme="minorBidi"/>
            <w:szCs w:val="22"/>
          </w:rPr>
          <w:t>exceedance</w:t>
        </w:r>
      </w:ins>
      <w:ins w:id="5060" w:author="Kumar Baral" w:date="2023-02-13T14:37:00Z">
        <w:r w:rsidR="00C172A6">
          <w:rPr>
            <w:rFonts w:eastAsiaTheme="minorHAnsi" w:cstheme="minorBidi"/>
            <w:szCs w:val="22"/>
          </w:rPr>
          <w:t xml:space="preserve"> flow</w:t>
        </w:r>
      </w:ins>
      <w:ins w:id="5061" w:author="Kumar Baral" w:date="2023-02-13T14:38:00Z">
        <w:r w:rsidR="00C172A6">
          <w:rPr>
            <w:rFonts w:eastAsiaTheme="minorHAnsi" w:cstheme="minorBidi"/>
            <w:szCs w:val="22"/>
          </w:rPr>
          <w:t xml:space="preserve"> as shown in </w:t>
        </w:r>
      </w:ins>
      <w:ins w:id="5062" w:author="Kumar Baral" w:date="2023-02-13T14:39:00Z">
        <w:r w:rsidR="00C172A6">
          <w:rPr>
            <w:rFonts w:eastAsiaTheme="minorHAnsi" w:cstheme="minorBidi"/>
            <w:szCs w:val="22"/>
          </w:rPr>
          <w:fldChar w:fldCharType="begin"/>
        </w:r>
        <w:r w:rsidR="00C172A6">
          <w:rPr>
            <w:rFonts w:eastAsiaTheme="minorHAnsi" w:cstheme="minorBidi"/>
            <w:szCs w:val="22"/>
          </w:rPr>
          <w:instrText xml:space="preserve"> REF _Ref127191580 \h </w:instrText>
        </w:r>
      </w:ins>
      <w:r w:rsidR="00C172A6">
        <w:rPr>
          <w:rFonts w:eastAsiaTheme="minorHAnsi" w:cstheme="minorBidi"/>
          <w:szCs w:val="22"/>
        </w:rPr>
      </w:r>
      <w:r w:rsidR="00C172A6">
        <w:rPr>
          <w:rFonts w:eastAsiaTheme="minorHAnsi" w:cstheme="minorBidi"/>
          <w:szCs w:val="22"/>
        </w:rPr>
        <w:fldChar w:fldCharType="separate"/>
      </w:r>
      <w:ins w:id="5063" w:author="Kumar Baral" w:date="2023-02-13T12:05:00Z">
        <w:r w:rsidR="002D09A2">
          <w:t xml:space="preserve">Figure </w:t>
        </w:r>
      </w:ins>
      <w:r w:rsidR="002D09A2">
        <w:rPr>
          <w:noProof/>
        </w:rPr>
        <w:t>1</w:t>
      </w:r>
      <w:ins w:id="5064" w:author="Kumar Baral" w:date="2023-02-13T14:03:00Z">
        <w:r w:rsidR="002D09A2">
          <w:noBreakHyphen/>
        </w:r>
      </w:ins>
      <w:r w:rsidR="002D09A2">
        <w:rPr>
          <w:noProof/>
        </w:rPr>
        <w:t>5</w:t>
      </w:r>
      <w:ins w:id="5065" w:author="Kumar Baral" w:date="2023-02-13T14:39:00Z">
        <w:r w:rsidR="00C172A6">
          <w:rPr>
            <w:rFonts w:eastAsiaTheme="minorHAnsi" w:cstheme="minorBidi"/>
            <w:szCs w:val="22"/>
          </w:rPr>
          <w:fldChar w:fldCharType="end"/>
        </w:r>
      </w:ins>
      <w:ins w:id="5066" w:author="Kumar Baral" w:date="2023-02-13T14:38:00Z">
        <w:r w:rsidR="00C172A6">
          <w:rPr>
            <w:rFonts w:eastAsiaTheme="minorHAnsi" w:cstheme="minorBidi"/>
            <w:szCs w:val="22"/>
          </w:rPr>
          <w:t>.</w:t>
        </w:r>
      </w:ins>
      <w:del w:id="5067" w:author="Kumar Baral" w:date="2023-02-13T14:34:00Z">
        <w:r w:rsidDel="00B132C2">
          <w:rPr>
            <w:rFonts w:eastAsiaTheme="minorHAnsi" w:cstheme="minorBidi"/>
            <w:szCs w:val="22"/>
          </w:rPr>
          <w:delText xml:space="preserve"> </w:delText>
        </w:r>
      </w:del>
    </w:p>
    <w:p w14:paraId="6C6470F4" w14:textId="77777777" w:rsidR="003A45A2" w:rsidRPr="003D5D60" w:rsidRDefault="003A45A2" w:rsidP="005C2E26">
      <w:pPr>
        <w:rPr>
          <w:rFonts w:eastAsiaTheme="minorHAnsi" w:cstheme="minorBidi"/>
          <w:szCs w:val="22"/>
        </w:rPr>
      </w:pPr>
    </w:p>
    <w:p w14:paraId="6E70EBA0" w14:textId="62899DE8" w:rsidR="00347AC2" w:rsidDel="001F6995" w:rsidRDefault="002A46D1">
      <w:pPr>
        <w:pStyle w:val="Heading3"/>
        <w:rPr>
          <w:del w:id="5068" w:author="Kumar Baral" w:date="2023-02-13T11:33:00Z"/>
        </w:rPr>
        <w:pPrChange w:id="5069" w:author="Kumar Baral" w:date="2022-12-12T17:30:00Z">
          <w:pPr>
            <w:pStyle w:val="Heading2"/>
            <w:keepLines/>
            <w:numPr>
              <w:ilvl w:val="2"/>
              <w:numId w:val="51"/>
            </w:numPr>
            <w:spacing w:before="40" w:line="276" w:lineRule="auto"/>
            <w:ind w:left="709" w:right="-46" w:hanging="709"/>
            <w:jc w:val="both"/>
          </w:pPr>
        </w:pPrChange>
      </w:pPr>
      <w:del w:id="5070" w:author="Kumar Baral" w:date="2023-02-13T11:33:00Z">
        <w:r w:rsidDel="001F6995">
          <w:lastRenderedPageBreak/>
          <w:delText>FDC from the measured data</w:delText>
        </w:r>
      </w:del>
    </w:p>
    <w:p w14:paraId="40C161F6" w14:textId="610AC986" w:rsidR="00347AC2" w:rsidDel="00A642B3" w:rsidRDefault="002A46D1">
      <w:pPr>
        <w:pStyle w:val="Heading3"/>
        <w:rPr>
          <w:del w:id="5071" w:author="Kumar Baral" w:date="2023-02-13T09:55:00Z"/>
        </w:rPr>
        <w:pPrChange w:id="5072" w:author="Kumar Baral" w:date="2022-12-12T17:30:00Z">
          <w:pPr>
            <w:pStyle w:val="Heading2"/>
            <w:keepLines/>
            <w:numPr>
              <w:ilvl w:val="2"/>
              <w:numId w:val="51"/>
            </w:numPr>
            <w:spacing w:before="40" w:line="276" w:lineRule="auto"/>
            <w:ind w:left="709" w:right="-46" w:hanging="709"/>
            <w:jc w:val="both"/>
          </w:pPr>
        </w:pPrChange>
      </w:pPr>
      <w:del w:id="5073" w:author="Kumar Baral" w:date="2023-02-13T09:55:00Z">
        <w:r w:rsidDel="00A642B3">
          <w:delText>Comparision of FDC</w:delText>
        </w:r>
        <w:r w:rsidR="00215E71" w:rsidDel="00A642B3">
          <w:delText xml:space="preserve"> of UFSR</w:delText>
        </w:r>
      </w:del>
    </w:p>
    <w:p w14:paraId="184C3E08" w14:textId="255A07B2" w:rsidR="00215E71" w:rsidRPr="00215E71" w:rsidRDefault="007D39AF" w:rsidP="00215E71">
      <w:r>
        <w:rPr>
          <w:noProof/>
          <w:lang w:bidi="ne-NP"/>
        </w:rPr>
        <w:drawing>
          <wp:inline distT="0" distB="0" distL="0" distR="0" wp14:anchorId="09E60152" wp14:editId="570C9FA7">
            <wp:extent cx="5613991" cy="3710762"/>
            <wp:effectExtent l="0" t="0" r="635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A8712E" w14:textId="03FEBC45" w:rsidR="003965AE" w:rsidRPr="003965AE" w:rsidRDefault="00A2565C">
      <w:pPr>
        <w:pStyle w:val="Caption"/>
        <w:rPr>
          <w:ins w:id="5074" w:author="Kumar Baral" w:date="2022-12-12T16:42:00Z"/>
        </w:rPr>
        <w:pPrChange w:id="5075" w:author="Kumar Baral" w:date="2023-02-13T12:05:00Z">
          <w:pPr/>
        </w:pPrChange>
      </w:pPr>
      <w:bookmarkStart w:id="5076" w:name="_Ref127191580"/>
      <w:bookmarkStart w:id="5077" w:name="_Toc127182768"/>
      <w:ins w:id="5078" w:author="Kumar Baral" w:date="2023-02-13T12:05:00Z">
        <w:r>
          <w:t xml:space="preserve">Figure </w:t>
        </w:r>
      </w:ins>
      <w:ins w:id="5079" w:author="Kumar Baral" w:date="2023-02-13T14:03:00Z">
        <w:r w:rsidR="00927B5D">
          <w:fldChar w:fldCharType="begin"/>
        </w:r>
        <w:r w:rsidR="00927B5D">
          <w:instrText xml:space="preserve"> STYLEREF 1 \s </w:instrText>
        </w:r>
      </w:ins>
      <w:r w:rsidR="00927B5D">
        <w:fldChar w:fldCharType="separate"/>
      </w:r>
      <w:r w:rsidR="002D09A2">
        <w:rPr>
          <w:noProof/>
        </w:rPr>
        <w:t>1</w:t>
      </w:r>
      <w:ins w:id="5080"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5</w:t>
      </w:r>
      <w:ins w:id="5081" w:author="Kumar Baral" w:date="2023-02-13T14:03:00Z">
        <w:r w:rsidR="00927B5D">
          <w:fldChar w:fldCharType="end"/>
        </w:r>
      </w:ins>
      <w:bookmarkEnd w:id="5076"/>
      <w:ins w:id="5082" w:author="Kumar Baral" w:date="2023-02-13T12:06:00Z">
        <w:r>
          <w:t>: Flow duration Curve of Andhi Khola</w:t>
        </w:r>
      </w:ins>
      <w:bookmarkEnd w:id="5077"/>
    </w:p>
    <w:p w14:paraId="527D8DAB" w14:textId="77777777" w:rsidR="006238CC" w:rsidRPr="006238CC" w:rsidRDefault="006238CC" w:rsidP="001F4328">
      <w:pPr>
        <w:pStyle w:val="Heading2"/>
      </w:pPr>
      <w:bookmarkStart w:id="5083" w:name="_Toc351715576"/>
      <w:bookmarkStart w:id="5084" w:name="_Toc393365361"/>
      <w:bookmarkStart w:id="5085" w:name="_Toc402364322"/>
      <w:bookmarkStart w:id="5086" w:name="_Toc474766071"/>
      <w:bookmarkStart w:id="5087" w:name="_Toc62563960"/>
      <w:bookmarkStart w:id="5088" w:name="_Toc127191929"/>
      <w:r w:rsidRPr="006238CC">
        <w:t>Flood Analysis</w:t>
      </w:r>
      <w:bookmarkEnd w:id="5083"/>
      <w:bookmarkEnd w:id="5084"/>
      <w:bookmarkEnd w:id="5085"/>
      <w:bookmarkEnd w:id="5086"/>
      <w:bookmarkEnd w:id="5087"/>
      <w:bookmarkEnd w:id="5088"/>
    </w:p>
    <w:p w14:paraId="1DBBCDF0" w14:textId="034DD071" w:rsidR="005C2E26" w:rsidRDefault="005C2E26" w:rsidP="005C2E26">
      <w:pPr>
        <w:rPr>
          <w:rFonts w:cstheme="minorBidi"/>
        </w:rPr>
      </w:pPr>
      <w:bookmarkStart w:id="5089" w:name="_Toc483917658"/>
      <w:r w:rsidRPr="003D5D60">
        <w:rPr>
          <w:rFonts w:cstheme="minorBidi"/>
        </w:rPr>
        <w:t>Flood flow is the maximum flow of water that occurs in a river, usually caused by heavy rainfall</w:t>
      </w:r>
      <w:del w:id="5090" w:author="Kumar Baral" w:date="2023-02-13T11:07:00Z">
        <w:r w:rsidRPr="003D5D60" w:rsidDel="007C4B44">
          <w:rPr>
            <w:rFonts w:cstheme="minorBidi"/>
          </w:rPr>
          <w:delText xml:space="preserve"> or the rapid melting of snow</w:delText>
        </w:r>
      </w:del>
      <w:r w:rsidRPr="003D5D60">
        <w:rPr>
          <w:rFonts w:cstheme="minorBidi"/>
        </w:rPr>
        <w:t>.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5B423393" w14:textId="54197601" w:rsidR="00637482" w:rsidRDefault="00637482" w:rsidP="005C2E26">
      <w:r>
        <w:fldChar w:fldCharType="begin"/>
      </w:r>
      <w:r>
        <w:instrText xml:space="preserve"> REF _Ref127194732 \h </w:instrText>
      </w:r>
      <w:r>
        <w:fldChar w:fldCharType="separate"/>
      </w:r>
      <w:ins w:id="5091" w:author="Kumar Baral" w:date="2023-02-13T14:27:00Z">
        <w:r w:rsidR="002D09A2">
          <w:t xml:space="preserve">Table </w:t>
        </w:r>
      </w:ins>
      <w:r w:rsidR="002D09A2">
        <w:rPr>
          <w:noProof/>
        </w:rPr>
        <w:t>1</w:t>
      </w:r>
      <w:ins w:id="5092" w:author="Kumar Baral" w:date="2023-02-13T14:27:00Z">
        <w:r w:rsidR="002D09A2">
          <w:noBreakHyphen/>
        </w:r>
      </w:ins>
      <w:r w:rsidR="002D09A2">
        <w:rPr>
          <w:noProof/>
        </w:rPr>
        <w:t>3</w:t>
      </w:r>
      <w:r>
        <w:fldChar w:fldCharType="end"/>
      </w:r>
      <w:r>
        <w:t xml:space="preserve"> summarizes the flood flow with different return period fitting the extreme values of discharge data series in Log Normal distribution, Log Pearson Type III distribution and Gumbel distribution. Among these 3 methods, Log Pearson Type III is widely used to fit extreme value distribution. However, it should be noted that Log Pearson Type III does not fit the data always. So, it is very important to check </w:t>
      </w:r>
      <w:r w:rsidR="00C6324B">
        <w:t xml:space="preserve">and try </w:t>
      </w:r>
      <w:r w:rsidR="00152889">
        <w:t>with</w:t>
      </w:r>
      <w:r w:rsidR="00C6324B">
        <w:t xml:space="preserve"> other distributions as well</w:t>
      </w:r>
      <w:r w:rsidR="00152889">
        <w:t xml:space="preserve"> to find the best fit</w:t>
      </w:r>
      <w:r w:rsidR="00C6324B">
        <w:t xml:space="preserve">. </w:t>
      </w:r>
      <w:r>
        <w:t xml:space="preserve"> </w:t>
      </w:r>
    </w:p>
    <w:p w14:paraId="48D83E7D" w14:textId="1F34681A" w:rsidR="005C2E26" w:rsidRPr="003D5D60" w:rsidDel="007C4B44" w:rsidRDefault="005C2E26" w:rsidP="005C2E26">
      <w:pPr>
        <w:spacing w:after="160" w:line="259" w:lineRule="auto"/>
        <w:rPr>
          <w:del w:id="5093" w:author="Kumar Baral" w:date="2023-02-13T11:08:00Z"/>
          <w:rFonts w:eastAsiaTheme="minorHAnsi" w:cstheme="minorBidi"/>
          <w:szCs w:val="22"/>
        </w:rPr>
      </w:pPr>
      <w:del w:id="5094" w:author="Kumar Baral" w:date="2023-02-13T11:08:00Z">
        <w:r w:rsidRPr="003D5D60" w:rsidDel="007C4B44">
          <w:rPr>
            <w:rFonts w:eastAsiaTheme="minorHAnsi" w:cstheme="minorBidi"/>
            <w:szCs w:val="22"/>
          </w:rPr>
          <w:delTex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delText>
        </w:r>
      </w:del>
    </w:p>
    <w:p w14:paraId="67F35C1F" w14:textId="43061623" w:rsidR="00C442D0" w:rsidDel="00FD753C" w:rsidRDefault="00C442D0">
      <w:pPr>
        <w:pStyle w:val="Caption"/>
        <w:rPr>
          <w:del w:id="5095" w:author="Kumar Baral" w:date="2023-02-02T16:49:00Z"/>
          <w:rFonts w:eastAsiaTheme="minorHAnsi" w:cstheme="minorBidi"/>
          <w:szCs w:val="22"/>
        </w:rPr>
        <w:pPrChange w:id="5096" w:author="Kumar Baral" w:date="2023-02-13T14:26:00Z">
          <w:pPr>
            <w:spacing w:before="0" w:after="160" w:line="259" w:lineRule="auto"/>
          </w:pPr>
        </w:pPrChange>
      </w:pPr>
    </w:p>
    <w:p w14:paraId="1B9DA5C3" w14:textId="639E1C9B" w:rsidR="00C442D0" w:rsidRDefault="00B132C2">
      <w:pPr>
        <w:pStyle w:val="Caption"/>
        <w:rPr>
          <w:rFonts w:eastAsiaTheme="minorHAnsi" w:cstheme="minorBidi"/>
          <w:szCs w:val="22"/>
        </w:rPr>
        <w:pPrChange w:id="5097" w:author="Kumar Baral" w:date="2023-02-13T14:27:00Z">
          <w:pPr>
            <w:spacing w:before="0" w:after="160" w:line="259" w:lineRule="auto"/>
          </w:pPr>
        </w:pPrChange>
      </w:pPr>
      <w:bookmarkStart w:id="5098" w:name="_Ref127194732"/>
      <w:ins w:id="5099" w:author="Kumar Baral" w:date="2023-02-13T14:27:00Z">
        <w:r>
          <w:t xml:space="preserve">Table </w:t>
        </w:r>
        <w:r>
          <w:fldChar w:fldCharType="begin"/>
        </w:r>
        <w:r>
          <w:instrText xml:space="preserve"> STYLEREF 1 \s </w:instrText>
        </w:r>
      </w:ins>
      <w:r>
        <w:fldChar w:fldCharType="separate"/>
      </w:r>
      <w:r w:rsidR="002D09A2">
        <w:rPr>
          <w:noProof/>
        </w:rPr>
        <w:t>1</w:t>
      </w:r>
      <w:ins w:id="5100" w:author="Kumar Baral" w:date="2023-02-13T14:27:00Z">
        <w:r>
          <w:fldChar w:fldCharType="end"/>
        </w:r>
        <w:r>
          <w:noBreakHyphen/>
        </w:r>
        <w:r>
          <w:fldChar w:fldCharType="begin"/>
        </w:r>
        <w:r>
          <w:instrText xml:space="preserve"> SEQ Table \* ARABIC \s 1 </w:instrText>
        </w:r>
      </w:ins>
      <w:r>
        <w:fldChar w:fldCharType="separate"/>
      </w:r>
      <w:r w:rsidR="002D09A2">
        <w:rPr>
          <w:noProof/>
        </w:rPr>
        <w:t>3</w:t>
      </w:r>
      <w:ins w:id="5101" w:author="Kumar Baral" w:date="2023-02-13T14:27:00Z">
        <w:r>
          <w:fldChar w:fldCharType="end"/>
        </w:r>
        <w:bookmarkEnd w:id="5098"/>
        <w:r>
          <w:t xml:space="preserve">: Estimation of flood flow </w:t>
        </w:r>
      </w:ins>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8E057B">
        <w:trPr>
          <w:tblHeader/>
        </w:trPr>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3CCCF2B9" w:rsidR="00C442D0" w:rsidRPr="00C442D0" w:rsidRDefault="00637482" w:rsidP="005341F5">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C442D0" w14:paraId="5117D641" w14:textId="77777777" w:rsidTr="008E057B">
        <w:trPr>
          <w:tblHeader/>
        </w:trPr>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lastRenderedPageBreak/>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2E8E6FC2" w:rsidR="00C442D0" w:rsidRDefault="00C442D0" w:rsidP="005C2E26">
      <w:pPr>
        <w:spacing w:before="0" w:after="160" w:line="259" w:lineRule="auto"/>
        <w:rPr>
          <w:ins w:id="5102" w:author="Kumar Baral" w:date="2023-02-13T14:28:00Z"/>
          <w:rFonts w:eastAsiaTheme="minorHAnsi" w:cstheme="minorBidi"/>
          <w:szCs w:val="22"/>
        </w:rPr>
      </w:pPr>
    </w:p>
    <w:bookmarkStart w:id="5103" w:name="_Ref127195416"/>
    <w:p w14:paraId="0AF2F21A" w14:textId="5AEE62EF" w:rsidR="00C6324B" w:rsidRPr="00C6324B" w:rsidRDefault="00152889" w:rsidP="00152889">
      <w:pPr>
        <w:rPr>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_Ref127198023 \h </w:instrText>
      </w:r>
      <w:r>
        <w:rPr>
          <w:rFonts w:eastAsiaTheme="minorHAnsi" w:cstheme="minorBidi"/>
          <w:szCs w:val="22"/>
        </w:rPr>
      </w:r>
      <w:r>
        <w:rPr>
          <w:rFonts w:eastAsiaTheme="minorHAnsi" w:cstheme="minorBidi"/>
          <w:szCs w:val="22"/>
        </w:rPr>
        <w:fldChar w:fldCharType="separate"/>
      </w:r>
      <w:ins w:id="5104" w:author="Kumar Baral" w:date="2023-02-13T14:26:00Z">
        <w:r w:rsidR="002D09A2">
          <w:t xml:space="preserve">Table </w:t>
        </w:r>
      </w:ins>
      <w:r w:rsidR="002D09A2">
        <w:rPr>
          <w:noProof/>
        </w:rPr>
        <w:t>1</w:t>
      </w:r>
      <w:ins w:id="5105" w:author="Kumar Baral" w:date="2023-02-13T14:27:00Z">
        <w:r w:rsidR="002D09A2">
          <w:noBreakHyphen/>
        </w:r>
      </w:ins>
      <w:r w:rsidR="002D09A2">
        <w:rPr>
          <w:noProof/>
        </w:rPr>
        <w:t>4</w:t>
      </w:r>
      <w:r>
        <w:rPr>
          <w:rFonts w:eastAsiaTheme="minorHAnsi" w:cstheme="minorBidi"/>
          <w:szCs w:val="22"/>
        </w:rPr>
        <w:fldChar w:fldCharType="end"/>
      </w:r>
      <w:r>
        <w:rPr>
          <w:rFonts w:eastAsiaTheme="minorHAnsi" w:cstheme="minorBidi"/>
          <w:szCs w:val="22"/>
        </w:rPr>
        <w:t xml:space="preserve"> summarizes the flood flow as per UFSR, 2008, in which the flood flows calculated from Log Normal 2 distribution was considered as the standard error of Log Normal 2 distribution was minimum among other all distributions.</w:t>
      </w:r>
    </w:p>
    <w:p w14:paraId="657888BD" w14:textId="0D104C1E" w:rsidR="00637482" w:rsidRDefault="00637482">
      <w:pPr>
        <w:pStyle w:val="Caption"/>
        <w:rPr>
          <w:rFonts w:eastAsiaTheme="minorHAnsi" w:cstheme="minorBidi"/>
          <w:szCs w:val="22"/>
        </w:rPr>
        <w:pPrChange w:id="5106" w:author="Kumar Baral" w:date="2023-02-13T14:26:00Z">
          <w:pPr>
            <w:spacing w:before="0" w:after="160" w:line="259" w:lineRule="auto"/>
          </w:pPr>
        </w:pPrChange>
      </w:pPr>
      <w:bookmarkStart w:id="5107" w:name="_Ref127198023"/>
      <w:ins w:id="5108" w:author="Kumar Baral" w:date="2023-02-13T14:26:00Z">
        <w:r>
          <w:t xml:space="preserve">Table </w:t>
        </w:r>
      </w:ins>
      <w:ins w:id="5109" w:author="Kumar Baral" w:date="2023-02-13T14:27:00Z">
        <w:r>
          <w:fldChar w:fldCharType="begin"/>
        </w:r>
        <w:r>
          <w:instrText xml:space="preserve"> STYLEREF 1 \s </w:instrText>
        </w:r>
      </w:ins>
      <w:r>
        <w:fldChar w:fldCharType="separate"/>
      </w:r>
      <w:r w:rsidR="002D09A2">
        <w:rPr>
          <w:noProof/>
        </w:rPr>
        <w:t>1</w:t>
      </w:r>
      <w:ins w:id="5110" w:author="Kumar Baral" w:date="2023-02-13T14:27:00Z">
        <w:r>
          <w:fldChar w:fldCharType="end"/>
        </w:r>
        <w:r>
          <w:noBreakHyphen/>
        </w:r>
        <w:r>
          <w:fldChar w:fldCharType="begin"/>
        </w:r>
        <w:r>
          <w:instrText xml:space="preserve"> SEQ Table \* ARABIC \s 1 </w:instrText>
        </w:r>
      </w:ins>
      <w:r>
        <w:fldChar w:fldCharType="separate"/>
      </w:r>
      <w:r w:rsidR="002D09A2">
        <w:rPr>
          <w:noProof/>
        </w:rPr>
        <w:t>4</w:t>
      </w:r>
      <w:ins w:id="5111" w:author="Kumar Baral" w:date="2023-02-13T14:27:00Z">
        <w:r>
          <w:fldChar w:fldCharType="end"/>
        </w:r>
      </w:ins>
      <w:bookmarkEnd w:id="5103"/>
      <w:bookmarkEnd w:id="5107"/>
      <w:ins w:id="5112" w:author="Kumar Baral" w:date="2023-02-13T14:26:00Z">
        <w:r>
          <w:t xml:space="preserve">: Estimation of flood flow </w:t>
        </w:r>
      </w:ins>
      <w:ins w:id="5113" w:author="Kumar Baral" w:date="2023-02-13T14:41:00Z">
        <w:r>
          <w:t>(</w:t>
        </w:r>
      </w:ins>
      <w:ins w:id="5114" w:author="Kumar Baral" w:date="2023-02-13T14:26:00Z">
        <w:r>
          <w:t>UFSR, 2008</w:t>
        </w:r>
      </w:ins>
      <w:ins w:id="5115" w:author="Kumar Baral" w:date="2023-02-13T14:41:00Z">
        <w:r>
          <w:t>)</w:t>
        </w:r>
      </w:ins>
    </w:p>
    <w:tbl>
      <w:tblPr>
        <w:tblStyle w:val="TableGrid"/>
        <w:tblW w:w="0" w:type="auto"/>
        <w:tblLook w:val="04A0" w:firstRow="1" w:lastRow="0" w:firstColumn="1" w:lastColumn="0" w:noHBand="0" w:noVBand="1"/>
      </w:tblPr>
      <w:tblGrid>
        <w:gridCol w:w="2155"/>
        <w:gridCol w:w="1595"/>
        <w:gridCol w:w="1875"/>
        <w:gridCol w:w="1876"/>
        <w:gridCol w:w="1876"/>
      </w:tblGrid>
      <w:tr w:rsidR="00637482" w14:paraId="18D73A35" w14:textId="77777777" w:rsidTr="00F70819">
        <w:trPr>
          <w:tblHeader/>
        </w:trPr>
        <w:tc>
          <w:tcPr>
            <w:tcW w:w="2155" w:type="dxa"/>
            <w:vMerge w:val="restart"/>
            <w:shd w:val="clear" w:color="auto" w:fill="BFBFBF" w:themeFill="background1" w:themeFillShade="BF"/>
            <w:vAlign w:val="center"/>
          </w:tcPr>
          <w:p w14:paraId="5C22B790" w14:textId="77777777" w:rsidR="00637482" w:rsidRPr="00C442D0" w:rsidRDefault="00637482" w:rsidP="00F70819">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AE907A6" w14:textId="694070B8" w:rsidR="00637482" w:rsidRPr="00C442D0" w:rsidRDefault="00637482" w:rsidP="00F70819">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637482" w14:paraId="376A424F" w14:textId="77777777" w:rsidTr="00F70819">
        <w:trPr>
          <w:tblHeader/>
        </w:trPr>
        <w:tc>
          <w:tcPr>
            <w:tcW w:w="2155" w:type="dxa"/>
            <w:vMerge/>
            <w:shd w:val="clear" w:color="auto" w:fill="BFBFBF" w:themeFill="background1" w:themeFillShade="BF"/>
          </w:tcPr>
          <w:p w14:paraId="13E0C0FF" w14:textId="77777777" w:rsidR="00637482" w:rsidRPr="00C442D0" w:rsidRDefault="00637482" w:rsidP="00F70819">
            <w:pPr>
              <w:spacing w:before="0" w:after="160" w:line="259" w:lineRule="auto"/>
              <w:rPr>
                <w:rFonts w:eastAsiaTheme="minorHAnsi" w:cstheme="minorBidi"/>
                <w:b/>
                <w:bCs/>
                <w:szCs w:val="22"/>
              </w:rPr>
            </w:pPr>
          </w:p>
        </w:tc>
        <w:tc>
          <w:tcPr>
            <w:tcW w:w="1595" w:type="dxa"/>
            <w:shd w:val="clear" w:color="auto" w:fill="BFBFBF" w:themeFill="background1" w:themeFillShade="BF"/>
          </w:tcPr>
          <w:p w14:paraId="3058C3E4"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85FBFB8"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6C4AD107"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0D41FBEC"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37482" w14:paraId="02232E48" w14:textId="77777777" w:rsidTr="00F70819">
        <w:tc>
          <w:tcPr>
            <w:tcW w:w="2155" w:type="dxa"/>
          </w:tcPr>
          <w:p w14:paraId="027EA5AC" w14:textId="19596B44" w:rsidR="00637482" w:rsidRDefault="00637482" w:rsidP="00F70819">
            <w:pPr>
              <w:spacing w:before="0" w:after="160" w:line="259" w:lineRule="auto"/>
              <w:rPr>
                <w:rFonts w:eastAsiaTheme="minorHAnsi" w:cstheme="minorBidi"/>
                <w:szCs w:val="22"/>
              </w:rPr>
            </w:pPr>
            <w:r>
              <w:rPr>
                <w:rFonts w:eastAsiaTheme="minorHAnsi" w:cstheme="minorBidi"/>
                <w:szCs w:val="22"/>
              </w:rPr>
              <w:t>Normal</w:t>
            </w:r>
          </w:p>
        </w:tc>
        <w:tc>
          <w:tcPr>
            <w:tcW w:w="1595" w:type="dxa"/>
          </w:tcPr>
          <w:p w14:paraId="4FA66A36"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3E457256"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09401A1F"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7B36D8AC"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1189</w:t>
            </w:r>
          </w:p>
        </w:tc>
      </w:tr>
      <w:tr w:rsidR="00C6324B" w14:paraId="0A864823" w14:textId="77777777" w:rsidTr="00F70819">
        <w:tc>
          <w:tcPr>
            <w:tcW w:w="2155" w:type="dxa"/>
          </w:tcPr>
          <w:p w14:paraId="0A0CFAB4" w14:textId="259B5E52" w:rsidR="00C6324B" w:rsidRDefault="00C6324B" w:rsidP="00F70819">
            <w:pPr>
              <w:spacing w:before="0" w:after="160" w:line="259" w:lineRule="auto"/>
              <w:rPr>
                <w:rFonts w:eastAsiaTheme="minorHAnsi" w:cstheme="minorBidi"/>
                <w:szCs w:val="22"/>
              </w:rPr>
            </w:pPr>
            <w:r>
              <w:rPr>
                <w:rFonts w:eastAsiaTheme="minorHAnsi" w:cstheme="minorBidi"/>
                <w:szCs w:val="22"/>
              </w:rPr>
              <w:t>Log-Normal-2</w:t>
            </w:r>
          </w:p>
        </w:tc>
        <w:tc>
          <w:tcPr>
            <w:tcW w:w="1595" w:type="dxa"/>
          </w:tcPr>
          <w:p w14:paraId="2EFA7C78" w14:textId="4C42AA3F" w:rsidR="00C6324B" w:rsidRDefault="00C6324B" w:rsidP="00F70819">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A85E075" w14:textId="2A8E193A" w:rsidR="00C6324B" w:rsidRDefault="00C6324B" w:rsidP="00F70819">
            <w:pPr>
              <w:spacing w:before="0" w:after="160" w:line="259" w:lineRule="auto"/>
              <w:rPr>
                <w:rFonts w:eastAsiaTheme="minorHAnsi" w:cstheme="minorBidi"/>
                <w:szCs w:val="22"/>
              </w:rPr>
            </w:pPr>
            <w:r>
              <w:rPr>
                <w:rFonts w:eastAsiaTheme="minorHAnsi" w:cstheme="minorBidi"/>
                <w:szCs w:val="22"/>
              </w:rPr>
              <w:t>900</w:t>
            </w:r>
          </w:p>
        </w:tc>
        <w:tc>
          <w:tcPr>
            <w:tcW w:w="1876" w:type="dxa"/>
          </w:tcPr>
          <w:p w14:paraId="5D00D2AD" w14:textId="2F01A73B" w:rsidR="00C6324B" w:rsidRDefault="00C6324B" w:rsidP="00F70819">
            <w:pPr>
              <w:spacing w:before="0" w:after="160" w:line="259" w:lineRule="auto"/>
              <w:rPr>
                <w:rFonts w:eastAsiaTheme="minorHAnsi" w:cstheme="minorBidi"/>
                <w:szCs w:val="22"/>
              </w:rPr>
            </w:pPr>
            <w:r>
              <w:rPr>
                <w:rFonts w:eastAsiaTheme="minorHAnsi" w:cstheme="minorBidi"/>
                <w:szCs w:val="22"/>
              </w:rPr>
              <w:t>1058</w:t>
            </w:r>
          </w:p>
        </w:tc>
        <w:tc>
          <w:tcPr>
            <w:tcW w:w="1876" w:type="dxa"/>
          </w:tcPr>
          <w:p w14:paraId="039F1F74" w14:textId="7CD0788C" w:rsidR="00C6324B" w:rsidRDefault="00C6324B" w:rsidP="00F70819">
            <w:pPr>
              <w:spacing w:before="0" w:after="160" w:line="259" w:lineRule="auto"/>
              <w:rPr>
                <w:rFonts w:eastAsiaTheme="minorHAnsi" w:cstheme="minorBidi"/>
                <w:szCs w:val="22"/>
              </w:rPr>
            </w:pPr>
            <w:r>
              <w:rPr>
                <w:rFonts w:eastAsiaTheme="minorHAnsi" w:cstheme="minorBidi"/>
                <w:szCs w:val="22"/>
              </w:rPr>
              <w:t>1432</w:t>
            </w:r>
          </w:p>
        </w:tc>
      </w:tr>
      <w:tr w:rsidR="00C6324B" w14:paraId="27FF3208" w14:textId="77777777" w:rsidTr="00F70819">
        <w:tc>
          <w:tcPr>
            <w:tcW w:w="2155" w:type="dxa"/>
          </w:tcPr>
          <w:p w14:paraId="4576A42C" w14:textId="6FCE23D4" w:rsidR="00C6324B" w:rsidRDefault="00C6324B" w:rsidP="00F70819">
            <w:pPr>
              <w:spacing w:before="0" w:after="160" w:line="259" w:lineRule="auto"/>
              <w:rPr>
                <w:rFonts w:eastAsiaTheme="minorHAnsi" w:cstheme="minorBidi"/>
                <w:szCs w:val="22"/>
              </w:rPr>
            </w:pPr>
            <w:r>
              <w:rPr>
                <w:rFonts w:eastAsiaTheme="minorHAnsi" w:cstheme="minorBidi"/>
                <w:szCs w:val="22"/>
              </w:rPr>
              <w:t>Log-Normal-3</w:t>
            </w:r>
          </w:p>
        </w:tc>
        <w:tc>
          <w:tcPr>
            <w:tcW w:w="1595" w:type="dxa"/>
          </w:tcPr>
          <w:p w14:paraId="73850812" w14:textId="3EB1B3AE" w:rsidR="00C6324B" w:rsidRDefault="00C6324B" w:rsidP="00F70819">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1937D72" w14:textId="60CA8A37" w:rsidR="00C6324B" w:rsidRDefault="00C6324B" w:rsidP="00F70819">
            <w:pPr>
              <w:spacing w:before="0" w:after="160" w:line="259" w:lineRule="auto"/>
              <w:rPr>
                <w:rFonts w:eastAsiaTheme="minorHAnsi" w:cstheme="minorBidi"/>
                <w:szCs w:val="22"/>
              </w:rPr>
            </w:pPr>
            <w:r>
              <w:rPr>
                <w:rFonts w:eastAsiaTheme="minorHAnsi" w:cstheme="minorBidi"/>
                <w:szCs w:val="22"/>
              </w:rPr>
              <w:t>899</w:t>
            </w:r>
          </w:p>
        </w:tc>
        <w:tc>
          <w:tcPr>
            <w:tcW w:w="1876" w:type="dxa"/>
          </w:tcPr>
          <w:p w14:paraId="22404F44" w14:textId="0C195363" w:rsidR="00C6324B" w:rsidRDefault="00C6324B" w:rsidP="00F70819">
            <w:pPr>
              <w:spacing w:before="0" w:after="160" w:line="259" w:lineRule="auto"/>
              <w:rPr>
                <w:rFonts w:eastAsiaTheme="minorHAnsi" w:cstheme="minorBidi"/>
                <w:szCs w:val="22"/>
              </w:rPr>
            </w:pPr>
            <w:r>
              <w:rPr>
                <w:rFonts w:eastAsiaTheme="minorHAnsi" w:cstheme="minorBidi"/>
                <w:szCs w:val="22"/>
              </w:rPr>
              <w:t>1057</w:t>
            </w:r>
          </w:p>
        </w:tc>
        <w:tc>
          <w:tcPr>
            <w:tcW w:w="1876" w:type="dxa"/>
          </w:tcPr>
          <w:p w14:paraId="182D96CF" w14:textId="30A5BE13" w:rsidR="00C6324B" w:rsidRDefault="00C6324B" w:rsidP="00F70819">
            <w:pPr>
              <w:spacing w:before="0" w:after="160" w:line="259" w:lineRule="auto"/>
              <w:rPr>
                <w:rFonts w:eastAsiaTheme="minorHAnsi" w:cstheme="minorBidi"/>
                <w:szCs w:val="22"/>
              </w:rPr>
            </w:pPr>
            <w:r>
              <w:rPr>
                <w:rFonts w:eastAsiaTheme="minorHAnsi" w:cstheme="minorBidi"/>
                <w:szCs w:val="22"/>
              </w:rPr>
              <w:t>1430</w:t>
            </w:r>
          </w:p>
        </w:tc>
      </w:tr>
      <w:tr w:rsidR="00C6324B" w14:paraId="6A2FDE80" w14:textId="77777777" w:rsidTr="00F70819">
        <w:tc>
          <w:tcPr>
            <w:tcW w:w="2155" w:type="dxa"/>
          </w:tcPr>
          <w:p w14:paraId="01F6E04F" w14:textId="486918B3" w:rsidR="00C6324B" w:rsidRDefault="00C6324B" w:rsidP="00C6324B">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7707EC1F" w14:textId="02E5713C" w:rsidR="00C6324B" w:rsidRDefault="00C6324B" w:rsidP="00C6324B">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05FA4EAA" w14:textId="3735B4FB" w:rsidR="00C6324B" w:rsidRDefault="00C6324B" w:rsidP="00C6324B">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EA87B70" w14:textId="226CE524" w:rsidR="00C6324B" w:rsidRDefault="00C6324B" w:rsidP="00C6324B">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509473EB" w14:textId="469F6C65" w:rsidR="00C6324B" w:rsidRDefault="00C6324B" w:rsidP="00C6324B">
            <w:pPr>
              <w:spacing w:before="0" w:after="160" w:line="259" w:lineRule="auto"/>
              <w:rPr>
                <w:rFonts w:eastAsiaTheme="minorHAnsi" w:cstheme="minorBidi"/>
                <w:szCs w:val="22"/>
              </w:rPr>
            </w:pPr>
            <w:r>
              <w:rPr>
                <w:rFonts w:eastAsiaTheme="minorHAnsi" w:cstheme="minorBidi"/>
                <w:szCs w:val="22"/>
              </w:rPr>
              <w:t>1297</w:t>
            </w:r>
          </w:p>
        </w:tc>
      </w:tr>
      <w:tr w:rsidR="00C6324B" w14:paraId="7F670ADB" w14:textId="77777777" w:rsidTr="00F70819">
        <w:tc>
          <w:tcPr>
            <w:tcW w:w="2155" w:type="dxa"/>
          </w:tcPr>
          <w:p w14:paraId="1AB333EF" w14:textId="3B76A28F" w:rsidR="00C6324B" w:rsidRDefault="00C6324B" w:rsidP="00C6324B">
            <w:pPr>
              <w:spacing w:before="0" w:after="160" w:line="259" w:lineRule="auto"/>
              <w:rPr>
                <w:rFonts w:eastAsiaTheme="minorHAnsi" w:cstheme="minorBidi"/>
                <w:szCs w:val="22"/>
              </w:rPr>
            </w:pPr>
            <w:r>
              <w:rPr>
                <w:rFonts w:eastAsiaTheme="minorHAnsi" w:cstheme="minorBidi"/>
                <w:szCs w:val="22"/>
              </w:rPr>
              <w:t>Pearson Type III</w:t>
            </w:r>
          </w:p>
        </w:tc>
        <w:tc>
          <w:tcPr>
            <w:tcW w:w="1595" w:type="dxa"/>
          </w:tcPr>
          <w:p w14:paraId="67DC1F02" w14:textId="593A66C5" w:rsidR="00C6324B" w:rsidRDefault="00C6324B" w:rsidP="00C6324B">
            <w:pPr>
              <w:spacing w:before="0" w:after="160" w:line="259" w:lineRule="auto"/>
              <w:rPr>
                <w:rFonts w:eastAsiaTheme="minorHAnsi" w:cstheme="minorBidi"/>
                <w:szCs w:val="22"/>
              </w:rPr>
            </w:pPr>
            <w:r>
              <w:rPr>
                <w:rFonts w:eastAsiaTheme="minorHAnsi" w:cstheme="minorBidi"/>
                <w:szCs w:val="22"/>
              </w:rPr>
              <w:t>517</w:t>
            </w:r>
          </w:p>
        </w:tc>
        <w:tc>
          <w:tcPr>
            <w:tcW w:w="1875" w:type="dxa"/>
          </w:tcPr>
          <w:p w14:paraId="029E6FA4" w14:textId="3FEBB61F" w:rsidR="00C6324B" w:rsidRDefault="00C6324B" w:rsidP="00C6324B">
            <w:pPr>
              <w:spacing w:before="0" w:after="160" w:line="259" w:lineRule="auto"/>
              <w:rPr>
                <w:rFonts w:eastAsiaTheme="minorHAnsi" w:cstheme="minorBidi"/>
                <w:szCs w:val="22"/>
              </w:rPr>
            </w:pPr>
            <w:r>
              <w:rPr>
                <w:rFonts w:eastAsiaTheme="minorHAnsi" w:cstheme="minorBidi"/>
                <w:szCs w:val="22"/>
              </w:rPr>
              <w:t>895</w:t>
            </w:r>
          </w:p>
        </w:tc>
        <w:tc>
          <w:tcPr>
            <w:tcW w:w="1876" w:type="dxa"/>
          </w:tcPr>
          <w:p w14:paraId="132D86E0" w14:textId="489DBA96" w:rsidR="00C6324B" w:rsidRDefault="00C6324B" w:rsidP="00C6324B">
            <w:pPr>
              <w:spacing w:before="0" w:after="160" w:line="259" w:lineRule="auto"/>
              <w:rPr>
                <w:rFonts w:eastAsiaTheme="minorHAnsi" w:cstheme="minorBidi"/>
                <w:szCs w:val="22"/>
              </w:rPr>
            </w:pPr>
            <w:r>
              <w:rPr>
                <w:rFonts w:eastAsiaTheme="minorHAnsi" w:cstheme="minorBidi"/>
                <w:szCs w:val="22"/>
              </w:rPr>
              <w:t>1033</w:t>
            </w:r>
          </w:p>
        </w:tc>
        <w:tc>
          <w:tcPr>
            <w:tcW w:w="1876" w:type="dxa"/>
          </w:tcPr>
          <w:p w14:paraId="549BFDDE" w14:textId="5DE11BB2" w:rsidR="00C6324B" w:rsidRDefault="00C6324B" w:rsidP="00C6324B">
            <w:pPr>
              <w:spacing w:before="0" w:after="160" w:line="259" w:lineRule="auto"/>
              <w:rPr>
                <w:rFonts w:eastAsiaTheme="minorHAnsi" w:cstheme="minorBidi"/>
                <w:szCs w:val="22"/>
              </w:rPr>
            </w:pPr>
            <w:r>
              <w:rPr>
                <w:rFonts w:eastAsiaTheme="minorHAnsi" w:cstheme="minorBidi"/>
                <w:szCs w:val="22"/>
              </w:rPr>
              <w:t>1334</w:t>
            </w:r>
          </w:p>
        </w:tc>
      </w:tr>
      <w:tr w:rsidR="00C6324B" w14:paraId="7C32D1A4" w14:textId="77777777" w:rsidTr="00F70819">
        <w:tc>
          <w:tcPr>
            <w:tcW w:w="2155" w:type="dxa"/>
          </w:tcPr>
          <w:p w14:paraId="2F187244" w14:textId="4D0FB380" w:rsidR="00C6324B" w:rsidRDefault="00C6324B" w:rsidP="00C6324B">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7E4542C" w14:textId="5F4CECE9" w:rsidR="00C6324B" w:rsidRDefault="00C6324B" w:rsidP="00C6324B">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6D7E0209" w14:textId="45C5549D" w:rsidR="00C6324B" w:rsidRDefault="00C6324B" w:rsidP="00C6324B">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1620FC3F" w14:textId="004D7A6A" w:rsidR="00C6324B" w:rsidRDefault="00C6324B" w:rsidP="00C6324B">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0A79C2CC" w14:textId="27578EB5" w:rsidR="00C6324B" w:rsidRDefault="00C6324B" w:rsidP="00C6324B">
            <w:pPr>
              <w:spacing w:before="0" w:after="160" w:line="259" w:lineRule="auto"/>
              <w:rPr>
                <w:rFonts w:eastAsiaTheme="minorHAnsi" w:cstheme="minorBidi"/>
                <w:szCs w:val="22"/>
              </w:rPr>
            </w:pPr>
            <w:r>
              <w:rPr>
                <w:rFonts w:eastAsiaTheme="minorHAnsi" w:cstheme="minorBidi"/>
                <w:szCs w:val="22"/>
              </w:rPr>
              <w:t>1434</w:t>
            </w:r>
          </w:p>
        </w:tc>
      </w:tr>
    </w:tbl>
    <w:p w14:paraId="5D4B1D1C" w14:textId="77777777" w:rsidR="00D31C78" w:rsidRDefault="00D31C78" w:rsidP="00D31C78">
      <w:pPr>
        <w:spacing w:before="0" w:after="160" w:line="259" w:lineRule="auto"/>
        <w:rPr>
          <w:rFonts w:eastAsiaTheme="minorHAnsi" w:cstheme="minorBidi"/>
          <w:szCs w:val="22"/>
        </w:rPr>
      </w:pPr>
    </w:p>
    <w:p w14:paraId="40B36283" w14:textId="0BC0F343" w:rsidR="0020114A" w:rsidRDefault="0020114A">
      <w:pPr>
        <w:spacing w:before="0" w:after="160" w:line="259" w:lineRule="auto"/>
        <w:rPr>
          <w:rFonts w:eastAsiaTheme="minorHAnsi" w:cstheme="minorBidi"/>
          <w:szCs w:val="22"/>
        </w:rPr>
        <w:pPrChange w:id="5116" w:author="Kumar Baral" w:date="2023-02-13T11:33:00Z">
          <w:pPr/>
        </w:pPrChange>
      </w:pPr>
      <w:r>
        <w:rPr>
          <w:rFonts w:eastAsiaTheme="minorHAnsi" w:cstheme="minorBidi"/>
          <w:szCs w:val="22"/>
        </w:rPr>
        <w:t xml:space="preserve">Since, the flood flow </w:t>
      </w:r>
      <w:r w:rsidR="00D31C78">
        <w:rPr>
          <w:rFonts w:eastAsiaTheme="minorHAnsi" w:cstheme="minorBidi"/>
          <w:szCs w:val="22"/>
        </w:rPr>
        <w:t xml:space="preserve">calculated now is found to be in lower side, the flood flow in the previous report is still recommended for the further application to design, modification or any other purpose. </w:t>
      </w:r>
    </w:p>
    <w:p w14:paraId="0440FEAD" w14:textId="76159A4D" w:rsidR="00D31C78" w:rsidRPr="003D5D60" w:rsidDel="001F6995" w:rsidRDefault="00D31C78" w:rsidP="00D31C78">
      <w:pPr>
        <w:spacing w:before="0" w:after="160" w:line="259" w:lineRule="auto"/>
        <w:rPr>
          <w:del w:id="5117" w:author="Kumar Baral" w:date="2023-02-13T11:33:00Z"/>
          <w:rFonts w:eastAsiaTheme="minorHAnsi" w:cstheme="minorBidi"/>
          <w:szCs w:val="22"/>
        </w:rPr>
      </w:pPr>
      <w:r>
        <w:rPr>
          <w:rFonts w:eastAsiaTheme="minorHAnsi" w:cstheme="minorBidi"/>
          <w:szCs w:val="22"/>
        </w:rPr>
        <w:t>The lower values of flood flows in this hydrological study could be the result of the sample size. As per UFSR, 2008, during hydrological analysis, past 26 years’ data (from 1964 to 1990) was incorporated. In this study</w:t>
      </w:r>
      <w:r w:rsidR="008569B8">
        <w:rPr>
          <w:rFonts w:eastAsiaTheme="minorHAnsi" w:cstheme="minorBidi"/>
          <w:szCs w:val="22"/>
        </w:rPr>
        <w:t xml:space="preserve"> only 19-years data is used including the missing data during upgrading work.</w:t>
      </w:r>
    </w:p>
    <w:p w14:paraId="565B03C3" w14:textId="77777777" w:rsidR="00766887" w:rsidRPr="00741F02" w:rsidDel="001F6995" w:rsidRDefault="00766887" w:rsidP="00766887">
      <w:pPr>
        <w:rPr>
          <w:del w:id="5118" w:author="Kumar Baral" w:date="2023-02-13T11:33:00Z"/>
        </w:rPr>
      </w:pPr>
    </w:p>
    <w:p w14:paraId="7CAC2601" w14:textId="722FBF8A" w:rsidR="00766887" w:rsidRPr="00741F02" w:rsidDel="001F6995" w:rsidRDefault="00766887">
      <w:pPr>
        <w:pStyle w:val="Heading3"/>
        <w:rPr>
          <w:del w:id="5119" w:author="Kumar Baral" w:date="2023-02-13T11:33:00Z"/>
        </w:rPr>
        <w:pPrChange w:id="5120" w:author="Kumar Baral" w:date="2022-12-12T17:30:00Z">
          <w:pPr>
            <w:pStyle w:val="Heading3"/>
            <w:tabs>
              <w:tab w:val="num" w:pos="0"/>
            </w:tabs>
            <w:spacing w:before="120" w:line="280" w:lineRule="atLeast"/>
          </w:pPr>
        </w:pPrChange>
      </w:pPr>
      <w:bookmarkStart w:id="5121" w:name="_Toc108707411"/>
      <w:del w:id="5122" w:author="Kumar Baral" w:date="2023-02-13T11:33:00Z">
        <w:r w:rsidRPr="00741F02" w:rsidDel="001F6995">
          <w:delText>Diversion during Construction Flood</w:delText>
        </w:r>
        <w:bookmarkEnd w:id="5089"/>
        <w:bookmarkEnd w:id="5121"/>
      </w:del>
    </w:p>
    <w:p w14:paraId="25EA8A75" w14:textId="11F407FB" w:rsidR="005C2E26" w:rsidRPr="003D5D60" w:rsidDel="001F6995" w:rsidRDefault="005C2E26" w:rsidP="005C2E26">
      <w:pPr>
        <w:rPr>
          <w:del w:id="5123" w:author="Kumar Baral" w:date="2023-02-13T11:33:00Z"/>
          <w:rFonts w:eastAsiaTheme="minorHAnsi" w:cstheme="minorBidi"/>
          <w:szCs w:val="22"/>
        </w:rPr>
      </w:pPr>
      <w:del w:id="5124" w:author="Kumar Baral" w:date="2023-02-13T11:33:00Z">
        <w:r w:rsidRPr="003D5D60" w:rsidDel="001F6995">
          <w:rPr>
            <w:rFonts w:eastAsiaTheme="minorHAnsi" w:cstheme="minorBidi"/>
            <w:szCs w:val="22"/>
          </w:rPr>
          <w:delTex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delText>
        </w:r>
      </w:del>
    </w:p>
    <w:p w14:paraId="31CE76C8" w14:textId="42129C9D" w:rsidR="005C2E26" w:rsidRPr="003D5D60" w:rsidDel="001F6995" w:rsidRDefault="005C2E26" w:rsidP="005C2E26">
      <w:pPr>
        <w:rPr>
          <w:del w:id="5125" w:author="Kumar Baral" w:date="2023-02-13T11:33:00Z"/>
          <w:rFonts w:eastAsiaTheme="minorHAnsi" w:cstheme="minorBidi"/>
          <w:szCs w:val="22"/>
        </w:rPr>
      </w:pPr>
      <w:del w:id="5126" w:author="Kumar Baral" w:date="2023-02-13T11:33:00Z">
        <w:r w:rsidRPr="003D5D60" w:rsidDel="001F6995">
          <w:rPr>
            <w:rFonts w:eastAsiaTheme="minorHAnsi" w:cstheme="minorBidi"/>
            <w:szCs w:val="22"/>
          </w:rPr>
          <w:delTex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delText>
        </w:r>
      </w:del>
    </w:p>
    <w:p w14:paraId="58AFAD0C" w14:textId="5DB5F2D5" w:rsidR="005C2E26" w:rsidRPr="003D5D60" w:rsidDel="001F6995" w:rsidRDefault="005C2E26" w:rsidP="005C2E26">
      <w:pPr>
        <w:rPr>
          <w:del w:id="5127" w:author="Kumar Baral" w:date="2023-02-13T11:33:00Z"/>
          <w:rFonts w:eastAsiaTheme="minorHAnsi" w:cstheme="minorBidi"/>
          <w:szCs w:val="22"/>
        </w:rPr>
      </w:pPr>
      <w:del w:id="5128" w:author="Kumar Baral" w:date="2023-02-13T11:33:00Z">
        <w:r w:rsidRPr="003D5D60" w:rsidDel="001F6995">
          <w:rPr>
            <w:rFonts w:eastAsiaTheme="minorHAnsi" w:cstheme="minorBidi"/>
            <w:szCs w:val="22"/>
          </w:rPr>
          <w:delTex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delText>
        </w:r>
      </w:del>
    </w:p>
    <w:p w14:paraId="557BD256" w14:textId="7A26E478" w:rsidR="00766887" w:rsidDel="00766887" w:rsidRDefault="00766887" w:rsidP="006238CC">
      <w:pPr>
        <w:rPr>
          <w:del w:id="5129" w:author="Kumar Baral" w:date="2022-12-12T14:04:00Z"/>
        </w:rPr>
      </w:pPr>
    </w:p>
    <w:p w14:paraId="3783DED9" w14:textId="4117B6D8" w:rsidR="00766887" w:rsidDel="00766887" w:rsidRDefault="00766887" w:rsidP="006238CC">
      <w:pPr>
        <w:rPr>
          <w:del w:id="5130" w:author="Kumar Baral" w:date="2022-12-12T14:04:00Z"/>
        </w:rPr>
      </w:pPr>
    </w:p>
    <w:p w14:paraId="1CE6051E" w14:textId="45CE61FF" w:rsidR="006238CC" w:rsidRPr="006238CC" w:rsidDel="00766887" w:rsidRDefault="006238CC" w:rsidP="00056B0E">
      <w:pPr>
        <w:pStyle w:val="Caption"/>
        <w:rPr>
          <w:del w:id="5131" w:author="Kumar Baral" w:date="2022-12-12T14:04:00Z"/>
        </w:rPr>
      </w:pPr>
    </w:p>
    <w:p w14:paraId="6691BAC7" w14:textId="19925233" w:rsidR="006238CC" w:rsidRPr="006238CC" w:rsidDel="00766887" w:rsidRDefault="006238CC" w:rsidP="00056B0E">
      <w:pPr>
        <w:pStyle w:val="Caption"/>
        <w:rPr>
          <w:del w:id="5132" w:author="Kumar Baral" w:date="2022-12-12T14:04:00Z"/>
        </w:rPr>
      </w:pPr>
    </w:p>
    <w:p w14:paraId="75227B13" w14:textId="5AA322C2" w:rsidR="006238CC" w:rsidRDefault="006238CC">
      <w:pPr>
        <w:spacing w:before="0" w:after="160" w:line="259" w:lineRule="auto"/>
        <w:pPrChange w:id="5133" w:author="Kumar Baral" w:date="2023-02-13T11:33:00Z">
          <w:pPr/>
        </w:pPrChange>
      </w:pPr>
    </w:p>
    <w:p w14:paraId="7AF3F4D3" w14:textId="16730E12" w:rsidR="00727053" w:rsidRDefault="006238CC" w:rsidP="005C2E26">
      <w:pPr>
        <w:pStyle w:val="Heading2"/>
      </w:pPr>
      <w:bookmarkStart w:id="5134" w:name="_Toc444150616"/>
      <w:bookmarkStart w:id="5135" w:name="_Toc454649671"/>
      <w:bookmarkStart w:id="5136" w:name="_Toc477261938"/>
      <w:bookmarkStart w:id="5137" w:name="_Toc23762134"/>
      <w:bookmarkStart w:id="5138" w:name="_Toc68879976"/>
      <w:bookmarkStart w:id="5139" w:name="_Toc127191930"/>
      <w:r w:rsidRPr="006238CC">
        <w:t>Low Flow</w:t>
      </w:r>
      <w:bookmarkEnd w:id="5134"/>
      <w:bookmarkEnd w:id="5135"/>
      <w:bookmarkEnd w:id="5136"/>
      <w:bookmarkEnd w:id="5137"/>
      <w:bookmarkEnd w:id="5138"/>
      <w:bookmarkEnd w:id="5139"/>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DD12304" w:rsidR="005C2E26" w:rsidRPr="003D5D60" w:rsidDel="00FD753C" w:rsidRDefault="005C2E26" w:rsidP="005C2E26">
      <w:pPr>
        <w:spacing w:before="0" w:after="160" w:line="259" w:lineRule="auto"/>
        <w:rPr>
          <w:del w:id="5140" w:author="Kumar Baral" w:date="2023-02-13T14:22:00Z"/>
          <w:rFonts w:eastAsiaTheme="minorHAnsi" w:cstheme="minorBidi"/>
          <w:szCs w:val="22"/>
        </w:rPr>
      </w:pPr>
      <w:del w:id="5141" w:author="Kumar Baral" w:date="2023-02-13T14:22:00Z">
        <w:r w:rsidRPr="003D5D60" w:rsidDel="00FD753C">
          <w:rPr>
            <w:rFonts w:eastAsiaTheme="minorHAnsi" w:cstheme="minorBidi"/>
            <w:szCs w:val="22"/>
          </w:rPr>
          <w:delTex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delText>
        </w:r>
      </w:del>
    </w:p>
    <w:p w14:paraId="7095D243" w14:textId="470FE7DB" w:rsidR="00FD753C" w:rsidRPr="001C0EA0" w:rsidRDefault="005C2E26" w:rsidP="00FD753C">
      <w:pPr>
        <w:ind w:right="-45"/>
        <w:rPr>
          <w:ins w:id="5142" w:author="Kumar Baral" w:date="2023-02-13T14:21:00Z"/>
        </w:rPr>
      </w:pPr>
      <w:del w:id="5143" w:author="Kumar Baral" w:date="2023-02-13T14:22:00Z">
        <w:r w:rsidRPr="003D5D60" w:rsidDel="00FD753C">
          <w:rPr>
            <w:rFonts w:eastAsiaTheme="minorHAnsi" w:cstheme="minorBidi"/>
            <w:szCs w:val="22"/>
          </w:rPr>
          <w:delTex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delText>
        </w:r>
      </w:del>
      <w:ins w:id="5144" w:author="Kumar Baral" w:date="2023-02-13T14:21:00Z">
        <w:r w:rsidR="00FD753C" w:rsidRPr="001C0EA0">
          <w:t>Low flow analysis has been carried out using the d</w:t>
        </w:r>
        <w:r w:rsidR="00FD753C">
          <w:t>erived daily inflow series (2061/62-2079/80</w:t>
        </w:r>
        <w:r w:rsidR="00FD753C" w:rsidRPr="001C0EA0">
          <w:t xml:space="preserve">) of </w:t>
        </w:r>
      </w:ins>
      <w:ins w:id="5145" w:author="Kumar Baral" w:date="2023-02-13T14:22:00Z">
        <w:r w:rsidR="00FD753C">
          <w:t>Andhi Khola</w:t>
        </w:r>
      </w:ins>
      <w:ins w:id="5146" w:author="Kumar Baral" w:date="2023-02-13T14:21:00Z">
        <w:r w:rsidR="00FD753C" w:rsidRPr="001C0EA0">
          <w:t xml:space="preserve"> at the intake. </w:t>
        </w:r>
      </w:ins>
    </w:p>
    <w:p w14:paraId="0D03EA5A" w14:textId="38001901" w:rsidR="00FD753C" w:rsidRDefault="00FD753C" w:rsidP="005C2E26">
      <w:pPr>
        <w:spacing w:before="0" w:after="160" w:line="259" w:lineRule="auto"/>
        <w:rPr>
          <w:bCs/>
        </w:rPr>
      </w:pPr>
      <w:ins w:id="5147" w:author="Kumar Baral" w:date="2023-02-13T14:21:00Z">
        <w:r w:rsidRPr="001C0EA0">
          <w:lastRenderedPageBreak/>
          <w:t xml:space="preserve">Using the daily flow series data, 1-day, 7-day, 15-day and 30-day average flow series has been developed to extract the corresponding duration minimum flows. Then using the minimum flow series data of </w:t>
        </w:r>
      </w:ins>
      <w:ins w:id="5148" w:author="Kumar Baral" w:date="2023-02-13T14:24:00Z">
        <w:r>
          <w:t>18</w:t>
        </w:r>
      </w:ins>
      <w:ins w:id="5149" w:author="Kumar Baral" w:date="2023-02-13T14:21:00Z">
        <w:r>
          <w:t xml:space="preserve"> years, </w:t>
        </w:r>
        <w:r w:rsidRPr="001C0EA0">
          <w:t xml:space="preserve">Weibull’s probability distribution functions were fitted </w:t>
        </w:r>
        <w:r w:rsidRPr="000B3006">
          <w:rPr>
            <w:bCs/>
          </w:rPr>
          <w:t xml:space="preserve">to each minimum flow series. This is one of the recommended methods for calculating Low Flow Analysis which is widely used due to its reliability. The result has been presented </w:t>
        </w:r>
        <w:r>
          <w:rPr>
            <w:bCs/>
          </w:rPr>
          <w:t>in</w:t>
        </w:r>
      </w:ins>
      <w:r w:rsidR="002D09A2">
        <w:rPr>
          <w:bCs/>
        </w:rPr>
        <w:t xml:space="preserve"> </w:t>
      </w:r>
      <w:r w:rsidR="002D09A2">
        <w:rPr>
          <w:bCs/>
        </w:rPr>
        <w:fldChar w:fldCharType="begin"/>
      </w:r>
      <w:r w:rsidR="002D09A2">
        <w:rPr>
          <w:bCs/>
        </w:rPr>
        <w:instrText xml:space="preserve"> REF _Ref127190722 \h </w:instrText>
      </w:r>
      <w:r w:rsidR="002D09A2">
        <w:rPr>
          <w:bCs/>
        </w:rPr>
      </w:r>
      <w:r w:rsidR="002D09A2">
        <w:rPr>
          <w:bCs/>
        </w:rPr>
        <w:fldChar w:fldCharType="separate"/>
      </w:r>
      <w:ins w:id="5150" w:author="Kumar Baral" w:date="2023-02-13T14:24:00Z">
        <w:r w:rsidR="002D09A2">
          <w:t xml:space="preserve">Table </w:t>
        </w:r>
      </w:ins>
      <w:r w:rsidR="002D09A2">
        <w:rPr>
          <w:noProof/>
        </w:rPr>
        <w:t>1</w:t>
      </w:r>
      <w:ins w:id="5151" w:author="Kumar Baral" w:date="2023-02-13T14:27:00Z">
        <w:r w:rsidR="002D09A2">
          <w:noBreakHyphen/>
        </w:r>
      </w:ins>
      <w:r w:rsidR="002D09A2">
        <w:rPr>
          <w:noProof/>
        </w:rPr>
        <w:t>5</w:t>
      </w:r>
      <w:r w:rsidR="002D09A2">
        <w:rPr>
          <w:bCs/>
        </w:rPr>
        <w:fldChar w:fldCharType="end"/>
      </w:r>
      <w:ins w:id="5152" w:author="Kumar Baral" w:date="2023-02-13T14:24:00Z">
        <w:del w:id="5153" w:author="Kumar Baral" w:date="2023-02-13T14:43:00Z">
          <w:r w:rsidDel="00746DBF">
            <w:rPr>
              <w:bCs/>
            </w:rPr>
            <w:delText xml:space="preserve"> </w:delText>
          </w:r>
        </w:del>
      </w:ins>
      <w:ins w:id="5154" w:author="Kumar Baral" w:date="2023-02-13T14:25:00Z">
        <w:del w:id="5155" w:author="Kumar Baral" w:date="2023-02-13T14:43:00Z">
          <w:r w:rsidDel="00746DBF">
            <w:rPr>
              <w:bCs/>
            </w:rPr>
            <w:fldChar w:fldCharType="begin"/>
          </w:r>
          <w:r w:rsidDel="00746DBF">
            <w:rPr>
              <w:bCs/>
            </w:rPr>
            <w:delInstrText xml:space="preserve"> REF _Ref127190722 \h </w:delInstrText>
          </w:r>
        </w:del>
      </w:ins>
      <w:del w:id="5156" w:author="Kumar Baral" w:date="2023-02-13T14:43:00Z">
        <w:r w:rsidDel="00746DBF">
          <w:rPr>
            <w:bCs/>
          </w:rPr>
        </w:r>
        <w:r w:rsidDel="00746DBF">
          <w:rPr>
            <w:bCs/>
          </w:rPr>
          <w:fldChar w:fldCharType="separate"/>
        </w:r>
      </w:del>
      <w:ins w:id="5157" w:author="Kumar Baral" w:date="2023-02-13T14:25:00Z">
        <w:del w:id="5158" w:author="Kumar Baral" w:date="2023-02-13T14:43:00Z">
          <w:r w:rsidDel="00746DBF">
            <w:delText xml:space="preserve">Table </w:delText>
          </w:r>
          <w:r w:rsidDel="00746DBF">
            <w:rPr>
              <w:noProof/>
            </w:rPr>
            <w:delText>1</w:delText>
          </w:r>
          <w:r w:rsidDel="00746DBF">
            <w:noBreakHyphen/>
          </w:r>
          <w:r w:rsidDel="00746DBF">
            <w:rPr>
              <w:noProof/>
            </w:rPr>
            <w:delText>3</w:delText>
          </w:r>
          <w:r w:rsidDel="00746DBF">
            <w:rPr>
              <w:bCs/>
            </w:rPr>
            <w:fldChar w:fldCharType="end"/>
          </w:r>
        </w:del>
        <w:r>
          <w:rPr>
            <w:bCs/>
          </w:rPr>
          <w:t>.</w:t>
        </w:r>
      </w:ins>
    </w:p>
    <w:p w14:paraId="1B0C1AD7" w14:textId="77777777" w:rsidR="002D09A2" w:rsidRDefault="002D09A2" w:rsidP="005C2E26">
      <w:pPr>
        <w:spacing w:before="0" w:after="160" w:line="259" w:lineRule="auto"/>
        <w:rPr>
          <w:ins w:id="5159" w:author="Kumar Baral" w:date="2023-02-13T14:24:00Z"/>
          <w:bCs/>
        </w:rPr>
      </w:pPr>
    </w:p>
    <w:p w14:paraId="169BED39" w14:textId="1A90F60D" w:rsidR="00FD753C" w:rsidRPr="003D5D60" w:rsidRDefault="00FD753C">
      <w:pPr>
        <w:pStyle w:val="Caption"/>
        <w:rPr>
          <w:rFonts w:eastAsiaTheme="minorHAnsi" w:cstheme="minorBidi"/>
          <w:szCs w:val="22"/>
        </w:rPr>
        <w:pPrChange w:id="5160" w:author="Kumar Baral" w:date="2023-02-13T14:24:00Z">
          <w:pPr>
            <w:spacing w:before="0" w:after="160" w:line="259" w:lineRule="auto"/>
          </w:pPr>
        </w:pPrChange>
      </w:pPr>
      <w:bookmarkStart w:id="5161" w:name="_Ref127190722"/>
      <w:ins w:id="5162" w:author="Kumar Baral" w:date="2023-02-13T14:24:00Z">
        <w:r>
          <w:t xml:space="preserve">Table </w:t>
        </w:r>
      </w:ins>
      <w:ins w:id="5163" w:author="Kumar Baral" w:date="2023-02-13T14:27:00Z">
        <w:r w:rsidR="00B132C2">
          <w:fldChar w:fldCharType="begin"/>
        </w:r>
        <w:r w:rsidR="00B132C2">
          <w:instrText xml:space="preserve"> STYLEREF 1 \s </w:instrText>
        </w:r>
      </w:ins>
      <w:r w:rsidR="00B132C2">
        <w:fldChar w:fldCharType="separate"/>
      </w:r>
      <w:r w:rsidR="002D09A2">
        <w:rPr>
          <w:noProof/>
        </w:rPr>
        <w:t>1</w:t>
      </w:r>
      <w:ins w:id="516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5</w:t>
      </w:r>
      <w:ins w:id="5165" w:author="Kumar Baral" w:date="2023-02-13T14:27:00Z">
        <w:r w:rsidR="00B132C2">
          <w:fldChar w:fldCharType="end"/>
        </w:r>
      </w:ins>
      <w:bookmarkEnd w:id="5161"/>
      <w:ins w:id="5166" w:author="Kumar Baral" w:date="2023-02-13T14:24:00Z">
        <w:r>
          <w:t>: Estimated Low Flow at the Intake of Andhi Khola</w:t>
        </w:r>
      </w:ins>
    </w:p>
    <w:p w14:paraId="56EF756C" w14:textId="0D4A2142" w:rsidR="005C2E26" w:rsidDel="006D5C6C" w:rsidRDefault="005C2E26" w:rsidP="005C2E26">
      <w:pPr>
        <w:rPr>
          <w:del w:id="5167" w:author="Windows User" w:date="2022-12-12T22:16:00Z"/>
          <w:rFonts w:eastAsiaTheme="minorHAnsi" w:cstheme="minorBidi"/>
          <w:szCs w:val="22"/>
        </w:rPr>
      </w:pPr>
      <w:del w:id="5168" w:author="Kumar Baral" w:date="2023-02-13T14:17:00Z">
        <w:r w:rsidRPr="003D5D60" w:rsidDel="00FD753C">
          <w:rPr>
            <w:rFonts w:eastAsiaTheme="minorHAnsi" w:cstheme="minorBidi"/>
            <w:szCs w:val="22"/>
          </w:rPr>
          <w:delTex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delText>
        </w:r>
      </w:del>
    </w:p>
    <w:tbl>
      <w:tblPr>
        <w:tblW w:w="8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169" w:author="Kumar Baral" w:date="2023-02-13T14:18:00Z">
          <w:tblPr>
            <w:tblW w:w="8485" w:type="dxa"/>
            <w:tblLook w:val="04A0" w:firstRow="1" w:lastRow="0" w:firstColumn="1" w:lastColumn="0" w:noHBand="0" w:noVBand="1"/>
          </w:tblPr>
        </w:tblPrChange>
      </w:tblPr>
      <w:tblGrid>
        <w:gridCol w:w="2335"/>
        <w:gridCol w:w="1440"/>
        <w:gridCol w:w="1420"/>
        <w:gridCol w:w="1644"/>
        <w:gridCol w:w="1646"/>
        <w:tblGridChange w:id="5170">
          <w:tblGrid>
            <w:gridCol w:w="2335"/>
            <w:gridCol w:w="1440"/>
            <w:gridCol w:w="1420"/>
            <w:gridCol w:w="1644"/>
            <w:gridCol w:w="1646"/>
          </w:tblGrid>
        </w:tblGridChange>
      </w:tblGrid>
      <w:tr w:rsidR="00FD753C" w:rsidRPr="00FD753C" w14:paraId="01DD59B5" w14:textId="77777777" w:rsidTr="00152889">
        <w:trPr>
          <w:trHeight w:val="396"/>
          <w:ins w:id="5171" w:author="Kumar Baral" w:date="2023-02-13T14:16:00Z"/>
          <w:trPrChange w:id="5172" w:author="Kumar Baral" w:date="2023-02-13T14:18:00Z">
            <w:trPr>
              <w:trHeight w:val="396"/>
            </w:trPr>
          </w:trPrChange>
        </w:trPr>
        <w:tc>
          <w:tcPr>
            <w:tcW w:w="2335" w:type="dxa"/>
            <w:vMerge w:val="restart"/>
            <w:shd w:val="clear" w:color="auto" w:fill="BFBFBF" w:themeFill="background1" w:themeFillShade="BF"/>
            <w:vAlign w:val="center"/>
            <w:hideMark/>
            <w:tcPrChange w:id="5173" w:author="Kumar Baral" w:date="2023-02-13T14:18:00Z">
              <w:tcPr>
                <w:tcW w:w="233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tcPrChange>
          </w:tcPr>
          <w:p w14:paraId="17D9F0C8" w14:textId="77777777" w:rsidR="006D5C6C" w:rsidRPr="00FD753C" w:rsidRDefault="006D5C6C">
            <w:pPr>
              <w:spacing w:before="0" w:after="0" w:line="240" w:lineRule="auto"/>
              <w:jc w:val="center"/>
              <w:rPr>
                <w:ins w:id="5174" w:author="Kumar Baral" w:date="2023-02-13T14:16:00Z"/>
                <w:szCs w:val="22"/>
                <w:lang w:bidi="ne-NP"/>
                <w:rPrChange w:id="5175" w:author="Kumar Baral" w:date="2023-02-13T14:17:00Z">
                  <w:rPr>
                    <w:ins w:id="5176" w:author="Kumar Baral" w:date="2023-02-13T14:16:00Z"/>
                    <w:b/>
                    <w:bCs/>
                    <w:szCs w:val="22"/>
                    <w:lang w:bidi="ne-NP"/>
                  </w:rPr>
                </w:rPrChange>
              </w:rPr>
              <w:pPrChange w:id="5177" w:author="Kumar Baral" w:date="2023-02-13T14:17:00Z">
                <w:pPr>
                  <w:spacing w:before="0" w:after="0" w:line="240" w:lineRule="auto"/>
                  <w:jc w:val="left"/>
                </w:pPr>
              </w:pPrChange>
            </w:pPr>
            <w:ins w:id="5178" w:author="Kumar Baral" w:date="2023-02-13T14:16:00Z">
              <w:r w:rsidRPr="00FD753C">
                <w:rPr>
                  <w:szCs w:val="22"/>
                  <w:lang w:bidi="ne-NP"/>
                  <w:rPrChange w:id="5179" w:author="Kumar Baral" w:date="2023-02-13T14:17:00Z">
                    <w:rPr>
                      <w:b/>
                      <w:bCs/>
                      <w:szCs w:val="22"/>
                      <w:lang w:bidi="ne-NP"/>
                    </w:rPr>
                  </w:rPrChange>
                </w:rPr>
                <w:t>Return period (T-year)</w:t>
              </w:r>
            </w:ins>
          </w:p>
        </w:tc>
        <w:tc>
          <w:tcPr>
            <w:tcW w:w="6150" w:type="dxa"/>
            <w:gridSpan w:val="4"/>
            <w:shd w:val="clear" w:color="auto" w:fill="BFBFBF" w:themeFill="background1" w:themeFillShade="BF"/>
            <w:noWrap/>
            <w:vAlign w:val="bottom"/>
            <w:hideMark/>
            <w:tcPrChange w:id="5180" w:author="Kumar Baral" w:date="2023-02-13T14:18:00Z">
              <w:tcPr>
                <w:tcW w:w="6150" w:type="dxa"/>
                <w:gridSpan w:val="4"/>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tcPrChange>
          </w:tcPr>
          <w:p w14:paraId="1EF6EC8B" w14:textId="77777777" w:rsidR="006D5C6C" w:rsidRPr="00FD753C" w:rsidRDefault="006D5C6C" w:rsidP="006D5C6C">
            <w:pPr>
              <w:spacing w:before="0" w:after="0" w:line="240" w:lineRule="auto"/>
              <w:jc w:val="center"/>
              <w:rPr>
                <w:ins w:id="5181" w:author="Kumar Baral" w:date="2023-02-13T14:16:00Z"/>
                <w:szCs w:val="22"/>
                <w:lang w:bidi="ne-NP"/>
                <w:rPrChange w:id="5182" w:author="Kumar Baral" w:date="2023-02-13T14:17:00Z">
                  <w:rPr>
                    <w:ins w:id="5183" w:author="Kumar Baral" w:date="2023-02-13T14:16:00Z"/>
                    <w:b/>
                    <w:bCs/>
                    <w:szCs w:val="22"/>
                    <w:lang w:bidi="ne-NP"/>
                  </w:rPr>
                </w:rPrChange>
              </w:rPr>
            </w:pPr>
            <w:ins w:id="5184" w:author="Kumar Baral" w:date="2023-02-13T14:16:00Z">
              <w:r w:rsidRPr="00FD753C">
                <w:rPr>
                  <w:szCs w:val="22"/>
                  <w:lang w:bidi="ne-NP"/>
                  <w:rPrChange w:id="5185" w:author="Kumar Baral" w:date="2023-02-13T14:17:00Z">
                    <w:rPr>
                      <w:b/>
                      <w:bCs/>
                      <w:szCs w:val="22"/>
                      <w:lang w:bidi="ne-NP"/>
                    </w:rPr>
                  </w:rPrChange>
                </w:rPr>
                <w:t>Minimum Daily flows, m</w:t>
              </w:r>
              <w:r w:rsidRPr="00FD753C">
                <w:rPr>
                  <w:szCs w:val="22"/>
                  <w:vertAlign w:val="superscript"/>
                  <w:lang w:bidi="ne-NP"/>
                  <w:rPrChange w:id="5186" w:author="Kumar Baral" w:date="2023-02-13T14:17:00Z">
                    <w:rPr>
                      <w:b/>
                      <w:bCs/>
                      <w:szCs w:val="22"/>
                      <w:vertAlign w:val="superscript"/>
                      <w:lang w:bidi="ne-NP"/>
                    </w:rPr>
                  </w:rPrChange>
                </w:rPr>
                <w:t>3</w:t>
              </w:r>
              <w:r w:rsidRPr="00FD753C">
                <w:rPr>
                  <w:szCs w:val="22"/>
                  <w:lang w:bidi="ne-NP"/>
                  <w:rPrChange w:id="5187" w:author="Kumar Baral" w:date="2023-02-13T14:17:00Z">
                    <w:rPr>
                      <w:b/>
                      <w:bCs/>
                      <w:szCs w:val="22"/>
                      <w:lang w:bidi="ne-NP"/>
                    </w:rPr>
                  </w:rPrChange>
                </w:rPr>
                <w:t>/s</w:t>
              </w:r>
            </w:ins>
          </w:p>
        </w:tc>
      </w:tr>
      <w:tr w:rsidR="00FD753C" w:rsidRPr="00FD753C" w14:paraId="400BD69B" w14:textId="77777777" w:rsidTr="00152889">
        <w:trPr>
          <w:trHeight w:val="365"/>
          <w:ins w:id="5188" w:author="Kumar Baral" w:date="2023-02-13T14:16:00Z"/>
          <w:trPrChange w:id="5189" w:author="Kumar Baral" w:date="2023-02-13T14:18:00Z">
            <w:trPr>
              <w:trHeight w:val="365"/>
            </w:trPr>
          </w:trPrChange>
        </w:trPr>
        <w:tc>
          <w:tcPr>
            <w:tcW w:w="2335" w:type="dxa"/>
            <w:vMerge/>
            <w:shd w:val="clear" w:color="auto" w:fill="BFBFBF" w:themeFill="background1" w:themeFillShade="BF"/>
            <w:vAlign w:val="center"/>
            <w:hideMark/>
            <w:tcPrChange w:id="5190" w:author="Kumar Baral" w:date="2023-02-13T14:18:00Z">
              <w:tcPr>
                <w:tcW w:w="2335" w:type="dxa"/>
                <w:vMerge/>
                <w:tcBorders>
                  <w:top w:val="single" w:sz="4" w:space="0" w:color="auto"/>
                  <w:left w:val="single" w:sz="4" w:space="0" w:color="auto"/>
                  <w:bottom w:val="single" w:sz="4" w:space="0" w:color="auto"/>
                  <w:right w:val="single" w:sz="4" w:space="0" w:color="auto"/>
                </w:tcBorders>
                <w:vAlign w:val="center"/>
                <w:hideMark/>
              </w:tcPr>
            </w:tcPrChange>
          </w:tcPr>
          <w:p w14:paraId="23C713A0" w14:textId="77777777" w:rsidR="006D5C6C" w:rsidRPr="00FD753C" w:rsidRDefault="006D5C6C" w:rsidP="006D5C6C">
            <w:pPr>
              <w:spacing w:before="0" w:after="0" w:line="240" w:lineRule="auto"/>
              <w:jc w:val="left"/>
              <w:rPr>
                <w:ins w:id="5191" w:author="Kumar Baral" w:date="2023-02-13T14:16:00Z"/>
                <w:szCs w:val="22"/>
                <w:lang w:bidi="ne-NP"/>
                <w:rPrChange w:id="5192" w:author="Kumar Baral" w:date="2023-02-13T14:17:00Z">
                  <w:rPr>
                    <w:ins w:id="5193" w:author="Kumar Baral" w:date="2023-02-13T14:16:00Z"/>
                    <w:b/>
                    <w:bCs/>
                    <w:szCs w:val="22"/>
                    <w:lang w:bidi="ne-NP"/>
                  </w:rPr>
                </w:rPrChange>
              </w:rPr>
            </w:pPr>
          </w:p>
        </w:tc>
        <w:tc>
          <w:tcPr>
            <w:tcW w:w="1440" w:type="dxa"/>
            <w:shd w:val="clear" w:color="auto" w:fill="BFBFBF" w:themeFill="background1" w:themeFillShade="BF"/>
            <w:noWrap/>
            <w:vAlign w:val="bottom"/>
            <w:hideMark/>
            <w:tcPrChange w:id="5194"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748B4AD" w14:textId="77777777" w:rsidR="006D5C6C" w:rsidRPr="00FD753C" w:rsidRDefault="006D5C6C" w:rsidP="006D5C6C">
            <w:pPr>
              <w:spacing w:before="0" w:after="0" w:line="240" w:lineRule="auto"/>
              <w:jc w:val="center"/>
              <w:rPr>
                <w:ins w:id="5195" w:author="Kumar Baral" w:date="2023-02-13T14:16:00Z"/>
                <w:szCs w:val="22"/>
                <w:lang w:bidi="ne-NP"/>
                <w:rPrChange w:id="5196" w:author="Kumar Baral" w:date="2023-02-13T14:17:00Z">
                  <w:rPr>
                    <w:ins w:id="5197" w:author="Kumar Baral" w:date="2023-02-13T14:16:00Z"/>
                    <w:b/>
                    <w:bCs/>
                    <w:szCs w:val="22"/>
                    <w:lang w:bidi="ne-NP"/>
                  </w:rPr>
                </w:rPrChange>
              </w:rPr>
            </w:pPr>
            <w:ins w:id="5198" w:author="Kumar Baral" w:date="2023-02-13T14:16:00Z">
              <w:r w:rsidRPr="00FD753C">
                <w:rPr>
                  <w:szCs w:val="22"/>
                  <w:lang w:bidi="ne-NP"/>
                  <w:rPrChange w:id="5199" w:author="Kumar Baral" w:date="2023-02-13T14:17:00Z">
                    <w:rPr>
                      <w:b/>
                      <w:bCs/>
                      <w:szCs w:val="22"/>
                      <w:lang w:bidi="ne-NP"/>
                    </w:rPr>
                  </w:rPrChange>
                </w:rPr>
                <w:t>1-day</w:t>
              </w:r>
            </w:ins>
          </w:p>
        </w:tc>
        <w:tc>
          <w:tcPr>
            <w:tcW w:w="1420" w:type="dxa"/>
            <w:shd w:val="clear" w:color="auto" w:fill="BFBFBF" w:themeFill="background1" w:themeFillShade="BF"/>
            <w:noWrap/>
            <w:vAlign w:val="bottom"/>
            <w:hideMark/>
            <w:tcPrChange w:id="5200"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2B480945" w14:textId="77777777" w:rsidR="006D5C6C" w:rsidRPr="00FD753C" w:rsidRDefault="006D5C6C" w:rsidP="006D5C6C">
            <w:pPr>
              <w:spacing w:before="0" w:after="0" w:line="240" w:lineRule="auto"/>
              <w:jc w:val="center"/>
              <w:rPr>
                <w:ins w:id="5201" w:author="Kumar Baral" w:date="2023-02-13T14:16:00Z"/>
                <w:szCs w:val="22"/>
                <w:lang w:bidi="ne-NP"/>
                <w:rPrChange w:id="5202" w:author="Kumar Baral" w:date="2023-02-13T14:17:00Z">
                  <w:rPr>
                    <w:ins w:id="5203" w:author="Kumar Baral" w:date="2023-02-13T14:16:00Z"/>
                    <w:b/>
                    <w:bCs/>
                    <w:szCs w:val="22"/>
                    <w:lang w:bidi="ne-NP"/>
                  </w:rPr>
                </w:rPrChange>
              </w:rPr>
            </w:pPr>
            <w:ins w:id="5204" w:author="Kumar Baral" w:date="2023-02-13T14:16:00Z">
              <w:r w:rsidRPr="00FD753C">
                <w:rPr>
                  <w:szCs w:val="22"/>
                  <w:lang w:bidi="ne-NP"/>
                  <w:rPrChange w:id="5205" w:author="Kumar Baral" w:date="2023-02-13T14:17:00Z">
                    <w:rPr>
                      <w:b/>
                      <w:bCs/>
                      <w:szCs w:val="22"/>
                      <w:lang w:bidi="ne-NP"/>
                    </w:rPr>
                  </w:rPrChange>
                </w:rPr>
                <w:t>7-day</w:t>
              </w:r>
            </w:ins>
          </w:p>
        </w:tc>
        <w:tc>
          <w:tcPr>
            <w:tcW w:w="1644" w:type="dxa"/>
            <w:shd w:val="clear" w:color="auto" w:fill="BFBFBF" w:themeFill="background1" w:themeFillShade="BF"/>
            <w:noWrap/>
            <w:vAlign w:val="bottom"/>
            <w:hideMark/>
            <w:tcPrChange w:id="5206"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5986D4B" w14:textId="77777777" w:rsidR="006D5C6C" w:rsidRPr="00FD753C" w:rsidRDefault="006D5C6C" w:rsidP="006D5C6C">
            <w:pPr>
              <w:spacing w:before="0" w:after="0" w:line="240" w:lineRule="auto"/>
              <w:jc w:val="center"/>
              <w:rPr>
                <w:ins w:id="5207" w:author="Kumar Baral" w:date="2023-02-13T14:16:00Z"/>
                <w:szCs w:val="22"/>
                <w:lang w:bidi="ne-NP"/>
                <w:rPrChange w:id="5208" w:author="Kumar Baral" w:date="2023-02-13T14:17:00Z">
                  <w:rPr>
                    <w:ins w:id="5209" w:author="Kumar Baral" w:date="2023-02-13T14:16:00Z"/>
                    <w:b/>
                    <w:bCs/>
                    <w:szCs w:val="22"/>
                    <w:lang w:bidi="ne-NP"/>
                  </w:rPr>
                </w:rPrChange>
              </w:rPr>
            </w:pPr>
            <w:ins w:id="5210" w:author="Kumar Baral" w:date="2023-02-13T14:16:00Z">
              <w:r w:rsidRPr="00FD753C">
                <w:rPr>
                  <w:szCs w:val="22"/>
                  <w:lang w:bidi="ne-NP"/>
                  <w:rPrChange w:id="5211" w:author="Kumar Baral" w:date="2023-02-13T14:17:00Z">
                    <w:rPr>
                      <w:b/>
                      <w:bCs/>
                      <w:szCs w:val="22"/>
                      <w:lang w:bidi="ne-NP"/>
                    </w:rPr>
                  </w:rPrChange>
                </w:rPr>
                <w:t>15-day</w:t>
              </w:r>
            </w:ins>
          </w:p>
        </w:tc>
        <w:tc>
          <w:tcPr>
            <w:tcW w:w="1646" w:type="dxa"/>
            <w:shd w:val="clear" w:color="auto" w:fill="BFBFBF" w:themeFill="background1" w:themeFillShade="BF"/>
            <w:noWrap/>
            <w:vAlign w:val="bottom"/>
            <w:hideMark/>
            <w:tcPrChange w:id="5212"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3A585D3" w14:textId="77777777" w:rsidR="006D5C6C" w:rsidRPr="00FD753C" w:rsidRDefault="006D5C6C" w:rsidP="006D5C6C">
            <w:pPr>
              <w:spacing w:before="0" w:after="0" w:line="240" w:lineRule="auto"/>
              <w:jc w:val="center"/>
              <w:rPr>
                <w:ins w:id="5213" w:author="Kumar Baral" w:date="2023-02-13T14:16:00Z"/>
                <w:szCs w:val="22"/>
                <w:lang w:bidi="ne-NP"/>
                <w:rPrChange w:id="5214" w:author="Kumar Baral" w:date="2023-02-13T14:17:00Z">
                  <w:rPr>
                    <w:ins w:id="5215" w:author="Kumar Baral" w:date="2023-02-13T14:16:00Z"/>
                    <w:b/>
                    <w:bCs/>
                    <w:szCs w:val="22"/>
                    <w:lang w:bidi="ne-NP"/>
                  </w:rPr>
                </w:rPrChange>
              </w:rPr>
            </w:pPr>
            <w:ins w:id="5216" w:author="Kumar Baral" w:date="2023-02-13T14:16:00Z">
              <w:r w:rsidRPr="00FD753C">
                <w:rPr>
                  <w:szCs w:val="22"/>
                  <w:lang w:bidi="ne-NP"/>
                  <w:rPrChange w:id="5217" w:author="Kumar Baral" w:date="2023-02-13T14:17:00Z">
                    <w:rPr>
                      <w:b/>
                      <w:bCs/>
                      <w:szCs w:val="22"/>
                      <w:lang w:bidi="ne-NP"/>
                    </w:rPr>
                  </w:rPrChange>
                </w:rPr>
                <w:t>30-day</w:t>
              </w:r>
            </w:ins>
          </w:p>
        </w:tc>
      </w:tr>
      <w:tr w:rsidR="00FD753C" w:rsidRPr="00FD753C" w14:paraId="289BDA9F" w14:textId="77777777" w:rsidTr="00152889">
        <w:trPr>
          <w:trHeight w:val="365"/>
          <w:ins w:id="5218" w:author="Kumar Baral" w:date="2023-02-13T14:16:00Z"/>
          <w:trPrChange w:id="5219" w:author="Kumar Baral" w:date="2023-02-13T14:18:00Z">
            <w:trPr>
              <w:trHeight w:val="365"/>
            </w:trPr>
          </w:trPrChange>
        </w:trPr>
        <w:tc>
          <w:tcPr>
            <w:tcW w:w="2335" w:type="dxa"/>
            <w:shd w:val="clear" w:color="auto" w:fill="auto"/>
            <w:noWrap/>
            <w:vAlign w:val="bottom"/>
            <w:hideMark/>
            <w:tcPrChange w:id="5220"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34C1D1" w14:textId="77777777" w:rsidR="006D5C6C" w:rsidRPr="00FD753C" w:rsidRDefault="006D5C6C" w:rsidP="006D5C6C">
            <w:pPr>
              <w:spacing w:before="0" w:after="0" w:line="240" w:lineRule="auto"/>
              <w:jc w:val="left"/>
              <w:rPr>
                <w:ins w:id="5221" w:author="Kumar Baral" w:date="2023-02-13T14:16:00Z"/>
                <w:szCs w:val="22"/>
                <w:lang w:bidi="ne-NP"/>
                <w:rPrChange w:id="5222" w:author="Kumar Baral" w:date="2023-02-13T14:17:00Z">
                  <w:rPr>
                    <w:ins w:id="5223" w:author="Kumar Baral" w:date="2023-02-13T14:16:00Z"/>
                    <w:b/>
                    <w:bCs/>
                    <w:szCs w:val="22"/>
                    <w:lang w:bidi="ne-NP"/>
                  </w:rPr>
                </w:rPrChange>
              </w:rPr>
            </w:pPr>
            <w:ins w:id="5224" w:author="Kumar Baral" w:date="2023-02-13T14:16:00Z">
              <w:r w:rsidRPr="00FD753C">
                <w:rPr>
                  <w:szCs w:val="22"/>
                  <w:lang w:bidi="ne-NP"/>
                  <w:rPrChange w:id="5225" w:author="Kumar Baral" w:date="2023-02-13T14:17:00Z">
                    <w:rPr>
                      <w:b/>
                      <w:bCs/>
                      <w:szCs w:val="22"/>
                      <w:lang w:bidi="ne-NP"/>
                    </w:rPr>
                  </w:rPrChange>
                </w:rPr>
                <w:t>2</w:t>
              </w:r>
            </w:ins>
          </w:p>
        </w:tc>
        <w:tc>
          <w:tcPr>
            <w:tcW w:w="1440" w:type="dxa"/>
            <w:shd w:val="clear" w:color="auto" w:fill="auto"/>
            <w:noWrap/>
            <w:vAlign w:val="bottom"/>
            <w:hideMark/>
            <w:tcPrChange w:id="5226"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7FFC29AA" w14:textId="77777777" w:rsidR="006D5C6C" w:rsidRPr="00FD753C" w:rsidRDefault="006D5C6C" w:rsidP="006D5C6C">
            <w:pPr>
              <w:spacing w:before="0" w:after="0" w:line="240" w:lineRule="auto"/>
              <w:jc w:val="center"/>
              <w:rPr>
                <w:ins w:id="5227" w:author="Kumar Baral" w:date="2023-02-13T14:16:00Z"/>
                <w:szCs w:val="22"/>
                <w:lang w:bidi="ne-NP"/>
                <w:rPrChange w:id="5228" w:author="Kumar Baral" w:date="2023-02-13T14:17:00Z">
                  <w:rPr>
                    <w:ins w:id="5229" w:author="Kumar Baral" w:date="2023-02-13T14:16:00Z"/>
                    <w:b/>
                    <w:bCs/>
                    <w:szCs w:val="22"/>
                    <w:lang w:bidi="ne-NP"/>
                  </w:rPr>
                </w:rPrChange>
              </w:rPr>
            </w:pPr>
            <w:ins w:id="5230" w:author="Kumar Baral" w:date="2023-02-13T14:16:00Z">
              <w:r w:rsidRPr="00FD753C">
                <w:rPr>
                  <w:szCs w:val="22"/>
                  <w:lang w:bidi="ne-NP"/>
                  <w:rPrChange w:id="5231" w:author="Kumar Baral" w:date="2023-02-13T14:17:00Z">
                    <w:rPr>
                      <w:b/>
                      <w:bCs/>
                      <w:szCs w:val="22"/>
                      <w:lang w:bidi="ne-NP"/>
                    </w:rPr>
                  </w:rPrChange>
                </w:rPr>
                <w:t>1.17</w:t>
              </w:r>
            </w:ins>
          </w:p>
        </w:tc>
        <w:tc>
          <w:tcPr>
            <w:tcW w:w="1420" w:type="dxa"/>
            <w:shd w:val="clear" w:color="auto" w:fill="auto"/>
            <w:noWrap/>
            <w:vAlign w:val="bottom"/>
            <w:hideMark/>
            <w:tcPrChange w:id="5232"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07D76E8D" w14:textId="77777777" w:rsidR="006D5C6C" w:rsidRPr="00FD753C" w:rsidRDefault="006D5C6C" w:rsidP="006D5C6C">
            <w:pPr>
              <w:spacing w:before="0" w:after="0" w:line="240" w:lineRule="auto"/>
              <w:jc w:val="center"/>
              <w:rPr>
                <w:ins w:id="5233" w:author="Kumar Baral" w:date="2023-02-13T14:16:00Z"/>
                <w:szCs w:val="22"/>
                <w:lang w:bidi="ne-NP"/>
                <w:rPrChange w:id="5234" w:author="Kumar Baral" w:date="2023-02-13T14:17:00Z">
                  <w:rPr>
                    <w:ins w:id="5235" w:author="Kumar Baral" w:date="2023-02-13T14:16:00Z"/>
                    <w:b/>
                    <w:bCs/>
                    <w:szCs w:val="22"/>
                    <w:lang w:bidi="ne-NP"/>
                  </w:rPr>
                </w:rPrChange>
              </w:rPr>
            </w:pPr>
            <w:ins w:id="5236" w:author="Kumar Baral" w:date="2023-02-13T14:16:00Z">
              <w:r w:rsidRPr="00FD753C">
                <w:rPr>
                  <w:szCs w:val="22"/>
                  <w:lang w:bidi="ne-NP"/>
                  <w:rPrChange w:id="5237" w:author="Kumar Baral" w:date="2023-02-13T14:17:00Z">
                    <w:rPr>
                      <w:b/>
                      <w:bCs/>
                      <w:szCs w:val="22"/>
                      <w:lang w:bidi="ne-NP"/>
                    </w:rPr>
                  </w:rPrChange>
                </w:rPr>
                <w:t>1.61</w:t>
              </w:r>
            </w:ins>
          </w:p>
        </w:tc>
        <w:tc>
          <w:tcPr>
            <w:tcW w:w="1644" w:type="dxa"/>
            <w:shd w:val="clear" w:color="auto" w:fill="auto"/>
            <w:noWrap/>
            <w:vAlign w:val="bottom"/>
            <w:hideMark/>
            <w:tcPrChange w:id="5238"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6EB8BA36" w14:textId="77777777" w:rsidR="006D5C6C" w:rsidRPr="00FD753C" w:rsidRDefault="006D5C6C" w:rsidP="006D5C6C">
            <w:pPr>
              <w:spacing w:before="0" w:after="0" w:line="240" w:lineRule="auto"/>
              <w:jc w:val="center"/>
              <w:rPr>
                <w:ins w:id="5239" w:author="Kumar Baral" w:date="2023-02-13T14:16:00Z"/>
                <w:szCs w:val="22"/>
                <w:lang w:bidi="ne-NP"/>
                <w:rPrChange w:id="5240" w:author="Kumar Baral" w:date="2023-02-13T14:17:00Z">
                  <w:rPr>
                    <w:ins w:id="5241" w:author="Kumar Baral" w:date="2023-02-13T14:16:00Z"/>
                    <w:b/>
                    <w:bCs/>
                    <w:szCs w:val="22"/>
                    <w:lang w:bidi="ne-NP"/>
                  </w:rPr>
                </w:rPrChange>
              </w:rPr>
            </w:pPr>
            <w:ins w:id="5242" w:author="Kumar Baral" w:date="2023-02-13T14:16:00Z">
              <w:r w:rsidRPr="00FD753C">
                <w:rPr>
                  <w:szCs w:val="22"/>
                  <w:lang w:bidi="ne-NP"/>
                  <w:rPrChange w:id="5243" w:author="Kumar Baral" w:date="2023-02-13T14:17:00Z">
                    <w:rPr>
                      <w:b/>
                      <w:bCs/>
                      <w:szCs w:val="22"/>
                      <w:lang w:bidi="ne-NP"/>
                    </w:rPr>
                  </w:rPrChange>
                </w:rPr>
                <w:t>1.96</w:t>
              </w:r>
            </w:ins>
          </w:p>
        </w:tc>
        <w:tc>
          <w:tcPr>
            <w:tcW w:w="1646" w:type="dxa"/>
            <w:shd w:val="clear" w:color="auto" w:fill="auto"/>
            <w:noWrap/>
            <w:vAlign w:val="bottom"/>
            <w:hideMark/>
            <w:tcPrChange w:id="5244"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3FCCA327" w14:textId="77777777" w:rsidR="006D5C6C" w:rsidRPr="00FD753C" w:rsidRDefault="006D5C6C" w:rsidP="006D5C6C">
            <w:pPr>
              <w:spacing w:before="0" w:after="0" w:line="240" w:lineRule="auto"/>
              <w:jc w:val="center"/>
              <w:rPr>
                <w:ins w:id="5245" w:author="Kumar Baral" w:date="2023-02-13T14:16:00Z"/>
                <w:szCs w:val="22"/>
                <w:lang w:bidi="ne-NP"/>
                <w:rPrChange w:id="5246" w:author="Kumar Baral" w:date="2023-02-13T14:17:00Z">
                  <w:rPr>
                    <w:ins w:id="5247" w:author="Kumar Baral" w:date="2023-02-13T14:16:00Z"/>
                    <w:b/>
                    <w:bCs/>
                    <w:szCs w:val="22"/>
                    <w:lang w:bidi="ne-NP"/>
                  </w:rPr>
                </w:rPrChange>
              </w:rPr>
            </w:pPr>
            <w:ins w:id="5248" w:author="Kumar Baral" w:date="2023-02-13T14:16:00Z">
              <w:r w:rsidRPr="00FD753C">
                <w:rPr>
                  <w:szCs w:val="22"/>
                  <w:lang w:bidi="ne-NP"/>
                  <w:rPrChange w:id="5249" w:author="Kumar Baral" w:date="2023-02-13T14:17:00Z">
                    <w:rPr>
                      <w:b/>
                      <w:bCs/>
                      <w:szCs w:val="22"/>
                      <w:lang w:bidi="ne-NP"/>
                    </w:rPr>
                  </w:rPrChange>
                </w:rPr>
                <w:t>2.24</w:t>
              </w:r>
            </w:ins>
          </w:p>
        </w:tc>
      </w:tr>
      <w:tr w:rsidR="00FD753C" w:rsidRPr="00FD753C" w14:paraId="2BDDD82D" w14:textId="77777777" w:rsidTr="00152889">
        <w:trPr>
          <w:trHeight w:val="365"/>
          <w:ins w:id="5250" w:author="Kumar Baral" w:date="2023-02-13T14:16:00Z"/>
          <w:trPrChange w:id="5251" w:author="Kumar Baral" w:date="2023-02-13T14:18:00Z">
            <w:trPr>
              <w:trHeight w:val="365"/>
            </w:trPr>
          </w:trPrChange>
        </w:trPr>
        <w:tc>
          <w:tcPr>
            <w:tcW w:w="2335" w:type="dxa"/>
            <w:shd w:val="clear" w:color="auto" w:fill="auto"/>
            <w:noWrap/>
            <w:vAlign w:val="bottom"/>
            <w:hideMark/>
            <w:tcPrChange w:id="5252"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1EDC3A" w14:textId="77777777" w:rsidR="006D5C6C" w:rsidRPr="00FD753C" w:rsidRDefault="006D5C6C" w:rsidP="006D5C6C">
            <w:pPr>
              <w:spacing w:before="0" w:after="0" w:line="240" w:lineRule="auto"/>
              <w:jc w:val="left"/>
              <w:rPr>
                <w:ins w:id="5253" w:author="Kumar Baral" w:date="2023-02-13T14:16:00Z"/>
                <w:szCs w:val="22"/>
                <w:lang w:bidi="ne-NP"/>
                <w:rPrChange w:id="5254" w:author="Kumar Baral" w:date="2023-02-13T14:17:00Z">
                  <w:rPr>
                    <w:ins w:id="5255" w:author="Kumar Baral" w:date="2023-02-13T14:16:00Z"/>
                    <w:b/>
                    <w:bCs/>
                    <w:szCs w:val="22"/>
                    <w:lang w:bidi="ne-NP"/>
                  </w:rPr>
                </w:rPrChange>
              </w:rPr>
            </w:pPr>
            <w:ins w:id="5256" w:author="Kumar Baral" w:date="2023-02-13T14:16:00Z">
              <w:r w:rsidRPr="00FD753C">
                <w:rPr>
                  <w:szCs w:val="22"/>
                  <w:lang w:bidi="ne-NP"/>
                  <w:rPrChange w:id="5257" w:author="Kumar Baral" w:date="2023-02-13T14:17:00Z">
                    <w:rPr>
                      <w:b/>
                      <w:bCs/>
                      <w:szCs w:val="22"/>
                      <w:lang w:bidi="ne-NP"/>
                    </w:rPr>
                  </w:rPrChange>
                </w:rPr>
                <w:t>5</w:t>
              </w:r>
            </w:ins>
          </w:p>
        </w:tc>
        <w:tc>
          <w:tcPr>
            <w:tcW w:w="1440" w:type="dxa"/>
            <w:shd w:val="clear" w:color="auto" w:fill="auto"/>
            <w:noWrap/>
            <w:vAlign w:val="bottom"/>
            <w:hideMark/>
            <w:tcPrChange w:id="5258"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00F38E71" w14:textId="77777777" w:rsidR="006D5C6C" w:rsidRPr="00FD753C" w:rsidRDefault="006D5C6C" w:rsidP="006D5C6C">
            <w:pPr>
              <w:spacing w:before="0" w:after="0" w:line="240" w:lineRule="auto"/>
              <w:jc w:val="center"/>
              <w:rPr>
                <w:ins w:id="5259" w:author="Kumar Baral" w:date="2023-02-13T14:16:00Z"/>
                <w:szCs w:val="22"/>
                <w:lang w:bidi="ne-NP"/>
                <w:rPrChange w:id="5260" w:author="Kumar Baral" w:date="2023-02-13T14:17:00Z">
                  <w:rPr>
                    <w:ins w:id="5261" w:author="Kumar Baral" w:date="2023-02-13T14:16:00Z"/>
                    <w:b/>
                    <w:bCs/>
                    <w:szCs w:val="22"/>
                    <w:lang w:bidi="ne-NP"/>
                  </w:rPr>
                </w:rPrChange>
              </w:rPr>
            </w:pPr>
            <w:ins w:id="5262" w:author="Kumar Baral" w:date="2023-02-13T14:16:00Z">
              <w:r w:rsidRPr="00FD753C">
                <w:rPr>
                  <w:szCs w:val="22"/>
                  <w:lang w:bidi="ne-NP"/>
                  <w:rPrChange w:id="5263" w:author="Kumar Baral" w:date="2023-02-13T14:17:00Z">
                    <w:rPr>
                      <w:b/>
                      <w:bCs/>
                      <w:szCs w:val="22"/>
                      <w:lang w:bidi="ne-NP"/>
                    </w:rPr>
                  </w:rPrChange>
                </w:rPr>
                <w:t>2.80</w:t>
              </w:r>
            </w:ins>
          </w:p>
        </w:tc>
        <w:tc>
          <w:tcPr>
            <w:tcW w:w="1420" w:type="dxa"/>
            <w:shd w:val="clear" w:color="auto" w:fill="auto"/>
            <w:noWrap/>
            <w:vAlign w:val="bottom"/>
            <w:hideMark/>
            <w:tcPrChange w:id="5264"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AAC31C9" w14:textId="77777777" w:rsidR="006D5C6C" w:rsidRPr="00FD753C" w:rsidRDefault="006D5C6C" w:rsidP="006D5C6C">
            <w:pPr>
              <w:spacing w:before="0" w:after="0" w:line="240" w:lineRule="auto"/>
              <w:jc w:val="center"/>
              <w:rPr>
                <w:ins w:id="5265" w:author="Kumar Baral" w:date="2023-02-13T14:16:00Z"/>
                <w:szCs w:val="22"/>
                <w:lang w:bidi="ne-NP"/>
                <w:rPrChange w:id="5266" w:author="Kumar Baral" w:date="2023-02-13T14:17:00Z">
                  <w:rPr>
                    <w:ins w:id="5267" w:author="Kumar Baral" w:date="2023-02-13T14:16:00Z"/>
                    <w:b/>
                    <w:bCs/>
                    <w:szCs w:val="22"/>
                    <w:lang w:bidi="ne-NP"/>
                  </w:rPr>
                </w:rPrChange>
              </w:rPr>
            </w:pPr>
            <w:ins w:id="5268" w:author="Kumar Baral" w:date="2023-02-13T14:16:00Z">
              <w:r w:rsidRPr="00FD753C">
                <w:rPr>
                  <w:szCs w:val="22"/>
                  <w:lang w:bidi="ne-NP"/>
                  <w:rPrChange w:id="5269" w:author="Kumar Baral" w:date="2023-02-13T14:17:00Z">
                    <w:rPr>
                      <w:b/>
                      <w:bCs/>
                      <w:szCs w:val="22"/>
                      <w:lang w:bidi="ne-NP"/>
                    </w:rPr>
                  </w:rPrChange>
                </w:rPr>
                <w:t>3.24</w:t>
              </w:r>
            </w:ins>
          </w:p>
        </w:tc>
        <w:tc>
          <w:tcPr>
            <w:tcW w:w="1644" w:type="dxa"/>
            <w:shd w:val="clear" w:color="auto" w:fill="auto"/>
            <w:noWrap/>
            <w:vAlign w:val="bottom"/>
            <w:hideMark/>
            <w:tcPrChange w:id="5270"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5AFEB05B" w14:textId="77777777" w:rsidR="006D5C6C" w:rsidRPr="00FD753C" w:rsidRDefault="006D5C6C" w:rsidP="006D5C6C">
            <w:pPr>
              <w:spacing w:before="0" w:after="0" w:line="240" w:lineRule="auto"/>
              <w:jc w:val="center"/>
              <w:rPr>
                <w:ins w:id="5271" w:author="Kumar Baral" w:date="2023-02-13T14:16:00Z"/>
                <w:szCs w:val="22"/>
                <w:lang w:bidi="ne-NP"/>
                <w:rPrChange w:id="5272" w:author="Kumar Baral" w:date="2023-02-13T14:17:00Z">
                  <w:rPr>
                    <w:ins w:id="5273" w:author="Kumar Baral" w:date="2023-02-13T14:16:00Z"/>
                    <w:b/>
                    <w:bCs/>
                    <w:szCs w:val="22"/>
                    <w:lang w:bidi="ne-NP"/>
                  </w:rPr>
                </w:rPrChange>
              </w:rPr>
            </w:pPr>
            <w:ins w:id="5274" w:author="Kumar Baral" w:date="2023-02-13T14:16:00Z">
              <w:r w:rsidRPr="00FD753C">
                <w:rPr>
                  <w:szCs w:val="22"/>
                  <w:lang w:bidi="ne-NP"/>
                  <w:rPrChange w:id="5275" w:author="Kumar Baral" w:date="2023-02-13T14:17:00Z">
                    <w:rPr>
                      <w:b/>
                      <w:bCs/>
                      <w:szCs w:val="22"/>
                      <w:lang w:bidi="ne-NP"/>
                    </w:rPr>
                  </w:rPrChange>
                </w:rPr>
                <w:t>2.89</w:t>
              </w:r>
            </w:ins>
          </w:p>
        </w:tc>
        <w:tc>
          <w:tcPr>
            <w:tcW w:w="1646" w:type="dxa"/>
            <w:shd w:val="clear" w:color="auto" w:fill="auto"/>
            <w:noWrap/>
            <w:vAlign w:val="bottom"/>
            <w:hideMark/>
            <w:tcPrChange w:id="5276"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77C06B35" w14:textId="77777777" w:rsidR="006D5C6C" w:rsidRPr="00FD753C" w:rsidRDefault="006D5C6C" w:rsidP="006D5C6C">
            <w:pPr>
              <w:spacing w:before="0" w:after="0" w:line="240" w:lineRule="auto"/>
              <w:jc w:val="center"/>
              <w:rPr>
                <w:ins w:id="5277" w:author="Kumar Baral" w:date="2023-02-13T14:16:00Z"/>
                <w:szCs w:val="22"/>
                <w:lang w:bidi="ne-NP"/>
                <w:rPrChange w:id="5278" w:author="Kumar Baral" w:date="2023-02-13T14:17:00Z">
                  <w:rPr>
                    <w:ins w:id="5279" w:author="Kumar Baral" w:date="2023-02-13T14:16:00Z"/>
                    <w:b/>
                    <w:bCs/>
                    <w:szCs w:val="22"/>
                    <w:lang w:bidi="ne-NP"/>
                  </w:rPr>
                </w:rPrChange>
              </w:rPr>
            </w:pPr>
            <w:ins w:id="5280" w:author="Kumar Baral" w:date="2023-02-13T14:16:00Z">
              <w:r w:rsidRPr="00FD753C">
                <w:rPr>
                  <w:szCs w:val="22"/>
                  <w:lang w:bidi="ne-NP"/>
                  <w:rPrChange w:id="5281" w:author="Kumar Baral" w:date="2023-02-13T14:17:00Z">
                    <w:rPr>
                      <w:b/>
                      <w:bCs/>
                      <w:szCs w:val="22"/>
                      <w:lang w:bidi="ne-NP"/>
                    </w:rPr>
                  </w:rPrChange>
                </w:rPr>
                <w:t>3.20</w:t>
              </w:r>
            </w:ins>
          </w:p>
        </w:tc>
      </w:tr>
      <w:tr w:rsidR="00FD753C" w:rsidRPr="00FD753C" w14:paraId="5368A98A" w14:textId="77777777" w:rsidTr="00152889">
        <w:trPr>
          <w:trHeight w:val="365"/>
          <w:ins w:id="5282" w:author="Kumar Baral" w:date="2023-02-13T14:16:00Z"/>
          <w:trPrChange w:id="5283" w:author="Kumar Baral" w:date="2023-02-13T14:18:00Z">
            <w:trPr>
              <w:trHeight w:val="365"/>
            </w:trPr>
          </w:trPrChange>
        </w:trPr>
        <w:tc>
          <w:tcPr>
            <w:tcW w:w="2335" w:type="dxa"/>
            <w:shd w:val="clear" w:color="auto" w:fill="auto"/>
            <w:noWrap/>
            <w:vAlign w:val="bottom"/>
            <w:hideMark/>
            <w:tcPrChange w:id="5284"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8BAFD00" w14:textId="77777777" w:rsidR="006D5C6C" w:rsidRPr="00FD753C" w:rsidRDefault="006D5C6C" w:rsidP="006D5C6C">
            <w:pPr>
              <w:spacing w:before="0" w:after="0" w:line="240" w:lineRule="auto"/>
              <w:jc w:val="left"/>
              <w:rPr>
                <w:ins w:id="5285" w:author="Kumar Baral" w:date="2023-02-13T14:16:00Z"/>
                <w:szCs w:val="22"/>
                <w:lang w:bidi="ne-NP"/>
                <w:rPrChange w:id="5286" w:author="Kumar Baral" w:date="2023-02-13T14:17:00Z">
                  <w:rPr>
                    <w:ins w:id="5287" w:author="Kumar Baral" w:date="2023-02-13T14:16:00Z"/>
                    <w:b/>
                    <w:bCs/>
                    <w:szCs w:val="22"/>
                    <w:lang w:bidi="ne-NP"/>
                  </w:rPr>
                </w:rPrChange>
              </w:rPr>
            </w:pPr>
            <w:ins w:id="5288" w:author="Kumar Baral" w:date="2023-02-13T14:16:00Z">
              <w:r w:rsidRPr="00FD753C">
                <w:rPr>
                  <w:szCs w:val="22"/>
                  <w:lang w:bidi="ne-NP"/>
                  <w:rPrChange w:id="5289" w:author="Kumar Baral" w:date="2023-02-13T14:17:00Z">
                    <w:rPr>
                      <w:b/>
                      <w:bCs/>
                      <w:szCs w:val="22"/>
                      <w:lang w:bidi="ne-NP"/>
                    </w:rPr>
                  </w:rPrChange>
                </w:rPr>
                <w:t>10</w:t>
              </w:r>
            </w:ins>
          </w:p>
        </w:tc>
        <w:tc>
          <w:tcPr>
            <w:tcW w:w="1440" w:type="dxa"/>
            <w:shd w:val="clear" w:color="auto" w:fill="auto"/>
            <w:noWrap/>
            <w:vAlign w:val="bottom"/>
            <w:hideMark/>
            <w:tcPrChange w:id="5290"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3888F438" w14:textId="77777777" w:rsidR="006D5C6C" w:rsidRPr="00FD753C" w:rsidRDefault="006D5C6C" w:rsidP="006D5C6C">
            <w:pPr>
              <w:spacing w:before="0" w:after="0" w:line="240" w:lineRule="auto"/>
              <w:jc w:val="center"/>
              <w:rPr>
                <w:ins w:id="5291" w:author="Kumar Baral" w:date="2023-02-13T14:16:00Z"/>
                <w:szCs w:val="22"/>
                <w:lang w:bidi="ne-NP"/>
                <w:rPrChange w:id="5292" w:author="Kumar Baral" w:date="2023-02-13T14:17:00Z">
                  <w:rPr>
                    <w:ins w:id="5293" w:author="Kumar Baral" w:date="2023-02-13T14:16:00Z"/>
                    <w:b/>
                    <w:bCs/>
                    <w:szCs w:val="22"/>
                    <w:lang w:bidi="ne-NP"/>
                  </w:rPr>
                </w:rPrChange>
              </w:rPr>
            </w:pPr>
            <w:ins w:id="5294" w:author="Kumar Baral" w:date="2023-02-13T14:16:00Z">
              <w:r w:rsidRPr="00FD753C">
                <w:rPr>
                  <w:szCs w:val="22"/>
                  <w:lang w:bidi="ne-NP"/>
                  <w:rPrChange w:id="5295" w:author="Kumar Baral" w:date="2023-02-13T14:17:00Z">
                    <w:rPr>
                      <w:b/>
                      <w:bCs/>
                      <w:szCs w:val="22"/>
                      <w:lang w:bidi="ne-NP"/>
                    </w:rPr>
                  </w:rPrChange>
                </w:rPr>
                <w:t>4.97</w:t>
              </w:r>
            </w:ins>
          </w:p>
        </w:tc>
        <w:tc>
          <w:tcPr>
            <w:tcW w:w="1420" w:type="dxa"/>
            <w:shd w:val="clear" w:color="auto" w:fill="auto"/>
            <w:noWrap/>
            <w:vAlign w:val="bottom"/>
            <w:hideMark/>
            <w:tcPrChange w:id="5296"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90DCEB3" w14:textId="77777777" w:rsidR="006D5C6C" w:rsidRPr="00FD753C" w:rsidRDefault="006D5C6C" w:rsidP="006D5C6C">
            <w:pPr>
              <w:spacing w:before="0" w:after="0" w:line="240" w:lineRule="auto"/>
              <w:jc w:val="center"/>
              <w:rPr>
                <w:ins w:id="5297" w:author="Kumar Baral" w:date="2023-02-13T14:16:00Z"/>
                <w:szCs w:val="22"/>
                <w:lang w:bidi="ne-NP"/>
                <w:rPrChange w:id="5298" w:author="Kumar Baral" w:date="2023-02-13T14:17:00Z">
                  <w:rPr>
                    <w:ins w:id="5299" w:author="Kumar Baral" w:date="2023-02-13T14:16:00Z"/>
                    <w:b/>
                    <w:bCs/>
                    <w:szCs w:val="22"/>
                    <w:lang w:bidi="ne-NP"/>
                  </w:rPr>
                </w:rPrChange>
              </w:rPr>
            </w:pPr>
            <w:ins w:id="5300" w:author="Kumar Baral" w:date="2023-02-13T14:16:00Z">
              <w:r w:rsidRPr="00FD753C">
                <w:rPr>
                  <w:szCs w:val="22"/>
                  <w:lang w:bidi="ne-NP"/>
                  <w:rPrChange w:id="5301" w:author="Kumar Baral" w:date="2023-02-13T14:17:00Z">
                    <w:rPr>
                      <w:b/>
                      <w:bCs/>
                      <w:szCs w:val="22"/>
                      <w:lang w:bidi="ne-NP"/>
                    </w:rPr>
                  </w:rPrChange>
                </w:rPr>
                <w:t>5.15</w:t>
              </w:r>
            </w:ins>
          </w:p>
        </w:tc>
        <w:tc>
          <w:tcPr>
            <w:tcW w:w="1644" w:type="dxa"/>
            <w:shd w:val="clear" w:color="auto" w:fill="auto"/>
            <w:noWrap/>
            <w:vAlign w:val="bottom"/>
            <w:hideMark/>
            <w:tcPrChange w:id="5302"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21BF985F" w14:textId="77777777" w:rsidR="006D5C6C" w:rsidRPr="00FD753C" w:rsidRDefault="006D5C6C" w:rsidP="006D5C6C">
            <w:pPr>
              <w:spacing w:before="0" w:after="0" w:line="240" w:lineRule="auto"/>
              <w:jc w:val="center"/>
              <w:rPr>
                <w:ins w:id="5303" w:author="Kumar Baral" w:date="2023-02-13T14:16:00Z"/>
                <w:szCs w:val="22"/>
                <w:lang w:bidi="ne-NP"/>
                <w:rPrChange w:id="5304" w:author="Kumar Baral" w:date="2023-02-13T14:17:00Z">
                  <w:rPr>
                    <w:ins w:id="5305" w:author="Kumar Baral" w:date="2023-02-13T14:16:00Z"/>
                    <w:b/>
                    <w:bCs/>
                    <w:szCs w:val="22"/>
                    <w:lang w:bidi="ne-NP"/>
                  </w:rPr>
                </w:rPrChange>
              </w:rPr>
            </w:pPr>
            <w:ins w:id="5306" w:author="Kumar Baral" w:date="2023-02-13T14:16:00Z">
              <w:r w:rsidRPr="00FD753C">
                <w:rPr>
                  <w:szCs w:val="22"/>
                  <w:lang w:bidi="ne-NP"/>
                  <w:rPrChange w:id="5307" w:author="Kumar Baral" w:date="2023-02-13T14:17:00Z">
                    <w:rPr>
                      <w:b/>
                      <w:bCs/>
                      <w:szCs w:val="22"/>
                      <w:lang w:bidi="ne-NP"/>
                    </w:rPr>
                  </w:rPrChange>
                </w:rPr>
                <w:t>3.74</w:t>
              </w:r>
            </w:ins>
          </w:p>
        </w:tc>
        <w:tc>
          <w:tcPr>
            <w:tcW w:w="1646" w:type="dxa"/>
            <w:shd w:val="clear" w:color="auto" w:fill="auto"/>
            <w:noWrap/>
            <w:vAlign w:val="bottom"/>
            <w:hideMark/>
            <w:tcPrChange w:id="5308"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E454B5A" w14:textId="77777777" w:rsidR="006D5C6C" w:rsidRPr="00FD753C" w:rsidRDefault="006D5C6C" w:rsidP="006D5C6C">
            <w:pPr>
              <w:spacing w:before="0" w:after="0" w:line="240" w:lineRule="auto"/>
              <w:jc w:val="center"/>
              <w:rPr>
                <w:ins w:id="5309" w:author="Kumar Baral" w:date="2023-02-13T14:16:00Z"/>
                <w:szCs w:val="22"/>
                <w:lang w:bidi="ne-NP"/>
                <w:rPrChange w:id="5310" w:author="Kumar Baral" w:date="2023-02-13T14:17:00Z">
                  <w:rPr>
                    <w:ins w:id="5311" w:author="Kumar Baral" w:date="2023-02-13T14:16:00Z"/>
                    <w:b/>
                    <w:bCs/>
                    <w:szCs w:val="22"/>
                    <w:lang w:bidi="ne-NP"/>
                  </w:rPr>
                </w:rPrChange>
              </w:rPr>
            </w:pPr>
            <w:ins w:id="5312" w:author="Kumar Baral" w:date="2023-02-13T14:16:00Z">
              <w:r w:rsidRPr="00FD753C">
                <w:rPr>
                  <w:szCs w:val="22"/>
                  <w:lang w:bidi="ne-NP"/>
                  <w:rPrChange w:id="5313" w:author="Kumar Baral" w:date="2023-02-13T14:17:00Z">
                    <w:rPr>
                      <w:b/>
                      <w:bCs/>
                      <w:szCs w:val="22"/>
                      <w:lang w:bidi="ne-NP"/>
                    </w:rPr>
                  </w:rPrChange>
                </w:rPr>
                <w:t>4.05</w:t>
              </w:r>
            </w:ins>
          </w:p>
        </w:tc>
      </w:tr>
      <w:tr w:rsidR="00FD753C" w:rsidRPr="00FD753C" w14:paraId="055A5BDE" w14:textId="77777777" w:rsidTr="00152889">
        <w:trPr>
          <w:trHeight w:val="365"/>
          <w:ins w:id="5314" w:author="Kumar Baral" w:date="2023-02-13T14:16:00Z"/>
          <w:trPrChange w:id="5315" w:author="Kumar Baral" w:date="2023-02-13T14:18:00Z">
            <w:trPr>
              <w:trHeight w:val="365"/>
            </w:trPr>
          </w:trPrChange>
        </w:trPr>
        <w:tc>
          <w:tcPr>
            <w:tcW w:w="2335" w:type="dxa"/>
            <w:shd w:val="clear" w:color="auto" w:fill="auto"/>
            <w:noWrap/>
            <w:vAlign w:val="bottom"/>
            <w:hideMark/>
            <w:tcPrChange w:id="5316"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3CF7E9" w14:textId="77777777" w:rsidR="006D5C6C" w:rsidRPr="00FD753C" w:rsidRDefault="006D5C6C" w:rsidP="006D5C6C">
            <w:pPr>
              <w:spacing w:before="0" w:after="0" w:line="240" w:lineRule="auto"/>
              <w:jc w:val="left"/>
              <w:rPr>
                <w:ins w:id="5317" w:author="Kumar Baral" w:date="2023-02-13T14:16:00Z"/>
                <w:szCs w:val="22"/>
                <w:lang w:bidi="ne-NP"/>
                <w:rPrChange w:id="5318" w:author="Kumar Baral" w:date="2023-02-13T14:17:00Z">
                  <w:rPr>
                    <w:ins w:id="5319" w:author="Kumar Baral" w:date="2023-02-13T14:16:00Z"/>
                    <w:b/>
                    <w:bCs/>
                    <w:szCs w:val="22"/>
                    <w:lang w:bidi="ne-NP"/>
                  </w:rPr>
                </w:rPrChange>
              </w:rPr>
            </w:pPr>
            <w:ins w:id="5320" w:author="Kumar Baral" w:date="2023-02-13T14:16:00Z">
              <w:r w:rsidRPr="00FD753C">
                <w:rPr>
                  <w:szCs w:val="22"/>
                  <w:lang w:bidi="ne-NP"/>
                  <w:rPrChange w:id="5321" w:author="Kumar Baral" w:date="2023-02-13T14:17:00Z">
                    <w:rPr>
                      <w:b/>
                      <w:bCs/>
                      <w:szCs w:val="22"/>
                      <w:lang w:bidi="ne-NP"/>
                    </w:rPr>
                  </w:rPrChange>
                </w:rPr>
                <w:t>20</w:t>
              </w:r>
            </w:ins>
          </w:p>
        </w:tc>
        <w:tc>
          <w:tcPr>
            <w:tcW w:w="1440" w:type="dxa"/>
            <w:shd w:val="clear" w:color="auto" w:fill="auto"/>
            <w:noWrap/>
            <w:vAlign w:val="bottom"/>
            <w:hideMark/>
            <w:tcPrChange w:id="5322"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4AFF8B3F" w14:textId="77777777" w:rsidR="006D5C6C" w:rsidRPr="00FD753C" w:rsidRDefault="006D5C6C" w:rsidP="006D5C6C">
            <w:pPr>
              <w:spacing w:before="0" w:after="0" w:line="240" w:lineRule="auto"/>
              <w:jc w:val="center"/>
              <w:rPr>
                <w:ins w:id="5323" w:author="Kumar Baral" w:date="2023-02-13T14:16:00Z"/>
                <w:szCs w:val="22"/>
                <w:lang w:bidi="ne-NP"/>
                <w:rPrChange w:id="5324" w:author="Kumar Baral" w:date="2023-02-13T14:17:00Z">
                  <w:rPr>
                    <w:ins w:id="5325" w:author="Kumar Baral" w:date="2023-02-13T14:16:00Z"/>
                    <w:b/>
                    <w:bCs/>
                    <w:szCs w:val="22"/>
                    <w:lang w:bidi="ne-NP"/>
                  </w:rPr>
                </w:rPrChange>
              </w:rPr>
            </w:pPr>
            <w:ins w:id="5326" w:author="Kumar Baral" w:date="2023-02-13T14:16:00Z">
              <w:r w:rsidRPr="00FD753C">
                <w:rPr>
                  <w:szCs w:val="22"/>
                  <w:lang w:bidi="ne-NP"/>
                  <w:rPrChange w:id="5327" w:author="Kumar Baral" w:date="2023-02-13T14:17:00Z">
                    <w:rPr>
                      <w:b/>
                      <w:bCs/>
                      <w:szCs w:val="22"/>
                      <w:lang w:bidi="ne-NP"/>
                    </w:rPr>
                  </w:rPrChange>
                </w:rPr>
                <w:t>8.63</w:t>
              </w:r>
            </w:ins>
          </w:p>
        </w:tc>
        <w:tc>
          <w:tcPr>
            <w:tcW w:w="1420" w:type="dxa"/>
            <w:shd w:val="clear" w:color="auto" w:fill="auto"/>
            <w:noWrap/>
            <w:vAlign w:val="bottom"/>
            <w:hideMark/>
            <w:tcPrChange w:id="5328"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488DD56A" w14:textId="77777777" w:rsidR="006D5C6C" w:rsidRPr="00FD753C" w:rsidRDefault="006D5C6C" w:rsidP="006D5C6C">
            <w:pPr>
              <w:spacing w:before="0" w:after="0" w:line="240" w:lineRule="auto"/>
              <w:jc w:val="center"/>
              <w:rPr>
                <w:ins w:id="5329" w:author="Kumar Baral" w:date="2023-02-13T14:16:00Z"/>
                <w:szCs w:val="22"/>
                <w:lang w:bidi="ne-NP"/>
                <w:rPrChange w:id="5330" w:author="Kumar Baral" w:date="2023-02-13T14:17:00Z">
                  <w:rPr>
                    <w:ins w:id="5331" w:author="Kumar Baral" w:date="2023-02-13T14:16:00Z"/>
                    <w:b/>
                    <w:bCs/>
                    <w:szCs w:val="22"/>
                    <w:lang w:bidi="ne-NP"/>
                  </w:rPr>
                </w:rPrChange>
              </w:rPr>
            </w:pPr>
            <w:ins w:id="5332" w:author="Kumar Baral" w:date="2023-02-13T14:16:00Z">
              <w:r w:rsidRPr="00FD753C">
                <w:rPr>
                  <w:szCs w:val="22"/>
                  <w:lang w:bidi="ne-NP"/>
                  <w:rPrChange w:id="5333" w:author="Kumar Baral" w:date="2023-02-13T14:17:00Z">
                    <w:rPr>
                      <w:b/>
                      <w:bCs/>
                      <w:szCs w:val="22"/>
                      <w:lang w:bidi="ne-NP"/>
                    </w:rPr>
                  </w:rPrChange>
                </w:rPr>
                <w:t>8.04</w:t>
              </w:r>
            </w:ins>
          </w:p>
        </w:tc>
        <w:tc>
          <w:tcPr>
            <w:tcW w:w="1644" w:type="dxa"/>
            <w:shd w:val="clear" w:color="auto" w:fill="auto"/>
            <w:noWrap/>
            <w:vAlign w:val="bottom"/>
            <w:hideMark/>
            <w:tcPrChange w:id="5334"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4412212" w14:textId="77777777" w:rsidR="006D5C6C" w:rsidRPr="00FD753C" w:rsidRDefault="006D5C6C" w:rsidP="006D5C6C">
            <w:pPr>
              <w:spacing w:before="0" w:after="0" w:line="240" w:lineRule="auto"/>
              <w:jc w:val="center"/>
              <w:rPr>
                <w:ins w:id="5335" w:author="Kumar Baral" w:date="2023-02-13T14:16:00Z"/>
                <w:szCs w:val="22"/>
                <w:lang w:bidi="ne-NP"/>
                <w:rPrChange w:id="5336" w:author="Kumar Baral" w:date="2023-02-13T14:17:00Z">
                  <w:rPr>
                    <w:ins w:id="5337" w:author="Kumar Baral" w:date="2023-02-13T14:16:00Z"/>
                    <w:b/>
                    <w:bCs/>
                    <w:szCs w:val="22"/>
                    <w:lang w:bidi="ne-NP"/>
                  </w:rPr>
                </w:rPrChange>
              </w:rPr>
            </w:pPr>
            <w:ins w:id="5338" w:author="Kumar Baral" w:date="2023-02-13T14:16:00Z">
              <w:r w:rsidRPr="00FD753C">
                <w:rPr>
                  <w:szCs w:val="22"/>
                  <w:lang w:bidi="ne-NP"/>
                  <w:rPrChange w:id="5339" w:author="Kumar Baral" w:date="2023-02-13T14:17:00Z">
                    <w:rPr>
                      <w:b/>
                      <w:bCs/>
                      <w:szCs w:val="22"/>
                      <w:lang w:bidi="ne-NP"/>
                    </w:rPr>
                  </w:rPrChange>
                </w:rPr>
                <w:t>4.79</w:t>
              </w:r>
            </w:ins>
          </w:p>
        </w:tc>
        <w:tc>
          <w:tcPr>
            <w:tcW w:w="1646" w:type="dxa"/>
            <w:shd w:val="clear" w:color="auto" w:fill="auto"/>
            <w:noWrap/>
            <w:vAlign w:val="bottom"/>
            <w:hideMark/>
            <w:tcPrChange w:id="5340"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51C4C8DB" w14:textId="77777777" w:rsidR="006D5C6C" w:rsidRPr="00FD753C" w:rsidRDefault="006D5C6C" w:rsidP="006D5C6C">
            <w:pPr>
              <w:spacing w:before="0" w:after="0" w:line="240" w:lineRule="auto"/>
              <w:jc w:val="center"/>
              <w:rPr>
                <w:ins w:id="5341" w:author="Kumar Baral" w:date="2023-02-13T14:16:00Z"/>
                <w:szCs w:val="22"/>
                <w:lang w:bidi="ne-NP"/>
                <w:rPrChange w:id="5342" w:author="Kumar Baral" w:date="2023-02-13T14:17:00Z">
                  <w:rPr>
                    <w:ins w:id="5343" w:author="Kumar Baral" w:date="2023-02-13T14:16:00Z"/>
                    <w:b/>
                    <w:bCs/>
                    <w:szCs w:val="22"/>
                    <w:lang w:bidi="ne-NP"/>
                  </w:rPr>
                </w:rPrChange>
              </w:rPr>
            </w:pPr>
            <w:ins w:id="5344" w:author="Kumar Baral" w:date="2023-02-13T14:16:00Z">
              <w:r w:rsidRPr="00FD753C">
                <w:rPr>
                  <w:szCs w:val="22"/>
                  <w:lang w:bidi="ne-NP"/>
                  <w:rPrChange w:id="5345" w:author="Kumar Baral" w:date="2023-02-13T14:17:00Z">
                    <w:rPr>
                      <w:b/>
                      <w:bCs/>
                      <w:szCs w:val="22"/>
                      <w:lang w:bidi="ne-NP"/>
                    </w:rPr>
                  </w:rPrChange>
                </w:rPr>
                <w:t>5.07</w:t>
              </w:r>
            </w:ins>
          </w:p>
        </w:tc>
      </w:tr>
      <w:tr w:rsidR="00FD753C" w:rsidRPr="00FD753C" w14:paraId="0C2D3EE3" w14:textId="77777777" w:rsidTr="00152889">
        <w:trPr>
          <w:trHeight w:val="365"/>
          <w:ins w:id="5346" w:author="Kumar Baral" w:date="2023-02-13T14:16:00Z"/>
          <w:trPrChange w:id="5347" w:author="Kumar Baral" w:date="2023-02-13T14:18:00Z">
            <w:trPr>
              <w:trHeight w:val="365"/>
            </w:trPr>
          </w:trPrChange>
        </w:trPr>
        <w:tc>
          <w:tcPr>
            <w:tcW w:w="2335" w:type="dxa"/>
            <w:shd w:val="clear" w:color="auto" w:fill="auto"/>
            <w:noWrap/>
            <w:vAlign w:val="bottom"/>
            <w:hideMark/>
            <w:tcPrChange w:id="5348"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83131C" w14:textId="77777777" w:rsidR="006D5C6C" w:rsidRPr="00FD753C" w:rsidRDefault="006D5C6C" w:rsidP="006D5C6C">
            <w:pPr>
              <w:spacing w:before="0" w:after="0" w:line="240" w:lineRule="auto"/>
              <w:jc w:val="left"/>
              <w:rPr>
                <w:ins w:id="5349" w:author="Kumar Baral" w:date="2023-02-13T14:16:00Z"/>
                <w:szCs w:val="22"/>
                <w:lang w:bidi="ne-NP"/>
                <w:rPrChange w:id="5350" w:author="Kumar Baral" w:date="2023-02-13T14:17:00Z">
                  <w:rPr>
                    <w:ins w:id="5351" w:author="Kumar Baral" w:date="2023-02-13T14:16:00Z"/>
                    <w:b/>
                    <w:bCs/>
                    <w:szCs w:val="22"/>
                    <w:lang w:bidi="ne-NP"/>
                  </w:rPr>
                </w:rPrChange>
              </w:rPr>
            </w:pPr>
            <w:ins w:id="5352" w:author="Kumar Baral" w:date="2023-02-13T14:16:00Z">
              <w:r w:rsidRPr="00FD753C">
                <w:rPr>
                  <w:szCs w:val="22"/>
                  <w:lang w:bidi="ne-NP"/>
                  <w:rPrChange w:id="5353" w:author="Kumar Baral" w:date="2023-02-13T14:17:00Z">
                    <w:rPr>
                      <w:b/>
                      <w:bCs/>
                      <w:szCs w:val="22"/>
                      <w:lang w:bidi="ne-NP"/>
                    </w:rPr>
                  </w:rPrChange>
                </w:rPr>
                <w:t>50</w:t>
              </w:r>
            </w:ins>
          </w:p>
        </w:tc>
        <w:tc>
          <w:tcPr>
            <w:tcW w:w="1440" w:type="dxa"/>
            <w:shd w:val="clear" w:color="auto" w:fill="auto"/>
            <w:noWrap/>
            <w:vAlign w:val="bottom"/>
            <w:hideMark/>
            <w:tcPrChange w:id="5354"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1D81139B" w14:textId="77777777" w:rsidR="006D5C6C" w:rsidRPr="00FD753C" w:rsidRDefault="006D5C6C" w:rsidP="006D5C6C">
            <w:pPr>
              <w:spacing w:before="0" w:after="0" w:line="240" w:lineRule="auto"/>
              <w:jc w:val="center"/>
              <w:rPr>
                <w:ins w:id="5355" w:author="Kumar Baral" w:date="2023-02-13T14:16:00Z"/>
                <w:szCs w:val="22"/>
                <w:lang w:bidi="ne-NP"/>
                <w:rPrChange w:id="5356" w:author="Kumar Baral" w:date="2023-02-13T14:17:00Z">
                  <w:rPr>
                    <w:ins w:id="5357" w:author="Kumar Baral" w:date="2023-02-13T14:16:00Z"/>
                    <w:b/>
                    <w:bCs/>
                    <w:szCs w:val="22"/>
                    <w:lang w:bidi="ne-NP"/>
                  </w:rPr>
                </w:rPrChange>
              </w:rPr>
            </w:pPr>
            <w:ins w:id="5358" w:author="Kumar Baral" w:date="2023-02-13T14:16:00Z">
              <w:r w:rsidRPr="00FD753C">
                <w:rPr>
                  <w:szCs w:val="22"/>
                  <w:lang w:bidi="ne-NP"/>
                  <w:rPrChange w:id="5359" w:author="Kumar Baral" w:date="2023-02-13T14:17:00Z">
                    <w:rPr>
                      <w:b/>
                      <w:bCs/>
                      <w:szCs w:val="22"/>
                      <w:lang w:bidi="ne-NP"/>
                    </w:rPr>
                  </w:rPrChange>
                </w:rPr>
                <w:t>17.61</w:t>
              </w:r>
            </w:ins>
          </w:p>
        </w:tc>
        <w:tc>
          <w:tcPr>
            <w:tcW w:w="1420" w:type="dxa"/>
            <w:shd w:val="clear" w:color="auto" w:fill="auto"/>
            <w:noWrap/>
            <w:vAlign w:val="bottom"/>
            <w:hideMark/>
            <w:tcPrChange w:id="5360"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BD9F3A7" w14:textId="77777777" w:rsidR="006D5C6C" w:rsidRPr="00FD753C" w:rsidRDefault="006D5C6C" w:rsidP="006D5C6C">
            <w:pPr>
              <w:spacing w:before="0" w:after="0" w:line="240" w:lineRule="auto"/>
              <w:jc w:val="center"/>
              <w:rPr>
                <w:ins w:id="5361" w:author="Kumar Baral" w:date="2023-02-13T14:16:00Z"/>
                <w:szCs w:val="22"/>
                <w:lang w:bidi="ne-NP"/>
                <w:rPrChange w:id="5362" w:author="Kumar Baral" w:date="2023-02-13T14:17:00Z">
                  <w:rPr>
                    <w:ins w:id="5363" w:author="Kumar Baral" w:date="2023-02-13T14:16:00Z"/>
                    <w:b/>
                    <w:bCs/>
                    <w:szCs w:val="22"/>
                    <w:lang w:bidi="ne-NP"/>
                  </w:rPr>
                </w:rPrChange>
              </w:rPr>
            </w:pPr>
            <w:ins w:id="5364" w:author="Kumar Baral" w:date="2023-02-13T14:16:00Z">
              <w:r w:rsidRPr="00FD753C">
                <w:rPr>
                  <w:szCs w:val="22"/>
                  <w:lang w:bidi="ne-NP"/>
                  <w:rPrChange w:id="5365" w:author="Kumar Baral" w:date="2023-02-13T14:17:00Z">
                    <w:rPr>
                      <w:b/>
                      <w:bCs/>
                      <w:szCs w:val="22"/>
                      <w:lang w:bidi="ne-NP"/>
                    </w:rPr>
                  </w:rPrChange>
                </w:rPr>
                <w:t>14.29</w:t>
              </w:r>
            </w:ins>
          </w:p>
        </w:tc>
        <w:tc>
          <w:tcPr>
            <w:tcW w:w="1644" w:type="dxa"/>
            <w:shd w:val="clear" w:color="auto" w:fill="auto"/>
            <w:noWrap/>
            <w:vAlign w:val="bottom"/>
            <w:hideMark/>
            <w:tcPrChange w:id="5366"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73653F68" w14:textId="77777777" w:rsidR="006D5C6C" w:rsidRPr="00FD753C" w:rsidRDefault="006D5C6C" w:rsidP="006D5C6C">
            <w:pPr>
              <w:spacing w:before="0" w:after="0" w:line="240" w:lineRule="auto"/>
              <w:jc w:val="center"/>
              <w:rPr>
                <w:ins w:id="5367" w:author="Kumar Baral" w:date="2023-02-13T14:16:00Z"/>
                <w:szCs w:val="22"/>
                <w:lang w:bidi="ne-NP"/>
                <w:rPrChange w:id="5368" w:author="Kumar Baral" w:date="2023-02-13T14:17:00Z">
                  <w:rPr>
                    <w:ins w:id="5369" w:author="Kumar Baral" w:date="2023-02-13T14:16:00Z"/>
                    <w:b/>
                    <w:bCs/>
                    <w:szCs w:val="22"/>
                    <w:lang w:bidi="ne-NP"/>
                  </w:rPr>
                </w:rPrChange>
              </w:rPr>
            </w:pPr>
            <w:ins w:id="5370" w:author="Kumar Baral" w:date="2023-02-13T14:16:00Z">
              <w:r w:rsidRPr="00FD753C">
                <w:rPr>
                  <w:szCs w:val="22"/>
                  <w:lang w:bidi="ne-NP"/>
                  <w:rPrChange w:id="5371" w:author="Kumar Baral" w:date="2023-02-13T14:17:00Z">
                    <w:rPr>
                      <w:b/>
                      <w:bCs/>
                      <w:szCs w:val="22"/>
                      <w:lang w:bidi="ne-NP"/>
                    </w:rPr>
                  </w:rPrChange>
                </w:rPr>
                <w:t>6.60</w:t>
              </w:r>
            </w:ins>
          </w:p>
        </w:tc>
        <w:tc>
          <w:tcPr>
            <w:tcW w:w="1646" w:type="dxa"/>
            <w:shd w:val="clear" w:color="auto" w:fill="auto"/>
            <w:noWrap/>
            <w:vAlign w:val="bottom"/>
            <w:hideMark/>
            <w:tcPrChange w:id="5372"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0E3E6ECC" w14:textId="77777777" w:rsidR="006D5C6C" w:rsidRPr="00FD753C" w:rsidRDefault="006D5C6C" w:rsidP="006D5C6C">
            <w:pPr>
              <w:spacing w:before="0" w:after="0" w:line="240" w:lineRule="auto"/>
              <w:jc w:val="center"/>
              <w:rPr>
                <w:ins w:id="5373" w:author="Kumar Baral" w:date="2023-02-13T14:16:00Z"/>
                <w:szCs w:val="22"/>
                <w:lang w:bidi="ne-NP"/>
                <w:rPrChange w:id="5374" w:author="Kumar Baral" w:date="2023-02-13T14:17:00Z">
                  <w:rPr>
                    <w:ins w:id="5375" w:author="Kumar Baral" w:date="2023-02-13T14:16:00Z"/>
                    <w:b/>
                    <w:bCs/>
                    <w:szCs w:val="22"/>
                    <w:lang w:bidi="ne-NP"/>
                  </w:rPr>
                </w:rPrChange>
              </w:rPr>
            </w:pPr>
            <w:ins w:id="5376" w:author="Kumar Baral" w:date="2023-02-13T14:16:00Z">
              <w:r w:rsidRPr="00FD753C">
                <w:rPr>
                  <w:szCs w:val="22"/>
                  <w:lang w:bidi="ne-NP"/>
                  <w:rPrChange w:id="5377" w:author="Kumar Baral" w:date="2023-02-13T14:17:00Z">
                    <w:rPr>
                      <w:b/>
                      <w:bCs/>
                      <w:szCs w:val="22"/>
                      <w:lang w:bidi="ne-NP"/>
                    </w:rPr>
                  </w:rPrChange>
                </w:rPr>
                <w:t>6.79</w:t>
              </w:r>
            </w:ins>
          </w:p>
        </w:tc>
      </w:tr>
      <w:tr w:rsidR="00FD753C" w:rsidRPr="00FD753C" w14:paraId="4126C0B1" w14:textId="77777777" w:rsidTr="00152889">
        <w:trPr>
          <w:trHeight w:val="365"/>
          <w:ins w:id="5378" w:author="Kumar Baral" w:date="2023-02-13T14:16:00Z"/>
          <w:trPrChange w:id="5379" w:author="Kumar Baral" w:date="2023-02-13T14:18:00Z">
            <w:trPr>
              <w:trHeight w:val="365"/>
            </w:trPr>
          </w:trPrChange>
        </w:trPr>
        <w:tc>
          <w:tcPr>
            <w:tcW w:w="2335" w:type="dxa"/>
            <w:shd w:val="clear" w:color="auto" w:fill="auto"/>
            <w:noWrap/>
            <w:vAlign w:val="bottom"/>
            <w:hideMark/>
            <w:tcPrChange w:id="5380"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ED23579" w14:textId="77777777" w:rsidR="006D5C6C" w:rsidRPr="00FD753C" w:rsidRDefault="006D5C6C" w:rsidP="006D5C6C">
            <w:pPr>
              <w:spacing w:before="0" w:after="0" w:line="240" w:lineRule="auto"/>
              <w:jc w:val="left"/>
              <w:rPr>
                <w:ins w:id="5381" w:author="Kumar Baral" w:date="2023-02-13T14:16:00Z"/>
                <w:szCs w:val="22"/>
                <w:lang w:bidi="ne-NP"/>
                <w:rPrChange w:id="5382" w:author="Kumar Baral" w:date="2023-02-13T14:17:00Z">
                  <w:rPr>
                    <w:ins w:id="5383" w:author="Kumar Baral" w:date="2023-02-13T14:16:00Z"/>
                    <w:b/>
                    <w:bCs/>
                    <w:szCs w:val="22"/>
                    <w:lang w:bidi="ne-NP"/>
                  </w:rPr>
                </w:rPrChange>
              </w:rPr>
            </w:pPr>
            <w:ins w:id="5384" w:author="Kumar Baral" w:date="2023-02-13T14:16:00Z">
              <w:r w:rsidRPr="00FD753C">
                <w:rPr>
                  <w:szCs w:val="22"/>
                  <w:lang w:bidi="ne-NP"/>
                  <w:rPrChange w:id="5385" w:author="Kumar Baral" w:date="2023-02-13T14:17:00Z">
                    <w:rPr>
                      <w:b/>
                      <w:bCs/>
                      <w:szCs w:val="22"/>
                      <w:lang w:bidi="ne-NP"/>
                    </w:rPr>
                  </w:rPrChange>
                </w:rPr>
                <w:t>100</w:t>
              </w:r>
            </w:ins>
          </w:p>
        </w:tc>
        <w:tc>
          <w:tcPr>
            <w:tcW w:w="1440" w:type="dxa"/>
            <w:shd w:val="clear" w:color="auto" w:fill="auto"/>
            <w:noWrap/>
            <w:vAlign w:val="bottom"/>
            <w:hideMark/>
            <w:tcPrChange w:id="5386"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15A46D7" w14:textId="77777777" w:rsidR="006D5C6C" w:rsidRPr="00FD753C" w:rsidRDefault="006D5C6C" w:rsidP="006D5C6C">
            <w:pPr>
              <w:spacing w:before="0" w:after="0" w:line="240" w:lineRule="auto"/>
              <w:jc w:val="center"/>
              <w:rPr>
                <w:ins w:id="5387" w:author="Kumar Baral" w:date="2023-02-13T14:16:00Z"/>
                <w:szCs w:val="22"/>
                <w:lang w:bidi="ne-NP"/>
                <w:rPrChange w:id="5388" w:author="Kumar Baral" w:date="2023-02-13T14:17:00Z">
                  <w:rPr>
                    <w:ins w:id="5389" w:author="Kumar Baral" w:date="2023-02-13T14:16:00Z"/>
                    <w:b/>
                    <w:bCs/>
                    <w:szCs w:val="22"/>
                    <w:lang w:bidi="ne-NP"/>
                  </w:rPr>
                </w:rPrChange>
              </w:rPr>
            </w:pPr>
            <w:ins w:id="5390" w:author="Kumar Baral" w:date="2023-02-13T14:16:00Z">
              <w:r w:rsidRPr="00FD753C">
                <w:rPr>
                  <w:szCs w:val="22"/>
                  <w:lang w:bidi="ne-NP"/>
                  <w:rPrChange w:id="5391" w:author="Kumar Baral" w:date="2023-02-13T14:17:00Z">
                    <w:rPr>
                      <w:b/>
                      <w:bCs/>
                      <w:szCs w:val="22"/>
                      <w:lang w:bidi="ne-NP"/>
                    </w:rPr>
                  </w:rPrChange>
                </w:rPr>
                <w:t>30.05</w:t>
              </w:r>
            </w:ins>
          </w:p>
        </w:tc>
        <w:tc>
          <w:tcPr>
            <w:tcW w:w="1420" w:type="dxa"/>
            <w:shd w:val="clear" w:color="auto" w:fill="auto"/>
            <w:noWrap/>
            <w:vAlign w:val="bottom"/>
            <w:hideMark/>
            <w:tcPrChange w:id="5392"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F5C5E74" w14:textId="77777777" w:rsidR="006D5C6C" w:rsidRPr="00FD753C" w:rsidRDefault="006D5C6C" w:rsidP="006D5C6C">
            <w:pPr>
              <w:spacing w:before="0" w:after="0" w:line="240" w:lineRule="auto"/>
              <w:jc w:val="center"/>
              <w:rPr>
                <w:ins w:id="5393" w:author="Kumar Baral" w:date="2023-02-13T14:16:00Z"/>
                <w:szCs w:val="22"/>
                <w:lang w:bidi="ne-NP"/>
                <w:rPrChange w:id="5394" w:author="Kumar Baral" w:date="2023-02-13T14:17:00Z">
                  <w:rPr>
                    <w:ins w:id="5395" w:author="Kumar Baral" w:date="2023-02-13T14:16:00Z"/>
                    <w:b/>
                    <w:bCs/>
                    <w:szCs w:val="22"/>
                    <w:lang w:bidi="ne-NP"/>
                  </w:rPr>
                </w:rPrChange>
              </w:rPr>
            </w:pPr>
            <w:ins w:id="5396" w:author="Kumar Baral" w:date="2023-02-13T14:16:00Z">
              <w:r w:rsidRPr="00FD753C">
                <w:rPr>
                  <w:szCs w:val="22"/>
                  <w:lang w:bidi="ne-NP"/>
                  <w:rPrChange w:id="5397" w:author="Kumar Baral" w:date="2023-02-13T14:17:00Z">
                    <w:rPr>
                      <w:b/>
                      <w:bCs/>
                      <w:szCs w:val="22"/>
                      <w:lang w:bidi="ne-NP"/>
                    </w:rPr>
                  </w:rPrChange>
                </w:rPr>
                <w:t>22.00</w:t>
              </w:r>
            </w:ins>
          </w:p>
        </w:tc>
        <w:tc>
          <w:tcPr>
            <w:tcW w:w="1644" w:type="dxa"/>
            <w:shd w:val="clear" w:color="auto" w:fill="auto"/>
            <w:noWrap/>
            <w:vAlign w:val="bottom"/>
            <w:hideMark/>
            <w:tcPrChange w:id="5398"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35A05265" w14:textId="77777777" w:rsidR="006D5C6C" w:rsidRPr="00FD753C" w:rsidRDefault="006D5C6C" w:rsidP="006D5C6C">
            <w:pPr>
              <w:spacing w:before="0" w:after="0" w:line="240" w:lineRule="auto"/>
              <w:jc w:val="center"/>
              <w:rPr>
                <w:ins w:id="5399" w:author="Kumar Baral" w:date="2023-02-13T14:16:00Z"/>
                <w:szCs w:val="22"/>
                <w:lang w:bidi="ne-NP"/>
                <w:rPrChange w:id="5400" w:author="Kumar Baral" w:date="2023-02-13T14:17:00Z">
                  <w:rPr>
                    <w:ins w:id="5401" w:author="Kumar Baral" w:date="2023-02-13T14:16:00Z"/>
                    <w:b/>
                    <w:bCs/>
                    <w:szCs w:val="22"/>
                    <w:lang w:bidi="ne-NP"/>
                  </w:rPr>
                </w:rPrChange>
              </w:rPr>
            </w:pPr>
            <w:ins w:id="5402" w:author="Kumar Baral" w:date="2023-02-13T14:16:00Z">
              <w:r w:rsidRPr="00FD753C">
                <w:rPr>
                  <w:szCs w:val="22"/>
                  <w:lang w:bidi="ne-NP"/>
                  <w:rPrChange w:id="5403" w:author="Kumar Baral" w:date="2023-02-13T14:17:00Z">
                    <w:rPr>
                      <w:b/>
                      <w:bCs/>
                      <w:szCs w:val="22"/>
                      <w:lang w:bidi="ne-NP"/>
                    </w:rPr>
                  </w:rPrChange>
                </w:rPr>
                <w:t>8.38</w:t>
              </w:r>
            </w:ins>
          </w:p>
        </w:tc>
        <w:tc>
          <w:tcPr>
            <w:tcW w:w="1646" w:type="dxa"/>
            <w:shd w:val="clear" w:color="auto" w:fill="auto"/>
            <w:noWrap/>
            <w:vAlign w:val="bottom"/>
            <w:hideMark/>
            <w:tcPrChange w:id="5404"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6285C6C1" w14:textId="77777777" w:rsidR="006D5C6C" w:rsidRPr="00FD753C" w:rsidRDefault="006D5C6C" w:rsidP="006D5C6C">
            <w:pPr>
              <w:spacing w:before="0" w:after="0" w:line="240" w:lineRule="auto"/>
              <w:jc w:val="center"/>
              <w:rPr>
                <w:ins w:id="5405" w:author="Kumar Baral" w:date="2023-02-13T14:16:00Z"/>
                <w:szCs w:val="22"/>
                <w:lang w:bidi="ne-NP"/>
                <w:rPrChange w:id="5406" w:author="Kumar Baral" w:date="2023-02-13T14:17:00Z">
                  <w:rPr>
                    <w:ins w:id="5407" w:author="Kumar Baral" w:date="2023-02-13T14:16:00Z"/>
                    <w:b/>
                    <w:bCs/>
                    <w:szCs w:val="22"/>
                    <w:lang w:bidi="ne-NP"/>
                  </w:rPr>
                </w:rPrChange>
              </w:rPr>
            </w:pPr>
            <w:ins w:id="5408" w:author="Kumar Baral" w:date="2023-02-13T14:16:00Z">
              <w:r w:rsidRPr="00FD753C">
                <w:rPr>
                  <w:szCs w:val="22"/>
                  <w:lang w:bidi="ne-NP"/>
                  <w:rPrChange w:id="5409" w:author="Kumar Baral" w:date="2023-02-13T14:17:00Z">
                    <w:rPr>
                      <w:b/>
                      <w:bCs/>
                      <w:szCs w:val="22"/>
                      <w:lang w:bidi="ne-NP"/>
                    </w:rPr>
                  </w:rPrChange>
                </w:rPr>
                <w:t>8.44</w:t>
              </w:r>
            </w:ins>
          </w:p>
        </w:tc>
      </w:tr>
    </w:tbl>
    <w:p w14:paraId="7B9F2E68" w14:textId="1365CA73" w:rsidR="006D5C6C" w:rsidRDefault="006D5C6C" w:rsidP="005C2E26">
      <w:pPr>
        <w:spacing w:before="0" w:after="160" w:line="259" w:lineRule="auto"/>
        <w:rPr>
          <w:ins w:id="5410" w:author="Kumar Baral" w:date="2023-02-13T14:19:00Z"/>
          <w:rFonts w:eastAsiaTheme="minorHAnsi" w:cstheme="minorBidi"/>
          <w:szCs w:val="22"/>
        </w:rPr>
      </w:pPr>
    </w:p>
    <w:p w14:paraId="2D35D7AA" w14:textId="4FE38D47" w:rsidR="00BC6CD0" w:rsidRPr="00FD753C" w:rsidDel="00343816" w:rsidRDefault="00FD753C">
      <w:pPr>
        <w:spacing w:before="0" w:after="160" w:line="259" w:lineRule="auto"/>
        <w:rPr>
          <w:del w:id="5411" w:author="Windows User" w:date="2022-12-12T22:16:00Z"/>
          <w:rFonts w:eastAsiaTheme="minorHAnsi" w:cstheme="minorBidi"/>
          <w:szCs w:val="22"/>
          <w:rPrChange w:id="5412" w:author="Kumar Baral" w:date="2023-02-13T14:25:00Z">
            <w:rPr>
              <w:del w:id="5413" w:author="Windows User" w:date="2022-12-12T22:16:00Z"/>
            </w:rPr>
          </w:rPrChange>
        </w:rPr>
        <w:pPrChange w:id="5414" w:author="Kumar Baral" w:date="2023-02-13T14:25:00Z">
          <w:pPr/>
        </w:pPrChange>
      </w:pPr>
      <w:ins w:id="5415" w:author="Kumar Baral" w:date="2023-02-13T14:22:00Z">
        <w:r w:rsidRPr="005B6688">
          <w:rPr>
            <w:lang w:eastAsia="x-none"/>
          </w:rPr>
          <w:t xml:space="preserve">According to the aforementioned calculation approach, the adopted low flows at the MKHPP intake for the 1-day, 7-day, 15-day, and 30-day periods are </w:t>
        </w:r>
      </w:ins>
      <w:ins w:id="5416" w:author="Kumar Baral" w:date="2023-02-13T14:25:00Z">
        <w:r>
          <w:rPr>
            <w:lang w:eastAsia="x-none"/>
          </w:rPr>
          <w:t>1.17</w:t>
        </w:r>
      </w:ins>
      <w:ins w:id="5417" w:author="Kumar Baral" w:date="2023-02-13T14:22:00Z">
        <w:r w:rsidRPr="005B6688">
          <w:rPr>
            <w:lang w:eastAsia="x-none"/>
          </w:rPr>
          <w:t xml:space="preserve"> m3/s, </w:t>
        </w:r>
      </w:ins>
      <w:ins w:id="5418" w:author="Kumar Baral" w:date="2023-02-13T14:25:00Z">
        <w:r>
          <w:rPr>
            <w:lang w:eastAsia="x-none"/>
          </w:rPr>
          <w:t>1.61</w:t>
        </w:r>
      </w:ins>
      <w:ins w:id="5419" w:author="Kumar Baral" w:date="2023-02-13T14:22:00Z">
        <w:r w:rsidRPr="005B6688">
          <w:rPr>
            <w:lang w:eastAsia="x-none"/>
          </w:rPr>
          <w:t xml:space="preserve"> m3/s, </w:t>
        </w:r>
      </w:ins>
      <w:ins w:id="5420" w:author="Kumar Baral" w:date="2023-02-13T14:25:00Z">
        <w:r>
          <w:rPr>
            <w:lang w:eastAsia="x-none"/>
          </w:rPr>
          <w:t>1.96</w:t>
        </w:r>
      </w:ins>
      <w:ins w:id="5421" w:author="Kumar Baral" w:date="2023-02-13T14:22:00Z">
        <w:r w:rsidRPr="005B6688">
          <w:rPr>
            <w:lang w:eastAsia="x-none"/>
          </w:rPr>
          <w:t xml:space="preserve"> m3/s, and </w:t>
        </w:r>
      </w:ins>
      <w:ins w:id="5422" w:author="Kumar Baral" w:date="2023-02-13T14:25:00Z">
        <w:r>
          <w:rPr>
            <w:lang w:eastAsia="x-none"/>
          </w:rPr>
          <w:t>2.24</w:t>
        </w:r>
      </w:ins>
      <w:ins w:id="5423" w:author="Kumar Baral" w:date="2023-02-13T14:22:00Z">
        <w:r w:rsidRPr="005B6688">
          <w:rPr>
            <w:lang w:eastAsia="x-none"/>
          </w:rPr>
          <w:t xml:space="preserve"> m3/s, respectively</w:t>
        </w:r>
        <w:r>
          <w:rPr>
            <w:lang w:eastAsia="x-none"/>
          </w:rPr>
          <w:t xml:space="preserve"> as shown in</w:t>
        </w:r>
      </w:ins>
      <w:ins w:id="5424" w:author="Kumar Baral" w:date="2023-02-13T14:25:00Z">
        <w:r>
          <w:rPr>
            <w:lang w:eastAsia="x-none"/>
          </w:rPr>
          <w:t xml:space="preserve"> </w:t>
        </w:r>
        <w:r>
          <w:rPr>
            <w:lang w:eastAsia="x-none"/>
          </w:rPr>
          <w:fldChar w:fldCharType="begin"/>
        </w:r>
        <w:r>
          <w:rPr>
            <w:lang w:eastAsia="x-none"/>
          </w:rPr>
          <w:instrText xml:space="preserve"> REF _Ref127190722 \h </w:instrText>
        </w:r>
      </w:ins>
      <w:r>
        <w:rPr>
          <w:lang w:eastAsia="x-none"/>
        </w:rPr>
      </w:r>
      <w:r>
        <w:rPr>
          <w:lang w:eastAsia="x-none"/>
        </w:rPr>
        <w:fldChar w:fldCharType="separate"/>
      </w:r>
      <w:ins w:id="5425" w:author="Kumar Baral" w:date="2023-02-13T14:24:00Z">
        <w:r w:rsidR="002D09A2">
          <w:t xml:space="preserve">Table </w:t>
        </w:r>
      </w:ins>
      <w:r w:rsidR="002D09A2">
        <w:rPr>
          <w:noProof/>
        </w:rPr>
        <w:t>1</w:t>
      </w:r>
      <w:ins w:id="5426" w:author="Kumar Baral" w:date="2023-02-13T14:27:00Z">
        <w:r w:rsidR="002D09A2">
          <w:noBreakHyphen/>
        </w:r>
      </w:ins>
      <w:r w:rsidR="002D09A2">
        <w:rPr>
          <w:noProof/>
        </w:rPr>
        <w:t>5</w:t>
      </w:r>
      <w:ins w:id="5427" w:author="Kumar Baral" w:date="2023-02-13T14:25:00Z">
        <w:r>
          <w:rPr>
            <w:lang w:eastAsia="x-none"/>
          </w:rPr>
          <w:fldChar w:fldCharType="end"/>
        </w:r>
      </w:ins>
      <w:ins w:id="5428" w:author="Kumar Baral" w:date="2023-02-13T14:20:00Z">
        <w:r>
          <w:rPr>
            <w:rFonts w:eastAsiaTheme="minorHAnsi" w:cstheme="minorBidi"/>
            <w:szCs w:val="22"/>
          </w:rPr>
          <w:t>.</w:t>
        </w:r>
      </w:ins>
    </w:p>
    <w:p w14:paraId="40306EF6" w14:textId="77777777" w:rsidR="00BC6CD0" w:rsidRDefault="00BC6CD0" w:rsidP="005C2E26"/>
    <w:p w14:paraId="076DBF40" w14:textId="39B27784" w:rsidR="006238CC" w:rsidDel="00DE1440" w:rsidRDefault="006238CC" w:rsidP="00573E74">
      <w:pPr>
        <w:pStyle w:val="Heading2"/>
        <w:rPr>
          <w:del w:id="5429" w:author="Kumar Baral" w:date="2023-02-10T16:54:00Z"/>
        </w:rPr>
      </w:pPr>
      <w:del w:id="5430" w:author="Kumar Baral" w:date="2023-02-10T16:54:00Z">
        <w:r w:rsidRPr="006238CC" w:rsidDel="00DE1440">
          <w:delText>Glacier Lake Outburst Flood (GLOF)</w:delText>
        </w:r>
        <w:bookmarkStart w:id="5431" w:name="_Toc127182410"/>
        <w:bookmarkStart w:id="5432" w:name="_Toc127182747"/>
        <w:bookmarkStart w:id="5433" w:name="_Toc127191931"/>
        <w:bookmarkEnd w:id="4661"/>
        <w:bookmarkEnd w:id="4662"/>
        <w:bookmarkEnd w:id="4663"/>
        <w:bookmarkEnd w:id="4664"/>
        <w:bookmarkEnd w:id="5431"/>
        <w:bookmarkEnd w:id="5432"/>
        <w:bookmarkEnd w:id="5433"/>
      </w:del>
    </w:p>
    <w:p w14:paraId="42BF3013" w14:textId="0888DD94" w:rsidR="002A46D1" w:rsidRDefault="002A46D1" w:rsidP="002A46D1">
      <w:pPr>
        <w:pStyle w:val="Heading2"/>
      </w:pPr>
      <w:bookmarkStart w:id="5434" w:name="_Toc127191932"/>
      <w:r>
        <w:t>Trend Analysis</w:t>
      </w:r>
      <w:bookmarkEnd w:id="5434"/>
    </w:p>
    <w:p w14:paraId="05A931E3" w14:textId="1814EA93" w:rsidR="005F6047" w:rsidRPr="005F6047" w:rsidRDefault="005F6047" w:rsidP="005F6047">
      <w:pPr>
        <w:pStyle w:val="Heading3"/>
      </w:pPr>
      <w:bookmarkStart w:id="5435" w:name="_Toc127191933"/>
      <w:r>
        <w:t>Methodology</w:t>
      </w:r>
      <w:bookmarkEnd w:id="5435"/>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5436" w:author="Kumar Baral" w:date="2023-02-10T14:08:00Z">
        <w:r w:rsidRPr="00976A12" w:rsidDel="00C537C5">
          <w:delText>05</w:delText>
        </w:r>
      </w:del>
      <w:ins w:id="5437"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 xml:space="preserve">The Mann-Kendall test is a nonparametric statistical test used to determine if there is a monotonic trend in a time series. The p-value is the probability of obtaining a test statistic as extreme or more extreme </w:t>
      </w:r>
      <w:r w:rsidRPr="00976A12">
        <w:lastRenderedPageBreak/>
        <w:t>than the one calculated from the sample, assuming that the null hypothesis is true. A small p-value (typically less than 0.</w:t>
      </w:r>
      <w:del w:id="5438" w:author="Kumar Baral" w:date="2023-02-10T14:09:00Z">
        <w:r w:rsidRPr="00976A12" w:rsidDel="00C537C5">
          <w:delText>05</w:delText>
        </w:r>
      </w:del>
      <w:ins w:id="5439"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0E314C2E" w:rsidR="005C2E26" w:rsidRDefault="005C2E26" w:rsidP="005C2E26">
      <w:pPr>
        <w:rPr>
          <w:ins w:id="5440" w:author="Kumar Baral" w:date="2023-02-13T14:57:00Z"/>
        </w:rPr>
      </w:pPr>
      <w:r w:rsidRPr="00976A12">
        <w:t>Note that this method assumes that the data is independent and the time series is not serially correlated. Also, different software packages might have different method to calculate the p-value.</w:t>
      </w:r>
    </w:p>
    <w:p w14:paraId="14444067" w14:textId="502BF03A" w:rsidR="00F65FCA" w:rsidRDefault="00F65FCA" w:rsidP="005C2E26">
      <w:pPr>
        <w:rPr>
          <w:ins w:id="5441" w:author="Kumar Baral" w:date="2023-02-10T14:02:00Z"/>
        </w:rPr>
      </w:pPr>
      <w:ins w:id="5442" w:author="Kumar Baral" w:date="2023-02-13T14:57:00Z">
        <w:r>
          <w:t xml:space="preserve">The detail manual calculation is presented in the annex of this report. </w:t>
        </w:r>
      </w:ins>
    </w:p>
    <w:p w14:paraId="32ABD87E" w14:textId="14AD7DDA" w:rsidR="00C537C5" w:rsidRDefault="00C537C5" w:rsidP="005C2E26">
      <w:pPr>
        <w:rPr>
          <w:ins w:id="5443" w:author="Kumar Baral" w:date="2023-02-10T13:28:00Z"/>
        </w:rPr>
      </w:pPr>
      <w:ins w:id="5444" w:author="Kumar Baral" w:date="2023-02-10T14:02:00Z">
        <w:r>
          <w:t xml:space="preserve">Here in this analysis a java based software DScreen is used to analyze the </w:t>
        </w:r>
      </w:ins>
      <w:ins w:id="5445" w:author="Kumar Baral" w:date="2023-02-10T16:20:00Z">
        <w:r w:rsidR="0030313B">
          <w:t>data series</w:t>
        </w:r>
      </w:ins>
      <w:ins w:id="5446" w:author="Kumar Baral" w:date="2023-02-10T14:02:00Z">
        <w:r>
          <w:t xml:space="preserve">. The user manual of Dscreen is provided in the annex of this report. </w:t>
        </w:r>
      </w:ins>
    </w:p>
    <w:p w14:paraId="0FD434F0" w14:textId="76FD21FE" w:rsidR="000F55AB" w:rsidRPr="00976A12" w:rsidRDefault="000F55AB">
      <w:pPr>
        <w:pStyle w:val="Heading3"/>
        <w:pPrChange w:id="5447" w:author="Kumar Baral" w:date="2023-02-10T13:29:00Z">
          <w:pPr/>
        </w:pPrChange>
      </w:pPr>
      <w:bookmarkStart w:id="5448" w:name="_Toc127191934"/>
      <w:ins w:id="5449" w:author="Kumar Baral" w:date="2023-02-10T13:28:00Z">
        <w:r>
          <w:t>Result</w:t>
        </w:r>
      </w:ins>
      <w:bookmarkEnd w:id="5448"/>
    </w:p>
    <w:p w14:paraId="19DFE3EA" w14:textId="75290233" w:rsidR="005C2E26" w:rsidRDefault="00C537C5" w:rsidP="005C2E26">
      <w:pPr>
        <w:rPr>
          <w:ins w:id="5450" w:author="Kumar Baral" w:date="2023-02-13T10:29:00Z"/>
        </w:rPr>
      </w:pPr>
      <w:ins w:id="5451" w:author="Kumar Baral" w:date="2023-02-10T14:10:00Z">
        <w:r>
          <w:t>The mean annual discharge</w:t>
        </w:r>
        <w:r w:rsidR="00E5574C">
          <w:t>, 5-years moving average and 10-years moving</w:t>
        </w:r>
      </w:ins>
      <w:ins w:id="5452" w:author="Kumar Baral" w:date="2023-02-10T14:11:00Z">
        <w:r w:rsidR="00E5574C">
          <w:t xml:space="preserve"> average is calculated and presented in </w:t>
        </w:r>
      </w:ins>
      <w:ins w:id="5453" w:author="Kumar Baral" w:date="2023-02-13T10:33:00Z">
        <w:r w:rsidR="00C34729">
          <w:t xml:space="preserve">the </w:t>
        </w:r>
      </w:ins>
      <w:ins w:id="5454" w:author="Kumar Baral" w:date="2023-02-13T10:34:00Z">
        <w:r w:rsidR="00C34729">
          <w:fldChar w:fldCharType="begin"/>
        </w:r>
        <w:r w:rsidR="00C34729">
          <w:instrText xml:space="preserve"> REF _Ref127176859 \h </w:instrText>
        </w:r>
      </w:ins>
      <w:r w:rsidR="00C34729">
        <w:fldChar w:fldCharType="separate"/>
      </w:r>
      <w:ins w:id="5455" w:author="Kumar Baral" w:date="2023-02-13T10:29:00Z">
        <w:r w:rsidR="002D09A2">
          <w:t xml:space="preserve">Table </w:t>
        </w:r>
      </w:ins>
      <w:r w:rsidR="002D09A2">
        <w:rPr>
          <w:noProof/>
        </w:rPr>
        <w:t>1</w:t>
      </w:r>
      <w:ins w:id="5456" w:author="Kumar Baral" w:date="2023-02-13T14:27:00Z">
        <w:r w:rsidR="002D09A2">
          <w:noBreakHyphen/>
        </w:r>
      </w:ins>
      <w:r w:rsidR="002D09A2">
        <w:rPr>
          <w:noProof/>
        </w:rPr>
        <w:t>6</w:t>
      </w:r>
      <w:ins w:id="5457" w:author="Kumar Baral" w:date="2023-02-13T10:34:00Z">
        <w:r w:rsidR="00C34729">
          <w:fldChar w:fldCharType="end"/>
        </w:r>
      </w:ins>
      <w:ins w:id="5458" w:author="Kumar Baral" w:date="2023-02-10T14:11:00Z">
        <w:r w:rsidR="00E5574C">
          <w:t xml:space="preserve">. This series is </w:t>
        </w:r>
      </w:ins>
      <w:ins w:id="5459" w:author="Kumar Baral" w:date="2023-02-13T10:36:00Z">
        <w:r w:rsidR="00C34729">
          <w:t>employed</w:t>
        </w:r>
      </w:ins>
      <w:ins w:id="5460" w:author="Kumar Baral" w:date="2023-02-10T14:11:00Z">
        <w:r w:rsidR="00E5574C">
          <w:t xml:space="preserve"> for the trend analysis to find if there is </w:t>
        </w:r>
      </w:ins>
      <w:ins w:id="5461" w:author="Kumar Baral" w:date="2023-02-13T10:36:00Z">
        <w:r w:rsidR="00C34729">
          <w:t xml:space="preserve">significant </w:t>
        </w:r>
      </w:ins>
      <w:ins w:id="5462" w:author="Kumar Baral" w:date="2023-02-10T14:11:00Z">
        <w:r w:rsidR="00E5574C">
          <w:t>trend or not in the data series.</w:t>
        </w:r>
      </w:ins>
    </w:p>
    <w:p w14:paraId="0A9446C0" w14:textId="2536F9FF" w:rsidR="00C34729" w:rsidRDefault="00C34729">
      <w:pPr>
        <w:pStyle w:val="Caption"/>
        <w:rPr>
          <w:ins w:id="5463" w:author="Kumar Baral" w:date="2023-02-10T13:29:00Z"/>
        </w:rPr>
        <w:pPrChange w:id="5464" w:author="Kumar Baral" w:date="2023-02-13T10:29:00Z">
          <w:pPr/>
        </w:pPrChange>
      </w:pPr>
      <w:bookmarkStart w:id="5465" w:name="_Ref127176859"/>
      <w:bookmarkStart w:id="5466" w:name="_Toc127182764"/>
      <w:ins w:id="5467" w:author="Kumar Baral" w:date="2023-02-13T10:29:00Z">
        <w:r>
          <w:t xml:space="preserve">Table </w:t>
        </w:r>
      </w:ins>
      <w:ins w:id="5468" w:author="Kumar Baral" w:date="2023-02-13T14:27:00Z">
        <w:r w:rsidR="00B132C2">
          <w:fldChar w:fldCharType="begin"/>
        </w:r>
        <w:r w:rsidR="00B132C2">
          <w:instrText xml:space="preserve"> STYLEREF 1 \s </w:instrText>
        </w:r>
      </w:ins>
      <w:r w:rsidR="00B132C2">
        <w:fldChar w:fldCharType="separate"/>
      </w:r>
      <w:r w:rsidR="002D09A2">
        <w:rPr>
          <w:noProof/>
        </w:rPr>
        <w:t>1</w:t>
      </w:r>
      <w:ins w:id="5469"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6</w:t>
      </w:r>
      <w:ins w:id="5470" w:author="Kumar Baral" w:date="2023-02-13T14:27:00Z">
        <w:r w:rsidR="00B132C2">
          <w:fldChar w:fldCharType="end"/>
        </w:r>
      </w:ins>
      <w:bookmarkEnd w:id="5465"/>
      <w:ins w:id="5471" w:author="Kumar Baral" w:date="2023-02-13T10:29:00Z">
        <w:r>
          <w:t xml:space="preserve">: Mean annual discharge, </w:t>
        </w:r>
      </w:ins>
      <w:ins w:id="5472" w:author="Kumar Baral" w:date="2023-02-13T10:30:00Z">
        <w:r>
          <w:t>5-years moving average,</w:t>
        </w:r>
      </w:ins>
      <w:ins w:id="5473" w:author="Kumar Baral" w:date="2023-02-13T10:33:00Z">
        <w:r>
          <w:t xml:space="preserve"> 10-years moving average</w:t>
        </w:r>
      </w:ins>
      <w:bookmarkEnd w:id="5466"/>
    </w:p>
    <w:tbl>
      <w:tblPr>
        <w:tblW w:w="8725" w:type="dxa"/>
        <w:tblLook w:val="04A0" w:firstRow="1" w:lastRow="0" w:firstColumn="1" w:lastColumn="0" w:noHBand="0" w:noVBand="1"/>
      </w:tblPr>
      <w:tblGrid>
        <w:gridCol w:w="1491"/>
        <w:gridCol w:w="1719"/>
        <w:gridCol w:w="1931"/>
        <w:gridCol w:w="1694"/>
        <w:gridCol w:w="1890"/>
      </w:tblGrid>
      <w:tr w:rsidR="00E5574C" w:rsidRPr="00E5574C" w14:paraId="6DA441BA" w14:textId="53A96986" w:rsidTr="00E5574C">
        <w:trPr>
          <w:trHeight w:val="433"/>
          <w:tblHeader/>
          <w:ins w:id="5474" w:author="Kumar Baral" w:date="2023-02-10T13:39:00Z"/>
        </w:trPr>
        <w:tc>
          <w:tcPr>
            <w:tcW w:w="1491" w:type="dxa"/>
            <w:tcBorders>
              <w:top w:val="single" w:sz="4" w:space="0" w:color="auto"/>
              <w:left w:val="single" w:sz="4" w:space="0" w:color="auto"/>
              <w:bottom w:val="single" w:sz="4" w:space="0" w:color="auto"/>
              <w:right w:val="single" w:sz="4" w:space="0" w:color="auto"/>
            </w:tcBorders>
            <w:shd w:val="clear" w:color="000000" w:fill="D9D9D9"/>
            <w:hideMark/>
          </w:tcPr>
          <w:p w14:paraId="6B0D4871" w14:textId="77777777" w:rsidR="00F3344A" w:rsidRPr="00E5574C" w:rsidRDefault="00F3344A">
            <w:pPr>
              <w:spacing w:before="0" w:after="0" w:line="240" w:lineRule="auto"/>
              <w:jc w:val="left"/>
              <w:rPr>
                <w:ins w:id="5475" w:author="Kumar Baral" w:date="2023-02-10T13:39:00Z"/>
                <w:rFonts w:cs="Calibri"/>
                <w:color w:val="000000"/>
                <w:szCs w:val="22"/>
                <w:lang w:bidi="ne-NP"/>
              </w:rPr>
            </w:pPr>
            <w:ins w:id="5476" w:author="Kumar Baral" w:date="2023-02-10T13:39:00Z">
              <w:r w:rsidRPr="00E5574C">
                <w:rPr>
                  <w:rFonts w:cs="Calibri"/>
                  <w:color w:val="000000"/>
                  <w:szCs w:val="22"/>
                  <w:lang w:bidi="ne-NP"/>
                </w:rPr>
                <w:t>Fiscal Year</w:t>
              </w:r>
            </w:ins>
          </w:p>
        </w:tc>
        <w:tc>
          <w:tcPr>
            <w:tcW w:w="1719" w:type="dxa"/>
            <w:tcBorders>
              <w:top w:val="single" w:sz="4" w:space="0" w:color="auto"/>
              <w:left w:val="nil"/>
              <w:bottom w:val="single" w:sz="4" w:space="0" w:color="auto"/>
              <w:right w:val="single" w:sz="4" w:space="0" w:color="auto"/>
            </w:tcBorders>
            <w:shd w:val="clear" w:color="000000" w:fill="D9D9D9"/>
            <w:hideMark/>
          </w:tcPr>
          <w:p w14:paraId="77A0F891" w14:textId="5D34AEEB" w:rsidR="00F3344A" w:rsidRPr="00E5574C" w:rsidRDefault="00F3344A">
            <w:pPr>
              <w:spacing w:before="0" w:after="0" w:line="240" w:lineRule="auto"/>
              <w:jc w:val="left"/>
              <w:rPr>
                <w:ins w:id="5477" w:author="Kumar Baral" w:date="2023-02-10T13:39:00Z"/>
                <w:rFonts w:cs="Calibri"/>
                <w:color w:val="000000"/>
                <w:szCs w:val="22"/>
                <w:lang w:bidi="ne-NP"/>
              </w:rPr>
            </w:pPr>
            <w:ins w:id="5478" w:author="Kumar Baral" w:date="2023-02-10T13:39:00Z">
              <w:r w:rsidRPr="00E5574C">
                <w:rPr>
                  <w:rFonts w:cs="Calibri"/>
                  <w:color w:val="000000"/>
                  <w:szCs w:val="22"/>
                  <w:lang w:bidi="ne-NP"/>
                </w:rPr>
                <w:t>Mean annual discharge</w:t>
              </w:r>
            </w:ins>
            <w:ins w:id="5479" w:author="Kumar Baral" w:date="2023-02-10T14:10:00Z">
              <w:r w:rsidR="00C537C5" w:rsidRPr="00E5574C">
                <w:rPr>
                  <w:rFonts w:cs="Calibri"/>
                  <w:color w:val="000000"/>
                  <w:szCs w:val="22"/>
                  <w:lang w:bidi="ne-NP"/>
                </w:rPr>
                <w:t xml:space="preserve"> (m3/s)</w:t>
              </w:r>
            </w:ins>
          </w:p>
        </w:tc>
        <w:tc>
          <w:tcPr>
            <w:tcW w:w="1931" w:type="dxa"/>
            <w:tcBorders>
              <w:top w:val="single" w:sz="4" w:space="0" w:color="auto"/>
              <w:left w:val="nil"/>
              <w:bottom w:val="single" w:sz="4" w:space="0" w:color="auto"/>
              <w:right w:val="single" w:sz="4" w:space="0" w:color="auto"/>
            </w:tcBorders>
            <w:shd w:val="clear" w:color="000000" w:fill="D9D9D9"/>
            <w:hideMark/>
          </w:tcPr>
          <w:p w14:paraId="756CCF47" w14:textId="0A5C060F" w:rsidR="00F3344A" w:rsidRPr="00E5574C" w:rsidRDefault="00F3344A">
            <w:pPr>
              <w:spacing w:before="0" w:after="0" w:line="240" w:lineRule="auto"/>
              <w:jc w:val="left"/>
              <w:rPr>
                <w:ins w:id="5480" w:author="Kumar Baral" w:date="2023-02-10T13:39:00Z"/>
                <w:rFonts w:cs="Calibri"/>
                <w:color w:val="000000"/>
                <w:szCs w:val="22"/>
                <w:lang w:bidi="ne-NP"/>
              </w:rPr>
            </w:pPr>
            <w:ins w:id="5481" w:author="Kumar Baral" w:date="2023-02-10T13:39:00Z">
              <w:r w:rsidRPr="00E5574C">
                <w:rPr>
                  <w:rFonts w:cs="Calibri"/>
                  <w:color w:val="000000"/>
                  <w:szCs w:val="22"/>
                  <w:lang w:bidi="ne-NP"/>
                </w:rPr>
                <w:t>5-years moving average</w:t>
              </w:r>
            </w:ins>
            <w:ins w:id="5482" w:author="Kumar Baral" w:date="2023-02-10T14:10:00Z">
              <w:r w:rsidR="00E5574C" w:rsidRPr="00E5574C">
                <w:rPr>
                  <w:rFonts w:cs="Calibri"/>
                  <w:color w:val="000000"/>
                  <w:szCs w:val="22"/>
                  <w:lang w:bidi="ne-NP"/>
                </w:rPr>
                <w:t xml:space="preserve"> (m3/s)</w:t>
              </w:r>
            </w:ins>
          </w:p>
        </w:tc>
        <w:tc>
          <w:tcPr>
            <w:tcW w:w="1694" w:type="dxa"/>
            <w:tcBorders>
              <w:top w:val="single" w:sz="4" w:space="0" w:color="auto"/>
              <w:left w:val="nil"/>
              <w:bottom w:val="single" w:sz="4" w:space="0" w:color="auto"/>
              <w:right w:val="single" w:sz="4" w:space="0" w:color="auto"/>
            </w:tcBorders>
            <w:shd w:val="clear" w:color="000000" w:fill="D9D9D9"/>
            <w:hideMark/>
          </w:tcPr>
          <w:p w14:paraId="6A58D9B1" w14:textId="00236AB1" w:rsidR="00F3344A" w:rsidRPr="00E5574C" w:rsidRDefault="00F3344A">
            <w:pPr>
              <w:spacing w:before="0" w:after="0" w:line="240" w:lineRule="auto"/>
              <w:jc w:val="left"/>
              <w:rPr>
                <w:ins w:id="5483" w:author="Kumar Baral" w:date="2023-02-10T13:39:00Z"/>
                <w:rFonts w:cs="Calibri"/>
                <w:color w:val="000000"/>
                <w:szCs w:val="22"/>
                <w:lang w:bidi="ne-NP"/>
              </w:rPr>
            </w:pPr>
            <w:ins w:id="5484" w:author="Kumar Baral" w:date="2023-02-10T13:39:00Z">
              <w:r w:rsidRPr="00E5574C">
                <w:rPr>
                  <w:rFonts w:cs="Calibri"/>
                  <w:color w:val="000000"/>
                  <w:szCs w:val="22"/>
                  <w:lang w:bidi="ne-NP"/>
                </w:rPr>
                <w:t>10-years moving average</w:t>
              </w:r>
            </w:ins>
            <w:ins w:id="5485" w:author="Kumar Baral" w:date="2023-02-10T14:10:00Z">
              <w:r w:rsidR="00E5574C" w:rsidRPr="00E5574C">
                <w:rPr>
                  <w:rFonts w:cs="Calibri"/>
                  <w:color w:val="000000"/>
                  <w:szCs w:val="22"/>
                  <w:lang w:bidi="ne-NP"/>
                </w:rPr>
                <w:t xml:space="preserve"> (m3/s)</w:t>
              </w:r>
            </w:ins>
          </w:p>
        </w:tc>
        <w:tc>
          <w:tcPr>
            <w:tcW w:w="1890" w:type="dxa"/>
            <w:tcBorders>
              <w:top w:val="single" w:sz="4" w:space="0" w:color="auto"/>
              <w:left w:val="nil"/>
              <w:bottom w:val="single" w:sz="4" w:space="0" w:color="auto"/>
              <w:right w:val="single" w:sz="4" w:space="0" w:color="auto"/>
            </w:tcBorders>
            <w:shd w:val="clear" w:color="000000" w:fill="D9D9D9"/>
          </w:tcPr>
          <w:p w14:paraId="2542255B" w14:textId="20434225" w:rsidR="00F3344A" w:rsidRPr="00E5574C" w:rsidRDefault="00F3344A">
            <w:pPr>
              <w:spacing w:before="0" w:after="0" w:line="240" w:lineRule="auto"/>
              <w:jc w:val="left"/>
              <w:rPr>
                <w:ins w:id="5486" w:author="Kumar Baral" w:date="2023-02-10T13:40:00Z"/>
                <w:rFonts w:cs="Calibri"/>
                <w:color w:val="000000"/>
                <w:szCs w:val="22"/>
                <w:lang w:bidi="ne-NP"/>
              </w:rPr>
            </w:pPr>
            <w:ins w:id="5487" w:author="Kumar Baral" w:date="2023-02-10T13:40:00Z">
              <w:r w:rsidRPr="00E5574C">
                <w:rPr>
                  <w:rFonts w:cs="Calibri"/>
                  <w:color w:val="000000"/>
                  <w:szCs w:val="22"/>
                  <w:lang w:bidi="ne-NP"/>
                </w:rPr>
                <w:t>Remarks</w:t>
              </w:r>
            </w:ins>
          </w:p>
        </w:tc>
      </w:tr>
      <w:tr w:rsidR="00E5574C" w:rsidRPr="00E5574C" w14:paraId="41942005" w14:textId="759FC835" w:rsidTr="00E5574C">
        <w:trPr>
          <w:trHeight w:val="234"/>
          <w:ins w:id="548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17A6206" w14:textId="77777777" w:rsidR="00F3344A" w:rsidRPr="00E5574C" w:rsidRDefault="00F3344A" w:rsidP="00F3344A">
            <w:pPr>
              <w:spacing w:before="0" w:after="0" w:line="240" w:lineRule="auto"/>
              <w:jc w:val="left"/>
              <w:rPr>
                <w:ins w:id="5489" w:author="Kumar Baral" w:date="2023-02-10T13:39:00Z"/>
                <w:rFonts w:cs="Calibri"/>
                <w:color w:val="000000"/>
                <w:szCs w:val="22"/>
                <w:lang w:bidi="ne-NP"/>
              </w:rPr>
            </w:pPr>
            <w:ins w:id="5490" w:author="Kumar Baral" w:date="2023-02-10T13:39:00Z">
              <w:r w:rsidRPr="00E5574C">
                <w:rPr>
                  <w:rFonts w:cs="Calibri"/>
                  <w:color w:val="000000"/>
                  <w:szCs w:val="22"/>
                  <w:lang w:bidi="ne-NP"/>
                </w:rPr>
                <w:t>61-62</w:t>
              </w:r>
            </w:ins>
          </w:p>
        </w:tc>
        <w:tc>
          <w:tcPr>
            <w:tcW w:w="1719" w:type="dxa"/>
            <w:tcBorders>
              <w:top w:val="nil"/>
              <w:left w:val="nil"/>
              <w:bottom w:val="single" w:sz="4" w:space="0" w:color="auto"/>
              <w:right w:val="single" w:sz="4" w:space="0" w:color="auto"/>
            </w:tcBorders>
            <w:shd w:val="clear" w:color="auto" w:fill="auto"/>
            <w:noWrap/>
            <w:vAlign w:val="bottom"/>
            <w:hideMark/>
          </w:tcPr>
          <w:p w14:paraId="5F0F57EB" w14:textId="77777777" w:rsidR="00F3344A" w:rsidRPr="00E5574C" w:rsidRDefault="00F3344A" w:rsidP="00F3344A">
            <w:pPr>
              <w:spacing w:before="0" w:after="0" w:line="240" w:lineRule="auto"/>
              <w:jc w:val="right"/>
              <w:rPr>
                <w:ins w:id="5491" w:author="Kumar Baral" w:date="2023-02-10T13:39:00Z"/>
                <w:rFonts w:cs="Calibri"/>
                <w:color w:val="000000"/>
                <w:szCs w:val="22"/>
                <w:lang w:bidi="ne-NP"/>
              </w:rPr>
            </w:pPr>
            <w:ins w:id="5492" w:author="Kumar Baral" w:date="2023-02-10T13:39:00Z">
              <w:r w:rsidRPr="00E5574C">
                <w:rPr>
                  <w:rFonts w:cs="Calibri"/>
                  <w:color w:val="000000"/>
                  <w:szCs w:val="22"/>
                  <w:lang w:bidi="ne-NP"/>
                </w:rPr>
                <w:t>29.7</w:t>
              </w:r>
            </w:ins>
          </w:p>
        </w:tc>
        <w:tc>
          <w:tcPr>
            <w:tcW w:w="1931" w:type="dxa"/>
            <w:tcBorders>
              <w:top w:val="nil"/>
              <w:left w:val="nil"/>
              <w:bottom w:val="single" w:sz="4" w:space="0" w:color="auto"/>
              <w:right w:val="single" w:sz="4" w:space="0" w:color="auto"/>
            </w:tcBorders>
            <w:shd w:val="clear" w:color="auto" w:fill="auto"/>
            <w:noWrap/>
            <w:vAlign w:val="bottom"/>
            <w:hideMark/>
          </w:tcPr>
          <w:p w14:paraId="6AACC71B" w14:textId="77777777" w:rsidR="00F3344A" w:rsidRPr="00E5574C" w:rsidRDefault="00F3344A" w:rsidP="00F3344A">
            <w:pPr>
              <w:spacing w:before="0" w:after="0" w:line="240" w:lineRule="auto"/>
              <w:jc w:val="left"/>
              <w:rPr>
                <w:ins w:id="5493" w:author="Kumar Baral" w:date="2023-02-10T13:39:00Z"/>
                <w:rFonts w:cs="Calibri"/>
                <w:color w:val="000000"/>
                <w:szCs w:val="22"/>
                <w:lang w:bidi="ne-NP"/>
                <w:rPrChange w:id="5494" w:author="Kumar Baral" w:date="2023-02-10T14:10:00Z">
                  <w:rPr>
                    <w:ins w:id="5495" w:author="Kumar Baral" w:date="2023-02-10T13:39:00Z"/>
                    <w:rFonts w:ascii="Calibri" w:hAnsi="Calibri" w:cs="Calibri"/>
                    <w:color w:val="000000"/>
                    <w:szCs w:val="22"/>
                    <w:lang w:bidi="ne-NP"/>
                  </w:rPr>
                </w:rPrChange>
              </w:rPr>
            </w:pPr>
            <w:ins w:id="5496" w:author="Kumar Baral" w:date="2023-02-10T13:39:00Z">
              <w:r w:rsidRPr="00E5574C">
                <w:rPr>
                  <w:rFonts w:cs="Calibri"/>
                  <w:color w:val="000000"/>
                  <w:szCs w:val="22"/>
                  <w:lang w:bidi="ne-NP"/>
                  <w:rPrChange w:id="5497"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15F56DD" w14:textId="77777777" w:rsidR="00F3344A" w:rsidRPr="00E5574C" w:rsidRDefault="00F3344A" w:rsidP="00F3344A">
            <w:pPr>
              <w:spacing w:before="0" w:after="0" w:line="240" w:lineRule="auto"/>
              <w:jc w:val="left"/>
              <w:rPr>
                <w:ins w:id="5498" w:author="Kumar Baral" w:date="2023-02-10T13:39:00Z"/>
                <w:rFonts w:cs="Calibri"/>
                <w:color w:val="000000"/>
                <w:szCs w:val="22"/>
                <w:lang w:bidi="ne-NP"/>
                <w:rPrChange w:id="5499" w:author="Kumar Baral" w:date="2023-02-10T14:10:00Z">
                  <w:rPr>
                    <w:ins w:id="5500" w:author="Kumar Baral" w:date="2023-02-10T13:39:00Z"/>
                    <w:rFonts w:ascii="Calibri" w:hAnsi="Calibri" w:cs="Calibri"/>
                    <w:color w:val="000000"/>
                    <w:szCs w:val="22"/>
                    <w:lang w:bidi="ne-NP"/>
                  </w:rPr>
                </w:rPrChange>
              </w:rPr>
            </w:pPr>
            <w:ins w:id="5501" w:author="Kumar Baral" w:date="2023-02-10T13:39:00Z">
              <w:r w:rsidRPr="00E5574C">
                <w:rPr>
                  <w:rFonts w:cs="Calibri"/>
                  <w:color w:val="000000"/>
                  <w:szCs w:val="22"/>
                  <w:lang w:bidi="ne-NP"/>
                  <w:rPrChange w:id="5502"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DD08348" w14:textId="77777777" w:rsidR="00F3344A" w:rsidRPr="00E5574C" w:rsidRDefault="00F3344A">
            <w:pPr>
              <w:spacing w:before="0" w:after="0" w:line="240" w:lineRule="auto"/>
              <w:jc w:val="left"/>
              <w:rPr>
                <w:ins w:id="5503" w:author="Kumar Baral" w:date="2023-02-10T13:40:00Z"/>
                <w:rFonts w:cs="Calibri"/>
                <w:color w:val="000000"/>
                <w:szCs w:val="22"/>
                <w:lang w:bidi="ne-NP"/>
                <w:rPrChange w:id="5504" w:author="Kumar Baral" w:date="2023-02-10T14:10:00Z">
                  <w:rPr>
                    <w:ins w:id="5505" w:author="Kumar Baral" w:date="2023-02-10T13:40:00Z"/>
                    <w:rFonts w:ascii="Calibri" w:hAnsi="Calibri" w:cs="Calibri"/>
                    <w:color w:val="000000"/>
                    <w:szCs w:val="22"/>
                    <w:lang w:bidi="ne-NP"/>
                  </w:rPr>
                </w:rPrChange>
              </w:rPr>
            </w:pPr>
          </w:p>
        </w:tc>
      </w:tr>
      <w:tr w:rsidR="00E5574C" w:rsidRPr="00E5574C" w14:paraId="5FD66640" w14:textId="13491589" w:rsidTr="00E5574C">
        <w:trPr>
          <w:trHeight w:val="234"/>
          <w:ins w:id="550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A9D4172" w14:textId="77777777" w:rsidR="00F3344A" w:rsidRPr="00E5574C" w:rsidRDefault="00F3344A" w:rsidP="00F3344A">
            <w:pPr>
              <w:spacing w:before="0" w:after="0" w:line="240" w:lineRule="auto"/>
              <w:jc w:val="left"/>
              <w:rPr>
                <w:ins w:id="5507" w:author="Kumar Baral" w:date="2023-02-10T13:39:00Z"/>
                <w:rFonts w:cs="Calibri"/>
                <w:color w:val="000000"/>
                <w:szCs w:val="22"/>
                <w:lang w:bidi="ne-NP"/>
              </w:rPr>
            </w:pPr>
            <w:ins w:id="5508" w:author="Kumar Baral" w:date="2023-02-10T13:39:00Z">
              <w:r w:rsidRPr="00E5574C">
                <w:rPr>
                  <w:rFonts w:cs="Calibri"/>
                  <w:color w:val="000000"/>
                  <w:szCs w:val="22"/>
                  <w:lang w:bidi="ne-NP"/>
                </w:rPr>
                <w:t>62-63</w:t>
              </w:r>
            </w:ins>
          </w:p>
        </w:tc>
        <w:tc>
          <w:tcPr>
            <w:tcW w:w="1719" w:type="dxa"/>
            <w:tcBorders>
              <w:top w:val="nil"/>
              <w:left w:val="nil"/>
              <w:bottom w:val="single" w:sz="4" w:space="0" w:color="auto"/>
              <w:right w:val="single" w:sz="4" w:space="0" w:color="auto"/>
            </w:tcBorders>
            <w:shd w:val="clear" w:color="auto" w:fill="auto"/>
            <w:noWrap/>
            <w:vAlign w:val="bottom"/>
            <w:hideMark/>
          </w:tcPr>
          <w:p w14:paraId="2DE4B1B8" w14:textId="77777777" w:rsidR="00F3344A" w:rsidRPr="00E5574C" w:rsidRDefault="00F3344A" w:rsidP="00F3344A">
            <w:pPr>
              <w:spacing w:before="0" w:after="0" w:line="240" w:lineRule="auto"/>
              <w:jc w:val="right"/>
              <w:rPr>
                <w:ins w:id="5509" w:author="Kumar Baral" w:date="2023-02-10T13:39:00Z"/>
                <w:rFonts w:cs="Calibri"/>
                <w:color w:val="000000"/>
                <w:szCs w:val="22"/>
                <w:lang w:bidi="ne-NP"/>
              </w:rPr>
            </w:pPr>
            <w:ins w:id="5510" w:author="Kumar Baral" w:date="2023-02-10T13:39:00Z">
              <w:r w:rsidRPr="00E5574C">
                <w:rPr>
                  <w:rFonts w:cs="Calibri"/>
                  <w:color w:val="000000"/>
                  <w:szCs w:val="22"/>
                  <w:lang w:bidi="ne-NP"/>
                </w:rPr>
                <w:t>25.7</w:t>
              </w:r>
            </w:ins>
          </w:p>
        </w:tc>
        <w:tc>
          <w:tcPr>
            <w:tcW w:w="1931" w:type="dxa"/>
            <w:tcBorders>
              <w:top w:val="nil"/>
              <w:left w:val="nil"/>
              <w:bottom w:val="single" w:sz="4" w:space="0" w:color="auto"/>
              <w:right w:val="single" w:sz="4" w:space="0" w:color="auto"/>
            </w:tcBorders>
            <w:shd w:val="clear" w:color="auto" w:fill="auto"/>
            <w:noWrap/>
            <w:vAlign w:val="bottom"/>
            <w:hideMark/>
          </w:tcPr>
          <w:p w14:paraId="3982AA9F" w14:textId="77777777" w:rsidR="00F3344A" w:rsidRPr="00E5574C" w:rsidRDefault="00F3344A" w:rsidP="00F3344A">
            <w:pPr>
              <w:spacing w:before="0" w:after="0" w:line="240" w:lineRule="auto"/>
              <w:jc w:val="left"/>
              <w:rPr>
                <w:ins w:id="5511" w:author="Kumar Baral" w:date="2023-02-10T13:39:00Z"/>
                <w:rFonts w:cs="Calibri"/>
                <w:color w:val="000000"/>
                <w:szCs w:val="22"/>
                <w:lang w:bidi="ne-NP"/>
                <w:rPrChange w:id="5512" w:author="Kumar Baral" w:date="2023-02-10T14:10:00Z">
                  <w:rPr>
                    <w:ins w:id="5513" w:author="Kumar Baral" w:date="2023-02-10T13:39:00Z"/>
                    <w:rFonts w:ascii="Calibri" w:hAnsi="Calibri" w:cs="Calibri"/>
                    <w:color w:val="000000"/>
                    <w:szCs w:val="22"/>
                    <w:lang w:bidi="ne-NP"/>
                  </w:rPr>
                </w:rPrChange>
              </w:rPr>
            </w:pPr>
            <w:ins w:id="5514" w:author="Kumar Baral" w:date="2023-02-10T13:39:00Z">
              <w:r w:rsidRPr="00E5574C">
                <w:rPr>
                  <w:rFonts w:cs="Calibri"/>
                  <w:color w:val="000000"/>
                  <w:szCs w:val="22"/>
                  <w:lang w:bidi="ne-NP"/>
                  <w:rPrChange w:id="5515"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64D87A3D" w14:textId="77777777" w:rsidR="00F3344A" w:rsidRPr="00E5574C" w:rsidRDefault="00F3344A" w:rsidP="00F3344A">
            <w:pPr>
              <w:spacing w:before="0" w:after="0" w:line="240" w:lineRule="auto"/>
              <w:jc w:val="left"/>
              <w:rPr>
                <w:ins w:id="5516" w:author="Kumar Baral" w:date="2023-02-10T13:39:00Z"/>
                <w:rFonts w:cs="Calibri"/>
                <w:color w:val="000000"/>
                <w:szCs w:val="22"/>
                <w:lang w:bidi="ne-NP"/>
                <w:rPrChange w:id="5517" w:author="Kumar Baral" w:date="2023-02-10T14:10:00Z">
                  <w:rPr>
                    <w:ins w:id="5518" w:author="Kumar Baral" w:date="2023-02-10T13:39:00Z"/>
                    <w:rFonts w:ascii="Calibri" w:hAnsi="Calibri" w:cs="Calibri"/>
                    <w:color w:val="000000"/>
                    <w:szCs w:val="22"/>
                    <w:lang w:bidi="ne-NP"/>
                  </w:rPr>
                </w:rPrChange>
              </w:rPr>
            </w:pPr>
            <w:ins w:id="5519" w:author="Kumar Baral" w:date="2023-02-10T13:39:00Z">
              <w:r w:rsidRPr="00E5574C">
                <w:rPr>
                  <w:rFonts w:cs="Calibri"/>
                  <w:color w:val="000000"/>
                  <w:szCs w:val="22"/>
                  <w:lang w:bidi="ne-NP"/>
                  <w:rPrChange w:id="5520"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CBDAF8" w14:textId="77777777" w:rsidR="00F3344A" w:rsidRPr="00E5574C" w:rsidRDefault="00F3344A">
            <w:pPr>
              <w:spacing w:before="0" w:after="0" w:line="240" w:lineRule="auto"/>
              <w:jc w:val="left"/>
              <w:rPr>
                <w:ins w:id="5521" w:author="Kumar Baral" w:date="2023-02-10T13:40:00Z"/>
                <w:rFonts w:cs="Calibri"/>
                <w:color w:val="000000"/>
                <w:szCs w:val="22"/>
                <w:lang w:bidi="ne-NP"/>
                <w:rPrChange w:id="5522" w:author="Kumar Baral" w:date="2023-02-10T14:10:00Z">
                  <w:rPr>
                    <w:ins w:id="5523" w:author="Kumar Baral" w:date="2023-02-10T13:40:00Z"/>
                    <w:rFonts w:ascii="Calibri" w:hAnsi="Calibri" w:cs="Calibri"/>
                    <w:color w:val="000000"/>
                    <w:szCs w:val="22"/>
                    <w:lang w:bidi="ne-NP"/>
                  </w:rPr>
                </w:rPrChange>
              </w:rPr>
            </w:pPr>
          </w:p>
        </w:tc>
      </w:tr>
      <w:tr w:rsidR="00E5574C" w:rsidRPr="00E5574C" w14:paraId="582A8416" w14:textId="289C50C2" w:rsidTr="00E5574C">
        <w:trPr>
          <w:trHeight w:val="234"/>
          <w:ins w:id="552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F1D9B43" w14:textId="77777777" w:rsidR="00F3344A" w:rsidRPr="00E5574C" w:rsidRDefault="00F3344A" w:rsidP="00F3344A">
            <w:pPr>
              <w:spacing w:before="0" w:after="0" w:line="240" w:lineRule="auto"/>
              <w:jc w:val="left"/>
              <w:rPr>
                <w:ins w:id="5525" w:author="Kumar Baral" w:date="2023-02-10T13:39:00Z"/>
                <w:rFonts w:cs="Calibri"/>
                <w:color w:val="000000"/>
                <w:szCs w:val="22"/>
                <w:lang w:bidi="ne-NP"/>
              </w:rPr>
            </w:pPr>
            <w:ins w:id="5526" w:author="Kumar Baral" w:date="2023-02-10T13:39:00Z">
              <w:r w:rsidRPr="00E5574C">
                <w:rPr>
                  <w:rFonts w:cs="Calibri"/>
                  <w:color w:val="000000"/>
                  <w:szCs w:val="22"/>
                  <w:lang w:bidi="ne-NP"/>
                </w:rPr>
                <w:t>63-64</w:t>
              </w:r>
            </w:ins>
          </w:p>
        </w:tc>
        <w:tc>
          <w:tcPr>
            <w:tcW w:w="1719" w:type="dxa"/>
            <w:tcBorders>
              <w:top w:val="nil"/>
              <w:left w:val="nil"/>
              <w:bottom w:val="single" w:sz="4" w:space="0" w:color="auto"/>
              <w:right w:val="single" w:sz="4" w:space="0" w:color="auto"/>
            </w:tcBorders>
            <w:shd w:val="clear" w:color="auto" w:fill="auto"/>
            <w:noWrap/>
            <w:vAlign w:val="bottom"/>
            <w:hideMark/>
          </w:tcPr>
          <w:p w14:paraId="6DDA3666" w14:textId="77777777" w:rsidR="00F3344A" w:rsidRPr="00E5574C" w:rsidRDefault="00F3344A" w:rsidP="00F3344A">
            <w:pPr>
              <w:spacing w:before="0" w:after="0" w:line="240" w:lineRule="auto"/>
              <w:jc w:val="right"/>
              <w:rPr>
                <w:ins w:id="5527" w:author="Kumar Baral" w:date="2023-02-10T13:39:00Z"/>
                <w:rFonts w:cs="Calibri"/>
                <w:color w:val="000000"/>
                <w:szCs w:val="22"/>
                <w:lang w:bidi="ne-NP"/>
              </w:rPr>
            </w:pPr>
            <w:ins w:id="5528" w:author="Kumar Baral" w:date="2023-02-10T13:39:00Z">
              <w:r w:rsidRPr="00E5574C">
                <w:rPr>
                  <w:rFonts w:cs="Calibri"/>
                  <w:color w:val="000000"/>
                  <w:szCs w:val="22"/>
                  <w:lang w:bidi="ne-NP"/>
                </w:rPr>
                <w:t>23.6</w:t>
              </w:r>
            </w:ins>
          </w:p>
        </w:tc>
        <w:tc>
          <w:tcPr>
            <w:tcW w:w="1931" w:type="dxa"/>
            <w:tcBorders>
              <w:top w:val="nil"/>
              <w:left w:val="nil"/>
              <w:bottom w:val="single" w:sz="4" w:space="0" w:color="auto"/>
              <w:right w:val="single" w:sz="4" w:space="0" w:color="auto"/>
            </w:tcBorders>
            <w:shd w:val="clear" w:color="auto" w:fill="auto"/>
            <w:noWrap/>
            <w:vAlign w:val="bottom"/>
            <w:hideMark/>
          </w:tcPr>
          <w:p w14:paraId="6765D7D2" w14:textId="77777777" w:rsidR="00F3344A" w:rsidRPr="00E5574C" w:rsidRDefault="00F3344A" w:rsidP="00F3344A">
            <w:pPr>
              <w:spacing w:before="0" w:after="0" w:line="240" w:lineRule="auto"/>
              <w:jc w:val="left"/>
              <w:rPr>
                <w:ins w:id="5529" w:author="Kumar Baral" w:date="2023-02-10T13:39:00Z"/>
                <w:rFonts w:cs="Calibri"/>
                <w:color w:val="000000"/>
                <w:szCs w:val="22"/>
                <w:lang w:bidi="ne-NP"/>
                <w:rPrChange w:id="5530" w:author="Kumar Baral" w:date="2023-02-10T14:10:00Z">
                  <w:rPr>
                    <w:ins w:id="5531" w:author="Kumar Baral" w:date="2023-02-10T13:39:00Z"/>
                    <w:rFonts w:ascii="Calibri" w:hAnsi="Calibri" w:cs="Calibri"/>
                    <w:color w:val="000000"/>
                    <w:szCs w:val="22"/>
                    <w:lang w:bidi="ne-NP"/>
                  </w:rPr>
                </w:rPrChange>
              </w:rPr>
            </w:pPr>
            <w:ins w:id="5532" w:author="Kumar Baral" w:date="2023-02-10T13:39:00Z">
              <w:r w:rsidRPr="00E5574C">
                <w:rPr>
                  <w:rFonts w:cs="Calibri"/>
                  <w:color w:val="000000"/>
                  <w:szCs w:val="22"/>
                  <w:lang w:bidi="ne-NP"/>
                  <w:rPrChange w:id="5533"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49157B5D" w14:textId="77777777" w:rsidR="00F3344A" w:rsidRPr="00E5574C" w:rsidRDefault="00F3344A" w:rsidP="00F3344A">
            <w:pPr>
              <w:spacing w:before="0" w:after="0" w:line="240" w:lineRule="auto"/>
              <w:jc w:val="left"/>
              <w:rPr>
                <w:ins w:id="5534" w:author="Kumar Baral" w:date="2023-02-10T13:39:00Z"/>
                <w:rFonts w:cs="Calibri"/>
                <w:color w:val="000000"/>
                <w:szCs w:val="22"/>
                <w:lang w:bidi="ne-NP"/>
                <w:rPrChange w:id="5535" w:author="Kumar Baral" w:date="2023-02-10T14:10:00Z">
                  <w:rPr>
                    <w:ins w:id="5536" w:author="Kumar Baral" w:date="2023-02-10T13:39:00Z"/>
                    <w:rFonts w:ascii="Calibri" w:hAnsi="Calibri" w:cs="Calibri"/>
                    <w:color w:val="000000"/>
                    <w:szCs w:val="22"/>
                    <w:lang w:bidi="ne-NP"/>
                  </w:rPr>
                </w:rPrChange>
              </w:rPr>
            </w:pPr>
            <w:ins w:id="5537" w:author="Kumar Baral" w:date="2023-02-10T13:39:00Z">
              <w:r w:rsidRPr="00E5574C">
                <w:rPr>
                  <w:rFonts w:cs="Calibri"/>
                  <w:color w:val="000000"/>
                  <w:szCs w:val="22"/>
                  <w:lang w:bidi="ne-NP"/>
                  <w:rPrChange w:id="5538"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FD2F547" w14:textId="77777777" w:rsidR="00F3344A" w:rsidRPr="00E5574C" w:rsidRDefault="00F3344A">
            <w:pPr>
              <w:spacing w:before="0" w:after="0" w:line="240" w:lineRule="auto"/>
              <w:jc w:val="left"/>
              <w:rPr>
                <w:ins w:id="5539" w:author="Kumar Baral" w:date="2023-02-10T13:40:00Z"/>
                <w:rFonts w:cs="Calibri"/>
                <w:color w:val="000000"/>
                <w:szCs w:val="22"/>
                <w:lang w:bidi="ne-NP"/>
                <w:rPrChange w:id="5540" w:author="Kumar Baral" w:date="2023-02-10T14:10:00Z">
                  <w:rPr>
                    <w:ins w:id="5541" w:author="Kumar Baral" w:date="2023-02-10T13:40:00Z"/>
                    <w:rFonts w:ascii="Calibri" w:hAnsi="Calibri" w:cs="Calibri"/>
                    <w:color w:val="000000"/>
                    <w:szCs w:val="22"/>
                    <w:lang w:bidi="ne-NP"/>
                  </w:rPr>
                </w:rPrChange>
              </w:rPr>
            </w:pPr>
          </w:p>
        </w:tc>
      </w:tr>
      <w:tr w:rsidR="00E5574C" w:rsidRPr="00E5574C" w14:paraId="6BB0D177" w14:textId="2B184D41" w:rsidTr="00E5574C">
        <w:trPr>
          <w:trHeight w:val="234"/>
          <w:ins w:id="554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1A3002" w14:textId="77777777" w:rsidR="00F3344A" w:rsidRPr="00E5574C" w:rsidRDefault="00F3344A" w:rsidP="00F3344A">
            <w:pPr>
              <w:spacing w:before="0" w:after="0" w:line="240" w:lineRule="auto"/>
              <w:jc w:val="left"/>
              <w:rPr>
                <w:ins w:id="5543" w:author="Kumar Baral" w:date="2023-02-10T13:39:00Z"/>
                <w:rFonts w:cs="Calibri"/>
                <w:color w:val="000000"/>
                <w:szCs w:val="22"/>
                <w:lang w:bidi="ne-NP"/>
              </w:rPr>
            </w:pPr>
            <w:ins w:id="5544" w:author="Kumar Baral" w:date="2023-02-10T13:39:00Z">
              <w:r w:rsidRPr="00E5574C">
                <w:rPr>
                  <w:rFonts w:cs="Calibri"/>
                  <w:color w:val="000000"/>
                  <w:szCs w:val="22"/>
                  <w:lang w:bidi="ne-NP"/>
                </w:rPr>
                <w:t>64-65</w:t>
              </w:r>
            </w:ins>
          </w:p>
        </w:tc>
        <w:tc>
          <w:tcPr>
            <w:tcW w:w="1719" w:type="dxa"/>
            <w:tcBorders>
              <w:top w:val="nil"/>
              <w:left w:val="nil"/>
              <w:bottom w:val="single" w:sz="4" w:space="0" w:color="auto"/>
              <w:right w:val="single" w:sz="4" w:space="0" w:color="auto"/>
            </w:tcBorders>
            <w:shd w:val="clear" w:color="auto" w:fill="auto"/>
            <w:noWrap/>
            <w:vAlign w:val="bottom"/>
            <w:hideMark/>
          </w:tcPr>
          <w:p w14:paraId="71B0ABC5" w14:textId="77777777" w:rsidR="00F3344A" w:rsidRPr="00E5574C" w:rsidRDefault="00F3344A" w:rsidP="00F3344A">
            <w:pPr>
              <w:spacing w:before="0" w:after="0" w:line="240" w:lineRule="auto"/>
              <w:jc w:val="right"/>
              <w:rPr>
                <w:ins w:id="5545" w:author="Kumar Baral" w:date="2023-02-10T13:39:00Z"/>
                <w:rFonts w:cs="Calibri"/>
                <w:color w:val="000000"/>
                <w:szCs w:val="22"/>
                <w:lang w:bidi="ne-NP"/>
              </w:rPr>
            </w:pPr>
            <w:ins w:id="5546" w:author="Kumar Baral" w:date="2023-02-10T13:39:00Z">
              <w:r w:rsidRPr="00E5574C">
                <w:rPr>
                  <w:rFonts w:cs="Calibri"/>
                  <w:color w:val="000000"/>
                  <w:szCs w:val="22"/>
                  <w:lang w:bidi="ne-NP"/>
                </w:rPr>
                <w:t>29.5</w:t>
              </w:r>
            </w:ins>
          </w:p>
        </w:tc>
        <w:tc>
          <w:tcPr>
            <w:tcW w:w="1931" w:type="dxa"/>
            <w:tcBorders>
              <w:top w:val="nil"/>
              <w:left w:val="nil"/>
              <w:bottom w:val="single" w:sz="4" w:space="0" w:color="auto"/>
              <w:right w:val="single" w:sz="4" w:space="0" w:color="auto"/>
            </w:tcBorders>
            <w:shd w:val="clear" w:color="auto" w:fill="auto"/>
            <w:noWrap/>
            <w:vAlign w:val="bottom"/>
            <w:hideMark/>
          </w:tcPr>
          <w:p w14:paraId="21BA85E7" w14:textId="77777777" w:rsidR="00F3344A" w:rsidRPr="00E5574C" w:rsidRDefault="00F3344A" w:rsidP="00F3344A">
            <w:pPr>
              <w:spacing w:before="0" w:after="0" w:line="240" w:lineRule="auto"/>
              <w:jc w:val="left"/>
              <w:rPr>
                <w:ins w:id="5547" w:author="Kumar Baral" w:date="2023-02-10T13:39:00Z"/>
                <w:rFonts w:cs="Calibri"/>
                <w:color w:val="000000"/>
                <w:szCs w:val="22"/>
                <w:lang w:bidi="ne-NP"/>
                <w:rPrChange w:id="5548" w:author="Kumar Baral" w:date="2023-02-10T14:10:00Z">
                  <w:rPr>
                    <w:ins w:id="5549" w:author="Kumar Baral" w:date="2023-02-10T13:39:00Z"/>
                    <w:rFonts w:ascii="Calibri" w:hAnsi="Calibri" w:cs="Calibri"/>
                    <w:color w:val="000000"/>
                    <w:szCs w:val="22"/>
                    <w:lang w:bidi="ne-NP"/>
                  </w:rPr>
                </w:rPrChange>
              </w:rPr>
            </w:pPr>
            <w:ins w:id="5550" w:author="Kumar Baral" w:date="2023-02-10T13:39:00Z">
              <w:r w:rsidRPr="00E5574C">
                <w:rPr>
                  <w:rFonts w:cs="Calibri"/>
                  <w:color w:val="000000"/>
                  <w:szCs w:val="22"/>
                  <w:lang w:bidi="ne-NP"/>
                  <w:rPrChange w:id="5551"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BAFA099" w14:textId="77777777" w:rsidR="00F3344A" w:rsidRPr="00E5574C" w:rsidRDefault="00F3344A" w:rsidP="00F3344A">
            <w:pPr>
              <w:spacing w:before="0" w:after="0" w:line="240" w:lineRule="auto"/>
              <w:jc w:val="left"/>
              <w:rPr>
                <w:ins w:id="5552" w:author="Kumar Baral" w:date="2023-02-10T13:39:00Z"/>
                <w:rFonts w:cs="Calibri"/>
                <w:color w:val="000000"/>
                <w:szCs w:val="22"/>
                <w:lang w:bidi="ne-NP"/>
                <w:rPrChange w:id="5553" w:author="Kumar Baral" w:date="2023-02-10T14:10:00Z">
                  <w:rPr>
                    <w:ins w:id="5554" w:author="Kumar Baral" w:date="2023-02-10T13:39:00Z"/>
                    <w:rFonts w:ascii="Calibri" w:hAnsi="Calibri" w:cs="Calibri"/>
                    <w:color w:val="000000"/>
                    <w:szCs w:val="22"/>
                    <w:lang w:bidi="ne-NP"/>
                  </w:rPr>
                </w:rPrChange>
              </w:rPr>
            </w:pPr>
            <w:ins w:id="5555" w:author="Kumar Baral" w:date="2023-02-10T13:39:00Z">
              <w:r w:rsidRPr="00E5574C">
                <w:rPr>
                  <w:rFonts w:cs="Calibri"/>
                  <w:color w:val="000000"/>
                  <w:szCs w:val="22"/>
                  <w:lang w:bidi="ne-NP"/>
                  <w:rPrChange w:id="555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5E5893BF" w14:textId="77777777" w:rsidR="00F3344A" w:rsidRPr="00E5574C" w:rsidRDefault="00F3344A">
            <w:pPr>
              <w:spacing w:before="0" w:after="0" w:line="240" w:lineRule="auto"/>
              <w:jc w:val="left"/>
              <w:rPr>
                <w:ins w:id="5557" w:author="Kumar Baral" w:date="2023-02-10T13:40:00Z"/>
                <w:rFonts w:cs="Calibri"/>
                <w:color w:val="000000"/>
                <w:szCs w:val="22"/>
                <w:lang w:bidi="ne-NP"/>
                <w:rPrChange w:id="5558" w:author="Kumar Baral" w:date="2023-02-10T14:10:00Z">
                  <w:rPr>
                    <w:ins w:id="5559" w:author="Kumar Baral" w:date="2023-02-10T13:40:00Z"/>
                    <w:rFonts w:ascii="Calibri" w:hAnsi="Calibri" w:cs="Calibri"/>
                    <w:color w:val="000000"/>
                    <w:szCs w:val="22"/>
                    <w:lang w:bidi="ne-NP"/>
                  </w:rPr>
                </w:rPrChange>
              </w:rPr>
            </w:pPr>
          </w:p>
        </w:tc>
      </w:tr>
      <w:tr w:rsidR="00E5574C" w:rsidRPr="00E5574C" w14:paraId="4605AA7F" w14:textId="0728FE20" w:rsidTr="00E5574C">
        <w:trPr>
          <w:trHeight w:val="234"/>
          <w:ins w:id="556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960B1CC" w14:textId="77777777" w:rsidR="00F3344A" w:rsidRPr="00E5574C" w:rsidRDefault="00F3344A" w:rsidP="00F3344A">
            <w:pPr>
              <w:spacing w:before="0" w:after="0" w:line="240" w:lineRule="auto"/>
              <w:jc w:val="left"/>
              <w:rPr>
                <w:ins w:id="5561" w:author="Kumar Baral" w:date="2023-02-10T13:39:00Z"/>
                <w:rFonts w:cs="Calibri"/>
                <w:color w:val="000000"/>
                <w:szCs w:val="22"/>
                <w:lang w:bidi="ne-NP"/>
              </w:rPr>
            </w:pPr>
            <w:ins w:id="5562" w:author="Kumar Baral" w:date="2023-02-10T13:39:00Z">
              <w:r w:rsidRPr="00E5574C">
                <w:rPr>
                  <w:rFonts w:cs="Calibri"/>
                  <w:color w:val="000000"/>
                  <w:szCs w:val="22"/>
                  <w:lang w:bidi="ne-NP"/>
                </w:rPr>
                <w:t>65-66</w:t>
              </w:r>
            </w:ins>
          </w:p>
        </w:tc>
        <w:tc>
          <w:tcPr>
            <w:tcW w:w="1719" w:type="dxa"/>
            <w:tcBorders>
              <w:top w:val="nil"/>
              <w:left w:val="nil"/>
              <w:bottom w:val="single" w:sz="4" w:space="0" w:color="auto"/>
              <w:right w:val="single" w:sz="4" w:space="0" w:color="auto"/>
            </w:tcBorders>
            <w:shd w:val="clear" w:color="auto" w:fill="auto"/>
            <w:noWrap/>
            <w:vAlign w:val="bottom"/>
            <w:hideMark/>
          </w:tcPr>
          <w:p w14:paraId="0D91CAC9" w14:textId="77777777" w:rsidR="00F3344A" w:rsidRPr="00E5574C" w:rsidRDefault="00F3344A" w:rsidP="00F3344A">
            <w:pPr>
              <w:spacing w:before="0" w:after="0" w:line="240" w:lineRule="auto"/>
              <w:jc w:val="right"/>
              <w:rPr>
                <w:ins w:id="5563" w:author="Kumar Baral" w:date="2023-02-10T13:39:00Z"/>
                <w:rFonts w:cs="Calibri"/>
                <w:color w:val="000000"/>
                <w:szCs w:val="22"/>
                <w:lang w:bidi="ne-NP"/>
              </w:rPr>
            </w:pPr>
            <w:ins w:id="5564" w:author="Kumar Baral" w:date="2023-02-10T13:39:00Z">
              <w:r w:rsidRPr="00E5574C">
                <w:rPr>
                  <w:rFonts w:cs="Calibri"/>
                  <w:color w:val="000000"/>
                  <w:szCs w:val="22"/>
                  <w:lang w:bidi="ne-NP"/>
                </w:rPr>
                <w:t>27.9</w:t>
              </w:r>
            </w:ins>
          </w:p>
        </w:tc>
        <w:tc>
          <w:tcPr>
            <w:tcW w:w="1931" w:type="dxa"/>
            <w:tcBorders>
              <w:top w:val="nil"/>
              <w:left w:val="nil"/>
              <w:bottom w:val="single" w:sz="4" w:space="0" w:color="auto"/>
              <w:right w:val="single" w:sz="4" w:space="0" w:color="auto"/>
            </w:tcBorders>
            <w:shd w:val="clear" w:color="auto" w:fill="auto"/>
            <w:noWrap/>
            <w:vAlign w:val="bottom"/>
            <w:hideMark/>
          </w:tcPr>
          <w:p w14:paraId="2D1D353F" w14:textId="77777777" w:rsidR="00F3344A" w:rsidRPr="00E5574C" w:rsidRDefault="00F3344A" w:rsidP="00F3344A">
            <w:pPr>
              <w:spacing w:before="0" w:after="0" w:line="240" w:lineRule="auto"/>
              <w:jc w:val="right"/>
              <w:rPr>
                <w:ins w:id="5565" w:author="Kumar Baral" w:date="2023-02-10T13:39:00Z"/>
                <w:rFonts w:cs="Calibri"/>
                <w:color w:val="000000"/>
                <w:szCs w:val="22"/>
                <w:lang w:bidi="ne-NP"/>
                <w:rPrChange w:id="5566" w:author="Kumar Baral" w:date="2023-02-10T14:10:00Z">
                  <w:rPr>
                    <w:ins w:id="5567" w:author="Kumar Baral" w:date="2023-02-10T13:39:00Z"/>
                    <w:rFonts w:ascii="Calibri" w:hAnsi="Calibri" w:cs="Calibri"/>
                    <w:color w:val="000000"/>
                    <w:szCs w:val="22"/>
                    <w:lang w:bidi="ne-NP"/>
                  </w:rPr>
                </w:rPrChange>
              </w:rPr>
            </w:pPr>
            <w:ins w:id="5568" w:author="Kumar Baral" w:date="2023-02-10T13:39:00Z">
              <w:r w:rsidRPr="00E5574C">
                <w:rPr>
                  <w:rFonts w:cs="Calibri"/>
                  <w:color w:val="000000"/>
                  <w:szCs w:val="22"/>
                  <w:lang w:bidi="ne-NP"/>
                  <w:rPrChange w:id="5569" w:author="Kumar Baral" w:date="2023-02-10T14:10:00Z">
                    <w:rPr>
                      <w:rFonts w:ascii="Calibri" w:hAnsi="Calibri" w:cs="Calibri"/>
                      <w:color w:val="000000"/>
                      <w:szCs w:val="22"/>
                      <w:lang w:bidi="ne-NP"/>
                    </w:rPr>
                  </w:rPrChange>
                </w:rPr>
                <w:t>27.2</w:t>
              </w:r>
            </w:ins>
          </w:p>
        </w:tc>
        <w:tc>
          <w:tcPr>
            <w:tcW w:w="1694" w:type="dxa"/>
            <w:tcBorders>
              <w:top w:val="nil"/>
              <w:left w:val="nil"/>
              <w:bottom w:val="single" w:sz="4" w:space="0" w:color="auto"/>
              <w:right w:val="single" w:sz="4" w:space="0" w:color="auto"/>
            </w:tcBorders>
            <w:shd w:val="clear" w:color="auto" w:fill="auto"/>
            <w:noWrap/>
            <w:vAlign w:val="bottom"/>
            <w:hideMark/>
          </w:tcPr>
          <w:p w14:paraId="54907C84" w14:textId="77777777" w:rsidR="00F3344A" w:rsidRPr="00E5574C" w:rsidRDefault="00F3344A" w:rsidP="00F3344A">
            <w:pPr>
              <w:spacing w:before="0" w:after="0" w:line="240" w:lineRule="auto"/>
              <w:jc w:val="left"/>
              <w:rPr>
                <w:ins w:id="5570" w:author="Kumar Baral" w:date="2023-02-10T13:39:00Z"/>
                <w:rFonts w:cs="Calibri"/>
                <w:color w:val="000000"/>
                <w:szCs w:val="22"/>
                <w:lang w:bidi="ne-NP"/>
                <w:rPrChange w:id="5571" w:author="Kumar Baral" w:date="2023-02-10T14:10:00Z">
                  <w:rPr>
                    <w:ins w:id="5572" w:author="Kumar Baral" w:date="2023-02-10T13:39:00Z"/>
                    <w:rFonts w:ascii="Calibri" w:hAnsi="Calibri" w:cs="Calibri"/>
                    <w:color w:val="000000"/>
                    <w:szCs w:val="22"/>
                    <w:lang w:bidi="ne-NP"/>
                  </w:rPr>
                </w:rPrChange>
              </w:rPr>
            </w:pPr>
            <w:ins w:id="5573" w:author="Kumar Baral" w:date="2023-02-10T13:39:00Z">
              <w:r w:rsidRPr="00E5574C">
                <w:rPr>
                  <w:rFonts w:cs="Calibri"/>
                  <w:color w:val="000000"/>
                  <w:szCs w:val="22"/>
                  <w:lang w:bidi="ne-NP"/>
                  <w:rPrChange w:id="5574"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AA9CF24" w14:textId="77777777" w:rsidR="00F3344A" w:rsidRPr="00E5574C" w:rsidRDefault="00F3344A">
            <w:pPr>
              <w:spacing w:before="0" w:after="0" w:line="240" w:lineRule="auto"/>
              <w:jc w:val="left"/>
              <w:rPr>
                <w:ins w:id="5575" w:author="Kumar Baral" w:date="2023-02-10T13:40:00Z"/>
                <w:rFonts w:cs="Calibri"/>
                <w:color w:val="000000"/>
                <w:szCs w:val="22"/>
                <w:lang w:bidi="ne-NP"/>
                <w:rPrChange w:id="5576" w:author="Kumar Baral" w:date="2023-02-10T14:10:00Z">
                  <w:rPr>
                    <w:ins w:id="5577" w:author="Kumar Baral" w:date="2023-02-10T13:40:00Z"/>
                    <w:rFonts w:ascii="Calibri" w:hAnsi="Calibri" w:cs="Calibri"/>
                    <w:color w:val="000000"/>
                    <w:szCs w:val="22"/>
                    <w:lang w:bidi="ne-NP"/>
                  </w:rPr>
                </w:rPrChange>
              </w:rPr>
            </w:pPr>
          </w:p>
        </w:tc>
      </w:tr>
      <w:tr w:rsidR="00E5574C" w:rsidRPr="00E5574C" w14:paraId="15A56E0F" w14:textId="6F7C76C9" w:rsidTr="00E5574C">
        <w:trPr>
          <w:trHeight w:val="234"/>
          <w:ins w:id="557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26A9C1B" w14:textId="77777777" w:rsidR="00F3344A" w:rsidRPr="00E5574C" w:rsidRDefault="00F3344A" w:rsidP="00F3344A">
            <w:pPr>
              <w:spacing w:before="0" w:after="0" w:line="240" w:lineRule="auto"/>
              <w:jc w:val="left"/>
              <w:rPr>
                <w:ins w:id="5579" w:author="Kumar Baral" w:date="2023-02-10T13:39:00Z"/>
                <w:rFonts w:cs="Calibri"/>
                <w:color w:val="000000"/>
                <w:szCs w:val="22"/>
                <w:lang w:bidi="ne-NP"/>
              </w:rPr>
            </w:pPr>
            <w:ins w:id="5580" w:author="Kumar Baral" w:date="2023-02-10T13:39:00Z">
              <w:r w:rsidRPr="00E5574C">
                <w:rPr>
                  <w:rFonts w:cs="Calibri"/>
                  <w:color w:val="000000"/>
                  <w:szCs w:val="22"/>
                  <w:lang w:bidi="ne-NP"/>
                </w:rPr>
                <w:t>66-67</w:t>
              </w:r>
            </w:ins>
          </w:p>
        </w:tc>
        <w:tc>
          <w:tcPr>
            <w:tcW w:w="1719" w:type="dxa"/>
            <w:tcBorders>
              <w:top w:val="nil"/>
              <w:left w:val="nil"/>
              <w:bottom w:val="single" w:sz="4" w:space="0" w:color="auto"/>
              <w:right w:val="single" w:sz="4" w:space="0" w:color="auto"/>
            </w:tcBorders>
            <w:shd w:val="clear" w:color="auto" w:fill="auto"/>
            <w:noWrap/>
            <w:vAlign w:val="bottom"/>
            <w:hideMark/>
          </w:tcPr>
          <w:p w14:paraId="2EF3AD13" w14:textId="77777777" w:rsidR="00F3344A" w:rsidRPr="00E5574C" w:rsidRDefault="00F3344A" w:rsidP="00F3344A">
            <w:pPr>
              <w:spacing w:before="0" w:after="0" w:line="240" w:lineRule="auto"/>
              <w:jc w:val="right"/>
              <w:rPr>
                <w:ins w:id="5581" w:author="Kumar Baral" w:date="2023-02-10T13:39:00Z"/>
                <w:rFonts w:cs="Calibri"/>
                <w:color w:val="000000"/>
                <w:szCs w:val="22"/>
                <w:lang w:bidi="ne-NP"/>
              </w:rPr>
            </w:pPr>
            <w:ins w:id="5582" w:author="Kumar Baral" w:date="2023-02-10T13:39:00Z">
              <w:r w:rsidRPr="00E5574C">
                <w:rPr>
                  <w:rFonts w:cs="Calibri"/>
                  <w:color w:val="000000"/>
                  <w:szCs w:val="22"/>
                  <w:lang w:bidi="ne-NP"/>
                </w:rPr>
                <w:t>35.1</w:t>
              </w:r>
            </w:ins>
          </w:p>
        </w:tc>
        <w:tc>
          <w:tcPr>
            <w:tcW w:w="1931" w:type="dxa"/>
            <w:tcBorders>
              <w:top w:val="nil"/>
              <w:left w:val="nil"/>
              <w:bottom w:val="single" w:sz="4" w:space="0" w:color="auto"/>
              <w:right w:val="single" w:sz="4" w:space="0" w:color="auto"/>
            </w:tcBorders>
            <w:shd w:val="clear" w:color="auto" w:fill="auto"/>
            <w:noWrap/>
            <w:vAlign w:val="bottom"/>
            <w:hideMark/>
          </w:tcPr>
          <w:p w14:paraId="55436FA4" w14:textId="77777777" w:rsidR="00F3344A" w:rsidRPr="00E5574C" w:rsidRDefault="00F3344A" w:rsidP="00F3344A">
            <w:pPr>
              <w:spacing w:before="0" w:after="0" w:line="240" w:lineRule="auto"/>
              <w:jc w:val="right"/>
              <w:rPr>
                <w:ins w:id="5583" w:author="Kumar Baral" w:date="2023-02-10T13:39:00Z"/>
                <w:rFonts w:cs="Calibri"/>
                <w:color w:val="000000"/>
                <w:szCs w:val="22"/>
                <w:lang w:bidi="ne-NP"/>
                <w:rPrChange w:id="5584" w:author="Kumar Baral" w:date="2023-02-10T14:10:00Z">
                  <w:rPr>
                    <w:ins w:id="5585" w:author="Kumar Baral" w:date="2023-02-10T13:39:00Z"/>
                    <w:rFonts w:ascii="Calibri" w:hAnsi="Calibri" w:cs="Calibri"/>
                    <w:color w:val="000000"/>
                    <w:szCs w:val="22"/>
                    <w:lang w:bidi="ne-NP"/>
                  </w:rPr>
                </w:rPrChange>
              </w:rPr>
            </w:pPr>
            <w:ins w:id="5586" w:author="Kumar Baral" w:date="2023-02-10T13:39:00Z">
              <w:r w:rsidRPr="00E5574C">
                <w:rPr>
                  <w:rFonts w:cs="Calibri"/>
                  <w:color w:val="000000"/>
                  <w:szCs w:val="22"/>
                  <w:lang w:bidi="ne-NP"/>
                  <w:rPrChange w:id="5587" w:author="Kumar Baral" w:date="2023-02-10T14:10:00Z">
                    <w:rPr>
                      <w:rFonts w:ascii="Calibri" w:hAnsi="Calibri" w:cs="Calibri"/>
                      <w:color w:val="000000"/>
                      <w:szCs w:val="22"/>
                      <w:lang w:bidi="ne-NP"/>
                    </w:rPr>
                  </w:rPrChange>
                </w:rPr>
                <w:t>28.3</w:t>
              </w:r>
            </w:ins>
          </w:p>
        </w:tc>
        <w:tc>
          <w:tcPr>
            <w:tcW w:w="1694" w:type="dxa"/>
            <w:tcBorders>
              <w:top w:val="nil"/>
              <w:left w:val="nil"/>
              <w:bottom w:val="single" w:sz="4" w:space="0" w:color="auto"/>
              <w:right w:val="single" w:sz="4" w:space="0" w:color="auto"/>
            </w:tcBorders>
            <w:shd w:val="clear" w:color="auto" w:fill="auto"/>
            <w:noWrap/>
            <w:vAlign w:val="bottom"/>
            <w:hideMark/>
          </w:tcPr>
          <w:p w14:paraId="171EDA32" w14:textId="77777777" w:rsidR="00F3344A" w:rsidRPr="00E5574C" w:rsidRDefault="00F3344A" w:rsidP="00F3344A">
            <w:pPr>
              <w:spacing w:before="0" w:after="0" w:line="240" w:lineRule="auto"/>
              <w:jc w:val="left"/>
              <w:rPr>
                <w:ins w:id="5588" w:author="Kumar Baral" w:date="2023-02-10T13:39:00Z"/>
                <w:rFonts w:cs="Calibri"/>
                <w:color w:val="000000"/>
                <w:szCs w:val="22"/>
                <w:lang w:bidi="ne-NP"/>
                <w:rPrChange w:id="5589" w:author="Kumar Baral" w:date="2023-02-10T14:10:00Z">
                  <w:rPr>
                    <w:ins w:id="5590" w:author="Kumar Baral" w:date="2023-02-10T13:39:00Z"/>
                    <w:rFonts w:ascii="Calibri" w:hAnsi="Calibri" w:cs="Calibri"/>
                    <w:color w:val="000000"/>
                    <w:szCs w:val="22"/>
                    <w:lang w:bidi="ne-NP"/>
                  </w:rPr>
                </w:rPrChange>
              </w:rPr>
            </w:pPr>
            <w:ins w:id="5591" w:author="Kumar Baral" w:date="2023-02-10T13:39:00Z">
              <w:r w:rsidRPr="00E5574C">
                <w:rPr>
                  <w:rFonts w:cs="Calibri"/>
                  <w:color w:val="000000"/>
                  <w:szCs w:val="22"/>
                  <w:lang w:bidi="ne-NP"/>
                  <w:rPrChange w:id="5592"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14E5EDA4" w14:textId="77777777" w:rsidR="00F3344A" w:rsidRPr="00E5574C" w:rsidRDefault="00F3344A">
            <w:pPr>
              <w:spacing w:before="0" w:after="0" w:line="240" w:lineRule="auto"/>
              <w:jc w:val="left"/>
              <w:rPr>
                <w:ins w:id="5593" w:author="Kumar Baral" w:date="2023-02-10T13:40:00Z"/>
                <w:rFonts w:cs="Calibri"/>
                <w:color w:val="000000"/>
                <w:szCs w:val="22"/>
                <w:lang w:bidi="ne-NP"/>
                <w:rPrChange w:id="5594" w:author="Kumar Baral" w:date="2023-02-10T14:10:00Z">
                  <w:rPr>
                    <w:ins w:id="5595" w:author="Kumar Baral" w:date="2023-02-10T13:40:00Z"/>
                    <w:rFonts w:ascii="Calibri" w:hAnsi="Calibri" w:cs="Calibri"/>
                    <w:color w:val="000000"/>
                    <w:szCs w:val="22"/>
                    <w:lang w:bidi="ne-NP"/>
                  </w:rPr>
                </w:rPrChange>
              </w:rPr>
            </w:pPr>
          </w:p>
        </w:tc>
      </w:tr>
      <w:tr w:rsidR="00E5574C" w:rsidRPr="00E5574C" w14:paraId="09A3F7D5" w14:textId="53DA605A" w:rsidTr="00E5574C">
        <w:trPr>
          <w:trHeight w:val="234"/>
          <w:ins w:id="559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67BEA47" w14:textId="77777777" w:rsidR="00F3344A" w:rsidRPr="00E5574C" w:rsidRDefault="00F3344A" w:rsidP="00F3344A">
            <w:pPr>
              <w:spacing w:before="0" w:after="0" w:line="240" w:lineRule="auto"/>
              <w:jc w:val="left"/>
              <w:rPr>
                <w:ins w:id="5597" w:author="Kumar Baral" w:date="2023-02-10T13:39:00Z"/>
                <w:rFonts w:cs="Calibri"/>
                <w:color w:val="000000"/>
                <w:szCs w:val="22"/>
                <w:lang w:bidi="ne-NP"/>
              </w:rPr>
            </w:pPr>
            <w:ins w:id="5598" w:author="Kumar Baral" w:date="2023-02-10T13:39:00Z">
              <w:r w:rsidRPr="00E5574C">
                <w:rPr>
                  <w:rFonts w:cs="Calibri"/>
                  <w:color w:val="000000"/>
                  <w:szCs w:val="22"/>
                  <w:lang w:bidi="ne-NP"/>
                </w:rPr>
                <w:t>67-68</w:t>
              </w:r>
            </w:ins>
          </w:p>
        </w:tc>
        <w:tc>
          <w:tcPr>
            <w:tcW w:w="1719" w:type="dxa"/>
            <w:tcBorders>
              <w:top w:val="nil"/>
              <w:left w:val="nil"/>
              <w:bottom w:val="single" w:sz="4" w:space="0" w:color="auto"/>
              <w:right w:val="single" w:sz="4" w:space="0" w:color="auto"/>
            </w:tcBorders>
            <w:shd w:val="clear" w:color="auto" w:fill="auto"/>
            <w:noWrap/>
            <w:vAlign w:val="bottom"/>
            <w:hideMark/>
          </w:tcPr>
          <w:p w14:paraId="5AD75B71" w14:textId="77777777" w:rsidR="00F3344A" w:rsidRPr="00E5574C" w:rsidRDefault="00F3344A" w:rsidP="00F3344A">
            <w:pPr>
              <w:spacing w:before="0" w:after="0" w:line="240" w:lineRule="auto"/>
              <w:jc w:val="right"/>
              <w:rPr>
                <w:ins w:id="5599" w:author="Kumar Baral" w:date="2023-02-10T13:39:00Z"/>
                <w:rFonts w:cs="Calibri"/>
                <w:color w:val="000000"/>
                <w:szCs w:val="22"/>
                <w:lang w:bidi="ne-NP"/>
              </w:rPr>
            </w:pPr>
            <w:ins w:id="5600" w:author="Kumar Baral" w:date="2023-02-10T13:39:00Z">
              <w:r w:rsidRPr="00E5574C">
                <w:rPr>
                  <w:rFonts w:cs="Calibri"/>
                  <w:color w:val="000000"/>
                  <w:szCs w:val="22"/>
                  <w:lang w:bidi="ne-NP"/>
                </w:rPr>
                <w:t>41.3</w:t>
              </w:r>
            </w:ins>
          </w:p>
        </w:tc>
        <w:tc>
          <w:tcPr>
            <w:tcW w:w="1931" w:type="dxa"/>
            <w:tcBorders>
              <w:top w:val="nil"/>
              <w:left w:val="nil"/>
              <w:bottom w:val="single" w:sz="4" w:space="0" w:color="auto"/>
              <w:right w:val="single" w:sz="4" w:space="0" w:color="auto"/>
            </w:tcBorders>
            <w:shd w:val="clear" w:color="auto" w:fill="auto"/>
            <w:noWrap/>
            <w:vAlign w:val="bottom"/>
            <w:hideMark/>
          </w:tcPr>
          <w:p w14:paraId="12DBD9FE" w14:textId="77777777" w:rsidR="00F3344A" w:rsidRPr="00E5574C" w:rsidRDefault="00F3344A" w:rsidP="00F3344A">
            <w:pPr>
              <w:spacing w:before="0" w:after="0" w:line="240" w:lineRule="auto"/>
              <w:jc w:val="right"/>
              <w:rPr>
                <w:ins w:id="5601" w:author="Kumar Baral" w:date="2023-02-10T13:39:00Z"/>
                <w:rFonts w:cs="Calibri"/>
                <w:color w:val="000000"/>
                <w:szCs w:val="22"/>
                <w:lang w:bidi="ne-NP"/>
                <w:rPrChange w:id="5602" w:author="Kumar Baral" w:date="2023-02-10T14:10:00Z">
                  <w:rPr>
                    <w:ins w:id="5603" w:author="Kumar Baral" w:date="2023-02-10T13:39:00Z"/>
                    <w:rFonts w:ascii="Calibri" w:hAnsi="Calibri" w:cs="Calibri"/>
                    <w:color w:val="000000"/>
                    <w:szCs w:val="22"/>
                    <w:lang w:bidi="ne-NP"/>
                  </w:rPr>
                </w:rPrChange>
              </w:rPr>
            </w:pPr>
            <w:ins w:id="5604" w:author="Kumar Baral" w:date="2023-02-10T13:39:00Z">
              <w:r w:rsidRPr="00E5574C">
                <w:rPr>
                  <w:rFonts w:cs="Calibri"/>
                  <w:color w:val="000000"/>
                  <w:szCs w:val="22"/>
                  <w:lang w:bidi="ne-NP"/>
                  <w:rPrChange w:id="5605" w:author="Kumar Baral" w:date="2023-02-10T14:10:00Z">
                    <w:rPr>
                      <w:rFonts w:ascii="Calibri" w:hAnsi="Calibri" w:cs="Calibri"/>
                      <w:color w:val="000000"/>
                      <w:szCs w:val="22"/>
                      <w:lang w:bidi="ne-NP"/>
                    </w:rPr>
                  </w:rPrChange>
                </w:rPr>
                <w:t>31.5</w:t>
              </w:r>
            </w:ins>
          </w:p>
        </w:tc>
        <w:tc>
          <w:tcPr>
            <w:tcW w:w="1694" w:type="dxa"/>
            <w:tcBorders>
              <w:top w:val="nil"/>
              <w:left w:val="nil"/>
              <w:bottom w:val="single" w:sz="4" w:space="0" w:color="auto"/>
              <w:right w:val="single" w:sz="4" w:space="0" w:color="auto"/>
            </w:tcBorders>
            <w:shd w:val="clear" w:color="auto" w:fill="auto"/>
            <w:noWrap/>
            <w:vAlign w:val="bottom"/>
            <w:hideMark/>
          </w:tcPr>
          <w:p w14:paraId="174693E2" w14:textId="77777777" w:rsidR="00F3344A" w:rsidRPr="00E5574C" w:rsidRDefault="00F3344A" w:rsidP="00F3344A">
            <w:pPr>
              <w:spacing w:before="0" w:after="0" w:line="240" w:lineRule="auto"/>
              <w:jc w:val="left"/>
              <w:rPr>
                <w:ins w:id="5606" w:author="Kumar Baral" w:date="2023-02-10T13:39:00Z"/>
                <w:rFonts w:cs="Calibri"/>
                <w:color w:val="000000"/>
                <w:szCs w:val="22"/>
                <w:lang w:bidi="ne-NP"/>
                <w:rPrChange w:id="5607" w:author="Kumar Baral" w:date="2023-02-10T14:10:00Z">
                  <w:rPr>
                    <w:ins w:id="5608" w:author="Kumar Baral" w:date="2023-02-10T13:39:00Z"/>
                    <w:rFonts w:ascii="Calibri" w:hAnsi="Calibri" w:cs="Calibri"/>
                    <w:color w:val="000000"/>
                    <w:szCs w:val="22"/>
                    <w:lang w:bidi="ne-NP"/>
                  </w:rPr>
                </w:rPrChange>
              </w:rPr>
            </w:pPr>
            <w:ins w:id="5609" w:author="Kumar Baral" w:date="2023-02-10T13:39:00Z">
              <w:r w:rsidRPr="00E5574C">
                <w:rPr>
                  <w:rFonts w:cs="Calibri"/>
                  <w:color w:val="000000"/>
                  <w:szCs w:val="22"/>
                  <w:lang w:bidi="ne-NP"/>
                  <w:rPrChange w:id="5610"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BAF4A3D" w14:textId="77777777" w:rsidR="00F3344A" w:rsidRPr="00E5574C" w:rsidRDefault="00F3344A">
            <w:pPr>
              <w:spacing w:before="0" w:after="0" w:line="240" w:lineRule="auto"/>
              <w:jc w:val="left"/>
              <w:rPr>
                <w:ins w:id="5611" w:author="Kumar Baral" w:date="2023-02-10T13:40:00Z"/>
                <w:rFonts w:cs="Calibri"/>
                <w:color w:val="000000"/>
                <w:szCs w:val="22"/>
                <w:lang w:bidi="ne-NP"/>
                <w:rPrChange w:id="5612" w:author="Kumar Baral" w:date="2023-02-10T14:10:00Z">
                  <w:rPr>
                    <w:ins w:id="5613" w:author="Kumar Baral" w:date="2023-02-10T13:40:00Z"/>
                    <w:rFonts w:ascii="Calibri" w:hAnsi="Calibri" w:cs="Calibri"/>
                    <w:color w:val="000000"/>
                    <w:szCs w:val="22"/>
                    <w:lang w:bidi="ne-NP"/>
                  </w:rPr>
                </w:rPrChange>
              </w:rPr>
            </w:pPr>
          </w:p>
        </w:tc>
      </w:tr>
      <w:tr w:rsidR="00E5574C" w:rsidRPr="00E5574C" w14:paraId="5795A9D9" w14:textId="0EBFF56F" w:rsidTr="00E5574C">
        <w:trPr>
          <w:trHeight w:val="234"/>
          <w:ins w:id="561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6758BA" w14:textId="77777777" w:rsidR="00F3344A" w:rsidRPr="00E5574C" w:rsidRDefault="00F3344A" w:rsidP="00F3344A">
            <w:pPr>
              <w:spacing w:before="0" w:after="0" w:line="240" w:lineRule="auto"/>
              <w:jc w:val="left"/>
              <w:rPr>
                <w:ins w:id="5615" w:author="Kumar Baral" w:date="2023-02-10T13:39:00Z"/>
                <w:rFonts w:cs="Calibri"/>
                <w:color w:val="000000"/>
                <w:szCs w:val="22"/>
                <w:lang w:bidi="ne-NP"/>
              </w:rPr>
            </w:pPr>
            <w:ins w:id="5616" w:author="Kumar Baral" w:date="2023-02-10T13:39:00Z">
              <w:r w:rsidRPr="00E5574C">
                <w:rPr>
                  <w:rFonts w:cs="Calibri"/>
                  <w:color w:val="000000"/>
                  <w:szCs w:val="22"/>
                  <w:lang w:bidi="ne-NP"/>
                </w:rPr>
                <w:t>68-69</w:t>
              </w:r>
            </w:ins>
          </w:p>
        </w:tc>
        <w:tc>
          <w:tcPr>
            <w:tcW w:w="1719" w:type="dxa"/>
            <w:tcBorders>
              <w:top w:val="nil"/>
              <w:left w:val="nil"/>
              <w:bottom w:val="single" w:sz="4" w:space="0" w:color="auto"/>
              <w:right w:val="single" w:sz="4" w:space="0" w:color="auto"/>
            </w:tcBorders>
            <w:shd w:val="clear" w:color="auto" w:fill="auto"/>
            <w:noWrap/>
            <w:vAlign w:val="bottom"/>
            <w:hideMark/>
          </w:tcPr>
          <w:p w14:paraId="01C3DA2D" w14:textId="77777777" w:rsidR="00F3344A" w:rsidRPr="00E5574C" w:rsidRDefault="00F3344A" w:rsidP="00F3344A">
            <w:pPr>
              <w:spacing w:before="0" w:after="0" w:line="240" w:lineRule="auto"/>
              <w:jc w:val="right"/>
              <w:rPr>
                <w:ins w:id="5617" w:author="Kumar Baral" w:date="2023-02-10T13:39:00Z"/>
                <w:rFonts w:cs="Calibri"/>
                <w:color w:val="000000"/>
                <w:szCs w:val="22"/>
                <w:lang w:bidi="ne-NP"/>
              </w:rPr>
            </w:pPr>
            <w:ins w:id="5618" w:author="Kumar Baral" w:date="2023-02-10T13:39:00Z">
              <w:r w:rsidRPr="00E5574C">
                <w:rPr>
                  <w:rFonts w:cs="Calibri"/>
                  <w:color w:val="000000"/>
                  <w:szCs w:val="22"/>
                  <w:lang w:bidi="ne-NP"/>
                </w:rPr>
                <w:t>33.4</w:t>
              </w:r>
            </w:ins>
          </w:p>
        </w:tc>
        <w:tc>
          <w:tcPr>
            <w:tcW w:w="1931" w:type="dxa"/>
            <w:tcBorders>
              <w:top w:val="nil"/>
              <w:left w:val="nil"/>
              <w:bottom w:val="single" w:sz="4" w:space="0" w:color="auto"/>
              <w:right w:val="single" w:sz="4" w:space="0" w:color="auto"/>
            </w:tcBorders>
            <w:shd w:val="clear" w:color="auto" w:fill="auto"/>
            <w:noWrap/>
            <w:vAlign w:val="bottom"/>
            <w:hideMark/>
          </w:tcPr>
          <w:p w14:paraId="5195948A" w14:textId="77777777" w:rsidR="00F3344A" w:rsidRPr="00E5574C" w:rsidRDefault="00F3344A" w:rsidP="00F3344A">
            <w:pPr>
              <w:spacing w:before="0" w:after="0" w:line="240" w:lineRule="auto"/>
              <w:jc w:val="right"/>
              <w:rPr>
                <w:ins w:id="5619" w:author="Kumar Baral" w:date="2023-02-10T13:39:00Z"/>
                <w:rFonts w:cs="Calibri"/>
                <w:color w:val="000000"/>
                <w:szCs w:val="22"/>
                <w:lang w:bidi="ne-NP"/>
                <w:rPrChange w:id="5620" w:author="Kumar Baral" w:date="2023-02-10T14:10:00Z">
                  <w:rPr>
                    <w:ins w:id="5621" w:author="Kumar Baral" w:date="2023-02-10T13:39:00Z"/>
                    <w:rFonts w:ascii="Calibri" w:hAnsi="Calibri" w:cs="Calibri"/>
                    <w:color w:val="000000"/>
                    <w:szCs w:val="22"/>
                    <w:lang w:bidi="ne-NP"/>
                  </w:rPr>
                </w:rPrChange>
              </w:rPr>
            </w:pPr>
            <w:ins w:id="5622" w:author="Kumar Baral" w:date="2023-02-10T13:39:00Z">
              <w:r w:rsidRPr="00E5574C">
                <w:rPr>
                  <w:rFonts w:cs="Calibri"/>
                  <w:color w:val="000000"/>
                  <w:szCs w:val="22"/>
                  <w:lang w:bidi="ne-NP"/>
                  <w:rPrChange w:id="5623" w:author="Kumar Baral" w:date="2023-02-10T14:10:00Z">
                    <w:rPr>
                      <w:rFonts w:ascii="Calibri" w:hAnsi="Calibri" w:cs="Calibri"/>
                      <w:color w:val="000000"/>
                      <w:szCs w:val="22"/>
                      <w:lang w:bidi="ne-NP"/>
                    </w:rPr>
                  </w:rPrChange>
                </w:rPr>
                <w:t>33.4</w:t>
              </w:r>
            </w:ins>
          </w:p>
        </w:tc>
        <w:tc>
          <w:tcPr>
            <w:tcW w:w="1694" w:type="dxa"/>
            <w:tcBorders>
              <w:top w:val="nil"/>
              <w:left w:val="nil"/>
              <w:bottom w:val="single" w:sz="4" w:space="0" w:color="auto"/>
              <w:right w:val="single" w:sz="4" w:space="0" w:color="auto"/>
            </w:tcBorders>
            <w:shd w:val="clear" w:color="auto" w:fill="auto"/>
            <w:noWrap/>
            <w:vAlign w:val="bottom"/>
            <w:hideMark/>
          </w:tcPr>
          <w:p w14:paraId="727041B5" w14:textId="77777777" w:rsidR="00F3344A" w:rsidRPr="00E5574C" w:rsidRDefault="00F3344A" w:rsidP="00F3344A">
            <w:pPr>
              <w:spacing w:before="0" w:after="0" w:line="240" w:lineRule="auto"/>
              <w:jc w:val="left"/>
              <w:rPr>
                <w:ins w:id="5624" w:author="Kumar Baral" w:date="2023-02-10T13:39:00Z"/>
                <w:rFonts w:cs="Calibri"/>
                <w:color w:val="000000"/>
                <w:szCs w:val="22"/>
                <w:lang w:bidi="ne-NP"/>
                <w:rPrChange w:id="5625" w:author="Kumar Baral" w:date="2023-02-10T14:10:00Z">
                  <w:rPr>
                    <w:ins w:id="5626" w:author="Kumar Baral" w:date="2023-02-10T13:39:00Z"/>
                    <w:rFonts w:ascii="Calibri" w:hAnsi="Calibri" w:cs="Calibri"/>
                    <w:color w:val="000000"/>
                    <w:szCs w:val="22"/>
                    <w:lang w:bidi="ne-NP"/>
                  </w:rPr>
                </w:rPrChange>
              </w:rPr>
            </w:pPr>
            <w:ins w:id="5627" w:author="Kumar Baral" w:date="2023-02-10T13:39:00Z">
              <w:r w:rsidRPr="00E5574C">
                <w:rPr>
                  <w:rFonts w:cs="Calibri"/>
                  <w:color w:val="000000"/>
                  <w:szCs w:val="22"/>
                  <w:lang w:bidi="ne-NP"/>
                  <w:rPrChange w:id="5628"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374CC2" w14:textId="77777777" w:rsidR="00F3344A" w:rsidRPr="00E5574C" w:rsidRDefault="00F3344A">
            <w:pPr>
              <w:spacing w:before="0" w:after="0" w:line="240" w:lineRule="auto"/>
              <w:jc w:val="left"/>
              <w:rPr>
                <w:ins w:id="5629" w:author="Kumar Baral" w:date="2023-02-10T13:40:00Z"/>
                <w:rFonts w:cs="Calibri"/>
                <w:color w:val="000000"/>
                <w:szCs w:val="22"/>
                <w:lang w:bidi="ne-NP"/>
                <w:rPrChange w:id="5630" w:author="Kumar Baral" w:date="2023-02-10T14:10:00Z">
                  <w:rPr>
                    <w:ins w:id="5631" w:author="Kumar Baral" w:date="2023-02-10T13:40:00Z"/>
                    <w:rFonts w:ascii="Calibri" w:hAnsi="Calibri" w:cs="Calibri"/>
                    <w:color w:val="000000"/>
                    <w:szCs w:val="22"/>
                    <w:lang w:bidi="ne-NP"/>
                  </w:rPr>
                </w:rPrChange>
              </w:rPr>
            </w:pPr>
          </w:p>
        </w:tc>
      </w:tr>
      <w:tr w:rsidR="00E5574C" w:rsidRPr="00E5574C" w14:paraId="6F692AAD" w14:textId="65889979" w:rsidTr="00E5574C">
        <w:trPr>
          <w:trHeight w:val="234"/>
          <w:ins w:id="563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3A1D5A8" w14:textId="77777777" w:rsidR="00F3344A" w:rsidRPr="00E5574C" w:rsidRDefault="00F3344A" w:rsidP="00F3344A">
            <w:pPr>
              <w:spacing w:before="0" w:after="0" w:line="240" w:lineRule="auto"/>
              <w:jc w:val="left"/>
              <w:rPr>
                <w:ins w:id="5633" w:author="Kumar Baral" w:date="2023-02-10T13:39:00Z"/>
                <w:rFonts w:cs="Calibri"/>
                <w:color w:val="000000"/>
                <w:szCs w:val="22"/>
                <w:lang w:bidi="ne-NP"/>
              </w:rPr>
            </w:pPr>
            <w:ins w:id="5634" w:author="Kumar Baral" w:date="2023-02-10T13:39:00Z">
              <w:r w:rsidRPr="00E5574C">
                <w:rPr>
                  <w:rFonts w:cs="Calibri"/>
                  <w:color w:val="000000"/>
                  <w:szCs w:val="22"/>
                  <w:lang w:bidi="ne-NP"/>
                </w:rPr>
                <w:t>69-70</w:t>
              </w:r>
            </w:ins>
          </w:p>
        </w:tc>
        <w:tc>
          <w:tcPr>
            <w:tcW w:w="1719" w:type="dxa"/>
            <w:tcBorders>
              <w:top w:val="nil"/>
              <w:left w:val="nil"/>
              <w:bottom w:val="single" w:sz="4" w:space="0" w:color="auto"/>
              <w:right w:val="single" w:sz="4" w:space="0" w:color="auto"/>
            </w:tcBorders>
            <w:shd w:val="clear" w:color="auto" w:fill="auto"/>
            <w:noWrap/>
            <w:vAlign w:val="bottom"/>
            <w:hideMark/>
          </w:tcPr>
          <w:p w14:paraId="128E501F" w14:textId="77777777" w:rsidR="00F3344A" w:rsidRPr="00E5574C" w:rsidRDefault="00F3344A" w:rsidP="00F3344A">
            <w:pPr>
              <w:spacing w:before="0" w:after="0" w:line="240" w:lineRule="auto"/>
              <w:jc w:val="right"/>
              <w:rPr>
                <w:ins w:id="5635" w:author="Kumar Baral" w:date="2023-02-10T13:39:00Z"/>
                <w:rFonts w:cs="Calibri"/>
                <w:color w:val="000000"/>
                <w:szCs w:val="22"/>
                <w:lang w:bidi="ne-NP"/>
              </w:rPr>
            </w:pPr>
            <w:ins w:id="5636" w:author="Kumar Baral" w:date="2023-02-10T13:39:00Z">
              <w:r w:rsidRPr="00E5574C">
                <w:rPr>
                  <w:rFonts w:cs="Calibri"/>
                  <w:color w:val="000000"/>
                  <w:szCs w:val="22"/>
                  <w:lang w:bidi="ne-NP"/>
                </w:rPr>
                <w:t>64.2</w:t>
              </w:r>
            </w:ins>
          </w:p>
        </w:tc>
        <w:tc>
          <w:tcPr>
            <w:tcW w:w="1931" w:type="dxa"/>
            <w:tcBorders>
              <w:top w:val="nil"/>
              <w:left w:val="nil"/>
              <w:bottom w:val="single" w:sz="4" w:space="0" w:color="auto"/>
              <w:right w:val="single" w:sz="4" w:space="0" w:color="auto"/>
            </w:tcBorders>
            <w:shd w:val="clear" w:color="auto" w:fill="auto"/>
            <w:noWrap/>
            <w:vAlign w:val="bottom"/>
            <w:hideMark/>
          </w:tcPr>
          <w:p w14:paraId="78A470AD" w14:textId="77777777" w:rsidR="00F3344A" w:rsidRPr="00E5574C" w:rsidRDefault="00F3344A" w:rsidP="00F3344A">
            <w:pPr>
              <w:spacing w:before="0" w:after="0" w:line="240" w:lineRule="auto"/>
              <w:jc w:val="right"/>
              <w:rPr>
                <w:ins w:id="5637" w:author="Kumar Baral" w:date="2023-02-10T13:39:00Z"/>
                <w:rFonts w:cs="Calibri"/>
                <w:color w:val="000000"/>
                <w:szCs w:val="22"/>
                <w:lang w:bidi="ne-NP"/>
                <w:rPrChange w:id="5638" w:author="Kumar Baral" w:date="2023-02-10T14:10:00Z">
                  <w:rPr>
                    <w:ins w:id="5639" w:author="Kumar Baral" w:date="2023-02-10T13:39:00Z"/>
                    <w:rFonts w:ascii="Calibri" w:hAnsi="Calibri" w:cs="Calibri"/>
                    <w:color w:val="000000"/>
                    <w:szCs w:val="22"/>
                    <w:lang w:bidi="ne-NP"/>
                  </w:rPr>
                </w:rPrChange>
              </w:rPr>
            </w:pPr>
            <w:ins w:id="5640" w:author="Kumar Baral" w:date="2023-02-10T13:39:00Z">
              <w:r w:rsidRPr="00E5574C">
                <w:rPr>
                  <w:rFonts w:cs="Calibri"/>
                  <w:color w:val="000000"/>
                  <w:szCs w:val="22"/>
                  <w:lang w:bidi="ne-NP"/>
                  <w:rPrChange w:id="5641" w:author="Kumar Baral" w:date="2023-02-10T14:10:00Z">
                    <w:rPr>
                      <w:rFonts w:ascii="Calibri" w:hAnsi="Calibri" w:cs="Calibri"/>
                      <w:color w:val="000000"/>
                      <w:szCs w:val="22"/>
                      <w:lang w:bidi="ne-NP"/>
                    </w:rPr>
                  </w:rPrChange>
                </w:rPr>
                <w:t>40.4</w:t>
              </w:r>
            </w:ins>
          </w:p>
        </w:tc>
        <w:tc>
          <w:tcPr>
            <w:tcW w:w="1694" w:type="dxa"/>
            <w:tcBorders>
              <w:top w:val="nil"/>
              <w:left w:val="nil"/>
              <w:bottom w:val="single" w:sz="4" w:space="0" w:color="auto"/>
              <w:right w:val="single" w:sz="4" w:space="0" w:color="auto"/>
            </w:tcBorders>
            <w:shd w:val="clear" w:color="auto" w:fill="auto"/>
            <w:noWrap/>
            <w:vAlign w:val="bottom"/>
            <w:hideMark/>
          </w:tcPr>
          <w:p w14:paraId="57839E9F" w14:textId="77777777" w:rsidR="00F3344A" w:rsidRPr="00E5574C" w:rsidRDefault="00F3344A" w:rsidP="00F3344A">
            <w:pPr>
              <w:spacing w:before="0" w:after="0" w:line="240" w:lineRule="auto"/>
              <w:jc w:val="left"/>
              <w:rPr>
                <w:ins w:id="5642" w:author="Kumar Baral" w:date="2023-02-10T13:39:00Z"/>
                <w:rFonts w:cs="Calibri"/>
                <w:color w:val="000000"/>
                <w:szCs w:val="22"/>
                <w:lang w:bidi="ne-NP"/>
                <w:rPrChange w:id="5643" w:author="Kumar Baral" w:date="2023-02-10T14:10:00Z">
                  <w:rPr>
                    <w:ins w:id="5644" w:author="Kumar Baral" w:date="2023-02-10T13:39:00Z"/>
                    <w:rFonts w:ascii="Calibri" w:hAnsi="Calibri" w:cs="Calibri"/>
                    <w:color w:val="000000"/>
                    <w:szCs w:val="22"/>
                    <w:lang w:bidi="ne-NP"/>
                  </w:rPr>
                </w:rPrChange>
              </w:rPr>
            </w:pPr>
            <w:ins w:id="5645" w:author="Kumar Baral" w:date="2023-02-10T13:39:00Z">
              <w:r w:rsidRPr="00E5574C">
                <w:rPr>
                  <w:rFonts w:cs="Calibri"/>
                  <w:color w:val="000000"/>
                  <w:szCs w:val="22"/>
                  <w:lang w:bidi="ne-NP"/>
                  <w:rPrChange w:id="564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4749F7B" w14:textId="4B0C6BFF" w:rsidR="00F3344A" w:rsidRPr="00E5574C" w:rsidRDefault="00F3344A">
            <w:pPr>
              <w:spacing w:before="0" w:after="0" w:line="240" w:lineRule="auto"/>
              <w:jc w:val="left"/>
              <w:rPr>
                <w:ins w:id="5647" w:author="Kumar Baral" w:date="2023-02-10T13:40:00Z"/>
                <w:rFonts w:cs="Calibri"/>
                <w:color w:val="000000"/>
                <w:szCs w:val="22"/>
                <w:lang w:bidi="ne-NP"/>
                <w:rPrChange w:id="5648" w:author="Kumar Baral" w:date="2023-02-10T14:10:00Z">
                  <w:rPr>
                    <w:ins w:id="5649" w:author="Kumar Baral" w:date="2023-02-10T13:40:00Z"/>
                    <w:rFonts w:ascii="Calibri" w:hAnsi="Calibri" w:cs="Calibri"/>
                    <w:color w:val="000000"/>
                    <w:szCs w:val="22"/>
                    <w:lang w:bidi="ne-NP"/>
                  </w:rPr>
                </w:rPrChange>
              </w:rPr>
            </w:pPr>
            <w:ins w:id="5650" w:author="Kumar Baral" w:date="2023-02-10T13:41:00Z">
              <w:r w:rsidRPr="00E5574C">
                <w:rPr>
                  <w:rFonts w:cs="Calibri"/>
                  <w:color w:val="000000"/>
                  <w:szCs w:val="22"/>
                  <w:lang w:bidi="ne-NP"/>
                  <w:rPrChange w:id="5651" w:author="Kumar Baral" w:date="2023-02-10T14:10:00Z">
                    <w:rPr>
                      <w:rFonts w:ascii="Calibri" w:hAnsi="Calibri" w:cs="Calibri"/>
                      <w:color w:val="000000"/>
                      <w:szCs w:val="22"/>
                      <w:lang w:bidi="ne-NP"/>
                    </w:rPr>
                  </w:rPrChange>
                </w:rPr>
                <w:t>Incomplete data</w:t>
              </w:r>
            </w:ins>
          </w:p>
        </w:tc>
      </w:tr>
      <w:tr w:rsidR="00E5574C" w:rsidRPr="00E5574C" w14:paraId="3A55523D" w14:textId="49171A6F" w:rsidTr="00E5574C">
        <w:trPr>
          <w:trHeight w:val="234"/>
          <w:ins w:id="565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9724C9" w14:textId="77777777" w:rsidR="00F3344A" w:rsidRPr="00E5574C" w:rsidRDefault="00F3344A" w:rsidP="00F3344A">
            <w:pPr>
              <w:spacing w:before="0" w:after="0" w:line="240" w:lineRule="auto"/>
              <w:jc w:val="left"/>
              <w:rPr>
                <w:ins w:id="5653" w:author="Kumar Baral" w:date="2023-02-10T13:39:00Z"/>
                <w:rFonts w:cs="Calibri"/>
                <w:color w:val="000000"/>
                <w:szCs w:val="22"/>
                <w:lang w:bidi="ne-NP"/>
              </w:rPr>
            </w:pPr>
            <w:ins w:id="5654" w:author="Kumar Baral" w:date="2023-02-10T13:39:00Z">
              <w:r w:rsidRPr="00E5574C">
                <w:rPr>
                  <w:rFonts w:cs="Calibri"/>
                  <w:color w:val="000000"/>
                  <w:szCs w:val="22"/>
                  <w:lang w:bidi="ne-NP"/>
                </w:rPr>
                <w:t>70-71</w:t>
              </w:r>
            </w:ins>
          </w:p>
        </w:tc>
        <w:tc>
          <w:tcPr>
            <w:tcW w:w="1719" w:type="dxa"/>
            <w:tcBorders>
              <w:top w:val="nil"/>
              <w:left w:val="nil"/>
              <w:bottom w:val="single" w:sz="4" w:space="0" w:color="auto"/>
              <w:right w:val="single" w:sz="4" w:space="0" w:color="auto"/>
            </w:tcBorders>
            <w:shd w:val="clear" w:color="auto" w:fill="auto"/>
            <w:noWrap/>
            <w:vAlign w:val="bottom"/>
            <w:hideMark/>
          </w:tcPr>
          <w:p w14:paraId="316B0943" w14:textId="77777777" w:rsidR="00F3344A" w:rsidRPr="00E5574C" w:rsidRDefault="00F3344A" w:rsidP="00F3344A">
            <w:pPr>
              <w:spacing w:before="0" w:after="0" w:line="240" w:lineRule="auto"/>
              <w:jc w:val="left"/>
              <w:rPr>
                <w:ins w:id="5655" w:author="Kumar Baral" w:date="2023-02-10T13:39:00Z"/>
                <w:rFonts w:cs="Calibri"/>
                <w:color w:val="000000"/>
                <w:szCs w:val="22"/>
                <w:lang w:bidi="ne-NP"/>
              </w:rPr>
            </w:pPr>
            <w:ins w:id="5656" w:author="Kumar Baral" w:date="2023-02-10T13:39:00Z">
              <w:r w:rsidRPr="00E5574C">
                <w:rPr>
                  <w:rFonts w:cs="Calibri"/>
                  <w:color w:val="000000"/>
                  <w:szCs w:val="22"/>
                  <w:lang w:bidi="ne-NP"/>
                </w:rPr>
                <w:t> </w:t>
              </w:r>
            </w:ins>
          </w:p>
        </w:tc>
        <w:tc>
          <w:tcPr>
            <w:tcW w:w="1931" w:type="dxa"/>
            <w:tcBorders>
              <w:top w:val="nil"/>
              <w:left w:val="nil"/>
              <w:bottom w:val="single" w:sz="4" w:space="0" w:color="auto"/>
              <w:right w:val="single" w:sz="4" w:space="0" w:color="auto"/>
            </w:tcBorders>
            <w:shd w:val="clear" w:color="auto" w:fill="auto"/>
            <w:noWrap/>
            <w:vAlign w:val="bottom"/>
            <w:hideMark/>
          </w:tcPr>
          <w:p w14:paraId="724F2BCC" w14:textId="77777777" w:rsidR="00F3344A" w:rsidRPr="00E5574C" w:rsidRDefault="00F3344A" w:rsidP="00F3344A">
            <w:pPr>
              <w:spacing w:before="0" w:after="0" w:line="240" w:lineRule="auto"/>
              <w:jc w:val="right"/>
              <w:rPr>
                <w:ins w:id="5657" w:author="Kumar Baral" w:date="2023-02-10T13:39:00Z"/>
                <w:rFonts w:cs="Calibri"/>
                <w:color w:val="000000"/>
                <w:szCs w:val="22"/>
                <w:lang w:bidi="ne-NP"/>
                <w:rPrChange w:id="5658" w:author="Kumar Baral" w:date="2023-02-10T14:10:00Z">
                  <w:rPr>
                    <w:ins w:id="5659" w:author="Kumar Baral" w:date="2023-02-10T13:39:00Z"/>
                    <w:rFonts w:ascii="Calibri" w:hAnsi="Calibri" w:cs="Calibri"/>
                    <w:color w:val="000000"/>
                    <w:szCs w:val="22"/>
                    <w:lang w:bidi="ne-NP"/>
                  </w:rPr>
                </w:rPrChange>
              </w:rPr>
            </w:pPr>
            <w:ins w:id="5660" w:author="Kumar Baral" w:date="2023-02-10T13:39:00Z">
              <w:r w:rsidRPr="00E5574C">
                <w:rPr>
                  <w:rFonts w:cs="Calibri"/>
                  <w:color w:val="000000"/>
                  <w:szCs w:val="22"/>
                  <w:lang w:bidi="ne-NP"/>
                  <w:rPrChange w:id="5661" w:author="Kumar Baral" w:date="2023-02-10T14:10:00Z">
                    <w:rPr>
                      <w:rFonts w:ascii="Calibri" w:hAnsi="Calibri" w:cs="Calibri"/>
                      <w:color w:val="000000"/>
                      <w:szCs w:val="22"/>
                      <w:lang w:bidi="ne-NP"/>
                    </w:rPr>
                  </w:rPrChange>
                </w:rPr>
                <w:t>43.5</w:t>
              </w:r>
            </w:ins>
          </w:p>
        </w:tc>
        <w:tc>
          <w:tcPr>
            <w:tcW w:w="1694" w:type="dxa"/>
            <w:tcBorders>
              <w:top w:val="nil"/>
              <w:left w:val="nil"/>
              <w:bottom w:val="single" w:sz="4" w:space="0" w:color="auto"/>
              <w:right w:val="single" w:sz="4" w:space="0" w:color="auto"/>
            </w:tcBorders>
            <w:shd w:val="clear" w:color="auto" w:fill="auto"/>
            <w:noWrap/>
            <w:vAlign w:val="bottom"/>
            <w:hideMark/>
          </w:tcPr>
          <w:p w14:paraId="625036DB" w14:textId="77777777" w:rsidR="00F3344A" w:rsidRPr="00E5574C" w:rsidRDefault="00F3344A" w:rsidP="00F3344A">
            <w:pPr>
              <w:spacing w:before="0" w:after="0" w:line="240" w:lineRule="auto"/>
              <w:jc w:val="right"/>
              <w:rPr>
                <w:ins w:id="5662" w:author="Kumar Baral" w:date="2023-02-10T13:39:00Z"/>
                <w:rFonts w:cs="Calibri"/>
                <w:color w:val="000000"/>
                <w:szCs w:val="22"/>
                <w:lang w:bidi="ne-NP"/>
                <w:rPrChange w:id="5663" w:author="Kumar Baral" w:date="2023-02-10T14:10:00Z">
                  <w:rPr>
                    <w:ins w:id="5664" w:author="Kumar Baral" w:date="2023-02-10T13:39:00Z"/>
                    <w:rFonts w:ascii="Calibri" w:hAnsi="Calibri" w:cs="Calibri"/>
                    <w:color w:val="000000"/>
                    <w:szCs w:val="22"/>
                    <w:lang w:bidi="ne-NP"/>
                  </w:rPr>
                </w:rPrChange>
              </w:rPr>
            </w:pPr>
            <w:ins w:id="5665" w:author="Kumar Baral" w:date="2023-02-10T13:39:00Z">
              <w:r w:rsidRPr="00E5574C">
                <w:rPr>
                  <w:rFonts w:cs="Calibri"/>
                  <w:color w:val="000000"/>
                  <w:szCs w:val="22"/>
                  <w:lang w:bidi="ne-NP"/>
                  <w:rPrChange w:id="5666" w:author="Kumar Baral" w:date="2023-02-10T14:10:00Z">
                    <w:rPr>
                      <w:rFonts w:ascii="Calibri" w:hAnsi="Calibri" w:cs="Calibri"/>
                      <w:color w:val="000000"/>
                      <w:szCs w:val="22"/>
                      <w:lang w:bidi="ne-NP"/>
                    </w:rPr>
                  </w:rPrChange>
                </w:rPr>
                <w:t>34.5</w:t>
              </w:r>
            </w:ins>
          </w:p>
        </w:tc>
        <w:tc>
          <w:tcPr>
            <w:tcW w:w="1890" w:type="dxa"/>
            <w:tcBorders>
              <w:top w:val="nil"/>
              <w:left w:val="nil"/>
              <w:bottom w:val="single" w:sz="4" w:space="0" w:color="auto"/>
              <w:right w:val="single" w:sz="4" w:space="0" w:color="auto"/>
            </w:tcBorders>
          </w:tcPr>
          <w:p w14:paraId="165DEB9E" w14:textId="4A00DD24" w:rsidR="00F3344A" w:rsidRPr="00E5574C" w:rsidRDefault="00F3344A">
            <w:pPr>
              <w:spacing w:before="0" w:after="0" w:line="240" w:lineRule="auto"/>
              <w:jc w:val="left"/>
              <w:rPr>
                <w:ins w:id="5667" w:author="Kumar Baral" w:date="2023-02-10T13:40:00Z"/>
                <w:rFonts w:cs="Calibri"/>
                <w:color w:val="000000"/>
                <w:szCs w:val="22"/>
                <w:lang w:bidi="ne-NP"/>
                <w:rPrChange w:id="5668" w:author="Kumar Baral" w:date="2023-02-10T14:10:00Z">
                  <w:rPr>
                    <w:ins w:id="5669" w:author="Kumar Baral" w:date="2023-02-10T13:40:00Z"/>
                    <w:rFonts w:ascii="Calibri" w:hAnsi="Calibri" w:cs="Calibri"/>
                    <w:color w:val="000000"/>
                    <w:szCs w:val="22"/>
                    <w:lang w:bidi="ne-NP"/>
                  </w:rPr>
                </w:rPrChange>
              </w:rPr>
              <w:pPrChange w:id="5670" w:author="Kumar Baral" w:date="2023-02-10T13:42:00Z">
                <w:pPr>
                  <w:spacing w:before="0" w:after="0" w:line="240" w:lineRule="auto"/>
                  <w:jc w:val="right"/>
                </w:pPr>
              </w:pPrChange>
            </w:pPr>
            <w:ins w:id="5671" w:author="Kumar Baral" w:date="2023-02-10T13:40:00Z">
              <w:r w:rsidRPr="00E5574C">
                <w:rPr>
                  <w:rFonts w:cs="Calibri"/>
                  <w:color w:val="000000"/>
                  <w:szCs w:val="22"/>
                  <w:lang w:bidi="ne-NP"/>
                  <w:rPrChange w:id="5672" w:author="Kumar Baral" w:date="2023-02-10T14:10:00Z">
                    <w:rPr>
                      <w:rFonts w:ascii="Calibri" w:hAnsi="Calibri" w:cs="Calibri"/>
                      <w:color w:val="000000"/>
                      <w:szCs w:val="22"/>
                      <w:lang w:bidi="ne-NP"/>
                    </w:rPr>
                  </w:rPrChange>
                </w:rPr>
                <w:t>Data missing</w:t>
              </w:r>
            </w:ins>
          </w:p>
        </w:tc>
      </w:tr>
      <w:tr w:rsidR="00E5574C" w:rsidRPr="00E5574C" w14:paraId="16F5114A" w14:textId="2C24D754" w:rsidTr="00E5574C">
        <w:trPr>
          <w:trHeight w:val="234"/>
          <w:ins w:id="567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640D077" w14:textId="77777777" w:rsidR="00F3344A" w:rsidRPr="00E5574C" w:rsidRDefault="00F3344A" w:rsidP="00F3344A">
            <w:pPr>
              <w:spacing w:before="0" w:after="0" w:line="240" w:lineRule="auto"/>
              <w:jc w:val="left"/>
              <w:rPr>
                <w:ins w:id="5674" w:author="Kumar Baral" w:date="2023-02-10T13:39:00Z"/>
                <w:rFonts w:cs="Calibri"/>
                <w:color w:val="000000"/>
                <w:szCs w:val="22"/>
                <w:lang w:bidi="ne-NP"/>
              </w:rPr>
            </w:pPr>
            <w:ins w:id="5675" w:author="Kumar Baral" w:date="2023-02-10T13:39:00Z">
              <w:r w:rsidRPr="00E5574C">
                <w:rPr>
                  <w:rFonts w:cs="Calibri"/>
                  <w:color w:val="000000"/>
                  <w:szCs w:val="22"/>
                  <w:lang w:bidi="ne-NP"/>
                </w:rPr>
                <w:t>71-72</w:t>
              </w:r>
            </w:ins>
          </w:p>
        </w:tc>
        <w:tc>
          <w:tcPr>
            <w:tcW w:w="1719" w:type="dxa"/>
            <w:tcBorders>
              <w:top w:val="nil"/>
              <w:left w:val="nil"/>
              <w:bottom w:val="single" w:sz="4" w:space="0" w:color="auto"/>
              <w:right w:val="single" w:sz="4" w:space="0" w:color="auto"/>
            </w:tcBorders>
            <w:shd w:val="clear" w:color="auto" w:fill="auto"/>
            <w:noWrap/>
            <w:vAlign w:val="bottom"/>
            <w:hideMark/>
          </w:tcPr>
          <w:p w14:paraId="2F8A4B0F" w14:textId="77777777" w:rsidR="00F3344A" w:rsidRPr="00E5574C" w:rsidRDefault="00F3344A" w:rsidP="00F3344A">
            <w:pPr>
              <w:spacing w:before="0" w:after="0" w:line="240" w:lineRule="auto"/>
              <w:jc w:val="right"/>
              <w:rPr>
                <w:ins w:id="5676" w:author="Kumar Baral" w:date="2023-02-10T13:39:00Z"/>
                <w:rFonts w:cs="Calibri"/>
                <w:color w:val="000000"/>
                <w:szCs w:val="22"/>
                <w:lang w:bidi="ne-NP"/>
              </w:rPr>
            </w:pPr>
            <w:ins w:id="5677" w:author="Kumar Baral" w:date="2023-02-10T13:39:00Z">
              <w:r w:rsidRPr="00E5574C">
                <w:rPr>
                  <w:rFonts w:cs="Calibri"/>
                  <w:color w:val="000000"/>
                  <w:szCs w:val="22"/>
                  <w:lang w:bidi="ne-NP"/>
                </w:rPr>
                <w:t>11.6</w:t>
              </w:r>
            </w:ins>
          </w:p>
        </w:tc>
        <w:tc>
          <w:tcPr>
            <w:tcW w:w="1931" w:type="dxa"/>
            <w:tcBorders>
              <w:top w:val="nil"/>
              <w:left w:val="nil"/>
              <w:bottom w:val="single" w:sz="4" w:space="0" w:color="auto"/>
              <w:right w:val="single" w:sz="4" w:space="0" w:color="auto"/>
            </w:tcBorders>
            <w:shd w:val="clear" w:color="auto" w:fill="auto"/>
            <w:noWrap/>
            <w:vAlign w:val="bottom"/>
            <w:hideMark/>
          </w:tcPr>
          <w:p w14:paraId="676E5297" w14:textId="77777777" w:rsidR="00F3344A" w:rsidRPr="00E5574C" w:rsidRDefault="00F3344A" w:rsidP="00F3344A">
            <w:pPr>
              <w:spacing w:before="0" w:after="0" w:line="240" w:lineRule="auto"/>
              <w:jc w:val="right"/>
              <w:rPr>
                <w:ins w:id="5678" w:author="Kumar Baral" w:date="2023-02-10T13:39:00Z"/>
                <w:rFonts w:cs="Calibri"/>
                <w:color w:val="000000"/>
                <w:szCs w:val="22"/>
                <w:lang w:bidi="ne-NP"/>
                <w:rPrChange w:id="5679" w:author="Kumar Baral" w:date="2023-02-10T14:10:00Z">
                  <w:rPr>
                    <w:ins w:id="5680" w:author="Kumar Baral" w:date="2023-02-10T13:39:00Z"/>
                    <w:rFonts w:ascii="Calibri" w:hAnsi="Calibri" w:cs="Calibri"/>
                    <w:color w:val="000000"/>
                    <w:szCs w:val="22"/>
                    <w:lang w:bidi="ne-NP"/>
                  </w:rPr>
                </w:rPrChange>
              </w:rPr>
            </w:pPr>
            <w:ins w:id="5681" w:author="Kumar Baral" w:date="2023-02-10T13:39:00Z">
              <w:r w:rsidRPr="00E5574C">
                <w:rPr>
                  <w:rFonts w:cs="Calibri"/>
                  <w:color w:val="000000"/>
                  <w:szCs w:val="22"/>
                  <w:lang w:bidi="ne-NP"/>
                  <w:rPrChange w:id="5682" w:author="Kumar Baral" w:date="2023-02-10T14:10:00Z">
                    <w:rPr>
                      <w:rFonts w:ascii="Calibri" w:hAnsi="Calibri" w:cs="Calibri"/>
                      <w:color w:val="000000"/>
                      <w:szCs w:val="22"/>
                      <w:lang w:bidi="ne-NP"/>
                    </w:rPr>
                  </w:rPrChange>
                </w:rPr>
                <w:t>37.6</w:t>
              </w:r>
            </w:ins>
          </w:p>
        </w:tc>
        <w:tc>
          <w:tcPr>
            <w:tcW w:w="1694" w:type="dxa"/>
            <w:tcBorders>
              <w:top w:val="nil"/>
              <w:left w:val="nil"/>
              <w:bottom w:val="single" w:sz="4" w:space="0" w:color="auto"/>
              <w:right w:val="single" w:sz="4" w:space="0" w:color="auto"/>
            </w:tcBorders>
            <w:shd w:val="clear" w:color="auto" w:fill="auto"/>
            <w:noWrap/>
            <w:vAlign w:val="bottom"/>
            <w:hideMark/>
          </w:tcPr>
          <w:p w14:paraId="0E636A63" w14:textId="77777777" w:rsidR="00F3344A" w:rsidRPr="00E5574C" w:rsidRDefault="00F3344A" w:rsidP="00F3344A">
            <w:pPr>
              <w:spacing w:before="0" w:after="0" w:line="240" w:lineRule="auto"/>
              <w:jc w:val="right"/>
              <w:rPr>
                <w:ins w:id="5683" w:author="Kumar Baral" w:date="2023-02-10T13:39:00Z"/>
                <w:rFonts w:cs="Calibri"/>
                <w:color w:val="000000"/>
                <w:szCs w:val="22"/>
                <w:lang w:bidi="ne-NP"/>
                <w:rPrChange w:id="5684" w:author="Kumar Baral" w:date="2023-02-10T14:10:00Z">
                  <w:rPr>
                    <w:ins w:id="5685" w:author="Kumar Baral" w:date="2023-02-10T13:39:00Z"/>
                    <w:rFonts w:ascii="Calibri" w:hAnsi="Calibri" w:cs="Calibri"/>
                    <w:color w:val="000000"/>
                    <w:szCs w:val="22"/>
                    <w:lang w:bidi="ne-NP"/>
                  </w:rPr>
                </w:rPrChange>
              </w:rPr>
            </w:pPr>
            <w:ins w:id="5686" w:author="Kumar Baral" w:date="2023-02-10T13:39:00Z">
              <w:r w:rsidRPr="00E5574C">
                <w:rPr>
                  <w:rFonts w:cs="Calibri"/>
                  <w:color w:val="000000"/>
                  <w:szCs w:val="22"/>
                  <w:lang w:bidi="ne-NP"/>
                  <w:rPrChange w:id="5687" w:author="Kumar Baral" w:date="2023-02-10T14:10:00Z">
                    <w:rPr>
                      <w:rFonts w:ascii="Calibri" w:hAnsi="Calibri" w:cs="Calibri"/>
                      <w:color w:val="000000"/>
                      <w:szCs w:val="22"/>
                      <w:lang w:bidi="ne-NP"/>
                    </w:rPr>
                  </w:rPrChange>
                </w:rPr>
                <w:t>32.5</w:t>
              </w:r>
            </w:ins>
          </w:p>
        </w:tc>
        <w:tc>
          <w:tcPr>
            <w:tcW w:w="1890" w:type="dxa"/>
            <w:tcBorders>
              <w:top w:val="nil"/>
              <w:left w:val="nil"/>
              <w:bottom w:val="single" w:sz="4" w:space="0" w:color="auto"/>
              <w:right w:val="single" w:sz="4" w:space="0" w:color="auto"/>
            </w:tcBorders>
          </w:tcPr>
          <w:p w14:paraId="1C657D92" w14:textId="177CD2CA" w:rsidR="00F3344A" w:rsidRPr="00E5574C" w:rsidRDefault="00F3344A">
            <w:pPr>
              <w:spacing w:before="0" w:after="0" w:line="240" w:lineRule="auto"/>
              <w:jc w:val="left"/>
              <w:rPr>
                <w:ins w:id="5688" w:author="Kumar Baral" w:date="2023-02-10T13:40:00Z"/>
                <w:rFonts w:cs="Calibri"/>
                <w:color w:val="000000"/>
                <w:szCs w:val="22"/>
                <w:lang w:bidi="ne-NP"/>
                <w:rPrChange w:id="5689" w:author="Kumar Baral" w:date="2023-02-10T14:10:00Z">
                  <w:rPr>
                    <w:ins w:id="5690" w:author="Kumar Baral" w:date="2023-02-10T13:40:00Z"/>
                    <w:rFonts w:ascii="Calibri" w:hAnsi="Calibri" w:cs="Calibri"/>
                    <w:color w:val="000000"/>
                    <w:szCs w:val="22"/>
                    <w:lang w:bidi="ne-NP"/>
                  </w:rPr>
                </w:rPrChange>
              </w:rPr>
              <w:pPrChange w:id="5691" w:author="Kumar Baral" w:date="2023-02-10T13:42:00Z">
                <w:pPr>
                  <w:spacing w:before="0" w:after="0" w:line="240" w:lineRule="auto"/>
                  <w:jc w:val="right"/>
                </w:pPr>
              </w:pPrChange>
            </w:pPr>
            <w:ins w:id="5692" w:author="Kumar Baral" w:date="2023-02-10T13:41:00Z">
              <w:r w:rsidRPr="00E5574C">
                <w:rPr>
                  <w:rFonts w:cs="Calibri"/>
                  <w:color w:val="000000"/>
                  <w:szCs w:val="22"/>
                  <w:lang w:bidi="ne-NP"/>
                  <w:rPrChange w:id="5693" w:author="Kumar Baral" w:date="2023-02-10T14:10:00Z">
                    <w:rPr>
                      <w:rFonts w:ascii="Calibri" w:hAnsi="Calibri" w:cs="Calibri"/>
                      <w:color w:val="000000"/>
                      <w:szCs w:val="22"/>
                      <w:lang w:bidi="ne-NP"/>
                    </w:rPr>
                  </w:rPrChange>
                </w:rPr>
                <w:t>Incomplete data</w:t>
              </w:r>
            </w:ins>
          </w:p>
        </w:tc>
      </w:tr>
      <w:tr w:rsidR="00E5574C" w:rsidRPr="00E5574C" w14:paraId="1994EB66" w14:textId="7C8F0B86" w:rsidTr="00E5574C">
        <w:trPr>
          <w:trHeight w:val="234"/>
          <w:ins w:id="569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2A4F5A2" w14:textId="77777777" w:rsidR="00F3344A" w:rsidRPr="00E5574C" w:rsidRDefault="00F3344A" w:rsidP="00F3344A">
            <w:pPr>
              <w:spacing w:before="0" w:after="0" w:line="240" w:lineRule="auto"/>
              <w:jc w:val="left"/>
              <w:rPr>
                <w:ins w:id="5695" w:author="Kumar Baral" w:date="2023-02-10T13:39:00Z"/>
                <w:rFonts w:cs="Calibri"/>
                <w:color w:val="000000"/>
                <w:szCs w:val="22"/>
                <w:lang w:bidi="ne-NP"/>
              </w:rPr>
            </w:pPr>
            <w:ins w:id="5696" w:author="Kumar Baral" w:date="2023-02-10T13:39:00Z">
              <w:r w:rsidRPr="00E5574C">
                <w:rPr>
                  <w:rFonts w:cs="Calibri"/>
                  <w:color w:val="000000"/>
                  <w:szCs w:val="22"/>
                  <w:lang w:bidi="ne-NP"/>
                </w:rPr>
                <w:t>72-73</w:t>
              </w:r>
            </w:ins>
          </w:p>
        </w:tc>
        <w:tc>
          <w:tcPr>
            <w:tcW w:w="1719" w:type="dxa"/>
            <w:tcBorders>
              <w:top w:val="nil"/>
              <w:left w:val="nil"/>
              <w:bottom w:val="single" w:sz="4" w:space="0" w:color="auto"/>
              <w:right w:val="single" w:sz="4" w:space="0" w:color="auto"/>
            </w:tcBorders>
            <w:shd w:val="clear" w:color="auto" w:fill="auto"/>
            <w:noWrap/>
            <w:vAlign w:val="bottom"/>
            <w:hideMark/>
          </w:tcPr>
          <w:p w14:paraId="1D703912" w14:textId="77777777" w:rsidR="00F3344A" w:rsidRPr="00E5574C" w:rsidRDefault="00F3344A" w:rsidP="00F3344A">
            <w:pPr>
              <w:spacing w:before="0" w:after="0" w:line="240" w:lineRule="auto"/>
              <w:jc w:val="right"/>
              <w:rPr>
                <w:ins w:id="5697" w:author="Kumar Baral" w:date="2023-02-10T13:39:00Z"/>
                <w:rFonts w:cs="Calibri"/>
                <w:color w:val="000000"/>
                <w:szCs w:val="22"/>
                <w:lang w:bidi="ne-NP"/>
              </w:rPr>
            </w:pPr>
            <w:ins w:id="5698" w:author="Kumar Baral" w:date="2023-02-10T13:39:00Z">
              <w:r w:rsidRPr="00E5574C">
                <w:rPr>
                  <w:rFonts w:cs="Calibri"/>
                  <w:color w:val="000000"/>
                  <w:szCs w:val="22"/>
                  <w:lang w:bidi="ne-NP"/>
                </w:rPr>
                <w:t>20.2</w:t>
              </w:r>
            </w:ins>
          </w:p>
        </w:tc>
        <w:tc>
          <w:tcPr>
            <w:tcW w:w="1931" w:type="dxa"/>
            <w:tcBorders>
              <w:top w:val="nil"/>
              <w:left w:val="nil"/>
              <w:bottom w:val="single" w:sz="4" w:space="0" w:color="auto"/>
              <w:right w:val="single" w:sz="4" w:space="0" w:color="auto"/>
            </w:tcBorders>
            <w:shd w:val="clear" w:color="auto" w:fill="auto"/>
            <w:noWrap/>
            <w:vAlign w:val="bottom"/>
            <w:hideMark/>
          </w:tcPr>
          <w:p w14:paraId="754A2C9F" w14:textId="77777777" w:rsidR="00F3344A" w:rsidRPr="00E5574C" w:rsidRDefault="00F3344A" w:rsidP="00F3344A">
            <w:pPr>
              <w:spacing w:before="0" w:after="0" w:line="240" w:lineRule="auto"/>
              <w:jc w:val="right"/>
              <w:rPr>
                <w:ins w:id="5699" w:author="Kumar Baral" w:date="2023-02-10T13:39:00Z"/>
                <w:rFonts w:cs="Calibri"/>
                <w:color w:val="000000"/>
                <w:szCs w:val="22"/>
                <w:lang w:bidi="ne-NP"/>
                <w:rPrChange w:id="5700" w:author="Kumar Baral" w:date="2023-02-10T14:10:00Z">
                  <w:rPr>
                    <w:ins w:id="5701" w:author="Kumar Baral" w:date="2023-02-10T13:39:00Z"/>
                    <w:rFonts w:ascii="Calibri" w:hAnsi="Calibri" w:cs="Calibri"/>
                    <w:color w:val="000000"/>
                    <w:szCs w:val="22"/>
                    <w:lang w:bidi="ne-NP"/>
                  </w:rPr>
                </w:rPrChange>
              </w:rPr>
            </w:pPr>
            <w:ins w:id="5702" w:author="Kumar Baral" w:date="2023-02-10T13:39:00Z">
              <w:r w:rsidRPr="00E5574C">
                <w:rPr>
                  <w:rFonts w:cs="Calibri"/>
                  <w:color w:val="000000"/>
                  <w:szCs w:val="22"/>
                  <w:lang w:bidi="ne-NP"/>
                  <w:rPrChange w:id="5703" w:author="Kumar Baral" w:date="2023-02-10T14:10:00Z">
                    <w:rPr>
                      <w:rFonts w:ascii="Calibri" w:hAnsi="Calibri" w:cs="Calibri"/>
                      <w:color w:val="000000"/>
                      <w:szCs w:val="22"/>
                      <w:lang w:bidi="ne-NP"/>
                    </w:rPr>
                  </w:rPrChange>
                </w:rPr>
                <w:t>32.3</w:t>
              </w:r>
            </w:ins>
          </w:p>
        </w:tc>
        <w:tc>
          <w:tcPr>
            <w:tcW w:w="1694" w:type="dxa"/>
            <w:tcBorders>
              <w:top w:val="nil"/>
              <w:left w:val="nil"/>
              <w:bottom w:val="single" w:sz="4" w:space="0" w:color="auto"/>
              <w:right w:val="single" w:sz="4" w:space="0" w:color="auto"/>
            </w:tcBorders>
            <w:shd w:val="clear" w:color="auto" w:fill="auto"/>
            <w:noWrap/>
            <w:vAlign w:val="bottom"/>
            <w:hideMark/>
          </w:tcPr>
          <w:p w14:paraId="399EBBBC" w14:textId="77777777" w:rsidR="00F3344A" w:rsidRPr="00E5574C" w:rsidRDefault="00F3344A" w:rsidP="00F3344A">
            <w:pPr>
              <w:spacing w:before="0" w:after="0" w:line="240" w:lineRule="auto"/>
              <w:jc w:val="right"/>
              <w:rPr>
                <w:ins w:id="5704" w:author="Kumar Baral" w:date="2023-02-10T13:39:00Z"/>
                <w:rFonts w:cs="Calibri"/>
                <w:color w:val="000000"/>
                <w:szCs w:val="22"/>
                <w:lang w:bidi="ne-NP"/>
                <w:rPrChange w:id="5705" w:author="Kumar Baral" w:date="2023-02-10T14:10:00Z">
                  <w:rPr>
                    <w:ins w:id="5706" w:author="Kumar Baral" w:date="2023-02-10T13:39:00Z"/>
                    <w:rFonts w:ascii="Calibri" w:hAnsi="Calibri" w:cs="Calibri"/>
                    <w:color w:val="000000"/>
                    <w:szCs w:val="22"/>
                    <w:lang w:bidi="ne-NP"/>
                  </w:rPr>
                </w:rPrChange>
              </w:rPr>
            </w:pPr>
            <w:ins w:id="5707" w:author="Kumar Baral" w:date="2023-02-10T13:39:00Z">
              <w:r w:rsidRPr="00E5574C">
                <w:rPr>
                  <w:rFonts w:cs="Calibri"/>
                  <w:color w:val="000000"/>
                  <w:szCs w:val="22"/>
                  <w:lang w:bidi="ne-NP"/>
                  <w:rPrChange w:id="5708" w:author="Kumar Baral" w:date="2023-02-10T14:10:00Z">
                    <w:rPr>
                      <w:rFonts w:ascii="Calibri" w:hAnsi="Calibri" w:cs="Calibri"/>
                      <w:color w:val="000000"/>
                      <w:szCs w:val="22"/>
                      <w:lang w:bidi="ne-NP"/>
                    </w:rPr>
                  </w:rPrChange>
                </w:rPr>
                <w:t>31.9</w:t>
              </w:r>
            </w:ins>
          </w:p>
        </w:tc>
        <w:tc>
          <w:tcPr>
            <w:tcW w:w="1890" w:type="dxa"/>
            <w:tcBorders>
              <w:top w:val="nil"/>
              <w:left w:val="nil"/>
              <w:bottom w:val="single" w:sz="4" w:space="0" w:color="auto"/>
              <w:right w:val="single" w:sz="4" w:space="0" w:color="auto"/>
            </w:tcBorders>
          </w:tcPr>
          <w:p w14:paraId="16BA0A72" w14:textId="77777777" w:rsidR="00F3344A" w:rsidRPr="00E5574C" w:rsidRDefault="00F3344A">
            <w:pPr>
              <w:spacing w:before="0" w:after="0" w:line="240" w:lineRule="auto"/>
              <w:jc w:val="left"/>
              <w:rPr>
                <w:ins w:id="5709" w:author="Kumar Baral" w:date="2023-02-10T13:40:00Z"/>
                <w:rFonts w:cs="Calibri"/>
                <w:color w:val="000000"/>
                <w:szCs w:val="22"/>
                <w:lang w:bidi="ne-NP"/>
                <w:rPrChange w:id="5710" w:author="Kumar Baral" w:date="2023-02-10T14:10:00Z">
                  <w:rPr>
                    <w:ins w:id="5711" w:author="Kumar Baral" w:date="2023-02-10T13:40:00Z"/>
                    <w:rFonts w:ascii="Calibri" w:hAnsi="Calibri" w:cs="Calibri"/>
                    <w:color w:val="000000"/>
                    <w:szCs w:val="22"/>
                    <w:lang w:bidi="ne-NP"/>
                  </w:rPr>
                </w:rPrChange>
              </w:rPr>
              <w:pPrChange w:id="5712" w:author="Kumar Baral" w:date="2023-02-10T13:42:00Z">
                <w:pPr>
                  <w:spacing w:before="0" w:after="0" w:line="240" w:lineRule="auto"/>
                  <w:jc w:val="right"/>
                </w:pPr>
              </w:pPrChange>
            </w:pPr>
          </w:p>
        </w:tc>
      </w:tr>
      <w:tr w:rsidR="00E5574C" w:rsidRPr="00E5574C" w14:paraId="2EDF4CA8" w14:textId="7A2F6724" w:rsidTr="00E5574C">
        <w:trPr>
          <w:trHeight w:val="234"/>
          <w:ins w:id="571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1176234" w14:textId="77777777" w:rsidR="00F3344A" w:rsidRPr="00E5574C" w:rsidRDefault="00F3344A" w:rsidP="00F3344A">
            <w:pPr>
              <w:spacing w:before="0" w:after="0" w:line="240" w:lineRule="auto"/>
              <w:jc w:val="left"/>
              <w:rPr>
                <w:ins w:id="5714" w:author="Kumar Baral" w:date="2023-02-10T13:39:00Z"/>
                <w:rFonts w:cs="Calibri"/>
                <w:color w:val="000000"/>
                <w:szCs w:val="22"/>
                <w:lang w:bidi="ne-NP"/>
              </w:rPr>
            </w:pPr>
            <w:ins w:id="5715" w:author="Kumar Baral" w:date="2023-02-10T13:39:00Z">
              <w:r w:rsidRPr="00E5574C">
                <w:rPr>
                  <w:rFonts w:cs="Calibri"/>
                  <w:color w:val="000000"/>
                  <w:szCs w:val="22"/>
                  <w:lang w:bidi="ne-NP"/>
                </w:rPr>
                <w:t>73-74</w:t>
              </w:r>
            </w:ins>
          </w:p>
        </w:tc>
        <w:tc>
          <w:tcPr>
            <w:tcW w:w="1719" w:type="dxa"/>
            <w:tcBorders>
              <w:top w:val="nil"/>
              <w:left w:val="nil"/>
              <w:bottom w:val="single" w:sz="4" w:space="0" w:color="auto"/>
              <w:right w:val="single" w:sz="4" w:space="0" w:color="auto"/>
            </w:tcBorders>
            <w:shd w:val="clear" w:color="auto" w:fill="auto"/>
            <w:noWrap/>
            <w:vAlign w:val="bottom"/>
            <w:hideMark/>
          </w:tcPr>
          <w:p w14:paraId="791F1691" w14:textId="77777777" w:rsidR="00F3344A" w:rsidRPr="00E5574C" w:rsidRDefault="00F3344A" w:rsidP="00F3344A">
            <w:pPr>
              <w:spacing w:before="0" w:after="0" w:line="240" w:lineRule="auto"/>
              <w:jc w:val="right"/>
              <w:rPr>
                <w:ins w:id="5716" w:author="Kumar Baral" w:date="2023-02-10T13:39:00Z"/>
                <w:rFonts w:cs="Calibri"/>
                <w:color w:val="000000"/>
                <w:szCs w:val="22"/>
                <w:lang w:bidi="ne-NP"/>
              </w:rPr>
            </w:pPr>
            <w:ins w:id="5717" w:author="Kumar Baral" w:date="2023-02-10T13:39:00Z">
              <w:r w:rsidRPr="00E5574C">
                <w:rPr>
                  <w:rFonts w:cs="Calibri"/>
                  <w:color w:val="000000"/>
                  <w:szCs w:val="22"/>
                  <w:lang w:bidi="ne-NP"/>
                </w:rPr>
                <w:t>28.4</w:t>
              </w:r>
            </w:ins>
          </w:p>
        </w:tc>
        <w:tc>
          <w:tcPr>
            <w:tcW w:w="1931" w:type="dxa"/>
            <w:tcBorders>
              <w:top w:val="nil"/>
              <w:left w:val="nil"/>
              <w:bottom w:val="single" w:sz="4" w:space="0" w:color="auto"/>
              <w:right w:val="single" w:sz="4" w:space="0" w:color="auto"/>
            </w:tcBorders>
            <w:shd w:val="clear" w:color="auto" w:fill="auto"/>
            <w:noWrap/>
            <w:vAlign w:val="bottom"/>
            <w:hideMark/>
          </w:tcPr>
          <w:p w14:paraId="38B1A2ED" w14:textId="77777777" w:rsidR="00F3344A" w:rsidRPr="00E5574C" w:rsidRDefault="00F3344A" w:rsidP="00F3344A">
            <w:pPr>
              <w:spacing w:before="0" w:after="0" w:line="240" w:lineRule="auto"/>
              <w:jc w:val="right"/>
              <w:rPr>
                <w:ins w:id="5718" w:author="Kumar Baral" w:date="2023-02-10T13:39:00Z"/>
                <w:rFonts w:cs="Calibri"/>
                <w:color w:val="000000"/>
                <w:szCs w:val="22"/>
                <w:lang w:bidi="ne-NP"/>
                <w:rPrChange w:id="5719" w:author="Kumar Baral" w:date="2023-02-10T14:10:00Z">
                  <w:rPr>
                    <w:ins w:id="5720" w:author="Kumar Baral" w:date="2023-02-10T13:39:00Z"/>
                    <w:rFonts w:ascii="Calibri" w:hAnsi="Calibri" w:cs="Calibri"/>
                    <w:color w:val="000000"/>
                    <w:szCs w:val="22"/>
                    <w:lang w:bidi="ne-NP"/>
                  </w:rPr>
                </w:rPrChange>
              </w:rPr>
            </w:pPr>
            <w:ins w:id="5721" w:author="Kumar Baral" w:date="2023-02-10T13:39:00Z">
              <w:r w:rsidRPr="00E5574C">
                <w:rPr>
                  <w:rFonts w:cs="Calibri"/>
                  <w:color w:val="000000"/>
                  <w:szCs w:val="22"/>
                  <w:lang w:bidi="ne-NP"/>
                  <w:rPrChange w:id="5722" w:author="Kumar Baral" w:date="2023-02-10T14:10:00Z">
                    <w:rPr>
                      <w:rFonts w:ascii="Calibri" w:hAnsi="Calibri" w:cs="Calibri"/>
                      <w:color w:val="000000"/>
                      <w:szCs w:val="22"/>
                      <w:lang w:bidi="ne-NP"/>
                    </w:rPr>
                  </w:rPrChange>
                </w:rPr>
                <w:t>31.1</w:t>
              </w:r>
            </w:ins>
          </w:p>
        </w:tc>
        <w:tc>
          <w:tcPr>
            <w:tcW w:w="1694" w:type="dxa"/>
            <w:tcBorders>
              <w:top w:val="nil"/>
              <w:left w:val="nil"/>
              <w:bottom w:val="single" w:sz="4" w:space="0" w:color="auto"/>
              <w:right w:val="single" w:sz="4" w:space="0" w:color="auto"/>
            </w:tcBorders>
            <w:shd w:val="clear" w:color="auto" w:fill="auto"/>
            <w:noWrap/>
            <w:vAlign w:val="bottom"/>
            <w:hideMark/>
          </w:tcPr>
          <w:p w14:paraId="11C432D8" w14:textId="77777777" w:rsidR="00F3344A" w:rsidRPr="00E5574C" w:rsidRDefault="00F3344A" w:rsidP="00F3344A">
            <w:pPr>
              <w:spacing w:before="0" w:after="0" w:line="240" w:lineRule="auto"/>
              <w:jc w:val="right"/>
              <w:rPr>
                <w:ins w:id="5723" w:author="Kumar Baral" w:date="2023-02-10T13:39:00Z"/>
                <w:rFonts w:cs="Calibri"/>
                <w:color w:val="000000"/>
                <w:szCs w:val="22"/>
                <w:lang w:bidi="ne-NP"/>
                <w:rPrChange w:id="5724" w:author="Kumar Baral" w:date="2023-02-10T14:10:00Z">
                  <w:rPr>
                    <w:ins w:id="5725" w:author="Kumar Baral" w:date="2023-02-10T13:39:00Z"/>
                    <w:rFonts w:ascii="Calibri" w:hAnsi="Calibri" w:cs="Calibri"/>
                    <w:color w:val="000000"/>
                    <w:szCs w:val="22"/>
                    <w:lang w:bidi="ne-NP"/>
                  </w:rPr>
                </w:rPrChange>
              </w:rPr>
            </w:pPr>
            <w:ins w:id="5726" w:author="Kumar Baral" w:date="2023-02-10T13:39:00Z">
              <w:r w:rsidRPr="00E5574C">
                <w:rPr>
                  <w:rFonts w:cs="Calibri"/>
                  <w:color w:val="000000"/>
                  <w:szCs w:val="22"/>
                  <w:lang w:bidi="ne-NP"/>
                  <w:rPrChange w:id="5727" w:author="Kumar Baral" w:date="2023-02-10T14:10:00Z">
                    <w:rPr>
                      <w:rFonts w:ascii="Calibri" w:hAnsi="Calibri" w:cs="Calibri"/>
                      <w:color w:val="000000"/>
                      <w:szCs w:val="22"/>
                      <w:lang w:bidi="ne-NP"/>
                    </w:rPr>
                  </w:rPrChange>
                </w:rPr>
                <w:t>32.4</w:t>
              </w:r>
            </w:ins>
          </w:p>
        </w:tc>
        <w:tc>
          <w:tcPr>
            <w:tcW w:w="1890" w:type="dxa"/>
            <w:tcBorders>
              <w:top w:val="nil"/>
              <w:left w:val="nil"/>
              <w:bottom w:val="single" w:sz="4" w:space="0" w:color="auto"/>
              <w:right w:val="single" w:sz="4" w:space="0" w:color="auto"/>
            </w:tcBorders>
          </w:tcPr>
          <w:p w14:paraId="0794C4F8" w14:textId="77777777" w:rsidR="00F3344A" w:rsidRPr="00E5574C" w:rsidRDefault="00F3344A">
            <w:pPr>
              <w:spacing w:before="0" w:after="0" w:line="240" w:lineRule="auto"/>
              <w:jc w:val="left"/>
              <w:rPr>
                <w:ins w:id="5728" w:author="Kumar Baral" w:date="2023-02-10T13:40:00Z"/>
                <w:rFonts w:cs="Calibri"/>
                <w:color w:val="000000"/>
                <w:szCs w:val="22"/>
                <w:lang w:bidi="ne-NP"/>
                <w:rPrChange w:id="5729" w:author="Kumar Baral" w:date="2023-02-10T14:10:00Z">
                  <w:rPr>
                    <w:ins w:id="5730" w:author="Kumar Baral" w:date="2023-02-10T13:40:00Z"/>
                    <w:rFonts w:ascii="Calibri" w:hAnsi="Calibri" w:cs="Calibri"/>
                    <w:color w:val="000000"/>
                    <w:szCs w:val="22"/>
                    <w:lang w:bidi="ne-NP"/>
                  </w:rPr>
                </w:rPrChange>
              </w:rPr>
              <w:pPrChange w:id="5731" w:author="Kumar Baral" w:date="2023-02-10T13:42:00Z">
                <w:pPr>
                  <w:spacing w:before="0" w:after="0" w:line="240" w:lineRule="auto"/>
                  <w:jc w:val="right"/>
                </w:pPr>
              </w:pPrChange>
            </w:pPr>
          </w:p>
        </w:tc>
      </w:tr>
      <w:tr w:rsidR="00E5574C" w:rsidRPr="00E5574C" w14:paraId="739F540C" w14:textId="71551F5B" w:rsidTr="00E5574C">
        <w:trPr>
          <w:trHeight w:val="234"/>
          <w:ins w:id="573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78C87BF" w14:textId="77777777" w:rsidR="00F3344A" w:rsidRPr="00E5574C" w:rsidRDefault="00F3344A" w:rsidP="00F3344A">
            <w:pPr>
              <w:spacing w:before="0" w:after="0" w:line="240" w:lineRule="auto"/>
              <w:jc w:val="left"/>
              <w:rPr>
                <w:ins w:id="5733" w:author="Kumar Baral" w:date="2023-02-10T13:39:00Z"/>
                <w:rFonts w:cs="Calibri"/>
                <w:color w:val="000000"/>
                <w:szCs w:val="22"/>
                <w:lang w:bidi="ne-NP"/>
              </w:rPr>
            </w:pPr>
            <w:ins w:id="5734" w:author="Kumar Baral" w:date="2023-02-10T13:39:00Z">
              <w:r w:rsidRPr="00E5574C">
                <w:rPr>
                  <w:rFonts w:cs="Calibri"/>
                  <w:color w:val="000000"/>
                  <w:szCs w:val="22"/>
                  <w:lang w:bidi="ne-NP"/>
                </w:rPr>
                <w:t>74-75</w:t>
              </w:r>
            </w:ins>
          </w:p>
        </w:tc>
        <w:tc>
          <w:tcPr>
            <w:tcW w:w="1719" w:type="dxa"/>
            <w:tcBorders>
              <w:top w:val="nil"/>
              <w:left w:val="nil"/>
              <w:bottom w:val="single" w:sz="4" w:space="0" w:color="auto"/>
              <w:right w:val="single" w:sz="4" w:space="0" w:color="auto"/>
            </w:tcBorders>
            <w:shd w:val="clear" w:color="auto" w:fill="auto"/>
            <w:noWrap/>
            <w:vAlign w:val="bottom"/>
            <w:hideMark/>
          </w:tcPr>
          <w:p w14:paraId="7540857F" w14:textId="77777777" w:rsidR="00F3344A" w:rsidRPr="00E5574C" w:rsidRDefault="00F3344A" w:rsidP="00F3344A">
            <w:pPr>
              <w:spacing w:before="0" w:after="0" w:line="240" w:lineRule="auto"/>
              <w:jc w:val="right"/>
              <w:rPr>
                <w:ins w:id="5735" w:author="Kumar Baral" w:date="2023-02-10T13:39:00Z"/>
                <w:rFonts w:cs="Calibri"/>
                <w:color w:val="000000"/>
                <w:szCs w:val="22"/>
                <w:lang w:bidi="ne-NP"/>
              </w:rPr>
            </w:pPr>
            <w:ins w:id="5736" w:author="Kumar Baral" w:date="2023-02-10T13:39:00Z">
              <w:r w:rsidRPr="00E5574C">
                <w:rPr>
                  <w:rFonts w:cs="Calibri"/>
                  <w:color w:val="000000"/>
                  <w:szCs w:val="22"/>
                  <w:lang w:bidi="ne-NP"/>
                </w:rPr>
                <w:t>20.8</w:t>
              </w:r>
            </w:ins>
          </w:p>
        </w:tc>
        <w:tc>
          <w:tcPr>
            <w:tcW w:w="1931" w:type="dxa"/>
            <w:tcBorders>
              <w:top w:val="nil"/>
              <w:left w:val="nil"/>
              <w:bottom w:val="single" w:sz="4" w:space="0" w:color="auto"/>
              <w:right w:val="single" w:sz="4" w:space="0" w:color="auto"/>
            </w:tcBorders>
            <w:shd w:val="clear" w:color="auto" w:fill="auto"/>
            <w:noWrap/>
            <w:vAlign w:val="bottom"/>
            <w:hideMark/>
          </w:tcPr>
          <w:p w14:paraId="474E548B" w14:textId="77777777" w:rsidR="00F3344A" w:rsidRPr="00E5574C" w:rsidRDefault="00F3344A" w:rsidP="00F3344A">
            <w:pPr>
              <w:spacing w:before="0" w:after="0" w:line="240" w:lineRule="auto"/>
              <w:jc w:val="right"/>
              <w:rPr>
                <w:ins w:id="5737" w:author="Kumar Baral" w:date="2023-02-10T13:39:00Z"/>
                <w:rFonts w:cs="Calibri"/>
                <w:color w:val="000000"/>
                <w:szCs w:val="22"/>
                <w:lang w:bidi="ne-NP"/>
                <w:rPrChange w:id="5738" w:author="Kumar Baral" w:date="2023-02-10T14:10:00Z">
                  <w:rPr>
                    <w:ins w:id="5739" w:author="Kumar Baral" w:date="2023-02-10T13:39:00Z"/>
                    <w:rFonts w:ascii="Calibri" w:hAnsi="Calibri" w:cs="Calibri"/>
                    <w:color w:val="000000"/>
                    <w:szCs w:val="22"/>
                    <w:lang w:bidi="ne-NP"/>
                  </w:rPr>
                </w:rPrChange>
              </w:rPr>
            </w:pPr>
            <w:ins w:id="5740" w:author="Kumar Baral" w:date="2023-02-10T13:39:00Z">
              <w:r w:rsidRPr="00E5574C">
                <w:rPr>
                  <w:rFonts w:cs="Calibri"/>
                  <w:color w:val="000000"/>
                  <w:szCs w:val="22"/>
                  <w:lang w:bidi="ne-NP"/>
                  <w:rPrChange w:id="5741" w:author="Kumar Baral" w:date="2023-02-10T14:10:00Z">
                    <w:rPr>
                      <w:rFonts w:ascii="Calibri" w:hAnsi="Calibri" w:cs="Calibri"/>
                      <w:color w:val="000000"/>
                      <w:szCs w:val="22"/>
                      <w:lang w:bidi="ne-NP"/>
                    </w:rPr>
                  </w:rPrChange>
                </w:rPr>
                <w:t>20.3</w:t>
              </w:r>
            </w:ins>
          </w:p>
        </w:tc>
        <w:tc>
          <w:tcPr>
            <w:tcW w:w="1694" w:type="dxa"/>
            <w:tcBorders>
              <w:top w:val="nil"/>
              <w:left w:val="nil"/>
              <w:bottom w:val="single" w:sz="4" w:space="0" w:color="auto"/>
              <w:right w:val="single" w:sz="4" w:space="0" w:color="auto"/>
            </w:tcBorders>
            <w:shd w:val="clear" w:color="auto" w:fill="auto"/>
            <w:noWrap/>
            <w:vAlign w:val="bottom"/>
            <w:hideMark/>
          </w:tcPr>
          <w:p w14:paraId="230E38A2" w14:textId="77777777" w:rsidR="00F3344A" w:rsidRPr="00E5574C" w:rsidRDefault="00F3344A" w:rsidP="00F3344A">
            <w:pPr>
              <w:spacing w:before="0" w:after="0" w:line="240" w:lineRule="auto"/>
              <w:jc w:val="right"/>
              <w:rPr>
                <w:ins w:id="5742" w:author="Kumar Baral" w:date="2023-02-10T13:39:00Z"/>
                <w:rFonts w:cs="Calibri"/>
                <w:color w:val="000000"/>
                <w:szCs w:val="22"/>
                <w:lang w:bidi="ne-NP"/>
                <w:rPrChange w:id="5743" w:author="Kumar Baral" w:date="2023-02-10T14:10:00Z">
                  <w:rPr>
                    <w:ins w:id="5744" w:author="Kumar Baral" w:date="2023-02-10T13:39:00Z"/>
                    <w:rFonts w:ascii="Calibri" w:hAnsi="Calibri" w:cs="Calibri"/>
                    <w:color w:val="000000"/>
                    <w:szCs w:val="22"/>
                    <w:lang w:bidi="ne-NP"/>
                  </w:rPr>
                </w:rPrChange>
              </w:rPr>
            </w:pPr>
            <w:ins w:id="5745" w:author="Kumar Baral" w:date="2023-02-10T13:39:00Z">
              <w:r w:rsidRPr="00E5574C">
                <w:rPr>
                  <w:rFonts w:cs="Calibri"/>
                  <w:color w:val="000000"/>
                  <w:szCs w:val="22"/>
                  <w:lang w:bidi="ne-NP"/>
                  <w:rPrChange w:id="5746" w:author="Kumar Baral" w:date="2023-02-10T14:10:00Z">
                    <w:rPr>
                      <w:rFonts w:ascii="Calibri" w:hAnsi="Calibri" w:cs="Calibri"/>
                      <w:color w:val="000000"/>
                      <w:szCs w:val="22"/>
                      <w:lang w:bidi="ne-NP"/>
                    </w:rPr>
                  </w:rPrChange>
                </w:rPr>
                <w:t>31.4</w:t>
              </w:r>
            </w:ins>
          </w:p>
        </w:tc>
        <w:tc>
          <w:tcPr>
            <w:tcW w:w="1890" w:type="dxa"/>
            <w:tcBorders>
              <w:top w:val="nil"/>
              <w:left w:val="nil"/>
              <w:bottom w:val="single" w:sz="4" w:space="0" w:color="auto"/>
              <w:right w:val="single" w:sz="4" w:space="0" w:color="auto"/>
            </w:tcBorders>
          </w:tcPr>
          <w:p w14:paraId="69A0C7EA" w14:textId="77777777" w:rsidR="00F3344A" w:rsidRPr="00E5574C" w:rsidRDefault="00F3344A">
            <w:pPr>
              <w:spacing w:before="0" w:after="0" w:line="240" w:lineRule="auto"/>
              <w:jc w:val="left"/>
              <w:rPr>
                <w:ins w:id="5747" w:author="Kumar Baral" w:date="2023-02-10T13:40:00Z"/>
                <w:rFonts w:cs="Calibri"/>
                <w:color w:val="000000"/>
                <w:szCs w:val="22"/>
                <w:lang w:bidi="ne-NP"/>
                <w:rPrChange w:id="5748" w:author="Kumar Baral" w:date="2023-02-10T14:10:00Z">
                  <w:rPr>
                    <w:ins w:id="5749" w:author="Kumar Baral" w:date="2023-02-10T13:40:00Z"/>
                    <w:rFonts w:ascii="Calibri" w:hAnsi="Calibri" w:cs="Calibri"/>
                    <w:color w:val="000000"/>
                    <w:szCs w:val="22"/>
                    <w:lang w:bidi="ne-NP"/>
                  </w:rPr>
                </w:rPrChange>
              </w:rPr>
              <w:pPrChange w:id="5750" w:author="Kumar Baral" w:date="2023-02-10T13:42:00Z">
                <w:pPr>
                  <w:spacing w:before="0" w:after="0" w:line="240" w:lineRule="auto"/>
                  <w:jc w:val="right"/>
                </w:pPr>
              </w:pPrChange>
            </w:pPr>
          </w:p>
        </w:tc>
      </w:tr>
      <w:tr w:rsidR="00E5574C" w:rsidRPr="00E5574C" w14:paraId="35E52FD2" w14:textId="58223E8A" w:rsidTr="00E5574C">
        <w:trPr>
          <w:trHeight w:val="234"/>
          <w:ins w:id="575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2684F37" w14:textId="77777777" w:rsidR="00F3344A" w:rsidRPr="00E5574C" w:rsidRDefault="00F3344A" w:rsidP="00F3344A">
            <w:pPr>
              <w:spacing w:before="0" w:after="0" w:line="240" w:lineRule="auto"/>
              <w:jc w:val="left"/>
              <w:rPr>
                <w:ins w:id="5752" w:author="Kumar Baral" w:date="2023-02-10T13:39:00Z"/>
                <w:rFonts w:cs="Calibri"/>
                <w:color w:val="000000"/>
                <w:szCs w:val="22"/>
                <w:lang w:bidi="ne-NP"/>
              </w:rPr>
            </w:pPr>
            <w:ins w:id="5753" w:author="Kumar Baral" w:date="2023-02-10T13:39:00Z">
              <w:r w:rsidRPr="00E5574C">
                <w:rPr>
                  <w:rFonts w:cs="Calibri"/>
                  <w:color w:val="000000"/>
                  <w:szCs w:val="22"/>
                  <w:lang w:bidi="ne-NP"/>
                </w:rPr>
                <w:t>75-76</w:t>
              </w:r>
            </w:ins>
          </w:p>
        </w:tc>
        <w:tc>
          <w:tcPr>
            <w:tcW w:w="1719" w:type="dxa"/>
            <w:tcBorders>
              <w:top w:val="nil"/>
              <w:left w:val="nil"/>
              <w:bottom w:val="single" w:sz="4" w:space="0" w:color="auto"/>
              <w:right w:val="single" w:sz="4" w:space="0" w:color="auto"/>
            </w:tcBorders>
            <w:shd w:val="clear" w:color="auto" w:fill="auto"/>
            <w:noWrap/>
            <w:vAlign w:val="bottom"/>
            <w:hideMark/>
          </w:tcPr>
          <w:p w14:paraId="36B3B863" w14:textId="77777777" w:rsidR="00F3344A" w:rsidRPr="00E5574C" w:rsidRDefault="00F3344A" w:rsidP="00F3344A">
            <w:pPr>
              <w:spacing w:before="0" w:after="0" w:line="240" w:lineRule="auto"/>
              <w:jc w:val="right"/>
              <w:rPr>
                <w:ins w:id="5754" w:author="Kumar Baral" w:date="2023-02-10T13:39:00Z"/>
                <w:rFonts w:cs="Calibri"/>
                <w:color w:val="000000"/>
                <w:szCs w:val="22"/>
                <w:lang w:bidi="ne-NP"/>
              </w:rPr>
            </w:pPr>
            <w:ins w:id="5755" w:author="Kumar Baral" w:date="2023-02-10T13:39:00Z">
              <w:r w:rsidRPr="00E5574C">
                <w:rPr>
                  <w:rFonts w:cs="Calibri"/>
                  <w:color w:val="000000"/>
                  <w:szCs w:val="22"/>
                  <w:lang w:bidi="ne-NP"/>
                </w:rPr>
                <w:t>19.2</w:t>
              </w:r>
            </w:ins>
          </w:p>
        </w:tc>
        <w:tc>
          <w:tcPr>
            <w:tcW w:w="1931" w:type="dxa"/>
            <w:tcBorders>
              <w:top w:val="nil"/>
              <w:left w:val="nil"/>
              <w:bottom w:val="single" w:sz="4" w:space="0" w:color="auto"/>
              <w:right w:val="single" w:sz="4" w:space="0" w:color="auto"/>
            </w:tcBorders>
            <w:shd w:val="clear" w:color="auto" w:fill="auto"/>
            <w:noWrap/>
            <w:vAlign w:val="bottom"/>
            <w:hideMark/>
          </w:tcPr>
          <w:p w14:paraId="27B58BC7" w14:textId="77777777" w:rsidR="00F3344A" w:rsidRPr="00E5574C" w:rsidRDefault="00F3344A" w:rsidP="00F3344A">
            <w:pPr>
              <w:spacing w:before="0" w:after="0" w:line="240" w:lineRule="auto"/>
              <w:jc w:val="right"/>
              <w:rPr>
                <w:ins w:id="5756" w:author="Kumar Baral" w:date="2023-02-10T13:39:00Z"/>
                <w:rFonts w:cs="Calibri"/>
                <w:color w:val="000000"/>
                <w:szCs w:val="22"/>
                <w:lang w:bidi="ne-NP"/>
                <w:rPrChange w:id="5757" w:author="Kumar Baral" w:date="2023-02-10T14:10:00Z">
                  <w:rPr>
                    <w:ins w:id="5758" w:author="Kumar Baral" w:date="2023-02-10T13:39:00Z"/>
                    <w:rFonts w:ascii="Calibri" w:hAnsi="Calibri" w:cs="Calibri"/>
                    <w:color w:val="000000"/>
                    <w:szCs w:val="22"/>
                    <w:lang w:bidi="ne-NP"/>
                  </w:rPr>
                </w:rPrChange>
              </w:rPr>
            </w:pPr>
            <w:ins w:id="5759" w:author="Kumar Baral" w:date="2023-02-10T13:39:00Z">
              <w:r w:rsidRPr="00E5574C">
                <w:rPr>
                  <w:rFonts w:cs="Calibri"/>
                  <w:color w:val="000000"/>
                  <w:szCs w:val="22"/>
                  <w:lang w:bidi="ne-NP"/>
                  <w:rPrChange w:id="5760" w:author="Kumar Baral" w:date="2023-02-10T14:10:00Z">
                    <w:rPr>
                      <w:rFonts w:ascii="Calibri" w:hAnsi="Calibri" w:cs="Calibri"/>
                      <w:color w:val="000000"/>
                      <w:szCs w:val="22"/>
                      <w:lang w:bidi="ne-NP"/>
                    </w:rPr>
                  </w:rPrChange>
                </w:rPr>
                <w:t>20.0</w:t>
              </w:r>
            </w:ins>
          </w:p>
        </w:tc>
        <w:tc>
          <w:tcPr>
            <w:tcW w:w="1694" w:type="dxa"/>
            <w:tcBorders>
              <w:top w:val="nil"/>
              <w:left w:val="nil"/>
              <w:bottom w:val="single" w:sz="4" w:space="0" w:color="auto"/>
              <w:right w:val="single" w:sz="4" w:space="0" w:color="auto"/>
            </w:tcBorders>
            <w:shd w:val="clear" w:color="auto" w:fill="auto"/>
            <w:noWrap/>
            <w:vAlign w:val="bottom"/>
            <w:hideMark/>
          </w:tcPr>
          <w:p w14:paraId="7AC014A6" w14:textId="77777777" w:rsidR="00F3344A" w:rsidRPr="00E5574C" w:rsidRDefault="00F3344A" w:rsidP="00F3344A">
            <w:pPr>
              <w:spacing w:before="0" w:after="0" w:line="240" w:lineRule="auto"/>
              <w:jc w:val="right"/>
              <w:rPr>
                <w:ins w:id="5761" w:author="Kumar Baral" w:date="2023-02-10T13:39:00Z"/>
                <w:rFonts w:cs="Calibri"/>
                <w:color w:val="000000"/>
                <w:szCs w:val="22"/>
                <w:lang w:bidi="ne-NP"/>
                <w:rPrChange w:id="5762" w:author="Kumar Baral" w:date="2023-02-10T14:10:00Z">
                  <w:rPr>
                    <w:ins w:id="5763" w:author="Kumar Baral" w:date="2023-02-10T13:39:00Z"/>
                    <w:rFonts w:ascii="Calibri" w:hAnsi="Calibri" w:cs="Calibri"/>
                    <w:color w:val="000000"/>
                    <w:szCs w:val="22"/>
                    <w:lang w:bidi="ne-NP"/>
                  </w:rPr>
                </w:rPrChange>
              </w:rPr>
            </w:pPr>
            <w:ins w:id="5764" w:author="Kumar Baral" w:date="2023-02-10T13:39:00Z">
              <w:r w:rsidRPr="00E5574C">
                <w:rPr>
                  <w:rFonts w:cs="Calibri"/>
                  <w:color w:val="000000"/>
                  <w:szCs w:val="22"/>
                  <w:lang w:bidi="ne-NP"/>
                  <w:rPrChange w:id="5765" w:author="Kumar Baral" w:date="2023-02-10T14:10:00Z">
                    <w:rPr>
                      <w:rFonts w:ascii="Calibri" w:hAnsi="Calibri" w:cs="Calibri"/>
                      <w:color w:val="000000"/>
                      <w:szCs w:val="22"/>
                      <w:lang w:bidi="ne-NP"/>
                    </w:rPr>
                  </w:rPrChange>
                </w:rPr>
                <w:t>30.5</w:t>
              </w:r>
            </w:ins>
          </w:p>
        </w:tc>
        <w:tc>
          <w:tcPr>
            <w:tcW w:w="1890" w:type="dxa"/>
            <w:tcBorders>
              <w:top w:val="nil"/>
              <w:left w:val="nil"/>
              <w:bottom w:val="single" w:sz="4" w:space="0" w:color="auto"/>
              <w:right w:val="single" w:sz="4" w:space="0" w:color="auto"/>
            </w:tcBorders>
          </w:tcPr>
          <w:p w14:paraId="34C60881" w14:textId="77777777" w:rsidR="00F3344A" w:rsidRPr="00E5574C" w:rsidRDefault="00F3344A">
            <w:pPr>
              <w:spacing w:before="0" w:after="0" w:line="240" w:lineRule="auto"/>
              <w:jc w:val="left"/>
              <w:rPr>
                <w:ins w:id="5766" w:author="Kumar Baral" w:date="2023-02-10T13:40:00Z"/>
                <w:rFonts w:cs="Calibri"/>
                <w:color w:val="000000"/>
                <w:szCs w:val="22"/>
                <w:lang w:bidi="ne-NP"/>
                <w:rPrChange w:id="5767" w:author="Kumar Baral" w:date="2023-02-10T14:10:00Z">
                  <w:rPr>
                    <w:ins w:id="5768" w:author="Kumar Baral" w:date="2023-02-10T13:40:00Z"/>
                    <w:rFonts w:ascii="Calibri" w:hAnsi="Calibri" w:cs="Calibri"/>
                    <w:color w:val="000000"/>
                    <w:szCs w:val="22"/>
                    <w:lang w:bidi="ne-NP"/>
                  </w:rPr>
                </w:rPrChange>
              </w:rPr>
              <w:pPrChange w:id="5769" w:author="Kumar Baral" w:date="2023-02-10T13:42:00Z">
                <w:pPr>
                  <w:spacing w:before="0" w:after="0" w:line="240" w:lineRule="auto"/>
                  <w:jc w:val="right"/>
                </w:pPr>
              </w:pPrChange>
            </w:pPr>
          </w:p>
        </w:tc>
      </w:tr>
      <w:tr w:rsidR="00E5574C" w:rsidRPr="00E5574C" w14:paraId="1D3D5EF8" w14:textId="2C410492" w:rsidTr="00E5574C">
        <w:trPr>
          <w:trHeight w:val="234"/>
          <w:ins w:id="577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4686D85" w14:textId="77777777" w:rsidR="00F3344A" w:rsidRPr="00E5574C" w:rsidRDefault="00F3344A" w:rsidP="00F3344A">
            <w:pPr>
              <w:spacing w:before="0" w:after="0" w:line="240" w:lineRule="auto"/>
              <w:jc w:val="left"/>
              <w:rPr>
                <w:ins w:id="5771" w:author="Kumar Baral" w:date="2023-02-10T13:39:00Z"/>
                <w:rFonts w:cs="Calibri"/>
                <w:color w:val="000000"/>
                <w:szCs w:val="22"/>
                <w:lang w:bidi="ne-NP"/>
              </w:rPr>
            </w:pPr>
            <w:ins w:id="5772" w:author="Kumar Baral" w:date="2023-02-10T13:39:00Z">
              <w:r w:rsidRPr="00E5574C">
                <w:rPr>
                  <w:rFonts w:cs="Calibri"/>
                  <w:color w:val="000000"/>
                  <w:szCs w:val="22"/>
                  <w:lang w:bidi="ne-NP"/>
                </w:rPr>
                <w:t>76-77</w:t>
              </w:r>
            </w:ins>
          </w:p>
        </w:tc>
        <w:tc>
          <w:tcPr>
            <w:tcW w:w="1719" w:type="dxa"/>
            <w:tcBorders>
              <w:top w:val="nil"/>
              <w:left w:val="nil"/>
              <w:bottom w:val="single" w:sz="4" w:space="0" w:color="auto"/>
              <w:right w:val="single" w:sz="4" w:space="0" w:color="auto"/>
            </w:tcBorders>
            <w:shd w:val="clear" w:color="auto" w:fill="auto"/>
            <w:noWrap/>
            <w:vAlign w:val="bottom"/>
            <w:hideMark/>
          </w:tcPr>
          <w:p w14:paraId="253E662D" w14:textId="77777777" w:rsidR="00F3344A" w:rsidRPr="00E5574C" w:rsidRDefault="00F3344A" w:rsidP="00F3344A">
            <w:pPr>
              <w:spacing w:before="0" w:after="0" w:line="240" w:lineRule="auto"/>
              <w:jc w:val="right"/>
              <w:rPr>
                <w:ins w:id="5773" w:author="Kumar Baral" w:date="2023-02-10T13:39:00Z"/>
                <w:rFonts w:cs="Calibri"/>
                <w:color w:val="000000"/>
                <w:szCs w:val="22"/>
                <w:lang w:bidi="ne-NP"/>
              </w:rPr>
            </w:pPr>
            <w:ins w:id="5774" w:author="Kumar Baral" w:date="2023-02-10T13:39:00Z">
              <w:r w:rsidRPr="00E5574C">
                <w:rPr>
                  <w:rFonts w:cs="Calibri"/>
                  <w:color w:val="000000"/>
                  <w:szCs w:val="22"/>
                  <w:lang w:bidi="ne-NP"/>
                </w:rPr>
                <w:t>20.7</w:t>
              </w:r>
            </w:ins>
          </w:p>
        </w:tc>
        <w:tc>
          <w:tcPr>
            <w:tcW w:w="1931" w:type="dxa"/>
            <w:tcBorders>
              <w:top w:val="nil"/>
              <w:left w:val="nil"/>
              <w:bottom w:val="single" w:sz="4" w:space="0" w:color="auto"/>
              <w:right w:val="single" w:sz="4" w:space="0" w:color="auto"/>
            </w:tcBorders>
            <w:shd w:val="clear" w:color="auto" w:fill="auto"/>
            <w:noWrap/>
            <w:vAlign w:val="bottom"/>
            <w:hideMark/>
          </w:tcPr>
          <w:p w14:paraId="65E2A489" w14:textId="77777777" w:rsidR="00F3344A" w:rsidRPr="00E5574C" w:rsidRDefault="00F3344A" w:rsidP="00F3344A">
            <w:pPr>
              <w:spacing w:before="0" w:after="0" w:line="240" w:lineRule="auto"/>
              <w:jc w:val="right"/>
              <w:rPr>
                <w:ins w:id="5775" w:author="Kumar Baral" w:date="2023-02-10T13:39:00Z"/>
                <w:rFonts w:cs="Calibri"/>
                <w:color w:val="000000"/>
                <w:szCs w:val="22"/>
                <w:lang w:bidi="ne-NP"/>
                <w:rPrChange w:id="5776" w:author="Kumar Baral" w:date="2023-02-10T14:10:00Z">
                  <w:rPr>
                    <w:ins w:id="5777" w:author="Kumar Baral" w:date="2023-02-10T13:39:00Z"/>
                    <w:rFonts w:ascii="Calibri" w:hAnsi="Calibri" w:cs="Calibri"/>
                    <w:color w:val="000000"/>
                    <w:szCs w:val="22"/>
                    <w:lang w:bidi="ne-NP"/>
                  </w:rPr>
                </w:rPrChange>
              </w:rPr>
            </w:pPr>
            <w:ins w:id="5778" w:author="Kumar Baral" w:date="2023-02-10T13:39:00Z">
              <w:r w:rsidRPr="00E5574C">
                <w:rPr>
                  <w:rFonts w:cs="Calibri"/>
                  <w:color w:val="000000"/>
                  <w:szCs w:val="22"/>
                  <w:lang w:bidi="ne-NP"/>
                  <w:rPrChange w:id="5779" w:author="Kumar Baral" w:date="2023-02-10T14:10:00Z">
                    <w:rPr>
                      <w:rFonts w:ascii="Calibri" w:hAnsi="Calibri" w:cs="Calibri"/>
                      <w:color w:val="000000"/>
                      <w:szCs w:val="22"/>
                      <w:lang w:bidi="ne-NP"/>
                    </w:rPr>
                  </w:rPrChange>
                </w:rPr>
                <w:t>21.9</w:t>
              </w:r>
            </w:ins>
          </w:p>
        </w:tc>
        <w:tc>
          <w:tcPr>
            <w:tcW w:w="1694" w:type="dxa"/>
            <w:tcBorders>
              <w:top w:val="nil"/>
              <w:left w:val="nil"/>
              <w:bottom w:val="single" w:sz="4" w:space="0" w:color="auto"/>
              <w:right w:val="single" w:sz="4" w:space="0" w:color="auto"/>
            </w:tcBorders>
            <w:shd w:val="clear" w:color="auto" w:fill="auto"/>
            <w:noWrap/>
            <w:vAlign w:val="bottom"/>
            <w:hideMark/>
          </w:tcPr>
          <w:p w14:paraId="42CF13F4" w14:textId="77777777" w:rsidR="00F3344A" w:rsidRPr="00E5574C" w:rsidRDefault="00F3344A" w:rsidP="00F3344A">
            <w:pPr>
              <w:spacing w:before="0" w:after="0" w:line="240" w:lineRule="auto"/>
              <w:jc w:val="right"/>
              <w:rPr>
                <w:ins w:id="5780" w:author="Kumar Baral" w:date="2023-02-10T13:39:00Z"/>
                <w:rFonts w:cs="Calibri"/>
                <w:color w:val="000000"/>
                <w:szCs w:val="22"/>
                <w:lang w:bidi="ne-NP"/>
                <w:rPrChange w:id="5781" w:author="Kumar Baral" w:date="2023-02-10T14:10:00Z">
                  <w:rPr>
                    <w:ins w:id="5782" w:author="Kumar Baral" w:date="2023-02-10T13:39:00Z"/>
                    <w:rFonts w:ascii="Calibri" w:hAnsi="Calibri" w:cs="Calibri"/>
                    <w:color w:val="000000"/>
                    <w:szCs w:val="22"/>
                    <w:lang w:bidi="ne-NP"/>
                  </w:rPr>
                </w:rPrChange>
              </w:rPr>
            </w:pPr>
            <w:ins w:id="5783" w:author="Kumar Baral" w:date="2023-02-10T13:39:00Z">
              <w:r w:rsidRPr="00E5574C">
                <w:rPr>
                  <w:rFonts w:cs="Calibri"/>
                  <w:color w:val="000000"/>
                  <w:szCs w:val="22"/>
                  <w:lang w:bidi="ne-NP"/>
                  <w:rPrChange w:id="5784" w:author="Kumar Baral" w:date="2023-02-10T14:10:00Z">
                    <w:rPr>
                      <w:rFonts w:ascii="Calibri" w:hAnsi="Calibri" w:cs="Calibri"/>
                      <w:color w:val="000000"/>
                      <w:szCs w:val="22"/>
                      <w:lang w:bidi="ne-NP"/>
                    </w:rPr>
                  </w:rPrChange>
                </w:rPr>
                <w:t>28.9</w:t>
              </w:r>
            </w:ins>
          </w:p>
        </w:tc>
        <w:tc>
          <w:tcPr>
            <w:tcW w:w="1890" w:type="dxa"/>
            <w:tcBorders>
              <w:top w:val="nil"/>
              <w:left w:val="nil"/>
              <w:bottom w:val="single" w:sz="4" w:space="0" w:color="auto"/>
              <w:right w:val="single" w:sz="4" w:space="0" w:color="auto"/>
            </w:tcBorders>
          </w:tcPr>
          <w:p w14:paraId="5559285C" w14:textId="77777777" w:rsidR="00F3344A" w:rsidRPr="00E5574C" w:rsidRDefault="00F3344A">
            <w:pPr>
              <w:spacing w:before="0" w:after="0" w:line="240" w:lineRule="auto"/>
              <w:jc w:val="left"/>
              <w:rPr>
                <w:ins w:id="5785" w:author="Kumar Baral" w:date="2023-02-10T13:40:00Z"/>
                <w:rFonts w:cs="Calibri"/>
                <w:color w:val="000000"/>
                <w:szCs w:val="22"/>
                <w:lang w:bidi="ne-NP"/>
                <w:rPrChange w:id="5786" w:author="Kumar Baral" w:date="2023-02-10T14:10:00Z">
                  <w:rPr>
                    <w:ins w:id="5787" w:author="Kumar Baral" w:date="2023-02-10T13:40:00Z"/>
                    <w:rFonts w:ascii="Calibri" w:hAnsi="Calibri" w:cs="Calibri"/>
                    <w:color w:val="000000"/>
                    <w:szCs w:val="22"/>
                    <w:lang w:bidi="ne-NP"/>
                  </w:rPr>
                </w:rPrChange>
              </w:rPr>
              <w:pPrChange w:id="5788" w:author="Kumar Baral" w:date="2023-02-10T13:42:00Z">
                <w:pPr>
                  <w:spacing w:before="0" w:after="0" w:line="240" w:lineRule="auto"/>
                  <w:jc w:val="right"/>
                </w:pPr>
              </w:pPrChange>
            </w:pPr>
          </w:p>
        </w:tc>
      </w:tr>
      <w:tr w:rsidR="00E5574C" w:rsidRPr="00E5574C" w14:paraId="7B77C308" w14:textId="586E2AA9" w:rsidTr="00E5574C">
        <w:trPr>
          <w:trHeight w:val="234"/>
          <w:ins w:id="578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6711613" w14:textId="77777777" w:rsidR="00F3344A" w:rsidRPr="00E5574C" w:rsidRDefault="00F3344A" w:rsidP="00F3344A">
            <w:pPr>
              <w:spacing w:before="0" w:after="0" w:line="240" w:lineRule="auto"/>
              <w:jc w:val="left"/>
              <w:rPr>
                <w:ins w:id="5790" w:author="Kumar Baral" w:date="2023-02-10T13:39:00Z"/>
                <w:rFonts w:cs="Calibri"/>
                <w:color w:val="000000"/>
                <w:szCs w:val="22"/>
                <w:lang w:bidi="ne-NP"/>
              </w:rPr>
            </w:pPr>
            <w:ins w:id="5791" w:author="Kumar Baral" w:date="2023-02-10T13:39:00Z">
              <w:r w:rsidRPr="00E5574C">
                <w:rPr>
                  <w:rFonts w:cs="Calibri"/>
                  <w:color w:val="000000"/>
                  <w:szCs w:val="22"/>
                  <w:lang w:bidi="ne-NP"/>
                </w:rPr>
                <w:t>77-78</w:t>
              </w:r>
            </w:ins>
          </w:p>
        </w:tc>
        <w:tc>
          <w:tcPr>
            <w:tcW w:w="1719" w:type="dxa"/>
            <w:tcBorders>
              <w:top w:val="nil"/>
              <w:left w:val="nil"/>
              <w:bottom w:val="single" w:sz="4" w:space="0" w:color="auto"/>
              <w:right w:val="single" w:sz="4" w:space="0" w:color="auto"/>
            </w:tcBorders>
            <w:shd w:val="clear" w:color="auto" w:fill="auto"/>
            <w:noWrap/>
            <w:vAlign w:val="bottom"/>
            <w:hideMark/>
          </w:tcPr>
          <w:p w14:paraId="4B68C9C4" w14:textId="77777777" w:rsidR="00F3344A" w:rsidRPr="00E5574C" w:rsidRDefault="00F3344A" w:rsidP="00F3344A">
            <w:pPr>
              <w:spacing w:before="0" w:after="0" w:line="240" w:lineRule="auto"/>
              <w:jc w:val="right"/>
              <w:rPr>
                <w:ins w:id="5792" w:author="Kumar Baral" w:date="2023-02-10T13:39:00Z"/>
                <w:rFonts w:cs="Calibri"/>
                <w:color w:val="000000"/>
                <w:szCs w:val="22"/>
                <w:lang w:bidi="ne-NP"/>
              </w:rPr>
            </w:pPr>
            <w:ins w:id="5793" w:author="Kumar Baral" w:date="2023-02-10T13:39:00Z">
              <w:r w:rsidRPr="00E5574C">
                <w:rPr>
                  <w:rFonts w:cs="Calibri"/>
                  <w:color w:val="000000"/>
                  <w:szCs w:val="22"/>
                  <w:lang w:bidi="ne-NP"/>
                </w:rPr>
                <w:t>28.2</w:t>
              </w:r>
            </w:ins>
          </w:p>
        </w:tc>
        <w:tc>
          <w:tcPr>
            <w:tcW w:w="1931" w:type="dxa"/>
            <w:tcBorders>
              <w:top w:val="nil"/>
              <w:left w:val="nil"/>
              <w:bottom w:val="single" w:sz="4" w:space="0" w:color="auto"/>
              <w:right w:val="single" w:sz="4" w:space="0" w:color="auto"/>
            </w:tcBorders>
            <w:shd w:val="clear" w:color="auto" w:fill="auto"/>
            <w:noWrap/>
            <w:vAlign w:val="bottom"/>
            <w:hideMark/>
          </w:tcPr>
          <w:p w14:paraId="0E114F81" w14:textId="77777777" w:rsidR="00F3344A" w:rsidRPr="00E5574C" w:rsidRDefault="00F3344A" w:rsidP="00F3344A">
            <w:pPr>
              <w:spacing w:before="0" w:after="0" w:line="240" w:lineRule="auto"/>
              <w:jc w:val="right"/>
              <w:rPr>
                <w:ins w:id="5794" w:author="Kumar Baral" w:date="2023-02-10T13:39:00Z"/>
                <w:rFonts w:cs="Calibri"/>
                <w:color w:val="000000"/>
                <w:szCs w:val="22"/>
                <w:lang w:bidi="ne-NP"/>
                <w:rPrChange w:id="5795" w:author="Kumar Baral" w:date="2023-02-10T14:10:00Z">
                  <w:rPr>
                    <w:ins w:id="5796" w:author="Kumar Baral" w:date="2023-02-10T13:39:00Z"/>
                    <w:rFonts w:ascii="Calibri" w:hAnsi="Calibri" w:cs="Calibri"/>
                    <w:color w:val="000000"/>
                    <w:szCs w:val="22"/>
                    <w:lang w:bidi="ne-NP"/>
                  </w:rPr>
                </w:rPrChange>
              </w:rPr>
            </w:pPr>
            <w:ins w:id="5797" w:author="Kumar Baral" w:date="2023-02-10T13:39:00Z">
              <w:r w:rsidRPr="00E5574C">
                <w:rPr>
                  <w:rFonts w:cs="Calibri"/>
                  <w:color w:val="000000"/>
                  <w:szCs w:val="22"/>
                  <w:lang w:bidi="ne-NP"/>
                  <w:rPrChange w:id="5798" w:author="Kumar Baral" w:date="2023-02-10T14:10:00Z">
                    <w:rPr>
                      <w:rFonts w:ascii="Calibri" w:hAnsi="Calibri" w:cs="Calibri"/>
                      <w:color w:val="000000"/>
                      <w:szCs w:val="22"/>
                      <w:lang w:bidi="ne-NP"/>
                    </w:rPr>
                  </w:rPrChange>
                </w:rPr>
                <w:t>23.5</w:t>
              </w:r>
            </w:ins>
          </w:p>
        </w:tc>
        <w:tc>
          <w:tcPr>
            <w:tcW w:w="1694" w:type="dxa"/>
            <w:tcBorders>
              <w:top w:val="nil"/>
              <w:left w:val="nil"/>
              <w:bottom w:val="single" w:sz="4" w:space="0" w:color="auto"/>
              <w:right w:val="single" w:sz="4" w:space="0" w:color="auto"/>
            </w:tcBorders>
            <w:shd w:val="clear" w:color="auto" w:fill="auto"/>
            <w:noWrap/>
            <w:vAlign w:val="bottom"/>
            <w:hideMark/>
          </w:tcPr>
          <w:p w14:paraId="4923BF89" w14:textId="77777777" w:rsidR="00F3344A" w:rsidRPr="00E5574C" w:rsidRDefault="00F3344A" w:rsidP="00F3344A">
            <w:pPr>
              <w:spacing w:before="0" w:after="0" w:line="240" w:lineRule="auto"/>
              <w:jc w:val="right"/>
              <w:rPr>
                <w:ins w:id="5799" w:author="Kumar Baral" w:date="2023-02-10T13:39:00Z"/>
                <w:rFonts w:cs="Calibri"/>
                <w:color w:val="000000"/>
                <w:szCs w:val="22"/>
                <w:lang w:bidi="ne-NP"/>
                <w:rPrChange w:id="5800" w:author="Kumar Baral" w:date="2023-02-10T14:10:00Z">
                  <w:rPr>
                    <w:ins w:id="5801" w:author="Kumar Baral" w:date="2023-02-10T13:39:00Z"/>
                    <w:rFonts w:ascii="Calibri" w:hAnsi="Calibri" w:cs="Calibri"/>
                    <w:color w:val="000000"/>
                    <w:szCs w:val="22"/>
                    <w:lang w:bidi="ne-NP"/>
                  </w:rPr>
                </w:rPrChange>
              </w:rPr>
            </w:pPr>
            <w:ins w:id="5802" w:author="Kumar Baral" w:date="2023-02-10T13:39:00Z">
              <w:r w:rsidRPr="00E5574C">
                <w:rPr>
                  <w:rFonts w:cs="Calibri"/>
                  <w:color w:val="000000"/>
                  <w:szCs w:val="22"/>
                  <w:lang w:bidi="ne-NP"/>
                  <w:rPrChange w:id="5803" w:author="Kumar Baral" w:date="2023-02-10T14:10:00Z">
                    <w:rPr>
                      <w:rFonts w:ascii="Calibri" w:hAnsi="Calibri" w:cs="Calibri"/>
                      <w:color w:val="000000"/>
                      <w:szCs w:val="22"/>
                      <w:lang w:bidi="ne-NP"/>
                    </w:rPr>
                  </w:rPrChange>
                </w:rPr>
                <w:t>27.4</w:t>
              </w:r>
            </w:ins>
          </w:p>
        </w:tc>
        <w:tc>
          <w:tcPr>
            <w:tcW w:w="1890" w:type="dxa"/>
            <w:tcBorders>
              <w:top w:val="nil"/>
              <w:left w:val="nil"/>
              <w:bottom w:val="single" w:sz="4" w:space="0" w:color="auto"/>
              <w:right w:val="single" w:sz="4" w:space="0" w:color="auto"/>
            </w:tcBorders>
          </w:tcPr>
          <w:p w14:paraId="15677C0D" w14:textId="77777777" w:rsidR="00F3344A" w:rsidRPr="00E5574C" w:rsidRDefault="00F3344A">
            <w:pPr>
              <w:spacing w:before="0" w:after="0" w:line="240" w:lineRule="auto"/>
              <w:jc w:val="left"/>
              <w:rPr>
                <w:ins w:id="5804" w:author="Kumar Baral" w:date="2023-02-10T13:40:00Z"/>
                <w:rFonts w:cs="Calibri"/>
                <w:color w:val="000000"/>
                <w:szCs w:val="22"/>
                <w:lang w:bidi="ne-NP"/>
                <w:rPrChange w:id="5805" w:author="Kumar Baral" w:date="2023-02-10T14:10:00Z">
                  <w:rPr>
                    <w:ins w:id="5806" w:author="Kumar Baral" w:date="2023-02-10T13:40:00Z"/>
                    <w:rFonts w:ascii="Calibri" w:hAnsi="Calibri" w:cs="Calibri"/>
                    <w:color w:val="000000"/>
                    <w:szCs w:val="22"/>
                    <w:lang w:bidi="ne-NP"/>
                  </w:rPr>
                </w:rPrChange>
              </w:rPr>
              <w:pPrChange w:id="5807" w:author="Kumar Baral" w:date="2023-02-10T13:42:00Z">
                <w:pPr>
                  <w:spacing w:before="0" w:after="0" w:line="240" w:lineRule="auto"/>
                  <w:jc w:val="right"/>
                </w:pPr>
              </w:pPrChange>
            </w:pPr>
          </w:p>
        </w:tc>
      </w:tr>
      <w:tr w:rsidR="00E5574C" w:rsidRPr="00E5574C" w14:paraId="70905C97" w14:textId="3E0EAC5B" w:rsidTr="00E5574C">
        <w:trPr>
          <w:trHeight w:val="234"/>
          <w:ins w:id="580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C82090F" w14:textId="77777777" w:rsidR="00F3344A" w:rsidRPr="00E5574C" w:rsidRDefault="00F3344A" w:rsidP="00F3344A">
            <w:pPr>
              <w:spacing w:before="0" w:after="0" w:line="240" w:lineRule="auto"/>
              <w:jc w:val="left"/>
              <w:rPr>
                <w:ins w:id="5809" w:author="Kumar Baral" w:date="2023-02-10T13:39:00Z"/>
                <w:rFonts w:cs="Calibri"/>
                <w:color w:val="000000"/>
                <w:szCs w:val="22"/>
                <w:lang w:bidi="ne-NP"/>
              </w:rPr>
            </w:pPr>
            <w:ins w:id="5810" w:author="Kumar Baral" w:date="2023-02-10T13:39:00Z">
              <w:r w:rsidRPr="00E5574C">
                <w:rPr>
                  <w:rFonts w:cs="Calibri"/>
                  <w:color w:val="000000"/>
                  <w:szCs w:val="22"/>
                  <w:lang w:bidi="ne-NP"/>
                </w:rPr>
                <w:t>78-79</w:t>
              </w:r>
            </w:ins>
          </w:p>
        </w:tc>
        <w:tc>
          <w:tcPr>
            <w:tcW w:w="1719" w:type="dxa"/>
            <w:tcBorders>
              <w:top w:val="nil"/>
              <w:left w:val="nil"/>
              <w:bottom w:val="single" w:sz="4" w:space="0" w:color="auto"/>
              <w:right w:val="single" w:sz="4" w:space="0" w:color="auto"/>
            </w:tcBorders>
            <w:shd w:val="clear" w:color="auto" w:fill="auto"/>
            <w:noWrap/>
            <w:vAlign w:val="bottom"/>
            <w:hideMark/>
          </w:tcPr>
          <w:p w14:paraId="63A267BA" w14:textId="77777777" w:rsidR="00F3344A" w:rsidRPr="00E5574C" w:rsidRDefault="00F3344A" w:rsidP="00F3344A">
            <w:pPr>
              <w:spacing w:before="0" w:after="0" w:line="240" w:lineRule="auto"/>
              <w:jc w:val="right"/>
              <w:rPr>
                <w:ins w:id="5811" w:author="Kumar Baral" w:date="2023-02-10T13:39:00Z"/>
                <w:rFonts w:cs="Calibri"/>
                <w:color w:val="000000"/>
                <w:szCs w:val="22"/>
                <w:lang w:bidi="ne-NP"/>
              </w:rPr>
            </w:pPr>
            <w:ins w:id="5812" w:author="Kumar Baral" w:date="2023-02-10T13:39:00Z">
              <w:r w:rsidRPr="00E5574C">
                <w:rPr>
                  <w:rFonts w:cs="Calibri"/>
                  <w:color w:val="000000"/>
                  <w:szCs w:val="22"/>
                  <w:lang w:bidi="ne-NP"/>
                </w:rPr>
                <w:t>27.2</w:t>
              </w:r>
            </w:ins>
          </w:p>
        </w:tc>
        <w:tc>
          <w:tcPr>
            <w:tcW w:w="1931" w:type="dxa"/>
            <w:tcBorders>
              <w:top w:val="nil"/>
              <w:left w:val="nil"/>
              <w:bottom w:val="single" w:sz="4" w:space="0" w:color="auto"/>
              <w:right w:val="single" w:sz="4" w:space="0" w:color="auto"/>
            </w:tcBorders>
            <w:shd w:val="clear" w:color="auto" w:fill="auto"/>
            <w:noWrap/>
            <w:vAlign w:val="bottom"/>
            <w:hideMark/>
          </w:tcPr>
          <w:p w14:paraId="68723E42" w14:textId="77777777" w:rsidR="00F3344A" w:rsidRPr="00E5574C" w:rsidRDefault="00F3344A" w:rsidP="00F3344A">
            <w:pPr>
              <w:spacing w:before="0" w:after="0" w:line="240" w:lineRule="auto"/>
              <w:jc w:val="right"/>
              <w:rPr>
                <w:ins w:id="5813" w:author="Kumar Baral" w:date="2023-02-10T13:39:00Z"/>
                <w:rFonts w:cs="Calibri"/>
                <w:color w:val="000000"/>
                <w:szCs w:val="22"/>
                <w:lang w:bidi="ne-NP"/>
                <w:rPrChange w:id="5814" w:author="Kumar Baral" w:date="2023-02-10T14:10:00Z">
                  <w:rPr>
                    <w:ins w:id="5815" w:author="Kumar Baral" w:date="2023-02-10T13:39:00Z"/>
                    <w:rFonts w:ascii="Calibri" w:hAnsi="Calibri" w:cs="Calibri"/>
                    <w:color w:val="000000"/>
                    <w:szCs w:val="22"/>
                    <w:lang w:bidi="ne-NP"/>
                  </w:rPr>
                </w:rPrChange>
              </w:rPr>
            </w:pPr>
            <w:ins w:id="5816" w:author="Kumar Baral" w:date="2023-02-10T13:39:00Z">
              <w:r w:rsidRPr="00E5574C">
                <w:rPr>
                  <w:rFonts w:cs="Calibri"/>
                  <w:color w:val="000000"/>
                  <w:szCs w:val="22"/>
                  <w:lang w:bidi="ne-NP"/>
                  <w:rPrChange w:id="5817" w:author="Kumar Baral" w:date="2023-02-10T14:10:00Z">
                    <w:rPr>
                      <w:rFonts w:ascii="Calibri" w:hAnsi="Calibri" w:cs="Calibri"/>
                      <w:color w:val="000000"/>
                      <w:szCs w:val="22"/>
                      <w:lang w:bidi="ne-NP"/>
                    </w:rPr>
                  </w:rPrChange>
                </w:rPr>
                <w:t>23.2</w:t>
              </w:r>
            </w:ins>
          </w:p>
        </w:tc>
        <w:tc>
          <w:tcPr>
            <w:tcW w:w="1694" w:type="dxa"/>
            <w:tcBorders>
              <w:top w:val="nil"/>
              <w:left w:val="nil"/>
              <w:bottom w:val="single" w:sz="4" w:space="0" w:color="auto"/>
              <w:right w:val="single" w:sz="4" w:space="0" w:color="auto"/>
            </w:tcBorders>
            <w:shd w:val="clear" w:color="auto" w:fill="auto"/>
            <w:noWrap/>
            <w:vAlign w:val="bottom"/>
            <w:hideMark/>
          </w:tcPr>
          <w:p w14:paraId="01CB5534" w14:textId="77777777" w:rsidR="00F3344A" w:rsidRPr="00E5574C" w:rsidRDefault="00F3344A" w:rsidP="00F3344A">
            <w:pPr>
              <w:spacing w:before="0" w:after="0" w:line="240" w:lineRule="auto"/>
              <w:jc w:val="right"/>
              <w:rPr>
                <w:ins w:id="5818" w:author="Kumar Baral" w:date="2023-02-10T13:39:00Z"/>
                <w:rFonts w:cs="Calibri"/>
                <w:color w:val="000000"/>
                <w:szCs w:val="22"/>
                <w:lang w:bidi="ne-NP"/>
                <w:rPrChange w:id="5819" w:author="Kumar Baral" w:date="2023-02-10T14:10:00Z">
                  <w:rPr>
                    <w:ins w:id="5820" w:author="Kumar Baral" w:date="2023-02-10T13:39:00Z"/>
                    <w:rFonts w:ascii="Calibri" w:hAnsi="Calibri" w:cs="Calibri"/>
                    <w:color w:val="000000"/>
                    <w:szCs w:val="22"/>
                    <w:lang w:bidi="ne-NP"/>
                  </w:rPr>
                </w:rPrChange>
              </w:rPr>
            </w:pPr>
            <w:ins w:id="5821" w:author="Kumar Baral" w:date="2023-02-10T13:39:00Z">
              <w:r w:rsidRPr="00E5574C">
                <w:rPr>
                  <w:rFonts w:cs="Calibri"/>
                  <w:color w:val="000000"/>
                  <w:szCs w:val="22"/>
                  <w:lang w:bidi="ne-NP"/>
                  <w:rPrChange w:id="5822" w:author="Kumar Baral" w:date="2023-02-10T14:10:00Z">
                    <w:rPr>
                      <w:rFonts w:ascii="Calibri" w:hAnsi="Calibri" w:cs="Calibri"/>
                      <w:color w:val="000000"/>
                      <w:szCs w:val="22"/>
                      <w:lang w:bidi="ne-NP"/>
                    </w:rPr>
                  </w:rPrChange>
                </w:rPr>
                <w:t>26.7</w:t>
              </w:r>
            </w:ins>
          </w:p>
        </w:tc>
        <w:tc>
          <w:tcPr>
            <w:tcW w:w="1890" w:type="dxa"/>
            <w:tcBorders>
              <w:top w:val="nil"/>
              <w:left w:val="nil"/>
              <w:bottom w:val="single" w:sz="4" w:space="0" w:color="auto"/>
              <w:right w:val="single" w:sz="4" w:space="0" w:color="auto"/>
            </w:tcBorders>
          </w:tcPr>
          <w:p w14:paraId="53F6EA49" w14:textId="77777777" w:rsidR="00F3344A" w:rsidRPr="00E5574C" w:rsidRDefault="00F3344A">
            <w:pPr>
              <w:spacing w:before="0" w:after="0" w:line="240" w:lineRule="auto"/>
              <w:jc w:val="left"/>
              <w:rPr>
                <w:ins w:id="5823" w:author="Kumar Baral" w:date="2023-02-10T13:40:00Z"/>
                <w:rFonts w:cs="Calibri"/>
                <w:color w:val="000000"/>
                <w:szCs w:val="22"/>
                <w:lang w:bidi="ne-NP"/>
                <w:rPrChange w:id="5824" w:author="Kumar Baral" w:date="2023-02-10T14:10:00Z">
                  <w:rPr>
                    <w:ins w:id="5825" w:author="Kumar Baral" w:date="2023-02-10T13:40:00Z"/>
                    <w:rFonts w:ascii="Calibri" w:hAnsi="Calibri" w:cs="Calibri"/>
                    <w:color w:val="000000"/>
                    <w:szCs w:val="22"/>
                    <w:lang w:bidi="ne-NP"/>
                  </w:rPr>
                </w:rPrChange>
              </w:rPr>
              <w:pPrChange w:id="5826" w:author="Kumar Baral" w:date="2023-02-10T13:42:00Z">
                <w:pPr>
                  <w:spacing w:before="0" w:after="0" w:line="240" w:lineRule="auto"/>
                  <w:jc w:val="right"/>
                </w:pPr>
              </w:pPrChange>
            </w:pPr>
          </w:p>
        </w:tc>
      </w:tr>
      <w:tr w:rsidR="00E5574C" w:rsidRPr="00E5574C" w14:paraId="34F433A1" w14:textId="4286DA72" w:rsidTr="00E5574C">
        <w:trPr>
          <w:trHeight w:val="234"/>
          <w:ins w:id="582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D3D0F9B" w14:textId="77777777" w:rsidR="00F3344A" w:rsidRPr="00E5574C" w:rsidRDefault="00F3344A" w:rsidP="00F3344A">
            <w:pPr>
              <w:spacing w:before="0" w:after="0" w:line="240" w:lineRule="auto"/>
              <w:jc w:val="left"/>
              <w:rPr>
                <w:ins w:id="5828" w:author="Kumar Baral" w:date="2023-02-10T13:39:00Z"/>
                <w:rFonts w:cs="Calibri"/>
                <w:color w:val="000000"/>
                <w:szCs w:val="22"/>
                <w:lang w:bidi="ne-NP"/>
              </w:rPr>
            </w:pPr>
            <w:ins w:id="5829" w:author="Kumar Baral" w:date="2023-02-10T13:39:00Z">
              <w:r w:rsidRPr="00E5574C">
                <w:rPr>
                  <w:rFonts w:cs="Calibri"/>
                  <w:color w:val="000000"/>
                  <w:szCs w:val="22"/>
                  <w:lang w:bidi="ne-NP"/>
                </w:rPr>
                <w:t>79-80</w:t>
              </w:r>
            </w:ins>
          </w:p>
        </w:tc>
        <w:tc>
          <w:tcPr>
            <w:tcW w:w="1719" w:type="dxa"/>
            <w:tcBorders>
              <w:top w:val="nil"/>
              <w:left w:val="nil"/>
              <w:bottom w:val="single" w:sz="4" w:space="0" w:color="auto"/>
              <w:right w:val="single" w:sz="4" w:space="0" w:color="auto"/>
            </w:tcBorders>
            <w:shd w:val="clear" w:color="auto" w:fill="auto"/>
            <w:noWrap/>
            <w:vAlign w:val="bottom"/>
            <w:hideMark/>
          </w:tcPr>
          <w:p w14:paraId="5A8C9CBA" w14:textId="77777777" w:rsidR="00F3344A" w:rsidRPr="00E5574C" w:rsidRDefault="00F3344A" w:rsidP="00F3344A">
            <w:pPr>
              <w:spacing w:before="0" w:after="0" w:line="240" w:lineRule="auto"/>
              <w:jc w:val="right"/>
              <w:rPr>
                <w:ins w:id="5830" w:author="Kumar Baral" w:date="2023-02-10T13:39:00Z"/>
                <w:rFonts w:cs="Calibri"/>
                <w:color w:val="000000"/>
                <w:szCs w:val="22"/>
                <w:lang w:bidi="ne-NP"/>
              </w:rPr>
            </w:pPr>
            <w:ins w:id="5831" w:author="Kumar Baral" w:date="2023-02-10T13:39:00Z">
              <w:r w:rsidRPr="00E5574C">
                <w:rPr>
                  <w:rFonts w:cs="Calibri"/>
                  <w:color w:val="000000"/>
                  <w:szCs w:val="22"/>
                  <w:lang w:bidi="ne-NP"/>
                </w:rPr>
                <w:t>35.4</w:t>
              </w:r>
            </w:ins>
          </w:p>
        </w:tc>
        <w:tc>
          <w:tcPr>
            <w:tcW w:w="1931" w:type="dxa"/>
            <w:tcBorders>
              <w:top w:val="nil"/>
              <w:left w:val="nil"/>
              <w:bottom w:val="single" w:sz="4" w:space="0" w:color="auto"/>
              <w:right w:val="single" w:sz="4" w:space="0" w:color="auto"/>
            </w:tcBorders>
            <w:shd w:val="clear" w:color="auto" w:fill="auto"/>
            <w:noWrap/>
            <w:vAlign w:val="bottom"/>
            <w:hideMark/>
          </w:tcPr>
          <w:p w14:paraId="5F65694E" w14:textId="77777777" w:rsidR="00F3344A" w:rsidRPr="00E5574C" w:rsidRDefault="00F3344A" w:rsidP="00F3344A">
            <w:pPr>
              <w:spacing w:before="0" w:after="0" w:line="240" w:lineRule="auto"/>
              <w:jc w:val="right"/>
              <w:rPr>
                <w:ins w:id="5832" w:author="Kumar Baral" w:date="2023-02-10T13:39:00Z"/>
                <w:rFonts w:cs="Calibri"/>
                <w:color w:val="000000"/>
                <w:szCs w:val="22"/>
                <w:lang w:bidi="ne-NP"/>
                <w:rPrChange w:id="5833" w:author="Kumar Baral" w:date="2023-02-10T14:10:00Z">
                  <w:rPr>
                    <w:ins w:id="5834" w:author="Kumar Baral" w:date="2023-02-10T13:39:00Z"/>
                    <w:rFonts w:ascii="Calibri" w:hAnsi="Calibri" w:cs="Calibri"/>
                    <w:color w:val="000000"/>
                    <w:szCs w:val="22"/>
                    <w:lang w:bidi="ne-NP"/>
                  </w:rPr>
                </w:rPrChange>
              </w:rPr>
            </w:pPr>
            <w:ins w:id="5835" w:author="Kumar Baral" w:date="2023-02-10T13:39:00Z">
              <w:r w:rsidRPr="00E5574C">
                <w:rPr>
                  <w:rFonts w:cs="Calibri"/>
                  <w:color w:val="000000"/>
                  <w:szCs w:val="22"/>
                  <w:lang w:bidi="ne-NP"/>
                  <w:rPrChange w:id="5836" w:author="Kumar Baral" w:date="2023-02-10T14:10:00Z">
                    <w:rPr>
                      <w:rFonts w:ascii="Calibri" w:hAnsi="Calibri" w:cs="Calibri"/>
                      <w:color w:val="000000"/>
                      <w:szCs w:val="22"/>
                      <w:lang w:bidi="ne-NP"/>
                    </w:rPr>
                  </w:rPrChange>
                </w:rPr>
                <w:t>26.1</w:t>
              </w:r>
            </w:ins>
          </w:p>
        </w:tc>
        <w:tc>
          <w:tcPr>
            <w:tcW w:w="1694" w:type="dxa"/>
            <w:tcBorders>
              <w:top w:val="nil"/>
              <w:left w:val="nil"/>
              <w:bottom w:val="single" w:sz="4" w:space="0" w:color="auto"/>
              <w:right w:val="single" w:sz="4" w:space="0" w:color="auto"/>
            </w:tcBorders>
            <w:shd w:val="clear" w:color="auto" w:fill="auto"/>
            <w:noWrap/>
            <w:vAlign w:val="bottom"/>
            <w:hideMark/>
          </w:tcPr>
          <w:p w14:paraId="5085B817" w14:textId="77777777" w:rsidR="00F3344A" w:rsidRPr="00E5574C" w:rsidRDefault="00F3344A" w:rsidP="00F3344A">
            <w:pPr>
              <w:spacing w:before="0" w:after="0" w:line="240" w:lineRule="auto"/>
              <w:jc w:val="right"/>
              <w:rPr>
                <w:ins w:id="5837" w:author="Kumar Baral" w:date="2023-02-10T13:39:00Z"/>
                <w:rFonts w:cs="Calibri"/>
                <w:color w:val="000000"/>
                <w:szCs w:val="22"/>
                <w:lang w:bidi="ne-NP"/>
                <w:rPrChange w:id="5838" w:author="Kumar Baral" w:date="2023-02-10T14:10:00Z">
                  <w:rPr>
                    <w:ins w:id="5839" w:author="Kumar Baral" w:date="2023-02-10T13:39:00Z"/>
                    <w:rFonts w:ascii="Calibri" w:hAnsi="Calibri" w:cs="Calibri"/>
                    <w:color w:val="000000"/>
                    <w:szCs w:val="22"/>
                    <w:lang w:bidi="ne-NP"/>
                  </w:rPr>
                </w:rPrChange>
              </w:rPr>
            </w:pPr>
            <w:ins w:id="5840" w:author="Kumar Baral" w:date="2023-02-10T13:39:00Z">
              <w:r w:rsidRPr="00E5574C">
                <w:rPr>
                  <w:rFonts w:cs="Calibri"/>
                  <w:color w:val="000000"/>
                  <w:szCs w:val="22"/>
                  <w:lang w:bidi="ne-NP"/>
                  <w:rPrChange w:id="5841" w:author="Kumar Baral" w:date="2023-02-10T14:10:00Z">
                    <w:rPr>
                      <w:rFonts w:ascii="Calibri" w:hAnsi="Calibri" w:cs="Calibri"/>
                      <w:color w:val="000000"/>
                      <w:szCs w:val="22"/>
                      <w:lang w:bidi="ne-NP"/>
                    </w:rPr>
                  </w:rPrChange>
                </w:rPr>
                <w:t>23.5</w:t>
              </w:r>
            </w:ins>
          </w:p>
        </w:tc>
        <w:tc>
          <w:tcPr>
            <w:tcW w:w="1890" w:type="dxa"/>
            <w:tcBorders>
              <w:top w:val="nil"/>
              <w:left w:val="nil"/>
              <w:bottom w:val="single" w:sz="4" w:space="0" w:color="auto"/>
              <w:right w:val="single" w:sz="4" w:space="0" w:color="auto"/>
            </w:tcBorders>
          </w:tcPr>
          <w:p w14:paraId="4A771EC8" w14:textId="77386699" w:rsidR="00F3344A" w:rsidRPr="00E5574C" w:rsidRDefault="00F3344A">
            <w:pPr>
              <w:spacing w:before="0" w:after="0" w:line="240" w:lineRule="auto"/>
              <w:jc w:val="left"/>
              <w:rPr>
                <w:ins w:id="5842" w:author="Kumar Baral" w:date="2023-02-10T13:40:00Z"/>
                <w:rFonts w:cs="Calibri"/>
                <w:color w:val="000000"/>
                <w:szCs w:val="22"/>
                <w:lang w:bidi="ne-NP"/>
                <w:rPrChange w:id="5843" w:author="Kumar Baral" w:date="2023-02-10T14:10:00Z">
                  <w:rPr>
                    <w:ins w:id="5844" w:author="Kumar Baral" w:date="2023-02-10T13:40:00Z"/>
                    <w:rFonts w:ascii="Calibri" w:hAnsi="Calibri" w:cs="Calibri"/>
                    <w:color w:val="000000"/>
                    <w:szCs w:val="22"/>
                    <w:lang w:bidi="ne-NP"/>
                  </w:rPr>
                </w:rPrChange>
              </w:rPr>
              <w:pPrChange w:id="5845" w:author="Kumar Baral" w:date="2023-02-10T13:42:00Z">
                <w:pPr>
                  <w:spacing w:before="0" w:after="0" w:line="240" w:lineRule="auto"/>
                  <w:jc w:val="right"/>
                </w:pPr>
              </w:pPrChange>
            </w:pPr>
            <w:ins w:id="5846" w:author="Kumar Baral" w:date="2023-02-10T13:41:00Z">
              <w:r w:rsidRPr="00E5574C">
                <w:rPr>
                  <w:rFonts w:cs="Calibri"/>
                  <w:color w:val="000000"/>
                  <w:szCs w:val="22"/>
                  <w:lang w:bidi="ne-NP"/>
                  <w:rPrChange w:id="5847" w:author="Kumar Baral" w:date="2023-02-10T14:10:00Z">
                    <w:rPr>
                      <w:rFonts w:ascii="Calibri" w:hAnsi="Calibri" w:cs="Calibri"/>
                      <w:color w:val="000000"/>
                      <w:szCs w:val="22"/>
                      <w:lang w:bidi="ne-NP"/>
                    </w:rPr>
                  </w:rPrChange>
                </w:rPr>
                <w:t>Incomplete data</w:t>
              </w:r>
            </w:ins>
          </w:p>
        </w:tc>
      </w:tr>
    </w:tbl>
    <w:p w14:paraId="464E5750" w14:textId="4210614A" w:rsidR="007A7967" w:rsidRDefault="00F3344A" w:rsidP="00E5574C">
      <w:pPr>
        <w:rPr>
          <w:ins w:id="5848" w:author="Kumar Baral" w:date="2023-02-13T10:37:00Z"/>
        </w:rPr>
      </w:pPr>
      <w:ins w:id="5849" w:author="Kumar Baral" w:date="2023-02-10T13:42:00Z">
        <w:r>
          <w:lastRenderedPageBreak/>
          <w:t xml:space="preserve">The </w:t>
        </w:r>
      </w:ins>
      <w:ins w:id="5850" w:author="Kumar Baral" w:date="2023-02-10T14:11:00Z">
        <w:r w:rsidR="00E5574C">
          <w:t xml:space="preserve">mean </w:t>
        </w:r>
      </w:ins>
      <w:ins w:id="5851" w:author="Kumar Baral" w:date="2023-02-10T13:42:00Z">
        <w:r>
          <w:t>annual data series</w:t>
        </w:r>
      </w:ins>
      <w:ins w:id="5852" w:author="Kumar Baral" w:date="2023-02-10T14:12:00Z">
        <w:r w:rsidR="00E5574C">
          <w:t xml:space="preserve">, 5-years moving average and 10-years moving average </w:t>
        </w:r>
      </w:ins>
      <w:ins w:id="5853" w:author="Kumar Baral" w:date="2023-02-10T14:13:00Z">
        <w:r w:rsidR="00E5574C">
          <w:t>are</w:t>
        </w:r>
      </w:ins>
      <w:ins w:id="5854" w:author="Kumar Baral" w:date="2023-02-10T14:12:00Z">
        <w:r w:rsidR="00E5574C">
          <w:t xml:space="preserve"> </w:t>
        </w:r>
      </w:ins>
      <w:ins w:id="5855" w:author="Kumar Baral" w:date="2023-02-10T14:13:00Z">
        <w:r w:rsidR="00E5574C">
          <w:t>plotted in</w:t>
        </w:r>
      </w:ins>
      <w:ins w:id="5856" w:author="Kumar Baral" w:date="2023-02-10T14:12:00Z">
        <w:r w:rsidR="007A7967">
          <w:t xml:space="preserve"> the </w:t>
        </w:r>
      </w:ins>
      <w:ins w:id="5857" w:author="Kumar Baral" w:date="2023-02-13T10:38:00Z">
        <w:r w:rsidR="007A7967">
          <w:fldChar w:fldCharType="begin"/>
        </w:r>
        <w:r w:rsidR="007A7967">
          <w:instrText xml:space="preserve"> REF _Ref127177104 \h </w:instrText>
        </w:r>
      </w:ins>
      <w:r w:rsidR="007A7967">
        <w:fldChar w:fldCharType="separate"/>
      </w:r>
      <w:ins w:id="5858" w:author="Kumar Baral" w:date="2023-02-13T10:37:00Z">
        <w:r w:rsidR="002D09A2">
          <w:t xml:space="preserve">Figure </w:t>
        </w:r>
      </w:ins>
      <w:r w:rsidR="002D09A2">
        <w:rPr>
          <w:noProof/>
        </w:rPr>
        <w:t>1</w:t>
      </w:r>
      <w:ins w:id="5859" w:author="Kumar Baral" w:date="2023-02-13T14:03:00Z">
        <w:r w:rsidR="002D09A2">
          <w:noBreakHyphen/>
        </w:r>
      </w:ins>
      <w:r w:rsidR="002D09A2">
        <w:rPr>
          <w:noProof/>
        </w:rPr>
        <w:t>6</w:t>
      </w:r>
      <w:ins w:id="5860" w:author="Kumar Baral" w:date="2023-02-13T10:38:00Z">
        <w:r w:rsidR="007A7967">
          <w:fldChar w:fldCharType="end"/>
        </w:r>
      </w:ins>
      <w:ins w:id="5861" w:author="Kumar Baral" w:date="2023-02-10T14:12:00Z">
        <w:r w:rsidR="00E5574C">
          <w:t>.</w:t>
        </w:r>
      </w:ins>
      <w:ins w:id="5862" w:author="Kumar Baral" w:date="2023-02-13T10:51:00Z">
        <w:r w:rsidR="00CC2D59">
          <w:t xml:space="preserve"> The presence of gap in the plot of mean annual discharge indicates the upgrading work in Andhi Khola. The data is not available in that period of time. 5-year moving average and 10-year moving average is also plotted in the plot. </w:t>
        </w:r>
      </w:ins>
    </w:p>
    <w:p w14:paraId="6722581D" w14:textId="3CF9C9AC" w:rsidR="00C34729" w:rsidRDefault="00C34729" w:rsidP="00E5574C">
      <w:pPr>
        <w:rPr>
          <w:ins w:id="5863" w:author="Kumar Baral" w:date="2023-02-10T14:15:00Z"/>
        </w:rPr>
      </w:pPr>
      <w:ins w:id="5864" w:author="Kumar Baral" w:date="2023-02-13T10:37:00Z">
        <w:r>
          <w:rPr>
            <w:noProof/>
            <w:lang w:bidi="ne-NP"/>
          </w:rPr>
          <w:drawing>
            <wp:inline distT="0" distB="0" distL="0" distR="0" wp14:anchorId="55BAA6AC" wp14:editId="63B19D64">
              <wp:extent cx="5960745" cy="3841115"/>
              <wp:effectExtent l="0" t="0" r="19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4831CF98" w14:textId="1974C470" w:rsidR="007A7967" w:rsidRDefault="007A7967">
      <w:pPr>
        <w:pStyle w:val="Caption"/>
        <w:rPr>
          <w:ins w:id="5865" w:author="Kumar Baral" w:date="2023-02-13T10:37:00Z"/>
        </w:rPr>
        <w:pPrChange w:id="5866" w:author="Kumar Baral" w:date="2023-02-13T10:37:00Z">
          <w:pPr/>
        </w:pPrChange>
      </w:pPr>
      <w:bookmarkStart w:id="5867" w:name="_Ref127177104"/>
      <w:bookmarkStart w:id="5868" w:name="_Toc127182769"/>
      <w:ins w:id="5869" w:author="Kumar Baral" w:date="2023-02-13T10:37:00Z">
        <w:r>
          <w:t xml:space="preserve">Figure </w:t>
        </w:r>
      </w:ins>
      <w:ins w:id="5870" w:author="Kumar Baral" w:date="2023-02-13T14:03:00Z">
        <w:r w:rsidR="00927B5D">
          <w:fldChar w:fldCharType="begin"/>
        </w:r>
        <w:r w:rsidR="00927B5D">
          <w:instrText xml:space="preserve"> STYLEREF 1 \s </w:instrText>
        </w:r>
      </w:ins>
      <w:r w:rsidR="00927B5D">
        <w:fldChar w:fldCharType="separate"/>
      </w:r>
      <w:r w:rsidR="002D09A2">
        <w:rPr>
          <w:noProof/>
        </w:rPr>
        <w:t>1</w:t>
      </w:r>
      <w:ins w:id="587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6</w:t>
      </w:r>
      <w:ins w:id="5872" w:author="Kumar Baral" w:date="2023-02-13T14:03:00Z">
        <w:r w:rsidR="00927B5D">
          <w:fldChar w:fldCharType="end"/>
        </w:r>
      </w:ins>
      <w:bookmarkEnd w:id="5867"/>
      <w:ins w:id="5873" w:author="Kumar Baral" w:date="2023-02-13T10:37:00Z">
        <w:r>
          <w:t>: Plot of Mean annual discharge, 5-years moving average, 10-years moving average</w:t>
        </w:r>
        <w:bookmarkEnd w:id="5868"/>
      </w:ins>
    </w:p>
    <w:p w14:paraId="49314BC6" w14:textId="2AD0A29E" w:rsidR="007A7967" w:rsidRDefault="00EE5920" w:rsidP="00E5574C">
      <w:pPr>
        <w:rPr>
          <w:ins w:id="5874" w:author="Kumar Baral" w:date="2023-02-13T10:44:00Z"/>
        </w:rPr>
      </w:pPr>
      <w:ins w:id="5875" w:author="Kumar Baral" w:date="2023-02-10T14:25:00Z">
        <w:r>
          <w:t xml:space="preserve">The </w:t>
        </w:r>
      </w:ins>
      <w:ins w:id="5876" w:author="Kumar Baral" w:date="2023-02-12T12:13:00Z">
        <w:r w:rsidR="009363B2">
          <w:t xml:space="preserve">different </w:t>
        </w:r>
      </w:ins>
      <w:ins w:id="5877" w:author="Kumar Baral" w:date="2023-02-10T14:25:00Z">
        <w:r>
          <w:t xml:space="preserve">series </w:t>
        </w:r>
      </w:ins>
      <w:ins w:id="5878" w:author="Kumar Baral" w:date="2023-02-12T12:13:00Z">
        <w:r w:rsidR="009363B2">
          <w:t xml:space="preserve">presented in </w:t>
        </w:r>
      </w:ins>
      <w:ins w:id="5879" w:author="Kumar Baral" w:date="2023-02-13T10:43:00Z">
        <w:r w:rsidR="007A7967">
          <w:fldChar w:fldCharType="begin"/>
        </w:r>
        <w:r w:rsidR="007A7967">
          <w:instrText xml:space="preserve"> REF _Ref127176859 \h </w:instrText>
        </w:r>
      </w:ins>
      <w:r w:rsidR="007A7967">
        <w:fldChar w:fldCharType="separate"/>
      </w:r>
      <w:ins w:id="5880" w:author="Kumar Baral" w:date="2023-02-13T10:29:00Z">
        <w:r w:rsidR="002D09A2">
          <w:t xml:space="preserve">Table </w:t>
        </w:r>
      </w:ins>
      <w:r w:rsidR="002D09A2">
        <w:rPr>
          <w:noProof/>
        </w:rPr>
        <w:t>1</w:t>
      </w:r>
      <w:ins w:id="5881" w:author="Kumar Baral" w:date="2023-02-13T14:27:00Z">
        <w:r w:rsidR="002D09A2">
          <w:noBreakHyphen/>
        </w:r>
      </w:ins>
      <w:r w:rsidR="002D09A2">
        <w:rPr>
          <w:noProof/>
        </w:rPr>
        <w:t>6</w:t>
      </w:r>
      <w:ins w:id="5882" w:author="Kumar Baral" w:date="2023-02-13T10:43:00Z">
        <w:r w:rsidR="007A7967">
          <w:fldChar w:fldCharType="end"/>
        </w:r>
        <w:r w:rsidR="007A7967">
          <w:t xml:space="preserve"> </w:t>
        </w:r>
      </w:ins>
      <w:ins w:id="5883" w:author="Kumar Baral" w:date="2023-02-10T14:25:00Z">
        <w:r>
          <w:t xml:space="preserve">is </w:t>
        </w:r>
      </w:ins>
      <w:ins w:id="5884" w:author="Kumar Baral" w:date="2023-02-12T12:11:00Z">
        <w:r w:rsidR="00694E10">
          <w:t>analyzed</w:t>
        </w:r>
      </w:ins>
      <w:ins w:id="5885" w:author="Kumar Baral" w:date="2023-02-10T14:25:00Z">
        <w:r>
          <w:t xml:space="preserve"> </w:t>
        </w:r>
      </w:ins>
      <w:ins w:id="5886" w:author="Kumar Baral" w:date="2023-02-13T10:43:00Z">
        <w:r w:rsidR="007A7967">
          <w:t>to find correlation with same series but with</w:t>
        </w:r>
      </w:ins>
      <w:ins w:id="5887" w:author="Kumar Baral" w:date="2023-02-10T14:25:00Z">
        <w:r>
          <w:t xml:space="preserve"> different lag to </w:t>
        </w:r>
      </w:ins>
      <w:ins w:id="5888" w:author="Kumar Baral" w:date="2023-02-12T12:11:00Z">
        <w:r w:rsidR="00694E10">
          <w:t>obtain</w:t>
        </w:r>
      </w:ins>
      <w:ins w:id="5889" w:author="Kumar Baral" w:date="2023-02-10T14:25:00Z">
        <w:r>
          <w:t xml:space="preserve"> the plot of </w:t>
        </w:r>
      </w:ins>
      <w:ins w:id="5890" w:author="Kumar Baral" w:date="2023-02-13T10:44:00Z">
        <w:r w:rsidR="007A7967">
          <w:t>auto correlation function (</w:t>
        </w:r>
      </w:ins>
      <w:ins w:id="5891" w:author="Kumar Baral" w:date="2023-02-10T14:26:00Z">
        <w:r>
          <w:t>ACF</w:t>
        </w:r>
      </w:ins>
      <w:ins w:id="5892" w:author="Kumar Baral" w:date="2023-02-13T10:44:00Z">
        <w:r w:rsidR="007A7967">
          <w:t>)</w:t>
        </w:r>
      </w:ins>
      <w:ins w:id="5893" w:author="Kumar Baral" w:date="2023-02-10T14:26:00Z">
        <w:r>
          <w:t xml:space="preserve"> vs different lags</w:t>
        </w:r>
      </w:ins>
      <w:r w:rsidR="002D09A2">
        <w:t xml:space="preserve"> as shown in </w:t>
      </w:r>
      <w:r w:rsidR="002D09A2">
        <w:fldChar w:fldCharType="begin"/>
      </w:r>
      <w:r w:rsidR="002D09A2">
        <w:instrText xml:space="preserve"> REF _Ref127177546 \h </w:instrText>
      </w:r>
      <w:r w:rsidR="002D09A2">
        <w:fldChar w:fldCharType="separate"/>
      </w:r>
      <w:ins w:id="5894" w:author="Kumar Baral" w:date="2023-02-13T10:44:00Z">
        <w:r w:rsidR="002D09A2">
          <w:t xml:space="preserve">Figure </w:t>
        </w:r>
      </w:ins>
      <w:r w:rsidR="002D09A2">
        <w:rPr>
          <w:noProof/>
        </w:rPr>
        <w:t>1</w:t>
      </w:r>
      <w:ins w:id="5895" w:author="Kumar Baral" w:date="2023-02-13T14:03:00Z">
        <w:r w:rsidR="002D09A2">
          <w:noBreakHyphen/>
        </w:r>
      </w:ins>
      <w:r w:rsidR="002D09A2">
        <w:rPr>
          <w:noProof/>
        </w:rPr>
        <w:t>7</w:t>
      </w:r>
      <w:r w:rsidR="002D09A2">
        <w:fldChar w:fldCharType="end"/>
      </w:r>
      <w:ins w:id="5896" w:author="Kumar Baral" w:date="2023-02-10T14:26:00Z">
        <w:r>
          <w:t xml:space="preserve">. </w:t>
        </w:r>
      </w:ins>
    </w:p>
    <w:p w14:paraId="697CFC28" w14:textId="250F5633" w:rsidR="00CC2D59" w:rsidRDefault="007A7967" w:rsidP="00E5574C">
      <w:pPr>
        <w:rPr>
          <w:ins w:id="5897" w:author="Kumar Baral" w:date="2023-02-13T10:50:00Z"/>
        </w:rPr>
      </w:pPr>
      <w:ins w:id="5898" w:author="Kumar Baral" w:date="2023-02-13T10:45:00Z">
        <w:r>
          <w:fldChar w:fldCharType="begin"/>
        </w:r>
        <w:r>
          <w:instrText xml:space="preserve"> REF _Ref127177546 \h </w:instrText>
        </w:r>
      </w:ins>
      <w:r>
        <w:fldChar w:fldCharType="separate"/>
      </w:r>
      <w:ins w:id="5899" w:author="Kumar Baral" w:date="2023-02-13T10:44:00Z">
        <w:r w:rsidR="002D09A2">
          <w:t xml:space="preserve">Figure </w:t>
        </w:r>
      </w:ins>
      <w:r w:rsidR="002D09A2">
        <w:rPr>
          <w:noProof/>
        </w:rPr>
        <w:t>1</w:t>
      </w:r>
      <w:ins w:id="5900" w:author="Kumar Baral" w:date="2023-02-13T14:03:00Z">
        <w:r w:rsidR="002D09A2">
          <w:noBreakHyphen/>
        </w:r>
      </w:ins>
      <w:r w:rsidR="002D09A2">
        <w:rPr>
          <w:noProof/>
        </w:rPr>
        <w:t>7</w:t>
      </w:r>
      <w:ins w:id="5901" w:author="Kumar Baral" w:date="2023-02-13T10:45:00Z">
        <w:r>
          <w:fldChar w:fldCharType="end"/>
        </w:r>
        <w:r>
          <w:t xml:space="preserve"> shows the plot of auto</w:t>
        </w:r>
      </w:ins>
      <w:r w:rsidR="00B7569D">
        <w:t xml:space="preserve"> </w:t>
      </w:r>
      <w:ins w:id="5902" w:author="Kumar Baral" w:date="2023-02-13T10:45:00Z">
        <w:r>
          <w:t>correlation function (ACF)</w:t>
        </w:r>
      </w:ins>
      <w:ins w:id="5903" w:author="Kumar Baral" w:date="2023-02-13T10:46:00Z">
        <w:r>
          <w:t xml:space="preserve"> </w:t>
        </w:r>
      </w:ins>
      <w:ins w:id="5904" w:author="Kumar Baral" w:date="2023-02-13T10:45:00Z">
        <w:r>
          <w:t>vs</w:t>
        </w:r>
      </w:ins>
      <w:ins w:id="5905" w:author="Kumar Baral" w:date="2023-02-13T10:46:00Z">
        <w:r>
          <w:t xml:space="preserve"> different lag</w:t>
        </w:r>
      </w:ins>
      <w:ins w:id="5906" w:author="Kumar Baral" w:date="2023-02-13T10:47:00Z">
        <w:r>
          <w:t xml:space="preserve"> for the mean annual discharge of Andhikhola</w:t>
        </w:r>
      </w:ins>
      <w:ins w:id="5907" w:author="Kumar Baral" w:date="2023-02-13T10:46:00Z">
        <w:r>
          <w:t xml:space="preserve">. </w:t>
        </w:r>
      </w:ins>
      <w:ins w:id="5908" w:author="Kumar Baral" w:date="2023-02-13T10:47:00Z">
        <w:r w:rsidR="00CC2D59">
          <w:t xml:space="preserve">Here in the plot, the shaded </w:t>
        </w:r>
      </w:ins>
      <w:r w:rsidR="002D09A2">
        <w:t>region in y-axis</w:t>
      </w:r>
      <w:ins w:id="5909" w:author="Kumar Baral" w:date="2023-02-13T10:47:00Z">
        <w:r w:rsidR="00CC2D59">
          <w:t xml:space="preserve"> </w:t>
        </w:r>
      </w:ins>
      <w:ins w:id="5910" w:author="Kumar Baral" w:date="2023-02-13T10:48:00Z">
        <w:r w:rsidR="00CC2D59">
          <w:t xml:space="preserve">from [-0.5 0.5] is the confidence limit. </w:t>
        </w:r>
      </w:ins>
      <w:r w:rsidR="001E3856">
        <w:t xml:space="preserve">Since, </w:t>
      </w:r>
      <w:ins w:id="5911" w:author="Kumar Baral" w:date="2023-02-13T10:48:00Z">
        <w:r w:rsidR="00CC2D59">
          <w:t>Lag</w:t>
        </w:r>
      </w:ins>
      <w:ins w:id="5912" w:author="Kumar Baral" w:date="2023-02-13T10:49:00Z">
        <w:r w:rsidR="00CC2D59">
          <w:t xml:space="preserve"> </w:t>
        </w:r>
      </w:ins>
      <w:ins w:id="5913" w:author="Kumar Baral" w:date="2023-02-13T10:48:00Z">
        <w:r w:rsidR="00CC2D59">
          <w:t>(1) lies within the confidence limit</w:t>
        </w:r>
      </w:ins>
      <w:r w:rsidR="001E3856">
        <w:t xml:space="preserve"> it is concluded that </w:t>
      </w:r>
      <w:ins w:id="5914" w:author="Kumar Baral" w:date="2023-02-13T10:48:00Z">
        <w:r w:rsidR="00CC2D59">
          <w:t xml:space="preserve">there is no persistence in the series of mean annual </w:t>
        </w:r>
      </w:ins>
      <w:ins w:id="5915" w:author="Kumar Baral" w:date="2023-02-13T10:49:00Z">
        <w:r w:rsidR="00CC2D59">
          <w:t>discharge</w:t>
        </w:r>
      </w:ins>
      <w:ins w:id="5916" w:author="Kumar Baral" w:date="2023-02-13T10:48:00Z">
        <w:r w:rsidR="00CC2D59">
          <w:t>.</w:t>
        </w:r>
      </w:ins>
      <w:ins w:id="5917" w:author="Kumar Baral" w:date="2023-02-13T10:49:00Z">
        <w:r w:rsidR="00CC2D59">
          <w:t xml:space="preserve"> </w:t>
        </w:r>
      </w:ins>
      <w:ins w:id="5918" w:author="Kumar Baral" w:date="2023-02-13T10:48:00Z">
        <w:r w:rsidR="00CC2D59">
          <w:t xml:space="preserve"> </w:t>
        </w:r>
      </w:ins>
      <w:ins w:id="5919" w:author="Kumar Baral" w:date="2023-02-13T10:49:00Z">
        <w:r w:rsidR="00CC2D59">
          <w:t xml:space="preserve">The persistence in the data is said to be present if the correlation of the lag (1) lies outside of the confidence limit. </w:t>
        </w:r>
      </w:ins>
      <w:ins w:id="5920" w:author="Kumar Baral" w:date="2023-02-10T14:34:00Z">
        <w:r w:rsidR="00D878B3">
          <w:t>On such case, pre whitening of data is necessary</w:t>
        </w:r>
      </w:ins>
      <w:ins w:id="5921" w:author="Kumar Baral" w:date="2023-02-13T10:49:00Z">
        <w:r w:rsidR="00CC2D59">
          <w:t xml:space="preserve"> to remove the </w:t>
        </w:r>
      </w:ins>
      <w:ins w:id="5922" w:author="Kumar Baral" w:date="2023-02-13T10:50:00Z">
        <w:r w:rsidR="00CC2D59">
          <w:t xml:space="preserve">persistence. </w:t>
        </w:r>
      </w:ins>
    </w:p>
    <w:p w14:paraId="6B7A0ADD" w14:textId="30312C4B" w:rsidR="00EE5920" w:rsidRDefault="00D878B3" w:rsidP="00E5574C">
      <w:pPr>
        <w:rPr>
          <w:ins w:id="5923" w:author="Kumar Baral" w:date="2023-02-10T14:37:00Z"/>
        </w:rPr>
      </w:pPr>
      <w:ins w:id="5924" w:author="Kumar Baral" w:date="2023-02-10T14:35:00Z">
        <w:r>
          <w:t>Now, the Man-</w:t>
        </w:r>
      </w:ins>
      <w:ins w:id="5925" w:author="Kumar Baral" w:date="2023-02-12T12:11:00Z">
        <w:r w:rsidR="00694E10">
          <w:t>Kendall</w:t>
        </w:r>
      </w:ins>
      <w:ins w:id="5926" w:author="Kumar Baral" w:date="2023-02-10T14:35:00Z">
        <w:r>
          <w:t xml:space="preserve"> test can be </w:t>
        </w:r>
      </w:ins>
      <w:ins w:id="5927" w:author="Kumar Baral" w:date="2023-02-10T14:36:00Z">
        <w:r>
          <w:t>proceeded</w:t>
        </w:r>
      </w:ins>
      <w:ins w:id="5928" w:author="Kumar Baral" w:date="2023-02-10T14:35:00Z">
        <w:r>
          <w:t xml:space="preserve">. </w:t>
        </w:r>
      </w:ins>
      <w:ins w:id="5929" w:author="Kumar Baral" w:date="2023-02-10T14:36:00Z">
        <w:r>
          <w:t xml:space="preserve"> The result of Man-Kendall test is simple and represented by MK test statistics, tau and probability of exceedance values. </w:t>
        </w:r>
      </w:ins>
    </w:p>
    <w:p w14:paraId="6FB7638F" w14:textId="13C8E859" w:rsidR="00EE5920" w:rsidRDefault="00EE5920" w:rsidP="00E5574C">
      <w:pPr>
        <w:rPr>
          <w:ins w:id="5930" w:author="Kumar Baral" w:date="2023-02-10T14:24:00Z"/>
        </w:rPr>
      </w:pPr>
    </w:p>
    <w:p w14:paraId="6E23692E" w14:textId="278493AE" w:rsidR="00EE5920" w:rsidRDefault="00EE5920" w:rsidP="00E5574C">
      <w:pPr>
        <w:rPr>
          <w:ins w:id="5931" w:author="Kumar Baral" w:date="2023-02-10T14:25:00Z"/>
        </w:rPr>
      </w:pPr>
      <w:ins w:id="5932" w:author="Kumar Baral" w:date="2023-02-10T14:24:00Z">
        <w:r w:rsidRPr="00EE5920">
          <w:rPr>
            <w:noProof/>
            <w:lang w:bidi="ne-NP"/>
          </w:rPr>
          <w:lastRenderedPageBreak/>
          <w:drawing>
            <wp:inline distT="0" distB="0" distL="0" distR="0" wp14:anchorId="7A5B16C6" wp14:editId="1A5F3164">
              <wp:extent cx="5582093" cy="3691384"/>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093" cy="3691384"/>
                      </a:xfrm>
                      <a:prstGeom prst="rect">
                        <a:avLst/>
                      </a:prstGeom>
                      <a:ln>
                        <a:solidFill>
                          <a:schemeClr val="tx1"/>
                        </a:solidFill>
                      </a:ln>
                    </pic:spPr>
                  </pic:pic>
                </a:graphicData>
              </a:graphic>
            </wp:inline>
          </w:drawing>
        </w:r>
      </w:ins>
    </w:p>
    <w:p w14:paraId="2F5E0F46" w14:textId="4950613D" w:rsidR="00EE5920" w:rsidRDefault="007A7967">
      <w:pPr>
        <w:pStyle w:val="Caption"/>
        <w:rPr>
          <w:ins w:id="5933" w:author="Kumar Baral" w:date="2023-02-10T14:25:00Z"/>
        </w:rPr>
        <w:pPrChange w:id="5934" w:author="Kumar Baral" w:date="2023-02-13T10:44:00Z">
          <w:pPr/>
        </w:pPrChange>
      </w:pPr>
      <w:bookmarkStart w:id="5935" w:name="_Ref127177546"/>
      <w:bookmarkStart w:id="5936" w:name="_Toc127182770"/>
      <w:ins w:id="5937" w:author="Kumar Baral" w:date="2023-02-13T10:44:00Z">
        <w:r>
          <w:t xml:space="preserve">Figure </w:t>
        </w:r>
      </w:ins>
      <w:ins w:id="5938" w:author="Kumar Baral" w:date="2023-02-13T14:03:00Z">
        <w:r w:rsidR="00927B5D">
          <w:fldChar w:fldCharType="begin"/>
        </w:r>
        <w:r w:rsidR="00927B5D">
          <w:instrText xml:space="preserve"> STYLEREF 1 \s </w:instrText>
        </w:r>
      </w:ins>
      <w:r w:rsidR="00927B5D">
        <w:fldChar w:fldCharType="separate"/>
      </w:r>
      <w:r w:rsidR="002D09A2">
        <w:rPr>
          <w:noProof/>
        </w:rPr>
        <w:t>1</w:t>
      </w:r>
      <w:ins w:id="5939"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7</w:t>
      </w:r>
      <w:ins w:id="5940" w:author="Kumar Baral" w:date="2023-02-13T14:03:00Z">
        <w:r w:rsidR="00927B5D">
          <w:fldChar w:fldCharType="end"/>
        </w:r>
      </w:ins>
      <w:bookmarkEnd w:id="5935"/>
      <w:ins w:id="5941" w:author="Kumar Baral" w:date="2023-02-13T10:44:00Z">
        <w:r>
          <w:t xml:space="preserve">: </w:t>
        </w:r>
      </w:ins>
      <w:ins w:id="5942" w:author="Kumar Baral" w:date="2023-02-10T14:25:00Z">
        <w:r w:rsidR="00EE5920">
          <w:t>Auto correlation function</w:t>
        </w:r>
      </w:ins>
      <w:ins w:id="5943" w:author="Kumar Baral" w:date="2023-02-13T10:44:00Z">
        <w:r>
          <w:t xml:space="preserve"> of mean </w:t>
        </w:r>
      </w:ins>
      <w:ins w:id="5944" w:author="Kumar Baral" w:date="2023-02-13T10:45:00Z">
        <w:r>
          <w:t>annual</w:t>
        </w:r>
      </w:ins>
      <w:ins w:id="5945" w:author="Kumar Baral" w:date="2023-02-13T10:44:00Z">
        <w:r>
          <w:t xml:space="preserve"> </w:t>
        </w:r>
      </w:ins>
      <w:ins w:id="5946" w:author="Kumar Baral" w:date="2023-02-13T10:45:00Z">
        <w:r>
          <w:t>discharge series of Andhikhola</w:t>
        </w:r>
      </w:ins>
      <w:ins w:id="5947" w:author="Kumar Baral" w:date="2023-02-10T14:25:00Z">
        <w:r w:rsidR="00EE5920">
          <w:t>.</w:t>
        </w:r>
        <w:bookmarkEnd w:id="5936"/>
        <w:r w:rsidR="00EE5920">
          <w:t xml:space="preserve"> </w:t>
        </w:r>
      </w:ins>
    </w:p>
    <w:p w14:paraId="59D20549" w14:textId="6EE8E5EA" w:rsidR="00CC2D59" w:rsidRDefault="008211B4">
      <w:pPr>
        <w:rPr>
          <w:ins w:id="5948" w:author="Kumar Baral" w:date="2023-02-13T10:54:00Z"/>
        </w:rPr>
      </w:pPr>
      <w:ins w:id="5949" w:author="Kumar Baral" w:date="2023-02-10T15:01:00Z">
        <w:r>
          <w:t xml:space="preserve">The monthly average </w:t>
        </w:r>
      </w:ins>
      <w:ins w:id="5950" w:author="Kumar Baral" w:date="2023-02-10T15:02:00Z">
        <w:r>
          <w:t xml:space="preserve">of each </w:t>
        </w:r>
      </w:ins>
      <w:ins w:id="5951" w:author="Kumar Baral" w:date="2023-02-10T15:05:00Z">
        <w:r>
          <w:t>month</w:t>
        </w:r>
      </w:ins>
      <w:ins w:id="5952" w:author="Kumar Baral" w:date="2023-02-10T15:02:00Z">
        <w:r>
          <w:t xml:space="preserve"> for</w:t>
        </w:r>
      </w:ins>
      <w:ins w:id="5953" w:author="Kumar Baral" w:date="2023-02-10T15:01:00Z">
        <w:r>
          <w:t xml:space="preserve"> different years is </w:t>
        </w:r>
      </w:ins>
      <w:ins w:id="5954" w:author="Kumar Baral" w:date="2023-02-10T15:02:00Z">
        <w:r>
          <w:t xml:space="preserve">also analyzed. </w:t>
        </w:r>
      </w:ins>
      <w:ins w:id="5955" w:author="Kumar Baral" w:date="2023-02-10T15:05:00Z">
        <w:r>
          <w:t>The result of the M</w:t>
        </w:r>
        <w:r w:rsidR="00E47F01">
          <w:t>an</w:t>
        </w:r>
        <w:r>
          <w:t>-Kendall test is tabulated</w:t>
        </w:r>
      </w:ins>
      <w:ins w:id="5956" w:author="Kumar Baral" w:date="2023-02-13T12:22:00Z">
        <w:r w:rsidR="008E1FA3">
          <w:t xml:space="preserve"> in </w:t>
        </w:r>
        <w:r w:rsidR="008E1FA3">
          <w:fldChar w:fldCharType="begin"/>
        </w:r>
        <w:r w:rsidR="008E1FA3">
          <w:instrText xml:space="preserve"> REF _Ref127183355 \h </w:instrText>
        </w:r>
      </w:ins>
      <w:r w:rsidR="008E1FA3">
        <w:fldChar w:fldCharType="separate"/>
      </w:r>
      <w:ins w:id="5957" w:author="Kumar Baral" w:date="2023-02-13T10:54:00Z">
        <w:r w:rsidR="002D09A2">
          <w:t xml:space="preserve">Table </w:t>
        </w:r>
      </w:ins>
      <w:r w:rsidR="002D09A2">
        <w:rPr>
          <w:noProof/>
        </w:rPr>
        <w:t>1</w:t>
      </w:r>
      <w:ins w:id="5958" w:author="Kumar Baral" w:date="2023-02-13T14:27:00Z">
        <w:r w:rsidR="002D09A2">
          <w:noBreakHyphen/>
        </w:r>
      </w:ins>
      <w:r w:rsidR="002D09A2">
        <w:rPr>
          <w:noProof/>
        </w:rPr>
        <w:t>7</w:t>
      </w:r>
      <w:ins w:id="5959" w:author="Kumar Baral" w:date="2023-02-13T12:22:00Z">
        <w:r w:rsidR="008E1FA3">
          <w:fldChar w:fldCharType="end"/>
        </w:r>
      </w:ins>
      <w:ins w:id="5960" w:author="Kumar Baral" w:date="2023-02-10T15:05:00Z">
        <w:r>
          <w:t xml:space="preserve">. </w:t>
        </w:r>
      </w:ins>
      <w:ins w:id="5961" w:author="Kumar Baral" w:date="2023-02-13T10:52:00Z">
        <w:r w:rsidR="00CC2D59">
          <w:t xml:space="preserve">The correction of pre-whitening is only performed for 5-years moving average and 10-years moving average series. </w:t>
        </w:r>
      </w:ins>
      <w:ins w:id="5962" w:author="Kumar Baral" w:date="2023-02-13T10:53:00Z">
        <w:r w:rsidR="00CC2D59">
          <w:t>These series are originated from the mean annual discharge series so there is trace of the original data</w:t>
        </w:r>
      </w:ins>
      <w:ins w:id="5963" w:author="Kumar Baral" w:date="2023-02-13T12:23:00Z">
        <w:r w:rsidR="008E1FA3">
          <w:t xml:space="preserve"> in the series</w:t>
        </w:r>
      </w:ins>
      <w:ins w:id="5964" w:author="Kumar Baral" w:date="2023-02-13T10:53:00Z">
        <w:r w:rsidR="00CC2D59">
          <w:t>.</w:t>
        </w:r>
      </w:ins>
      <w:ins w:id="5965" w:author="Kumar Baral" w:date="2023-02-13T10:52:00Z">
        <w:r w:rsidR="00CC2D59">
          <w:t xml:space="preserve"> </w:t>
        </w:r>
      </w:ins>
      <w:ins w:id="5966" w:author="Kumar Baral" w:date="2023-02-10T15:05:00Z">
        <w:r>
          <w:t xml:space="preserve">The </w:t>
        </w:r>
      </w:ins>
      <w:ins w:id="5967" w:author="Kumar Baral" w:date="2023-02-10T15:06:00Z">
        <w:r w:rsidR="008E1FA3">
          <w:t>detail</w:t>
        </w:r>
        <w:r w:rsidR="00053B33">
          <w:t xml:space="preserve"> calculation and result</w:t>
        </w:r>
        <w:r>
          <w:t xml:space="preserve"> are presented in the annex of this report. </w:t>
        </w:r>
      </w:ins>
    </w:p>
    <w:p w14:paraId="36FEA0BD" w14:textId="736AAD26" w:rsidR="00CC2D59" w:rsidRDefault="00CC2D59">
      <w:pPr>
        <w:pStyle w:val="Caption"/>
        <w:rPr>
          <w:ins w:id="5968" w:author="Kumar Baral" w:date="2023-02-10T15:18:00Z"/>
        </w:rPr>
        <w:pPrChange w:id="5969" w:author="Kumar Baral" w:date="2023-02-13T10:54:00Z">
          <w:pPr/>
        </w:pPrChange>
      </w:pPr>
      <w:bookmarkStart w:id="5970" w:name="_Ref127183355"/>
      <w:bookmarkStart w:id="5971" w:name="_Toc127182765"/>
      <w:ins w:id="5972" w:author="Kumar Baral" w:date="2023-02-13T10:54:00Z">
        <w:r>
          <w:t xml:space="preserve">Table </w:t>
        </w:r>
      </w:ins>
      <w:ins w:id="5973" w:author="Kumar Baral" w:date="2023-02-13T14:27:00Z">
        <w:r w:rsidR="00B132C2">
          <w:fldChar w:fldCharType="begin"/>
        </w:r>
        <w:r w:rsidR="00B132C2">
          <w:instrText xml:space="preserve"> STYLEREF 1 \s </w:instrText>
        </w:r>
      </w:ins>
      <w:r w:rsidR="00B132C2">
        <w:fldChar w:fldCharType="separate"/>
      </w:r>
      <w:r w:rsidR="002D09A2">
        <w:rPr>
          <w:noProof/>
        </w:rPr>
        <w:t>1</w:t>
      </w:r>
      <w:ins w:id="597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7</w:t>
      </w:r>
      <w:ins w:id="5975" w:author="Kumar Baral" w:date="2023-02-13T14:27:00Z">
        <w:r w:rsidR="00B132C2">
          <w:fldChar w:fldCharType="end"/>
        </w:r>
      </w:ins>
      <w:bookmarkEnd w:id="5970"/>
      <w:ins w:id="5976" w:author="Kumar Baral" w:date="2023-02-13T10:54:00Z">
        <w:r>
          <w:t>: Result of Man-</w:t>
        </w:r>
      </w:ins>
      <w:ins w:id="5977" w:author="Kumar Baral" w:date="2023-02-13T10:55:00Z">
        <w:r>
          <w:t>Kendall</w:t>
        </w:r>
      </w:ins>
      <w:ins w:id="5978" w:author="Kumar Baral" w:date="2023-02-13T10:54:00Z">
        <w:r>
          <w:t xml:space="preserve"> test for different discharge series</w:t>
        </w:r>
      </w:ins>
      <w:bookmarkEnd w:id="5971"/>
    </w:p>
    <w:tbl>
      <w:tblPr>
        <w:tblW w:w="9895" w:type="dxa"/>
        <w:tblLook w:val="04A0" w:firstRow="1" w:lastRow="0" w:firstColumn="1" w:lastColumn="0" w:noHBand="0" w:noVBand="1"/>
        <w:tblPrChange w:id="5979" w:author="Kumar Baral" w:date="2023-02-10T17:29:00Z">
          <w:tblPr>
            <w:tblW w:w="9759" w:type="dxa"/>
            <w:tblLook w:val="04A0" w:firstRow="1" w:lastRow="0" w:firstColumn="1" w:lastColumn="0" w:noHBand="0" w:noVBand="1"/>
          </w:tblPr>
        </w:tblPrChange>
      </w:tblPr>
      <w:tblGrid>
        <w:gridCol w:w="2515"/>
        <w:gridCol w:w="1800"/>
        <w:gridCol w:w="1890"/>
        <w:gridCol w:w="2340"/>
        <w:gridCol w:w="1350"/>
        <w:tblGridChange w:id="5980">
          <w:tblGrid>
            <w:gridCol w:w="2515"/>
            <w:gridCol w:w="1890"/>
            <w:gridCol w:w="102"/>
            <w:gridCol w:w="1788"/>
            <w:gridCol w:w="92"/>
            <w:gridCol w:w="2277"/>
            <w:gridCol w:w="1095"/>
          </w:tblGrid>
        </w:tblGridChange>
      </w:tblGrid>
      <w:tr w:rsidR="00065B02" w:rsidRPr="00065B02" w14:paraId="3ECE6E92" w14:textId="77777777" w:rsidTr="00E47F01">
        <w:trPr>
          <w:trHeight w:val="495"/>
          <w:ins w:id="5981" w:author="Kumar Baral" w:date="2023-02-10T15:32:00Z"/>
          <w:trPrChange w:id="5982" w:author="Kumar Baral" w:date="2023-02-10T17:29:00Z">
            <w:trPr>
              <w:trHeight w:val="495"/>
            </w:trPr>
          </w:trPrChange>
        </w:trPr>
        <w:tc>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5983" w:author="Kumar Baral" w:date="2023-02-10T17:29:00Z">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36375E43" w14:textId="761FFEC2" w:rsidR="00065B02" w:rsidRPr="00065B02" w:rsidRDefault="00065B02" w:rsidP="00065B02">
            <w:pPr>
              <w:spacing w:before="0" w:after="0" w:line="240" w:lineRule="auto"/>
              <w:jc w:val="left"/>
              <w:rPr>
                <w:ins w:id="5984" w:author="Kumar Baral" w:date="2023-02-10T15:32:00Z"/>
                <w:rFonts w:cs="Calibri"/>
                <w:color w:val="000000"/>
                <w:szCs w:val="22"/>
                <w:lang w:bidi="ne-NP"/>
              </w:rPr>
            </w:pPr>
            <w:ins w:id="5985" w:author="Kumar Baral" w:date="2023-02-10T15:32:00Z">
              <w:r w:rsidRPr="00065B02">
                <w:rPr>
                  <w:rFonts w:cs="Calibri"/>
                  <w:color w:val="000000"/>
                  <w:szCs w:val="22"/>
                  <w:lang w:bidi="ne-NP"/>
                </w:rPr>
                <w:t>Description</w:t>
              </w:r>
            </w:ins>
            <w:r w:rsidR="001E3856">
              <w:rPr>
                <w:rFonts w:cs="Calibri"/>
                <w:color w:val="000000"/>
                <w:szCs w:val="22"/>
                <w:lang w:bidi="ne-NP"/>
              </w:rPr>
              <w:t>/Data Series</w:t>
            </w:r>
          </w:p>
        </w:tc>
        <w:tc>
          <w:tcPr>
            <w:tcW w:w="1800" w:type="dxa"/>
            <w:tcBorders>
              <w:top w:val="single" w:sz="4" w:space="0" w:color="auto"/>
              <w:left w:val="nil"/>
              <w:bottom w:val="single" w:sz="4" w:space="0" w:color="auto"/>
              <w:right w:val="single" w:sz="4" w:space="0" w:color="auto"/>
            </w:tcBorders>
            <w:shd w:val="clear" w:color="000000" w:fill="D9D9D9"/>
            <w:vAlign w:val="bottom"/>
            <w:hideMark/>
            <w:tcPrChange w:id="5986" w:author="Kumar Baral" w:date="2023-02-10T17:29:00Z">
              <w:tcPr>
                <w:tcW w:w="1992" w:type="dxa"/>
                <w:gridSpan w:val="2"/>
                <w:tcBorders>
                  <w:top w:val="single" w:sz="4" w:space="0" w:color="auto"/>
                  <w:left w:val="nil"/>
                  <w:bottom w:val="single" w:sz="4" w:space="0" w:color="auto"/>
                  <w:right w:val="single" w:sz="4" w:space="0" w:color="auto"/>
                </w:tcBorders>
                <w:shd w:val="clear" w:color="000000" w:fill="D9D9D9"/>
                <w:vAlign w:val="bottom"/>
                <w:hideMark/>
              </w:tcPr>
            </w:tcPrChange>
          </w:tcPr>
          <w:p w14:paraId="0527EE59" w14:textId="4F40D5D4" w:rsidR="00065B02" w:rsidRPr="00065B02" w:rsidRDefault="00E47F01" w:rsidP="00065B02">
            <w:pPr>
              <w:spacing w:before="0" w:after="0" w:line="240" w:lineRule="auto"/>
              <w:jc w:val="center"/>
              <w:rPr>
                <w:ins w:id="5987" w:author="Kumar Baral" w:date="2023-02-10T15:32:00Z"/>
                <w:rFonts w:cs="Calibri"/>
                <w:color w:val="000000"/>
                <w:szCs w:val="22"/>
                <w:lang w:bidi="ne-NP"/>
              </w:rPr>
            </w:pPr>
            <w:ins w:id="5988" w:author="Kumar Baral" w:date="2023-02-10T15:32:00Z">
              <w:r>
                <w:rPr>
                  <w:rFonts w:cs="Calibri"/>
                  <w:color w:val="000000"/>
                  <w:szCs w:val="22"/>
                  <w:lang w:bidi="ne-NP"/>
                </w:rPr>
                <w:t>Ma</w:t>
              </w:r>
              <w:r w:rsidR="00065B02" w:rsidRPr="00065B02">
                <w:rPr>
                  <w:rFonts w:cs="Calibri"/>
                  <w:color w:val="000000"/>
                  <w:szCs w:val="22"/>
                  <w:lang w:bidi="ne-NP"/>
                </w:rPr>
                <w:t>n-Kendall's statistical value</w:t>
              </w:r>
            </w:ins>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Change w:id="5989" w:author="Kumar Baral" w:date="2023-02-10T17:29:00Z">
              <w:tcPr>
                <w:tcW w:w="1880"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EAE22A3" w14:textId="77777777" w:rsidR="00E47F01" w:rsidRDefault="00E47F01" w:rsidP="00065B02">
            <w:pPr>
              <w:spacing w:before="0" w:after="0" w:line="240" w:lineRule="auto"/>
              <w:jc w:val="left"/>
              <w:rPr>
                <w:ins w:id="5990" w:author="Kumar Baral" w:date="2023-02-10T17:28:00Z"/>
                <w:rFonts w:cs="Calibri"/>
                <w:color w:val="000000"/>
                <w:szCs w:val="22"/>
                <w:lang w:bidi="ne-NP"/>
              </w:rPr>
            </w:pPr>
            <w:ins w:id="5991"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7EF7863" w14:textId="774A766D" w:rsidR="00065B02" w:rsidRPr="00065B02" w:rsidRDefault="00065B02" w:rsidP="00065B02">
            <w:pPr>
              <w:spacing w:before="0" w:after="0" w:line="240" w:lineRule="auto"/>
              <w:jc w:val="left"/>
              <w:rPr>
                <w:ins w:id="5992" w:author="Kumar Baral" w:date="2023-02-10T15:32:00Z"/>
                <w:rFonts w:cs="Calibri"/>
                <w:color w:val="000000"/>
                <w:szCs w:val="22"/>
                <w:lang w:bidi="ne-NP"/>
              </w:rPr>
            </w:pPr>
            <w:ins w:id="5993" w:author="Kumar Baral" w:date="2023-02-10T15:32:00Z">
              <w:r w:rsidRPr="00065B02">
                <w:rPr>
                  <w:rFonts w:cs="Calibri"/>
                  <w:color w:val="000000"/>
                  <w:szCs w:val="22"/>
                  <w:lang w:bidi="ne-NP"/>
                </w:rPr>
                <w:t>Tau</w:t>
              </w:r>
            </w:ins>
          </w:p>
        </w:tc>
        <w:tc>
          <w:tcPr>
            <w:tcW w:w="2340" w:type="dxa"/>
            <w:tcBorders>
              <w:top w:val="single" w:sz="4" w:space="0" w:color="auto"/>
              <w:left w:val="nil"/>
              <w:bottom w:val="single" w:sz="4" w:space="0" w:color="auto"/>
              <w:right w:val="single" w:sz="4" w:space="0" w:color="auto"/>
            </w:tcBorders>
            <w:shd w:val="clear" w:color="000000" w:fill="D9D9D9"/>
            <w:noWrap/>
            <w:vAlign w:val="bottom"/>
            <w:hideMark/>
            <w:tcPrChange w:id="5994" w:author="Kumar Baral" w:date="2023-02-10T17:29:00Z">
              <w:tcPr>
                <w:tcW w:w="2277"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997AD60" w14:textId="2C0C6341" w:rsidR="00065B02" w:rsidRDefault="00E47F01" w:rsidP="00065B02">
            <w:pPr>
              <w:spacing w:before="0" w:after="0" w:line="240" w:lineRule="auto"/>
              <w:jc w:val="left"/>
              <w:rPr>
                <w:ins w:id="5995" w:author="Kumar Baral" w:date="2023-02-10T15:34:00Z"/>
                <w:rFonts w:cs="Calibri"/>
                <w:color w:val="000000"/>
                <w:szCs w:val="22"/>
                <w:lang w:bidi="ne-NP"/>
              </w:rPr>
            </w:pPr>
            <w:ins w:id="5996"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8EA66AC" w14:textId="14D34F58" w:rsidR="00065B02" w:rsidRPr="00065B02" w:rsidRDefault="00065B02" w:rsidP="00065B02">
            <w:pPr>
              <w:spacing w:before="0" w:after="0" w:line="240" w:lineRule="auto"/>
              <w:jc w:val="left"/>
              <w:rPr>
                <w:ins w:id="5997" w:author="Kumar Baral" w:date="2023-02-10T15:32:00Z"/>
                <w:rFonts w:cs="Calibri"/>
                <w:color w:val="000000"/>
                <w:szCs w:val="22"/>
                <w:lang w:bidi="ne-NP"/>
              </w:rPr>
            </w:pPr>
            <w:ins w:id="5998" w:author="Kumar Baral" w:date="2023-02-10T15:32:00Z">
              <w:r w:rsidRPr="00065B02">
                <w:rPr>
                  <w:rFonts w:cs="Calibri"/>
                  <w:color w:val="000000"/>
                  <w:szCs w:val="22"/>
                  <w:lang w:bidi="ne-NP"/>
                </w:rPr>
                <w:t>p-value</w:t>
              </w:r>
            </w:ins>
          </w:p>
        </w:tc>
        <w:tc>
          <w:tcPr>
            <w:tcW w:w="1350" w:type="dxa"/>
            <w:tcBorders>
              <w:top w:val="single" w:sz="4" w:space="0" w:color="auto"/>
              <w:left w:val="nil"/>
              <w:bottom w:val="single" w:sz="4" w:space="0" w:color="auto"/>
              <w:right w:val="single" w:sz="4" w:space="0" w:color="auto"/>
            </w:tcBorders>
            <w:shd w:val="clear" w:color="000000" w:fill="D9D9D9"/>
            <w:noWrap/>
            <w:vAlign w:val="bottom"/>
            <w:hideMark/>
            <w:tcPrChange w:id="5999" w:author="Kumar Baral" w:date="2023-02-10T17:29:00Z">
              <w:tcPr>
                <w:tcW w:w="1095"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371C63B" w14:textId="6F2601F0" w:rsidR="00065B02" w:rsidRPr="00065B02" w:rsidRDefault="00065B02" w:rsidP="00065B02">
            <w:pPr>
              <w:spacing w:before="0" w:after="0" w:line="240" w:lineRule="auto"/>
              <w:jc w:val="left"/>
              <w:rPr>
                <w:ins w:id="6000" w:author="Kumar Baral" w:date="2023-02-10T15:32:00Z"/>
                <w:rFonts w:cs="Calibri"/>
                <w:color w:val="000000"/>
                <w:szCs w:val="22"/>
                <w:lang w:bidi="ne-NP"/>
              </w:rPr>
            </w:pPr>
            <w:ins w:id="6001" w:author="Kumar Baral" w:date="2023-02-10T15:32:00Z">
              <w:r w:rsidRPr="00065B02">
                <w:rPr>
                  <w:rFonts w:cs="Calibri"/>
                  <w:color w:val="000000"/>
                  <w:szCs w:val="22"/>
                  <w:lang w:bidi="ne-NP"/>
                </w:rPr>
                <w:t>Apparent trend</w:t>
              </w:r>
            </w:ins>
          </w:p>
        </w:tc>
      </w:tr>
      <w:tr w:rsidR="00065B02" w:rsidRPr="00065B02" w14:paraId="341791AF" w14:textId="77777777" w:rsidTr="00E47F01">
        <w:trPr>
          <w:trHeight w:val="247"/>
          <w:ins w:id="6002" w:author="Kumar Baral" w:date="2023-02-10T15:32:00Z"/>
          <w:trPrChange w:id="600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0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74A62B" w14:textId="77777777" w:rsidR="00065B02" w:rsidRPr="00065B02" w:rsidRDefault="00065B02" w:rsidP="00065B02">
            <w:pPr>
              <w:spacing w:before="0" w:after="0" w:line="240" w:lineRule="auto"/>
              <w:jc w:val="left"/>
              <w:rPr>
                <w:ins w:id="6005" w:author="Kumar Baral" w:date="2023-02-10T15:32:00Z"/>
                <w:rFonts w:cs="Calibri"/>
                <w:color w:val="000000"/>
                <w:szCs w:val="22"/>
                <w:lang w:bidi="ne-NP"/>
              </w:rPr>
            </w:pPr>
            <w:ins w:id="6006" w:author="Kumar Baral" w:date="2023-02-10T15:32:00Z">
              <w:r w:rsidRPr="00065B02">
                <w:rPr>
                  <w:rFonts w:cs="Calibri"/>
                  <w:color w:val="000000"/>
                  <w:szCs w:val="22"/>
                  <w:lang w:bidi="ne-NP"/>
                </w:rPr>
                <w:t>Mean Annual Discharge</w:t>
              </w:r>
            </w:ins>
          </w:p>
        </w:tc>
        <w:tc>
          <w:tcPr>
            <w:tcW w:w="1800" w:type="dxa"/>
            <w:tcBorders>
              <w:top w:val="nil"/>
              <w:left w:val="nil"/>
              <w:bottom w:val="single" w:sz="4" w:space="0" w:color="auto"/>
              <w:right w:val="single" w:sz="4" w:space="0" w:color="auto"/>
            </w:tcBorders>
            <w:shd w:val="clear" w:color="auto" w:fill="auto"/>
            <w:noWrap/>
            <w:vAlign w:val="bottom"/>
            <w:hideMark/>
            <w:tcPrChange w:id="600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66176BE7" w14:textId="0C2EE361" w:rsidR="00065B02" w:rsidRPr="00065B02" w:rsidRDefault="00065B02" w:rsidP="00065B02">
            <w:pPr>
              <w:spacing w:before="0" w:after="0" w:line="240" w:lineRule="auto"/>
              <w:jc w:val="left"/>
              <w:rPr>
                <w:ins w:id="6008" w:author="Kumar Baral" w:date="2023-02-10T15:32:00Z"/>
                <w:rFonts w:cs="Calibri"/>
                <w:color w:val="000000"/>
                <w:szCs w:val="22"/>
                <w:lang w:bidi="ne-NP"/>
              </w:rPr>
            </w:pPr>
            <w:ins w:id="6009" w:author="Kumar Baral" w:date="2023-02-10T15:32:00Z">
              <w:r>
                <w:rPr>
                  <w:rFonts w:cs="Calibri"/>
                  <w:color w:val="000000"/>
                  <w:szCs w:val="22"/>
                  <w:lang w:bidi="ne-NP"/>
                </w:rPr>
                <w:t xml:space="preserve">    S    =  </w:t>
              </w:r>
              <w:r w:rsidRPr="00065B02">
                <w:rPr>
                  <w:rFonts w:cs="Calibri"/>
                  <w:color w:val="000000"/>
                  <w:szCs w:val="22"/>
                  <w:lang w:bidi="ne-NP"/>
                </w:rPr>
                <w:t>-25</w:t>
              </w:r>
            </w:ins>
          </w:p>
        </w:tc>
        <w:tc>
          <w:tcPr>
            <w:tcW w:w="1890" w:type="dxa"/>
            <w:tcBorders>
              <w:top w:val="nil"/>
              <w:left w:val="nil"/>
              <w:bottom w:val="single" w:sz="4" w:space="0" w:color="auto"/>
              <w:right w:val="single" w:sz="4" w:space="0" w:color="auto"/>
            </w:tcBorders>
            <w:shd w:val="clear" w:color="auto" w:fill="auto"/>
            <w:noWrap/>
            <w:vAlign w:val="bottom"/>
            <w:hideMark/>
            <w:tcPrChange w:id="601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B93642C" w14:textId="77777777" w:rsidR="00065B02" w:rsidRPr="00065B02" w:rsidRDefault="00065B02" w:rsidP="00065B02">
            <w:pPr>
              <w:spacing w:before="0" w:after="0" w:line="240" w:lineRule="auto"/>
              <w:jc w:val="left"/>
              <w:rPr>
                <w:ins w:id="6011" w:author="Kumar Baral" w:date="2023-02-10T15:32:00Z"/>
                <w:rFonts w:cs="Calibri"/>
                <w:color w:val="000000"/>
                <w:szCs w:val="22"/>
                <w:lang w:bidi="ne-NP"/>
              </w:rPr>
            </w:pPr>
            <w:ins w:id="6012" w:author="Kumar Baral" w:date="2023-02-10T15:32:00Z">
              <w:r w:rsidRPr="00065B02">
                <w:rPr>
                  <w:rFonts w:cs="Calibri"/>
                  <w:color w:val="000000"/>
                  <w:szCs w:val="22"/>
                  <w:lang w:bidi="ne-NP"/>
                </w:rPr>
                <w:t xml:space="preserve">    tau  =   -0.2381</w:t>
              </w:r>
            </w:ins>
          </w:p>
        </w:tc>
        <w:tc>
          <w:tcPr>
            <w:tcW w:w="2340" w:type="dxa"/>
            <w:tcBorders>
              <w:top w:val="nil"/>
              <w:left w:val="nil"/>
              <w:bottom w:val="single" w:sz="4" w:space="0" w:color="auto"/>
              <w:right w:val="single" w:sz="4" w:space="0" w:color="auto"/>
            </w:tcBorders>
            <w:shd w:val="clear" w:color="auto" w:fill="auto"/>
            <w:noWrap/>
            <w:vAlign w:val="bottom"/>
            <w:hideMark/>
            <w:tcPrChange w:id="601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076AB00" w14:textId="77777777" w:rsidR="00065B02" w:rsidRPr="00065B02" w:rsidRDefault="00065B02" w:rsidP="00065B02">
            <w:pPr>
              <w:spacing w:before="0" w:after="0" w:line="240" w:lineRule="auto"/>
              <w:jc w:val="left"/>
              <w:rPr>
                <w:ins w:id="6014" w:author="Kumar Baral" w:date="2023-02-10T15:32:00Z"/>
                <w:rFonts w:cs="Calibri"/>
                <w:color w:val="000000"/>
                <w:szCs w:val="22"/>
                <w:lang w:bidi="ne-NP"/>
              </w:rPr>
            </w:pPr>
            <w:ins w:id="6015" w:author="Kumar Baral" w:date="2023-02-10T15:32:00Z">
              <w:r w:rsidRPr="00065B02">
                <w:rPr>
                  <w:rFonts w:cs="Calibri"/>
                  <w:color w:val="000000"/>
                  <w:szCs w:val="22"/>
                  <w:lang w:bidi="ne-NP"/>
                </w:rPr>
                <w:t xml:space="preserve">    p    =    0.2365</w:t>
              </w:r>
            </w:ins>
          </w:p>
        </w:tc>
        <w:tc>
          <w:tcPr>
            <w:tcW w:w="1350" w:type="dxa"/>
            <w:tcBorders>
              <w:top w:val="nil"/>
              <w:left w:val="nil"/>
              <w:bottom w:val="single" w:sz="4" w:space="0" w:color="auto"/>
              <w:right w:val="single" w:sz="4" w:space="0" w:color="auto"/>
            </w:tcBorders>
            <w:shd w:val="clear" w:color="auto" w:fill="auto"/>
            <w:noWrap/>
            <w:vAlign w:val="bottom"/>
            <w:hideMark/>
            <w:tcPrChange w:id="601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38AEF9F" w14:textId="06DADAD4" w:rsidR="00065B02" w:rsidRPr="00065B02" w:rsidRDefault="00065B02" w:rsidP="00065B02">
            <w:pPr>
              <w:spacing w:before="0" w:after="0" w:line="240" w:lineRule="auto"/>
              <w:jc w:val="right"/>
              <w:rPr>
                <w:ins w:id="6017" w:author="Kumar Baral" w:date="2023-02-10T15:32:00Z"/>
                <w:rFonts w:cs="Calibri"/>
                <w:color w:val="000000"/>
                <w:szCs w:val="22"/>
                <w:lang w:bidi="ne-NP"/>
              </w:rPr>
            </w:pPr>
            <w:ins w:id="6018" w:author="Kumar Baral" w:date="2023-02-10T15:32:00Z">
              <w:r w:rsidRPr="00065B02">
                <w:rPr>
                  <w:rFonts w:cs="Calibri"/>
                  <w:color w:val="000000"/>
                  <w:szCs w:val="22"/>
                  <w:lang w:bidi="ne-NP"/>
                </w:rPr>
                <w:t>-0.405</w:t>
              </w:r>
            </w:ins>
            <w:ins w:id="6019" w:author="Kumar Baral" w:date="2023-02-10T17:28:00Z">
              <w:r w:rsidR="00E47F01">
                <w:rPr>
                  <w:rFonts w:cs="Calibri"/>
                  <w:color w:val="000000"/>
                  <w:szCs w:val="22"/>
                  <w:lang w:bidi="ne-NP"/>
                </w:rPr>
                <w:t>/year</w:t>
              </w:r>
            </w:ins>
          </w:p>
        </w:tc>
      </w:tr>
      <w:tr w:rsidR="00065B02" w:rsidRPr="00065B02" w14:paraId="497F1D68" w14:textId="77777777" w:rsidTr="00E47F01">
        <w:trPr>
          <w:trHeight w:val="247"/>
          <w:ins w:id="6020" w:author="Kumar Baral" w:date="2023-02-10T15:32:00Z"/>
          <w:trPrChange w:id="602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2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CC836" w14:textId="77777777" w:rsidR="00065B02" w:rsidRPr="00065B02" w:rsidRDefault="00065B02" w:rsidP="00065B02">
            <w:pPr>
              <w:spacing w:before="0" w:after="0" w:line="240" w:lineRule="auto"/>
              <w:jc w:val="left"/>
              <w:rPr>
                <w:ins w:id="6023" w:author="Kumar Baral" w:date="2023-02-10T15:32:00Z"/>
                <w:rFonts w:cs="Calibri"/>
                <w:color w:val="000000"/>
                <w:szCs w:val="22"/>
                <w:lang w:bidi="ne-NP"/>
              </w:rPr>
            </w:pPr>
            <w:ins w:id="6024" w:author="Kumar Baral" w:date="2023-02-10T15:32:00Z">
              <w:r w:rsidRPr="00065B02">
                <w:rPr>
                  <w:rFonts w:cs="Calibri"/>
                  <w:color w:val="000000"/>
                  <w:szCs w:val="22"/>
                  <w:lang w:bidi="ne-NP"/>
                </w:rPr>
                <w:t>5-Years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602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D966BB" w14:textId="4113C394" w:rsidR="00065B02" w:rsidRPr="00065B02" w:rsidRDefault="00065B02" w:rsidP="00065B02">
            <w:pPr>
              <w:spacing w:before="0" w:after="0" w:line="240" w:lineRule="auto"/>
              <w:jc w:val="left"/>
              <w:rPr>
                <w:ins w:id="6026" w:author="Kumar Baral" w:date="2023-02-10T15:32:00Z"/>
                <w:rFonts w:cs="Calibri"/>
                <w:color w:val="000000"/>
                <w:szCs w:val="22"/>
                <w:lang w:bidi="ne-NP"/>
              </w:rPr>
            </w:pPr>
            <w:ins w:id="6027" w:author="Kumar Baral" w:date="2023-02-10T15:32:00Z">
              <w:r>
                <w:rPr>
                  <w:rFonts w:cs="Calibri"/>
                  <w:color w:val="000000"/>
                  <w:szCs w:val="22"/>
                  <w:lang w:bidi="ne-NP"/>
                </w:rPr>
                <w:t xml:space="preserve">    S    =  </w:t>
              </w:r>
              <w:r w:rsidRPr="00065B02">
                <w:rPr>
                  <w:rFonts w:cs="Calibri"/>
                  <w:color w:val="000000"/>
                  <w:szCs w:val="22"/>
                  <w:lang w:bidi="ne-NP"/>
                </w:rPr>
                <w:t>-15</w:t>
              </w:r>
            </w:ins>
          </w:p>
        </w:tc>
        <w:tc>
          <w:tcPr>
            <w:tcW w:w="1890" w:type="dxa"/>
            <w:tcBorders>
              <w:top w:val="nil"/>
              <w:left w:val="nil"/>
              <w:bottom w:val="single" w:sz="4" w:space="0" w:color="auto"/>
              <w:right w:val="single" w:sz="4" w:space="0" w:color="auto"/>
            </w:tcBorders>
            <w:shd w:val="clear" w:color="auto" w:fill="auto"/>
            <w:noWrap/>
            <w:vAlign w:val="bottom"/>
            <w:hideMark/>
            <w:tcPrChange w:id="602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C46E6BB" w14:textId="77777777" w:rsidR="00065B02" w:rsidRPr="00065B02" w:rsidRDefault="00065B02" w:rsidP="00065B02">
            <w:pPr>
              <w:spacing w:before="0" w:after="0" w:line="240" w:lineRule="auto"/>
              <w:jc w:val="left"/>
              <w:rPr>
                <w:ins w:id="6029" w:author="Kumar Baral" w:date="2023-02-10T15:32:00Z"/>
                <w:rFonts w:cs="Calibri"/>
                <w:color w:val="000000"/>
                <w:szCs w:val="22"/>
                <w:lang w:bidi="ne-NP"/>
              </w:rPr>
            </w:pPr>
            <w:ins w:id="6030"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03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70E62C2" w14:textId="77777777" w:rsidR="00065B02" w:rsidRPr="00065B02" w:rsidRDefault="00065B02" w:rsidP="00065B02">
            <w:pPr>
              <w:spacing w:before="0" w:after="0" w:line="240" w:lineRule="auto"/>
              <w:jc w:val="left"/>
              <w:rPr>
                <w:ins w:id="6032" w:author="Kumar Baral" w:date="2023-02-10T15:32:00Z"/>
                <w:rFonts w:cs="Calibri"/>
                <w:color w:val="000000"/>
                <w:szCs w:val="22"/>
                <w:lang w:bidi="ne-NP"/>
              </w:rPr>
            </w:pPr>
            <w:ins w:id="6033" w:author="Kumar Baral" w:date="2023-02-10T15:32:00Z">
              <w:r w:rsidRPr="00065B02">
                <w:rPr>
                  <w:rFonts w:cs="Calibri"/>
                  <w:color w:val="000000"/>
                  <w:szCs w:val="22"/>
                  <w:lang w:bidi="ne-NP"/>
                </w:rPr>
                <w:t xml:space="preserve">    p    =    0.4923</w:t>
              </w:r>
            </w:ins>
          </w:p>
        </w:tc>
        <w:tc>
          <w:tcPr>
            <w:tcW w:w="1350" w:type="dxa"/>
            <w:tcBorders>
              <w:top w:val="nil"/>
              <w:left w:val="nil"/>
              <w:bottom w:val="single" w:sz="4" w:space="0" w:color="auto"/>
              <w:right w:val="single" w:sz="4" w:space="0" w:color="auto"/>
            </w:tcBorders>
            <w:shd w:val="clear" w:color="auto" w:fill="auto"/>
            <w:noWrap/>
            <w:vAlign w:val="bottom"/>
            <w:hideMark/>
            <w:tcPrChange w:id="603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DEF899C" w14:textId="4DDB5198" w:rsidR="00065B02" w:rsidRPr="00065B02" w:rsidRDefault="00065B02" w:rsidP="00065B02">
            <w:pPr>
              <w:spacing w:before="0" w:after="0" w:line="240" w:lineRule="auto"/>
              <w:jc w:val="right"/>
              <w:rPr>
                <w:ins w:id="6035" w:author="Kumar Baral" w:date="2023-02-10T15:32:00Z"/>
                <w:rFonts w:cs="Calibri"/>
                <w:color w:val="000000"/>
                <w:szCs w:val="22"/>
                <w:lang w:bidi="ne-NP"/>
              </w:rPr>
            </w:pPr>
            <w:ins w:id="6036" w:author="Kumar Baral" w:date="2023-02-10T15:32:00Z">
              <w:r w:rsidRPr="00065B02">
                <w:rPr>
                  <w:rFonts w:cs="Calibri"/>
                  <w:color w:val="000000"/>
                  <w:szCs w:val="22"/>
                  <w:lang w:bidi="ne-NP"/>
                </w:rPr>
                <w:t>-0.851</w:t>
              </w:r>
            </w:ins>
            <w:ins w:id="6037" w:author="Kumar Baral" w:date="2023-02-10T17:29:00Z">
              <w:r w:rsidR="007330F3">
                <w:rPr>
                  <w:rFonts w:cs="Calibri"/>
                  <w:color w:val="000000"/>
                  <w:szCs w:val="22"/>
                  <w:lang w:bidi="ne-NP"/>
                </w:rPr>
                <w:t>/</w:t>
              </w:r>
              <w:r w:rsidR="00E47F01">
                <w:rPr>
                  <w:rFonts w:cs="Calibri"/>
                  <w:color w:val="000000"/>
                  <w:szCs w:val="22"/>
                  <w:lang w:bidi="ne-NP"/>
                </w:rPr>
                <w:t>y</w:t>
              </w:r>
            </w:ins>
            <w:ins w:id="6038" w:author="Kumar Baral" w:date="2023-02-12T10:41:00Z">
              <w:r w:rsidR="007330F3">
                <w:rPr>
                  <w:rFonts w:cs="Calibri"/>
                  <w:color w:val="000000"/>
                  <w:szCs w:val="22"/>
                  <w:lang w:bidi="ne-NP"/>
                </w:rPr>
                <w:t>ea</w:t>
              </w:r>
            </w:ins>
            <w:ins w:id="6039" w:author="Kumar Baral" w:date="2023-02-10T17:29:00Z">
              <w:r w:rsidR="00E47F01">
                <w:rPr>
                  <w:rFonts w:cs="Calibri"/>
                  <w:color w:val="000000"/>
                  <w:szCs w:val="22"/>
                  <w:lang w:bidi="ne-NP"/>
                </w:rPr>
                <w:t>r</w:t>
              </w:r>
            </w:ins>
          </w:p>
        </w:tc>
      </w:tr>
      <w:tr w:rsidR="00065B02" w:rsidRPr="00065B02" w14:paraId="013AE9AC" w14:textId="77777777" w:rsidTr="00E47F01">
        <w:trPr>
          <w:trHeight w:val="247"/>
          <w:ins w:id="6040" w:author="Kumar Baral" w:date="2023-02-10T15:32:00Z"/>
          <w:trPrChange w:id="604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4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9802AA" w14:textId="77777777" w:rsidR="00065B02" w:rsidRPr="00065B02" w:rsidRDefault="00065B02" w:rsidP="00065B02">
            <w:pPr>
              <w:spacing w:before="0" w:after="0" w:line="240" w:lineRule="auto"/>
              <w:jc w:val="left"/>
              <w:rPr>
                <w:ins w:id="6043" w:author="Kumar Baral" w:date="2023-02-10T15:32:00Z"/>
                <w:rFonts w:cs="Calibri"/>
                <w:color w:val="000000"/>
                <w:szCs w:val="22"/>
                <w:lang w:bidi="ne-NP"/>
              </w:rPr>
            </w:pPr>
            <w:ins w:id="6044" w:author="Kumar Baral" w:date="2023-02-10T15:32:00Z">
              <w:r w:rsidRPr="00065B02">
                <w:rPr>
                  <w:rFonts w:cs="Calibri"/>
                  <w:color w:val="000000"/>
                  <w:szCs w:val="22"/>
                  <w:lang w:bidi="ne-NP"/>
                </w:rPr>
                <w:t>10-Years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604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AAEC1A" w14:textId="76ADC7EC" w:rsidR="00065B02" w:rsidRPr="00065B02" w:rsidRDefault="00065B02" w:rsidP="00065B02">
            <w:pPr>
              <w:spacing w:before="0" w:after="0" w:line="240" w:lineRule="auto"/>
              <w:jc w:val="left"/>
              <w:rPr>
                <w:ins w:id="6046" w:author="Kumar Baral" w:date="2023-02-10T15:32:00Z"/>
                <w:rFonts w:cs="Calibri"/>
                <w:color w:val="000000"/>
                <w:szCs w:val="22"/>
                <w:lang w:bidi="ne-NP"/>
              </w:rPr>
            </w:pPr>
            <w:ins w:id="6047" w:author="Kumar Baral" w:date="2023-02-10T15:32:00Z">
              <w:r>
                <w:rPr>
                  <w:rFonts w:cs="Calibri"/>
                  <w:color w:val="000000"/>
                  <w:szCs w:val="22"/>
                  <w:lang w:bidi="ne-NP"/>
                </w:rPr>
                <w:t xml:space="preserve">    S    =  </w:t>
              </w:r>
              <w:r w:rsidRPr="00065B02">
                <w:rPr>
                  <w:rFonts w:cs="Calibri"/>
                  <w:color w:val="000000"/>
                  <w:szCs w:val="22"/>
                  <w:lang w:bidi="ne-NP"/>
                </w:rPr>
                <w:t>-41</w:t>
              </w:r>
            </w:ins>
          </w:p>
        </w:tc>
        <w:tc>
          <w:tcPr>
            <w:tcW w:w="1890" w:type="dxa"/>
            <w:tcBorders>
              <w:top w:val="nil"/>
              <w:left w:val="nil"/>
              <w:bottom w:val="single" w:sz="4" w:space="0" w:color="auto"/>
              <w:right w:val="single" w:sz="4" w:space="0" w:color="auto"/>
            </w:tcBorders>
            <w:shd w:val="clear" w:color="auto" w:fill="auto"/>
            <w:noWrap/>
            <w:vAlign w:val="bottom"/>
            <w:hideMark/>
            <w:tcPrChange w:id="604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E309210" w14:textId="77777777" w:rsidR="00065B02" w:rsidRPr="00065B02" w:rsidRDefault="00065B02" w:rsidP="00065B02">
            <w:pPr>
              <w:spacing w:before="0" w:after="0" w:line="240" w:lineRule="auto"/>
              <w:jc w:val="left"/>
              <w:rPr>
                <w:ins w:id="6049" w:author="Kumar Baral" w:date="2023-02-10T15:32:00Z"/>
                <w:rFonts w:cs="Calibri"/>
                <w:color w:val="000000"/>
                <w:szCs w:val="22"/>
                <w:lang w:bidi="ne-NP"/>
              </w:rPr>
            </w:pPr>
            <w:ins w:id="6050" w:author="Kumar Baral" w:date="2023-02-10T15:32:00Z">
              <w:r w:rsidRPr="00065B02">
                <w:rPr>
                  <w:rFonts w:cs="Calibri"/>
                  <w:color w:val="000000"/>
                  <w:szCs w:val="22"/>
                  <w:lang w:bidi="ne-NP"/>
                </w:rPr>
                <w:t xml:space="preserve">    tau  =   -0.9111</w:t>
              </w:r>
            </w:ins>
          </w:p>
        </w:tc>
        <w:tc>
          <w:tcPr>
            <w:tcW w:w="2340" w:type="dxa"/>
            <w:tcBorders>
              <w:top w:val="nil"/>
              <w:left w:val="nil"/>
              <w:bottom w:val="single" w:sz="4" w:space="0" w:color="auto"/>
              <w:right w:val="single" w:sz="4" w:space="0" w:color="auto"/>
            </w:tcBorders>
            <w:shd w:val="clear" w:color="auto" w:fill="auto"/>
            <w:noWrap/>
            <w:vAlign w:val="bottom"/>
            <w:hideMark/>
            <w:tcPrChange w:id="605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86049E1" w14:textId="77777777" w:rsidR="00065B02" w:rsidRPr="00065B02" w:rsidRDefault="00065B02" w:rsidP="00065B02">
            <w:pPr>
              <w:spacing w:before="0" w:after="0" w:line="240" w:lineRule="auto"/>
              <w:jc w:val="left"/>
              <w:rPr>
                <w:ins w:id="6052" w:author="Kumar Baral" w:date="2023-02-10T15:32:00Z"/>
                <w:rFonts w:cs="Calibri"/>
                <w:color w:val="000000"/>
                <w:szCs w:val="22"/>
                <w:lang w:bidi="ne-NP"/>
              </w:rPr>
            </w:pPr>
            <w:ins w:id="6053" w:author="Kumar Baral" w:date="2023-02-10T15:32:00Z">
              <w:r w:rsidRPr="00065B02">
                <w:rPr>
                  <w:rFonts w:cs="Calibri"/>
                  <w:color w:val="000000"/>
                  <w:szCs w:val="22"/>
                  <w:lang w:bidi="ne-NP"/>
                </w:rPr>
                <w:t xml:space="preserve">    p    =   &lt;0.0001 ***</w:t>
              </w:r>
            </w:ins>
          </w:p>
        </w:tc>
        <w:tc>
          <w:tcPr>
            <w:tcW w:w="1350" w:type="dxa"/>
            <w:tcBorders>
              <w:top w:val="nil"/>
              <w:left w:val="nil"/>
              <w:bottom w:val="single" w:sz="4" w:space="0" w:color="auto"/>
              <w:right w:val="single" w:sz="4" w:space="0" w:color="auto"/>
            </w:tcBorders>
            <w:shd w:val="clear" w:color="auto" w:fill="auto"/>
            <w:noWrap/>
            <w:vAlign w:val="bottom"/>
            <w:hideMark/>
            <w:tcPrChange w:id="605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0FEFCF3" w14:textId="7646260B" w:rsidR="00065B02" w:rsidRPr="00065B02" w:rsidRDefault="00065B02" w:rsidP="00065B02">
            <w:pPr>
              <w:spacing w:before="0" w:after="0" w:line="240" w:lineRule="auto"/>
              <w:jc w:val="right"/>
              <w:rPr>
                <w:ins w:id="6055" w:author="Kumar Baral" w:date="2023-02-10T15:32:00Z"/>
                <w:rFonts w:cs="Calibri"/>
                <w:color w:val="000000"/>
                <w:szCs w:val="22"/>
                <w:lang w:bidi="ne-NP"/>
              </w:rPr>
            </w:pPr>
            <w:ins w:id="6056" w:author="Kumar Baral" w:date="2023-02-10T15:32:00Z">
              <w:r w:rsidRPr="00065B02">
                <w:rPr>
                  <w:rFonts w:cs="Calibri"/>
                  <w:color w:val="000000"/>
                  <w:szCs w:val="22"/>
                  <w:lang w:bidi="ne-NP"/>
                </w:rPr>
                <w:t>-0.726</w:t>
              </w:r>
            </w:ins>
            <w:ins w:id="6057" w:author="Kumar Baral" w:date="2023-02-10T17:29:00Z">
              <w:r w:rsidR="007330F3">
                <w:rPr>
                  <w:rFonts w:cs="Calibri"/>
                  <w:color w:val="000000"/>
                  <w:szCs w:val="22"/>
                  <w:lang w:bidi="ne-NP"/>
                </w:rPr>
                <w:t>/</w:t>
              </w:r>
              <w:r w:rsidR="00E47F01">
                <w:rPr>
                  <w:rFonts w:cs="Calibri"/>
                  <w:color w:val="000000"/>
                  <w:szCs w:val="22"/>
                  <w:lang w:bidi="ne-NP"/>
                </w:rPr>
                <w:t>y</w:t>
              </w:r>
            </w:ins>
            <w:ins w:id="6058" w:author="Kumar Baral" w:date="2023-02-12T10:41:00Z">
              <w:r w:rsidR="007330F3">
                <w:rPr>
                  <w:rFonts w:cs="Calibri"/>
                  <w:color w:val="000000"/>
                  <w:szCs w:val="22"/>
                  <w:lang w:bidi="ne-NP"/>
                </w:rPr>
                <w:t>ea</w:t>
              </w:r>
            </w:ins>
            <w:ins w:id="6059" w:author="Kumar Baral" w:date="2023-02-10T17:29:00Z">
              <w:r w:rsidR="00E47F01">
                <w:rPr>
                  <w:rFonts w:cs="Calibri"/>
                  <w:color w:val="000000"/>
                  <w:szCs w:val="22"/>
                  <w:lang w:bidi="ne-NP"/>
                </w:rPr>
                <w:t>r</w:t>
              </w:r>
            </w:ins>
          </w:p>
        </w:tc>
      </w:tr>
      <w:tr w:rsidR="00065B02" w:rsidRPr="00065B02" w14:paraId="630C72A6" w14:textId="77777777" w:rsidTr="00E47F01">
        <w:trPr>
          <w:trHeight w:val="247"/>
          <w:ins w:id="6060" w:author="Kumar Baral" w:date="2023-02-10T15:32:00Z"/>
          <w:trPrChange w:id="606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6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231478" w14:textId="77777777" w:rsidR="00065B02" w:rsidRPr="00065B02" w:rsidRDefault="00065B02" w:rsidP="00065B02">
            <w:pPr>
              <w:spacing w:before="0" w:after="0" w:line="240" w:lineRule="auto"/>
              <w:jc w:val="left"/>
              <w:rPr>
                <w:ins w:id="6063" w:author="Kumar Baral" w:date="2023-02-10T15:32:00Z"/>
                <w:rFonts w:cs="Calibri"/>
                <w:color w:val="000000"/>
                <w:szCs w:val="22"/>
                <w:lang w:bidi="ne-NP"/>
              </w:rPr>
            </w:pPr>
            <w:ins w:id="6064" w:author="Kumar Baral" w:date="2023-02-10T15:32:00Z">
              <w:r w:rsidRPr="00065B02">
                <w:rPr>
                  <w:rFonts w:cs="Calibri"/>
                  <w:color w:val="000000"/>
                  <w:szCs w:val="22"/>
                  <w:lang w:bidi="ne-NP"/>
                </w:rPr>
                <w:t>Baishakh</w:t>
              </w:r>
            </w:ins>
          </w:p>
        </w:tc>
        <w:tc>
          <w:tcPr>
            <w:tcW w:w="1800" w:type="dxa"/>
            <w:tcBorders>
              <w:top w:val="nil"/>
              <w:left w:val="nil"/>
              <w:bottom w:val="single" w:sz="4" w:space="0" w:color="auto"/>
              <w:right w:val="single" w:sz="4" w:space="0" w:color="auto"/>
            </w:tcBorders>
            <w:shd w:val="clear" w:color="auto" w:fill="auto"/>
            <w:noWrap/>
            <w:vAlign w:val="bottom"/>
            <w:hideMark/>
            <w:tcPrChange w:id="606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78D52725" w14:textId="33D51627" w:rsidR="00065B02" w:rsidRPr="00065B02" w:rsidRDefault="00065B02" w:rsidP="00065B02">
            <w:pPr>
              <w:spacing w:before="0" w:after="0" w:line="240" w:lineRule="auto"/>
              <w:jc w:val="left"/>
              <w:rPr>
                <w:ins w:id="6066" w:author="Kumar Baral" w:date="2023-02-10T15:32:00Z"/>
                <w:rFonts w:cs="Calibri"/>
                <w:color w:val="000000"/>
                <w:szCs w:val="22"/>
                <w:lang w:bidi="ne-NP"/>
              </w:rPr>
            </w:pPr>
            <w:ins w:id="6067" w:author="Kumar Baral" w:date="2023-02-10T15:32:00Z">
              <w:r>
                <w:rPr>
                  <w:rFonts w:cs="Calibri"/>
                  <w:color w:val="000000"/>
                  <w:szCs w:val="22"/>
                  <w:lang w:bidi="ne-NP"/>
                </w:rPr>
                <w:t xml:space="preserve">    S    =   </w:t>
              </w:r>
              <w:r w:rsidRPr="00065B02">
                <w:rPr>
                  <w:rFonts w:cs="Calibri"/>
                  <w:color w:val="000000"/>
                  <w:szCs w:val="22"/>
                  <w:lang w:bidi="ne-NP"/>
                </w:rPr>
                <w:t>42</w:t>
              </w:r>
            </w:ins>
          </w:p>
        </w:tc>
        <w:tc>
          <w:tcPr>
            <w:tcW w:w="1890" w:type="dxa"/>
            <w:tcBorders>
              <w:top w:val="nil"/>
              <w:left w:val="nil"/>
              <w:bottom w:val="single" w:sz="4" w:space="0" w:color="auto"/>
              <w:right w:val="single" w:sz="4" w:space="0" w:color="auto"/>
            </w:tcBorders>
            <w:shd w:val="clear" w:color="auto" w:fill="auto"/>
            <w:noWrap/>
            <w:vAlign w:val="bottom"/>
            <w:hideMark/>
            <w:tcPrChange w:id="606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44B9CCC" w14:textId="77777777" w:rsidR="00065B02" w:rsidRPr="00065B02" w:rsidRDefault="00065B02" w:rsidP="00065B02">
            <w:pPr>
              <w:spacing w:before="0" w:after="0" w:line="240" w:lineRule="auto"/>
              <w:jc w:val="left"/>
              <w:rPr>
                <w:ins w:id="6069" w:author="Kumar Baral" w:date="2023-02-10T15:32:00Z"/>
                <w:rFonts w:cs="Calibri"/>
                <w:color w:val="000000"/>
                <w:szCs w:val="22"/>
                <w:lang w:bidi="ne-NP"/>
              </w:rPr>
            </w:pPr>
            <w:ins w:id="6070" w:author="Kumar Baral" w:date="2023-02-10T15:32:00Z">
              <w:r w:rsidRPr="00065B02">
                <w:rPr>
                  <w:rFonts w:cs="Calibri"/>
                  <w:color w:val="000000"/>
                  <w:szCs w:val="22"/>
                  <w:lang w:bidi="ne-NP"/>
                </w:rPr>
                <w:t xml:space="preserve">    tau  =    0.3500</w:t>
              </w:r>
            </w:ins>
          </w:p>
        </w:tc>
        <w:tc>
          <w:tcPr>
            <w:tcW w:w="2340" w:type="dxa"/>
            <w:tcBorders>
              <w:top w:val="nil"/>
              <w:left w:val="nil"/>
              <w:bottom w:val="single" w:sz="4" w:space="0" w:color="auto"/>
              <w:right w:val="single" w:sz="4" w:space="0" w:color="auto"/>
            </w:tcBorders>
            <w:shd w:val="clear" w:color="auto" w:fill="auto"/>
            <w:noWrap/>
            <w:vAlign w:val="bottom"/>
            <w:hideMark/>
            <w:tcPrChange w:id="607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3CAF662" w14:textId="77777777" w:rsidR="00065B02" w:rsidRPr="00065B02" w:rsidRDefault="00065B02" w:rsidP="00065B02">
            <w:pPr>
              <w:spacing w:before="0" w:after="0" w:line="240" w:lineRule="auto"/>
              <w:jc w:val="left"/>
              <w:rPr>
                <w:ins w:id="6072" w:author="Kumar Baral" w:date="2023-02-10T15:32:00Z"/>
                <w:rFonts w:cs="Calibri"/>
                <w:color w:val="000000"/>
                <w:szCs w:val="22"/>
                <w:lang w:bidi="ne-NP"/>
              </w:rPr>
            </w:pPr>
            <w:ins w:id="6073" w:author="Kumar Baral" w:date="2023-02-10T15:32:00Z">
              <w:r w:rsidRPr="00065B02">
                <w:rPr>
                  <w:rFonts w:cs="Calibri"/>
                  <w:color w:val="000000"/>
                  <w:szCs w:val="22"/>
                  <w:lang w:bidi="ne-NP"/>
                </w:rPr>
                <w:t xml:space="preserve">    p    =   0.06257 *</w:t>
              </w:r>
            </w:ins>
          </w:p>
        </w:tc>
        <w:tc>
          <w:tcPr>
            <w:tcW w:w="1350" w:type="dxa"/>
            <w:tcBorders>
              <w:top w:val="nil"/>
              <w:left w:val="nil"/>
              <w:bottom w:val="single" w:sz="4" w:space="0" w:color="auto"/>
              <w:right w:val="single" w:sz="4" w:space="0" w:color="auto"/>
            </w:tcBorders>
            <w:shd w:val="clear" w:color="auto" w:fill="auto"/>
            <w:noWrap/>
            <w:vAlign w:val="bottom"/>
            <w:hideMark/>
            <w:tcPrChange w:id="607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C5AD0E4" w14:textId="5C0F0247" w:rsidR="00065B02" w:rsidRPr="00065B02" w:rsidRDefault="00065B02" w:rsidP="00065B02">
            <w:pPr>
              <w:spacing w:before="0" w:after="0" w:line="240" w:lineRule="auto"/>
              <w:jc w:val="right"/>
              <w:rPr>
                <w:ins w:id="6075" w:author="Kumar Baral" w:date="2023-02-10T15:32:00Z"/>
                <w:rFonts w:cs="Calibri"/>
                <w:color w:val="000000"/>
                <w:szCs w:val="22"/>
                <w:lang w:bidi="ne-NP"/>
              </w:rPr>
            </w:pPr>
            <w:ins w:id="6076" w:author="Kumar Baral" w:date="2023-02-10T15:32:00Z">
              <w:r w:rsidRPr="00065B02">
                <w:rPr>
                  <w:rFonts w:cs="Calibri"/>
                  <w:color w:val="000000"/>
                  <w:szCs w:val="22"/>
                  <w:lang w:bidi="ne-NP"/>
                </w:rPr>
                <w:t>0.149</w:t>
              </w:r>
            </w:ins>
            <w:ins w:id="6077" w:author="Kumar Baral" w:date="2023-02-10T17:29:00Z">
              <w:r w:rsidR="00E47F01">
                <w:rPr>
                  <w:rFonts w:cs="Calibri"/>
                  <w:color w:val="000000"/>
                  <w:szCs w:val="22"/>
                  <w:lang w:bidi="ne-NP"/>
                </w:rPr>
                <w:t>/year</w:t>
              </w:r>
            </w:ins>
          </w:p>
        </w:tc>
      </w:tr>
      <w:tr w:rsidR="00065B02" w:rsidRPr="00065B02" w14:paraId="4E2F0706" w14:textId="77777777" w:rsidTr="00E47F01">
        <w:trPr>
          <w:trHeight w:val="247"/>
          <w:ins w:id="6078" w:author="Kumar Baral" w:date="2023-02-10T15:32:00Z"/>
          <w:trPrChange w:id="607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8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973081" w14:textId="77777777" w:rsidR="00065B02" w:rsidRPr="00065B02" w:rsidRDefault="00065B02" w:rsidP="00065B02">
            <w:pPr>
              <w:spacing w:before="0" w:after="0" w:line="240" w:lineRule="auto"/>
              <w:jc w:val="left"/>
              <w:rPr>
                <w:ins w:id="6081" w:author="Kumar Baral" w:date="2023-02-10T15:32:00Z"/>
                <w:rFonts w:cs="Calibri"/>
                <w:color w:val="000000"/>
                <w:szCs w:val="22"/>
                <w:lang w:bidi="ne-NP"/>
              </w:rPr>
            </w:pPr>
            <w:ins w:id="6082" w:author="Kumar Baral" w:date="2023-02-10T15:32:00Z">
              <w:r w:rsidRPr="00065B02">
                <w:rPr>
                  <w:rFonts w:cs="Calibri"/>
                  <w:color w:val="000000"/>
                  <w:szCs w:val="22"/>
                  <w:lang w:bidi="ne-NP"/>
                </w:rPr>
                <w:t>Jestha</w:t>
              </w:r>
            </w:ins>
          </w:p>
        </w:tc>
        <w:tc>
          <w:tcPr>
            <w:tcW w:w="1800" w:type="dxa"/>
            <w:tcBorders>
              <w:top w:val="nil"/>
              <w:left w:val="nil"/>
              <w:bottom w:val="single" w:sz="4" w:space="0" w:color="auto"/>
              <w:right w:val="single" w:sz="4" w:space="0" w:color="auto"/>
            </w:tcBorders>
            <w:shd w:val="clear" w:color="auto" w:fill="auto"/>
            <w:noWrap/>
            <w:vAlign w:val="bottom"/>
            <w:hideMark/>
            <w:tcPrChange w:id="608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62CBBC7" w14:textId="0BF85323" w:rsidR="00065B02" w:rsidRPr="00065B02" w:rsidRDefault="00065B02" w:rsidP="00065B02">
            <w:pPr>
              <w:spacing w:before="0" w:after="0" w:line="240" w:lineRule="auto"/>
              <w:jc w:val="left"/>
              <w:rPr>
                <w:ins w:id="6084" w:author="Kumar Baral" w:date="2023-02-10T15:32:00Z"/>
                <w:rFonts w:cs="Calibri"/>
                <w:color w:val="000000"/>
                <w:szCs w:val="22"/>
                <w:lang w:bidi="ne-NP"/>
              </w:rPr>
            </w:pPr>
            <w:ins w:id="6085" w:author="Kumar Baral" w:date="2023-02-10T15:32:00Z">
              <w:r>
                <w:rPr>
                  <w:rFonts w:cs="Calibri"/>
                  <w:color w:val="000000"/>
                  <w:szCs w:val="22"/>
                  <w:lang w:bidi="ne-NP"/>
                </w:rPr>
                <w:t xml:space="preserve">    S    =    </w:t>
              </w:r>
              <w:r w:rsidRPr="00065B02">
                <w:rPr>
                  <w:rFonts w:cs="Calibri"/>
                  <w:color w:val="000000"/>
                  <w:szCs w:val="22"/>
                  <w:lang w:bidi="ne-NP"/>
                </w:rPr>
                <w:t>31</w:t>
              </w:r>
            </w:ins>
          </w:p>
        </w:tc>
        <w:tc>
          <w:tcPr>
            <w:tcW w:w="1890" w:type="dxa"/>
            <w:tcBorders>
              <w:top w:val="nil"/>
              <w:left w:val="nil"/>
              <w:bottom w:val="single" w:sz="4" w:space="0" w:color="auto"/>
              <w:right w:val="single" w:sz="4" w:space="0" w:color="auto"/>
            </w:tcBorders>
            <w:shd w:val="clear" w:color="auto" w:fill="auto"/>
            <w:noWrap/>
            <w:vAlign w:val="bottom"/>
            <w:hideMark/>
            <w:tcPrChange w:id="608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D2C7EF5" w14:textId="77777777" w:rsidR="00065B02" w:rsidRPr="00065B02" w:rsidRDefault="00065B02" w:rsidP="00065B02">
            <w:pPr>
              <w:spacing w:before="0" w:after="0" w:line="240" w:lineRule="auto"/>
              <w:jc w:val="left"/>
              <w:rPr>
                <w:ins w:id="6087" w:author="Kumar Baral" w:date="2023-02-10T15:32:00Z"/>
                <w:rFonts w:cs="Calibri"/>
                <w:color w:val="000000"/>
                <w:szCs w:val="22"/>
                <w:lang w:bidi="ne-NP"/>
              </w:rPr>
            </w:pPr>
            <w:ins w:id="6088" w:author="Kumar Baral" w:date="2023-02-10T15:32:00Z">
              <w:r w:rsidRPr="00065B02">
                <w:rPr>
                  <w:rFonts w:cs="Calibri"/>
                  <w:color w:val="000000"/>
                  <w:szCs w:val="22"/>
                  <w:lang w:bidi="ne-NP"/>
                </w:rPr>
                <w:t xml:space="preserve">    tau  =    0.2594</w:t>
              </w:r>
            </w:ins>
          </w:p>
        </w:tc>
        <w:tc>
          <w:tcPr>
            <w:tcW w:w="2340" w:type="dxa"/>
            <w:tcBorders>
              <w:top w:val="nil"/>
              <w:left w:val="nil"/>
              <w:bottom w:val="single" w:sz="4" w:space="0" w:color="auto"/>
              <w:right w:val="single" w:sz="4" w:space="0" w:color="auto"/>
            </w:tcBorders>
            <w:shd w:val="clear" w:color="auto" w:fill="auto"/>
            <w:noWrap/>
            <w:vAlign w:val="bottom"/>
            <w:hideMark/>
            <w:tcPrChange w:id="608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F0F69A6" w14:textId="77777777" w:rsidR="00065B02" w:rsidRPr="00065B02" w:rsidRDefault="00065B02" w:rsidP="00065B02">
            <w:pPr>
              <w:spacing w:before="0" w:after="0" w:line="240" w:lineRule="auto"/>
              <w:jc w:val="left"/>
              <w:rPr>
                <w:ins w:id="6090" w:author="Kumar Baral" w:date="2023-02-10T15:32:00Z"/>
                <w:rFonts w:cs="Calibri"/>
                <w:color w:val="000000"/>
                <w:szCs w:val="22"/>
                <w:lang w:bidi="ne-NP"/>
              </w:rPr>
            </w:pPr>
            <w:ins w:id="6091" w:author="Kumar Baral" w:date="2023-02-10T15:32:00Z">
              <w:r w:rsidRPr="00065B02">
                <w:rPr>
                  <w:rFonts w:cs="Calibri"/>
                  <w:color w:val="000000"/>
                  <w:szCs w:val="22"/>
                  <w:lang w:bidi="ne-NP"/>
                </w:rPr>
                <w:t xml:space="preserve">    p    =    0.1764</w:t>
              </w:r>
            </w:ins>
          </w:p>
        </w:tc>
        <w:tc>
          <w:tcPr>
            <w:tcW w:w="1350" w:type="dxa"/>
            <w:tcBorders>
              <w:top w:val="nil"/>
              <w:left w:val="nil"/>
              <w:bottom w:val="single" w:sz="4" w:space="0" w:color="auto"/>
              <w:right w:val="single" w:sz="4" w:space="0" w:color="auto"/>
            </w:tcBorders>
            <w:shd w:val="clear" w:color="auto" w:fill="auto"/>
            <w:noWrap/>
            <w:vAlign w:val="bottom"/>
            <w:hideMark/>
            <w:tcPrChange w:id="609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54EDAE" w14:textId="6B862960" w:rsidR="00065B02" w:rsidRPr="00065B02" w:rsidRDefault="00065B02" w:rsidP="00065B02">
            <w:pPr>
              <w:spacing w:before="0" w:after="0" w:line="240" w:lineRule="auto"/>
              <w:jc w:val="right"/>
              <w:rPr>
                <w:ins w:id="6093" w:author="Kumar Baral" w:date="2023-02-10T15:32:00Z"/>
                <w:rFonts w:cs="Calibri"/>
                <w:color w:val="000000"/>
                <w:szCs w:val="22"/>
                <w:lang w:bidi="ne-NP"/>
              </w:rPr>
            </w:pPr>
            <w:ins w:id="6094" w:author="Kumar Baral" w:date="2023-02-10T15:32:00Z">
              <w:r w:rsidRPr="00065B02">
                <w:rPr>
                  <w:rFonts w:cs="Calibri"/>
                  <w:color w:val="000000"/>
                  <w:szCs w:val="22"/>
                  <w:lang w:bidi="ne-NP"/>
                </w:rPr>
                <w:t>-0.017</w:t>
              </w:r>
            </w:ins>
            <w:ins w:id="6095" w:author="Kumar Baral" w:date="2023-02-10T17:29:00Z">
              <w:r w:rsidR="00E47F01">
                <w:rPr>
                  <w:rFonts w:cs="Calibri"/>
                  <w:color w:val="000000"/>
                  <w:szCs w:val="22"/>
                  <w:lang w:bidi="ne-NP"/>
                </w:rPr>
                <w:t>/year</w:t>
              </w:r>
            </w:ins>
          </w:p>
        </w:tc>
      </w:tr>
      <w:tr w:rsidR="00065B02" w:rsidRPr="00065B02" w14:paraId="4ABC91EE" w14:textId="77777777" w:rsidTr="00E47F01">
        <w:trPr>
          <w:trHeight w:val="247"/>
          <w:ins w:id="6096" w:author="Kumar Baral" w:date="2023-02-10T15:32:00Z"/>
          <w:trPrChange w:id="609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9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2D50B6" w14:textId="77777777" w:rsidR="00065B02" w:rsidRPr="00065B02" w:rsidRDefault="00065B02" w:rsidP="00065B02">
            <w:pPr>
              <w:spacing w:before="0" w:after="0" w:line="240" w:lineRule="auto"/>
              <w:jc w:val="left"/>
              <w:rPr>
                <w:ins w:id="6099" w:author="Kumar Baral" w:date="2023-02-10T15:32:00Z"/>
                <w:rFonts w:cs="Calibri"/>
                <w:color w:val="000000"/>
                <w:szCs w:val="22"/>
                <w:lang w:bidi="ne-NP"/>
              </w:rPr>
            </w:pPr>
            <w:ins w:id="6100" w:author="Kumar Baral" w:date="2023-02-10T15:32:00Z">
              <w:r w:rsidRPr="00065B02">
                <w:rPr>
                  <w:rFonts w:cs="Calibri"/>
                  <w:color w:val="000000"/>
                  <w:szCs w:val="22"/>
                  <w:lang w:bidi="ne-NP"/>
                </w:rPr>
                <w:t>Ashadh</w:t>
              </w:r>
            </w:ins>
          </w:p>
        </w:tc>
        <w:tc>
          <w:tcPr>
            <w:tcW w:w="1800" w:type="dxa"/>
            <w:tcBorders>
              <w:top w:val="nil"/>
              <w:left w:val="nil"/>
              <w:bottom w:val="single" w:sz="4" w:space="0" w:color="auto"/>
              <w:right w:val="single" w:sz="4" w:space="0" w:color="auto"/>
            </w:tcBorders>
            <w:shd w:val="clear" w:color="auto" w:fill="auto"/>
            <w:noWrap/>
            <w:vAlign w:val="bottom"/>
            <w:hideMark/>
            <w:tcPrChange w:id="610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E7E46A9" w14:textId="36D0FAE1" w:rsidR="00065B02" w:rsidRPr="00065B02" w:rsidRDefault="00065B02" w:rsidP="00065B02">
            <w:pPr>
              <w:spacing w:before="0" w:after="0" w:line="240" w:lineRule="auto"/>
              <w:jc w:val="left"/>
              <w:rPr>
                <w:ins w:id="6102" w:author="Kumar Baral" w:date="2023-02-10T15:32:00Z"/>
                <w:rFonts w:cs="Calibri"/>
                <w:color w:val="000000"/>
                <w:szCs w:val="22"/>
                <w:lang w:bidi="ne-NP"/>
              </w:rPr>
            </w:pPr>
            <w:ins w:id="6103" w:author="Kumar Baral" w:date="2023-02-10T15:32:00Z">
              <w:r>
                <w:rPr>
                  <w:rFonts w:cs="Calibri"/>
                  <w:color w:val="000000"/>
                  <w:szCs w:val="22"/>
                  <w:lang w:bidi="ne-NP"/>
                </w:rPr>
                <w:t xml:space="preserve">    S    =    </w:t>
              </w:r>
              <w:r w:rsidRPr="00065B02">
                <w:rPr>
                  <w:rFonts w:cs="Calibri"/>
                  <w:color w:val="000000"/>
                  <w:szCs w:val="22"/>
                  <w:lang w:bidi="ne-NP"/>
                </w:rPr>
                <w:t>12</w:t>
              </w:r>
            </w:ins>
          </w:p>
        </w:tc>
        <w:tc>
          <w:tcPr>
            <w:tcW w:w="1890" w:type="dxa"/>
            <w:tcBorders>
              <w:top w:val="nil"/>
              <w:left w:val="nil"/>
              <w:bottom w:val="single" w:sz="4" w:space="0" w:color="auto"/>
              <w:right w:val="single" w:sz="4" w:space="0" w:color="auto"/>
            </w:tcBorders>
            <w:shd w:val="clear" w:color="auto" w:fill="auto"/>
            <w:noWrap/>
            <w:vAlign w:val="bottom"/>
            <w:hideMark/>
            <w:tcPrChange w:id="610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D6994A3" w14:textId="77777777" w:rsidR="00065B02" w:rsidRPr="00065B02" w:rsidRDefault="00065B02" w:rsidP="00065B02">
            <w:pPr>
              <w:spacing w:before="0" w:after="0" w:line="240" w:lineRule="auto"/>
              <w:jc w:val="left"/>
              <w:rPr>
                <w:ins w:id="6105" w:author="Kumar Baral" w:date="2023-02-10T15:32:00Z"/>
                <w:rFonts w:cs="Calibri"/>
                <w:color w:val="000000"/>
                <w:szCs w:val="22"/>
                <w:lang w:bidi="ne-NP"/>
              </w:rPr>
            </w:pPr>
            <w:ins w:id="6106" w:author="Kumar Baral" w:date="2023-02-10T15:32:00Z">
              <w:r w:rsidRPr="00065B02">
                <w:rPr>
                  <w:rFonts w:cs="Calibri"/>
                  <w:color w:val="000000"/>
                  <w:szCs w:val="22"/>
                  <w:lang w:bidi="ne-NP"/>
                </w:rPr>
                <w:t xml:space="preserve">    tau  =    0.1000</w:t>
              </w:r>
            </w:ins>
          </w:p>
        </w:tc>
        <w:tc>
          <w:tcPr>
            <w:tcW w:w="2340" w:type="dxa"/>
            <w:tcBorders>
              <w:top w:val="nil"/>
              <w:left w:val="nil"/>
              <w:bottom w:val="single" w:sz="4" w:space="0" w:color="auto"/>
              <w:right w:val="single" w:sz="4" w:space="0" w:color="auto"/>
            </w:tcBorders>
            <w:shd w:val="clear" w:color="auto" w:fill="auto"/>
            <w:noWrap/>
            <w:vAlign w:val="bottom"/>
            <w:hideMark/>
            <w:tcPrChange w:id="610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67829DA" w14:textId="77777777" w:rsidR="00065B02" w:rsidRPr="00065B02" w:rsidRDefault="00065B02" w:rsidP="00065B02">
            <w:pPr>
              <w:spacing w:before="0" w:after="0" w:line="240" w:lineRule="auto"/>
              <w:jc w:val="left"/>
              <w:rPr>
                <w:ins w:id="6108" w:author="Kumar Baral" w:date="2023-02-10T15:32:00Z"/>
                <w:rFonts w:cs="Calibri"/>
                <w:color w:val="000000"/>
                <w:szCs w:val="22"/>
                <w:lang w:bidi="ne-NP"/>
              </w:rPr>
            </w:pPr>
            <w:ins w:id="6109" w:author="Kumar Baral" w:date="2023-02-10T15:32:00Z">
              <w:r w:rsidRPr="00065B02">
                <w:rPr>
                  <w:rFonts w:cs="Calibri"/>
                  <w:color w:val="000000"/>
                  <w:szCs w:val="22"/>
                  <w:lang w:bidi="ne-NP"/>
                </w:rPr>
                <w:t xml:space="preserve">    p    =    0.6238</w:t>
              </w:r>
            </w:ins>
          </w:p>
        </w:tc>
        <w:tc>
          <w:tcPr>
            <w:tcW w:w="1350" w:type="dxa"/>
            <w:tcBorders>
              <w:top w:val="nil"/>
              <w:left w:val="nil"/>
              <w:bottom w:val="single" w:sz="4" w:space="0" w:color="auto"/>
              <w:right w:val="single" w:sz="4" w:space="0" w:color="auto"/>
            </w:tcBorders>
            <w:shd w:val="clear" w:color="auto" w:fill="auto"/>
            <w:noWrap/>
            <w:vAlign w:val="bottom"/>
            <w:hideMark/>
            <w:tcPrChange w:id="611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AEA549B" w14:textId="74342040" w:rsidR="00065B02" w:rsidRPr="00065B02" w:rsidRDefault="00065B02" w:rsidP="00065B02">
            <w:pPr>
              <w:spacing w:before="0" w:after="0" w:line="240" w:lineRule="auto"/>
              <w:jc w:val="right"/>
              <w:rPr>
                <w:ins w:id="6111" w:author="Kumar Baral" w:date="2023-02-10T15:32:00Z"/>
                <w:rFonts w:cs="Calibri"/>
                <w:color w:val="000000"/>
                <w:szCs w:val="22"/>
                <w:lang w:bidi="ne-NP"/>
              </w:rPr>
            </w:pPr>
            <w:ins w:id="6112" w:author="Kumar Baral" w:date="2023-02-10T15:32:00Z">
              <w:r w:rsidRPr="00065B02">
                <w:rPr>
                  <w:rFonts w:cs="Calibri"/>
                  <w:color w:val="000000"/>
                  <w:szCs w:val="22"/>
                  <w:lang w:bidi="ne-NP"/>
                </w:rPr>
                <w:t>0.343</w:t>
              </w:r>
            </w:ins>
            <w:ins w:id="6113" w:author="Kumar Baral" w:date="2023-02-10T17:29:00Z">
              <w:r w:rsidR="00E47F01">
                <w:rPr>
                  <w:rFonts w:cs="Calibri"/>
                  <w:color w:val="000000"/>
                  <w:szCs w:val="22"/>
                  <w:lang w:bidi="ne-NP"/>
                </w:rPr>
                <w:t>/year</w:t>
              </w:r>
            </w:ins>
          </w:p>
        </w:tc>
      </w:tr>
      <w:tr w:rsidR="00065B02" w:rsidRPr="00065B02" w14:paraId="1FE07724" w14:textId="77777777" w:rsidTr="00E47F01">
        <w:trPr>
          <w:trHeight w:val="247"/>
          <w:ins w:id="6114" w:author="Kumar Baral" w:date="2023-02-10T15:32:00Z"/>
          <w:trPrChange w:id="611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1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372636" w14:textId="77777777" w:rsidR="00065B02" w:rsidRPr="00065B02" w:rsidRDefault="00065B02" w:rsidP="00065B02">
            <w:pPr>
              <w:spacing w:before="0" w:after="0" w:line="240" w:lineRule="auto"/>
              <w:jc w:val="left"/>
              <w:rPr>
                <w:ins w:id="6117" w:author="Kumar Baral" w:date="2023-02-10T15:32:00Z"/>
                <w:rFonts w:cs="Calibri"/>
                <w:color w:val="000000"/>
                <w:szCs w:val="22"/>
                <w:lang w:bidi="ne-NP"/>
              </w:rPr>
            </w:pPr>
            <w:ins w:id="6118" w:author="Kumar Baral" w:date="2023-02-10T15:32:00Z">
              <w:r w:rsidRPr="00065B02">
                <w:rPr>
                  <w:rFonts w:cs="Calibri"/>
                  <w:color w:val="000000"/>
                  <w:szCs w:val="22"/>
                  <w:lang w:bidi="ne-NP"/>
                </w:rPr>
                <w:t>Shrawan</w:t>
              </w:r>
            </w:ins>
          </w:p>
        </w:tc>
        <w:tc>
          <w:tcPr>
            <w:tcW w:w="1800" w:type="dxa"/>
            <w:tcBorders>
              <w:top w:val="nil"/>
              <w:left w:val="nil"/>
              <w:bottom w:val="single" w:sz="4" w:space="0" w:color="auto"/>
              <w:right w:val="single" w:sz="4" w:space="0" w:color="auto"/>
            </w:tcBorders>
            <w:shd w:val="clear" w:color="auto" w:fill="auto"/>
            <w:noWrap/>
            <w:vAlign w:val="bottom"/>
            <w:hideMark/>
            <w:tcPrChange w:id="611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C1BBC9" w14:textId="729EEB01" w:rsidR="00065B02" w:rsidRPr="00065B02" w:rsidRDefault="00065B02" w:rsidP="00065B02">
            <w:pPr>
              <w:spacing w:before="0" w:after="0" w:line="240" w:lineRule="auto"/>
              <w:jc w:val="left"/>
              <w:rPr>
                <w:ins w:id="6120" w:author="Kumar Baral" w:date="2023-02-10T15:32:00Z"/>
                <w:rFonts w:cs="Calibri"/>
                <w:color w:val="000000"/>
                <w:szCs w:val="22"/>
                <w:lang w:bidi="ne-NP"/>
              </w:rPr>
            </w:pPr>
            <w:ins w:id="6121" w:author="Kumar Baral" w:date="2023-02-10T15:32:00Z">
              <w:r w:rsidRPr="00065B02">
                <w:rPr>
                  <w:rFonts w:cs="Calibri"/>
                  <w:color w:val="000000"/>
                  <w:szCs w:val="22"/>
                  <w:lang w:bidi="ne-NP"/>
                </w:rPr>
                <w:t xml:space="preserve">    S    =  </w:t>
              </w:r>
              <w:r>
                <w:rPr>
                  <w:rFonts w:cs="Calibri"/>
                  <w:color w:val="000000"/>
                  <w:szCs w:val="22"/>
                  <w:lang w:bidi="ne-NP"/>
                </w:rPr>
                <w:t xml:space="preserve">  </w:t>
              </w:r>
              <w:r w:rsidRPr="00065B02">
                <w:rPr>
                  <w:rFonts w:cs="Calibri"/>
                  <w:color w:val="000000"/>
                  <w:szCs w:val="22"/>
                  <w:lang w:bidi="ne-NP"/>
                </w:rPr>
                <w:t>-20</w:t>
              </w:r>
            </w:ins>
          </w:p>
        </w:tc>
        <w:tc>
          <w:tcPr>
            <w:tcW w:w="1890" w:type="dxa"/>
            <w:tcBorders>
              <w:top w:val="nil"/>
              <w:left w:val="nil"/>
              <w:bottom w:val="single" w:sz="4" w:space="0" w:color="auto"/>
              <w:right w:val="single" w:sz="4" w:space="0" w:color="auto"/>
            </w:tcBorders>
            <w:shd w:val="clear" w:color="auto" w:fill="auto"/>
            <w:noWrap/>
            <w:vAlign w:val="bottom"/>
            <w:hideMark/>
            <w:tcPrChange w:id="612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04DE383" w14:textId="77777777" w:rsidR="00065B02" w:rsidRPr="00065B02" w:rsidRDefault="00065B02" w:rsidP="00065B02">
            <w:pPr>
              <w:spacing w:before="0" w:after="0" w:line="240" w:lineRule="auto"/>
              <w:jc w:val="left"/>
              <w:rPr>
                <w:ins w:id="6123" w:author="Kumar Baral" w:date="2023-02-10T15:32:00Z"/>
                <w:rFonts w:cs="Calibri"/>
                <w:color w:val="000000"/>
                <w:szCs w:val="22"/>
                <w:lang w:bidi="ne-NP"/>
              </w:rPr>
            </w:pPr>
            <w:ins w:id="6124" w:author="Kumar Baral" w:date="2023-02-10T15:32:00Z">
              <w:r w:rsidRPr="00065B02">
                <w:rPr>
                  <w:rFonts w:cs="Calibri"/>
                  <w:color w:val="000000"/>
                  <w:szCs w:val="22"/>
                  <w:lang w:bidi="ne-NP"/>
                </w:rPr>
                <w:t xml:space="preserve">    tau  =   -0.1471</w:t>
              </w:r>
            </w:ins>
          </w:p>
        </w:tc>
        <w:tc>
          <w:tcPr>
            <w:tcW w:w="2340" w:type="dxa"/>
            <w:tcBorders>
              <w:top w:val="nil"/>
              <w:left w:val="nil"/>
              <w:bottom w:val="single" w:sz="4" w:space="0" w:color="auto"/>
              <w:right w:val="single" w:sz="4" w:space="0" w:color="auto"/>
            </w:tcBorders>
            <w:shd w:val="clear" w:color="auto" w:fill="auto"/>
            <w:noWrap/>
            <w:vAlign w:val="bottom"/>
            <w:hideMark/>
            <w:tcPrChange w:id="612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71DFC19" w14:textId="77777777" w:rsidR="00065B02" w:rsidRPr="00065B02" w:rsidRDefault="00065B02" w:rsidP="00065B02">
            <w:pPr>
              <w:spacing w:before="0" w:after="0" w:line="240" w:lineRule="auto"/>
              <w:jc w:val="left"/>
              <w:rPr>
                <w:ins w:id="6126" w:author="Kumar Baral" w:date="2023-02-10T15:32:00Z"/>
                <w:rFonts w:cs="Calibri"/>
                <w:color w:val="000000"/>
                <w:szCs w:val="22"/>
                <w:lang w:bidi="ne-NP"/>
              </w:rPr>
            </w:pPr>
            <w:ins w:id="6127" w:author="Kumar Baral" w:date="2023-02-10T15:32:00Z">
              <w:r w:rsidRPr="00065B02">
                <w:rPr>
                  <w:rFonts w:cs="Calibri"/>
                  <w:color w:val="000000"/>
                  <w:szCs w:val="22"/>
                  <w:lang w:bidi="ne-NP"/>
                </w:rPr>
                <w:t xml:space="preserve">    p    =    0.4372</w:t>
              </w:r>
            </w:ins>
          </w:p>
        </w:tc>
        <w:tc>
          <w:tcPr>
            <w:tcW w:w="1350" w:type="dxa"/>
            <w:tcBorders>
              <w:top w:val="nil"/>
              <w:left w:val="nil"/>
              <w:bottom w:val="single" w:sz="4" w:space="0" w:color="auto"/>
              <w:right w:val="single" w:sz="4" w:space="0" w:color="auto"/>
            </w:tcBorders>
            <w:shd w:val="clear" w:color="auto" w:fill="auto"/>
            <w:noWrap/>
            <w:vAlign w:val="bottom"/>
            <w:hideMark/>
            <w:tcPrChange w:id="612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45D06F4" w14:textId="7A0FE056" w:rsidR="00065B02" w:rsidRPr="00065B02" w:rsidRDefault="00065B02" w:rsidP="00065B02">
            <w:pPr>
              <w:spacing w:before="0" w:after="0" w:line="240" w:lineRule="auto"/>
              <w:jc w:val="right"/>
              <w:rPr>
                <w:ins w:id="6129" w:author="Kumar Baral" w:date="2023-02-10T15:32:00Z"/>
                <w:rFonts w:cs="Calibri"/>
                <w:color w:val="000000"/>
                <w:szCs w:val="22"/>
                <w:lang w:bidi="ne-NP"/>
              </w:rPr>
            </w:pPr>
            <w:ins w:id="6130" w:author="Kumar Baral" w:date="2023-02-10T15:32:00Z">
              <w:r w:rsidRPr="00065B02">
                <w:rPr>
                  <w:rFonts w:cs="Calibri"/>
                  <w:color w:val="000000"/>
                  <w:szCs w:val="22"/>
                  <w:lang w:bidi="ne-NP"/>
                </w:rPr>
                <w:t>-1.535</w:t>
              </w:r>
            </w:ins>
            <w:ins w:id="6131" w:author="Kumar Baral" w:date="2023-02-10T17:29:00Z">
              <w:r w:rsidR="00E47F01">
                <w:rPr>
                  <w:rFonts w:cs="Calibri"/>
                  <w:color w:val="000000"/>
                  <w:szCs w:val="22"/>
                  <w:lang w:bidi="ne-NP"/>
                </w:rPr>
                <w:t>/year</w:t>
              </w:r>
            </w:ins>
          </w:p>
        </w:tc>
      </w:tr>
      <w:tr w:rsidR="00065B02" w:rsidRPr="00065B02" w14:paraId="2CB355C8" w14:textId="77777777" w:rsidTr="00E47F01">
        <w:trPr>
          <w:trHeight w:val="247"/>
          <w:ins w:id="6132" w:author="Kumar Baral" w:date="2023-02-10T15:32:00Z"/>
          <w:trPrChange w:id="613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3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4751E9" w14:textId="77777777" w:rsidR="00065B02" w:rsidRPr="00065B02" w:rsidRDefault="00065B02" w:rsidP="00065B02">
            <w:pPr>
              <w:spacing w:before="0" w:after="0" w:line="240" w:lineRule="auto"/>
              <w:jc w:val="left"/>
              <w:rPr>
                <w:ins w:id="6135" w:author="Kumar Baral" w:date="2023-02-10T15:32:00Z"/>
                <w:rFonts w:cs="Calibri"/>
                <w:color w:val="000000"/>
                <w:szCs w:val="22"/>
                <w:lang w:bidi="ne-NP"/>
              </w:rPr>
            </w:pPr>
            <w:ins w:id="6136" w:author="Kumar Baral" w:date="2023-02-10T15:32:00Z">
              <w:r w:rsidRPr="00065B02">
                <w:rPr>
                  <w:rFonts w:cs="Calibri"/>
                  <w:color w:val="000000"/>
                  <w:szCs w:val="22"/>
                  <w:lang w:bidi="ne-NP"/>
                </w:rPr>
                <w:t>Bhadra</w:t>
              </w:r>
            </w:ins>
          </w:p>
        </w:tc>
        <w:tc>
          <w:tcPr>
            <w:tcW w:w="1800" w:type="dxa"/>
            <w:tcBorders>
              <w:top w:val="nil"/>
              <w:left w:val="nil"/>
              <w:bottom w:val="single" w:sz="4" w:space="0" w:color="auto"/>
              <w:right w:val="single" w:sz="4" w:space="0" w:color="auto"/>
            </w:tcBorders>
            <w:shd w:val="clear" w:color="auto" w:fill="auto"/>
            <w:noWrap/>
            <w:vAlign w:val="bottom"/>
            <w:hideMark/>
            <w:tcPrChange w:id="613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81E031B" w14:textId="483811C5" w:rsidR="00065B02" w:rsidRPr="00065B02" w:rsidRDefault="00065B02" w:rsidP="00065B02">
            <w:pPr>
              <w:spacing w:before="0" w:after="0" w:line="240" w:lineRule="auto"/>
              <w:jc w:val="left"/>
              <w:rPr>
                <w:ins w:id="6138" w:author="Kumar Baral" w:date="2023-02-10T15:32:00Z"/>
                <w:rFonts w:cs="Calibri"/>
                <w:color w:val="000000"/>
                <w:szCs w:val="22"/>
                <w:lang w:bidi="ne-NP"/>
              </w:rPr>
            </w:pPr>
            <w:ins w:id="6139" w:author="Kumar Baral" w:date="2023-02-10T15:32:00Z">
              <w:r>
                <w:rPr>
                  <w:rFonts w:cs="Calibri"/>
                  <w:color w:val="000000"/>
                  <w:szCs w:val="22"/>
                  <w:lang w:bidi="ne-NP"/>
                </w:rPr>
                <w:t xml:space="preserve">    S    =    </w:t>
              </w:r>
              <w:r w:rsidRPr="00065B02">
                <w:rPr>
                  <w:rFonts w:cs="Calibri"/>
                  <w:color w:val="000000"/>
                  <w:szCs w:val="22"/>
                  <w:lang w:bidi="ne-NP"/>
                </w:rPr>
                <w:t>-74</w:t>
              </w:r>
            </w:ins>
          </w:p>
        </w:tc>
        <w:tc>
          <w:tcPr>
            <w:tcW w:w="1890" w:type="dxa"/>
            <w:tcBorders>
              <w:top w:val="nil"/>
              <w:left w:val="nil"/>
              <w:bottom w:val="single" w:sz="4" w:space="0" w:color="auto"/>
              <w:right w:val="single" w:sz="4" w:space="0" w:color="auto"/>
            </w:tcBorders>
            <w:shd w:val="clear" w:color="auto" w:fill="auto"/>
            <w:noWrap/>
            <w:vAlign w:val="bottom"/>
            <w:hideMark/>
            <w:tcPrChange w:id="614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269E3C6" w14:textId="77777777" w:rsidR="00065B02" w:rsidRPr="00065B02" w:rsidRDefault="00065B02" w:rsidP="00065B02">
            <w:pPr>
              <w:spacing w:before="0" w:after="0" w:line="240" w:lineRule="auto"/>
              <w:jc w:val="left"/>
              <w:rPr>
                <w:ins w:id="6141" w:author="Kumar Baral" w:date="2023-02-10T15:32:00Z"/>
                <w:rFonts w:cs="Calibri"/>
                <w:color w:val="000000"/>
                <w:szCs w:val="22"/>
                <w:lang w:bidi="ne-NP"/>
              </w:rPr>
            </w:pPr>
            <w:ins w:id="6142" w:author="Kumar Baral" w:date="2023-02-10T15:32:00Z">
              <w:r w:rsidRPr="00065B02">
                <w:rPr>
                  <w:rFonts w:cs="Calibri"/>
                  <w:color w:val="000000"/>
                  <w:szCs w:val="22"/>
                  <w:lang w:bidi="ne-NP"/>
                </w:rPr>
                <w:t xml:space="preserve">    tau  =   -0.5441</w:t>
              </w:r>
            </w:ins>
          </w:p>
        </w:tc>
        <w:tc>
          <w:tcPr>
            <w:tcW w:w="2340" w:type="dxa"/>
            <w:tcBorders>
              <w:top w:val="nil"/>
              <w:left w:val="nil"/>
              <w:bottom w:val="single" w:sz="4" w:space="0" w:color="auto"/>
              <w:right w:val="single" w:sz="4" w:space="0" w:color="auto"/>
            </w:tcBorders>
            <w:shd w:val="clear" w:color="auto" w:fill="auto"/>
            <w:noWrap/>
            <w:vAlign w:val="bottom"/>
            <w:hideMark/>
            <w:tcPrChange w:id="614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353F46A" w14:textId="77777777" w:rsidR="00065B02" w:rsidRPr="00065B02" w:rsidRDefault="00065B02" w:rsidP="00065B02">
            <w:pPr>
              <w:spacing w:before="0" w:after="0" w:line="240" w:lineRule="auto"/>
              <w:jc w:val="left"/>
              <w:rPr>
                <w:ins w:id="6144" w:author="Kumar Baral" w:date="2023-02-10T15:32:00Z"/>
                <w:rFonts w:cs="Calibri"/>
                <w:color w:val="000000"/>
                <w:szCs w:val="22"/>
                <w:lang w:bidi="ne-NP"/>
              </w:rPr>
            </w:pPr>
            <w:ins w:id="6145" w:author="Kumar Baral" w:date="2023-02-10T15:32:00Z">
              <w:r w:rsidRPr="00065B02">
                <w:rPr>
                  <w:rFonts w:cs="Calibri"/>
                  <w:color w:val="000000"/>
                  <w:szCs w:val="22"/>
                  <w:lang w:bidi="ne-NP"/>
                </w:rPr>
                <w:t xml:space="preserve">    p    =  0.06738 *</w:t>
              </w:r>
            </w:ins>
          </w:p>
        </w:tc>
        <w:tc>
          <w:tcPr>
            <w:tcW w:w="1350" w:type="dxa"/>
            <w:tcBorders>
              <w:top w:val="nil"/>
              <w:left w:val="nil"/>
              <w:bottom w:val="single" w:sz="4" w:space="0" w:color="auto"/>
              <w:right w:val="single" w:sz="4" w:space="0" w:color="auto"/>
            </w:tcBorders>
            <w:shd w:val="clear" w:color="auto" w:fill="auto"/>
            <w:noWrap/>
            <w:vAlign w:val="bottom"/>
            <w:hideMark/>
            <w:tcPrChange w:id="614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6D461A8" w14:textId="40C3166E" w:rsidR="00065B02" w:rsidRPr="00065B02" w:rsidRDefault="00065B02" w:rsidP="00065B02">
            <w:pPr>
              <w:spacing w:before="0" w:after="0" w:line="240" w:lineRule="auto"/>
              <w:jc w:val="right"/>
              <w:rPr>
                <w:ins w:id="6147" w:author="Kumar Baral" w:date="2023-02-10T15:32:00Z"/>
                <w:rFonts w:cs="Calibri"/>
                <w:color w:val="000000"/>
                <w:szCs w:val="22"/>
                <w:lang w:bidi="ne-NP"/>
              </w:rPr>
            </w:pPr>
            <w:ins w:id="6148" w:author="Kumar Baral" w:date="2023-02-10T15:32:00Z">
              <w:r w:rsidRPr="00065B02">
                <w:rPr>
                  <w:rFonts w:cs="Calibri"/>
                  <w:color w:val="000000"/>
                  <w:szCs w:val="22"/>
                  <w:lang w:bidi="ne-NP"/>
                </w:rPr>
                <w:t>-4.174</w:t>
              </w:r>
            </w:ins>
            <w:ins w:id="6149" w:author="Kumar Baral" w:date="2023-02-10T17:29:00Z">
              <w:r w:rsidR="00E47F01">
                <w:rPr>
                  <w:rFonts w:cs="Calibri"/>
                  <w:color w:val="000000"/>
                  <w:szCs w:val="22"/>
                  <w:lang w:bidi="ne-NP"/>
                </w:rPr>
                <w:t>/year</w:t>
              </w:r>
            </w:ins>
          </w:p>
        </w:tc>
      </w:tr>
      <w:tr w:rsidR="00065B02" w:rsidRPr="00065B02" w14:paraId="0FB43DF1" w14:textId="77777777" w:rsidTr="00E47F01">
        <w:trPr>
          <w:trHeight w:val="247"/>
          <w:ins w:id="6150" w:author="Kumar Baral" w:date="2023-02-10T15:32:00Z"/>
          <w:trPrChange w:id="615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5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EE94C6" w14:textId="77777777" w:rsidR="00065B02" w:rsidRPr="00065B02" w:rsidRDefault="00065B02" w:rsidP="00065B02">
            <w:pPr>
              <w:spacing w:before="0" w:after="0" w:line="240" w:lineRule="auto"/>
              <w:jc w:val="left"/>
              <w:rPr>
                <w:ins w:id="6153" w:author="Kumar Baral" w:date="2023-02-10T15:32:00Z"/>
                <w:rFonts w:cs="Calibri"/>
                <w:color w:val="000000"/>
                <w:szCs w:val="22"/>
                <w:lang w:bidi="ne-NP"/>
              </w:rPr>
            </w:pPr>
            <w:ins w:id="6154" w:author="Kumar Baral" w:date="2023-02-10T15:32:00Z">
              <w:r w:rsidRPr="00065B02">
                <w:rPr>
                  <w:rFonts w:cs="Calibri"/>
                  <w:color w:val="000000"/>
                  <w:szCs w:val="22"/>
                  <w:lang w:bidi="ne-NP"/>
                </w:rPr>
                <w:t>Ashwin</w:t>
              </w:r>
            </w:ins>
          </w:p>
        </w:tc>
        <w:tc>
          <w:tcPr>
            <w:tcW w:w="1800" w:type="dxa"/>
            <w:tcBorders>
              <w:top w:val="nil"/>
              <w:left w:val="nil"/>
              <w:bottom w:val="single" w:sz="4" w:space="0" w:color="auto"/>
              <w:right w:val="single" w:sz="4" w:space="0" w:color="auto"/>
            </w:tcBorders>
            <w:shd w:val="clear" w:color="auto" w:fill="auto"/>
            <w:noWrap/>
            <w:vAlign w:val="bottom"/>
            <w:hideMark/>
            <w:tcPrChange w:id="615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39CE55D5" w14:textId="69CE1DCF" w:rsidR="00065B02" w:rsidRPr="00065B02" w:rsidRDefault="00065B02" w:rsidP="00065B02">
            <w:pPr>
              <w:spacing w:before="0" w:after="0" w:line="240" w:lineRule="auto"/>
              <w:jc w:val="left"/>
              <w:rPr>
                <w:ins w:id="6156" w:author="Kumar Baral" w:date="2023-02-10T15:32:00Z"/>
                <w:rFonts w:cs="Calibri"/>
                <w:color w:val="000000"/>
                <w:szCs w:val="22"/>
                <w:lang w:bidi="ne-NP"/>
              </w:rPr>
            </w:pPr>
            <w:ins w:id="6157" w:author="Kumar Baral" w:date="2023-02-10T15:32:00Z">
              <w:r>
                <w:rPr>
                  <w:rFonts w:cs="Calibri"/>
                  <w:color w:val="000000"/>
                  <w:szCs w:val="22"/>
                  <w:lang w:bidi="ne-NP"/>
                </w:rPr>
                <w:t xml:space="preserve">    S    =     </w:t>
              </w:r>
              <w:r w:rsidRPr="00065B02">
                <w:rPr>
                  <w:rFonts w:cs="Calibri"/>
                  <w:color w:val="000000"/>
                  <w:szCs w:val="22"/>
                  <w:lang w:bidi="ne-NP"/>
                </w:rPr>
                <w:t>2</w:t>
              </w:r>
            </w:ins>
          </w:p>
        </w:tc>
        <w:tc>
          <w:tcPr>
            <w:tcW w:w="1890" w:type="dxa"/>
            <w:tcBorders>
              <w:top w:val="nil"/>
              <w:left w:val="nil"/>
              <w:bottom w:val="single" w:sz="4" w:space="0" w:color="auto"/>
              <w:right w:val="single" w:sz="4" w:space="0" w:color="auto"/>
            </w:tcBorders>
            <w:shd w:val="clear" w:color="auto" w:fill="auto"/>
            <w:noWrap/>
            <w:vAlign w:val="bottom"/>
            <w:hideMark/>
            <w:tcPrChange w:id="615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BBFA76B" w14:textId="77777777" w:rsidR="00065B02" w:rsidRPr="00065B02" w:rsidRDefault="00065B02" w:rsidP="00065B02">
            <w:pPr>
              <w:spacing w:before="0" w:after="0" w:line="240" w:lineRule="auto"/>
              <w:jc w:val="left"/>
              <w:rPr>
                <w:ins w:id="6159" w:author="Kumar Baral" w:date="2023-02-10T15:32:00Z"/>
                <w:rFonts w:cs="Calibri"/>
                <w:color w:val="000000"/>
                <w:szCs w:val="22"/>
                <w:lang w:bidi="ne-NP"/>
              </w:rPr>
            </w:pPr>
            <w:ins w:id="6160" w:author="Kumar Baral" w:date="2023-02-10T15:32:00Z">
              <w:r w:rsidRPr="00065B02">
                <w:rPr>
                  <w:rFonts w:cs="Calibri"/>
                  <w:color w:val="000000"/>
                  <w:szCs w:val="22"/>
                  <w:lang w:bidi="ne-NP"/>
                </w:rPr>
                <w:t xml:space="preserve">    tau  =   0.01471</w:t>
              </w:r>
            </w:ins>
          </w:p>
        </w:tc>
        <w:tc>
          <w:tcPr>
            <w:tcW w:w="2340" w:type="dxa"/>
            <w:tcBorders>
              <w:top w:val="nil"/>
              <w:left w:val="nil"/>
              <w:bottom w:val="single" w:sz="4" w:space="0" w:color="auto"/>
              <w:right w:val="single" w:sz="4" w:space="0" w:color="auto"/>
            </w:tcBorders>
            <w:shd w:val="clear" w:color="auto" w:fill="auto"/>
            <w:noWrap/>
            <w:vAlign w:val="bottom"/>
            <w:hideMark/>
            <w:tcPrChange w:id="616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28681F2" w14:textId="77777777" w:rsidR="00065B02" w:rsidRPr="00065B02" w:rsidRDefault="00065B02" w:rsidP="00065B02">
            <w:pPr>
              <w:spacing w:before="0" w:after="0" w:line="240" w:lineRule="auto"/>
              <w:jc w:val="left"/>
              <w:rPr>
                <w:ins w:id="6162" w:author="Kumar Baral" w:date="2023-02-10T15:32:00Z"/>
                <w:rFonts w:cs="Calibri"/>
                <w:color w:val="000000"/>
                <w:szCs w:val="22"/>
                <w:lang w:bidi="ne-NP"/>
              </w:rPr>
            </w:pPr>
            <w:ins w:id="6163" w:author="Kumar Baral" w:date="2023-02-10T15:32:00Z">
              <w:r w:rsidRPr="00065B02">
                <w:rPr>
                  <w:rFonts w:cs="Calibri"/>
                  <w:color w:val="000000"/>
                  <w:szCs w:val="22"/>
                  <w:lang w:bidi="ne-NP"/>
                </w:rPr>
                <w:t xml:space="preserve">    p    =    0.9675</w:t>
              </w:r>
            </w:ins>
          </w:p>
        </w:tc>
        <w:tc>
          <w:tcPr>
            <w:tcW w:w="1350" w:type="dxa"/>
            <w:tcBorders>
              <w:top w:val="nil"/>
              <w:left w:val="nil"/>
              <w:bottom w:val="single" w:sz="4" w:space="0" w:color="auto"/>
              <w:right w:val="single" w:sz="4" w:space="0" w:color="auto"/>
            </w:tcBorders>
            <w:shd w:val="clear" w:color="auto" w:fill="auto"/>
            <w:noWrap/>
            <w:vAlign w:val="bottom"/>
            <w:hideMark/>
            <w:tcPrChange w:id="616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D340518" w14:textId="7CBA6BB1" w:rsidR="00065B02" w:rsidRPr="00065B02" w:rsidRDefault="00065B02" w:rsidP="00065B02">
            <w:pPr>
              <w:spacing w:before="0" w:after="0" w:line="240" w:lineRule="auto"/>
              <w:jc w:val="right"/>
              <w:rPr>
                <w:ins w:id="6165" w:author="Kumar Baral" w:date="2023-02-10T15:32:00Z"/>
                <w:rFonts w:cs="Calibri"/>
                <w:color w:val="000000"/>
                <w:szCs w:val="22"/>
                <w:lang w:bidi="ne-NP"/>
              </w:rPr>
            </w:pPr>
            <w:ins w:id="6166" w:author="Kumar Baral" w:date="2023-02-10T15:32:00Z">
              <w:r w:rsidRPr="00065B02">
                <w:rPr>
                  <w:rFonts w:cs="Calibri"/>
                  <w:color w:val="000000"/>
                  <w:szCs w:val="22"/>
                  <w:lang w:bidi="ne-NP"/>
                </w:rPr>
                <w:t>0.050</w:t>
              </w:r>
            </w:ins>
            <w:ins w:id="6167" w:author="Kumar Baral" w:date="2023-02-10T17:29:00Z">
              <w:r w:rsidR="00E47F01">
                <w:rPr>
                  <w:rFonts w:cs="Calibri"/>
                  <w:color w:val="000000"/>
                  <w:szCs w:val="22"/>
                  <w:lang w:bidi="ne-NP"/>
                </w:rPr>
                <w:t>/year</w:t>
              </w:r>
            </w:ins>
          </w:p>
        </w:tc>
      </w:tr>
      <w:tr w:rsidR="00065B02" w:rsidRPr="00065B02" w14:paraId="298885A1" w14:textId="77777777" w:rsidTr="00E47F01">
        <w:trPr>
          <w:trHeight w:val="247"/>
          <w:ins w:id="6168" w:author="Kumar Baral" w:date="2023-02-10T15:32:00Z"/>
          <w:trPrChange w:id="616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7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B90053" w14:textId="77777777" w:rsidR="00065B02" w:rsidRPr="00065B02" w:rsidRDefault="00065B02" w:rsidP="00065B02">
            <w:pPr>
              <w:spacing w:before="0" w:after="0" w:line="240" w:lineRule="auto"/>
              <w:jc w:val="left"/>
              <w:rPr>
                <w:ins w:id="6171" w:author="Kumar Baral" w:date="2023-02-10T15:32:00Z"/>
                <w:rFonts w:cs="Calibri"/>
                <w:color w:val="000000"/>
                <w:szCs w:val="22"/>
                <w:lang w:bidi="ne-NP"/>
              </w:rPr>
            </w:pPr>
            <w:ins w:id="6172" w:author="Kumar Baral" w:date="2023-02-10T15:32:00Z">
              <w:r w:rsidRPr="00065B02">
                <w:rPr>
                  <w:rFonts w:cs="Calibri"/>
                  <w:color w:val="000000"/>
                  <w:szCs w:val="22"/>
                  <w:lang w:bidi="ne-NP"/>
                </w:rPr>
                <w:t>Karkit</w:t>
              </w:r>
            </w:ins>
          </w:p>
        </w:tc>
        <w:tc>
          <w:tcPr>
            <w:tcW w:w="1800" w:type="dxa"/>
            <w:tcBorders>
              <w:top w:val="nil"/>
              <w:left w:val="nil"/>
              <w:bottom w:val="single" w:sz="4" w:space="0" w:color="auto"/>
              <w:right w:val="single" w:sz="4" w:space="0" w:color="auto"/>
            </w:tcBorders>
            <w:shd w:val="clear" w:color="auto" w:fill="auto"/>
            <w:noWrap/>
            <w:vAlign w:val="bottom"/>
            <w:hideMark/>
            <w:tcPrChange w:id="617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4E255A" w14:textId="4575E376" w:rsidR="00065B02" w:rsidRPr="00065B02" w:rsidRDefault="00065B02" w:rsidP="00065B02">
            <w:pPr>
              <w:spacing w:before="0" w:after="0" w:line="240" w:lineRule="auto"/>
              <w:jc w:val="left"/>
              <w:rPr>
                <w:ins w:id="6174" w:author="Kumar Baral" w:date="2023-02-10T15:32:00Z"/>
                <w:rFonts w:cs="Calibri"/>
                <w:color w:val="000000"/>
                <w:szCs w:val="22"/>
                <w:lang w:bidi="ne-NP"/>
              </w:rPr>
            </w:pPr>
            <w:ins w:id="6175"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17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64FBC62F" w14:textId="77777777" w:rsidR="00065B02" w:rsidRPr="00065B02" w:rsidRDefault="00065B02" w:rsidP="00065B02">
            <w:pPr>
              <w:spacing w:before="0" w:after="0" w:line="240" w:lineRule="auto"/>
              <w:jc w:val="left"/>
              <w:rPr>
                <w:ins w:id="6177" w:author="Kumar Baral" w:date="2023-02-10T15:32:00Z"/>
                <w:rFonts w:cs="Calibri"/>
                <w:color w:val="000000"/>
                <w:szCs w:val="22"/>
                <w:lang w:bidi="ne-NP"/>
              </w:rPr>
            </w:pPr>
            <w:ins w:id="6178" w:author="Kumar Baral" w:date="2023-02-10T15:32:00Z">
              <w:r w:rsidRPr="00065B02">
                <w:rPr>
                  <w:rFonts w:cs="Calibri"/>
                  <w:color w:val="000000"/>
                  <w:szCs w:val="22"/>
                  <w:lang w:bidi="ne-NP"/>
                </w:rPr>
                <w:t xml:space="preserve">    tau  =   -0.1618</w:t>
              </w:r>
            </w:ins>
          </w:p>
        </w:tc>
        <w:tc>
          <w:tcPr>
            <w:tcW w:w="2340" w:type="dxa"/>
            <w:tcBorders>
              <w:top w:val="nil"/>
              <w:left w:val="nil"/>
              <w:bottom w:val="single" w:sz="4" w:space="0" w:color="auto"/>
              <w:right w:val="single" w:sz="4" w:space="0" w:color="auto"/>
            </w:tcBorders>
            <w:shd w:val="clear" w:color="auto" w:fill="auto"/>
            <w:noWrap/>
            <w:vAlign w:val="bottom"/>
            <w:hideMark/>
            <w:tcPrChange w:id="617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9EEE6C5" w14:textId="77777777" w:rsidR="00065B02" w:rsidRPr="00065B02" w:rsidRDefault="00065B02" w:rsidP="00065B02">
            <w:pPr>
              <w:spacing w:before="0" w:after="0" w:line="240" w:lineRule="auto"/>
              <w:jc w:val="left"/>
              <w:rPr>
                <w:ins w:id="6180" w:author="Kumar Baral" w:date="2023-02-10T15:32:00Z"/>
                <w:rFonts w:cs="Calibri"/>
                <w:color w:val="000000"/>
                <w:szCs w:val="22"/>
                <w:lang w:bidi="ne-NP"/>
              </w:rPr>
            </w:pPr>
            <w:ins w:id="6181" w:author="Kumar Baral" w:date="2023-02-10T15:32:00Z">
              <w:r w:rsidRPr="00065B02">
                <w:rPr>
                  <w:rFonts w:cs="Calibri"/>
                  <w:color w:val="000000"/>
                  <w:szCs w:val="22"/>
                  <w:lang w:bidi="ne-NP"/>
                </w:rPr>
                <w:t xml:space="preserve">    p    =    0.3901</w:t>
              </w:r>
            </w:ins>
          </w:p>
        </w:tc>
        <w:tc>
          <w:tcPr>
            <w:tcW w:w="1350" w:type="dxa"/>
            <w:tcBorders>
              <w:top w:val="nil"/>
              <w:left w:val="nil"/>
              <w:bottom w:val="single" w:sz="4" w:space="0" w:color="auto"/>
              <w:right w:val="single" w:sz="4" w:space="0" w:color="auto"/>
            </w:tcBorders>
            <w:shd w:val="clear" w:color="auto" w:fill="auto"/>
            <w:noWrap/>
            <w:vAlign w:val="bottom"/>
            <w:hideMark/>
            <w:tcPrChange w:id="618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17EA68" w14:textId="1E615058" w:rsidR="00065B02" w:rsidRPr="00065B02" w:rsidRDefault="00065B02" w:rsidP="00065B02">
            <w:pPr>
              <w:spacing w:before="0" w:after="0" w:line="240" w:lineRule="auto"/>
              <w:jc w:val="right"/>
              <w:rPr>
                <w:ins w:id="6183" w:author="Kumar Baral" w:date="2023-02-10T15:32:00Z"/>
                <w:rFonts w:cs="Calibri"/>
                <w:color w:val="000000"/>
                <w:szCs w:val="22"/>
                <w:lang w:bidi="ne-NP"/>
              </w:rPr>
            </w:pPr>
            <w:ins w:id="6184" w:author="Kumar Baral" w:date="2023-02-10T15:32:00Z">
              <w:r w:rsidRPr="00065B02">
                <w:rPr>
                  <w:rFonts w:cs="Calibri"/>
                  <w:color w:val="000000"/>
                  <w:szCs w:val="22"/>
                  <w:lang w:bidi="ne-NP"/>
                </w:rPr>
                <w:t>0.027</w:t>
              </w:r>
            </w:ins>
            <w:ins w:id="6185" w:author="Kumar Baral" w:date="2023-02-10T17:29:00Z">
              <w:r w:rsidR="00E47F01">
                <w:rPr>
                  <w:rFonts w:cs="Calibri"/>
                  <w:color w:val="000000"/>
                  <w:szCs w:val="22"/>
                  <w:lang w:bidi="ne-NP"/>
                </w:rPr>
                <w:t>/year</w:t>
              </w:r>
            </w:ins>
          </w:p>
        </w:tc>
      </w:tr>
      <w:tr w:rsidR="00065B02" w:rsidRPr="00065B02" w14:paraId="30B6BA04" w14:textId="77777777" w:rsidTr="00E47F01">
        <w:trPr>
          <w:trHeight w:val="247"/>
          <w:ins w:id="6186" w:author="Kumar Baral" w:date="2023-02-10T15:32:00Z"/>
          <w:trPrChange w:id="618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8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B2FE7" w14:textId="77777777" w:rsidR="00065B02" w:rsidRPr="00065B02" w:rsidRDefault="00065B02" w:rsidP="00065B02">
            <w:pPr>
              <w:spacing w:before="0" w:after="0" w:line="240" w:lineRule="auto"/>
              <w:jc w:val="left"/>
              <w:rPr>
                <w:ins w:id="6189" w:author="Kumar Baral" w:date="2023-02-10T15:32:00Z"/>
                <w:rFonts w:cs="Calibri"/>
                <w:color w:val="000000"/>
                <w:szCs w:val="22"/>
                <w:lang w:bidi="ne-NP"/>
              </w:rPr>
            </w:pPr>
            <w:ins w:id="6190" w:author="Kumar Baral" w:date="2023-02-10T15:32:00Z">
              <w:r w:rsidRPr="00065B02">
                <w:rPr>
                  <w:rFonts w:cs="Calibri"/>
                  <w:color w:val="000000"/>
                  <w:szCs w:val="22"/>
                  <w:lang w:bidi="ne-NP"/>
                </w:rPr>
                <w:t>Mangsir</w:t>
              </w:r>
            </w:ins>
          </w:p>
        </w:tc>
        <w:tc>
          <w:tcPr>
            <w:tcW w:w="1800" w:type="dxa"/>
            <w:tcBorders>
              <w:top w:val="nil"/>
              <w:left w:val="nil"/>
              <w:bottom w:val="single" w:sz="4" w:space="0" w:color="auto"/>
              <w:right w:val="single" w:sz="4" w:space="0" w:color="auto"/>
            </w:tcBorders>
            <w:shd w:val="clear" w:color="auto" w:fill="auto"/>
            <w:noWrap/>
            <w:vAlign w:val="bottom"/>
            <w:hideMark/>
            <w:tcPrChange w:id="619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1E99686" w14:textId="45AE60EC" w:rsidR="00065B02" w:rsidRPr="00065B02" w:rsidRDefault="00065B02" w:rsidP="00065B02">
            <w:pPr>
              <w:spacing w:before="0" w:after="0" w:line="240" w:lineRule="auto"/>
              <w:jc w:val="left"/>
              <w:rPr>
                <w:ins w:id="6192" w:author="Kumar Baral" w:date="2023-02-10T15:32:00Z"/>
                <w:rFonts w:cs="Calibri"/>
                <w:color w:val="000000"/>
                <w:szCs w:val="22"/>
                <w:lang w:bidi="ne-NP"/>
              </w:rPr>
            </w:pPr>
            <w:ins w:id="6193" w:author="Kumar Baral" w:date="2023-02-10T15:32:00Z">
              <w:r>
                <w:rPr>
                  <w:rFonts w:cs="Calibri"/>
                  <w:color w:val="000000"/>
                  <w:szCs w:val="22"/>
                  <w:lang w:bidi="ne-NP"/>
                </w:rPr>
                <w:t xml:space="preserve">    S    =     </w:t>
              </w:r>
              <w:r w:rsidRPr="00065B02">
                <w:rPr>
                  <w:rFonts w:cs="Calibri"/>
                  <w:color w:val="000000"/>
                  <w:szCs w:val="22"/>
                  <w:lang w:bidi="ne-NP"/>
                </w:rPr>
                <w:t>-21</w:t>
              </w:r>
            </w:ins>
          </w:p>
        </w:tc>
        <w:tc>
          <w:tcPr>
            <w:tcW w:w="1890" w:type="dxa"/>
            <w:tcBorders>
              <w:top w:val="nil"/>
              <w:left w:val="nil"/>
              <w:bottom w:val="single" w:sz="4" w:space="0" w:color="auto"/>
              <w:right w:val="single" w:sz="4" w:space="0" w:color="auto"/>
            </w:tcBorders>
            <w:shd w:val="clear" w:color="auto" w:fill="auto"/>
            <w:noWrap/>
            <w:vAlign w:val="bottom"/>
            <w:hideMark/>
            <w:tcPrChange w:id="619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94051D8" w14:textId="77777777" w:rsidR="00065B02" w:rsidRPr="00065B02" w:rsidRDefault="00065B02" w:rsidP="00065B02">
            <w:pPr>
              <w:spacing w:before="0" w:after="0" w:line="240" w:lineRule="auto"/>
              <w:jc w:val="left"/>
              <w:rPr>
                <w:ins w:id="6195" w:author="Kumar Baral" w:date="2023-02-10T15:32:00Z"/>
                <w:rFonts w:cs="Calibri"/>
                <w:color w:val="000000"/>
                <w:szCs w:val="22"/>
                <w:lang w:bidi="ne-NP"/>
              </w:rPr>
            </w:pPr>
            <w:ins w:id="6196" w:author="Kumar Baral" w:date="2023-02-10T15:32:00Z">
              <w:r w:rsidRPr="00065B02">
                <w:rPr>
                  <w:rFonts w:cs="Calibri"/>
                  <w:color w:val="000000"/>
                  <w:szCs w:val="22"/>
                  <w:lang w:bidi="ne-NP"/>
                </w:rPr>
                <w:t xml:space="preserve">    tau  =   -0.2000</w:t>
              </w:r>
            </w:ins>
          </w:p>
        </w:tc>
        <w:tc>
          <w:tcPr>
            <w:tcW w:w="2340" w:type="dxa"/>
            <w:tcBorders>
              <w:top w:val="nil"/>
              <w:left w:val="nil"/>
              <w:bottom w:val="single" w:sz="4" w:space="0" w:color="auto"/>
              <w:right w:val="single" w:sz="4" w:space="0" w:color="auto"/>
            </w:tcBorders>
            <w:shd w:val="clear" w:color="auto" w:fill="auto"/>
            <w:noWrap/>
            <w:vAlign w:val="bottom"/>
            <w:hideMark/>
            <w:tcPrChange w:id="619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390AA07" w14:textId="77777777" w:rsidR="00065B02" w:rsidRPr="00065B02" w:rsidRDefault="00065B02" w:rsidP="00065B02">
            <w:pPr>
              <w:spacing w:before="0" w:after="0" w:line="240" w:lineRule="auto"/>
              <w:jc w:val="left"/>
              <w:rPr>
                <w:ins w:id="6198" w:author="Kumar Baral" w:date="2023-02-10T15:32:00Z"/>
                <w:rFonts w:cs="Calibri"/>
                <w:color w:val="000000"/>
                <w:szCs w:val="22"/>
                <w:lang w:bidi="ne-NP"/>
              </w:rPr>
            </w:pPr>
            <w:ins w:id="6199" w:author="Kumar Baral" w:date="2023-02-10T15:32:00Z">
              <w:r w:rsidRPr="00065B02">
                <w:rPr>
                  <w:rFonts w:cs="Calibri"/>
                  <w:color w:val="000000"/>
                  <w:szCs w:val="22"/>
                  <w:lang w:bidi="ne-NP"/>
                </w:rPr>
                <w:t xml:space="preserve">    p    =    0.3252</w:t>
              </w:r>
            </w:ins>
          </w:p>
        </w:tc>
        <w:tc>
          <w:tcPr>
            <w:tcW w:w="1350" w:type="dxa"/>
            <w:tcBorders>
              <w:top w:val="nil"/>
              <w:left w:val="nil"/>
              <w:bottom w:val="single" w:sz="4" w:space="0" w:color="auto"/>
              <w:right w:val="single" w:sz="4" w:space="0" w:color="auto"/>
            </w:tcBorders>
            <w:shd w:val="clear" w:color="auto" w:fill="auto"/>
            <w:noWrap/>
            <w:vAlign w:val="bottom"/>
            <w:hideMark/>
            <w:tcPrChange w:id="620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FD7B13A" w14:textId="1D64E4A4" w:rsidR="00065B02" w:rsidRPr="00065B02" w:rsidRDefault="00065B02" w:rsidP="00065B02">
            <w:pPr>
              <w:spacing w:before="0" w:after="0" w:line="240" w:lineRule="auto"/>
              <w:jc w:val="right"/>
              <w:rPr>
                <w:ins w:id="6201" w:author="Kumar Baral" w:date="2023-02-10T15:32:00Z"/>
                <w:rFonts w:cs="Calibri"/>
                <w:color w:val="000000"/>
                <w:szCs w:val="22"/>
                <w:lang w:bidi="ne-NP"/>
              </w:rPr>
            </w:pPr>
            <w:ins w:id="6202" w:author="Kumar Baral" w:date="2023-02-10T15:32:00Z">
              <w:r w:rsidRPr="00065B02">
                <w:rPr>
                  <w:rFonts w:cs="Calibri"/>
                  <w:color w:val="000000"/>
                  <w:szCs w:val="22"/>
                  <w:lang w:bidi="ne-NP"/>
                </w:rPr>
                <w:t>-0.005</w:t>
              </w:r>
            </w:ins>
            <w:ins w:id="6203" w:author="Kumar Baral" w:date="2023-02-10T17:29:00Z">
              <w:r w:rsidR="00E47F01">
                <w:rPr>
                  <w:rFonts w:cs="Calibri"/>
                  <w:color w:val="000000"/>
                  <w:szCs w:val="22"/>
                  <w:lang w:bidi="ne-NP"/>
                </w:rPr>
                <w:t>/year</w:t>
              </w:r>
            </w:ins>
          </w:p>
        </w:tc>
      </w:tr>
      <w:tr w:rsidR="00065B02" w:rsidRPr="00065B02" w14:paraId="066990DB" w14:textId="77777777" w:rsidTr="00E47F01">
        <w:trPr>
          <w:trHeight w:val="247"/>
          <w:ins w:id="6204" w:author="Kumar Baral" w:date="2023-02-10T15:32:00Z"/>
          <w:trPrChange w:id="620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0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0AEAEA" w14:textId="77777777" w:rsidR="00065B02" w:rsidRPr="00065B02" w:rsidRDefault="00065B02" w:rsidP="00065B02">
            <w:pPr>
              <w:spacing w:before="0" w:after="0" w:line="240" w:lineRule="auto"/>
              <w:jc w:val="left"/>
              <w:rPr>
                <w:ins w:id="6207" w:author="Kumar Baral" w:date="2023-02-10T15:32:00Z"/>
                <w:rFonts w:cs="Calibri"/>
                <w:color w:val="000000"/>
                <w:szCs w:val="22"/>
                <w:lang w:bidi="ne-NP"/>
              </w:rPr>
            </w:pPr>
            <w:ins w:id="6208" w:author="Kumar Baral" w:date="2023-02-10T15:32:00Z">
              <w:r w:rsidRPr="00065B02">
                <w:rPr>
                  <w:rFonts w:cs="Calibri"/>
                  <w:color w:val="000000"/>
                  <w:szCs w:val="22"/>
                  <w:lang w:bidi="ne-NP"/>
                </w:rPr>
                <w:t>Poush</w:t>
              </w:r>
            </w:ins>
          </w:p>
        </w:tc>
        <w:tc>
          <w:tcPr>
            <w:tcW w:w="1800" w:type="dxa"/>
            <w:tcBorders>
              <w:top w:val="nil"/>
              <w:left w:val="nil"/>
              <w:bottom w:val="single" w:sz="4" w:space="0" w:color="auto"/>
              <w:right w:val="single" w:sz="4" w:space="0" w:color="auto"/>
            </w:tcBorders>
            <w:shd w:val="clear" w:color="auto" w:fill="auto"/>
            <w:noWrap/>
            <w:vAlign w:val="bottom"/>
            <w:hideMark/>
            <w:tcPrChange w:id="620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6E30D71" w14:textId="1C0F48D3" w:rsidR="00065B02" w:rsidRPr="00065B02" w:rsidRDefault="00065B02" w:rsidP="00065B02">
            <w:pPr>
              <w:spacing w:before="0" w:after="0" w:line="240" w:lineRule="auto"/>
              <w:jc w:val="left"/>
              <w:rPr>
                <w:ins w:id="6210" w:author="Kumar Baral" w:date="2023-02-10T15:32:00Z"/>
                <w:rFonts w:cs="Calibri"/>
                <w:color w:val="000000"/>
                <w:szCs w:val="22"/>
                <w:lang w:bidi="ne-NP"/>
              </w:rPr>
            </w:pPr>
            <w:ins w:id="6211"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21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F877A65" w14:textId="77777777" w:rsidR="00065B02" w:rsidRPr="00065B02" w:rsidRDefault="00065B02" w:rsidP="00065B02">
            <w:pPr>
              <w:spacing w:before="0" w:after="0" w:line="240" w:lineRule="auto"/>
              <w:jc w:val="left"/>
              <w:rPr>
                <w:ins w:id="6213" w:author="Kumar Baral" w:date="2023-02-10T15:32:00Z"/>
                <w:rFonts w:cs="Calibri"/>
                <w:color w:val="000000"/>
                <w:szCs w:val="22"/>
                <w:lang w:bidi="ne-NP"/>
              </w:rPr>
            </w:pPr>
            <w:ins w:id="6214" w:author="Kumar Baral" w:date="2023-02-10T15:32:00Z">
              <w:r w:rsidRPr="00065B02">
                <w:rPr>
                  <w:rFonts w:cs="Calibri"/>
                  <w:color w:val="000000"/>
                  <w:szCs w:val="22"/>
                  <w:lang w:bidi="ne-NP"/>
                </w:rPr>
                <w:t xml:space="preserve">    tau  =   -0.1833</w:t>
              </w:r>
            </w:ins>
          </w:p>
        </w:tc>
        <w:tc>
          <w:tcPr>
            <w:tcW w:w="2340" w:type="dxa"/>
            <w:tcBorders>
              <w:top w:val="nil"/>
              <w:left w:val="nil"/>
              <w:bottom w:val="single" w:sz="4" w:space="0" w:color="auto"/>
              <w:right w:val="single" w:sz="4" w:space="0" w:color="auto"/>
            </w:tcBorders>
            <w:shd w:val="clear" w:color="auto" w:fill="auto"/>
            <w:noWrap/>
            <w:vAlign w:val="bottom"/>
            <w:hideMark/>
            <w:tcPrChange w:id="621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B6F666E" w14:textId="77777777" w:rsidR="00065B02" w:rsidRPr="00065B02" w:rsidRDefault="00065B02" w:rsidP="00065B02">
            <w:pPr>
              <w:spacing w:before="0" w:after="0" w:line="240" w:lineRule="auto"/>
              <w:jc w:val="left"/>
              <w:rPr>
                <w:ins w:id="6216" w:author="Kumar Baral" w:date="2023-02-10T15:32:00Z"/>
                <w:rFonts w:cs="Calibri"/>
                <w:color w:val="000000"/>
                <w:szCs w:val="22"/>
                <w:lang w:bidi="ne-NP"/>
              </w:rPr>
            </w:pPr>
            <w:ins w:id="6217" w:author="Kumar Baral" w:date="2023-02-10T15:32:00Z">
              <w:r w:rsidRPr="00065B02">
                <w:rPr>
                  <w:rFonts w:cs="Calibri"/>
                  <w:color w:val="000000"/>
                  <w:szCs w:val="22"/>
                  <w:lang w:bidi="ne-NP"/>
                </w:rPr>
                <w:t xml:space="preserve">    p    =    0.3474</w:t>
              </w:r>
            </w:ins>
          </w:p>
        </w:tc>
        <w:tc>
          <w:tcPr>
            <w:tcW w:w="1350" w:type="dxa"/>
            <w:tcBorders>
              <w:top w:val="nil"/>
              <w:left w:val="nil"/>
              <w:bottom w:val="single" w:sz="4" w:space="0" w:color="auto"/>
              <w:right w:val="single" w:sz="4" w:space="0" w:color="auto"/>
            </w:tcBorders>
            <w:shd w:val="clear" w:color="auto" w:fill="auto"/>
            <w:noWrap/>
            <w:vAlign w:val="bottom"/>
            <w:hideMark/>
            <w:tcPrChange w:id="621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BB97FD3" w14:textId="34EFEEF3" w:rsidR="00065B02" w:rsidRPr="00065B02" w:rsidRDefault="00065B02" w:rsidP="00065B02">
            <w:pPr>
              <w:spacing w:before="0" w:after="0" w:line="240" w:lineRule="auto"/>
              <w:jc w:val="right"/>
              <w:rPr>
                <w:ins w:id="6219" w:author="Kumar Baral" w:date="2023-02-10T15:32:00Z"/>
                <w:rFonts w:cs="Calibri"/>
                <w:color w:val="000000"/>
                <w:szCs w:val="22"/>
                <w:lang w:bidi="ne-NP"/>
              </w:rPr>
            </w:pPr>
            <w:ins w:id="6220" w:author="Kumar Baral" w:date="2023-02-10T15:32:00Z">
              <w:r w:rsidRPr="00065B02">
                <w:rPr>
                  <w:rFonts w:cs="Calibri"/>
                  <w:color w:val="000000"/>
                  <w:szCs w:val="22"/>
                  <w:lang w:bidi="ne-NP"/>
                </w:rPr>
                <w:t>0.033</w:t>
              </w:r>
            </w:ins>
            <w:ins w:id="6221" w:author="Kumar Baral" w:date="2023-02-10T17:29:00Z">
              <w:r w:rsidR="00E47F01">
                <w:rPr>
                  <w:rFonts w:cs="Calibri"/>
                  <w:color w:val="000000"/>
                  <w:szCs w:val="22"/>
                  <w:lang w:bidi="ne-NP"/>
                </w:rPr>
                <w:t>/year</w:t>
              </w:r>
            </w:ins>
          </w:p>
        </w:tc>
      </w:tr>
      <w:tr w:rsidR="00065B02" w:rsidRPr="00065B02" w14:paraId="056D019F" w14:textId="77777777" w:rsidTr="00E47F01">
        <w:trPr>
          <w:trHeight w:val="247"/>
          <w:ins w:id="6222" w:author="Kumar Baral" w:date="2023-02-10T15:32:00Z"/>
          <w:trPrChange w:id="622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2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E6D4D0" w14:textId="77777777" w:rsidR="00065B02" w:rsidRPr="00065B02" w:rsidRDefault="00065B02" w:rsidP="00065B02">
            <w:pPr>
              <w:spacing w:before="0" w:after="0" w:line="240" w:lineRule="auto"/>
              <w:jc w:val="left"/>
              <w:rPr>
                <w:ins w:id="6225" w:author="Kumar Baral" w:date="2023-02-10T15:32:00Z"/>
                <w:rFonts w:cs="Calibri"/>
                <w:color w:val="000000"/>
                <w:szCs w:val="22"/>
                <w:lang w:bidi="ne-NP"/>
              </w:rPr>
            </w:pPr>
            <w:ins w:id="6226" w:author="Kumar Baral" w:date="2023-02-10T15:32:00Z">
              <w:r w:rsidRPr="00065B02">
                <w:rPr>
                  <w:rFonts w:cs="Calibri"/>
                  <w:color w:val="000000"/>
                  <w:szCs w:val="22"/>
                  <w:lang w:bidi="ne-NP"/>
                </w:rPr>
                <w:t>Magh</w:t>
              </w:r>
            </w:ins>
          </w:p>
        </w:tc>
        <w:tc>
          <w:tcPr>
            <w:tcW w:w="1800" w:type="dxa"/>
            <w:tcBorders>
              <w:top w:val="nil"/>
              <w:left w:val="nil"/>
              <w:bottom w:val="single" w:sz="4" w:space="0" w:color="auto"/>
              <w:right w:val="single" w:sz="4" w:space="0" w:color="auto"/>
            </w:tcBorders>
            <w:shd w:val="clear" w:color="auto" w:fill="auto"/>
            <w:noWrap/>
            <w:vAlign w:val="bottom"/>
            <w:hideMark/>
            <w:tcPrChange w:id="622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7EEC55" w14:textId="36606B7D" w:rsidR="00065B02" w:rsidRPr="00065B02" w:rsidRDefault="00065B02" w:rsidP="00065B02">
            <w:pPr>
              <w:spacing w:before="0" w:after="0" w:line="240" w:lineRule="auto"/>
              <w:jc w:val="left"/>
              <w:rPr>
                <w:ins w:id="6228" w:author="Kumar Baral" w:date="2023-02-10T15:32:00Z"/>
                <w:rFonts w:cs="Calibri"/>
                <w:color w:val="000000"/>
                <w:szCs w:val="22"/>
                <w:lang w:bidi="ne-NP"/>
              </w:rPr>
            </w:pPr>
            <w:ins w:id="6229"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23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43D3845" w14:textId="77777777" w:rsidR="00065B02" w:rsidRPr="00065B02" w:rsidRDefault="00065B02" w:rsidP="00065B02">
            <w:pPr>
              <w:spacing w:before="0" w:after="0" w:line="240" w:lineRule="auto"/>
              <w:jc w:val="left"/>
              <w:rPr>
                <w:ins w:id="6231" w:author="Kumar Baral" w:date="2023-02-10T15:32:00Z"/>
                <w:rFonts w:cs="Calibri"/>
                <w:color w:val="000000"/>
                <w:szCs w:val="22"/>
                <w:lang w:bidi="ne-NP"/>
              </w:rPr>
            </w:pPr>
            <w:ins w:id="6232"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23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BA47C2B" w14:textId="77777777" w:rsidR="00065B02" w:rsidRPr="00065B02" w:rsidRDefault="00065B02" w:rsidP="00065B02">
            <w:pPr>
              <w:spacing w:before="0" w:after="0" w:line="240" w:lineRule="auto"/>
              <w:jc w:val="left"/>
              <w:rPr>
                <w:ins w:id="6234" w:author="Kumar Baral" w:date="2023-02-10T15:32:00Z"/>
                <w:rFonts w:cs="Calibri"/>
                <w:color w:val="000000"/>
                <w:szCs w:val="22"/>
                <w:lang w:bidi="ne-NP"/>
              </w:rPr>
            </w:pPr>
            <w:ins w:id="6235" w:author="Kumar Baral" w:date="2023-02-10T15:32:00Z">
              <w:r w:rsidRPr="00065B02">
                <w:rPr>
                  <w:rFonts w:cs="Calibri"/>
                  <w:color w:val="000000"/>
                  <w:szCs w:val="22"/>
                  <w:lang w:bidi="ne-NP"/>
                </w:rPr>
                <w:t xml:space="preserve">    p    =    0.5154</w:t>
              </w:r>
            </w:ins>
          </w:p>
        </w:tc>
        <w:tc>
          <w:tcPr>
            <w:tcW w:w="1350" w:type="dxa"/>
            <w:tcBorders>
              <w:top w:val="nil"/>
              <w:left w:val="nil"/>
              <w:bottom w:val="single" w:sz="4" w:space="0" w:color="auto"/>
              <w:right w:val="single" w:sz="4" w:space="0" w:color="auto"/>
            </w:tcBorders>
            <w:shd w:val="clear" w:color="auto" w:fill="auto"/>
            <w:noWrap/>
            <w:vAlign w:val="bottom"/>
            <w:hideMark/>
            <w:tcPrChange w:id="623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603C53F0" w14:textId="1141C74E" w:rsidR="00065B02" w:rsidRPr="00065B02" w:rsidRDefault="00065B02" w:rsidP="00065B02">
            <w:pPr>
              <w:spacing w:before="0" w:after="0" w:line="240" w:lineRule="auto"/>
              <w:jc w:val="right"/>
              <w:rPr>
                <w:ins w:id="6237" w:author="Kumar Baral" w:date="2023-02-10T15:32:00Z"/>
                <w:rFonts w:cs="Calibri"/>
                <w:color w:val="000000"/>
                <w:szCs w:val="22"/>
                <w:lang w:bidi="ne-NP"/>
              </w:rPr>
            </w:pPr>
            <w:ins w:id="6238" w:author="Kumar Baral" w:date="2023-02-10T15:32:00Z">
              <w:r w:rsidRPr="00065B02">
                <w:rPr>
                  <w:rFonts w:cs="Calibri"/>
                  <w:color w:val="000000"/>
                  <w:szCs w:val="22"/>
                  <w:lang w:bidi="ne-NP"/>
                </w:rPr>
                <w:t>0.072</w:t>
              </w:r>
            </w:ins>
            <w:ins w:id="6239" w:author="Kumar Baral" w:date="2023-02-10T17:29:00Z">
              <w:r w:rsidR="00E47F01">
                <w:rPr>
                  <w:rFonts w:cs="Calibri"/>
                  <w:color w:val="000000"/>
                  <w:szCs w:val="22"/>
                  <w:lang w:bidi="ne-NP"/>
                </w:rPr>
                <w:t>/year</w:t>
              </w:r>
            </w:ins>
          </w:p>
        </w:tc>
      </w:tr>
      <w:tr w:rsidR="00065B02" w:rsidRPr="00065B02" w14:paraId="3702E492" w14:textId="77777777" w:rsidTr="00E47F01">
        <w:trPr>
          <w:trHeight w:val="247"/>
          <w:ins w:id="6240" w:author="Kumar Baral" w:date="2023-02-10T15:32:00Z"/>
          <w:trPrChange w:id="624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4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1E3E5A9" w14:textId="77777777" w:rsidR="00065B02" w:rsidRPr="00065B02" w:rsidRDefault="00065B02" w:rsidP="00065B02">
            <w:pPr>
              <w:spacing w:before="0" w:after="0" w:line="240" w:lineRule="auto"/>
              <w:jc w:val="left"/>
              <w:rPr>
                <w:ins w:id="6243" w:author="Kumar Baral" w:date="2023-02-10T15:32:00Z"/>
                <w:rFonts w:cs="Calibri"/>
                <w:color w:val="000000"/>
                <w:szCs w:val="22"/>
                <w:lang w:bidi="ne-NP"/>
              </w:rPr>
            </w:pPr>
            <w:ins w:id="6244" w:author="Kumar Baral" w:date="2023-02-10T15:32:00Z">
              <w:r w:rsidRPr="00065B02">
                <w:rPr>
                  <w:rFonts w:cs="Calibri"/>
                  <w:color w:val="000000"/>
                  <w:szCs w:val="22"/>
                  <w:lang w:bidi="ne-NP"/>
                </w:rPr>
                <w:t>Falgun</w:t>
              </w:r>
            </w:ins>
          </w:p>
        </w:tc>
        <w:tc>
          <w:tcPr>
            <w:tcW w:w="1800" w:type="dxa"/>
            <w:tcBorders>
              <w:top w:val="nil"/>
              <w:left w:val="nil"/>
              <w:bottom w:val="single" w:sz="4" w:space="0" w:color="auto"/>
              <w:right w:val="single" w:sz="4" w:space="0" w:color="auto"/>
            </w:tcBorders>
            <w:shd w:val="clear" w:color="auto" w:fill="auto"/>
            <w:noWrap/>
            <w:vAlign w:val="bottom"/>
            <w:hideMark/>
            <w:tcPrChange w:id="624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EE6760" w14:textId="24D9253A" w:rsidR="00065B02" w:rsidRPr="00065B02" w:rsidRDefault="00065B02" w:rsidP="00065B02">
            <w:pPr>
              <w:spacing w:before="0" w:after="0" w:line="240" w:lineRule="auto"/>
              <w:jc w:val="left"/>
              <w:rPr>
                <w:ins w:id="6246" w:author="Kumar Baral" w:date="2023-02-10T15:32:00Z"/>
                <w:rFonts w:cs="Calibri"/>
                <w:color w:val="000000"/>
                <w:szCs w:val="22"/>
                <w:lang w:bidi="ne-NP"/>
              </w:rPr>
            </w:pPr>
            <w:ins w:id="6247"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24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7B00A5B0" w14:textId="77777777" w:rsidR="00065B02" w:rsidRPr="00065B02" w:rsidRDefault="00065B02" w:rsidP="00065B02">
            <w:pPr>
              <w:spacing w:before="0" w:after="0" w:line="240" w:lineRule="auto"/>
              <w:jc w:val="left"/>
              <w:rPr>
                <w:ins w:id="6249" w:author="Kumar Baral" w:date="2023-02-10T15:32:00Z"/>
                <w:rFonts w:cs="Calibri"/>
                <w:color w:val="000000"/>
                <w:szCs w:val="22"/>
                <w:lang w:bidi="ne-NP"/>
              </w:rPr>
            </w:pPr>
            <w:ins w:id="6250" w:author="Kumar Baral" w:date="2023-02-10T15:32:00Z">
              <w:r w:rsidRPr="00065B02">
                <w:rPr>
                  <w:rFonts w:cs="Calibri"/>
                  <w:color w:val="000000"/>
                  <w:szCs w:val="22"/>
                  <w:lang w:bidi="ne-NP"/>
                </w:rPr>
                <w:t xml:space="preserve">    tau  =    0.1238</w:t>
              </w:r>
            </w:ins>
          </w:p>
        </w:tc>
        <w:tc>
          <w:tcPr>
            <w:tcW w:w="2340" w:type="dxa"/>
            <w:tcBorders>
              <w:top w:val="nil"/>
              <w:left w:val="nil"/>
              <w:bottom w:val="single" w:sz="4" w:space="0" w:color="auto"/>
              <w:right w:val="single" w:sz="4" w:space="0" w:color="auto"/>
            </w:tcBorders>
            <w:shd w:val="clear" w:color="auto" w:fill="auto"/>
            <w:noWrap/>
            <w:vAlign w:val="bottom"/>
            <w:hideMark/>
            <w:tcPrChange w:id="625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2E14CA4" w14:textId="77777777" w:rsidR="00065B02" w:rsidRPr="00065B02" w:rsidRDefault="00065B02" w:rsidP="00065B02">
            <w:pPr>
              <w:spacing w:before="0" w:after="0" w:line="240" w:lineRule="auto"/>
              <w:jc w:val="left"/>
              <w:rPr>
                <w:ins w:id="6252" w:author="Kumar Baral" w:date="2023-02-10T15:32:00Z"/>
                <w:rFonts w:cs="Calibri"/>
                <w:color w:val="000000"/>
                <w:szCs w:val="22"/>
                <w:lang w:bidi="ne-NP"/>
              </w:rPr>
            </w:pPr>
            <w:ins w:id="6253" w:author="Kumar Baral" w:date="2023-02-10T15:32:00Z">
              <w:r w:rsidRPr="00065B02">
                <w:rPr>
                  <w:rFonts w:cs="Calibri"/>
                  <w:color w:val="000000"/>
                  <w:szCs w:val="22"/>
                  <w:lang w:bidi="ne-NP"/>
                </w:rPr>
                <w:t xml:space="preserve">    p    =    0.5565</w:t>
              </w:r>
            </w:ins>
          </w:p>
        </w:tc>
        <w:tc>
          <w:tcPr>
            <w:tcW w:w="1350" w:type="dxa"/>
            <w:tcBorders>
              <w:top w:val="nil"/>
              <w:left w:val="nil"/>
              <w:bottom w:val="single" w:sz="4" w:space="0" w:color="auto"/>
              <w:right w:val="single" w:sz="4" w:space="0" w:color="auto"/>
            </w:tcBorders>
            <w:shd w:val="clear" w:color="auto" w:fill="auto"/>
            <w:noWrap/>
            <w:vAlign w:val="bottom"/>
            <w:hideMark/>
            <w:tcPrChange w:id="625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8462B95" w14:textId="484E0399" w:rsidR="00065B02" w:rsidRPr="00065B02" w:rsidRDefault="00065B02" w:rsidP="00065B02">
            <w:pPr>
              <w:spacing w:before="0" w:after="0" w:line="240" w:lineRule="auto"/>
              <w:jc w:val="right"/>
              <w:rPr>
                <w:ins w:id="6255" w:author="Kumar Baral" w:date="2023-02-10T15:32:00Z"/>
                <w:rFonts w:cs="Calibri"/>
                <w:color w:val="000000"/>
                <w:szCs w:val="22"/>
                <w:lang w:bidi="ne-NP"/>
              </w:rPr>
            </w:pPr>
            <w:ins w:id="6256" w:author="Kumar Baral" w:date="2023-02-10T15:32:00Z">
              <w:r w:rsidRPr="00065B02">
                <w:rPr>
                  <w:rFonts w:cs="Calibri"/>
                  <w:color w:val="000000"/>
                  <w:szCs w:val="22"/>
                  <w:lang w:bidi="ne-NP"/>
                </w:rPr>
                <w:t>0.040</w:t>
              </w:r>
            </w:ins>
            <w:ins w:id="6257" w:author="Kumar Baral" w:date="2023-02-10T17:29:00Z">
              <w:r w:rsidR="00E47F01">
                <w:rPr>
                  <w:rFonts w:cs="Calibri"/>
                  <w:color w:val="000000"/>
                  <w:szCs w:val="22"/>
                  <w:lang w:bidi="ne-NP"/>
                </w:rPr>
                <w:t>/year</w:t>
              </w:r>
            </w:ins>
          </w:p>
        </w:tc>
      </w:tr>
      <w:tr w:rsidR="00065B02" w:rsidRPr="00065B02" w14:paraId="71CF82EE" w14:textId="77777777" w:rsidTr="00E47F01">
        <w:trPr>
          <w:trHeight w:val="247"/>
          <w:ins w:id="6258" w:author="Kumar Baral" w:date="2023-02-10T15:32:00Z"/>
          <w:trPrChange w:id="625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6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078F2F" w14:textId="77777777" w:rsidR="00065B02" w:rsidRPr="00065B02" w:rsidRDefault="00065B02" w:rsidP="00065B02">
            <w:pPr>
              <w:spacing w:before="0" w:after="0" w:line="240" w:lineRule="auto"/>
              <w:jc w:val="left"/>
              <w:rPr>
                <w:ins w:id="6261" w:author="Kumar Baral" w:date="2023-02-10T15:32:00Z"/>
                <w:rFonts w:cs="Calibri"/>
                <w:color w:val="000000"/>
                <w:szCs w:val="22"/>
                <w:lang w:bidi="ne-NP"/>
              </w:rPr>
            </w:pPr>
            <w:ins w:id="6262" w:author="Kumar Baral" w:date="2023-02-10T15:32:00Z">
              <w:r w:rsidRPr="00065B02">
                <w:rPr>
                  <w:rFonts w:cs="Calibri"/>
                  <w:color w:val="000000"/>
                  <w:szCs w:val="22"/>
                  <w:lang w:bidi="ne-NP"/>
                </w:rPr>
                <w:t>Chaitra</w:t>
              </w:r>
            </w:ins>
          </w:p>
        </w:tc>
        <w:tc>
          <w:tcPr>
            <w:tcW w:w="1800" w:type="dxa"/>
            <w:tcBorders>
              <w:top w:val="nil"/>
              <w:left w:val="nil"/>
              <w:bottom w:val="single" w:sz="4" w:space="0" w:color="auto"/>
              <w:right w:val="single" w:sz="4" w:space="0" w:color="auto"/>
            </w:tcBorders>
            <w:shd w:val="clear" w:color="auto" w:fill="auto"/>
            <w:noWrap/>
            <w:vAlign w:val="bottom"/>
            <w:hideMark/>
            <w:tcPrChange w:id="626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0E0C9EE5" w14:textId="30CD6117" w:rsidR="00065B02" w:rsidRPr="00065B02" w:rsidRDefault="00065B02" w:rsidP="00065B02">
            <w:pPr>
              <w:spacing w:before="0" w:after="0" w:line="240" w:lineRule="auto"/>
              <w:jc w:val="left"/>
              <w:rPr>
                <w:ins w:id="6264" w:author="Kumar Baral" w:date="2023-02-10T15:32:00Z"/>
                <w:rFonts w:cs="Calibri"/>
                <w:color w:val="000000"/>
                <w:szCs w:val="22"/>
                <w:lang w:bidi="ne-NP"/>
              </w:rPr>
            </w:pPr>
            <w:ins w:id="6265" w:author="Kumar Baral" w:date="2023-02-10T15:32:00Z">
              <w:r>
                <w:rPr>
                  <w:rFonts w:cs="Calibri"/>
                  <w:color w:val="000000"/>
                  <w:szCs w:val="22"/>
                  <w:lang w:bidi="ne-NP"/>
                </w:rPr>
                <w:t xml:space="preserve">    S    =     </w:t>
              </w:r>
              <w:r w:rsidRPr="00065B02">
                <w:rPr>
                  <w:rFonts w:cs="Calibri"/>
                  <w:color w:val="000000"/>
                  <w:szCs w:val="22"/>
                  <w:lang w:bidi="ne-NP"/>
                </w:rPr>
                <w:t>28</w:t>
              </w:r>
            </w:ins>
          </w:p>
        </w:tc>
        <w:tc>
          <w:tcPr>
            <w:tcW w:w="1890" w:type="dxa"/>
            <w:tcBorders>
              <w:top w:val="nil"/>
              <w:left w:val="nil"/>
              <w:bottom w:val="single" w:sz="4" w:space="0" w:color="auto"/>
              <w:right w:val="single" w:sz="4" w:space="0" w:color="auto"/>
            </w:tcBorders>
            <w:shd w:val="clear" w:color="auto" w:fill="auto"/>
            <w:noWrap/>
            <w:vAlign w:val="bottom"/>
            <w:hideMark/>
            <w:tcPrChange w:id="626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15388019" w14:textId="77777777" w:rsidR="00065B02" w:rsidRPr="00065B02" w:rsidRDefault="00065B02" w:rsidP="00065B02">
            <w:pPr>
              <w:spacing w:before="0" w:after="0" w:line="240" w:lineRule="auto"/>
              <w:jc w:val="left"/>
              <w:rPr>
                <w:ins w:id="6267" w:author="Kumar Baral" w:date="2023-02-10T15:32:00Z"/>
                <w:rFonts w:cs="Calibri"/>
                <w:color w:val="000000"/>
                <w:szCs w:val="22"/>
                <w:lang w:bidi="ne-NP"/>
              </w:rPr>
            </w:pPr>
            <w:ins w:id="6268" w:author="Kumar Baral" w:date="2023-02-10T15:32:00Z">
              <w:r w:rsidRPr="00065B02">
                <w:rPr>
                  <w:rFonts w:cs="Calibri"/>
                  <w:color w:val="000000"/>
                  <w:szCs w:val="22"/>
                  <w:lang w:bidi="ne-NP"/>
                </w:rPr>
                <w:t xml:space="preserve">    tau  =    0.2333</w:t>
              </w:r>
            </w:ins>
          </w:p>
        </w:tc>
        <w:tc>
          <w:tcPr>
            <w:tcW w:w="2340" w:type="dxa"/>
            <w:tcBorders>
              <w:top w:val="nil"/>
              <w:left w:val="nil"/>
              <w:bottom w:val="single" w:sz="4" w:space="0" w:color="auto"/>
              <w:right w:val="single" w:sz="4" w:space="0" w:color="auto"/>
            </w:tcBorders>
            <w:shd w:val="clear" w:color="auto" w:fill="auto"/>
            <w:noWrap/>
            <w:vAlign w:val="bottom"/>
            <w:hideMark/>
            <w:tcPrChange w:id="626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3970ECF" w14:textId="77777777" w:rsidR="00065B02" w:rsidRPr="00065B02" w:rsidRDefault="00065B02" w:rsidP="00065B02">
            <w:pPr>
              <w:spacing w:before="0" w:after="0" w:line="240" w:lineRule="auto"/>
              <w:jc w:val="left"/>
              <w:rPr>
                <w:ins w:id="6270" w:author="Kumar Baral" w:date="2023-02-10T15:32:00Z"/>
                <w:rFonts w:cs="Calibri"/>
                <w:color w:val="000000"/>
                <w:szCs w:val="22"/>
                <w:lang w:bidi="ne-NP"/>
              </w:rPr>
            </w:pPr>
            <w:ins w:id="6271" w:author="Kumar Baral" w:date="2023-02-10T15:32:00Z">
              <w:r w:rsidRPr="00065B02">
                <w:rPr>
                  <w:rFonts w:cs="Calibri"/>
                  <w:color w:val="000000"/>
                  <w:szCs w:val="22"/>
                  <w:lang w:bidi="ne-NP"/>
                </w:rPr>
                <w:t xml:space="preserve">    p    =    0.2254</w:t>
              </w:r>
            </w:ins>
          </w:p>
        </w:tc>
        <w:tc>
          <w:tcPr>
            <w:tcW w:w="1350" w:type="dxa"/>
            <w:tcBorders>
              <w:top w:val="nil"/>
              <w:left w:val="nil"/>
              <w:bottom w:val="single" w:sz="4" w:space="0" w:color="auto"/>
              <w:right w:val="single" w:sz="4" w:space="0" w:color="auto"/>
            </w:tcBorders>
            <w:shd w:val="clear" w:color="auto" w:fill="auto"/>
            <w:noWrap/>
            <w:vAlign w:val="bottom"/>
            <w:hideMark/>
            <w:tcPrChange w:id="627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51FD8DD" w14:textId="174E1E18" w:rsidR="00065B02" w:rsidRPr="00065B02" w:rsidRDefault="00065B02" w:rsidP="00065B02">
            <w:pPr>
              <w:spacing w:before="0" w:after="0" w:line="240" w:lineRule="auto"/>
              <w:jc w:val="right"/>
              <w:rPr>
                <w:ins w:id="6273" w:author="Kumar Baral" w:date="2023-02-10T15:32:00Z"/>
                <w:rFonts w:cs="Calibri"/>
                <w:color w:val="000000"/>
                <w:szCs w:val="22"/>
                <w:lang w:bidi="ne-NP"/>
              </w:rPr>
            </w:pPr>
            <w:ins w:id="6274" w:author="Kumar Baral" w:date="2023-02-10T15:32:00Z">
              <w:r w:rsidRPr="00065B02">
                <w:rPr>
                  <w:rFonts w:cs="Calibri"/>
                  <w:color w:val="000000"/>
                  <w:szCs w:val="22"/>
                  <w:lang w:bidi="ne-NP"/>
                </w:rPr>
                <w:t>0.039</w:t>
              </w:r>
            </w:ins>
            <w:ins w:id="6275" w:author="Kumar Baral" w:date="2023-02-10T17:29:00Z">
              <w:r w:rsidR="00E47F01">
                <w:rPr>
                  <w:rFonts w:cs="Calibri"/>
                  <w:color w:val="000000"/>
                  <w:szCs w:val="22"/>
                  <w:lang w:bidi="ne-NP"/>
                </w:rPr>
                <w:t>/year</w:t>
              </w:r>
            </w:ins>
          </w:p>
        </w:tc>
      </w:tr>
    </w:tbl>
    <w:p w14:paraId="7AADD0E5" w14:textId="0EF77920" w:rsidR="00CE7042" w:rsidRDefault="00694E10" w:rsidP="005C2E26">
      <w:pPr>
        <w:rPr>
          <w:ins w:id="6276" w:author="Kumar Baral" w:date="2023-02-13T09:24:00Z"/>
        </w:rPr>
      </w:pPr>
      <w:ins w:id="6277" w:author="Kumar Baral" w:date="2023-02-12T12:06:00Z">
        <w:r>
          <w:t xml:space="preserve">The </w:t>
        </w:r>
      </w:ins>
      <w:ins w:id="6278" w:author="Kumar Baral" w:date="2023-02-13T09:27:00Z">
        <w:r w:rsidR="00E0509C">
          <w:t xml:space="preserve">rate of </w:t>
        </w:r>
      </w:ins>
      <w:ins w:id="6279" w:author="Kumar Baral" w:date="2023-02-12T12:06:00Z">
        <w:r>
          <w:t>change</w:t>
        </w:r>
      </w:ins>
      <w:ins w:id="6280" w:author="Kumar Baral" w:date="2023-02-13T09:27:00Z">
        <w:r w:rsidR="00E0509C">
          <w:t xml:space="preserve"> </w:t>
        </w:r>
      </w:ins>
      <w:r w:rsidR="001E3856">
        <w:t xml:space="preserve">of </w:t>
      </w:r>
      <w:ins w:id="6281" w:author="Kumar Baral" w:date="2023-02-13T09:27:00Z">
        <w:r w:rsidR="00E0509C">
          <w:t>discharge per year</w:t>
        </w:r>
      </w:ins>
      <w:ins w:id="6282" w:author="Kumar Baral" w:date="2023-02-12T12:06:00Z">
        <w:r>
          <w:t xml:space="preserve"> </w:t>
        </w:r>
      </w:ins>
      <w:ins w:id="6283" w:author="Kumar Baral" w:date="2023-02-12T12:07:00Z">
        <w:r w:rsidR="00CC2D59">
          <w:t>is given in</w:t>
        </w:r>
      </w:ins>
      <w:ins w:id="6284" w:author="Kumar Baral" w:date="2023-02-13T10:55:00Z">
        <w:r w:rsidR="00CC2D59">
          <w:t xml:space="preserve"> </w:t>
        </w:r>
      </w:ins>
      <w:ins w:id="6285" w:author="Kumar Baral" w:date="2023-02-13T12:22:00Z">
        <w:r w:rsidR="008E1FA3">
          <w:fldChar w:fldCharType="begin"/>
        </w:r>
        <w:r w:rsidR="008E1FA3">
          <w:instrText xml:space="preserve"> REF _Ref127183355 \h </w:instrText>
        </w:r>
      </w:ins>
      <w:r w:rsidR="008E1FA3">
        <w:fldChar w:fldCharType="separate"/>
      </w:r>
      <w:ins w:id="6286" w:author="Kumar Baral" w:date="2023-02-13T10:54:00Z">
        <w:r w:rsidR="002D09A2">
          <w:t xml:space="preserve">Table </w:t>
        </w:r>
      </w:ins>
      <w:r w:rsidR="002D09A2">
        <w:rPr>
          <w:noProof/>
        </w:rPr>
        <w:t>1</w:t>
      </w:r>
      <w:ins w:id="6287" w:author="Kumar Baral" w:date="2023-02-13T14:27:00Z">
        <w:r w:rsidR="002D09A2">
          <w:noBreakHyphen/>
        </w:r>
      </w:ins>
      <w:r w:rsidR="002D09A2">
        <w:rPr>
          <w:noProof/>
        </w:rPr>
        <w:t>7</w:t>
      </w:r>
      <w:ins w:id="6288" w:author="Kumar Baral" w:date="2023-02-13T12:22:00Z">
        <w:r w:rsidR="008E1FA3">
          <w:fldChar w:fldCharType="end"/>
        </w:r>
      </w:ins>
      <w:r w:rsidR="002D09A2">
        <w:t xml:space="preserve"> in the column called “Apparent trend”</w:t>
      </w:r>
      <w:ins w:id="6289" w:author="Kumar Baral" w:date="2023-02-13T12:22:00Z">
        <w:r w:rsidR="008E1FA3">
          <w:t xml:space="preserve">. </w:t>
        </w:r>
      </w:ins>
      <w:ins w:id="6290" w:author="Kumar Baral" w:date="2023-02-12T12:09:00Z">
        <w:r>
          <w:t>This trend is expected</w:t>
        </w:r>
      </w:ins>
      <w:ins w:id="6291" w:author="Kumar Baral" w:date="2023-02-13T10:56:00Z">
        <w:r w:rsidR="00CC2D59">
          <w:t xml:space="preserve"> to be present</w:t>
        </w:r>
      </w:ins>
      <w:ins w:id="6292" w:author="Kumar Baral" w:date="2023-02-12T12:09:00Z">
        <w:r w:rsidR="00CC2D59">
          <w:t xml:space="preserve"> in the next </w:t>
        </w:r>
      </w:ins>
      <w:r w:rsidR="002D09A2">
        <w:t xml:space="preserve">few </w:t>
      </w:r>
      <w:ins w:id="6293" w:author="Kumar Baral" w:date="2023-02-12T12:09:00Z">
        <w:r w:rsidR="00CC2D59">
          <w:t>years</w:t>
        </w:r>
        <w:r>
          <w:t xml:space="preserve">. </w:t>
        </w:r>
      </w:ins>
    </w:p>
    <w:p w14:paraId="7D12E6D9" w14:textId="5970D99C" w:rsidR="008211B4" w:rsidRDefault="00053B33" w:rsidP="005C2E26">
      <w:ins w:id="6294" w:author="Kumar Baral" w:date="2023-02-13T12:25:00Z">
        <w:r>
          <w:lastRenderedPageBreak/>
          <w:t xml:space="preserve">However, </w:t>
        </w:r>
      </w:ins>
      <w:ins w:id="6295" w:author="Kumar Baral" w:date="2023-02-13T12:24:00Z">
        <w:r>
          <w:t xml:space="preserve">the sample size of discharge data </w:t>
        </w:r>
      </w:ins>
      <w:r w:rsidR="002D09A2">
        <w:t xml:space="preserve">will </w:t>
      </w:r>
      <w:ins w:id="6296" w:author="Kumar Baral" w:date="2023-02-13T12:24:00Z">
        <w:r>
          <w:t>increase</w:t>
        </w:r>
      </w:ins>
      <w:r w:rsidR="002D09A2">
        <w:t xml:space="preserve"> in coming</w:t>
      </w:r>
      <w:ins w:id="6297" w:author="Kumar Baral" w:date="2023-02-13T12:24:00Z">
        <w:r>
          <w:t xml:space="preserve"> </w:t>
        </w:r>
      </w:ins>
      <w:ins w:id="6298" w:author="Kumar Baral" w:date="2023-02-13T12:25:00Z">
        <w:r>
          <w:t>year</w:t>
        </w:r>
      </w:ins>
      <w:r w:rsidR="002D09A2">
        <w:t>s</w:t>
      </w:r>
      <w:ins w:id="6299" w:author="Kumar Baral" w:date="2023-02-13T12:25:00Z">
        <w:r>
          <w:t xml:space="preserve"> </w:t>
        </w:r>
      </w:ins>
      <w:ins w:id="6300" w:author="Kumar Baral" w:date="2023-02-13T12:24:00Z">
        <w:r>
          <w:t xml:space="preserve">because there is continuous measurement of discharge in the intake of Andhikhola. With the increment in sample size the numerical value of apparent trend may change slightly in the future years. </w:t>
        </w:r>
      </w:ins>
    </w:p>
    <w:p w14:paraId="0BCAC76B" w14:textId="0A5A521C" w:rsidR="005433E9" w:rsidRDefault="00A31B7A">
      <w:pPr>
        <w:pStyle w:val="Heading3"/>
        <w:rPr>
          <w:ins w:id="6301" w:author="Kumar Baral" w:date="2023-02-10T14:01:00Z"/>
        </w:rPr>
        <w:pPrChange w:id="6302" w:author="Kumar Baral" w:date="2023-02-10T14:03:00Z">
          <w:pPr/>
        </w:pPrChange>
      </w:pPr>
      <w:del w:id="6303" w:author="Kumar Baral" w:date="2023-02-10T14:03:00Z">
        <w:r w:rsidDel="00C537C5">
          <w:delText xml:space="preserve">Result and </w:delText>
        </w:r>
      </w:del>
      <w:del w:id="6304" w:author="Kumar Baral" w:date="2023-02-10T15:55:00Z">
        <w:r w:rsidDel="00E8212E">
          <w:delText>d</w:delText>
        </w:r>
      </w:del>
      <w:bookmarkStart w:id="6305" w:name="_Toc127191935"/>
      <w:ins w:id="6306" w:author="Kumar Baral" w:date="2023-02-10T15:55:00Z">
        <w:r w:rsidR="00E8212E">
          <w:t>Discussion</w:t>
        </w:r>
      </w:ins>
      <w:bookmarkEnd w:id="6305"/>
      <w:del w:id="6307" w:author="Kumar Baral" w:date="2023-02-10T15:55:00Z">
        <w:r w:rsidDel="00E8212E">
          <w:delText>iscussion</w:delText>
        </w:r>
      </w:del>
    </w:p>
    <w:p w14:paraId="677F5D6B" w14:textId="5A04FF2D" w:rsidR="009B6D49" w:rsidRDefault="009B6D49" w:rsidP="005C2E26">
      <w:pPr>
        <w:rPr>
          <w:ins w:id="6308" w:author="Kumar Baral" w:date="2023-02-10T15:24:00Z"/>
        </w:rPr>
      </w:pPr>
      <w:ins w:id="6309" w:author="Kumar Baral" w:date="2023-02-10T15:22:00Z">
        <w:r w:rsidRPr="009B6D49">
          <w:t>Alterations in the h</w:t>
        </w:r>
        <w:r>
          <w:t>ydrological regime occur due to the i</w:t>
        </w:r>
        <w:r w:rsidR="007E2B9F" w:rsidRPr="009B6D49">
          <w:t>nfluence from changing climatic conditions</w:t>
        </w:r>
        <w:r>
          <w:t xml:space="preserve"> such as </w:t>
        </w:r>
        <w:r w:rsidR="007E2B9F" w:rsidRPr="009B6D49">
          <w:t>GHG emissi</w:t>
        </w:r>
        <w:r>
          <w:t xml:space="preserve">ons, pollution, </w:t>
        </w:r>
      </w:ins>
      <w:ins w:id="6310" w:author="Kumar Baral" w:date="2023-02-10T15:46:00Z">
        <w:r w:rsidR="00A00263">
          <w:t xml:space="preserve">environmental changes such as </w:t>
        </w:r>
      </w:ins>
      <w:ins w:id="6311" w:author="Kumar Baral" w:date="2023-02-10T15:22:00Z">
        <w:r>
          <w:t>deforestation</w:t>
        </w:r>
      </w:ins>
      <w:ins w:id="6312" w:author="Kumar Baral" w:date="2023-02-10T15:54:00Z">
        <w:r w:rsidR="00E8212E">
          <w:t>, plantation etc</w:t>
        </w:r>
      </w:ins>
      <w:ins w:id="6313" w:author="Kumar Baral" w:date="2023-02-10T15:22:00Z">
        <w:r>
          <w:t xml:space="preserve">. Moreover, the change </w:t>
        </w:r>
      </w:ins>
      <w:ins w:id="6314" w:author="Kumar Baral" w:date="2023-02-12T10:37:00Z">
        <w:r w:rsidR="007330F3">
          <w:t>could be</w:t>
        </w:r>
      </w:ins>
      <w:ins w:id="6315" w:author="Kumar Baral" w:date="2023-02-10T15:22:00Z">
        <w:r>
          <w:t xml:space="preserve"> the i</w:t>
        </w:r>
        <w:r w:rsidR="007E2B9F" w:rsidRPr="009B6D49">
          <w:t>nfluence from physical changes at the land surface</w:t>
        </w:r>
      </w:ins>
      <w:ins w:id="6316" w:author="Kumar Baral" w:date="2023-02-10T15:23:00Z">
        <w:r>
          <w:t xml:space="preserve"> such as </w:t>
        </w:r>
      </w:ins>
      <w:ins w:id="6317" w:author="Kumar Baral" w:date="2023-02-10T15:22:00Z">
        <w:r w:rsidR="007E2B9F" w:rsidRPr="009B6D49">
          <w:t>Land us</w:t>
        </w:r>
        <w:r>
          <w:t xml:space="preserve">e, infrastructure, water use etc. </w:t>
        </w:r>
      </w:ins>
      <w:ins w:id="6318" w:author="Kumar Baral" w:date="2023-02-10T15:20:00Z">
        <w:r>
          <w:t xml:space="preserve">In order to determine the impacts on the hydrology, continuous, long record and good quality data are required. </w:t>
        </w:r>
      </w:ins>
    </w:p>
    <w:p w14:paraId="6AEC6A79" w14:textId="77777777" w:rsidR="001E3856" w:rsidRDefault="009B6D49" w:rsidP="005C2E26">
      <w:ins w:id="6319" w:author="Kumar Baral" w:date="2023-02-10T15:21:00Z">
        <w:r>
          <w:t>From the analysis</w:t>
        </w:r>
      </w:ins>
      <w:ins w:id="6320" w:author="Kumar Baral" w:date="2023-02-10T15:24:00Z">
        <w:r>
          <w:t xml:space="preserve"> of the data series of Andhi Khola</w:t>
        </w:r>
      </w:ins>
      <w:ins w:id="6321" w:author="Kumar Baral" w:date="2023-02-10T15:21:00Z">
        <w:r>
          <w:t>, it is clearly seen that most of the series do not have significant trends</w:t>
        </w:r>
      </w:ins>
      <w:ins w:id="6322" w:author="Kumar Baral" w:date="2023-02-10T15:24:00Z">
        <w:r>
          <w:t xml:space="preserve"> as suggested by the </w:t>
        </w:r>
      </w:ins>
      <w:ins w:id="6323" w:author="Kumar Baral" w:date="2023-02-10T15:25:00Z">
        <w:r>
          <w:t xml:space="preserve">Mann-Kendall’s test. </w:t>
        </w:r>
      </w:ins>
      <w:ins w:id="6324" w:author="Kumar Baral" w:date="2023-02-12T10:47:00Z">
        <w:r w:rsidR="004E1579">
          <w:t>The p-value is greater than the significance level, which is taken as 0.01</w:t>
        </w:r>
      </w:ins>
      <w:r w:rsidR="001E3856">
        <w:t xml:space="preserve"> for this study</w:t>
      </w:r>
      <w:ins w:id="6325" w:author="Kumar Baral" w:date="2023-02-12T10:47:00Z">
        <w:r w:rsidR="004E1579">
          <w:t xml:space="preserve">. </w:t>
        </w:r>
      </w:ins>
      <w:ins w:id="6326" w:author="Kumar Baral" w:date="2023-02-12T10:48:00Z">
        <w:r w:rsidR="004E1579">
          <w:t xml:space="preserve">This means we are </w:t>
        </w:r>
      </w:ins>
      <w:ins w:id="6327" w:author="Kumar Baral" w:date="2023-02-13T09:29:00Z">
        <w:r w:rsidR="00E0509C">
          <w:t xml:space="preserve">99 percent </w:t>
        </w:r>
      </w:ins>
      <w:ins w:id="6328" w:author="Kumar Baral" w:date="2023-02-12T10:48:00Z">
        <w:r w:rsidR="004E1579">
          <w:t>sure that there is no trend</w:t>
        </w:r>
      </w:ins>
      <w:ins w:id="6329" w:author="Kumar Baral" w:date="2023-02-13T09:30:00Z">
        <w:r w:rsidR="00E0509C">
          <w:t>.</w:t>
        </w:r>
      </w:ins>
      <w:ins w:id="6330" w:author="Kumar Baral" w:date="2023-02-12T10:48:00Z">
        <w:r w:rsidR="00E0509C">
          <w:t xml:space="preserve"> </w:t>
        </w:r>
      </w:ins>
      <w:ins w:id="6331" w:author="Kumar Baral" w:date="2023-02-13T09:30:00Z">
        <w:r w:rsidR="00E0509C">
          <w:t>H</w:t>
        </w:r>
      </w:ins>
      <w:ins w:id="6332" w:author="Kumar Baral" w:date="2023-02-12T10:48:00Z">
        <w:r w:rsidR="004E1579">
          <w:t>owever</w:t>
        </w:r>
      </w:ins>
      <w:ins w:id="6333" w:author="Kumar Baral" w:date="2023-02-13T09:30:00Z">
        <w:r w:rsidR="00E0509C">
          <w:t>,</w:t>
        </w:r>
      </w:ins>
      <w:ins w:id="6334" w:author="Kumar Baral" w:date="2023-02-12T10:48:00Z">
        <w:r w:rsidR="004E1579">
          <w:t xml:space="preserve"> it indicates there is still 1</w:t>
        </w:r>
      </w:ins>
      <w:ins w:id="6335" w:author="Kumar Baral" w:date="2023-02-12T10:49:00Z">
        <w:r w:rsidR="004E1579">
          <w:t xml:space="preserve">% </w:t>
        </w:r>
      </w:ins>
      <w:ins w:id="6336" w:author="Kumar Baral" w:date="2023-02-13T09:30:00Z">
        <w:r w:rsidR="00E0509C">
          <w:t xml:space="preserve">chance </w:t>
        </w:r>
      </w:ins>
      <w:ins w:id="6337" w:author="Kumar Baral" w:date="2023-02-12T10:49:00Z">
        <w:r w:rsidR="004E1579">
          <w:t xml:space="preserve">of having </w:t>
        </w:r>
      </w:ins>
      <w:ins w:id="6338" w:author="Kumar Baral" w:date="2023-02-13T09:17:00Z">
        <w:r w:rsidR="00CE7042">
          <w:t>significant</w:t>
        </w:r>
      </w:ins>
      <w:ins w:id="6339" w:author="Kumar Baral" w:date="2023-02-12T10:49:00Z">
        <w:r w:rsidR="004E1579">
          <w:t xml:space="preserve"> </w:t>
        </w:r>
      </w:ins>
      <w:ins w:id="6340" w:author="Kumar Baral" w:date="2023-02-13T09:31:00Z">
        <w:r w:rsidR="00E0509C">
          <w:t>trend</w:t>
        </w:r>
      </w:ins>
      <w:ins w:id="6341" w:author="Kumar Baral" w:date="2023-02-12T10:49:00Z">
        <w:r w:rsidR="004E1579">
          <w:t xml:space="preserve">. </w:t>
        </w:r>
      </w:ins>
      <w:ins w:id="6342" w:author="Kumar Baral" w:date="2023-02-10T15:25:00Z">
        <w:r>
          <w:t xml:space="preserve"> </w:t>
        </w:r>
      </w:ins>
    </w:p>
    <w:p w14:paraId="58936F10" w14:textId="0F15245A" w:rsidR="009B6D49" w:rsidRDefault="001E3856" w:rsidP="005C2E26">
      <w:pPr>
        <w:rPr>
          <w:ins w:id="6343" w:author="Kumar Baral" w:date="2023-02-10T15:41:00Z"/>
        </w:rPr>
      </w:pPr>
      <w:r>
        <w:t>On the other hand</w:t>
      </w:r>
      <w:ins w:id="6344" w:author="Kumar Baral" w:date="2023-02-10T15:27:00Z">
        <w:r w:rsidR="00065B02">
          <w:t xml:space="preserve">, in case of </w:t>
        </w:r>
      </w:ins>
      <w:ins w:id="6345" w:author="Kumar Baral" w:date="2023-02-10T15:25:00Z">
        <w:r w:rsidR="009B6D49">
          <w:t>10-years moving average</w:t>
        </w:r>
      </w:ins>
      <w:ins w:id="6346" w:author="Kumar Baral" w:date="2023-02-10T15:27:00Z">
        <w:r w:rsidR="00065B02">
          <w:t xml:space="preserve"> series</w:t>
        </w:r>
      </w:ins>
      <w:ins w:id="6347" w:author="Kumar Baral" w:date="2023-02-10T15:36:00Z">
        <w:r w:rsidR="00A00263">
          <w:t xml:space="preserve"> </w:t>
        </w:r>
      </w:ins>
      <w:ins w:id="6348" w:author="Kumar Baral" w:date="2023-02-10T15:40:00Z">
        <w:r w:rsidR="00A00263">
          <w:t>and monthly average seri</w:t>
        </w:r>
        <w:r w:rsidR="007330F3">
          <w:t>es for the month of Bhadra show</w:t>
        </w:r>
      </w:ins>
      <w:ins w:id="6349" w:author="Kumar Baral" w:date="2023-02-10T15:27:00Z">
        <w:r w:rsidR="00065B02">
          <w:t xml:space="preserve"> tha</w:t>
        </w:r>
        <w:r w:rsidR="00A00263">
          <w:t xml:space="preserve">t there is significant trend of decreasing discharge. </w:t>
        </w:r>
      </w:ins>
      <w:ins w:id="6350" w:author="Kumar Baral" w:date="2023-02-13T09:31:00Z">
        <w:r w:rsidR="00E0509C">
          <w:t>Since</w:t>
        </w:r>
      </w:ins>
      <w:ins w:id="6351" w:author="Kumar Baral" w:date="2023-02-12T10:38:00Z">
        <w:r w:rsidR="007330F3">
          <w:t xml:space="preserve">, </w:t>
        </w:r>
      </w:ins>
      <w:ins w:id="6352" w:author="Kumar Baral" w:date="2023-02-10T15:54:00Z">
        <w:r w:rsidR="00E8212E">
          <w:t xml:space="preserve">10- years moving average series has only 10 number of data in the series, the result is not </w:t>
        </w:r>
      </w:ins>
      <w:ins w:id="6353" w:author="Kumar Baral" w:date="2023-02-10T15:55:00Z">
        <w:r w:rsidR="00E8212E">
          <w:t>reliable</w:t>
        </w:r>
      </w:ins>
      <w:ins w:id="6354" w:author="Kumar Baral" w:date="2023-02-10T15:54:00Z">
        <w:r w:rsidR="00E8212E">
          <w:t>.</w:t>
        </w:r>
      </w:ins>
      <w:ins w:id="6355" w:author="Kumar Baral" w:date="2023-02-13T09:31:00Z">
        <w:r w:rsidR="00E0509C">
          <w:t xml:space="preserve"> It cannot be concluded there is decreasing trend.</w:t>
        </w:r>
      </w:ins>
      <w:ins w:id="6356" w:author="Kumar Baral" w:date="2023-02-10T15:55:00Z">
        <w:r w:rsidR="00E8212E">
          <w:t xml:space="preserve"> </w:t>
        </w:r>
      </w:ins>
      <w:r>
        <w:t>However, f</w:t>
      </w:r>
      <w:ins w:id="6357" w:author="Kumar Baral" w:date="2023-02-10T15:55:00Z">
        <w:r w:rsidR="00E8212E">
          <w:t xml:space="preserve">or the month of </w:t>
        </w:r>
      </w:ins>
      <w:ins w:id="6358" w:author="Kumar Baral" w:date="2023-02-10T15:56:00Z">
        <w:r w:rsidR="00E8212E">
          <w:t>Bhadra, it could be related with the hydrological change. The reason could be climate change, environme</w:t>
        </w:r>
        <w:r w:rsidR="00E0509C">
          <w:t xml:space="preserve">ntal change or physical change. </w:t>
        </w:r>
      </w:ins>
      <w:ins w:id="6359" w:author="Kumar Baral" w:date="2023-02-13T09:34:00Z">
        <w:r w:rsidR="00E0509C">
          <w:t xml:space="preserve">Study of </w:t>
        </w:r>
      </w:ins>
      <w:ins w:id="6360" w:author="Kumar Baral" w:date="2023-02-13T09:33:00Z">
        <w:r w:rsidR="00E0509C">
          <w:t xml:space="preserve">climate models, land use survey, study of water uses in the upstream </w:t>
        </w:r>
      </w:ins>
      <w:ins w:id="6361" w:author="Kumar Baral" w:date="2023-02-13T09:34:00Z">
        <w:r w:rsidR="00E0509C">
          <w:t xml:space="preserve">of the river verify the change in flow. </w:t>
        </w:r>
      </w:ins>
    </w:p>
    <w:p w14:paraId="36C31E87" w14:textId="27107749" w:rsidR="006B6441" w:rsidRPr="005C2E26" w:rsidRDefault="00A00263" w:rsidP="005C2E26">
      <w:ins w:id="6362" w:author="Kumar Baral" w:date="2023-02-10T15:41:00Z">
        <w:r>
          <w:t xml:space="preserve">For the months Jesth, </w:t>
        </w:r>
      </w:ins>
      <w:ins w:id="6363" w:author="Kumar Baral" w:date="2023-02-10T15:42:00Z">
        <w:r>
          <w:t xml:space="preserve">Shrawan, Bhadra and Mangsir, the apparent trend of discharge </w:t>
        </w:r>
      </w:ins>
      <w:ins w:id="6364" w:author="Kumar Baral" w:date="2023-02-10T16:32:00Z">
        <w:r w:rsidR="006308C0">
          <w:t>appe</w:t>
        </w:r>
      </w:ins>
      <w:ins w:id="6365" w:author="Kumar Baral" w:date="2023-02-10T16:33:00Z">
        <w:r w:rsidR="006308C0">
          <w:t>a</w:t>
        </w:r>
      </w:ins>
      <w:ins w:id="6366" w:author="Kumar Baral" w:date="2023-02-10T16:32:00Z">
        <w:r w:rsidR="006308C0">
          <w:t>r</w:t>
        </w:r>
      </w:ins>
      <w:ins w:id="6367" w:author="Kumar Baral" w:date="2023-02-10T16:33:00Z">
        <w:r w:rsidR="006308C0">
          <w:t>s to be</w:t>
        </w:r>
      </w:ins>
      <w:ins w:id="6368" w:author="Kumar Baral" w:date="2023-02-10T15:42:00Z">
        <w:r>
          <w:t xml:space="preserve"> </w:t>
        </w:r>
      </w:ins>
      <w:ins w:id="6369" w:author="Kumar Baral" w:date="2023-02-13T09:17:00Z">
        <w:r w:rsidR="00CE7042">
          <w:t>decreasing</w:t>
        </w:r>
      </w:ins>
      <w:ins w:id="6370" w:author="Kumar Baral" w:date="2023-02-10T15:42:00Z">
        <w:r>
          <w:t xml:space="preserve"> whereas for the rest of the months the apparent trend </w:t>
        </w:r>
      </w:ins>
      <w:ins w:id="6371" w:author="Kumar Baral" w:date="2023-02-10T16:34:00Z">
        <w:r w:rsidR="006308C0">
          <w:t>appears to be increasing</w:t>
        </w:r>
      </w:ins>
      <w:ins w:id="6372" w:author="Kumar Baral" w:date="2023-02-10T15:43:00Z">
        <w:r>
          <w:t xml:space="preserve">. </w:t>
        </w:r>
      </w:ins>
    </w:p>
    <w:p w14:paraId="5280F6EA" w14:textId="11D1AE63" w:rsidR="002A46D1" w:rsidRDefault="002A46D1" w:rsidP="002A46D1">
      <w:pPr>
        <w:pStyle w:val="Heading2"/>
      </w:pPr>
      <w:bookmarkStart w:id="6373" w:name="_Toc127191936"/>
      <w:r w:rsidRPr="006238CC">
        <w:t>Glacier Lake Outburst Flood (GLOF)</w:t>
      </w:r>
      <w:bookmarkEnd w:id="6373"/>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6374" w:name="_Toc444150620"/>
      <w:bookmarkStart w:id="6375" w:name="_Toc454649676"/>
      <w:bookmarkStart w:id="6376" w:name="_Toc477261951"/>
      <w:bookmarkStart w:id="6377" w:name="_Toc23762146"/>
      <w:bookmarkStart w:id="6378" w:name="_Toc68879987"/>
      <w:bookmarkStart w:id="6379" w:name="_Toc127191937"/>
      <w:r w:rsidRPr="006238CC">
        <w:t>Conclusions</w:t>
      </w:r>
      <w:bookmarkEnd w:id="6374"/>
      <w:bookmarkEnd w:id="6375"/>
      <w:bookmarkEnd w:id="6376"/>
      <w:bookmarkEnd w:id="6377"/>
      <w:bookmarkEnd w:id="6378"/>
      <w:bookmarkEnd w:id="6379"/>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447CCF4E" w:rsidR="006238CC" w:rsidRPr="006238CC" w:rsidRDefault="006238CC" w:rsidP="00F96D25">
      <w:pPr>
        <w:numPr>
          <w:ilvl w:val="0"/>
          <w:numId w:val="23"/>
        </w:numPr>
      </w:pPr>
      <w:r w:rsidRPr="006238CC">
        <w:t xml:space="preserve">The </w:t>
      </w:r>
      <w:ins w:id="6380" w:author="Kumar Baral" w:date="2023-02-10T15:44:00Z">
        <w:r w:rsidR="00A00263">
          <w:t xml:space="preserve">available </w:t>
        </w:r>
      </w:ins>
      <w:del w:id="6381" w:author="Kumar Baral" w:date="2023-02-10T15:44:00Z">
        <w:r w:rsidRPr="006238CC" w:rsidDel="00A00263">
          <w:delText>design discharge has been adopted to be 12.50 m</w:delText>
        </w:r>
        <w:r w:rsidRPr="00BE1CE9" w:rsidDel="00A00263">
          <w:rPr>
            <w:vertAlign w:val="superscript"/>
          </w:rPr>
          <w:delText>3</w:delText>
        </w:r>
        <w:r w:rsidRPr="006238CC" w:rsidDel="00A00263">
          <w:delText>/s</w:delText>
        </w:r>
      </w:del>
      <w:del w:id="6382"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ins w:id="6383" w:author="Kumar Baral" w:date="2023-02-10T15:44:00Z">
        <w:r w:rsidR="00A00263">
          <w:t xml:space="preserve">discharge data </w:t>
        </w:r>
      </w:ins>
      <w:ins w:id="6384" w:author="Kumar Baral" w:date="2023-02-10T15:45:00Z">
        <w:r w:rsidR="00A00263">
          <w:t xml:space="preserve">of Andhi Khola </w:t>
        </w:r>
      </w:ins>
      <w:ins w:id="6385" w:author="Kumar Baral" w:date="2023-02-10T15:44:00Z">
        <w:r w:rsidR="00A00263">
          <w:t>reveals that there is no significant trend of changing discharge</w:t>
        </w:r>
      </w:ins>
      <w:ins w:id="6386" w:author="Kumar Baral" w:date="2023-02-10T15:45:00Z">
        <w:r w:rsidR="00A00263">
          <w:t xml:space="preserve"> either increasing or decreasing</w:t>
        </w:r>
      </w:ins>
      <w:ins w:id="6387" w:author="Kumar Baral" w:date="2023-02-10T15:44:00Z">
        <w:r w:rsidR="00A00263">
          <w:t xml:space="preserve"> because</w:t>
        </w:r>
      </w:ins>
      <w:ins w:id="6388" w:author="Kumar Baral" w:date="2023-02-10T15:45:00Z">
        <w:r w:rsidR="00A00263">
          <w:t xml:space="preserve"> of the climatic reason, </w:t>
        </w:r>
      </w:ins>
      <w:ins w:id="6389" w:author="Kumar Baral" w:date="2023-02-10T15:46:00Z">
        <w:r w:rsidR="00A00263">
          <w:t xml:space="preserve">environmental reason and physical changes. </w:t>
        </w:r>
      </w:ins>
      <w:ins w:id="6390" w:author="Kumar Baral" w:date="2023-02-10T15:52:00Z">
        <w:r w:rsidR="00E8212E">
          <w:t>However,</w:t>
        </w:r>
      </w:ins>
      <w:ins w:id="6391" w:author="Kumar Baral" w:date="2023-02-10T15:46:00Z">
        <w:r w:rsidR="00A00263">
          <w:t xml:space="preserve"> for the </w:t>
        </w:r>
      </w:ins>
      <w:ins w:id="6392" w:author="Kumar Baral" w:date="2023-02-12T11:35:00Z">
        <w:r w:rsidR="006B6441">
          <w:t>data of 10-years moving average</w:t>
        </w:r>
      </w:ins>
      <w:ins w:id="6393" w:author="Kumar Baral" w:date="2023-02-10T15:46:00Z">
        <w:r w:rsidR="00A00263">
          <w:t xml:space="preserve">, there is significant trend. </w:t>
        </w:r>
      </w:ins>
    </w:p>
    <w:p w14:paraId="3AA9033B" w14:textId="22EF116B" w:rsidR="006238CC" w:rsidRPr="006238CC" w:rsidRDefault="006238CC" w:rsidP="00F96D25">
      <w:pPr>
        <w:numPr>
          <w:ilvl w:val="0"/>
          <w:numId w:val="23"/>
        </w:numPr>
      </w:pPr>
      <w:del w:id="6394" w:author="Kumar Baral" w:date="2023-02-10T15:52:00Z">
        <w:r w:rsidRPr="006238CC" w:rsidDel="00E8212E">
          <w:delText>100 years return period flood at the proposed intake</w:delText>
        </w:r>
        <w:r w:rsidR="001D4996" w:rsidDel="00E8212E">
          <w:delText xml:space="preserve"> of Myagdi river is 49</w:delText>
        </w:r>
      </w:del>
      <w:del w:id="6395" w:author="Kumar Baral" w:date="2022-12-12T16:47:00Z">
        <w:r w:rsidR="001D4996" w:rsidDel="00A04755">
          <w:delText>6.54</w:delText>
        </w:r>
      </w:del>
      <w:del w:id="6396" w:author="Kumar Baral" w:date="2023-02-10T15:52:00Z">
        <w:r w:rsidR="001D4996" w:rsidDel="00E8212E">
          <w:delText>m</w:delText>
        </w:r>
        <w:r w:rsidR="001D4996" w:rsidRPr="00964ABA" w:rsidDel="00E8212E">
          <w:rPr>
            <w:vertAlign w:val="superscript"/>
          </w:rPr>
          <w:delText>3</w:delText>
        </w:r>
        <w:r w:rsidR="001D4996" w:rsidDel="00E8212E">
          <w:delText>/s, at intake of Kunaban river is 170.32 m</w:delText>
        </w:r>
        <w:r w:rsidR="001D4996" w:rsidRPr="00BE1CE9" w:rsidDel="00E8212E">
          <w:rPr>
            <w:vertAlign w:val="superscript"/>
          </w:rPr>
          <w:delText>3</w:delText>
        </w:r>
        <w:r w:rsidR="001D4996" w:rsidDel="00E8212E">
          <w:delText>/s</w:delText>
        </w:r>
        <w:r w:rsidRPr="006238CC" w:rsidDel="00E8212E">
          <w:delText xml:space="preserve"> and tailrace site of the project is </w:delText>
        </w:r>
      </w:del>
      <w:del w:id="6397" w:author="Kumar Baral" w:date="2022-12-12T16:48:00Z">
        <w:r w:rsidRPr="001D4996" w:rsidDel="00A04755">
          <w:delText>731.49</w:delText>
        </w:r>
      </w:del>
      <w:del w:id="6398" w:author="Kumar Baral" w:date="2023-02-10T15:52:00Z">
        <w:r w:rsidRPr="001D4996" w:rsidDel="00E8212E">
          <w:delText xml:space="preserve"> m</w:delText>
        </w:r>
        <w:r w:rsidRPr="00BE1CE9" w:rsidDel="00E8212E">
          <w:rPr>
            <w:vertAlign w:val="superscript"/>
          </w:rPr>
          <w:delText>3</w:delText>
        </w:r>
        <w:r w:rsidRPr="001D4996" w:rsidDel="00E8212E">
          <w:delText>/s respectively.</w:delText>
        </w:r>
      </w:del>
      <w:ins w:id="6399" w:author="Kumar Baral" w:date="2023-02-10T15:52:00Z">
        <w:r w:rsidR="00E8212E">
          <w:t xml:space="preserve">The flood extreme values are less than the values obtained for UFSR, so it is </w:t>
        </w:r>
      </w:ins>
      <w:ins w:id="6400" w:author="Kumar Baral" w:date="2023-02-13T11:34:00Z">
        <w:r w:rsidR="001F6995">
          <w:t>recommended</w:t>
        </w:r>
      </w:ins>
      <w:ins w:id="6401" w:author="Kumar Baral" w:date="2023-02-10T15:52:00Z">
        <w:r w:rsidR="00E8212E">
          <w:t xml:space="preserve"> to stay with the same </w:t>
        </w:r>
      </w:ins>
      <w:ins w:id="6402" w:author="Kumar Baral" w:date="2023-02-10T15:53:00Z">
        <w:r w:rsidR="00E8212E">
          <w:t>values</w:t>
        </w:r>
      </w:ins>
      <w:ins w:id="6403" w:author="Kumar Baral" w:date="2023-02-10T15:52:00Z">
        <w:r w:rsidR="00E8212E">
          <w:t xml:space="preserve"> </w:t>
        </w:r>
      </w:ins>
      <w:ins w:id="6404" w:author="Kumar Baral" w:date="2023-02-10T15:53:00Z">
        <w:r w:rsidR="00E8212E">
          <w:t xml:space="preserve">as obtained in the UFSR. </w:t>
        </w:r>
      </w:ins>
    </w:p>
    <w:p w14:paraId="2733B3CC" w14:textId="0A813AB3" w:rsidR="00BE1CE9" w:rsidRPr="006238CC" w:rsidDel="00E8212E" w:rsidRDefault="00BE1CE9" w:rsidP="00F96D25">
      <w:pPr>
        <w:numPr>
          <w:ilvl w:val="0"/>
          <w:numId w:val="23"/>
        </w:numPr>
        <w:rPr>
          <w:del w:id="6405" w:author="Kumar Baral" w:date="2023-02-10T15:53:00Z"/>
        </w:rPr>
      </w:pPr>
      <w:del w:id="6406"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6407" w:author="Kumar Baral" w:date="2022-12-12T16:47:00Z">
        <w:r w:rsidR="00F22BE5" w:rsidDel="00A04755">
          <w:delText>19.40</w:delText>
        </w:r>
      </w:del>
      <w:del w:id="6408"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6409" w:author="Kumar Baral" w:date="2022-12-12T16:47:00Z">
        <w:r w:rsidRPr="00BE1CE9" w:rsidDel="00A04755">
          <w:delText>1</w:delText>
        </w:r>
        <w:r w:rsidR="00F22BE5" w:rsidDel="00A04755">
          <w:delText>0.14</w:delText>
        </w:r>
      </w:del>
      <w:del w:id="6410"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bookmarkStart w:id="6411" w:name="_Toc127182417"/>
        <w:bookmarkStart w:id="6412" w:name="_Toc127182754"/>
        <w:bookmarkStart w:id="6413" w:name="_Toc127191938"/>
        <w:bookmarkEnd w:id="6411"/>
        <w:bookmarkEnd w:id="6412"/>
        <w:bookmarkEnd w:id="6413"/>
      </w:del>
    </w:p>
    <w:p w14:paraId="328ED49E" w14:textId="39D9B4ED" w:rsidR="006238CC" w:rsidRPr="006238CC" w:rsidDel="00E8212E" w:rsidRDefault="006238CC">
      <w:pPr>
        <w:numPr>
          <w:ilvl w:val="0"/>
          <w:numId w:val="23"/>
        </w:numPr>
        <w:rPr>
          <w:del w:id="6414" w:author="Kumar Baral" w:date="2023-02-10T15:53:00Z"/>
        </w:rPr>
        <w:pPrChange w:id="6415" w:author="Kumar Baral" w:date="2022-12-12T16:48:00Z">
          <w:pPr/>
        </w:pPrChange>
      </w:pPr>
      <w:del w:id="6416"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6417" w:name="_Toc127182418"/>
        <w:bookmarkStart w:id="6418" w:name="_Toc127182755"/>
        <w:bookmarkStart w:id="6419" w:name="_Toc127191939"/>
        <w:bookmarkStart w:id="6420" w:name="_Toc444150621"/>
        <w:bookmarkEnd w:id="6417"/>
        <w:bookmarkEnd w:id="6418"/>
        <w:bookmarkEnd w:id="6419"/>
      </w:del>
    </w:p>
    <w:p w14:paraId="2C7F73DD" w14:textId="77777777" w:rsidR="006238CC" w:rsidRPr="006238CC" w:rsidRDefault="006238CC" w:rsidP="001F4328">
      <w:pPr>
        <w:pStyle w:val="Heading2"/>
      </w:pPr>
      <w:bookmarkStart w:id="6421" w:name="_Toc454649677"/>
      <w:bookmarkStart w:id="6422" w:name="_Toc477261952"/>
      <w:bookmarkStart w:id="6423" w:name="_Toc23762147"/>
      <w:bookmarkStart w:id="6424" w:name="_Toc68879988"/>
      <w:bookmarkStart w:id="6425" w:name="_Toc127191940"/>
      <w:r w:rsidRPr="006238CC">
        <w:t>Recommendations</w:t>
      </w:r>
      <w:bookmarkEnd w:id="6420"/>
      <w:bookmarkEnd w:id="6421"/>
      <w:bookmarkEnd w:id="6422"/>
      <w:bookmarkEnd w:id="6423"/>
      <w:bookmarkEnd w:id="6424"/>
      <w:bookmarkEnd w:id="6425"/>
    </w:p>
    <w:p w14:paraId="59E123E1" w14:textId="77777777" w:rsidR="00E8212E" w:rsidRDefault="006238CC">
      <w:pPr>
        <w:rPr>
          <w:ins w:id="6426" w:author="Kumar Baral" w:date="2023-02-10T15:52:00Z"/>
        </w:rPr>
        <w:pPrChange w:id="6427" w:author="Kumar Baral" w:date="2023-02-10T15:51:00Z">
          <w:pPr>
            <w:spacing w:before="0" w:after="0" w:line="240" w:lineRule="auto"/>
            <w:jc w:val="left"/>
          </w:pPr>
        </w:pPrChange>
      </w:pPr>
      <w:del w:id="6428" w:author="Kumar Baral" w:date="2023-02-10T15:47:00Z">
        <w:r w:rsidRPr="006238CC" w:rsidDel="00E8212E">
          <w:delText>For reliability of the adopted monthly flow at proposed intake site of the project, it</w:delText>
        </w:r>
      </w:del>
      <w:ins w:id="6429" w:author="Kumar Baral" w:date="2023-02-10T15:47:00Z">
        <w:r w:rsidR="00E8212E">
          <w:t>It</w:t>
        </w:r>
      </w:ins>
      <w:r w:rsidRPr="006238CC">
        <w:t xml:space="preserve"> is recommended </w:t>
      </w:r>
      <w:del w:id="6430" w:author="Kumar Baral" w:date="2023-02-10T15:47:00Z">
        <w:r w:rsidRPr="006238CC" w:rsidDel="00E8212E">
          <w:delText>for further work prior to the detail design as</w:delText>
        </w:r>
      </w:del>
      <w:ins w:id="6431" w:author="Kumar Baral" w:date="2023-02-10T15:47:00Z">
        <w:r w:rsidR="00E8212E">
          <w:t xml:space="preserve">to continue to measure the daily average data of Andhi </w:t>
        </w:r>
      </w:ins>
      <w:ins w:id="6432" w:author="Kumar Baral" w:date="2023-02-10T15:48:00Z">
        <w:r w:rsidR="00E8212E">
          <w:t xml:space="preserve">Khola. </w:t>
        </w:r>
      </w:ins>
    </w:p>
    <w:p w14:paraId="308C9D2F" w14:textId="032D012F" w:rsidR="006238CC" w:rsidRPr="006238CC" w:rsidDel="00E8212E" w:rsidRDefault="00054459" w:rsidP="006238CC">
      <w:pPr>
        <w:rPr>
          <w:del w:id="6433" w:author="Kumar Baral" w:date="2023-02-10T15:51:00Z"/>
        </w:rPr>
      </w:pPr>
      <w:ins w:id="6434" w:author="Kumar Baral" w:date="2023-02-13T11:37:00Z">
        <w:r>
          <w:t>Moreover</w:t>
        </w:r>
      </w:ins>
      <w:ins w:id="6435" w:author="Kumar Baral" w:date="2023-02-10T15:52:00Z">
        <w:r w:rsidR="00E8212E">
          <w:t>,</w:t>
        </w:r>
      </w:ins>
      <w:ins w:id="6436" w:author="Kumar Baral" w:date="2023-02-10T15:48:00Z">
        <w:r w:rsidR="00E8212E">
          <w:t xml:space="preserve"> the monthly average of Bhadra shows significan</w:t>
        </w:r>
        <w:r>
          <w:t xml:space="preserve">t trend of decreasing discharge. </w:t>
        </w:r>
      </w:ins>
      <w:ins w:id="6437" w:author="Kumar Baral" w:date="2023-02-13T11:37:00Z">
        <w:r>
          <w:t>Hence,</w:t>
        </w:r>
      </w:ins>
      <w:ins w:id="6438" w:author="Kumar Baral" w:date="2023-02-10T15:48:00Z">
        <w:r w:rsidR="00E8212E">
          <w:t xml:space="preserve"> it is recommended to opt the detailed analysis of impact of climate change using climate model such as </w:t>
        </w:r>
      </w:ins>
      <w:ins w:id="6439" w:author="Kumar Baral" w:date="2023-02-12T12:03:00Z">
        <w:r w:rsidR="00694E10">
          <w:t>General Circulation Model (</w:t>
        </w:r>
      </w:ins>
      <w:ins w:id="6440" w:author="Kumar Baral" w:date="2023-02-10T15:49:00Z">
        <w:r w:rsidR="00694E10">
          <w:t>G</w:t>
        </w:r>
      </w:ins>
      <w:ins w:id="6441" w:author="Kumar Baral" w:date="2023-02-12T12:03:00Z">
        <w:r w:rsidR="00694E10">
          <w:t>C</w:t>
        </w:r>
      </w:ins>
      <w:ins w:id="6442" w:author="Kumar Baral" w:date="2023-02-10T15:49:00Z">
        <w:r w:rsidR="00E8212E">
          <w:t>M</w:t>
        </w:r>
      </w:ins>
      <w:ins w:id="6443" w:author="Kumar Baral" w:date="2023-02-12T12:03:00Z">
        <w:r w:rsidR="00694E10">
          <w:t>)</w:t>
        </w:r>
      </w:ins>
      <w:ins w:id="6444" w:author="Kumar Baral" w:date="2023-02-10T15:49:00Z">
        <w:r w:rsidR="00E8212E">
          <w:t>,</w:t>
        </w:r>
      </w:ins>
      <w:ins w:id="6445" w:author="Kumar Baral" w:date="2023-02-12T12:03:00Z">
        <w:r w:rsidR="00694E10">
          <w:t xml:space="preserve"> Regional Climate Model (</w:t>
        </w:r>
      </w:ins>
      <w:ins w:id="6446" w:author="Kumar Baral" w:date="2023-02-10T15:49:00Z">
        <w:r w:rsidR="00E8212E">
          <w:t>R</w:t>
        </w:r>
      </w:ins>
      <w:ins w:id="6447" w:author="Kumar Baral" w:date="2023-02-12T12:03:00Z">
        <w:r w:rsidR="00694E10">
          <w:t>CM)</w:t>
        </w:r>
      </w:ins>
      <w:ins w:id="6448" w:author="Kumar Baral" w:date="2023-02-10T15:49:00Z">
        <w:r w:rsidR="00E8212E">
          <w:t>. These model uses the availa</w:t>
        </w:r>
      </w:ins>
      <w:ins w:id="6449" w:author="Kumar Baral" w:date="2023-02-12T12:06:00Z">
        <w:r w:rsidR="00694E10">
          <w:t>b</w:t>
        </w:r>
      </w:ins>
      <w:ins w:id="6450" w:author="Kumar Baral" w:date="2023-02-10T15:49:00Z">
        <w:r w:rsidR="00E8212E">
          <w:t xml:space="preserve">le </w:t>
        </w:r>
      </w:ins>
      <w:ins w:id="6451" w:author="Kumar Baral" w:date="2023-02-10T15:50:00Z">
        <w:r w:rsidR="00E8212E">
          <w:t>temperature</w:t>
        </w:r>
      </w:ins>
      <w:ins w:id="6452" w:author="Kumar Baral" w:date="2023-02-10T15:49:00Z">
        <w:r w:rsidR="00E8212E">
          <w:t xml:space="preserve"> </w:t>
        </w:r>
      </w:ins>
      <w:ins w:id="6453" w:author="Kumar Baral" w:date="2023-02-10T15:50:00Z">
        <w:r w:rsidR="00E8212E">
          <w:t xml:space="preserve">and rainfall series to predict the future temperature and precipitation </w:t>
        </w:r>
      </w:ins>
      <w:r w:rsidR="001E3856">
        <w:t>series</w:t>
      </w:r>
      <w:ins w:id="6454" w:author="Kumar Baral" w:date="2023-02-10T15:50:00Z">
        <w:r w:rsidR="00E8212E">
          <w:t xml:space="preserve"> using predictor tools</w:t>
        </w:r>
      </w:ins>
      <w:ins w:id="6455" w:author="Kumar Baral" w:date="2023-02-12T12:04:00Z">
        <w:r w:rsidR="00694E10">
          <w:t xml:space="preserve">. </w:t>
        </w:r>
      </w:ins>
      <w:ins w:id="6456" w:author="Kumar Baral" w:date="2023-02-10T15:51:00Z">
        <w:r w:rsidR="00E8212E">
          <w:lastRenderedPageBreak/>
          <w:t xml:space="preserve">Ultimately, </w:t>
        </w:r>
      </w:ins>
      <w:ins w:id="6457" w:author="Kumar Baral" w:date="2023-02-10T17:05:00Z">
        <w:r w:rsidR="0043066A">
          <w:t xml:space="preserve">the predicted temperature and precipitation is </w:t>
        </w:r>
      </w:ins>
      <w:r w:rsidR="001E3856">
        <w:t xml:space="preserve">incorporated </w:t>
      </w:r>
      <w:ins w:id="6458" w:author="Kumar Baral" w:date="2023-02-10T17:05:00Z">
        <w:r w:rsidR="0043066A">
          <w:t xml:space="preserve">to obtain </w:t>
        </w:r>
      </w:ins>
      <w:r w:rsidR="001E3856">
        <w:t>runoff (</w:t>
      </w:r>
      <w:ins w:id="6459" w:author="Kumar Baral" w:date="2023-02-10T17:05:00Z">
        <w:r w:rsidR="0043066A">
          <w:t>discharge</w:t>
        </w:r>
      </w:ins>
      <w:r w:rsidR="001E3856">
        <w:t>)</w:t>
      </w:r>
      <w:ins w:id="6460" w:author="Kumar Baral" w:date="2023-02-10T17:05:00Z">
        <w:r w:rsidR="0043066A">
          <w:t xml:space="preserve"> </w:t>
        </w:r>
      </w:ins>
      <w:ins w:id="6461" w:author="Kumar Baral" w:date="2023-02-10T15:51:00Z">
        <w:r w:rsidR="00E8212E">
          <w:t>by using hydrological models such as HEC HMS, NAM, BHV</w:t>
        </w:r>
      </w:ins>
      <w:ins w:id="6462" w:author="Kumar Baral" w:date="2023-02-10T17:06:00Z">
        <w:r w:rsidR="0043066A">
          <w:t>.</w:t>
        </w:r>
      </w:ins>
      <w:del w:id="6463" w:author="Kumar Baral" w:date="2023-02-10T15:48:00Z">
        <w:r w:rsidR="006238CC" w:rsidRPr="006238CC" w:rsidDel="00E8212E">
          <w:delText>;</w:delText>
        </w:r>
      </w:del>
    </w:p>
    <w:p w14:paraId="1D76DAE2" w14:textId="05DE8A5E" w:rsidR="006238CC" w:rsidRPr="006238CC" w:rsidDel="00E8212E" w:rsidRDefault="006238CC" w:rsidP="00F96D25">
      <w:pPr>
        <w:numPr>
          <w:ilvl w:val="0"/>
          <w:numId w:val="22"/>
        </w:numPr>
        <w:rPr>
          <w:del w:id="6464" w:author="Kumar Baral" w:date="2023-02-10T15:51:00Z"/>
        </w:rPr>
      </w:pPr>
      <w:del w:id="6465"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6466" w:author="Kumar Baral" w:date="2023-02-10T15:47:00Z"/>
        </w:rPr>
      </w:pPr>
      <w:del w:id="6467"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6468" w:author="Kumar Baral" w:date="2023-02-10T15:47:00Z"/>
        </w:rPr>
      </w:pPr>
      <w:del w:id="6469"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6470" w:author="Kumar Baral" w:date="2023-02-10T15:47:00Z"/>
        </w:rPr>
      </w:pPr>
      <w:del w:id="6471"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6472" w:author="Kumar Baral" w:date="2023-02-10T15:47:00Z"/>
        </w:rPr>
      </w:pPr>
      <w:del w:id="6473"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6474" w:author="Kumar Baral" w:date="2023-02-10T15:51:00Z">
          <w:pPr>
            <w:spacing w:before="0" w:after="0" w:line="240" w:lineRule="auto"/>
            <w:jc w:val="left"/>
          </w:pPr>
        </w:pPrChange>
      </w:pPr>
      <w:bookmarkStart w:id="6475" w:name="_Toc257037412"/>
      <w:bookmarkStart w:id="6476" w:name="_Toc269719496"/>
      <w:bookmarkStart w:id="6477" w:name="_Toc483425861"/>
      <w:bookmarkStart w:id="6478" w:name="_Toc483427538"/>
      <w:bookmarkStart w:id="6479" w:name="_Toc483462498"/>
      <w:bookmarkStart w:id="6480" w:name="_Toc483468490"/>
      <w:bookmarkStart w:id="6481" w:name="_Toc483468636"/>
      <w:bookmarkStart w:id="6482" w:name="_Toc483475401"/>
      <w:bookmarkStart w:id="6483" w:name="_Toc483475451"/>
      <w:bookmarkStart w:id="6484" w:name="_Toc483482819"/>
      <w:bookmarkStart w:id="6485" w:name="_Toc483491643"/>
      <w:bookmarkEnd w:id="6475"/>
      <w:bookmarkEnd w:id="6476"/>
      <w:bookmarkEnd w:id="6477"/>
      <w:bookmarkEnd w:id="6478"/>
      <w:bookmarkEnd w:id="6479"/>
      <w:bookmarkEnd w:id="6480"/>
      <w:bookmarkEnd w:id="6481"/>
      <w:bookmarkEnd w:id="6482"/>
      <w:bookmarkEnd w:id="6483"/>
      <w:bookmarkEnd w:id="6484"/>
      <w:bookmarkEnd w:id="6485"/>
      <w:r>
        <w:br w:type="page"/>
      </w:r>
    </w:p>
    <w:p w14:paraId="5E8F5E6A" w14:textId="2AC61051" w:rsidR="00AA0E54" w:rsidRDefault="00AA0E54" w:rsidP="00545CE7">
      <w:pPr>
        <w:pStyle w:val="Heading1"/>
      </w:pPr>
      <w:bookmarkStart w:id="6486" w:name="_Toc127191941"/>
      <w:r w:rsidRPr="006D015F">
        <w:lastRenderedPageBreak/>
        <w:t>REFERENCES</w:t>
      </w:r>
      <w:bookmarkEnd w:id="6486"/>
    </w:p>
    <w:p w14:paraId="0B6CAA44" w14:textId="6BD50C47" w:rsidR="00CB234B" w:rsidRDefault="0006200E" w:rsidP="0006200E">
      <w:pPr>
        <w:pStyle w:val="ListParagraph"/>
        <w:numPr>
          <w:ilvl w:val="0"/>
          <w:numId w:val="142"/>
        </w:numPr>
      </w:pPr>
      <w:r>
        <w:t>Updated Feasibility Study Report (9.4 MW), Volume 1 Main Report, June 2008 (Jestha 2065)</w:t>
      </w:r>
    </w:p>
    <w:p w14:paraId="67450144" w14:textId="77777777" w:rsidR="0006200E" w:rsidRPr="00CB234B" w:rsidRDefault="0006200E" w:rsidP="0006200E"/>
    <w:sectPr w:rsidR="0006200E" w:rsidRPr="00CB234B" w:rsidSect="009124BA">
      <w:headerReference w:type="default" r:id="rId28"/>
      <w:footerReference w:type="default" r:id="rId29"/>
      <w:pgSz w:w="11907" w:h="16839" w:code="9"/>
      <w:pgMar w:top="1296" w:right="108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C2F4C" w14:textId="77777777" w:rsidR="00406CD4" w:rsidRDefault="00406CD4" w:rsidP="00E93729">
      <w:pPr>
        <w:spacing w:before="0" w:after="0" w:line="240" w:lineRule="auto"/>
      </w:pPr>
      <w:r>
        <w:separator/>
      </w:r>
    </w:p>
  </w:endnote>
  <w:endnote w:type="continuationSeparator" w:id="0">
    <w:p w14:paraId="45B8B4BA" w14:textId="77777777" w:rsidR="00406CD4" w:rsidRDefault="00406CD4"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5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1446BE5C" w:rsidR="00F70819" w:rsidRPr="00FC10D0" w:rsidRDefault="00F70819"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1E3856">
      <w:rPr>
        <w:rFonts w:ascii="Gill Sans MT" w:hAnsi="Gill Sans MT"/>
        <w:i/>
        <w:noProof/>
        <w:sz w:val="18"/>
        <w:szCs w:val="18"/>
      </w:rPr>
      <w:t>vii</w:t>
    </w:r>
    <w:r w:rsidRPr="00FC10D0">
      <w:rPr>
        <w:rFonts w:ascii="Gill Sans MT" w:hAnsi="Gill Sans MT"/>
        <w:i/>
        <w:sz w:val="18"/>
        <w:szCs w:val="18"/>
      </w:rPr>
      <w:fldChar w:fldCharType="end"/>
    </w:r>
  </w:p>
  <w:p w14:paraId="74FB852C" w14:textId="77777777" w:rsidR="00F70819" w:rsidRDefault="00F70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5CF87EEB" w:rsidR="00F70819" w:rsidRPr="00FC10D0" w:rsidRDefault="00F70819"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1E3856">
      <w:rPr>
        <w:rFonts w:ascii="Gill Sans MT" w:hAnsi="Gill Sans MT"/>
        <w:i/>
        <w:noProof/>
        <w:sz w:val="18"/>
        <w:szCs w:val="18"/>
      </w:rPr>
      <w:t>19</w:t>
    </w:r>
    <w:r w:rsidRPr="00FC10D0">
      <w:rPr>
        <w:rFonts w:ascii="Gill Sans MT" w:hAnsi="Gill Sans MT"/>
        <w:i/>
        <w:sz w:val="18"/>
        <w:szCs w:val="18"/>
      </w:rPr>
      <w:fldChar w:fldCharType="end"/>
    </w:r>
  </w:p>
  <w:p w14:paraId="481986A1" w14:textId="77777777" w:rsidR="00F70819" w:rsidRPr="005118F5" w:rsidRDefault="00F70819" w:rsidP="00511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0FEE93" w14:textId="77777777" w:rsidR="00406CD4" w:rsidRDefault="00406CD4" w:rsidP="00E93729">
      <w:pPr>
        <w:spacing w:before="0" w:after="0" w:line="240" w:lineRule="auto"/>
      </w:pPr>
      <w:r>
        <w:separator/>
      </w:r>
    </w:p>
  </w:footnote>
  <w:footnote w:type="continuationSeparator" w:id="0">
    <w:p w14:paraId="69C6847F" w14:textId="77777777" w:rsidR="00406CD4" w:rsidRDefault="00406CD4"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F70819" w:rsidRPr="002E23EF" w:rsidRDefault="00F70819"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828"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ins w:id="829" w:author="Kumar Baral" w:date="2023-01-30T16:39:00Z">
      <w:r>
        <w:rPr>
          <w:rFonts w:ascii="Gill Sans MT" w:hAnsi="Gill Sans MT"/>
          <w:i/>
          <w:sz w:val="20"/>
        </w:rPr>
        <w:t>Andhi Khola</w:t>
      </w:r>
      <w:r w:rsidRPr="00141336">
        <w:rPr>
          <w:rFonts w:ascii="Gill Sans MT" w:hAnsi="Gill Sans MT"/>
          <w:i/>
          <w:sz w:val="20"/>
        </w:rPr>
        <w:t xml:space="preserve"> </w:t>
      </w:r>
    </w:ins>
    <w:r w:rsidRPr="00141336">
      <w:rPr>
        <w:rFonts w:ascii="Gill Sans MT" w:hAnsi="Gill Sans MT"/>
        <w:i/>
        <w:sz w:val="20"/>
      </w:rPr>
      <w:t xml:space="preserve">Hydropower Project </w:t>
    </w:r>
    <w:del w:id="830" w:author="Kumar Baral" w:date="2023-01-30T16:39:00Z">
      <w:r w:rsidDel="008B66D5">
        <w:rPr>
          <w:rFonts w:ascii="Gill Sans MT" w:hAnsi="Gill Sans MT"/>
          <w:i/>
          <w:sz w:val="20"/>
        </w:rPr>
        <w:delText>(12</w:delText>
      </w:r>
    </w:del>
    <w:del w:id="831" w:author="Kumar Baral" w:date="2022-12-12T17:04:00Z">
      <w:r w:rsidDel="00BC56BD">
        <w:rPr>
          <w:rFonts w:ascii="Gill Sans MT" w:hAnsi="Gill Sans MT"/>
          <w:i/>
          <w:sz w:val="20"/>
        </w:rPr>
        <w:delText>57.3</w:delText>
      </w:r>
    </w:del>
    <w:del w:id="832" w:author="Kumar Baral" w:date="2023-01-30T16:39:00Z">
      <w:r w:rsidDel="008B66D5">
        <w:rPr>
          <w:rFonts w:ascii="Gill Sans MT" w:hAnsi="Gill Sans MT"/>
          <w:i/>
          <w:sz w:val="20"/>
        </w:rPr>
        <w:delText xml:space="preserve"> MW)</w:delText>
      </w:r>
    </w:del>
  </w:p>
  <w:p w14:paraId="371C9D60" w14:textId="32999542" w:rsidR="00F70819" w:rsidRPr="000E17ED" w:rsidRDefault="00F70819"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0A22FA78" w:rsidR="00F70819" w:rsidRPr="002E23EF" w:rsidRDefault="00F70819"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6487"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ins w:id="6488" w:author="Kumar Baral" w:date="2023-01-30T16:39:00Z">
      <w:r>
        <w:rPr>
          <w:rFonts w:ascii="Gill Sans MT" w:hAnsi="Gill Sans MT"/>
          <w:i/>
          <w:sz w:val="20"/>
        </w:rPr>
        <w:t>Andhi</w:t>
      </w:r>
    </w:ins>
    <w:ins w:id="6489" w:author="Kumar Baral" w:date="2023-02-13T12:12:00Z">
      <w:r>
        <w:rPr>
          <w:rFonts w:ascii="Gill Sans MT" w:hAnsi="Gill Sans MT"/>
          <w:i/>
          <w:sz w:val="20"/>
        </w:rPr>
        <w:t xml:space="preserve"> </w:t>
      </w:r>
    </w:ins>
    <w:ins w:id="6490" w:author="Kumar Baral" w:date="2023-01-30T16:39:00Z">
      <w:r>
        <w:rPr>
          <w:rFonts w:ascii="Gill Sans MT" w:hAnsi="Gill Sans MT"/>
          <w:i/>
          <w:sz w:val="20"/>
        </w:rPr>
        <w:t>Khola Hydropower Project (U)</w:t>
      </w:r>
    </w:ins>
    <w:r w:rsidRPr="00141336">
      <w:rPr>
        <w:rFonts w:ascii="Gill Sans MT" w:hAnsi="Gill Sans MT"/>
        <w:i/>
        <w:sz w:val="20"/>
      </w:rPr>
      <w:t xml:space="preserve"> </w:t>
    </w:r>
    <w:del w:id="6491" w:author="Kumar Baral" w:date="2023-01-30T16:39:00Z">
      <w:r w:rsidDel="008B66D5">
        <w:rPr>
          <w:rFonts w:ascii="Gill Sans MT" w:hAnsi="Gill Sans MT"/>
          <w:i/>
          <w:sz w:val="20"/>
        </w:rPr>
        <w:delText>(9</w:delText>
      </w:r>
    </w:del>
    <w:del w:id="6492" w:author="Kumar Baral" w:date="2022-12-13T09:53:00Z">
      <w:r w:rsidDel="009B7EF6">
        <w:rPr>
          <w:rFonts w:ascii="Gill Sans MT" w:hAnsi="Gill Sans MT"/>
          <w:i/>
          <w:sz w:val="20"/>
        </w:rPr>
        <w:delText>57.3</w:delText>
      </w:r>
    </w:del>
    <w:del w:id="6493" w:author="Kumar Baral" w:date="2023-01-30T16:39:00Z">
      <w:r w:rsidDel="008B66D5">
        <w:rPr>
          <w:rFonts w:ascii="Gill Sans MT" w:hAnsi="Gill Sans MT"/>
          <w:i/>
          <w:sz w:val="20"/>
        </w:rPr>
        <w:delText xml:space="preserve"> MW)</w:delText>
      </w:r>
    </w:del>
  </w:p>
  <w:p w14:paraId="7DAA1BC5" w14:textId="0C07242C" w:rsidR="00F70819" w:rsidRPr="00085B18" w:rsidRDefault="00F70819"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F70819" w:rsidRPr="005118F5" w:rsidRDefault="00F70819" w:rsidP="005118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1553D8"/>
    <w:multiLevelType w:val="hybridMultilevel"/>
    <w:tmpl w:val="30B6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6"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2"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3"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1"/>
  </w:num>
  <w:num w:numId="15">
    <w:abstractNumId w:val="94"/>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3"/>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9"/>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6"/>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5"/>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2"/>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8"/>
  </w:num>
  <w:num w:numId="100">
    <w:abstractNumId w:val="52"/>
  </w:num>
  <w:num w:numId="101">
    <w:abstractNumId w:val="58"/>
  </w:num>
  <w:num w:numId="102">
    <w:abstractNumId w:val="93"/>
  </w:num>
  <w:num w:numId="103">
    <w:abstractNumId w:val="4"/>
  </w:num>
  <w:num w:numId="104">
    <w:abstractNumId w:val="89"/>
  </w:num>
  <w:num w:numId="105">
    <w:abstractNumId w:val="28"/>
  </w:num>
  <w:num w:numId="106">
    <w:abstractNumId w:val="81"/>
  </w:num>
  <w:num w:numId="107">
    <w:abstractNumId w:val="87"/>
  </w:num>
  <w:num w:numId="108">
    <w:abstractNumId w:val="100"/>
  </w:num>
  <w:num w:numId="109">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1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7"/>
  </w:num>
  <w:num w:numId="142">
    <w:abstractNumId w:val="92"/>
  </w:num>
  <w:numIdMacAtCleanup w:val="13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AD" w15:userId="S-1-5-21-2237983844-3594422194-1566261666-1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B33"/>
    <w:rsid w:val="00053D9D"/>
    <w:rsid w:val="0005443B"/>
    <w:rsid w:val="00054459"/>
    <w:rsid w:val="00054F41"/>
    <w:rsid w:val="000553A4"/>
    <w:rsid w:val="000556F3"/>
    <w:rsid w:val="00055CA1"/>
    <w:rsid w:val="00055EBF"/>
    <w:rsid w:val="00055F20"/>
    <w:rsid w:val="000564CD"/>
    <w:rsid w:val="00056B0E"/>
    <w:rsid w:val="00057BBC"/>
    <w:rsid w:val="0006200E"/>
    <w:rsid w:val="00062C96"/>
    <w:rsid w:val="00062EF4"/>
    <w:rsid w:val="00063075"/>
    <w:rsid w:val="00063B95"/>
    <w:rsid w:val="000646F2"/>
    <w:rsid w:val="00065B02"/>
    <w:rsid w:val="000661F4"/>
    <w:rsid w:val="00066423"/>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5CD"/>
    <w:rsid w:val="001406F9"/>
    <w:rsid w:val="00140A41"/>
    <w:rsid w:val="00140E69"/>
    <w:rsid w:val="00141336"/>
    <w:rsid w:val="00141539"/>
    <w:rsid w:val="00141D16"/>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889"/>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1DE"/>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A76"/>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856"/>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1F6995"/>
    <w:rsid w:val="002004B2"/>
    <w:rsid w:val="00200A07"/>
    <w:rsid w:val="0020114A"/>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09A2"/>
    <w:rsid w:val="002D1343"/>
    <w:rsid w:val="002D1FBD"/>
    <w:rsid w:val="002D2301"/>
    <w:rsid w:val="002D253C"/>
    <w:rsid w:val="002D2797"/>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3B"/>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641"/>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023"/>
    <w:rsid w:val="003D32AB"/>
    <w:rsid w:val="003D3564"/>
    <w:rsid w:val="003D3773"/>
    <w:rsid w:val="003D37DF"/>
    <w:rsid w:val="003D406B"/>
    <w:rsid w:val="003D50BD"/>
    <w:rsid w:val="003D54F3"/>
    <w:rsid w:val="003D5634"/>
    <w:rsid w:val="003D5682"/>
    <w:rsid w:val="003D6AA8"/>
    <w:rsid w:val="003D71C5"/>
    <w:rsid w:val="003D7508"/>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6CD4"/>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9C3"/>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0AD9"/>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482"/>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C6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6DBF"/>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967"/>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C4B44"/>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9B8"/>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32C4"/>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057B"/>
    <w:rsid w:val="008E12B5"/>
    <w:rsid w:val="008E18E0"/>
    <w:rsid w:val="008E1E20"/>
    <w:rsid w:val="008E1EE2"/>
    <w:rsid w:val="008E1FA3"/>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B5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4D9"/>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20C"/>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65C"/>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00D"/>
    <w:rsid w:val="00A62A7C"/>
    <w:rsid w:val="00A62B91"/>
    <w:rsid w:val="00A63CA2"/>
    <w:rsid w:val="00A63F65"/>
    <w:rsid w:val="00A64211"/>
    <w:rsid w:val="00A642B3"/>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1BA"/>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2C2"/>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69D"/>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2A6"/>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2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4B"/>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34B"/>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D59"/>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E7042"/>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2D7"/>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C78"/>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2C6D"/>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4E2"/>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5C2A"/>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509C"/>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CBF"/>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57F4C"/>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3C6"/>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72"/>
    <w:rsid w:val="00F23EF2"/>
    <w:rsid w:val="00F2521C"/>
    <w:rsid w:val="00F25C33"/>
    <w:rsid w:val="00F2614E"/>
    <w:rsid w:val="00F264B4"/>
    <w:rsid w:val="00F26B26"/>
    <w:rsid w:val="00F26F33"/>
    <w:rsid w:val="00F27A68"/>
    <w:rsid w:val="00F27DBE"/>
    <w:rsid w:val="00F30F44"/>
    <w:rsid w:val="00F31722"/>
    <w:rsid w:val="00F31B28"/>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5FCA"/>
    <w:rsid w:val="00F664CE"/>
    <w:rsid w:val="00F66646"/>
    <w:rsid w:val="00F66651"/>
    <w:rsid w:val="00F6798C"/>
    <w:rsid w:val="00F67DE4"/>
    <w:rsid w:val="00F67E66"/>
    <w:rsid w:val="00F70819"/>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4B2D"/>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24E"/>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D753C"/>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94198033-F2F1-48A6-9654-33686B7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0584765">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20729938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1111510557">
          <w:marLeft w:val="72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5.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khola\Andhi%20Khola%20Final%20results\AndhiKhola%20Mean_monthly_flow_comparis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Andhi%20Khola%20and%20Jhimruk\01Andhikhola_working\Andhikhola\Dscreen\Trend%20Analysis\Trend%20Analysis_Annaul%20mean_and__Monthly_Me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Day Axis</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7666-41E9-9F9B-7D12F2717243}"/>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7666-41E9-9F9B-7D12F2717243}"/>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Time series, (</a:t>
                </a:r>
                <a:r>
                  <a:rPr lang="en-US" sz="1400" b="1"/>
                  <a:t>n</a:t>
                </a:r>
                <a:r>
                  <a:rPr lang="en-US" b="1" baseline="30000"/>
                  <a:t>th</a:t>
                </a:r>
                <a:r>
                  <a:rPr lang="en-US" b="1" baseline="0"/>
                  <a:t> M</a:t>
                </a:r>
                <a:r>
                  <a:rPr lang="en-US" b="1"/>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a:t>
            </a:r>
            <a:r>
              <a:rPr lang="en-US" sz="1100" b="1" baseline="0">
                <a:latin typeface="Gill Sans MT" panose="020B0502020104020203" pitchFamily="34" charset="0"/>
              </a:rPr>
              <a:t> of </a:t>
            </a:r>
            <a:r>
              <a:rPr lang="en-US" sz="1100" b="1">
                <a:latin typeface="Gill Sans MT" panose="020B0502020104020203" pitchFamily="34" charset="0"/>
              </a:rPr>
              <a:t>Mean Monthly Flow </a:t>
            </a:r>
          </a:p>
        </c:rich>
      </c:tx>
      <c:layout>
        <c:manualLayout>
          <c:xMode val="edge"/>
          <c:yMode val="edge"/>
          <c:x val="0.32419749766158462"/>
          <c:y val="2.1215626147370874E-2"/>
        </c:manualLayout>
      </c:layout>
      <c:overlay val="0"/>
      <c:spPr>
        <a:noFill/>
        <a:ln>
          <a:noFill/>
          <a:prstDash val="solid"/>
        </a:ln>
      </c:spPr>
    </c:title>
    <c:autoTitleDeleted val="0"/>
    <c:plotArea>
      <c:layout>
        <c:manualLayout>
          <c:layoutTarget val="inner"/>
          <c:xMode val="edge"/>
          <c:yMode val="edge"/>
          <c:x val="9.9817263526773378E-2"/>
          <c:y val="7.0420207594354259E-2"/>
          <c:w val="0.84738774514361537"/>
          <c:h val="0.76352479424143904"/>
        </c:manualLayout>
      </c:layout>
      <c:lineChart>
        <c:grouping val="standard"/>
        <c:varyColors val="0"/>
        <c:ser>
          <c:idx val="0"/>
          <c:order val="0"/>
          <c:tx>
            <c:v>Average Monthly  Flow (Measured Data)</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2B59-4793-BD0B-8847E75042CF}"/>
            </c:ext>
          </c:extLst>
        </c:ser>
        <c:ser>
          <c:idx val="1"/>
          <c:order val="1"/>
          <c:tx>
            <c:v>Average Montlhy Flow (UFSR,2008)</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2B59-4793-BD0B-8847E75042CF}"/>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2B59-4793-BD0B-8847E75042CF}"/>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4543551183618821"/>
          <c:y val="8.2691114712490119E-2"/>
          <c:w val="0.38943854156784619"/>
          <c:h val="0.1954790470433598"/>
        </c:manualLayout>
      </c:layout>
      <c:overlay val="0"/>
    </c:legend>
    <c:plotVisOnly val="1"/>
    <c:dispBlanksAs val="gap"/>
    <c:showDLblsOverMax val="0"/>
  </c:chart>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1773763178931498"/>
          <c:y val="0.18089952605346718"/>
          <c:w val="0.40648341776069935"/>
          <c:h val="0.22456178504177485"/>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r>
              <a:rPr lang="en-US"/>
              <a:t>Mean Annual Discharge, 5-Years and 10- Years Moving</a:t>
            </a:r>
            <a:r>
              <a:rPr lang="en-US" baseline="0"/>
              <a:t> average</a:t>
            </a:r>
            <a:r>
              <a:rPr lang="en-US"/>
              <a:t> of AndhiKhola</a:t>
            </a:r>
          </a:p>
        </c:rich>
      </c:tx>
      <c:layout>
        <c:manualLayout>
          <c:xMode val="edge"/>
          <c:yMode val="edge"/>
          <c:x val="0.16085539643115079"/>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13070776878508"/>
          <c:y val="9.855310810184606E-2"/>
          <c:w val="0.80814299062361272"/>
          <c:h val="0.75398872179111087"/>
        </c:manualLayout>
      </c:layout>
      <c:lineChart>
        <c:grouping val="standard"/>
        <c:varyColors val="0"/>
        <c:ser>
          <c:idx val="0"/>
          <c:order val="0"/>
          <c:tx>
            <c:strRef>
              <c:f>'Mean annaul average'!$B$1</c:f>
              <c:strCache>
                <c:ptCount val="1"/>
                <c:pt idx="0">
                  <c:v>Mean annual discharge</c:v>
                </c:pt>
              </c:strCache>
            </c:strRef>
          </c:tx>
          <c:spPr>
            <a:ln w="19050" cap="rnd">
              <a:solidFill>
                <a:schemeClr val="accent1"/>
              </a:solidFill>
              <a:round/>
            </a:ln>
            <a:effectLst/>
          </c:spPr>
          <c:marker>
            <c:symbol val="diamond"/>
            <c:size val="5"/>
            <c:spPr>
              <a:solidFill>
                <a:schemeClr val="accent1"/>
              </a:solidFill>
              <a:ln w="9525">
                <a:solidFill>
                  <a:schemeClr val="accent1"/>
                </a:solidFill>
              </a:ln>
              <a:effectLst/>
            </c:spPr>
          </c:marker>
          <c:cat>
            <c:strRef>
              <c:f>'Mean annaul average'!$A$2:$A$20</c:f>
              <c:strCache>
                <c:ptCount val="19"/>
                <c:pt idx="0">
                  <c:v>61-62</c:v>
                </c:pt>
                <c:pt idx="1">
                  <c:v>62-63</c:v>
                </c:pt>
                <c:pt idx="2">
                  <c:v>63-64</c:v>
                </c:pt>
                <c:pt idx="3">
                  <c:v>64-65</c:v>
                </c:pt>
                <c:pt idx="4">
                  <c:v>65-66</c:v>
                </c:pt>
                <c:pt idx="5">
                  <c:v>66-67</c:v>
                </c:pt>
                <c:pt idx="6">
                  <c:v>67-68</c:v>
                </c:pt>
                <c:pt idx="7">
                  <c:v>68-69</c:v>
                </c:pt>
                <c:pt idx="8">
                  <c:v>69-70</c:v>
                </c:pt>
                <c:pt idx="9">
                  <c:v>70-71</c:v>
                </c:pt>
                <c:pt idx="10">
                  <c:v>71-72</c:v>
                </c:pt>
                <c:pt idx="11">
                  <c:v>72-73</c:v>
                </c:pt>
                <c:pt idx="12">
                  <c:v>73-74</c:v>
                </c:pt>
                <c:pt idx="13">
                  <c:v>74-75</c:v>
                </c:pt>
                <c:pt idx="14">
                  <c:v>75-76</c:v>
                </c:pt>
                <c:pt idx="15">
                  <c:v>76-77</c:v>
                </c:pt>
                <c:pt idx="16">
                  <c:v>77-78</c:v>
                </c:pt>
                <c:pt idx="17">
                  <c:v>78-79</c:v>
                </c:pt>
                <c:pt idx="18">
                  <c:v>79-80</c:v>
                </c:pt>
              </c:strCache>
            </c:strRef>
          </c:cat>
          <c:val>
            <c:numRef>
              <c:f>'Mean annaul average'!$B$2:$B$20</c:f>
              <c:numCache>
                <c:formatCode>0.0</c:formatCode>
                <c:ptCount val="19"/>
                <c:pt idx="0">
                  <c:v>29.654643121987391</c:v>
                </c:pt>
                <c:pt idx="1">
                  <c:v>25.668860437964582</c:v>
                </c:pt>
                <c:pt idx="2">
                  <c:v>23.553013511983792</c:v>
                </c:pt>
                <c:pt idx="3">
                  <c:v>29.47385383450748</c:v>
                </c:pt>
                <c:pt idx="4">
                  <c:v>27.899526713985555</c:v>
                </c:pt>
                <c:pt idx="5">
                  <c:v>35.071851712796693</c:v>
                </c:pt>
                <c:pt idx="6">
                  <c:v>41.341171359203706</c:v>
                </c:pt>
                <c:pt idx="7">
                  <c:v>33.400758023112282</c:v>
                </c:pt>
                <c:pt idx="11">
                  <c:v>20.206238151925209</c:v>
                </c:pt>
                <c:pt idx="12">
                  <c:v>28.425330622671442</c:v>
                </c:pt>
                <c:pt idx="13">
                  <c:v>20.826605006173835</c:v>
                </c:pt>
                <c:pt idx="14">
                  <c:v>19.171111453205519</c:v>
                </c:pt>
                <c:pt idx="15">
                  <c:v>20.700658895387296</c:v>
                </c:pt>
                <c:pt idx="16">
                  <c:v>28.159499386512433</c:v>
                </c:pt>
                <c:pt idx="17">
                  <c:v>27.178830565056334</c:v>
                </c:pt>
                <c:pt idx="18">
                  <c:v>35.43022497840392</c:v>
                </c:pt>
              </c:numCache>
            </c:numRef>
          </c:val>
          <c:smooth val="1"/>
          <c:extLst>
            <c:ext xmlns:c16="http://schemas.microsoft.com/office/drawing/2014/chart" uri="{C3380CC4-5D6E-409C-BE32-E72D297353CC}">
              <c16:uniqueId val="{00000000-D1AD-49E5-BC73-568C34E17E29}"/>
            </c:ext>
          </c:extLst>
        </c:ser>
        <c:ser>
          <c:idx val="1"/>
          <c:order val="1"/>
          <c:tx>
            <c:v>5-Years Moving Average</c:v>
          </c:tx>
          <c:spPr>
            <a:ln w="19050" cap="rnd">
              <a:solidFill>
                <a:schemeClr val="accent2"/>
              </a:solidFill>
              <a:round/>
            </a:ln>
            <a:effectLst/>
          </c:spPr>
          <c:marker>
            <c:symbol val="triangle"/>
            <c:size val="5"/>
            <c:spPr>
              <a:solidFill>
                <a:schemeClr val="accent2"/>
              </a:solidFill>
              <a:ln w="9525">
                <a:solidFill>
                  <a:schemeClr val="accent2"/>
                </a:solidFill>
              </a:ln>
              <a:effectLst/>
            </c:spPr>
          </c:marker>
          <c:val>
            <c:numRef>
              <c:f>'Mean annaul average'!$C$2:$C$20</c:f>
              <c:numCache>
                <c:formatCode>General</c:formatCode>
                <c:ptCount val="19"/>
                <c:pt idx="4" formatCode="0.0">
                  <c:v>27.249979524085763</c:v>
                </c:pt>
                <c:pt idx="5" formatCode="0.0">
                  <c:v>28.333421242247617</c:v>
                </c:pt>
                <c:pt idx="6" formatCode="0.0">
                  <c:v>31.467883426495444</c:v>
                </c:pt>
                <c:pt idx="7" formatCode="0.0">
                  <c:v>33.437432328721144</c:v>
                </c:pt>
                <c:pt idx="8" formatCode="0.0">
                  <c:v>34.42832695227456</c:v>
                </c:pt>
                <c:pt idx="9" formatCode="0.0">
                  <c:v>36.604593698370898</c:v>
                </c:pt>
                <c:pt idx="10" formatCode="0.0">
                  <c:v>37.370964691157994</c:v>
                </c:pt>
                <c:pt idx="11" formatCode="0.0">
                  <c:v>26.803498087518747</c:v>
                </c:pt>
                <c:pt idx="12" formatCode="0.0">
                  <c:v>24.315784387298326</c:v>
                </c:pt>
                <c:pt idx="13" formatCode="0.0">
                  <c:v>23.152724593590165</c:v>
                </c:pt>
                <c:pt idx="14" formatCode="0.0">
                  <c:v>22.157321308494005</c:v>
                </c:pt>
                <c:pt idx="15" formatCode="0.0">
                  <c:v>21.865988825872662</c:v>
                </c:pt>
                <c:pt idx="16" formatCode="0.0">
                  <c:v>23.456641072790106</c:v>
                </c:pt>
                <c:pt idx="17" formatCode="0.0">
                  <c:v>23.207341061267083</c:v>
                </c:pt>
                <c:pt idx="18" formatCode="0.0">
                  <c:v>26.128065055713101</c:v>
                </c:pt>
              </c:numCache>
            </c:numRef>
          </c:val>
          <c:smooth val="0"/>
          <c:extLst>
            <c:ext xmlns:c16="http://schemas.microsoft.com/office/drawing/2014/chart" uri="{C3380CC4-5D6E-409C-BE32-E72D297353CC}">
              <c16:uniqueId val="{00000001-D1AD-49E5-BC73-568C34E17E29}"/>
            </c:ext>
          </c:extLst>
        </c:ser>
        <c:ser>
          <c:idx val="2"/>
          <c:order val="2"/>
          <c:tx>
            <c:v>10-Years Moving Average</c:v>
          </c:tx>
          <c:spPr>
            <a:ln w="19050" cap="rnd">
              <a:solidFill>
                <a:schemeClr val="accent3"/>
              </a:solidFill>
              <a:round/>
            </a:ln>
            <a:effectLst/>
          </c:spPr>
          <c:marker>
            <c:symbol val="x"/>
            <c:size val="5"/>
            <c:spPr>
              <a:noFill/>
              <a:ln w="9525">
                <a:solidFill>
                  <a:schemeClr val="accent3"/>
                </a:solidFill>
              </a:ln>
              <a:effectLst/>
            </c:spPr>
          </c:marker>
          <c:val>
            <c:numRef>
              <c:f>'Mean annaul average'!$D$2:$D$20</c:f>
              <c:numCache>
                <c:formatCode>General</c:formatCode>
                <c:ptCount val="19"/>
                <c:pt idx="9" formatCode="0.0">
                  <c:v>30.757959839442687</c:v>
                </c:pt>
                <c:pt idx="10" formatCode="0.0">
                  <c:v>30.915576513364869</c:v>
                </c:pt>
                <c:pt idx="11" formatCode="0.0">
                  <c:v>30.135201901073533</c:v>
                </c:pt>
                <c:pt idx="12" formatCode="0.0">
                  <c:v>30.831247202600341</c:v>
                </c:pt>
                <c:pt idx="13" formatCode="0.0">
                  <c:v>29.595925941409821</c:v>
                </c:pt>
                <c:pt idx="14" formatCode="0.0">
                  <c:v>28.349009475584101</c:v>
                </c:pt>
                <c:pt idx="15" formatCode="0.0">
                  <c:v>26.295981930239897</c:v>
                </c:pt>
                <c:pt idx="16" formatCode="0.0">
                  <c:v>24.412885934141148</c:v>
                </c:pt>
                <c:pt idx="17" formatCode="0.0">
                  <c:v>23.524039154418865</c:v>
                </c:pt>
                <c:pt idx="18" formatCode="0.0">
                  <c:v>25.012312382416997</c:v>
                </c:pt>
              </c:numCache>
            </c:numRef>
          </c:val>
          <c:smooth val="0"/>
          <c:extLst>
            <c:ext xmlns:c16="http://schemas.microsoft.com/office/drawing/2014/chart" uri="{C3380CC4-5D6E-409C-BE32-E72D297353CC}">
              <c16:uniqueId val="{00000002-D1AD-49E5-BC73-568C34E17E29}"/>
            </c:ext>
          </c:extLst>
        </c:ser>
        <c:dLbls>
          <c:showLegendKey val="0"/>
          <c:showVal val="0"/>
          <c:showCatName val="0"/>
          <c:showSerName val="0"/>
          <c:showPercent val="0"/>
          <c:showBubbleSize val="0"/>
        </c:dLbls>
        <c:marker val="1"/>
        <c:smooth val="0"/>
        <c:axId val="110465023"/>
        <c:axId val="110477087"/>
      </c:lineChart>
      <c:catAx>
        <c:axId val="110465023"/>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Fiscal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77087"/>
        <c:crosses val="autoZero"/>
        <c:auto val="1"/>
        <c:lblAlgn val="ctr"/>
        <c:lblOffset val="100"/>
        <c:noMultiLvlLbl val="0"/>
      </c:catAx>
      <c:valAx>
        <c:axId val="110477087"/>
        <c:scaling>
          <c:orientation val="minMax"/>
          <c:min val="10"/>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65023"/>
        <c:crosses val="autoZero"/>
        <c:crossBetween val="between"/>
      </c:valAx>
      <c:spPr>
        <a:noFill/>
        <a:ln>
          <a:solidFill>
            <a:sysClr val="windowText" lastClr="000000"/>
          </a:solidFill>
        </a:ln>
        <a:effectLst/>
      </c:spPr>
    </c:plotArea>
    <c:legend>
      <c:legendPos val="r"/>
      <c:layout>
        <c:manualLayout>
          <c:xMode val="edge"/>
          <c:yMode val="edge"/>
          <c:x val="0.16677428744225761"/>
          <c:y val="0.60635726865766837"/>
          <c:w val="0.2549835632961987"/>
          <c:h val="0.23102172155741241"/>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E27E3-5541-4757-A86F-671491F94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25</Pages>
  <Words>8656</Words>
  <Characters>49340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57881</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dc:creator>
  <cp:keywords/>
  <dc:description/>
  <cp:lastModifiedBy>Windows User</cp:lastModifiedBy>
  <cp:revision>15</cp:revision>
  <cp:lastPrinted>2023-01-26T09:53:00Z</cp:lastPrinted>
  <dcterms:created xsi:type="dcterms:W3CDTF">2023-01-30T06:20:00Z</dcterms:created>
  <dcterms:modified xsi:type="dcterms:W3CDTF">2023-02-13T16:36:00Z</dcterms:modified>
</cp:coreProperties>
</file>