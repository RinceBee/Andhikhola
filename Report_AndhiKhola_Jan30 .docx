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FE1C7F" w14:textId="78FE57D8" w:rsidR="00FC0085" w:rsidRPr="00E1614D" w:rsidRDefault="008F6CE4" w:rsidP="00BD3D10">
      <w:pPr>
        <w:jc w:val="right"/>
        <w:rPr>
          <w:b/>
          <w:bCs/>
          <w:lang w:val="nb-NO"/>
          <w:rPrChange w:id="0" w:author="Kumar Baral" w:date="2023-01-30T12:05:00Z">
            <w:rPr>
              <w:b/>
              <w:bCs/>
            </w:rPr>
          </w:rPrChange>
        </w:rPr>
      </w:pPr>
      <w:bookmarkStart w:id="1" w:name="_Toc435601559"/>
      <w:bookmarkStart w:id="2" w:name="_Ref430871112"/>
      <w:r w:rsidRPr="002E2821">
        <w:rPr>
          <w:b/>
          <w:bCs/>
          <w:noProof/>
          <w:sz w:val="28"/>
          <w:szCs w:val="24"/>
          <w:lang w:bidi="ne-NP"/>
        </w:rPr>
        <w:drawing>
          <wp:anchor distT="0" distB="0" distL="114300" distR="114300" simplePos="0" relativeHeight="251696128" behindDoc="0" locked="0" layoutInCell="1" allowOverlap="1" wp14:anchorId="74568379" wp14:editId="318FCC3B">
            <wp:simplePos x="0" y="0"/>
            <wp:positionH relativeFrom="column">
              <wp:posOffset>390906</wp:posOffset>
            </wp:positionH>
            <wp:positionV relativeFrom="paragraph">
              <wp:posOffset>-443865</wp:posOffset>
            </wp:positionV>
            <wp:extent cx="719328" cy="975360"/>
            <wp:effectExtent l="0" t="0" r="5080" b="0"/>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19328" cy="975360"/>
                    </a:xfrm>
                    <a:prstGeom prst="rect">
                      <a:avLst/>
                    </a:prstGeom>
                    <a:noFill/>
                  </pic:spPr>
                </pic:pic>
              </a:graphicData>
            </a:graphic>
            <wp14:sizeRelH relativeFrom="page">
              <wp14:pctWidth>0</wp14:pctWidth>
            </wp14:sizeRelH>
            <wp14:sizeRelV relativeFrom="page">
              <wp14:pctHeight>0</wp14:pctHeight>
            </wp14:sizeRelV>
          </wp:anchor>
        </w:drawing>
      </w:r>
      <w:r w:rsidRPr="002E2821">
        <w:rPr>
          <w:b/>
          <w:bCs/>
          <w:noProof/>
          <w:sz w:val="40"/>
          <w:szCs w:val="24"/>
          <w:lang w:bidi="ne-NP"/>
        </w:rPr>
        <mc:AlternateContent>
          <mc:Choice Requires="wps">
            <w:drawing>
              <wp:anchor distT="0" distB="0" distL="114300" distR="114300" simplePos="0" relativeHeight="251592704" behindDoc="0" locked="0" layoutInCell="1" allowOverlap="1" wp14:anchorId="1A662934" wp14:editId="4EBCA4EF">
                <wp:simplePos x="0" y="0"/>
                <wp:positionH relativeFrom="column">
                  <wp:posOffset>-427355</wp:posOffset>
                </wp:positionH>
                <wp:positionV relativeFrom="paragraph">
                  <wp:posOffset>-996950</wp:posOffset>
                </wp:positionV>
                <wp:extent cx="111760" cy="11671935"/>
                <wp:effectExtent l="10795" t="12700" r="10795" b="12065"/>
                <wp:wrapNone/>
                <wp:docPr id="480" name="Rectangle 6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60" cy="11671935"/>
                        </a:xfrm>
                        <a:prstGeom prst="rect">
                          <a:avLst/>
                        </a:prstGeom>
                        <a:solidFill>
                          <a:srgbClr val="F79646"/>
                        </a:solidFill>
                        <a:ln w="9525">
                          <a:solidFill>
                            <a:srgbClr val="F79646"/>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8153F7" id="Rectangle 6161" o:spid="_x0000_s1026" style="position:absolute;margin-left:-33.65pt;margin-top:-78.5pt;width:8.8pt;height:919.0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" fillcolor="#f79646" strokecolor="#f79646"/>
            </w:pict>
          </mc:Fallback>
        </mc:AlternateContent>
      </w:r>
      <w:r w:rsidRPr="002E2821">
        <w:rPr>
          <w:b/>
          <w:bCs/>
          <w:noProof/>
          <w:sz w:val="40"/>
          <w:szCs w:val="24"/>
          <w:lang w:bidi="ne-NP"/>
        </w:rPr>
        <mc:AlternateContent>
          <mc:Choice Requires="wps">
            <w:drawing>
              <wp:anchor distT="0" distB="0" distL="114300" distR="114300" simplePos="0" relativeHeight="251587584" behindDoc="0" locked="0" layoutInCell="1" allowOverlap="1" wp14:anchorId="5C4760F8" wp14:editId="1F27B27E">
                <wp:simplePos x="0" y="0"/>
                <wp:positionH relativeFrom="column">
                  <wp:posOffset>-1137285</wp:posOffset>
                </wp:positionH>
                <wp:positionV relativeFrom="paragraph">
                  <wp:posOffset>-996950</wp:posOffset>
                </wp:positionV>
                <wp:extent cx="701675" cy="11755755"/>
                <wp:effectExtent l="0" t="0" r="22225" b="17145"/>
                <wp:wrapNone/>
                <wp:docPr id="6160" name="Rectangle 6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675" cy="11755755"/>
                        </a:xfrm>
                        <a:prstGeom prst="rect">
                          <a:avLst/>
                        </a:prstGeom>
                        <a:solidFill>
                          <a:srgbClr val="00B0F0"/>
                        </a:solidFill>
                        <a:ln w="9525">
                          <a:solidFill>
                            <a:srgbClr val="00B0F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CFD42C" id="Rectangle 6160" o:spid="_x0000_s1026" style="position:absolute;margin-left:-89.55pt;margin-top:-78.5pt;width:55.25pt;height:925.6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" fillcolor="#00b0f0" strokecolor="#00b0f0"/>
            </w:pict>
          </mc:Fallback>
        </mc:AlternateContent>
      </w:r>
      <w:r w:rsidRPr="002E2821">
        <w:rPr>
          <w:b/>
          <w:bCs/>
          <w:noProof/>
          <w:sz w:val="40"/>
          <w:szCs w:val="24"/>
          <w:lang w:bidi="ne-NP"/>
        </w:rPr>
        <mc:AlternateContent>
          <mc:Choice Requires="wps">
            <w:drawing>
              <wp:anchor distT="0" distB="0" distL="114300" distR="114300" simplePos="0" relativeHeight="251641856" behindDoc="0" locked="0" layoutInCell="1" allowOverlap="1" wp14:anchorId="395FE2F6" wp14:editId="50F74E75">
                <wp:simplePos x="0" y="0"/>
                <wp:positionH relativeFrom="column">
                  <wp:posOffset>147320</wp:posOffset>
                </wp:positionH>
                <wp:positionV relativeFrom="paragraph">
                  <wp:posOffset>-158115</wp:posOffset>
                </wp:positionV>
                <wp:extent cx="1028700" cy="180975"/>
                <wp:effectExtent l="0" t="0" r="0" b="9525"/>
                <wp:wrapNone/>
                <wp:docPr id="6162" name="Rectangle 6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18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8F8FBA" id="Rectangle 6162" o:spid="_x0000_s1026" style="position:absolute;margin-left:11.6pt;margin-top:-12.45pt;width:81pt;height:14.2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" stroked="f"/>
            </w:pict>
          </mc:Fallback>
        </mc:AlternateContent>
      </w:r>
      <w:r w:rsidR="004815C7" w:rsidRPr="00E1614D">
        <w:rPr>
          <w:b/>
          <w:bCs/>
          <w:noProof/>
          <w:sz w:val="28"/>
          <w:szCs w:val="24"/>
          <w:lang w:bidi="ne-NP"/>
        </w:rPr>
        <w:t>BUTWAL POWER COMPANY</w:t>
      </w:r>
      <w:r w:rsidR="00143928" w:rsidRPr="00E1614D">
        <w:rPr>
          <w:b/>
          <w:bCs/>
          <w:sz w:val="28"/>
          <w:szCs w:val="24"/>
          <w:lang w:val="nb-NO"/>
          <w:rPrChange w:id="3" w:author="Kumar Baral" w:date="2023-01-30T12:05:00Z">
            <w:rPr>
              <w:b/>
              <w:bCs/>
              <w:sz w:val="28"/>
              <w:szCs w:val="24"/>
            </w:rPr>
          </w:rPrChange>
        </w:rPr>
        <w:t xml:space="preserve"> LIMITED</w:t>
      </w:r>
    </w:p>
    <w:p w14:paraId="3E9823A1" w14:textId="2E0E35BA" w:rsidR="00FC0085" w:rsidRPr="00491FE8" w:rsidRDefault="004815C7" w:rsidP="00FC0085">
      <w:pPr>
        <w:keepNext/>
        <w:keepLines/>
        <w:tabs>
          <w:tab w:val="num" w:pos="720"/>
          <w:tab w:val="center" w:pos="4694"/>
          <w:tab w:val="left" w:pos="8041"/>
        </w:tabs>
        <w:spacing w:before="0" w:after="0"/>
        <w:ind w:left="1008"/>
        <w:jc w:val="right"/>
        <w:outlineLvl w:val="4"/>
        <w:rPr>
          <w:rFonts w:cs="Arial"/>
          <w:color w:val="000000"/>
          <w:sz w:val="24"/>
          <w:szCs w:val="24"/>
          <w:lang w:val="nb-NO"/>
          <w:rPrChange w:id="4" w:author="Shyam Bhusal" w:date="2022-12-09T12:05:00Z">
            <w:rPr>
              <w:rFonts w:cs="Arial"/>
              <w:color w:val="000000"/>
              <w:sz w:val="24"/>
              <w:szCs w:val="24"/>
            </w:rPr>
          </w:rPrChange>
        </w:rPr>
      </w:pPr>
      <w:r w:rsidRPr="00E1614D">
        <w:rPr>
          <w:rFonts w:cs="Arial"/>
          <w:color w:val="000000"/>
          <w:sz w:val="24"/>
          <w:szCs w:val="24"/>
          <w:lang w:val="nb-NO"/>
        </w:rPr>
        <w:t>Buddhadanagar-10</w:t>
      </w:r>
      <w:r w:rsidR="00143928" w:rsidRPr="00E1614D">
        <w:rPr>
          <w:rFonts w:cs="Arial"/>
          <w:color w:val="000000"/>
          <w:sz w:val="24"/>
          <w:szCs w:val="24"/>
          <w:lang w:val="nb-NO"/>
          <w:rPrChange w:id="5" w:author="Kumar Baral" w:date="2023-01-30T12:05:00Z">
            <w:rPr>
              <w:rFonts w:cs="Arial"/>
              <w:color w:val="000000"/>
              <w:sz w:val="24"/>
              <w:szCs w:val="24"/>
            </w:rPr>
          </w:rPrChange>
        </w:rPr>
        <w:t>, Kathmandu</w:t>
      </w:r>
    </w:p>
    <w:p w14:paraId="0FAA330F" w14:textId="77777777" w:rsidR="00143928" w:rsidRPr="00491FE8" w:rsidRDefault="00143928" w:rsidP="00FC0085">
      <w:pPr>
        <w:keepNext/>
        <w:keepLines/>
        <w:tabs>
          <w:tab w:val="num" w:pos="720"/>
          <w:tab w:val="center" w:pos="4694"/>
          <w:tab w:val="left" w:pos="8041"/>
        </w:tabs>
        <w:spacing w:before="0" w:after="0"/>
        <w:ind w:left="1008"/>
        <w:jc w:val="right"/>
        <w:outlineLvl w:val="4"/>
        <w:rPr>
          <w:rFonts w:cs="Arial"/>
          <w:color w:val="000000"/>
          <w:sz w:val="24"/>
          <w:szCs w:val="24"/>
          <w:lang w:val="nb-NO"/>
          <w:rPrChange w:id="6" w:author="Shyam Bhusal" w:date="2022-12-09T12:05:00Z">
            <w:rPr>
              <w:rFonts w:cs="Arial"/>
              <w:color w:val="000000"/>
              <w:sz w:val="24"/>
              <w:szCs w:val="24"/>
            </w:rPr>
          </w:rPrChange>
        </w:rPr>
      </w:pPr>
    </w:p>
    <w:p w14:paraId="6D9BBC1D" w14:textId="535D4F4C" w:rsidR="00FC0085" w:rsidRPr="006D015F" w:rsidRDefault="008F6CE4" w:rsidP="003E1F10">
      <w:pPr>
        <w:spacing w:before="0" w:after="200"/>
        <w:ind w:right="-1418"/>
        <w:rPr>
          <w:rFonts w:cs="Mangal"/>
          <w:lang w:val="en-GB" w:eastAsia="en-GB" w:bidi="sa-IN"/>
        </w:rPr>
      </w:pPr>
      <w:r>
        <w:rPr>
          <w:noProof/>
          <w:lang w:bidi="ne-NP"/>
        </w:rPr>
        <w:drawing>
          <wp:inline distT="0" distB="0" distL="0" distR="0" wp14:anchorId="175DB09F" wp14:editId="4F5B7137">
            <wp:extent cx="5701113" cy="3086100"/>
            <wp:effectExtent l="0" t="0" r="0" b="0"/>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t="8501" b="19687"/>
                    <a:stretch>
                      <a:fillRect/>
                    </a:stretch>
                  </pic:blipFill>
                  <pic:spPr bwMode="auto">
                    <a:xfrm>
                      <a:off x="0" y="0"/>
                      <a:ext cx="5701113" cy="3086100"/>
                    </a:xfrm>
                    <a:prstGeom prst="rect">
                      <a:avLst/>
                    </a:prstGeom>
                    <a:noFill/>
                    <a:ln>
                      <a:noFill/>
                    </a:ln>
                  </pic:spPr>
                </pic:pic>
              </a:graphicData>
            </a:graphic>
          </wp:inline>
        </w:drawing>
      </w:r>
    </w:p>
    <w:p w14:paraId="4577074F" w14:textId="638A8771" w:rsidR="00143928" w:rsidRPr="00E1614D" w:rsidRDefault="00185774" w:rsidP="00FC0085">
      <w:pPr>
        <w:spacing w:before="240" w:after="0" w:line="240" w:lineRule="auto"/>
        <w:jc w:val="right"/>
        <w:rPr>
          <w:b/>
          <w:bCs/>
          <w:caps/>
          <w:color w:val="000000"/>
          <w:sz w:val="28"/>
          <w:szCs w:val="30"/>
        </w:rPr>
      </w:pPr>
      <w:r w:rsidRPr="00E1614D">
        <w:rPr>
          <w:b/>
          <w:bCs/>
          <w:caps/>
          <w:color w:val="000000"/>
          <w:sz w:val="28"/>
          <w:szCs w:val="30"/>
        </w:rPr>
        <w:t>Hydrological</w:t>
      </w:r>
      <w:r w:rsidR="00143928" w:rsidRPr="00E1614D">
        <w:rPr>
          <w:b/>
          <w:bCs/>
          <w:caps/>
          <w:color w:val="000000"/>
          <w:sz w:val="28"/>
          <w:szCs w:val="30"/>
        </w:rPr>
        <w:t xml:space="preserve"> Study </w:t>
      </w:r>
      <w:r w:rsidRPr="00E1614D">
        <w:rPr>
          <w:b/>
          <w:bCs/>
          <w:caps/>
          <w:color w:val="000000"/>
          <w:sz w:val="28"/>
          <w:szCs w:val="30"/>
        </w:rPr>
        <w:t xml:space="preserve">report </w:t>
      </w:r>
      <w:r w:rsidR="00143928" w:rsidRPr="00E1614D">
        <w:rPr>
          <w:b/>
          <w:bCs/>
          <w:caps/>
          <w:color w:val="000000"/>
          <w:sz w:val="28"/>
          <w:szCs w:val="30"/>
        </w:rPr>
        <w:t>of</w:t>
      </w:r>
    </w:p>
    <w:p w14:paraId="5CCD73A4" w14:textId="230A18D9" w:rsidR="00AA3B2A" w:rsidRPr="00E1614D" w:rsidRDefault="004C79A5" w:rsidP="00FC0085">
      <w:pPr>
        <w:spacing w:before="240" w:after="0" w:line="240" w:lineRule="auto"/>
        <w:jc w:val="right"/>
        <w:rPr>
          <w:b/>
          <w:bCs/>
          <w:caps/>
          <w:color w:val="000000"/>
          <w:sz w:val="28"/>
          <w:szCs w:val="30"/>
        </w:rPr>
      </w:pPr>
      <w:r w:rsidRPr="00E1614D">
        <w:rPr>
          <w:b/>
          <w:bCs/>
          <w:caps/>
          <w:color w:val="000000"/>
          <w:sz w:val="28"/>
          <w:szCs w:val="30"/>
        </w:rPr>
        <w:t>ANDHI</w:t>
      </w:r>
      <w:r w:rsidR="00AA3B2A" w:rsidRPr="00E1614D">
        <w:rPr>
          <w:b/>
          <w:bCs/>
          <w:caps/>
          <w:color w:val="000000"/>
          <w:sz w:val="28"/>
          <w:szCs w:val="30"/>
        </w:rPr>
        <w:t xml:space="preserve"> KHOLA HYDROPOWER PROJECT (</w:t>
      </w:r>
      <w:r w:rsidRPr="00E1614D">
        <w:rPr>
          <w:b/>
          <w:bCs/>
          <w:caps/>
          <w:color w:val="000000"/>
          <w:sz w:val="28"/>
          <w:szCs w:val="30"/>
        </w:rPr>
        <w:t>9.4</w:t>
      </w:r>
      <w:del w:id="7" w:author="Kumar Baral" w:date="2022-12-13T12:06:00Z">
        <w:r w:rsidR="00AA3B2A" w:rsidRPr="00E1614D" w:rsidDel="00C4753F">
          <w:rPr>
            <w:b/>
            <w:bCs/>
            <w:caps/>
            <w:color w:val="000000"/>
            <w:sz w:val="28"/>
            <w:szCs w:val="30"/>
          </w:rPr>
          <w:delText>57.3</w:delText>
        </w:r>
      </w:del>
      <w:r w:rsidR="00AA3B2A" w:rsidRPr="00E1614D">
        <w:rPr>
          <w:b/>
          <w:bCs/>
          <w:caps/>
          <w:color w:val="000000"/>
          <w:sz w:val="28"/>
          <w:szCs w:val="30"/>
        </w:rPr>
        <w:t xml:space="preserve"> MW)</w:t>
      </w:r>
    </w:p>
    <w:p w14:paraId="0FF02F2F" w14:textId="79010995" w:rsidR="00FC0085" w:rsidRPr="00E1614D" w:rsidRDefault="004C79A5" w:rsidP="00FC0085">
      <w:pPr>
        <w:spacing w:before="240" w:after="0" w:line="240" w:lineRule="auto"/>
        <w:jc w:val="right"/>
        <w:rPr>
          <w:b/>
          <w:bCs/>
          <w:color w:val="000000"/>
          <w:sz w:val="24"/>
          <w:szCs w:val="30"/>
        </w:rPr>
      </w:pPr>
      <w:r w:rsidRPr="00E1614D">
        <w:rPr>
          <w:b/>
          <w:bCs/>
          <w:color w:val="000000"/>
          <w:sz w:val="24"/>
          <w:szCs w:val="30"/>
        </w:rPr>
        <w:t>SYANGJA</w:t>
      </w:r>
    </w:p>
    <w:p w14:paraId="1DBABEC9" w14:textId="77777777" w:rsidR="00185774" w:rsidRDefault="00185774" w:rsidP="00FC0085">
      <w:pPr>
        <w:spacing w:before="0" w:after="200"/>
        <w:jc w:val="right"/>
        <w:rPr>
          <w:rFonts w:cs="Mangal"/>
          <w:b/>
          <w:sz w:val="24"/>
          <w:highlight w:val="yellow"/>
          <w:lang w:val="en-GB" w:eastAsia="en-GB" w:bidi="sa-IN"/>
        </w:rPr>
      </w:pPr>
    </w:p>
    <w:p w14:paraId="4D9F87B8" w14:textId="77777777" w:rsidR="00185774" w:rsidRDefault="00185774" w:rsidP="00FC0085">
      <w:pPr>
        <w:spacing w:before="0" w:after="200"/>
        <w:jc w:val="right"/>
        <w:rPr>
          <w:rFonts w:cs="Mangal"/>
          <w:b/>
          <w:sz w:val="24"/>
          <w:highlight w:val="yellow"/>
          <w:lang w:val="en-GB" w:eastAsia="en-GB" w:bidi="sa-IN"/>
        </w:rPr>
      </w:pPr>
    </w:p>
    <w:p w14:paraId="185D4C29" w14:textId="77777777" w:rsidR="00185774" w:rsidRDefault="00185774" w:rsidP="00FC0085">
      <w:pPr>
        <w:spacing w:before="0" w:after="200"/>
        <w:jc w:val="right"/>
        <w:rPr>
          <w:rFonts w:cs="Mangal"/>
          <w:b/>
          <w:sz w:val="24"/>
          <w:highlight w:val="yellow"/>
          <w:lang w:val="en-GB" w:eastAsia="en-GB" w:bidi="sa-IN"/>
        </w:rPr>
      </w:pPr>
    </w:p>
    <w:p w14:paraId="772BDD79" w14:textId="77777777" w:rsidR="00185774" w:rsidRPr="00E1614D" w:rsidRDefault="00185774" w:rsidP="00FC0085">
      <w:pPr>
        <w:spacing w:before="0" w:after="200"/>
        <w:jc w:val="right"/>
        <w:rPr>
          <w:rFonts w:cs="Mangal"/>
          <w:b/>
          <w:sz w:val="24"/>
          <w:lang w:val="en-GB" w:eastAsia="en-GB" w:bidi="sa-IN"/>
        </w:rPr>
      </w:pPr>
    </w:p>
    <w:p w14:paraId="4B0C7009" w14:textId="6AD0C904" w:rsidR="00FC0085" w:rsidRPr="00E1614D" w:rsidRDefault="004C79A5" w:rsidP="00FC0085">
      <w:pPr>
        <w:spacing w:before="0" w:after="200"/>
        <w:jc w:val="right"/>
        <w:rPr>
          <w:rFonts w:cs="Mangal"/>
          <w:b/>
          <w:sz w:val="24"/>
          <w:lang w:val="en-GB" w:eastAsia="en-GB" w:bidi="sa-IN"/>
        </w:rPr>
      </w:pPr>
      <w:r w:rsidRPr="00E1614D">
        <w:rPr>
          <w:rFonts w:cs="Mangal"/>
          <w:b/>
          <w:sz w:val="24"/>
          <w:lang w:val="en-GB" w:eastAsia="en-GB" w:bidi="sa-IN"/>
        </w:rPr>
        <w:t>February</w:t>
      </w:r>
      <w:del w:id="8" w:author="Kumar Baral" w:date="2022-12-13T12:06:00Z">
        <w:r w:rsidR="00952598" w:rsidRPr="00E1614D" w:rsidDel="00C4753F">
          <w:rPr>
            <w:rFonts w:cs="Mangal"/>
            <w:b/>
            <w:sz w:val="24"/>
            <w:lang w:val="en-GB" w:eastAsia="en-GB" w:bidi="sa-IN"/>
          </w:rPr>
          <w:delText>June</w:delText>
        </w:r>
      </w:del>
      <w:r w:rsidR="00C53D9E" w:rsidRPr="00E1614D">
        <w:rPr>
          <w:rFonts w:cs="Mangal"/>
          <w:b/>
          <w:sz w:val="24"/>
          <w:lang w:val="en-GB" w:eastAsia="en-GB" w:bidi="sa-IN"/>
        </w:rPr>
        <w:t xml:space="preserve"> </w:t>
      </w:r>
      <w:r w:rsidR="00FC0085" w:rsidRPr="00E1614D">
        <w:rPr>
          <w:rFonts w:cs="Mangal"/>
          <w:b/>
          <w:sz w:val="24"/>
          <w:lang w:val="en-GB" w:eastAsia="en-GB" w:bidi="sa-IN"/>
        </w:rPr>
        <w:t>20</w:t>
      </w:r>
      <w:r w:rsidR="00143928" w:rsidRPr="00E1614D">
        <w:rPr>
          <w:rFonts w:cs="Mangal"/>
          <w:b/>
          <w:sz w:val="24"/>
          <w:lang w:val="en-GB" w:eastAsia="en-GB" w:bidi="sa-IN"/>
        </w:rPr>
        <w:t>2</w:t>
      </w:r>
      <w:ins w:id="9" w:author="Kumar Baral" w:date="2023-01-25T15:04:00Z">
        <w:r w:rsidR="009B11E9" w:rsidRPr="00E1614D">
          <w:rPr>
            <w:rFonts w:cs="Mangal"/>
            <w:b/>
            <w:sz w:val="24"/>
            <w:lang w:val="en-GB" w:eastAsia="en-GB" w:bidi="sa-IN"/>
          </w:rPr>
          <w:t>3</w:t>
        </w:r>
      </w:ins>
      <w:del w:id="10" w:author="Kumar Baral" w:date="2022-12-13T12:06:00Z">
        <w:r w:rsidR="00FC0085" w:rsidRPr="00E1614D" w:rsidDel="00C4753F">
          <w:rPr>
            <w:rFonts w:cs="Mangal"/>
            <w:b/>
            <w:sz w:val="24"/>
            <w:lang w:val="en-GB" w:eastAsia="en-GB" w:bidi="sa-IN"/>
          </w:rPr>
          <w:delText>1</w:delText>
        </w:r>
      </w:del>
    </w:p>
    <w:p w14:paraId="3732ED73" w14:textId="2F4AC999" w:rsidR="00FC0085" w:rsidRPr="00E1614D" w:rsidRDefault="00FC0085" w:rsidP="00FC0085">
      <w:pPr>
        <w:spacing w:before="0" w:after="200"/>
        <w:jc w:val="left"/>
        <w:rPr>
          <w:rFonts w:cs="Mangal"/>
          <w:b/>
          <w:sz w:val="24"/>
          <w:lang w:val="en-GB" w:eastAsia="en-GB" w:bidi="sa-IN"/>
        </w:rPr>
      </w:pPr>
      <w:r w:rsidRPr="00E1614D">
        <w:rPr>
          <w:rFonts w:cs="Mangal"/>
          <w:b/>
          <w:sz w:val="24"/>
          <w:lang w:val="en-GB" w:eastAsia="en-GB" w:bidi="sa-IN"/>
        </w:rPr>
        <w:t>Prepared by:</w:t>
      </w:r>
      <w:r w:rsidR="00AA3B2A" w:rsidRPr="00E1614D">
        <w:rPr>
          <w:noProof/>
        </w:rPr>
        <w:t xml:space="preserve"> </w:t>
      </w:r>
    </w:p>
    <w:tbl>
      <w:tblPr>
        <w:tblW w:w="8944" w:type="dxa"/>
        <w:tblInd w:w="378" w:type="dxa"/>
        <w:tblLook w:val="04A0" w:firstRow="1" w:lastRow="0" w:firstColumn="1" w:lastColumn="0" w:noHBand="0" w:noVBand="1"/>
      </w:tblPr>
      <w:tblGrid>
        <w:gridCol w:w="4686"/>
        <w:gridCol w:w="4258"/>
      </w:tblGrid>
      <w:tr w:rsidR="00286DE6" w:rsidRPr="002A46D1" w14:paraId="298DBD4A" w14:textId="77777777" w:rsidTr="00A35B85">
        <w:trPr>
          <w:trHeight w:hRule="exact" w:val="2782"/>
        </w:trPr>
        <w:tc>
          <w:tcPr>
            <w:tcW w:w="4013" w:type="dxa"/>
            <w:shd w:val="clear" w:color="auto" w:fill="auto"/>
          </w:tcPr>
          <w:p w14:paraId="2E4D9EC5" w14:textId="5745279C" w:rsidR="00697588" w:rsidRPr="00E1614D" w:rsidRDefault="008F6CE4" w:rsidP="00A35B85">
            <w:pPr>
              <w:widowControl w:val="0"/>
              <w:autoSpaceDE w:val="0"/>
              <w:autoSpaceDN w:val="0"/>
              <w:adjustRightInd w:val="0"/>
              <w:spacing w:before="40" w:line="180" w:lineRule="exact"/>
              <w:rPr>
                <w:b/>
                <w:sz w:val="24"/>
              </w:rPr>
            </w:pPr>
            <w:r w:rsidRPr="00E1614D">
              <w:rPr>
                <w:noProof/>
                <w:lang w:bidi="ne-NP"/>
              </w:rPr>
              <w:drawing>
                <wp:anchor distT="0" distB="0" distL="114300" distR="114300" simplePos="0" relativeHeight="251582464" behindDoc="0" locked="0" layoutInCell="1" allowOverlap="1" wp14:anchorId="463C54A2" wp14:editId="543D6DED">
                  <wp:simplePos x="0" y="0"/>
                  <wp:positionH relativeFrom="column">
                    <wp:posOffset>10795</wp:posOffset>
                  </wp:positionH>
                  <wp:positionV relativeFrom="paragraph">
                    <wp:posOffset>7620</wp:posOffset>
                  </wp:positionV>
                  <wp:extent cx="2835275" cy="666750"/>
                  <wp:effectExtent l="0" t="0" r="3175" b="0"/>
                  <wp:wrapTopAndBottom/>
                  <wp:docPr id="63" name="Picture 9" descr="Description: logo-option-01-blackshadow_0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logo-option-01-blackshadow_001.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5275" cy="666750"/>
                          </a:xfrm>
                          <a:prstGeom prst="rect">
                            <a:avLst/>
                          </a:prstGeom>
                          <a:noFill/>
                        </pic:spPr>
                      </pic:pic>
                    </a:graphicData>
                  </a:graphic>
                  <wp14:sizeRelH relativeFrom="page">
                    <wp14:pctWidth>0</wp14:pctWidth>
                  </wp14:sizeRelH>
                  <wp14:sizeRelV relativeFrom="page">
                    <wp14:pctHeight>0</wp14:pctHeight>
                  </wp14:sizeRelV>
                </wp:anchor>
              </w:drawing>
            </w:r>
          </w:p>
          <w:p w14:paraId="72D0C720" w14:textId="77777777" w:rsidR="00697588" w:rsidRPr="00E1614D" w:rsidRDefault="00697588" w:rsidP="00A35B85">
            <w:pPr>
              <w:spacing w:before="40"/>
              <w:rPr>
                <w:b/>
                <w:noProof/>
                <w:sz w:val="24"/>
                <w:lang w:bidi="ne-NP"/>
              </w:rPr>
            </w:pPr>
            <w:r w:rsidRPr="00E1614D">
              <w:rPr>
                <w:b/>
                <w:noProof/>
                <w:sz w:val="24"/>
                <w:lang w:bidi="ne-NP"/>
              </w:rPr>
              <w:t>Address:</w:t>
            </w:r>
          </w:p>
          <w:p w14:paraId="4E74157A" w14:textId="77777777" w:rsidR="00697588" w:rsidRPr="00E1614D" w:rsidRDefault="00697588" w:rsidP="00A35B85">
            <w:pPr>
              <w:spacing w:before="40" w:after="0" w:line="240" w:lineRule="auto"/>
              <w:jc w:val="left"/>
              <w:rPr>
                <w:b/>
                <w:noProof/>
                <w:sz w:val="24"/>
              </w:rPr>
            </w:pPr>
            <w:r w:rsidRPr="00E1614D">
              <w:rPr>
                <w:b/>
                <w:noProof/>
                <w:sz w:val="24"/>
                <w:lang w:bidi="ne-NP"/>
              </w:rPr>
              <w:t>Gangadevi Marga, Buddhanagar, Kathmandu</w:t>
            </w:r>
            <w:r w:rsidRPr="00E1614D">
              <w:rPr>
                <w:b/>
                <w:noProof/>
                <w:sz w:val="24"/>
              </w:rPr>
              <w:t xml:space="preserve"> </w:t>
            </w:r>
          </w:p>
          <w:p w14:paraId="5668D717" w14:textId="77777777" w:rsidR="00697588" w:rsidRPr="00E1614D" w:rsidRDefault="00697588" w:rsidP="00A35B85">
            <w:pPr>
              <w:widowControl w:val="0"/>
              <w:autoSpaceDE w:val="0"/>
              <w:autoSpaceDN w:val="0"/>
              <w:adjustRightInd w:val="0"/>
              <w:spacing w:before="40" w:line="180" w:lineRule="exact"/>
              <w:rPr>
                <w:b/>
                <w:sz w:val="24"/>
              </w:rPr>
            </w:pPr>
          </w:p>
          <w:p w14:paraId="0F106B2B" w14:textId="77777777" w:rsidR="00697588" w:rsidRPr="00E1614D" w:rsidRDefault="00697588" w:rsidP="00A35B85">
            <w:pPr>
              <w:widowControl w:val="0"/>
              <w:autoSpaceDE w:val="0"/>
              <w:autoSpaceDN w:val="0"/>
              <w:adjustRightInd w:val="0"/>
              <w:spacing w:before="40" w:line="180" w:lineRule="exact"/>
              <w:rPr>
                <w:b/>
                <w:sz w:val="24"/>
              </w:rPr>
            </w:pPr>
          </w:p>
          <w:p w14:paraId="03EC13FC" w14:textId="77777777" w:rsidR="00697588" w:rsidRPr="00E1614D" w:rsidRDefault="00697588" w:rsidP="00A35B85">
            <w:pPr>
              <w:widowControl w:val="0"/>
              <w:autoSpaceDE w:val="0"/>
              <w:autoSpaceDN w:val="0"/>
              <w:adjustRightInd w:val="0"/>
              <w:spacing w:before="40" w:line="180" w:lineRule="exact"/>
              <w:rPr>
                <w:b/>
                <w:sz w:val="24"/>
              </w:rPr>
            </w:pPr>
          </w:p>
          <w:p w14:paraId="12C76957" w14:textId="77777777" w:rsidR="00697588" w:rsidRPr="00E1614D" w:rsidRDefault="00697588" w:rsidP="00A35B85">
            <w:pPr>
              <w:widowControl w:val="0"/>
              <w:autoSpaceDE w:val="0"/>
              <w:autoSpaceDN w:val="0"/>
              <w:adjustRightInd w:val="0"/>
              <w:spacing w:before="40" w:line="180" w:lineRule="exact"/>
              <w:rPr>
                <w:b/>
                <w:sz w:val="24"/>
              </w:rPr>
            </w:pPr>
          </w:p>
          <w:p w14:paraId="0720EA54" w14:textId="77777777" w:rsidR="00697588" w:rsidRPr="00E1614D" w:rsidRDefault="00697588" w:rsidP="00A35B85">
            <w:pPr>
              <w:widowControl w:val="0"/>
              <w:autoSpaceDE w:val="0"/>
              <w:autoSpaceDN w:val="0"/>
              <w:adjustRightInd w:val="0"/>
              <w:spacing w:before="40" w:line="180" w:lineRule="exact"/>
              <w:rPr>
                <w:rFonts w:cs="Arial"/>
                <w:sz w:val="18"/>
                <w:szCs w:val="18"/>
              </w:rPr>
            </w:pPr>
          </w:p>
          <w:p w14:paraId="14CA4314" w14:textId="77777777" w:rsidR="006D5FCE" w:rsidRPr="00E1614D" w:rsidRDefault="006D5FCE" w:rsidP="00A35B85">
            <w:pPr>
              <w:widowControl w:val="0"/>
              <w:autoSpaceDE w:val="0"/>
              <w:autoSpaceDN w:val="0"/>
              <w:adjustRightInd w:val="0"/>
              <w:spacing w:before="40"/>
              <w:ind w:left="1512"/>
              <w:jc w:val="left"/>
              <w:rPr>
                <w:b/>
                <w:sz w:val="24"/>
              </w:rPr>
            </w:pPr>
          </w:p>
        </w:tc>
        <w:tc>
          <w:tcPr>
            <w:tcW w:w="4931" w:type="dxa"/>
            <w:shd w:val="clear" w:color="auto" w:fill="auto"/>
          </w:tcPr>
          <w:p w14:paraId="2E7C1056" w14:textId="77777777" w:rsidR="00286DE6" w:rsidRPr="00E1614D" w:rsidRDefault="00286DE6" w:rsidP="00A35B85">
            <w:pPr>
              <w:widowControl w:val="0"/>
              <w:autoSpaceDE w:val="0"/>
              <w:autoSpaceDN w:val="0"/>
              <w:adjustRightInd w:val="0"/>
              <w:spacing w:before="40"/>
              <w:jc w:val="left"/>
              <w:rPr>
                <w:b/>
                <w:bCs/>
                <w:spacing w:val="-4"/>
                <w:sz w:val="24"/>
                <w:szCs w:val="24"/>
              </w:rPr>
            </w:pPr>
          </w:p>
          <w:p w14:paraId="380B6E28" w14:textId="066AEB5F" w:rsidR="00286DE6" w:rsidRPr="00E1614D" w:rsidRDefault="00286DE6" w:rsidP="00AA3B2A">
            <w:pPr>
              <w:widowControl w:val="0"/>
              <w:autoSpaceDE w:val="0"/>
              <w:autoSpaceDN w:val="0"/>
              <w:adjustRightInd w:val="0"/>
              <w:spacing w:before="40"/>
              <w:ind w:left="1512"/>
              <w:jc w:val="left"/>
              <w:rPr>
                <w:b/>
                <w:sz w:val="24"/>
              </w:rPr>
            </w:pPr>
          </w:p>
        </w:tc>
      </w:tr>
    </w:tbl>
    <w:p w14:paraId="6AB393F9" w14:textId="6108093A" w:rsidR="00CA7B91" w:rsidRPr="00E1614D" w:rsidRDefault="00286DE6" w:rsidP="002B4690">
      <w:pPr>
        <w:pStyle w:val="Title"/>
        <w:jc w:val="right"/>
        <w:rPr>
          <w:rFonts w:cs="Arial"/>
          <w:b w:val="0"/>
          <w:bCs w:val="0"/>
          <w:color w:val="000000"/>
          <w:sz w:val="32"/>
          <w:szCs w:val="32"/>
        </w:rPr>
      </w:pPr>
      <w:r w:rsidRPr="002A46D1">
        <w:rPr>
          <w:rFonts w:cs="Mangal"/>
          <w:highlight w:val="yellow"/>
          <w:lang w:val="en-GB" w:eastAsia="en-GB" w:bidi="sa-IN"/>
        </w:rPr>
        <w:br w:type="page"/>
      </w:r>
      <w:r w:rsidR="00943C41" w:rsidRPr="00E1614D">
        <w:rPr>
          <w:rFonts w:ascii="Gill Sans MT" w:hAnsi="Gill Sans MT" w:cs="Arial"/>
          <w:color w:val="000000"/>
          <w:sz w:val="32"/>
          <w:szCs w:val="32"/>
        </w:rPr>
        <w:lastRenderedPageBreak/>
        <w:t>ANDHI</w:t>
      </w:r>
      <w:r w:rsidR="002B4690" w:rsidRPr="00E1614D">
        <w:rPr>
          <w:rFonts w:ascii="Gill Sans MT" w:hAnsi="Gill Sans MT" w:cs="Arial"/>
          <w:color w:val="000000"/>
          <w:sz w:val="32"/>
          <w:szCs w:val="32"/>
        </w:rPr>
        <w:t xml:space="preserve"> KHOLA HYDROPOWER PROJECT (</w:t>
      </w:r>
      <w:r w:rsidR="00943C41" w:rsidRPr="00E1614D">
        <w:rPr>
          <w:rFonts w:ascii="Gill Sans MT" w:hAnsi="Gill Sans MT" w:cs="Arial"/>
          <w:color w:val="000000"/>
          <w:sz w:val="32"/>
          <w:szCs w:val="32"/>
        </w:rPr>
        <w:t>9.4</w:t>
      </w:r>
      <w:del w:id="11" w:author="Kumar Baral" w:date="2022-12-13T12:06:00Z">
        <w:r w:rsidR="002B4690" w:rsidRPr="00E1614D" w:rsidDel="00C4753F">
          <w:rPr>
            <w:rFonts w:ascii="Gill Sans MT" w:hAnsi="Gill Sans MT" w:cs="Arial"/>
            <w:color w:val="000000"/>
            <w:sz w:val="32"/>
            <w:szCs w:val="32"/>
          </w:rPr>
          <w:delText>57.3</w:delText>
        </w:r>
      </w:del>
      <w:r w:rsidR="002B4690" w:rsidRPr="00E1614D">
        <w:rPr>
          <w:rFonts w:ascii="Gill Sans MT" w:hAnsi="Gill Sans MT" w:cs="Arial"/>
          <w:color w:val="000000"/>
          <w:sz w:val="32"/>
          <w:szCs w:val="32"/>
        </w:rPr>
        <w:t xml:space="preserve"> MW)</w:t>
      </w:r>
    </w:p>
    <w:p w14:paraId="1A4BDD1A" w14:textId="1C54312F" w:rsidR="00CA7B91" w:rsidRPr="00E1614D" w:rsidRDefault="00CA7B91" w:rsidP="00CA7B91">
      <w:pPr>
        <w:pStyle w:val="Title"/>
        <w:jc w:val="right"/>
        <w:rPr>
          <w:rFonts w:ascii="Gill Sans MT" w:hAnsi="Gill Sans MT"/>
          <w:b w:val="0"/>
          <w:bCs w:val="0"/>
          <w:sz w:val="36"/>
          <w:szCs w:val="36"/>
        </w:rPr>
      </w:pPr>
    </w:p>
    <w:p w14:paraId="64EF9F54" w14:textId="57C04FC0" w:rsidR="00DD50CA" w:rsidRPr="00E1614D" w:rsidRDefault="00DD50CA" w:rsidP="00CA7B91">
      <w:pPr>
        <w:pStyle w:val="Title"/>
        <w:jc w:val="right"/>
        <w:rPr>
          <w:rFonts w:ascii="Gill Sans MT" w:hAnsi="Gill Sans MT"/>
          <w:b w:val="0"/>
          <w:bCs w:val="0"/>
          <w:sz w:val="36"/>
          <w:szCs w:val="36"/>
        </w:rPr>
      </w:pPr>
    </w:p>
    <w:p w14:paraId="07C06AB8" w14:textId="77777777" w:rsidR="00DD50CA" w:rsidRPr="00E1614D" w:rsidRDefault="00DD50CA" w:rsidP="00CA7B91">
      <w:pPr>
        <w:pStyle w:val="Title"/>
        <w:jc w:val="right"/>
        <w:rPr>
          <w:rFonts w:ascii="Gill Sans MT" w:hAnsi="Gill Sans MT"/>
          <w:b w:val="0"/>
          <w:bCs w:val="0"/>
          <w:sz w:val="36"/>
          <w:szCs w:val="36"/>
        </w:rPr>
      </w:pPr>
    </w:p>
    <w:p w14:paraId="0A47AF9D" w14:textId="071C5F36" w:rsidR="00CA7B91" w:rsidRPr="00E1614D" w:rsidRDefault="00CA7B91" w:rsidP="00CA7B91">
      <w:pPr>
        <w:spacing w:before="240" w:after="0"/>
        <w:jc w:val="right"/>
        <w:rPr>
          <w:b/>
          <w:bCs/>
          <w:caps/>
          <w:color w:val="000000"/>
          <w:sz w:val="32"/>
          <w:szCs w:val="32"/>
        </w:rPr>
      </w:pPr>
      <w:r w:rsidRPr="00E1614D">
        <w:rPr>
          <w:b/>
          <w:bCs/>
          <w:caps/>
          <w:color w:val="000000"/>
          <w:sz w:val="32"/>
          <w:szCs w:val="32"/>
        </w:rPr>
        <w:t xml:space="preserve">UPDATED FEASIBILITY STUDY </w:t>
      </w:r>
      <w:r w:rsidR="00203C39" w:rsidRPr="00E1614D">
        <w:rPr>
          <w:b/>
          <w:bCs/>
          <w:caps/>
          <w:color w:val="000000"/>
          <w:sz w:val="32"/>
          <w:szCs w:val="32"/>
        </w:rPr>
        <w:t>REPORT</w:t>
      </w:r>
    </w:p>
    <w:p w14:paraId="2F09113A" w14:textId="47043567" w:rsidR="00DD50CA" w:rsidRPr="00E1614D" w:rsidDel="00674AAA" w:rsidRDefault="00DD50CA" w:rsidP="00CA7B91">
      <w:pPr>
        <w:spacing w:before="240" w:after="0"/>
        <w:jc w:val="right"/>
        <w:rPr>
          <w:del w:id="12" w:author="Kumar Baral" w:date="2023-01-25T15:18:00Z"/>
          <w:b/>
          <w:bCs/>
          <w:caps/>
          <w:color w:val="000000"/>
          <w:sz w:val="32"/>
          <w:szCs w:val="32"/>
        </w:rPr>
      </w:pPr>
    </w:p>
    <w:p w14:paraId="724441A9" w14:textId="4303288C" w:rsidR="00DD50CA" w:rsidRPr="00E1614D" w:rsidDel="00674AAA" w:rsidRDefault="00DD50CA" w:rsidP="00CA7B91">
      <w:pPr>
        <w:spacing w:before="240" w:after="0"/>
        <w:jc w:val="right"/>
        <w:rPr>
          <w:del w:id="13" w:author="Kumar Baral" w:date="2023-01-25T15:18:00Z"/>
          <w:b/>
          <w:bCs/>
          <w:caps/>
          <w:color w:val="000000"/>
          <w:sz w:val="32"/>
          <w:szCs w:val="32"/>
        </w:rPr>
      </w:pPr>
    </w:p>
    <w:p w14:paraId="7B28DD9E" w14:textId="231DF802" w:rsidR="00CA7B91" w:rsidRPr="00E1614D" w:rsidRDefault="00CA7B91" w:rsidP="00CA7B91">
      <w:pPr>
        <w:pStyle w:val="Subtitle"/>
        <w:spacing w:before="240"/>
        <w:ind w:right="33"/>
        <w:jc w:val="right"/>
        <w:rPr>
          <w:ins w:id="14" w:author="Kumar Baral" w:date="2023-01-25T15:18:00Z"/>
          <w:rFonts w:ascii="Gill Sans MT" w:hAnsi="Gill Sans MT" w:cs="Arial"/>
          <w:color w:val="000000"/>
          <w:sz w:val="24"/>
        </w:rPr>
      </w:pPr>
      <w:del w:id="15" w:author="Kumar Baral" w:date="2023-01-25T15:18:00Z">
        <w:r w:rsidRPr="00E1614D" w:rsidDel="00674AAA">
          <w:rPr>
            <w:rFonts w:ascii="Gill Sans MT" w:hAnsi="Gill Sans MT" w:cs="Arial"/>
            <w:color w:val="000000"/>
            <w:sz w:val="24"/>
          </w:rPr>
          <w:delText>F</w:delText>
        </w:r>
      </w:del>
      <w:ins w:id="16" w:author="Kumar Baral" w:date="2023-01-25T15:18:00Z">
        <w:r w:rsidR="00674AAA" w:rsidRPr="00E1614D">
          <w:rPr>
            <w:rFonts w:ascii="Gill Sans MT" w:hAnsi="Gill Sans MT" w:cs="Arial"/>
            <w:color w:val="000000"/>
            <w:sz w:val="24"/>
          </w:rPr>
          <w:t>Main</w:t>
        </w:r>
      </w:ins>
      <w:del w:id="17" w:author="Kumar Baral" w:date="2023-01-25T15:18:00Z">
        <w:r w:rsidRPr="00E1614D" w:rsidDel="00674AAA">
          <w:rPr>
            <w:rFonts w:ascii="Gill Sans MT" w:hAnsi="Gill Sans MT" w:cs="Arial"/>
            <w:color w:val="000000"/>
            <w:sz w:val="24"/>
          </w:rPr>
          <w:delText>inal</w:delText>
        </w:r>
      </w:del>
      <w:r w:rsidRPr="00E1614D">
        <w:rPr>
          <w:rFonts w:ascii="Gill Sans MT" w:hAnsi="Gill Sans MT" w:cs="Arial"/>
          <w:color w:val="000000"/>
          <w:sz w:val="24"/>
        </w:rPr>
        <w:t xml:space="preserve"> Report</w:t>
      </w:r>
    </w:p>
    <w:p w14:paraId="4FC01D26" w14:textId="54792F02" w:rsidR="00674AAA" w:rsidRPr="00E1614D" w:rsidRDefault="00674AAA" w:rsidP="00CA7B91">
      <w:pPr>
        <w:pStyle w:val="Subtitle"/>
        <w:spacing w:before="240"/>
        <w:ind w:right="33"/>
        <w:jc w:val="right"/>
        <w:rPr>
          <w:ins w:id="18" w:author="Kumar Baral" w:date="2023-01-25T15:18:00Z"/>
          <w:rFonts w:ascii="Gill Sans MT" w:hAnsi="Gill Sans MT" w:cs="Arial"/>
          <w:color w:val="000000"/>
          <w:sz w:val="24"/>
        </w:rPr>
      </w:pPr>
    </w:p>
    <w:p w14:paraId="480D3153" w14:textId="5E2E0787" w:rsidR="00674AAA" w:rsidRPr="00E1614D" w:rsidDel="00674AAA" w:rsidRDefault="00674AAA" w:rsidP="00CA7B91">
      <w:pPr>
        <w:pStyle w:val="Subtitle"/>
        <w:spacing w:before="240"/>
        <w:ind w:right="33"/>
        <w:jc w:val="right"/>
        <w:rPr>
          <w:del w:id="19" w:author="Kumar Baral" w:date="2023-01-25T15:18:00Z"/>
          <w:rFonts w:ascii="Gill Sans MT" w:hAnsi="Gill Sans MT" w:cs="Arial"/>
          <w:color w:val="000000"/>
          <w:sz w:val="24"/>
        </w:rPr>
      </w:pPr>
    </w:p>
    <w:p w14:paraId="69CAFE1C" w14:textId="77777777" w:rsidR="00CA7B91" w:rsidRPr="00E1614D" w:rsidRDefault="00CA7B91" w:rsidP="00CA7B91">
      <w:pPr>
        <w:rPr>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813"/>
        <w:gridCol w:w="1932"/>
        <w:gridCol w:w="2007"/>
      </w:tblGrid>
      <w:tr w:rsidR="00CA7B91" w:rsidRPr="00E1614D" w14:paraId="76C17B98" w14:textId="77777777" w:rsidTr="00E9411B">
        <w:tc>
          <w:tcPr>
            <w:tcW w:w="5117" w:type="dxa"/>
            <w:gridSpan w:val="2"/>
            <w:shd w:val="clear" w:color="auto" w:fill="auto"/>
          </w:tcPr>
          <w:p w14:paraId="2B836EC9" w14:textId="77777777" w:rsidR="00CA7B91" w:rsidRPr="00E1614D" w:rsidRDefault="00CA7B91" w:rsidP="00E9411B">
            <w:pPr>
              <w:spacing w:after="0" w:line="480" w:lineRule="auto"/>
              <w:rPr>
                <w:sz w:val="24"/>
                <w:szCs w:val="24"/>
              </w:rPr>
            </w:pPr>
            <w:r w:rsidRPr="00E1614D">
              <w:rPr>
                <w:sz w:val="24"/>
                <w:szCs w:val="24"/>
              </w:rPr>
              <w:t>Quality Control</w:t>
            </w:r>
          </w:p>
        </w:tc>
        <w:tc>
          <w:tcPr>
            <w:tcW w:w="1955" w:type="dxa"/>
            <w:shd w:val="clear" w:color="auto" w:fill="auto"/>
          </w:tcPr>
          <w:p w14:paraId="6C3DDD19" w14:textId="77777777" w:rsidR="00CA7B91" w:rsidRPr="00E1614D" w:rsidRDefault="00CA7B91" w:rsidP="00E9411B">
            <w:pPr>
              <w:spacing w:after="0" w:line="480" w:lineRule="auto"/>
              <w:rPr>
                <w:sz w:val="24"/>
                <w:szCs w:val="24"/>
              </w:rPr>
            </w:pPr>
            <w:r w:rsidRPr="00E1614D">
              <w:rPr>
                <w:sz w:val="24"/>
                <w:szCs w:val="24"/>
              </w:rPr>
              <w:t>Signature</w:t>
            </w:r>
          </w:p>
        </w:tc>
        <w:tc>
          <w:tcPr>
            <w:tcW w:w="2044" w:type="dxa"/>
            <w:shd w:val="clear" w:color="auto" w:fill="auto"/>
          </w:tcPr>
          <w:p w14:paraId="1C57FE3F" w14:textId="77777777" w:rsidR="00CA7B91" w:rsidRPr="00E1614D" w:rsidRDefault="00CA7B91" w:rsidP="00E9411B">
            <w:pPr>
              <w:spacing w:after="0" w:line="480" w:lineRule="auto"/>
              <w:rPr>
                <w:sz w:val="24"/>
                <w:szCs w:val="24"/>
              </w:rPr>
            </w:pPr>
            <w:r w:rsidRPr="00E1614D">
              <w:rPr>
                <w:sz w:val="24"/>
                <w:szCs w:val="24"/>
              </w:rPr>
              <w:t>Date</w:t>
            </w:r>
          </w:p>
        </w:tc>
      </w:tr>
      <w:tr w:rsidR="00CA7B91" w:rsidRPr="00E1614D" w14:paraId="36119BC9" w14:textId="77777777" w:rsidTr="00E9411B">
        <w:trPr>
          <w:trHeight w:val="756"/>
        </w:trPr>
        <w:tc>
          <w:tcPr>
            <w:tcW w:w="2282" w:type="dxa"/>
            <w:shd w:val="clear" w:color="auto" w:fill="auto"/>
            <w:vAlign w:val="center"/>
          </w:tcPr>
          <w:p w14:paraId="77AF65B5" w14:textId="77777777" w:rsidR="00CA7B91" w:rsidRPr="00E1614D" w:rsidRDefault="00CA7B91" w:rsidP="00E9411B">
            <w:pPr>
              <w:spacing w:before="0" w:after="0" w:line="360" w:lineRule="auto"/>
              <w:jc w:val="left"/>
              <w:rPr>
                <w:sz w:val="24"/>
                <w:szCs w:val="24"/>
              </w:rPr>
            </w:pPr>
            <w:r w:rsidRPr="00E1614D">
              <w:rPr>
                <w:sz w:val="24"/>
                <w:szCs w:val="24"/>
              </w:rPr>
              <w:t>Prepared By:</w:t>
            </w:r>
          </w:p>
        </w:tc>
        <w:tc>
          <w:tcPr>
            <w:tcW w:w="2835" w:type="dxa"/>
            <w:shd w:val="clear" w:color="auto" w:fill="auto"/>
            <w:vAlign w:val="center"/>
          </w:tcPr>
          <w:p w14:paraId="61CF4519" w14:textId="70526B73" w:rsidR="00674AAA" w:rsidRPr="00E1614D" w:rsidRDefault="00CA7B91" w:rsidP="00E9411B">
            <w:pPr>
              <w:spacing w:before="0" w:after="0" w:line="360" w:lineRule="auto"/>
              <w:jc w:val="left"/>
              <w:rPr>
                <w:sz w:val="24"/>
                <w:szCs w:val="24"/>
              </w:rPr>
            </w:pPr>
            <w:del w:id="20" w:author="Kumar Baral" w:date="2023-01-25T15:17:00Z">
              <w:r w:rsidRPr="00E1614D" w:rsidDel="00674AAA">
                <w:rPr>
                  <w:sz w:val="24"/>
                  <w:szCs w:val="24"/>
                </w:rPr>
                <w:delText>Saphal Lamichhane</w:delText>
              </w:r>
            </w:del>
            <w:ins w:id="21" w:author="Kumar Baral" w:date="2023-01-25T15:16:00Z">
              <w:r w:rsidR="00674AAA" w:rsidRPr="00E1614D">
                <w:rPr>
                  <w:sz w:val="24"/>
                  <w:szCs w:val="24"/>
                </w:rPr>
                <w:t>Kumar Baral</w:t>
              </w:r>
            </w:ins>
          </w:p>
        </w:tc>
        <w:tc>
          <w:tcPr>
            <w:tcW w:w="1955" w:type="dxa"/>
            <w:shd w:val="clear" w:color="auto" w:fill="auto"/>
            <w:vAlign w:val="center"/>
          </w:tcPr>
          <w:p w14:paraId="679ACD23" w14:textId="77777777" w:rsidR="00CA7B91" w:rsidRPr="00E1614D" w:rsidRDefault="00CA7B91" w:rsidP="00E9411B">
            <w:pPr>
              <w:spacing w:before="0" w:after="0" w:line="360" w:lineRule="auto"/>
              <w:jc w:val="left"/>
              <w:rPr>
                <w:sz w:val="24"/>
                <w:szCs w:val="24"/>
              </w:rPr>
            </w:pPr>
          </w:p>
        </w:tc>
        <w:tc>
          <w:tcPr>
            <w:tcW w:w="2044" w:type="dxa"/>
            <w:shd w:val="clear" w:color="auto" w:fill="auto"/>
            <w:vAlign w:val="center"/>
          </w:tcPr>
          <w:p w14:paraId="38BC97A0" w14:textId="77777777" w:rsidR="00CA7B91" w:rsidRPr="00E1614D" w:rsidRDefault="00CA7B91" w:rsidP="00E9411B">
            <w:pPr>
              <w:spacing w:before="0" w:after="0" w:line="360" w:lineRule="auto"/>
              <w:jc w:val="left"/>
              <w:rPr>
                <w:sz w:val="24"/>
                <w:szCs w:val="24"/>
              </w:rPr>
            </w:pPr>
          </w:p>
        </w:tc>
      </w:tr>
      <w:tr w:rsidR="00CA7B91" w:rsidRPr="00E1614D" w14:paraId="56BA8376" w14:textId="77777777" w:rsidTr="00E9411B">
        <w:trPr>
          <w:trHeight w:val="756"/>
        </w:trPr>
        <w:tc>
          <w:tcPr>
            <w:tcW w:w="2282" w:type="dxa"/>
            <w:shd w:val="clear" w:color="auto" w:fill="auto"/>
            <w:vAlign w:val="center"/>
          </w:tcPr>
          <w:p w14:paraId="540E7B8D" w14:textId="7821878A" w:rsidR="00CA7B91" w:rsidRPr="00E1614D" w:rsidRDefault="00CA7B91" w:rsidP="00E9411B">
            <w:pPr>
              <w:spacing w:before="0" w:after="0" w:line="360" w:lineRule="auto"/>
              <w:jc w:val="left"/>
              <w:rPr>
                <w:sz w:val="24"/>
                <w:szCs w:val="24"/>
              </w:rPr>
            </w:pPr>
            <w:r w:rsidRPr="00E1614D">
              <w:rPr>
                <w:sz w:val="24"/>
                <w:szCs w:val="24"/>
              </w:rPr>
              <w:t>Checked By:</w:t>
            </w:r>
          </w:p>
        </w:tc>
        <w:tc>
          <w:tcPr>
            <w:tcW w:w="2835" w:type="dxa"/>
            <w:shd w:val="clear" w:color="auto" w:fill="auto"/>
            <w:vAlign w:val="center"/>
          </w:tcPr>
          <w:p w14:paraId="3D373F2B" w14:textId="3F426864" w:rsidR="00CA7B91" w:rsidRPr="00E1614D" w:rsidDel="00674AAA" w:rsidRDefault="00CA7B91" w:rsidP="00E9411B">
            <w:pPr>
              <w:spacing w:before="0" w:after="0" w:line="360" w:lineRule="auto"/>
              <w:jc w:val="left"/>
              <w:rPr>
                <w:del w:id="22" w:author="Kumar Baral" w:date="2023-01-25T15:16:00Z"/>
                <w:sz w:val="24"/>
                <w:szCs w:val="24"/>
              </w:rPr>
            </w:pPr>
            <w:del w:id="23" w:author="Kumar Baral" w:date="2023-01-25T15:16:00Z">
              <w:r w:rsidRPr="00E1614D" w:rsidDel="00674AAA">
                <w:rPr>
                  <w:sz w:val="24"/>
                  <w:szCs w:val="24"/>
                </w:rPr>
                <w:delText>Shyam Bhusal</w:delText>
              </w:r>
            </w:del>
          </w:p>
          <w:p w14:paraId="4AA6C3C3" w14:textId="2D95970A" w:rsidR="00C767C4" w:rsidRPr="00E1614D" w:rsidRDefault="00C767C4" w:rsidP="00E9411B">
            <w:pPr>
              <w:spacing w:before="0" w:after="0" w:line="360" w:lineRule="auto"/>
              <w:jc w:val="left"/>
              <w:rPr>
                <w:sz w:val="24"/>
                <w:szCs w:val="24"/>
              </w:rPr>
            </w:pPr>
            <w:del w:id="24" w:author="Kumar Baral" w:date="2023-01-25T15:16:00Z">
              <w:r w:rsidRPr="00E1614D" w:rsidDel="00674AAA">
                <w:rPr>
                  <w:sz w:val="24"/>
                  <w:szCs w:val="24"/>
                </w:rPr>
                <w:delText>Subas Chandra Sunwar</w:delText>
              </w:r>
            </w:del>
            <w:r w:rsidR="00157A8B" w:rsidRPr="00E1614D">
              <w:rPr>
                <w:sz w:val="24"/>
                <w:szCs w:val="24"/>
              </w:rPr>
              <w:t>Kumar Baral</w:t>
            </w:r>
          </w:p>
        </w:tc>
        <w:tc>
          <w:tcPr>
            <w:tcW w:w="1955" w:type="dxa"/>
            <w:shd w:val="clear" w:color="auto" w:fill="auto"/>
            <w:vAlign w:val="center"/>
          </w:tcPr>
          <w:p w14:paraId="7AB0ED1F" w14:textId="77777777" w:rsidR="00CA7B91" w:rsidRPr="00E1614D" w:rsidRDefault="00CA7B91" w:rsidP="00E9411B">
            <w:pPr>
              <w:spacing w:before="0" w:after="0" w:line="360" w:lineRule="auto"/>
              <w:jc w:val="left"/>
              <w:rPr>
                <w:sz w:val="24"/>
                <w:szCs w:val="24"/>
              </w:rPr>
            </w:pPr>
          </w:p>
        </w:tc>
        <w:tc>
          <w:tcPr>
            <w:tcW w:w="2044" w:type="dxa"/>
            <w:shd w:val="clear" w:color="auto" w:fill="auto"/>
            <w:vAlign w:val="center"/>
          </w:tcPr>
          <w:p w14:paraId="7085C3EE" w14:textId="77777777" w:rsidR="00CA7B91" w:rsidRPr="00E1614D" w:rsidRDefault="00CA7B91" w:rsidP="00E9411B">
            <w:pPr>
              <w:spacing w:before="0" w:after="0" w:line="360" w:lineRule="auto"/>
              <w:jc w:val="left"/>
              <w:rPr>
                <w:sz w:val="24"/>
                <w:szCs w:val="24"/>
              </w:rPr>
            </w:pPr>
          </w:p>
        </w:tc>
      </w:tr>
      <w:tr w:rsidR="00674AAA" w:rsidRPr="00E1614D" w14:paraId="5636D742" w14:textId="77777777" w:rsidTr="00E9411B">
        <w:trPr>
          <w:trHeight w:val="756"/>
          <w:ins w:id="25" w:author="Kumar Baral" w:date="2023-01-25T15:16:00Z"/>
        </w:trPr>
        <w:tc>
          <w:tcPr>
            <w:tcW w:w="2282" w:type="dxa"/>
            <w:shd w:val="clear" w:color="auto" w:fill="auto"/>
            <w:vAlign w:val="center"/>
          </w:tcPr>
          <w:p w14:paraId="40356823" w14:textId="6BAD2FC8" w:rsidR="00674AAA" w:rsidRPr="00E1614D" w:rsidRDefault="00674AAA" w:rsidP="00E9411B">
            <w:pPr>
              <w:spacing w:before="0" w:after="0" w:line="360" w:lineRule="auto"/>
              <w:jc w:val="left"/>
              <w:rPr>
                <w:ins w:id="26" w:author="Kumar Baral" w:date="2023-01-25T15:16:00Z"/>
                <w:sz w:val="24"/>
                <w:szCs w:val="24"/>
              </w:rPr>
            </w:pPr>
            <w:ins w:id="27" w:author="Kumar Baral" w:date="2023-01-25T15:16:00Z">
              <w:r w:rsidRPr="00E1614D">
                <w:rPr>
                  <w:sz w:val="24"/>
                  <w:szCs w:val="24"/>
                </w:rPr>
                <w:t>Recommended By:</w:t>
              </w:r>
            </w:ins>
          </w:p>
        </w:tc>
        <w:tc>
          <w:tcPr>
            <w:tcW w:w="2835" w:type="dxa"/>
            <w:shd w:val="clear" w:color="auto" w:fill="auto"/>
            <w:vAlign w:val="center"/>
          </w:tcPr>
          <w:p w14:paraId="657C0932" w14:textId="77777777" w:rsidR="00674AAA" w:rsidRPr="00E1614D" w:rsidRDefault="00674AAA" w:rsidP="00E9411B">
            <w:pPr>
              <w:spacing w:before="0" w:after="0" w:line="360" w:lineRule="auto"/>
              <w:jc w:val="left"/>
              <w:rPr>
                <w:sz w:val="24"/>
                <w:szCs w:val="24"/>
              </w:rPr>
            </w:pPr>
            <w:proofErr w:type="spellStart"/>
            <w:ins w:id="28" w:author="Kumar Baral" w:date="2023-01-25T15:16:00Z">
              <w:r w:rsidRPr="00E1614D">
                <w:rPr>
                  <w:sz w:val="24"/>
                  <w:szCs w:val="24"/>
                </w:rPr>
                <w:t>Shyam</w:t>
              </w:r>
              <w:proofErr w:type="spellEnd"/>
              <w:r w:rsidRPr="00E1614D">
                <w:rPr>
                  <w:sz w:val="24"/>
                  <w:szCs w:val="24"/>
                </w:rPr>
                <w:t xml:space="preserve"> </w:t>
              </w:r>
            </w:ins>
            <w:r w:rsidR="00943C41" w:rsidRPr="00E1614D">
              <w:rPr>
                <w:sz w:val="24"/>
                <w:szCs w:val="24"/>
              </w:rPr>
              <w:t xml:space="preserve">Prasad </w:t>
            </w:r>
            <w:proofErr w:type="spellStart"/>
            <w:ins w:id="29" w:author="Kumar Baral" w:date="2023-01-25T15:16:00Z">
              <w:r w:rsidRPr="00E1614D">
                <w:rPr>
                  <w:sz w:val="24"/>
                  <w:szCs w:val="24"/>
                </w:rPr>
                <w:t>Bhusal</w:t>
              </w:r>
            </w:ins>
            <w:proofErr w:type="spellEnd"/>
          </w:p>
          <w:p w14:paraId="5BE8D803" w14:textId="7178F863" w:rsidR="00157A8B" w:rsidRPr="00E1614D" w:rsidRDefault="00157A8B" w:rsidP="00E9411B">
            <w:pPr>
              <w:spacing w:before="0" w:after="0" w:line="360" w:lineRule="auto"/>
              <w:jc w:val="left"/>
              <w:rPr>
                <w:ins w:id="30" w:author="Kumar Baral" w:date="2023-01-25T15:16:00Z"/>
                <w:sz w:val="24"/>
                <w:szCs w:val="24"/>
              </w:rPr>
            </w:pPr>
            <w:proofErr w:type="spellStart"/>
            <w:r w:rsidRPr="00E1614D">
              <w:rPr>
                <w:sz w:val="24"/>
                <w:szCs w:val="24"/>
              </w:rPr>
              <w:t>Saroj</w:t>
            </w:r>
            <w:proofErr w:type="spellEnd"/>
            <w:r w:rsidRPr="00E1614D">
              <w:rPr>
                <w:sz w:val="24"/>
                <w:szCs w:val="24"/>
              </w:rPr>
              <w:t xml:space="preserve"> Lal Shrestha</w:t>
            </w:r>
          </w:p>
        </w:tc>
        <w:tc>
          <w:tcPr>
            <w:tcW w:w="1955" w:type="dxa"/>
            <w:shd w:val="clear" w:color="auto" w:fill="auto"/>
            <w:vAlign w:val="center"/>
          </w:tcPr>
          <w:p w14:paraId="0EB3C801" w14:textId="77777777" w:rsidR="00674AAA" w:rsidRPr="00E1614D" w:rsidRDefault="00674AAA" w:rsidP="00E9411B">
            <w:pPr>
              <w:spacing w:before="0" w:after="0" w:line="360" w:lineRule="auto"/>
              <w:jc w:val="left"/>
              <w:rPr>
                <w:ins w:id="31" w:author="Kumar Baral" w:date="2023-01-25T15:16:00Z"/>
                <w:sz w:val="24"/>
                <w:szCs w:val="24"/>
              </w:rPr>
            </w:pPr>
          </w:p>
        </w:tc>
        <w:tc>
          <w:tcPr>
            <w:tcW w:w="2044" w:type="dxa"/>
            <w:shd w:val="clear" w:color="auto" w:fill="auto"/>
            <w:vAlign w:val="center"/>
          </w:tcPr>
          <w:p w14:paraId="220C8AD5" w14:textId="77777777" w:rsidR="00674AAA" w:rsidRPr="00E1614D" w:rsidRDefault="00674AAA" w:rsidP="00E9411B">
            <w:pPr>
              <w:spacing w:before="0" w:after="0" w:line="360" w:lineRule="auto"/>
              <w:jc w:val="left"/>
              <w:rPr>
                <w:ins w:id="32" w:author="Kumar Baral" w:date="2023-01-25T15:16:00Z"/>
                <w:sz w:val="24"/>
                <w:szCs w:val="24"/>
              </w:rPr>
            </w:pPr>
          </w:p>
        </w:tc>
      </w:tr>
      <w:tr w:rsidR="00CA7B91" w:rsidRPr="0066645A" w14:paraId="24D76BA0" w14:textId="77777777" w:rsidTr="00E9411B">
        <w:trPr>
          <w:trHeight w:val="476"/>
        </w:trPr>
        <w:tc>
          <w:tcPr>
            <w:tcW w:w="2282" w:type="dxa"/>
            <w:shd w:val="clear" w:color="auto" w:fill="auto"/>
            <w:vAlign w:val="center"/>
          </w:tcPr>
          <w:p w14:paraId="5C922C82" w14:textId="77777777" w:rsidR="00CA7B91" w:rsidRPr="00E1614D" w:rsidRDefault="00CA7B91" w:rsidP="00E9411B">
            <w:pPr>
              <w:spacing w:before="0" w:after="0" w:line="360" w:lineRule="auto"/>
              <w:jc w:val="left"/>
              <w:rPr>
                <w:sz w:val="24"/>
                <w:szCs w:val="24"/>
              </w:rPr>
            </w:pPr>
            <w:r w:rsidRPr="00E1614D">
              <w:rPr>
                <w:sz w:val="24"/>
                <w:szCs w:val="24"/>
              </w:rPr>
              <w:t>Approved By:</w:t>
            </w:r>
          </w:p>
        </w:tc>
        <w:tc>
          <w:tcPr>
            <w:tcW w:w="2835" w:type="dxa"/>
            <w:shd w:val="clear" w:color="auto" w:fill="auto"/>
            <w:vAlign w:val="center"/>
          </w:tcPr>
          <w:p w14:paraId="6EC263CC" w14:textId="0706EE46" w:rsidR="00CA7B91" w:rsidRPr="0066645A" w:rsidRDefault="00943C41" w:rsidP="00E9411B">
            <w:pPr>
              <w:spacing w:before="0" w:after="0" w:line="360" w:lineRule="auto"/>
              <w:jc w:val="left"/>
              <w:rPr>
                <w:sz w:val="24"/>
                <w:szCs w:val="24"/>
              </w:rPr>
            </w:pPr>
            <w:r w:rsidRPr="00E1614D">
              <w:rPr>
                <w:sz w:val="24"/>
                <w:szCs w:val="24"/>
              </w:rPr>
              <w:t>Bharat Raj Pandey</w:t>
            </w:r>
          </w:p>
        </w:tc>
        <w:tc>
          <w:tcPr>
            <w:tcW w:w="1955" w:type="dxa"/>
            <w:shd w:val="clear" w:color="auto" w:fill="auto"/>
            <w:vAlign w:val="center"/>
          </w:tcPr>
          <w:p w14:paraId="327B6A84" w14:textId="77777777" w:rsidR="00CA7B91" w:rsidRPr="0066645A" w:rsidRDefault="00CA7B91" w:rsidP="00E9411B">
            <w:pPr>
              <w:spacing w:before="0" w:after="0" w:line="360" w:lineRule="auto"/>
              <w:jc w:val="left"/>
              <w:rPr>
                <w:sz w:val="24"/>
                <w:szCs w:val="24"/>
              </w:rPr>
            </w:pPr>
          </w:p>
        </w:tc>
        <w:tc>
          <w:tcPr>
            <w:tcW w:w="2044" w:type="dxa"/>
            <w:shd w:val="clear" w:color="auto" w:fill="auto"/>
            <w:vAlign w:val="center"/>
          </w:tcPr>
          <w:p w14:paraId="43B228E3" w14:textId="77777777" w:rsidR="00CA7B91" w:rsidRPr="0066645A" w:rsidRDefault="00CA7B91" w:rsidP="00E9411B">
            <w:pPr>
              <w:spacing w:before="0" w:after="0" w:line="360" w:lineRule="auto"/>
              <w:jc w:val="left"/>
              <w:rPr>
                <w:sz w:val="24"/>
                <w:szCs w:val="24"/>
              </w:rPr>
            </w:pPr>
          </w:p>
        </w:tc>
      </w:tr>
    </w:tbl>
    <w:p w14:paraId="7748A6D3" w14:textId="6095A898" w:rsidR="00CA7B91" w:rsidRDefault="00CA7B91" w:rsidP="00CA7B91">
      <w:pPr>
        <w:rPr>
          <w:ins w:id="33" w:author="Kumar Baral" w:date="2023-01-25T15:18:00Z"/>
          <w:b/>
          <w:sz w:val="24"/>
        </w:rPr>
      </w:pPr>
    </w:p>
    <w:p w14:paraId="6871A8E8" w14:textId="77D7BA3A" w:rsidR="00674AAA" w:rsidRDefault="00674AAA" w:rsidP="00CA7B91">
      <w:pPr>
        <w:rPr>
          <w:ins w:id="34" w:author="Kumar Baral" w:date="2023-01-25T15:18:00Z"/>
          <w:b/>
          <w:sz w:val="24"/>
        </w:rPr>
      </w:pPr>
    </w:p>
    <w:p w14:paraId="2A102886" w14:textId="77777777" w:rsidR="00674AAA" w:rsidRDefault="00674AAA" w:rsidP="00CA7B91">
      <w:pPr>
        <w:rPr>
          <w:ins w:id="35" w:author="Kumar Baral" w:date="2023-01-25T15:18:00Z"/>
          <w:b/>
          <w:sz w:val="24"/>
        </w:rPr>
      </w:pPr>
    </w:p>
    <w:p w14:paraId="2BB2E7A6" w14:textId="77777777" w:rsidR="00674AAA" w:rsidRPr="0066645A" w:rsidRDefault="00674AAA" w:rsidP="00CA7B91">
      <w:pPr>
        <w:rPr>
          <w:b/>
          <w:sz w:val="24"/>
        </w:rPr>
      </w:pPr>
    </w:p>
    <w:p w14:paraId="3934D45B" w14:textId="06859F89" w:rsidR="00CA7B91" w:rsidRPr="0066645A" w:rsidRDefault="00952598" w:rsidP="00CA7B91">
      <w:pPr>
        <w:rPr>
          <w:b/>
          <w:sz w:val="24"/>
        </w:rPr>
      </w:pPr>
      <w:del w:id="36" w:author="Kumar Baral" w:date="2023-01-25T15:04:00Z">
        <w:r w:rsidDel="009B11E9">
          <w:rPr>
            <w:b/>
            <w:sz w:val="24"/>
          </w:rPr>
          <w:delText>June</w:delText>
        </w:r>
        <w:r w:rsidR="00CA7B91" w:rsidDel="009B11E9">
          <w:rPr>
            <w:b/>
            <w:sz w:val="24"/>
          </w:rPr>
          <w:delText xml:space="preserve"> </w:delText>
        </w:r>
      </w:del>
      <w:r w:rsidR="004C79A5">
        <w:rPr>
          <w:b/>
          <w:sz w:val="24"/>
        </w:rPr>
        <w:t>Febru</w:t>
      </w:r>
      <w:ins w:id="37" w:author="Kumar Baral" w:date="2023-01-25T15:04:00Z">
        <w:r w:rsidR="009B11E9">
          <w:rPr>
            <w:b/>
            <w:sz w:val="24"/>
          </w:rPr>
          <w:t xml:space="preserve">ary </w:t>
        </w:r>
      </w:ins>
      <w:r w:rsidR="00CA7B91">
        <w:rPr>
          <w:b/>
          <w:sz w:val="24"/>
        </w:rPr>
        <w:t>202</w:t>
      </w:r>
      <w:ins w:id="38" w:author="Kumar Baral" w:date="2023-01-25T15:05:00Z">
        <w:r w:rsidR="009B11E9">
          <w:rPr>
            <w:b/>
            <w:sz w:val="24"/>
          </w:rPr>
          <w:t>3</w:t>
        </w:r>
      </w:ins>
      <w:del w:id="39" w:author="Kumar Baral" w:date="2023-01-25T15:04:00Z">
        <w:r w:rsidR="00DD50CA" w:rsidDel="009B11E9">
          <w:rPr>
            <w:b/>
            <w:sz w:val="24"/>
          </w:rPr>
          <w:delText>1</w:delText>
        </w:r>
      </w:del>
    </w:p>
    <w:tbl>
      <w:tblPr>
        <w:tblW w:w="0" w:type="auto"/>
        <w:tblLook w:val="04A0" w:firstRow="1" w:lastRow="0" w:firstColumn="1" w:lastColumn="0" w:noHBand="0" w:noVBand="1"/>
      </w:tblPr>
      <w:tblGrid>
        <w:gridCol w:w="9027"/>
      </w:tblGrid>
      <w:tr w:rsidR="00CA7B91" w:rsidRPr="0066645A" w14:paraId="0AFC1105" w14:textId="77777777" w:rsidTr="00E9411B">
        <w:trPr>
          <w:trHeight w:val="1107"/>
        </w:trPr>
        <w:tc>
          <w:tcPr>
            <w:tcW w:w="9116" w:type="dxa"/>
            <w:shd w:val="clear" w:color="auto" w:fill="auto"/>
          </w:tcPr>
          <w:p w14:paraId="4E897937" w14:textId="302AF284" w:rsidR="00CA7B91" w:rsidRPr="0066645A" w:rsidRDefault="008F6CE4" w:rsidP="00E9411B">
            <w:pPr>
              <w:rPr>
                <w:b/>
                <w:sz w:val="24"/>
              </w:rPr>
            </w:pPr>
            <w:r>
              <w:rPr>
                <w:noProof/>
                <w:lang w:bidi="ne-NP"/>
              </w:rPr>
              <w:drawing>
                <wp:anchor distT="0" distB="0" distL="114300" distR="114300" simplePos="0" relativeHeight="251701248" behindDoc="0" locked="0" layoutInCell="1" allowOverlap="1" wp14:anchorId="3A60370A" wp14:editId="53AF1103">
                  <wp:simplePos x="0" y="0"/>
                  <wp:positionH relativeFrom="column">
                    <wp:posOffset>-57785</wp:posOffset>
                  </wp:positionH>
                  <wp:positionV relativeFrom="paragraph">
                    <wp:posOffset>25400</wp:posOffset>
                  </wp:positionV>
                  <wp:extent cx="2712085" cy="637540"/>
                  <wp:effectExtent l="0" t="0" r="0" b="0"/>
                  <wp:wrapSquare wrapText="bothSides"/>
                  <wp:docPr id="495" name="Picture 495" descr="logo-option-01-blackshadow_0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logo-option-01-blackshadow_001.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2085" cy="637540"/>
                          </a:xfrm>
                          <a:prstGeom prst="rect">
                            <a:avLst/>
                          </a:prstGeom>
                          <a:noFill/>
                        </pic:spPr>
                      </pic:pic>
                    </a:graphicData>
                  </a:graphic>
                  <wp14:sizeRelH relativeFrom="page">
                    <wp14:pctWidth>0</wp14:pctWidth>
                  </wp14:sizeRelH>
                  <wp14:sizeRelV relativeFrom="page">
                    <wp14:pctHeight>0</wp14:pctHeight>
                  </wp14:sizeRelV>
                </wp:anchor>
              </w:drawing>
            </w:r>
          </w:p>
        </w:tc>
      </w:tr>
    </w:tbl>
    <w:p w14:paraId="3DA381AC" w14:textId="03259EB9" w:rsidR="00286DE6" w:rsidRPr="006D015F" w:rsidRDefault="00286DE6">
      <w:pPr>
        <w:spacing w:line="240" w:lineRule="auto"/>
        <w:jc w:val="left"/>
        <w:rPr>
          <w:rFonts w:cs="Mangal"/>
          <w:lang w:val="en-GB" w:eastAsia="en-GB" w:bidi="sa-IN"/>
        </w:rPr>
      </w:pPr>
    </w:p>
    <w:p w14:paraId="0030A0BE" w14:textId="77777777" w:rsidR="00286DE6" w:rsidRPr="006D015F" w:rsidRDefault="00286DE6" w:rsidP="00FC0085">
      <w:pPr>
        <w:spacing w:before="0" w:after="200"/>
        <w:rPr>
          <w:rFonts w:cs="Mangal"/>
          <w:lang w:val="en-GB" w:eastAsia="en-GB" w:bidi="sa-IN"/>
        </w:rPr>
        <w:sectPr w:rsidR="00286DE6" w:rsidRPr="006D015F" w:rsidSect="00BD35AA">
          <w:pgSz w:w="11907" w:h="16839" w:code="9"/>
          <w:pgMar w:top="1584" w:right="1080" w:bottom="1440" w:left="1800" w:header="720" w:footer="432" w:gutter="0"/>
          <w:pgNumType w:fmt="lowerRoman"/>
          <w:cols w:space="720"/>
          <w:docGrid w:linePitch="360"/>
        </w:sectPr>
      </w:pPr>
    </w:p>
    <w:p w14:paraId="6493521E" w14:textId="16C0AF3F" w:rsidR="005B3316" w:rsidRPr="00E1614D" w:rsidRDefault="00D76054" w:rsidP="008D528F">
      <w:pPr>
        <w:pStyle w:val="Heading1"/>
        <w:numPr>
          <w:ilvl w:val="0"/>
          <w:numId w:val="0"/>
        </w:numPr>
        <w:ind w:left="432"/>
      </w:pPr>
      <w:bookmarkStart w:id="40" w:name="_Toc126057920"/>
      <w:r w:rsidRPr="00E1614D">
        <w:rPr>
          <w:caps w:val="0"/>
        </w:rPr>
        <w:lastRenderedPageBreak/>
        <w:t>LIST OF ACRONYMS</w:t>
      </w:r>
      <w:bookmarkEnd w:id="1"/>
      <w:bookmarkEnd w:id="40"/>
    </w:p>
    <w:p w14:paraId="02C2327A" w14:textId="77777777" w:rsidR="005B3316" w:rsidRPr="00E1614D" w:rsidRDefault="005B3316" w:rsidP="006D5FCE">
      <w:pPr>
        <w:spacing w:before="0" w:after="0"/>
        <w:jc w:val="left"/>
        <w:rPr>
          <w:szCs w:val="22"/>
        </w:rPr>
      </w:pPr>
      <w:r w:rsidRPr="00E1614D">
        <w:rPr>
          <w:szCs w:val="22"/>
        </w:rPr>
        <w:t>AMSL</w:t>
      </w:r>
      <w:r w:rsidRPr="00E1614D">
        <w:rPr>
          <w:szCs w:val="22"/>
        </w:rPr>
        <w:tab/>
      </w:r>
      <w:r w:rsidRPr="00E1614D">
        <w:rPr>
          <w:szCs w:val="22"/>
        </w:rPr>
        <w:tab/>
      </w:r>
      <w:r w:rsidRPr="00E1614D">
        <w:rPr>
          <w:szCs w:val="22"/>
        </w:rPr>
        <w:tab/>
      </w:r>
      <w:r w:rsidR="00950348" w:rsidRPr="00E1614D">
        <w:rPr>
          <w:szCs w:val="22"/>
        </w:rPr>
        <w:t>above</w:t>
      </w:r>
      <w:r w:rsidRPr="00E1614D">
        <w:rPr>
          <w:szCs w:val="22"/>
        </w:rPr>
        <w:t xml:space="preserve"> Mean Sea Level </w:t>
      </w:r>
    </w:p>
    <w:p w14:paraId="6F17318F" w14:textId="77777777" w:rsidR="005B3316" w:rsidRPr="00E1614D" w:rsidRDefault="005B3316" w:rsidP="006D5FCE">
      <w:pPr>
        <w:spacing w:before="0" w:after="0"/>
        <w:jc w:val="left"/>
        <w:rPr>
          <w:szCs w:val="22"/>
        </w:rPr>
      </w:pPr>
      <w:r w:rsidRPr="00E1614D">
        <w:rPr>
          <w:szCs w:val="22"/>
        </w:rPr>
        <w:t>ASCE</w:t>
      </w:r>
      <w:r w:rsidRPr="00E1614D">
        <w:rPr>
          <w:szCs w:val="22"/>
        </w:rPr>
        <w:tab/>
      </w:r>
      <w:r w:rsidRPr="00E1614D">
        <w:rPr>
          <w:szCs w:val="22"/>
        </w:rPr>
        <w:tab/>
      </w:r>
      <w:r w:rsidRPr="00E1614D">
        <w:rPr>
          <w:szCs w:val="22"/>
        </w:rPr>
        <w:tab/>
        <w:t>American Society of Civil Engineers</w:t>
      </w:r>
    </w:p>
    <w:p w14:paraId="67D5207A" w14:textId="77777777" w:rsidR="001C408B" w:rsidRPr="00E1614D" w:rsidRDefault="001C408B" w:rsidP="006D5FCE">
      <w:pPr>
        <w:spacing w:before="0" w:after="0"/>
        <w:jc w:val="left"/>
        <w:rPr>
          <w:szCs w:val="22"/>
        </w:rPr>
      </w:pPr>
      <w:r w:rsidRPr="00E1614D">
        <w:rPr>
          <w:szCs w:val="22"/>
        </w:rPr>
        <w:t>AR</w:t>
      </w:r>
      <w:r w:rsidRPr="00E1614D">
        <w:rPr>
          <w:szCs w:val="22"/>
        </w:rPr>
        <w:tab/>
      </w:r>
      <w:r w:rsidRPr="00E1614D">
        <w:rPr>
          <w:szCs w:val="22"/>
        </w:rPr>
        <w:tab/>
      </w:r>
      <w:r w:rsidRPr="00E1614D">
        <w:rPr>
          <w:szCs w:val="22"/>
        </w:rPr>
        <w:tab/>
        <w:t>Access Road</w:t>
      </w:r>
    </w:p>
    <w:p w14:paraId="764BDDE1" w14:textId="77777777" w:rsidR="005B3316" w:rsidRPr="00E1614D" w:rsidRDefault="005B3316" w:rsidP="006D5FCE">
      <w:pPr>
        <w:spacing w:before="0" w:after="0"/>
        <w:jc w:val="left"/>
        <w:rPr>
          <w:szCs w:val="22"/>
        </w:rPr>
      </w:pPr>
      <w:r w:rsidRPr="00E1614D">
        <w:rPr>
          <w:szCs w:val="22"/>
        </w:rPr>
        <w:t>B/C</w:t>
      </w:r>
      <w:r w:rsidRPr="00E1614D">
        <w:rPr>
          <w:szCs w:val="22"/>
        </w:rPr>
        <w:tab/>
      </w:r>
      <w:r w:rsidRPr="00E1614D">
        <w:rPr>
          <w:szCs w:val="22"/>
        </w:rPr>
        <w:tab/>
      </w:r>
      <w:r w:rsidRPr="00E1614D">
        <w:rPr>
          <w:szCs w:val="22"/>
        </w:rPr>
        <w:tab/>
        <w:t xml:space="preserve">Benefit/Cost </w:t>
      </w:r>
    </w:p>
    <w:p w14:paraId="578C00B7" w14:textId="77777777" w:rsidR="005B3316" w:rsidRPr="00E1614D" w:rsidRDefault="005B3316" w:rsidP="006D5FCE">
      <w:pPr>
        <w:spacing w:before="0" w:after="0"/>
        <w:jc w:val="left"/>
        <w:rPr>
          <w:szCs w:val="22"/>
        </w:rPr>
      </w:pPr>
      <w:r w:rsidRPr="00E1614D">
        <w:rPr>
          <w:szCs w:val="22"/>
        </w:rPr>
        <w:t>BL</w:t>
      </w:r>
      <w:r w:rsidRPr="00E1614D">
        <w:rPr>
          <w:szCs w:val="22"/>
        </w:rPr>
        <w:tab/>
      </w:r>
      <w:r w:rsidRPr="00E1614D">
        <w:rPr>
          <w:szCs w:val="22"/>
        </w:rPr>
        <w:tab/>
      </w:r>
      <w:r w:rsidRPr="00E1614D">
        <w:rPr>
          <w:szCs w:val="22"/>
        </w:rPr>
        <w:tab/>
        <w:t>Base Line</w:t>
      </w:r>
    </w:p>
    <w:p w14:paraId="31044F9D" w14:textId="77777777" w:rsidR="001C408B" w:rsidRPr="00E1614D" w:rsidRDefault="001C408B" w:rsidP="006D5FCE">
      <w:pPr>
        <w:spacing w:before="0" w:after="0"/>
        <w:jc w:val="left"/>
        <w:rPr>
          <w:szCs w:val="22"/>
        </w:rPr>
      </w:pPr>
      <w:r w:rsidRPr="00E1614D">
        <w:rPr>
          <w:szCs w:val="22"/>
        </w:rPr>
        <w:t>BM</w:t>
      </w:r>
      <w:r w:rsidRPr="00E1614D">
        <w:rPr>
          <w:szCs w:val="22"/>
        </w:rPr>
        <w:tab/>
      </w:r>
      <w:r w:rsidRPr="00E1614D">
        <w:rPr>
          <w:szCs w:val="22"/>
        </w:rPr>
        <w:tab/>
      </w:r>
      <w:r w:rsidRPr="00E1614D">
        <w:rPr>
          <w:szCs w:val="22"/>
        </w:rPr>
        <w:tab/>
        <w:t>Bench Mark</w:t>
      </w:r>
    </w:p>
    <w:p w14:paraId="0D6EF96E" w14:textId="77777777" w:rsidR="005B3316" w:rsidRPr="00E1614D" w:rsidRDefault="005B3316" w:rsidP="006D5FCE">
      <w:pPr>
        <w:spacing w:before="0" w:after="0"/>
        <w:jc w:val="left"/>
        <w:rPr>
          <w:szCs w:val="22"/>
        </w:rPr>
      </w:pPr>
      <w:r w:rsidRPr="00E1614D">
        <w:rPr>
          <w:szCs w:val="22"/>
        </w:rPr>
        <w:t>BoQ</w:t>
      </w:r>
      <w:r w:rsidRPr="00E1614D">
        <w:rPr>
          <w:szCs w:val="22"/>
        </w:rPr>
        <w:tab/>
      </w:r>
      <w:r w:rsidRPr="00E1614D">
        <w:rPr>
          <w:szCs w:val="22"/>
        </w:rPr>
        <w:tab/>
      </w:r>
      <w:r w:rsidRPr="00E1614D">
        <w:rPr>
          <w:szCs w:val="22"/>
        </w:rPr>
        <w:tab/>
        <w:t>Bill of Quantities</w:t>
      </w:r>
    </w:p>
    <w:p w14:paraId="08BF8459" w14:textId="77777777" w:rsidR="005B3316" w:rsidRPr="00E1614D" w:rsidRDefault="005B3316" w:rsidP="006D5FCE">
      <w:pPr>
        <w:spacing w:before="0" w:after="0"/>
        <w:jc w:val="left"/>
        <w:rPr>
          <w:szCs w:val="22"/>
        </w:rPr>
      </w:pPr>
      <w:r w:rsidRPr="00E1614D">
        <w:rPr>
          <w:szCs w:val="22"/>
        </w:rPr>
        <w:t>CBR</w:t>
      </w:r>
      <w:r w:rsidRPr="00E1614D">
        <w:rPr>
          <w:szCs w:val="22"/>
        </w:rPr>
        <w:tab/>
      </w:r>
      <w:r w:rsidRPr="00E1614D">
        <w:rPr>
          <w:szCs w:val="22"/>
        </w:rPr>
        <w:tab/>
      </w:r>
      <w:r w:rsidRPr="00E1614D">
        <w:rPr>
          <w:szCs w:val="22"/>
        </w:rPr>
        <w:tab/>
        <w:t>California Bearing Ratio</w:t>
      </w:r>
    </w:p>
    <w:p w14:paraId="36450766" w14:textId="77777777" w:rsidR="005B3316" w:rsidRPr="00E1614D" w:rsidRDefault="005B3316" w:rsidP="006D5FCE">
      <w:pPr>
        <w:spacing w:before="0" w:after="0"/>
        <w:jc w:val="left"/>
        <w:rPr>
          <w:szCs w:val="22"/>
        </w:rPr>
      </w:pPr>
      <w:r w:rsidRPr="00E1614D">
        <w:rPr>
          <w:szCs w:val="22"/>
        </w:rPr>
        <w:t xml:space="preserve">DBM </w:t>
      </w:r>
      <w:r w:rsidRPr="00E1614D">
        <w:rPr>
          <w:szCs w:val="22"/>
        </w:rPr>
        <w:tab/>
      </w:r>
      <w:r w:rsidRPr="00E1614D">
        <w:rPr>
          <w:szCs w:val="22"/>
        </w:rPr>
        <w:tab/>
      </w:r>
      <w:r w:rsidRPr="00E1614D">
        <w:rPr>
          <w:szCs w:val="22"/>
        </w:rPr>
        <w:tab/>
        <w:t xml:space="preserve">Design Base Memorandum </w:t>
      </w:r>
    </w:p>
    <w:p w14:paraId="1139AF52" w14:textId="77777777" w:rsidR="005B3316" w:rsidRPr="00E1614D" w:rsidRDefault="005B3316" w:rsidP="006D5FCE">
      <w:pPr>
        <w:spacing w:before="0" w:after="0"/>
        <w:jc w:val="left"/>
        <w:rPr>
          <w:szCs w:val="22"/>
        </w:rPr>
      </w:pPr>
      <w:r w:rsidRPr="00E1614D">
        <w:rPr>
          <w:szCs w:val="22"/>
        </w:rPr>
        <w:t xml:space="preserve">DC </w:t>
      </w:r>
      <w:r w:rsidRPr="00E1614D">
        <w:rPr>
          <w:szCs w:val="22"/>
        </w:rPr>
        <w:tab/>
      </w:r>
      <w:r w:rsidRPr="00E1614D">
        <w:rPr>
          <w:szCs w:val="22"/>
        </w:rPr>
        <w:tab/>
      </w:r>
      <w:r w:rsidRPr="00E1614D">
        <w:rPr>
          <w:szCs w:val="22"/>
        </w:rPr>
        <w:tab/>
        <w:t>Direct Current</w:t>
      </w:r>
    </w:p>
    <w:p w14:paraId="6D079967" w14:textId="77777777" w:rsidR="005B3316" w:rsidRPr="00E1614D" w:rsidRDefault="005B3316" w:rsidP="006D5FCE">
      <w:pPr>
        <w:spacing w:before="0" w:after="0"/>
        <w:jc w:val="left"/>
        <w:rPr>
          <w:szCs w:val="22"/>
        </w:rPr>
      </w:pPr>
      <w:r w:rsidRPr="00E1614D">
        <w:rPr>
          <w:rFonts w:cs="Arial"/>
          <w:bCs/>
        </w:rPr>
        <w:t>DCPT</w:t>
      </w:r>
      <w:r w:rsidRPr="00E1614D">
        <w:rPr>
          <w:rFonts w:cs="Arial"/>
          <w:bCs/>
        </w:rPr>
        <w:tab/>
      </w:r>
      <w:r w:rsidRPr="00E1614D">
        <w:rPr>
          <w:rFonts w:cs="Arial"/>
          <w:bCs/>
        </w:rPr>
        <w:tab/>
      </w:r>
      <w:r w:rsidRPr="00E1614D">
        <w:rPr>
          <w:rFonts w:cs="Arial"/>
          <w:bCs/>
        </w:rPr>
        <w:tab/>
        <w:t>Dynamic Core Penetration Test</w:t>
      </w:r>
    </w:p>
    <w:p w14:paraId="57950299" w14:textId="77777777" w:rsidR="005B3316" w:rsidRPr="00E1614D" w:rsidRDefault="005B3316" w:rsidP="006D5FCE">
      <w:pPr>
        <w:spacing w:before="0" w:after="0"/>
        <w:jc w:val="left"/>
        <w:rPr>
          <w:szCs w:val="22"/>
        </w:rPr>
      </w:pPr>
      <w:r w:rsidRPr="00E1614D">
        <w:rPr>
          <w:szCs w:val="22"/>
        </w:rPr>
        <w:t>DDR</w:t>
      </w:r>
      <w:r w:rsidRPr="00E1614D">
        <w:rPr>
          <w:szCs w:val="22"/>
        </w:rPr>
        <w:tab/>
      </w:r>
      <w:r w:rsidRPr="00E1614D">
        <w:rPr>
          <w:szCs w:val="22"/>
        </w:rPr>
        <w:tab/>
      </w:r>
      <w:r w:rsidRPr="00E1614D">
        <w:rPr>
          <w:szCs w:val="22"/>
        </w:rPr>
        <w:tab/>
        <w:t>Detailed Design Report</w:t>
      </w:r>
    </w:p>
    <w:p w14:paraId="0A917CEE" w14:textId="77777777" w:rsidR="005B3316" w:rsidRPr="00E1614D" w:rsidRDefault="005B3316" w:rsidP="006D5FCE">
      <w:pPr>
        <w:spacing w:before="0" w:after="0"/>
        <w:jc w:val="left"/>
        <w:rPr>
          <w:szCs w:val="22"/>
        </w:rPr>
      </w:pPr>
      <w:r w:rsidRPr="00E1614D">
        <w:rPr>
          <w:szCs w:val="22"/>
        </w:rPr>
        <w:t>DEM</w:t>
      </w:r>
      <w:r w:rsidRPr="00E1614D">
        <w:rPr>
          <w:szCs w:val="22"/>
        </w:rPr>
        <w:tab/>
      </w:r>
      <w:r w:rsidRPr="00E1614D">
        <w:rPr>
          <w:szCs w:val="22"/>
        </w:rPr>
        <w:tab/>
      </w:r>
      <w:r w:rsidRPr="00E1614D">
        <w:rPr>
          <w:szCs w:val="22"/>
        </w:rPr>
        <w:tab/>
        <w:t>Digital Elevation Model</w:t>
      </w:r>
    </w:p>
    <w:p w14:paraId="0A7265AB" w14:textId="77777777" w:rsidR="005B3316" w:rsidRPr="00E1614D" w:rsidRDefault="005B3316" w:rsidP="006D5FCE">
      <w:pPr>
        <w:spacing w:before="0" w:after="0"/>
        <w:jc w:val="left"/>
        <w:rPr>
          <w:szCs w:val="22"/>
        </w:rPr>
      </w:pPr>
      <w:r w:rsidRPr="00E1614D">
        <w:rPr>
          <w:szCs w:val="22"/>
        </w:rPr>
        <w:t>DHM</w:t>
      </w:r>
      <w:r w:rsidRPr="00E1614D">
        <w:rPr>
          <w:szCs w:val="22"/>
        </w:rPr>
        <w:tab/>
      </w:r>
      <w:r w:rsidRPr="00E1614D">
        <w:rPr>
          <w:szCs w:val="22"/>
        </w:rPr>
        <w:tab/>
      </w:r>
      <w:r w:rsidRPr="00E1614D">
        <w:rPr>
          <w:szCs w:val="22"/>
        </w:rPr>
        <w:tab/>
        <w:t>Department of Hydrology and Meteorology</w:t>
      </w:r>
    </w:p>
    <w:p w14:paraId="61B3153B" w14:textId="033FC58D" w:rsidR="005B3316" w:rsidRPr="00E1614D" w:rsidRDefault="005B3316" w:rsidP="006D5FCE">
      <w:pPr>
        <w:spacing w:before="0" w:after="0"/>
        <w:jc w:val="left"/>
        <w:rPr>
          <w:szCs w:val="22"/>
        </w:rPr>
      </w:pPr>
      <w:proofErr w:type="spellStart"/>
      <w:r w:rsidRPr="00E1614D">
        <w:rPr>
          <w:szCs w:val="22"/>
        </w:rPr>
        <w:t>DoED</w:t>
      </w:r>
      <w:proofErr w:type="spellEnd"/>
      <w:r w:rsidRPr="00E1614D">
        <w:rPr>
          <w:szCs w:val="22"/>
        </w:rPr>
        <w:tab/>
      </w:r>
      <w:r w:rsidRPr="00E1614D">
        <w:rPr>
          <w:szCs w:val="22"/>
        </w:rPr>
        <w:tab/>
      </w:r>
      <w:r w:rsidRPr="00E1614D">
        <w:rPr>
          <w:szCs w:val="22"/>
        </w:rPr>
        <w:tab/>
        <w:t>Department of Electricity Development</w:t>
      </w:r>
    </w:p>
    <w:p w14:paraId="408A62C7" w14:textId="08185F4C" w:rsidR="00D26DAC" w:rsidRPr="00E1614D" w:rsidRDefault="00D26DAC" w:rsidP="006D5FCE">
      <w:pPr>
        <w:spacing w:before="0" w:after="0"/>
        <w:jc w:val="left"/>
        <w:rPr>
          <w:szCs w:val="22"/>
        </w:rPr>
      </w:pPr>
      <w:r w:rsidRPr="00E1614D">
        <w:rPr>
          <w:szCs w:val="22"/>
        </w:rPr>
        <w:t>D/S</w:t>
      </w:r>
      <w:r w:rsidRPr="00E1614D">
        <w:rPr>
          <w:szCs w:val="22"/>
        </w:rPr>
        <w:tab/>
      </w:r>
      <w:r w:rsidRPr="00E1614D">
        <w:rPr>
          <w:szCs w:val="22"/>
        </w:rPr>
        <w:tab/>
      </w:r>
      <w:r w:rsidRPr="00E1614D">
        <w:rPr>
          <w:szCs w:val="22"/>
        </w:rPr>
        <w:tab/>
        <w:t>Downstream</w:t>
      </w:r>
    </w:p>
    <w:p w14:paraId="2E42568C" w14:textId="77777777" w:rsidR="005B3316" w:rsidRPr="00E1614D" w:rsidRDefault="005B3316" w:rsidP="006D5FCE">
      <w:pPr>
        <w:spacing w:before="0" w:after="0"/>
        <w:jc w:val="left"/>
        <w:rPr>
          <w:szCs w:val="22"/>
        </w:rPr>
      </w:pPr>
      <w:r w:rsidRPr="00E1614D">
        <w:rPr>
          <w:szCs w:val="22"/>
        </w:rPr>
        <w:t xml:space="preserve">EDR </w:t>
      </w:r>
      <w:r w:rsidRPr="00E1614D">
        <w:rPr>
          <w:szCs w:val="22"/>
        </w:rPr>
        <w:tab/>
      </w:r>
      <w:r w:rsidRPr="00E1614D">
        <w:rPr>
          <w:szCs w:val="22"/>
        </w:rPr>
        <w:tab/>
      </w:r>
      <w:r w:rsidRPr="00E1614D">
        <w:rPr>
          <w:szCs w:val="22"/>
        </w:rPr>
        <w:tab/>
        <w:t>Eastern Development Region</w:t>
      </w:r>
    </w:p>
    <w:p w14:paraId="41FEF1BB" w14:textId="77777777" w:rsidR="005B3316" w:rsidRPr="00E1614D" w:rsidRDefault="005B3316" w:rsidP="006D5FCE">
      <w:pPr>
        <w:spacing w:before="0" w:after="0"/>
        <w:jc w:val="left"/>
        <w:rPr>
          <w:szCs w:val="22"/>
        </w:rPr>
      </w:pPr>
      <w:r w:rsidRPr="00E1614D">
        <w:rPr>
          <w:szCs w:val="22"/>
        </w:rPr>
        <w:t>EIA</w:t>
      </w:r>
      <w:r w:rsidRPr="00E1614D">
        <w:rPr>
          <w:szCs w:val="22"/>
        </w:rPr>
        <w:tab/>
      </w:r>
      <w:r w:rsidRPr="00E1614D">
        <w:rPr>
          <w:szCs w:val="22"/>
        </w:rPr>
        <w:tab/>
      </w:r>
      <w:r w:rsidRPr="00E1614D">
        <w:rPr>
          <w:szCs w:val="22"/>
        </w:rPr>
        <w:tab/>
        <w:t>Environmental Impact Assessment</w:t>
      </w:r>
    </w:p>
    <w:p w14:paraId="6C8C679A" w14:textId="77777777" w:rsidR="005B3316" w:rsidRPr="00E1614D" w:rsidRDefault="005B3316" w:rsidP="006D5FCE">
      <w:pPr>
        <w:spacing w:before="0" w:after="0"/>
        <w:jc w:val="left"/>
        <w:rPr>
          <w:szCs w:val="22"/>
        </w:rPr>
      </w:pPr>
      <w:r w:rsidRPr="00E1614D">
        <w:rPr>
          <w:szCs w:val="22"/>
        </w:rPr>
        <w:t>EIRR</w:t>
      </w:r>
      <w:r w:rsidRPr="00E1614D">
        <w:rPr>
          <w:szCs w:val="22"/>
        </w:rPr>
        <w:tab/>
      </w:r>
      <w:r w:rsidRPr="00E1614D">
        <w:rPr>
          <w:szCs w:val="22"/>
        </w:rPr>
        <w:tab/>
      </w:r>
      <w:r w:rsidRPr="00E1614D">
        <w:rPr>
          <w:szCs w:val="22"/>
        </w:rPr>
        <w:tab/>
        <w:t>Economic Internal Rate of Return</w:t>
      </w:r>
    </w:p>
    <w:p w14:paraId="616F6286" w14:textId="77777777" w:rsidR="005B3316" w:rsidRPr="00E1614D" w:rsidRDefault="005B3316" w:rsidP="006D5FCE">
      <w:pPr>
        <w:spacing w:before="0" w:after="0"/>
        <w:jc w:val="left"/>
        <w:rPr>
          <w:szCs w:val="22"/>
        </w:rPr>
      </w:pPr>
      <w:r w:rsidRPr="00E1614D">
        <w:rPr>
          <w:szCs w:val="22"/>
        </w:rPr>
        <w:t>EPC</w:t>
      </w:r>
      <w:r w:rsidRPr="00E1614D">
        <w:rPr>
          <w:szCs w:val="22"/>
        </w:rPr>
        <w:tab/>
      </w:r>
      <w:r w:rsidRPr="00E1614D">
        <w:rPr>
          <w:szCs w:val="22"/>
        </w:rPr>
        <w:tab/>
      </w:r>
      <w:r w:rsidRPr="00E1614D">
        <w:rPr>
          <w:szCs w:val="22"/>
        </w:rPr>
        <w:tab/>
        <w:t>Engineering, Procurement, Construction</w:t>
      </w:r>
    </w:p>
    <w:p w14:paraId="092397F5" w14:textId="77777777" w:rsidR="005B3316" w:rsidRPr="00E1614D" w:rsidRDefault="005B3316" w:rsidP="006D5FCE">
      <w:pPr>
        <w:spacing w:before="0" w:after="0"/>
        <w:jc w:val="left"/>
        <w:rPr>
          <w:szCs w:val="22"/>
        </w:rPr>
      </w:pPr>
      <w:r w:rsidRPr="00E1614D">
        <w:rPr>
          <w:szCs w:val="22"/>
        </w:rPr>
        <w:t xml:space="preserve">ERMC </w:t>
      </w:r>
      <w:r w:rsidRPr="00E1614D">
        <w:rPr>
          <w:szCs w:val="22"/>
        </w:rPr>
        <w:tab/>
      </w:r>
      <w:r w:rsidRPr="00E1614D">
        <w:rPr>
          <w:szCs w:val="22"/>
        </w:rPr>
        <w:tab/>
      </w:r>
      <w:r w:rsidRPr="00E1614D">
        <w:rPr>
          <w:szCs w:val="22"/>
        </w:rPr>
        <w:tab/>
        <w:t>Environment and Resource Management Consultant</w:t>
      </w:r>
    </w:p>
    <w:p w14:paraId="35894D59" w14:textId="77777777" w:rsidR="005B3316" w:rsidRPr="00E1614D" w:rsidRDefault="005B3316" w:rsidP="006D5FCE">
      <w:pPr>
        <w:spacing w:before="0" w:after="0"/>
        <w:jc w:val="left"/>
        <w:rPr>
          <w:szCs w:val="22"/>
        </w:rPr>
      </w:pPr>
      <w:r w:rsidRPr="00E1614D">
        <w:rPr>
          <w:szCs w:val="22"/>
        </w:rPr>
        <w:t>ERT</w:t>
      </w:r>
      <w:r w:rsidRPr="00E1614D">
        <w:rPr>
          <w:szCs w:val="22"/>
        </w:rPr>
        <w:tab/>
      </w:r>
      <w:r w:rsidRPr="00E1614D">
        <w:rPr>
          <w:szCs w:val="22"/>
        </w:rPr>
        <w:tab/>
      </w:r>
      <w:r w:rsidRPr="00E1614D">
        <w:rPr>
          <w:szCs w:val="22"/>
        </w:rPr>
        <w:tab/>
        <w:t xml:space="preserve">Electric Resistivity Tomography </w:t>
      </w:r>
    </w:p>
    <w:p w14:paraId="6F6923C6" w14:textId="77777777" w:rsidR="005B3316" w:rsidRPr="00E1614D" w:rsidRDefault="005B3316" w:rsidP="006D5FCE">
      <w:pPr>
        <w:spacing w:before="0" w:after="0"/>
        <w:jc w:val="left"/>
        <w:rPr>
          <w:szCs w:val="22"/>
        </w:rPr>
      </w:pPr>
      <w:r w:rsidRPr="00E1614D">
        <w:rPr>
          <w:szCs w:val="22"/>
        </w:rPr>
        <w:t>FAT</w:t>
      </w:r>
      <w:r w:rsidRPr="00E1614D">
        <w:rPr>
          <w:szCs w:val="22"/>
        </w:rPr>
        <w:tab/>
      </w:r>
      <w:r w:rsidRPr="00E1614D">
        <w:rPr>
          <w:szCs w:val="22"/>
        </w:rPr>
        <w:tab/>
      </w:r>
      <w:r w:rsidRPr="00E1614D">
        <w:rPr>
          <w:szCs w:val="22"/>
        </w:rPr>
        <w:tab/>
        <w:t xml:space="preserve">Factory Acceptance Tests </w:t>
      </w:r>
    </w:p>
    <w:p w14:paraId="2F8E57F8" w14:textId="77777777" w:rsidR="005B3316" w:rsidRPr="00E1614D" w:rsidRDefault="005B3316" w:rsidP="006D5FCE">
      <w:pPr>
        <w:spacing w:before="0" w:after="0"/>
        <w:jc w:val="left"/>
        <w:rPr>
          <w:szCs w:val="22"/>
        </w:rPr>
      </w:pPr>
      <w:r w:rsidRPr="00E1614D">
        <w:rPr>
          <w:szCs w:val="22"/>
        </w:rPr>
        <w:t>FDC</w:t>
      </w:r>
      <w:r w:rsidRPr="00E1614D">
        <w:rPr>
          <w:szCs w:val="22"/>
        </w:rPr>
        <w:tab/>
      </w:r>
      <w:r w:rsidRPr="00E1614D">
        <w:rPr>
          <w:szCs w:val="22"/>
        </w:rPr>
        <w:tab/>
      </w:r>
      <w:r w:rsidRPr="00E1614D">
        <w:rPr>
          <w:szCs w:val="22"/>
        </w:rPr>
        <w:tab/>
        <w:t xml:space="preserve">Flow Duration Curve </w:t>
      </w:r>
    </w:p>
    <w:p w14:paraId="02D19472" w14:textId="77777777" w:rsidR="005B3316" w:rsidRPr="00E1614D" w:rsidRDefault="005B3316" w:rsidP="006D5FCE">
      <w:pPr>
        <w:spacing w:before="0" w:after="0"/>
        <w:jc w:val="left"/>
        <w:rPr>
          <w:szCs w:val="22"/>
        </w:rPr>
      </w:pPr>
      <w:r w:rsidRPr="00E1614D">
        <w:rPr>
          <w:szCs w:val="22"/>
        </w:rPr>
        <w:t>FIDIC</w:t>
      </w:r>
      <w:r w:rsidRPr="00E1614D">
        <w:rPr>
          <w:szCs w:val="22"/>
        </w:rPr>
        <w:tab/>
      </w:r>
      <w:r w:rsidRPr="00E1614D">
        <w:rPr>
          <w:szCs w:val="22"/>
        </w:rPr>
        <w:tab/>
      </w:r>
      <w:r w:rsidRPr="00E1614D">
        <w:rPr>
          <w:szCs w:val="22"/>
        </w:rPr>
        <w:tab/>
        <w:t>International Federation of Consulting Engineers</w:t>
      </w:r>
    </w:p>
    <w:p w14:paraId="3D389A9A" w14:textId="77777777" w:rsidR="00761B9F" w:rsidRPr="00E1614D" w:rsidRDefault="00761B9F" w:rsidP="006D5FCE">
      <w:pPr>
        <w:spacing w:before="0" w:after="0"/>
        <w:jc w:val="left"/>
        <w:rPr>
          <w:szCs w:val="22"/>
        </w:rPr>
      </w:pPr>
      <w:r w:rsidRPr="00E1614D">
        <w:rPr>
          <w:szCs w:val="22"/>
        </w:rPr>
        <w:t>FSR</w:t>
      </w:r>
      <w:r w:rsidRPr="00E1614D">
        <w:rPr>
          <w:szCs w:val="22"/>
        </w:rPr>
        <w:tab/>
      </w:r>
      <w:r w:rsidRPr="00E1614D">
        <w:rPr>
          <w:szCs w:val="22"/>
        </w:rPr>
        <w:tab/>
      </w:r>
      <w:r w:rsidRPr="00E1614D">
        <w:rPr>
          <w:szCs w:val="22"/>
        </w:rPr>
        <w:tab/>
        <w:t>Feasibility Study Report</w:t>
      </w:r>
    </w:p>
    <w:p w14:paraId="3F8FE0D6" w14:textId="77777777" w:rsidR="005B3316" w:rsidRPr="00E1614D" w:rsidRDefault="005B3316" w:rsidP="006D5FCE">
      <w:pPr>
        <w:spacing w:before="0" w:after="0"/>
        <w:jc w:val="left"/>
        <w:rPr>
          <w:szCs w:val="22"/>
        </w:rPr>
      </w:pPr>
      <w:r w:rsidRPr="00E1614D">
        <w:rPr>
          <w:szCs w:val="22"/>
        </w:rPr>
        <w:t>GLOF</w:t>
      </w:r>
      <w:r w:rsidRPr="00E1614D">
        <w:rPr>
          <w:szCs w:val="22"/>
        </w:rPr>
        <w:tab/>
      </w:r>
      <w:r w:rsidRPr="00E1614D">
        <w:rPr>
          <w:szCs w:val="22"/>
        </w:rPr>
        <w:tab/>
      </w:r>
      <w:r w:rsidRPr="00E1614D">
        <w:rPr>
          <w:szCs w:val="22"/>
        </w:rPr>
        <w:tab/>
        <w:t xml:space="preserve">Glacial Lake Outburst Floods </w:t>
      </w:r>
    </w:p>
    <w:p w14:paraId="0DB148E3" w14:textId="77777777" w:rsidR="005B3316" w:rsidRPr="00E1614D" w:rsidRDefault="005B3316" w:rsidP="006D5FCE">
      <w:pPr>
        <w:spacing w:before="0" w:after="0"/>
        <w:jc w:val="left"/>
        <w:rPr>
          <w:szCs w:val="22"/>
        </w:rPr>
      </w:pPr>
      <w:proofErr w:type="spellStart"/>
      <w:r w:rsidRPr="00E1614D">
        <w:rPr>
          <w:szCs w:val="22"/>
        </w:rPr>
        <w:t>GoN</w:t>
      </w:r>
      <w:proofErr w:type="spellEnd"/>
      <w:r w:rsidRPr="00E1614D">
        <w:rPr>
          <w:szCs w:val="22"/>
        </w:rPr>
        <w:tab/>
      </w:r>
      <w:r w:rsidRPr="00E1614D">
        <w:rPr>
          <w:szCs w:val="22"/>
        </w:rPr>
        <w:tab/>
      </w:r>
      <w:r w:rsidRPr="00E1614D">
        <w:rPr>
          <w:szCs w:val="22"/>
        </w:rPr>
        <w:tab/>
        <w:t>Government of Nepal</w:t>
      </w:r>
    </w:p>
    <w:p w14:paraId="6545E974" w14:textId="679B7623" w:rsidR="005B3316" w:rsidRPr="00E1614D" w:rsidRDefault="005B3316" w:rsidP="006D5FCE">
      <w:pPr>
        <w:spacing w:before="0" w:after="0"/>
        <w:jc w:val="left"/>
        <w:rPr>
          <w:szCs w:val="22"/>
        </w:rPr>
      </w:pPr>
      <w:r w:rsidRPr="00E1614D">
        <w:rPr>
          <w:szCs w:val="22"/>
        </w:rPr>
        <w:t>GPS</w:t>
      </w:r>
      <w:r w:rsidRPr="00E1614D">
        <w:rPr>
          <w:szCs w:val="22"/>
        </w:rPr>
        <w:tab/>
      </w:r>
      <w:r w:rsidRPr="00E1614D">
        <w:rPr>
          <w:szCs w:val="22"/>
        </w:rPr>
        <w:tab/>
      </w:r>
      <w:r w:rsidRPr="00E1614D">
        <w:rPr>
          <w:szCs w:val="22"/>
        </w:rPr>
        <w:tab/>
        <w:t>Global Positioning System</w:t>
      </w:r>
    </w:p>
    <w:p w14:paraId="461A01CC" w14:textId="77777777" w:rsidR="005B3316" w:rsidRPr="00E1614D" w:rsidRDefault="005B3316" w:rsidP="006D5FCE">
      <w:pPr>
        <w:spacing w:before="0" w:after="0"/>
        <w:jc w:val="left"/>
        <w:rPr>
          <w:szCs w:val="22"/>
        </w:rPr>
      </w:pPr>
      <w:proofErr w:type="spellStart"/>
      <w:r w:rsidRPr="00E1614D">
        <w:rPr>
          <w:szCs w:val="22"/>
        </w:rPr>
        <w:t>GWh</w:t>
      </w:r>
      <w:proofErr w:type="spellEnd"/>
      <w:r w:rsidRPr="00E1614D">
        <w:rPr>
          <w:szCs w:val="22"/>
        </w:rPr>
        <w:tab/>
      </w:r>
      <w:r w:rsidRPr="00E1614D">
        <w:rPr>
          <w:szCs w:val="22"/>
        </w:rPr>
        <w:tab/>
      </w:r>
      <w:r w:rsidRPr="00E1614D">
        <w:rPr>
          <w:szCs w:val="22"/>
        </w:rPr>
        <w:tab/>
        <w:t>Gigawatt Hour</w:t>
      </w:r>
    </w:p>
    <w:p w14:paraId="43E4F164" w14:textId="77777777" w:rsidR="005B3316" w:rsidRPr="00E1614D" w:rsidRDefault="005B3316" w:rsidP="006D5FCE">
      <w:pPr>
        <w:spacing w:before="0" w:after="0"/>
        <w:jc w:val="left"/>
        <w:rPr>
          <w:szCs w:val="22"/>
        </w:rPr>
      </w:pPr>
      <w:r w:rsidRPr="00E1614D">
        <w:rPr>
          <w:szCs w:val="22"/>
        </w:rPr>
        <w:t xml:space="preserve">HCE </w:t>
      </w:r>
      <w:r w:rsidRPr="00E1614D">
        <w:rPr>
          <w:szCs w:val="22"/>
        </w:rPr>
        <w:tab/>
      </w:r>
      <w:r w:rsidRPr="00E1614D">
        <w:rPr>
          <w:szCs w:val="22"/>
        </w:rPr>
        <w:tab/>
      </w:r>
      <w:r w:rsidRPr="00E1614D">
        <w:rPr>
          <w:szCs w:val="22"/>
        </w:rPr>
        <w:tab/>
        <w:t xml:space="preserve">Hydro-Consult Engineering </w:t>
      </w:r>
    </w:p>
    <w:p w14:paraId="410D541B" w14:textId="19D58BA3" w:rsidR="005B3316" w:rsidRPr="00E1614D" w:rsidRDefault="005B3316" w:rsidP="006D5FCE">
      <w:pPr>
        <w:spacing w:before="0" w:after="0"/>
        <w:jc w:val="left"/>
        <w:rPr>
          <w:szCs w:val="22"/>
        </w:rPr>
      </w:pPr>
      <w:r w:rsidRPr="00E1614D">
        <w:rPr>
          <w:szCs w:val="22"/>
        </w:rPr>
        <w:t>HEC-RAS</w:t>
      </w:r>
      <w:r w:rsidRPr="00E1614D">
        <w:rPr>
          <w:szCs w:val="22"/>
        </w:rPr>
        <w:tab/>
      </w:r>
      <w:r w:rsidRPr="00E1614D">
        <w:rPr>
          <w:szCs w:val="22"/>
        </w:rPr>
        <w:tab/>
        <w:t xml:space="preserve">Hydrologic Engineering </w:t>
      </w:r>
      <w:proofErr w:type="spellStart"/>
      <w:r w:rsidRPr="00E1614D">
        <w:rPr>
          <w:szCs w:val="22"/>
        </w:rPr>
        <w:t>Centres</w:t>
      </w:r>
      <w:proofErr w:type="spellEnd"/>
      <w:r w:rsidRPr="00E1614D">
        <w:rPr>
          <w:szCs w:val="22"/>
        </w:rPr>
        <w:t xml:space="preserve"> River Analysis System</w:t>
      </w:r>
    </w:p>
    <w:p w14:paraId="305AA191" w14:textId="5A68C4F5" w:rsidR="00885E62" w:rsidRPr="00E1614D" w:rsidRDefault="00885E62" w:rsidP="006D5FCE">
      <w:pPr>
        <w:spacing w:before="0" w:after="0"/>
        <w:jc w:val="left"/>
        <w:rPr>
          <w:szCs w:val="22"/>
        </w:rPr>
      </w:pPr>
      <w:r w:rsidRPr="00E1614D">
        <w:rPr>
          <w:szCs w:val="22"/>
        </w:rPr>
        <w:t>HP</w:t>
      </w:r>
      <w:r w:rsidRPr="00E1614D">
        <w:rPr>
          <w:szCs w:val="22"/>
        </w:rPr>
        <w:tab/>
      </w:r>
      <w:r w:rsidRPr="00E1614D">
        <w:rPr>
          <w:szCs w:val="22"/>
        </w:rPr>
        <w:tab/>
      </w:r>
      <w:r w:rsidRPr="00E1614D">
        <w:rPr>
          <w:szCs w:val="22"/>
        </w:rPr>
        <w:tab/>
        <w:t>Hydropower Project</w:t>
      </w:r>
    </w:p>
    <w:p w14:paraId="3760744A" w14:textId="77777777" w:rsidR="005B3316" w:rsidRPr="00E1614D" w:rsidRDefault="005B3316" w:rsidP="006D5FCE">
      <w:pPr>
        <w:spacing w:before="0" w:after="0"/>
        <w:jc w:val="left"/>
        <w:rPr>
          <w:szCs w:val="22"/>
        </w:rPr>
      </w:pPr>
      <w:r w:rsidRPr="00E1614D">
        <w:rPr>
          <w:szCs w:val="22"/>
        </w:rPr>
        <w:t xml:space="preserve">HFT </w:t>
      </w:r>
      <w:r w:rsidRPr="00E1614D">
        <w:rPr>
          <w:szCs w:val="22"/>
        </w:rPr>
        <w:tab/>
      </w:r>
      <w:r w:rsidRPr="00E1614D">
        <w:rPr>
          <w:szCs w:val="22"/>
        </w:rPr>
        <w:tab/>
      </w:r>
      <w:r w:rsidRPr="00E1614D">
        <w:rPr>
          <w:szCs w:val="22"/>
        </w:rPr>
        <w:tab/>
        <w:t>Himalayan Frontal Thrust</w:t>
      </w:r>
    </w:p>
    <w:p w14:paraId="6DBF78A2" w14:textId="77777777" w:rsidR="005B3316" w:rsidRPr="00E1614D" w:rsidRDefault="005B3316" w:rsidP="006D5FCE">
      <w:pPr>
        <w:spacing w:before="0" w:after="0"/>
        <w:jc w:val="left"/>
        <w:rPr>
          <w:szCs w:val="22"/>
        </w:rPr>
      </w:pPr>
      <w:r w:rsidRPr="00E1614D">
        <w:rPr>
          <w:szCs w:val="22"/>
        </w:rPr>
        <w:t>HRT</w:t>
      </w:r>
      <w:r w:rsidRPr="00E1614D">
        <w:rPr>
          <w:szCs w:val="22"/>
        </w:rPr>
        <w:tab/>
      </w:r>
      <w:r w:rsidRPr="00E1614D">
        <w:rPr>
          <w:szCs w:val="22"/>
        </w:rPr>
        <w:tab/>
      </w:r>
      <w:r w:rsidRPr="00E1614D">
        <w:rPr>
          <w:szCs w:val="22"/>
        </w:rPr>
        <w:tab/>
        <w:t>Head Race Tunnel</w:t>
      </w:r>
    </w:p>
    <w:p w14:paraId="6583CF9E" w14:textId="77777777" w:rsidR="005B3316" w:rsidRPr="00E1614D" w:rsidRDefault="005B3316" w:rsidP="006D5FCE">
      <w:pPr>
        <w:spacing w:before="0" w:after="0"/>
        <w:jc w:val="left"/>
        <w:rPr>
          <w:szCs w:val="22"/>
        </w:rPr>
      </w:pPr>
      <w:r w:rsidRPr="00E1614D">
        <w:rPr>
          <w:szCs w:val="22"/>
        </w:rPr>
        <w:t xml:space="preserve">H/W </w:t>
      </w:r>
      <w:r w:rsidRPr="00E1614D">
        <w:rPr>
          <w:szCs w:val="22"/>
        </w:rPr>
        <w:tab/>
      </w:r>
      <w:r w:rsidRPr="00E1614D">
        <w:rPr>
          <w:szCs w:val="22"/>
        </w:rPr>
        <w:tab/>
      </w:r>
      <w:r w:rsidRPr="00E1614D">
        <w:rPr>
          <w:szCs w:val="22"/>
        </w:rPr>
        <w:tab/>
        <w:t>Headworks</w:t>
      </w:r>
    </w:p>
    <w:p w14:paraId="0CC0C87A" w14:textId="77777777" w:rsidR="00617834" w:rsidRPr="00E1614D" w:rsidRDefault="00617834" w:rsidP="006D5FCE">
      <w:pPr>
        <w:spacing w:before="0" w:after="0"/>
        <w:jc w:val="left"/>
        <w:rPr>
          <w:szCs w:val="22"/>
        </w:rPr>
      </w:pPr>
      <w:r w:rsidRPr="00E1614D">
        <w:rPr>
          <w:szCs w:val="22"/>
        </w:rPr>
        <w:t>ICIMOD</w:t>
      </w:r>
      <w:r w:rsidRPr="00E1614D">
        <w:rPr>
          <w:szCs w:val="22"/>
        </w:rPr>
        <w:tab/>
      </w:r>
      <w:r w:rsidRPr="00E1614D">
        <w:rPr>
          <w:szCs w:val="22"/>
        </w:rPr>
        <w:tab/>
        <w:t>International Center for Integrated Mountain Development</w:t>
      </w:r>
    </w:p>
    <w:p w14:paraId="5AD7AF42" w14:textId="77777777" w:rsidR="005B3316" w:rsidRPr="00E1614D" w:rsidRDefault="005B3316" w:rsidP="006D5FCE">
      <w:pPr>
        <w:spacing w:before="0" w:after="0"/>
        <w:jc w:val="left"/>
        <w:rPr>
          <w:szCs w:val="22"/>
        </w:rPr>
      </w:pPr>
      <w:proofErr w:type="spellStart"/>
      <w:r w:rsidRPr="00E1614D">
        <w:rPr>
          <w:szCs w:val="22"/>
        </w:rPr>
        <w:t>lEC</w:t>
      </w:r>
      <w:proofErr w:type="spellEnd"/>
      <w:r w:rsidRPr="00E1614D">
        <w:rPr>
          <w:szCs w:val="22"/>
        </w:rPr>
        <w:tab/>
      </w:r>
      <w:r w:rsidRPr="00E1614D">
        <w:rPr>
          <w:szCs w:val="22"/>
        </w:rPr>
        <w:tab/>
      </w:r>
      <w:r w:rsidRPr="00E1614D">
        <w:rPr>
          <w:szCs w:val="22"/>
        </w:rPr>
        <w:tab/>
        <w:t xml:space="preserve">International </w:t>
      </w:r>
      <w:proofErr w:type="spellStart"/>
      <w:r w:rsidRPr="00E1614D">
        <w:rPr>
          <w:szCs w:val="22"/>
        </w:rPr>
        <w:t>Electrotechnical</w:t>
      </w:r>
      <w:proofErr w:type="spellEnd"/>
      <w:r w:rsidRPr="00E1614D">
        <w:rPr>
          <w:szCs w:val="22"/>
        </w:rPr>
        <w:t xml:space="preserve"> Commission</w:t>
      </w:r>
    </w:p>
    <w:p w14:paraId="1F6B66FF" w14:textId="77777777" w:rsidR="005B3316" w:rsidRPr="00E1614D" w:rsidRDefault="005B3316" w:rsidP="006D5FCE">
      <w:pPr>
        <w:spacing w:before="0" w:after="0"/>
        <w:jc w:val="left"/>
        <w:rPr>
          <w:szCs w:val="22"/>
        </w:rPr>
      </w:pPr>
      <w:proofErr w:type="spellStart"/>
      <w:r w:rsidRPr="00E1614D">
        <w:rPr>
          <w:szCs w:val="22"/>
        </w:rPr>
        <w:t>lEE</w:t>
      </w:r>
      <w:proofErr w:type="spellEnd"/>
      <w:r w:rsidRPr="00E1614D">
        <w:rPr>
          <w:szCs w:val="22"/>
        </w:rPr>
        <w:tab/>
      </w:r>
      <w:r w:rsidRPr="00E1614D">
        <w:rPr>
          <w:szCs w:val="22"/>
        </w:rPr>
        <w:tab/>
      </w:r>
      <w:r w:rsidRPr="00E1614D">
        <w:rPr>
          <w:szCs w:val="22"/>
        </w:rPr>
        <w:tab/>
        <w:t>Initial Environment Examination</w:t>
      </w:r>
    </w:p>
    <w:p w14:paraId="765B0D50" w14:textId="77777777" w:rsidR="005B3316" w:rsidRPr="00E1614D" w:rsidRDefault="005B3316" w:rsidP="006D5FCE">
      <w:pPr>
        <w:spacing w:before="0" w:after="0"/>
        <w:jc w:val="left"/>
        <w:rPr>
          <w:szCs w:val="22"/>
        </w:rPr>
      </w:pPr>
      <w:r w:rsidRPr="00E1614D">
        <w:rPr>
          <w:szCs w:val="22"/>
        </w:rPr>
        <w:t xml:space="preserve">IEO </w:t>
      </w:r>
      <w:r w:rsidRPr="00E1614D">
        <w:rPr>
          <w:szCs w:val="22"/>
        </w:rPr>
        <w:tab/>
      </w:r>
      <w:r w:rsidRPr="00E1614D">
        <w:rPr>
          <w:szCs w:val="22"/>
        </w:rPr>
        <w:tab/>
      </w:r>
      <w:r w:rsidRPr="00E1614D">
        <w:rPr>
          <w:szCs w:val="22"/>
        </w:rPr>
        <w:tab/>
        <w:t>International Electro Technical Commission</w:t>
      </w:r>
    </w:p>
    <w:p w14:paraId="1E1ABD9C" w14:textId="77777777" w:rsidR="005B3316" w:rsidRPr="00E1614D" w:rsidRDefault="005B3316" w:rsidP="006D5FCE">
      <w:pPr>
        <w:spacing w:before="0" w:after="0"/>
        <w:jc w:val="left"/>
        <w:rPr>
          <w:szCs w:val="22"/>
        </w:rPr>
      </w:pPr>
      <w:r w:rsidRPr="00E1614D">
        <w:rPr>
          <w:szCs w:val="22"/>
        </w:rPr>
        <w:t xml:space="preserve">INPS </w:t>
      </w:r>
      <w:r w:rsidRPr="00E1614D">
        <w:rPr>
          <w:szCs w:val="22"/>
        </w:rPr>
        <w:tab/>
      </w:r>
      <w:r w:rsidRPr="00E1614D">
        <w:rPr>
          <w:szCs w:val="22"/>
        </w:rPr>
        <w:tab/>
      </w:r>
      <w:r w:rsidRPr="00E1614D">
        <w:rPr>
          <w:szCs w:val="22"/>
        </w:rPr>
        <w:tab/>
        <w:t xml:space="preserve">Integrated Nepal Power System </w:t>
      </w:r>
    </w:p>
    <w:p w14:paraId="02E8D3C8" w14:textId="77777777" w:rsidR="005B3316" w:rsidRPr="00E1614D" w:rsidRDefault="005B3316" w:rsidP="006D5FCE">
      <w:pPr>
        <w:spacing w:before="0" w:after="0"/>
        <w:jc w:val="left"/>
        <w:rPr>
          <w:szCs w:val="22"/>
        </w:rPr>
      </w:pPr>
      <w:r w:rsidRPr="00E1614D">
        <w:rPr>
          <w:szCs w:val="22"/>
        </w:rPr>
        <w:t>IPP</w:t>
      </w:r>
      <w:r w:rsidRPr="00E1614D">
        <w:rPr>
          <w:szCs w:val="22"/>
        </w:rPr>
        <w:tab/>
      </w:r>
      <w:r w:rsidRPr="00E1614D">
        <w:rPr>
          <w:szCs w:val="22"/>
        </w:rPr>
        <w:tab/>
      </w:r>
      <w:r w:rsidRPr="00E1614D">
        <w:rPr>
          <w:szCs w:val="22"/>
        </w:rPr>
        <w:tab/>
        <w:t xml:space="preserve">Independent Power Producers </w:t>
      </w:r>
    </w:p>
    <w:p w14:paraId="3911456C" w14:textId="77777777" w:rsidR="005B3316" w:rsidRPr="00E1614D" w:rsidRDefault="005B3316" w:rsidP="006D5FCE">
      <w:pPr>
        <w:spacing w:before="0" w:after="0"/>
        <w:jc w:val="left"/>
        <w:rPr>
          <w:szCs w:val="22"/>
        </w:rPr>
      </w:pPr>
      <w:r w:rsidRPr="00E1614D">
        <w:rPr>
          <w:szCs w:val="22"/>
        </w:rPr>
        <w:t>IRR</w:t>
      </w:r>
      <w:r w:rsidRPr="00E1614D">
        <w:rPr>
          <w:szCs w:val="22"/>
        </w:rPr>
        <w:tab/>
      </w:r>
      <w:r w:rsidRPr="00E1614D">
        <w:rPr>
          <w:szCs w:val="22"/>
        </w:rPr>
        <w:tab/>
      </w:r>
      <w:r w:rsidRPr="00E1614D">
        <w:rPr>
          <w:szCs w:val="22"/>
        </w:rPr>
        <w:tab/>
        <w:t>Internal Rate of Return</w:t>
      </w:r>
    </w:p>
    <w:p w14:paraId="66A108B1" w14:textId="77777777" w:rsidR="005B3316" w:rsidRPr="00E1614D" w:rsidRDefault="005B3316" w:rsidP="006D5FCE">
      <w:pPr>
        <w:spacing w:before="0" w:after="0"/>
        <w:jc w:val="left"/>
        <w:rPr>
          <w:szCs w:val="22"/>
        </w:rPr>
      </w:pPr>
      <w:r w:rsidRPr="00E1614D">
        <w:rPr>
          <w:szCs w:val="22"/>
        </w:rPr>
        <w:t xml:space="preserve">ITP </w:t>
      </w:r>
      <w:r w:rsidRPr="00E1614D">
        <w:rPr>
          <w:szCs w:val="22"/>
        </w:rPr>
        <w:tab/>
      </w:r>
      <w:r w:rsidRPr="00E1614D">
        <w:rPr>
          <w:szCs w:val="22"/>
        </w:rPr>
        <w:tab/>
      </w:r>
      <w:r w:rsidRPr="00E1614D">
        <w:rPr>
          <w:szCs w:val="22"/>
        </w:rPr>
        <w:tab/>
        <w:t>Inspection and Test Plan</w:t>
      </w:r>
    </w:p>
    <w:p w14:paraId="41618E75" w14:textId="0058D70E" w:rsidR="005B3316" w:rsidRPr="00E1614D" w:rsidRDefault="005B3316" w:rsidP="006D5FCE">
      <w:pPr>
        <w:spacing w:before="0" w:after="0"/>
        <w:jc w:val="left"/>
        <w:rPr>
          <w:szCs w:val="22"/>
        </w:rPr>
      </w:pPr>
      <w:r w:rsidRPr="00E1614D">
        <w:rPr>
          <w:szCs w:val="22"/>
        </w:rPr>
        <w:lastRenderedPageBreak/>
        <w:t>KV</w:t>
      </w:r>
      <w:r w:rsidRPr="00E1614D">
        <w:rPr>
          <w:szCs w:val="22"/>
        </w:rPr>
        <w:tab/>
      </w:r>
      <w:r w:rsidRPr="00E1614D">
        <w:rPr>
          <w:szCs w:val="22"/>
        </w:rPr>
        <w:tab/>
      </w:r>
      <w:r w:rsidRPr="00E1614D">
        <w:rPr>
          <w:szCs w:val="22"/>
        </w:rPr>
        <w:tab/>
        <w:t>Kilo Volt</w:t>
      </w:r>
    </w:p>
    <w:p w14:paraId="6B3EE4B6" w14:textId="3FB37AD8" w:rsidR="00885E62" w:rsidRPr="00E1614D" w:rsidRDefault="00885E62" w:rsidP="006D5FCE">
      <w:pPr>
        <w:spacing w:before="0" w:after="0"/>
        <w:jc w:val="left"/>
        <w:rPr>
          <w:szCs w:val="22"/>
        </w:rPr>
      </w:pPr>
      <w:r w:rsidRPr="00E1614D">
        <w:rPr>
          <w:szCs w:val="22"/>
        </w:rPr>
        <w:t>MASL</w:t>
      </w:r>
      <w:r w:rsidRPr="00E1614D">
        <w:rPr>
          <w:szCs w:val="22"/>
        </w:rPr>
        <w:tab/>
      </w:r>
      <w:r w:rsidRPr="00E1614D">
        <w:rPr>
          <w:szCs w:val="22"/>
        </w:rPr>
        <w:tab/>
      </w:r>
      <w:r w:rsidRPr="00E1614D">
        <w:rPr>
          <w:szCs w:val="22"/>
        </w:rPr>
        <w:tab/>
        <w:t>Meters Above Sea Level</w:t>
      </w:r>
    </w:p>
    <w:p w14:paraId="41F93DDA" w14:textId="77777777" w:rsidR="005B3316" w:rsidRPr="00E1614D" w:rsidRDefault="005B3316" w:rsidP="006D5FCE">
      <w:pPr>
        <w:spacing w:before="0" w:after="0"/>
        <w:jc w:val="left"/>
        <w:rPr>
          <w:szCs w:val="22"/>
        </w:rPr>
      </w:pPr>
      <w:r w:rsidRPr="00E1614D">
        <w:rPr>
          <w:szCs w:val="22"/>
        </w:rPr>
        <w:t xml:space="preserve">MBT </w:t>
      </w:r>
      <w:r w:rsidRPr="00E1614D">
        <w:rPr>
          <w:szCs w:val="22"/>
        </w:rPr>
        <w:tab/>
      </w:r>
      <w:r w:rsidRPr="00E1614D">
        <w:rPr>
          <w:szCs w:val="22"/>
        </w:rPr>
        <w:tab/>
      </w:r>
      <w:r w:rsidRPr="00E1614D">
        <w:rPr>
          <w:szCs w:val="22"/>
        </w:rPr>
        <w:tab/>
        <w:t xml:space="preserve">Main Boundary Thrust </w:t>
      </w:r>
    </w:p>
    <w:p w14:paraId="11C6B096" w14:textId="77777777" w:rsidR="005B3316" w:rsidRPr="00E1614D" w:rsidRDefault="005B3316" w:rsidP="006D5FCE">
      <w:pPr>
        <w:spacing w:before="0" w:after="0"/>
        <w:jc w:val="left"/>
        <w:rPr>
          <w:szCs w:val="22"/>
        </w:rPr>
      </w:pPr>
      <w:r w:rsidRPr="00E1614D">
        <w:rPr>
          <w:szCs w:val="22"/>
        </w:rPr>
        <w:t xml:space="preserve">MCT </w:t>
      </w:r>
      <w:r w:rsidRPr="00E1614D">
        <w:rPr>
          <w:szCs w:val="22"/>
        </w:rPr>
        <w:tab/>
      </w:r>
      <w:r w:rsidRPr="00E1614D">
        <w:rPr>
          <w:szCs w:val="22"/>
        </w:rPr>
        <w:tab/>
      </w:r>
      <w:r w:rsidRPr="00E1614D">
        <w:rPr>
          <w:szCs w:val="22"/>
        </w:rPr>
        <w:tab/>
        <w:t xml:space="preserve">Main Central Thrust </w:t>
      </w:r>
    </w:p>
    <w:p w14:paraId="0E711C8C" w14:textId="77777777" w:rsidR="005B3316" w:rsidRPr="00E1614D" w:rsidRDefault="005B3316" w:rsidP="006D5FCE">
      <w:pPr>
        <w:spacing w:before="0" w:after="0"/>
        <w:jc w:val="left"/>
        <w:rPr>
          <w:szCs w:val="22"/>
        </w:rPr>
      </w:pPr>
      <w:r w:rsidRPr="00E1614D">
        <w:rPr>
          <w:szCs w:val="22"/>
        </w:rPr>
        <w:t xml:space="preserve">MDE </w:t>
      </w:r>
      <w:r w:rsidRPr="00E1614D">
        <w:rPr>
          <w:szCs w:val="22"/>
        </w:rPr>
        <w:tab/>
      </w:r>
      <w:r w:rsidRPr="00E1614D">
        <w:rPr>
          <w:szCs w:val="22"/>
        </w:rPr>
        <w:tab/>
      </w:r>
      <w:r w:rsidRPr="00E1614D">
        <w:rPr>
          <w:szCs w:val="22"/>
        </w:rPr>
        <w:tab/>
        <w:t>Maximum Design Earthquake</w:t>
      </w:r>
    </w:p>
    <w:p w14:paraId="2460E73A" w14:textId="520FFDE5" w:rsidR="005B3316" w:rsidRPr="00E1614D" w:rsidRDefault="005B3316" w:rsidP="006D5FCE">
      <w:pPr>
        <w:spacing w:before="0" w:after="0"/>
        <w:jc w:val="left"/>
        <w:rPr>
          <w:szCs w:val="22"/>
        </w:rPr>
      </w:pPr>
      <w:r w:rsidRPr="00E1614D">
        <w:rPr>
          <w:szCs w:val="22"/>
        </w:rPr>
        <w:t>MHPP</w:t>
      </w:r>
      <w:r w:rsidRPr="00E1614D">
        <w:rPr>
          <w:szCs w:val="22"/>
        </w:rPr>
        <w:tab/>
      </w:r>
      <w:r w:rsidRPr="00E1614D">
        <w:rPr>
          <w:szCs w:val="22"/>
        </w:rPr>
        <w:tab/>
      </w:r>
      <w:r w:rsidRPr="00E1614D">
        <w:rPr>
          <w:szCs w:val="22"/>
        </w:rPr>
        <w:tab/>
        <w:t>Ministry of Housing and Physical Planning</w:t>
      </w:r>
    </w:p>
    <w:p w14:paraId="4A8C2A95" w14:textId="723BD947" w:rsidR="00885E62" w:rsidRPr="00E1614D" w:rsidRDefault="00E1614D" w:rsidP="006D5FCE">
      <w:pPr>
        <w:spacing w:before="0" w:after="0"/>
        <w:jc w:val="left"/>
        <w:rPr>
          <w:szCs w:val="22"/>
        </w:rPr>
      </w:pPr>
      <w:r w:rsidRPr="00E1614D">
        <w:rPr>
          <w:szCs w:val="22"/>
        </w:rPr>
        <w:t>AKHPU</w:t>
      </w:r>
      <w:r w:rsidR="00885E62" w:rsidRPr="00E1614D">
        <w:rPr>
          <w:szCs w:val="22"/>
        </w:rPr>
        <w:tab/>
      </w:r>
      <w:r w:rsidR="00885E62" w:rsidRPr="00E1614D">
        <w:rPr>
          <w:szCs w:val="22"/>
        </w:rPr>
        <w:tab/>
      </w:r>
      <w:r w:rsidR="00885E62" w:rsidRPr="00E1614D">
        <w:rPr>
          <w:szCs w:val="22"/>
        </w:rPr>
        <w:tab/>
      </w:r>
      <w:proofErr w:type="spellStart"/>
      <w:r w:rsidRPr="00E1614D">
        <w:rPr>
          <w:szCs w:val="22"/>
        </w:rPr>
        <w:t>Andhi</w:t>
      </w:r>
      <w:proofErr w:type="spellEnd"/>
      <w:r w:rsidR="00885E62" w:rsidRPr="00E1614D">
        <w:rPr>
          <w:szCs w:val="22"/>
        </w:rPr>
        <w:t xml:space="preserve"> Khola Hydropower Project</w:t>
      </w:r>
      <w:r w:rsidRPr="00E1614D">
        <w:rPr>
          <w:szCs w:val="22"/>
        </w:rPr>
        <w:t xml:space="preserve"> (Upgrading)</w:t>
      </w:r>
    </w:p>
    <w:p w14:paraId="349350AC" w14:textId="77777777" w:rsidR="005B3316" w:rsidRPr="00E1614D" w:rsidRDefault="005B3316" w:rsidP="006D5FCE">
      <w:pPr>
        <w:spacing w:before="0" w:after="0"/>
        <w:jc w:val="left"/>
        <w:rPr>
          <w:szCs w:val="22"/>
        </w:rPr>
      </w:pPr>
      <w:r w:rsidRPr="00E1614D">
        <w:rPr>
          <w:szCs w:val="22"/>
        </w:rPr>
        <w:t>MW</w:t>
      </w:r>
      <w:r w:rsidRPr="00E1614D">
        <w:rPr>
          <w:szCs w:val="22"/>
        </w:rPr>
        <w:tab/>
      </w:r>
      <w:r w:rsidRPr="00E1614D">
        <w:rPr>
          <w:szCs w:val="22"/>
        </w:rPr>
        <w:tab/>
      </w:r>
      <w:r w:rsidRPr="00E1614D">
        <w:rPr>
          <w:szCs w:val="22"/>
        </w:rPr>
        <w:tab/>
        <w:t>Mega Watt</w:t>
      </w:r>
    </w:p>
    <w:p w14:paraId="128A9D98" w14:textId="77777777" w:rsidR="001C408B" w:rsidRPr="00E1614D" w:rsidRDefault="001C408B" w:rsidP="006D5FCE">
      <w:pPr>
        <w:spacing w:before="0" w:after="0"/>
        <w:jc w:val="left"/>
        <w:rPr>
          <w:szCs w:val="22"/>
        </w:rPr>
      </w:pPr>
      <w:r w:rsidRPr="00E1614D">
        <w:rPr>
          <w:szCs w:val="22"/>
        </w:rPr>
        <w:t>NBM</w:t>
      </w:r>
      <w:r w:rsidRPr="00E1614D">
        <w:rPr>
          <w:szCs w:val="22"/>
        </w:rPr>
        <w:tab/>
      </w:r>
      <w:r w:rsidRPr="00E1614D">
        <w:rPr>
          <w:szCs w:val="22"/>
        </w:rPr>
        <w:tab/>
      </w:r>
      <w:r w:rsidRPr="00E1614D">
        <w:rPr>
          <w:szCs w:val="22"/>
        </w:rPr>
        <w:tab/>
        <w:t>New Bench Mark</w:t>
      </w:r>
    </w:p>
    <w:p w14:paraId="6ACC9227" w14:textId="77777777" w:rsidR="005B3316" w:rsidRPr="00E1614D" w:rsidRDefault="005B3316" w:rsidP="006D5FCE">
      <w:pPr>
        <w:spacing w:before="0" w:after="0"/>
        <w:jc w:val="left"/>
        <w:rPr>
          <w:szCs w:val="22"/>
        </w:rPr>
      </w:pPr>
      <w:r w:rsidRPr="00E1614D">
        <w:rPr>
          <w:szCs w:val="22"/>
        </w:rPr>
        <w:t xml:space="preserve">NEA </w:t>
      </w:r>
      <w:r w:rsidRPr="00E1614D">
        <w:rPr>
          <w:szCs w:val="22"/>
        </w:rPr>
        <w:tab/>
      </w:r>
      <w:r w:rsidRPr="00E1614D">
        <w:rPr>
          <w:szCs w:val="22"/>
        </w:rPr>
        <w:tab/>
      </w:r>
      <w:r w:rsidRPr="00E1614D">
        <w:rPr>
          <w:szCs w:val="22"/>
        </w:rPr>
        <w:tab/>
        <w:t xml:space="preserve">Nepal Electricity Authority </w:t>
      </w:r>
    </w:p>
    <w:p w14:paraId="450FDC60" w14:textId="77777777" w:rsidR="005B3316" w:rsidRPr="00E1614D" w:rsidRDefault="005B3316" w:rsidP="006D5FCE">
      <w:pPr>
        <w:spacing w:before="0" w:after="0"/>
        <w:jc w:val="left"/>
        <w:rPr>
          <w:szCs w:val="22"/>
        </w:rPr>
      </w:pPr>
      <w:r w:rsidRPr="00E1614D">
        <w:rPr>
          <w:szCs w:val="22"/>
        </w:rPr>
        <w:t>NPV</w:t>
      </w:r>
      <w:r w:rsidRPr="00E1614D">
        <w:rPr>
          <w:szCs w:val="22"/>
        </w:rPr>
        <w:tab/>
      </w:r>
      <w:r w:rsidRPr="00E1614D">
        <w:rPr>
          <w:szCs w:val="22"/>
        </w:rPr>
        <w:tab/>
      </w:r>
      <w:r w:rsidRPr="00E1614D">
        <w:rPr>
          <w:szCs w:val="22"/>
        </w:rPr>
        <w:tab/>
        <w:t>Net Present Value</w:t>
      </w:r>
    </w:p>
    <w:p w14:paraId="0C86329C" w14:textId="77777777" w:rsidR="005B3316" w:rsidRPr="00E1614D" w:rsidRDefault="005B3316" w:rsidP="006D5FCE">
      <w:pPr>
        <w:spacing w:before="0" w:after="0"/>
        <w:jc w:val="left"/>
        <w:rPr>
          <w:szCs w:val="22"/>
        </w:rPr>
      </w:pPr>
      <w:r w:rsidRPr="00E1614D">
        <w:rPr>
          <w:szCs w:val="22"/>
        </w:rPr>
        <w:t>O&amp;M</w:t>
      </w:r>
      <w:r w:rsidRPr="00E1614D">
        <w:rPr>
          <w:szCs w:val="22"/>
        </w:rPr>
        <w:tab/>
      </w:r>
      <w:r w:rsidRPr="00E1614D">
        <w:rPr>
          <w:szCs w:val="22"/>
        </w:rPr>
        <w:tab/>
      </w:r>
      <w:r w:rsidRPr="00E1614D">
        <w:rPr>
          <w:szCs w:val="22"/>
        </w:rPr>
        <w:tab/>
        <w:t>Operations and Maintenance</w:t>
      </w:r>
    </w:p>
    <w:p w14:paraId="13503516" w14:textId="77777777" w:rsidR="005B3316" w:rsidRPr="00E1614D" w:rsidRDefault="005B3316" w:rsidP="006D5FCE">
      <w:pPr>
        <w:spacing w:before="0" w:after="0"/>
        <w:jc w:val="left"/>
        <w:rPr>
          <w:szCs w:val="22"/>
        </w:rPr>
      </w:pPr>
      <w:r w:rsidRPr="00E1614D">
        <w:rPr>
          <w:szCs w:val="22"/>
        </w:rPr>
        <w:t>OBE</w:t>
      </w:r>
      <w:r w:rsidRPr="00E1614D">
        <w:rPr>
          <w:szCs w:val="22"/>
        </w:rPr>
        <w:tab/>
      </w:r>
      <w:r w:rsidRPr="00E1614D">
        <w:rPr>
          <w:szCs w:val="22"/>
        </w:rPr>
        <w:tab/>
      </w:r>
      <w:r w:rsidRPr="00E1614D">
        <w:rPr>
          <w:szCs w:val="22"/>
        </w:rPr>
        <w:tab/>
        <w:t xml:space="preserve">Operating Basis Earthquake </w:t>
      </w:r>
    </w:p>
    <w:p w14:paraId="07113921" w14:textId="77777777" w:rsidR="005B3316" w:rsidRPr="00E1614D" w:rsidRDefault="005B3316" w:rsidP="006D5FCE">
      <w:pPr>
        <w:spacing w:before="0" w:after="0"/>
        <w:jc w:val="left"/>
        <w:rPr>
          <w:szCs w:val="22"/>
        </w:rPr>
      </w:pPr>
      <w:r w:rsidRPr="00E1614D">
        <w:rPr>
          <w:szCs w:val="22"/>
        </w:rPr>
        <w:t>ODWFS</w:t>
      </w:r>
      <w:r w:rsidRPr="00E1614D">
        <w:rPr>
          <w:szCs w:val="22"/>
        </w:rPr>
        <w:tab/>
      </w:r>
      <w:r w:rsidRPr="00E1614D">
        <w:rPr>
          <w:szCs w:val="22"/>
        </w:rPr>
        <w:tab/>
        <w:t>Oil Directed Air Forced</w:t>
      </w:r>
    </w:p>
    <w:p w14:paraId="3AC959F1" w14:textId="77777777" w:rsidR="005B3316" w:rsidRPr="00E1614D" w:rsidRDefault="005B3316" w:rsidP="006D5FCE">
      <w:pPr>
        <w:spacing w:before="0" w:after="0"/>
        <w:jc w:val="left"/>
        <w:rPr>
          <w:szCs w:val="22"/>
        </w:rPr>
      </w:pPr>
      <w:r w:rsidRPr="00E1614D">
        <w:rPr>
          <w:szCs w:val="22"/>
        </w:rPr>
        <w:t>OFWF</w:t>
      </w:r>
      <w:r w:rsidRPr="00E1614D">
        <w:rPr>
          <w:szCs w:val="22"/>
        </w:rPr>
        <w:tab/>
      </w:r>
      <w:r w:rsidRPr="00E1614D">
        <w:rPr>
          <w:szCs w:val="22"/>
        </w:rPr>
        <w:tab/>
      </w:r>
      <w:r w:rsidRPr="00E1614D">
        <w:rPr>
          <w:szCs w:val="22"/>
        </w:rPr>
        <w:tab/>
        <w:t>Oil Forced Water Forced</w:t>
      </w:r>
    </w:p>
    <w:p w14:paraId="598C39CE" w14:textId="77777777" w:rsidR="005B3316" w:rsidRPr="00E1614D" w:rsidRDefault="005B3316" w:rsidP="006D5FCE">
      <w:pPr>
        <w:spacing w:before="0" w:after="0"/>
        <w:jc w:val="left"/>
        <w:rPr>
          <w:szCs w:val="22"/>
        </w:rPr>
      </w:pPr>
      <w:r w:rsidRPr="00E1614D">
        <w:rPr>
          <w:szCs w:val="22"/>
        </w:rPr>
        <w:t>ONAF</w:t>
      </w:r>
      <w:r w:rsidRPr="00E1614D">
        <w:rPr>
          <w:szCs w:val="22"/>
        </w:rPr>
        <w:tab/>
      </w:r>
      <w:r w:rsidRPr="00E1614D">
        <w:rPr>
          <w:szCs w:val="22"/>
        </w:rPr>
        <w:tab/>
      </w:r>
      <w:r w:rsidRPr="00E1614D">
        <w:rPr>
          <w:szCs w:val="22"/>
        </w:rPr>
        <w:tab/>
        <w:t>Oil Natural Air Forced</w:t>
      </w:r>
    </w:p>
    <w:p w14:paraId="73928A12" w14:textId="77777777" w:rsidR="005B3316" w:rsidRPr="00E1614D" w:rsidRDefault="005B3316" w:rsidP="006D5FCE">
      <w:pPr>
        <w:spacing w:before="0" w:after="0"/>
        <w:jc w:val="left"/>
        <w:rPr>
          <w:szCs w:val="22"/>
        </w:rPr>
      </w:pPr>
      <w:r w:rsidRPr="00E1614D">
        <w:rPr>
          <w:szCs w:val="22"/>
        </w:rPr>
        <w:t>ONAN</w:t>
      </w:r>
      <w:r w:rsidRPr="00E1614D">
        <w:rPr>
          <w:szCs w:val="22"/>
        </w:rPr>
        <w:tab/>
      </w:r>
      <w:r w:rsidRPr="00E1614D">
        <w:rPr>
          <w:szCs w:val="22"/>
        </w:rPr>
        <w:tab/>
      </w:r>
      <w:r w:rsidRPr="00E1614D">
        <w:rPr>
          <w:szCs w:val="22"/>
        </w:rPr>
        <w:tab/>
        <w:t>Oil Natural Air Natural</w:t>
      </w:r>
      <w:r w:rsidRPr="00E1614D">
        <w:rPr>
          <w:szCs w:val="22"/>
        </w:rPr>
        <w:tab/>
      </w:r>
    </w:p>
    <w:p w14:paraId="57C7C681" w14:textId="77777777" w:rsidR="005B3316" w:rsidRPr="00E1614D" w:rsidRDefault="005B3316" w:rsidP="006D5FCE">
      <w:pPr>
        <w:spacing w:before="0" w:after="0"/>
        <w:jc w:val="left"/>
        <w:rPr>
          <w:szCs w:val="22"/>
        </w:rPr>
      </w:pPr>
      <w:r w:rsidRPr="00E1614D">
        <w:rPr>
          <w:szCs w:val="22"/>
        </w:rPr>
        <w:t xml:space="preserve">PGA </w:t>
      </w:r>
      <w:r w:rsidRPr="00E1614D">
        <w:rPr>
          <w:szCs w:val="22"/>
        </w:rPr>
        <w:tab/>
      </w:r>
      <w:r w:rsidRPr="00E1614D">
        <w:rPr>
          <w:szCs w:val="22"/>
        </w:rPr>
        <w:tab/>
      </w:r>
      <w:r w:rsidRPr="00E1614D">
        <w:rPr>
          <w:szCs w:val="22"/>
        </w:rPr>
        <w:tab/>
        <w:t xml:space="preserve">Peak Ground Acceleration </w:t>
      </w:r>
    </w:p>
    <w:p w14:paraId="26172758" w14:textId="77777777" w:rsidR="005B3316" w:rsidRPr="00E1614D" w:rsidRDefault="005B3316" w:rsidP="006D5FCE">
      <w:pPr>
        <w:spacing w:before="0" w:after="0"/>
        <w:jc w:val="left"/>
        <w:rPr>
          <w:szCs w:val="22"/>
        </w:rPr>
      </w:pPr>
      <w:r w:rsidRPr="00E1614D">
        <w:rPr>
          <w:szCs w:val="22"/>
        </w:rPr>
        <w:t>PH</w:t>
      </w:r>
      <w:r w:rsidRPr="00E1614D">
        <w:rPr>
          <w:szCs w:val="22"/>
        </w:rPr>
        <w:tab/>
      </w:r>
      <w:r w:rsidRPr="00E1614D">
        <w:rPr>
          <w:szCs w:val="22"/>
        </w:rPr>
        <w:tab/>
      </w:r>
      <w:r w:rsidRPr="00E1614D">
        <w:rPr>
          <w:szCs w:val="22"/>
        </w:rPr>
        <w:tab/>
        <w:t>Powerhouse</w:t>
      </w:r>
    </w:p>
    <w:p w14:paraId="614D24B2" w14:textId="77777777" w:rsidR="005B3316" w:rsidRPr="00E1614D" w:rsidRDefault="005B3316" w:rsidP="006D5FCE">
      <w:pPr>
        <w:spacing w:before="0" w:after="0"/>
        <w:jc w:val="left"/>
        <w:rPr>
          <w:szCs w:val="22"/>
        </w:rPr>
      </w:pPr>
      <w:r w:rsidRPr="00E1614D">
        <w:rPr>
          <w:szCs w:val="22"/>
        </w:rPr>
        <w:t>PPMO</w:t>
      </w:r>
      <w:r w:rsidRPr="00E1614D">
        <w:rPr>
          <w:szCs w:val="22"/>
        </w:rPr>
        <w:tab/>
      </w:r>
      <w:r w:rsidRPr="00E1614D">
        <w:rPr>
          <w:szCs w:val="22"/>
        </w:rPr>
        <w:tab/>
      </w:r>
      <w:r w:rsidRPr="00E1614D">
        <w:rPr>
          <w:szCs w:val="22"/>
        </w:rPr>
        <w:tab/>
        <w:t xml:space="preserve">Public Procurement Monitoring Office </w:t>
      </w:r>
    </w:p>
    <w:p w14:paraId="6785B6AD" w14:textId="77777777" w:rsidR="005B3316" w:rsidRPr="00E1614D" w:rsidRDefault="005B3316" w:rsidP="006D5FCE">
      <w:pPr>
        <w:spacing w:before="0" w:after="0"/>
        <w:jc w:val="left"/>
        <w:rPr>
          <w:szCs w:val="22"/>
        </w:rPr>
      </w:pPr>
      <w:proofErr w:type="spellStart"/>
      <w:r w:rsidRPr="00E1614D">
        <w:rPr>
          <w:szCs w:val="22"/>
        </w:rPr>
        <w:t>PRoR</w:t>
      </w:r>
      <w:proofErr w:type="spellEnd"/>
      <w:r w:rsidRPr="00E1614D">
        <w:rPr>
          <w:szCs w:val="22"/>
        </w:rPr>
        <w:tab/>
      </w:r>
      <w:r w:rsidRPr="00E1614D">
        <w:rPr>
          <w:szCs w:val="22"/>
        </w:rPr>
        <w:tab/>
      </w:r>
      <w:r w:rsidRPr="00E1614D">
        <w:rPr>
          <w:szCs w:val="22"/>
        </w:rPr>
        <w:tab/>
        <w:t xml:space="preserve">Peaking Run of River </w:t>
      </w:r>
    </w:p>
    <w:p w14:paraId="0FBDE7E9" w14:textId="77777777" w:rsidR="00CB0CA7" w:rsidRPr="00E1614D" w:rsidRDefault="00CB0CA7" w:rsidP="006D5FCE">
      <w:pPr>
        <w:spacing w:before="0" w:after="0"/>
        <w:jc w:val="left"/>
        <w:rPr>
          <w:szCs w:val="22"/>
        </w:rPr>
      </w:pPr>
      <w:r w:rsidRPr="00E1614D">
        <w:rPr>
          <w:szCs w:val="22"/>
        </w:rPr>
        <w:t>RM</w:t>
      </w:r>
      <w:r w:rsidRPr="00E1614D">
        <w:rPr>
          <w:szCs w:val="22"/>
        </w:rPr>
        <w:tab/>
      </w:r>
      <w:r w:rsidRPr="00E1614D">
        <w:rPr>
          <w:szCs w:val="22"/>
        </w:rPr>
        <w:tab/>
      </w:r>
      <w:r w:rsidRPr="00E1614D">
        <w:rPr>
          <w:szCs w:val="22"/>
        </w:rPr>
        <w:tab/>
        <w:t>Rural Municipality</w:t>
      </w:r>
    </w:p>
    <w:p w14:paraId="0376A00D" w14:textId="77777777" w:rsidR="005B3316" w:rsidRPr="00E1614D" w:rsidRDefault="005B3316" w:rsidP="006D5FCE">
      <w:pPr>
        <w:spacing w:before="0" w:after="0"/>
        <w:jc w:val="left"/>
        <w:rPr>
          <w:szCs w:val="22"/>
        </w:rPr>
      </w:pPr>
      <w:r w:rsidRPr="00E1614D">
        <w:rPr>
          <w:szCs w:val="22"/>
        </w:rPr>
        <w:t>RoR</w:t>
      </w:r>
      <w:r w:rsidRPr="00E1614D">
        <w:rPr>
          <w:szCs w:val="22"/>
        </w:rPr>
        <w:tab/>
      </w:r>
      <w:r w:rsidRPr="00E1614D">
        <w:rPr>
          <w:szCs w:val="22"/>
        </w:rPr>
        <w:tab/>
      </w:r>
      <w:r w:rsidRPr="00E1614D">
        <w:rPr>
          <w:szCs w:val="22"/>
        </w:rPr>
        <w:tab/>
        <w:t xml:space="preserve">Run of River </w:t>
      </w:r>
    </w:p>
    <w:p w14:paraId="78E6D45B" w14:textId="77777777" w:rsidR="005B3316" w:rsidRPr="00E1614D" w:rsidRDefault="005B3316" w:rsidP="006D5FCE">
      <w:pPr>
        <w:spacing w:before="0" w:after="0"/>
        <w:jc w:val="left"/>
        <w:rPr>
          <w:szCs w:val="22"/>
        </w:rPr>
      </w:pPr>
      <w:r w:rsidRPr="00E1614D">
        <w:rPr>
          <w:szCs w:val="22"/>
        </w:rPr>
        <w:t xml:space="preserve">SEIA </w:t>
      </w:r>
      <w:r w:rsidRPr="00E1614D">
        <w:rPr>
          <w:szCs w:val="22"/>
        </w:rPr>
        <w:tab/>
      </w:r>
      <w:r w:rsidRPr="00E1614D">
        <w:rPr>
          <w:szCs w:val="22"/>
        </w:rPr>
        <w:tab/>
      </w:r>
      <w:r w:rsidRPr="00E1614D">
        <w:rPr>
          <w:szCs w:val="22"/>
        </w:rPr>
        <w:tab/>
        <w:t>Supplementary Environmental Impact Assessment</w:t>
      </w:r>
    </w:p>
    <w:p w14:paraId="6C62FF53" w14:textId="77777777" w:rsidR="005B3316" w:rsidRPr="00E1614D" w:rsidRDefault="005B3316" w:rsidP="006D5FCE">
      <w:pPr>
        <w:spacing w:before="0" w:after="0"/>
        <w:jc w:val="left"/>
        <w:rPr>
          <w:szCs w:val="22"/>
        </w:rPr>
      </w:pPr>
      <w:r w:rsidRPr="00E1614D">
        <w:rPr>
          <w:szCs w:val="22"/>
        </w:rPr>
        <w:t xml:space="preserve">SPT </w:t>
      </w:r>
      <w:r w:rsidRPr="00E1614D">
        <w:rPr>
          <w:szCs w:val="22"/>
        </w:rPr>
        <w:tab/>
      </w:r>
      <w:r w:rsidRPr="00E1614D">
        <w:rPr>
          <w:szCs w:val="22"/>
        </w:rPr>
        <w:tab/>
      </w:r>
      <w:r w:rsidRPr="00E1614D">
        <w:rPr>
          <w:szCs w:val="22"/>
        </w:rPr>
        <w:tab/>
        <w:t xml:space="preserve">Standard Penetration Test </w:t>
      </w:r>
    </w:p>
    <w:p w14:paraId="2CEA08CB" w14:textId="77777777" w:rsidR="005B3316" w:rsidRPr="00E1614D" w:rsidRDefault="005B3316" w:rsidP="006D5FCE">
      <w:pPr>
        <w:spacing w:before="0" w:after="0"/>
        <w:jc w:val="left"/>
        <w:rPr>
          <w:szCs w:val="22"/>
        </w:rPr>
      </w:pPr>
      <w:r w:rsidRPr="00E1614D">
        <w:rPr>
          <w:szCs w:val="22"/>
        </w:rPr>
        <w:t>SRTM</w:t>
      </w:r>
      <w:r w:rsidRPr="00E1614D">
        <w:rPr>
          <w:szCs w:val="22"/>
        </w:rPr>
        <w:tab/>
      </w:r>
      <w:r w:rsidRPr="00E1614D">
        <w:rPr>
          <w:szCs w:val="22"/>
        </w:rPr>
        <w:tab/>
      </w:r>
      <w:r w:rsidRPr="00E1614D">
        <w:rPr>
          <w:szCs w:val="22"/>
        </w:rPr>
        <w:tab/>
        <w:t>Shuttle Radar Topography Mission</w:t>
      </w:r>
    </w:p>
    <w:p w14:paraId="29600E1E" w14:textId="77777777" w:rsidR="005B3316" w:rsidRPr="00E1614D" w:rsidRDefault="005B3316" w:rsidP="006D5FCE">
      <w:pPr>
        <w:spacing w:before="0" w:after="0"/>
        <w:jc w:val="left"/>
        <w:rPr>
          <w:szCs w:val="22"/>
        </w:rPr>
      </w:pPr>
      <w:r w:rsidRPr="00E1614D">
        <w:rPr>
          <w:szCs w:val="22"/>
        </w:rPr>
        <w:t>S/S</w:t>
      </w:r>
      <w:r w:rsidRPr="00E1614D">
        <w:rPr>
          <w:szCs w:val="22"/>
        </w:rPr>
        <w:tab/>
      </w:r>
      <w:r w:rsidRPr="00E1614D">
        <w:rPr>
          <w:szCs w:val="22"/>
        </w:rPr>
        <w:tab/>
      </w:r>
      <w:r w:rsidRPr="00E1614D">
        <w:rPr>
          <w:szCs w:val="22"/>
        </w:rPr>
        <w:tab/>
        <w:t>Substation</w:t>
      </w:r>
    </w:p>
    <w:p w14:paraId="650A5B7B" w14:textId="77777777" w:rsidR="005B3316" w:rsidRPr="00E1614D" w:rsidRDefault="005B3316" w:rsidP="006D5FCE">
      <w:pPr>
        <w:spacing w:before="0" w:after="0"/>
        <w:jc w:val="left"/>
        <w:rPr>
          <w:szCs w:val="22"/>
        </w:rPr>
      </w:pPr>
      <w:r w:rsidRPr="00E1614D">
        <w:rPr>
          <w:szCs w:val="22"/>
        </w:rPr>
        <w:t>STDFS</w:t>
      </w:r>
      <w:r w:rsidRPr="00E1614D">
        <w:rPr>
          <w:szCs w:val="22"/>
        </w:rPr>
        <w:tab/>
      </w:r>
      <w:r w:rsidRPr="00E1614D">
        <w:rPr>
          <w:szCs w:val="22"/>
        </w:rPr>
        <w:tab/>
      </w:r>
      <w:r w:rsidRPr="00E1614D">
        <w:rPr>
          <w:szCs w:val="22"/>
        </w:rPr>
        <w:tab/>
        <w:t xml:space="preserve"> South Tibetan Detachment Fault System</w:t>
      </w:r>
    </w:p>
    <w:p w14:paraId="59645B91" w14:textId="13B8BC8B" w:rsidR="005B3316" w:rsidRPr="00E1614D" w:rsidRDefault="005B3316" w:rsidP="006D5FCE">
      <w:pPr>
        <w:spacing w:before="0" w:after="0"/>
        <w:jc w:val="left"/>
        <w:rPr>
          <w:szCs w:val="22"/>
        </w:rPr>
      </w:pPr>
      <w:proofErr w:type="spellStart"/>
      <w:r w:rsidRPr="00E1614D">
        <w:rPr>
          <w:szCs w:val="22"/>
        </w:rPr>
        <w:t>ToR</w:t>
      </w:r>
      <w:proofErr w:type="spellEnd"/>
      <w:r w:rsidRPr="00E1614D">
        <w:rPr>
          <w:szCs w:val="22"/>
        </w:rPr>
        <w:tab/>
      </w:r>
      <w:r w:rsidRPr="00E1614D">
        <w:rPr>
          <w:szCs w:val="22"/>
        </w:rPr>
        <w:tab/>
      </w:r>
      <w:r w:rsidRPr="00E1614D">
        <w:rPr>
          <w:szCs w:val="22"/>
        </w:rPr>
        <w:tab/>
        <w:t>Terms of Reference</w:t>
      </w:r>
    </w:p>
    <w:p w14:paraId="3125CA62" w14:textId="388D1FFA" w:rsidR="00E339E3" w:rsidRPr="00E1614D" w:rsidRDefault="00E339E3" w:rsidP="006D5FCE">
      <w:pPr>
        <w:spacing w:before="0" w:after="0"/>
        <w:jc w:val="left"/>
        <w:rPr>
          <w:szCs w:val="22"/>
        </w:rPr>
      </w:pPr>
      <w:r w:rsidRPr="00E1614D">
        <w:rPr>
          <w:szCs w:val="22"/>
        </w:rPr>
        <w:t>UFSR</w:t>
      </w:r>
      <w:r w:rsidRPr="00E1614D">
        <w:rPr>
          <w:szCs w:val="22"/>
        </w:rPr>
        <w:tab/>
      </w:r>
      <w:r w:rsidRPr="00E1614D">
        <w:rPr>
          <w:szCs w:val="22"/>
        </w:rPr>
        <w:tab/>
      </w:r>
      <w:r w:rsidRPr="00E1614D">
        <w:rPr>
          <w:szCs w:val="22"/>
        </w:rPr>
        <w:tab/>
        <w:t>Updated Feasibility Study Report</w:t>
      </w:r>
    </w:p>
    <w:p w14:paraId="7A19BA5D" w14:textId="18AA9F18" w:rsidR="005B3316" w:rsidRPr="00E1614D" w:rsidRDefault="005B3316" w:rsidP="006D5FCE">
      <w:pPr>
        <w:spacing w:before="0" w:after="0"/>
        <w:jc w:val="left"/>
        <w:rPr>
          <w:szCs w:val="22"/>
        </w:rPr>
      </w:pPr>
      <w:r w:rsidRPr="00E1614D">
        <w:rPr>
          <w:szCs w:val="22"/>
        </w:rPr>
        <w:t>UNCHS</w:t>
      </w:r>
      <w:r w:rsidRPr="00E1614D">
        <w:rPr>
          <w:szCs w:val="22"/>
        </w:rPr>
        <w:tab/>
      </w:r>
      <w:r w:rsidRPr="00E1614D">
        <w:rPr>
          <w:szCs w:val="22"/>
        </w:rPr>
        <w:tab/>
        <w:t>United Nations Commission on Human Settlements</w:t>
      </w:r>
    </w:p>
    <w:p w14:paraId="64A613FD" w14:textId="528072DF" w:rsidR="00D26DAC" w:rsidRPr="00E1614D" w:rsidRDefault="00D26DAC" w:rsidP="006D5FCE">
      <w:pPr>
        <w:spacing w:before="0" w:after="0"/>
        <w:jc w:val="left"/>
        <w:rPr>
          <w:szCs w:val="22"/>
        </w:rPr>
      </w:pPr>
      <w:r w:rsidRPr="00E1614D">
        <w:rPr>
          <w:szCs w:val="22"/>
        </w:rPr>
        <w:t>U/S</w:t>
      </w:r>
      <w:r w:rsidRPr="00E1614D">
        <w:rPr>
          <w:szCs w:val="22"/>
        </w:rPr>
        <w:tab/>
      </w:r>
      <w:r w:rsidRPr="00E1614D">
        <w:rPr>
          <w:szCs w:val="22"/>
        </w:rPr>
        <w:tab/>
      </w:r>
      <w:r w:rsidRPr="00E1614D">
        <w:rPr>
          <w:szCs w:val="22"/>
        </w:rPr>
        <w:tab/>
        <w:t>Upstream</w:t>
      </w:r>
    </w:p>
    <w:p w14:paraId="480F892E" w14:textId="77777777" w:rsidR="005B3316" w:rsidRPr="00E1614D" w:rsidRDefault="005B3316" w:rsidP="006D5FCE">
      <w:pPr>
        <w:tabs>
          <w:tab w:val="left" w:pos="720"/>
          <w:tab w:val="left" w:pos="1440"/>
          <w:tab w:val="left" w:pos="2160"/>
          <w:tab w:val="left" w:pos="3994"/>
        </w:tabs>
        <w:spacing w:before="0" w:after="0"/>
        <w:jc w:val="left"/>
        <w:rPr>
          <w:szCs w:val="22"/>
        </w:rPr>
      </w:pPr>
      <w:r w:rsidRPr="00E1614D">
        <w:rPr>
          <w:szCs w:val="22"/>
        </w:rPr>
        <w:t>V</w:t>
      </w:r>
      <w:r w:rsidRPr="00E1614D">
        <w:rPr>
          <w:szCs w:val="22"/>
        </w:rPr>
        <w:tab/>
      </w:r>
      <w:r w:rsidRPr="00E1614D">
        <w:rPr>
          <w:szCs w:val="22"/>
        </w:rPr>
        <w:tab/>
      </w:r>
      <w:r w:rsidRPr="00E1614D">
        <w:rPr>
          <w:szCs w:val="22"/>
        </w:rPr>
        <w:tab/>
        <w:t>Volt</w:t>
      </w:r>
      <w:r w:rsidRPr="00E1614D">
        <w:rPr>
          <w:szCs w:val="22"/>
        </w:rPr>
        <w:tab/>
      </w:r>
    </w:p>
    <w:p w14:paraId="170E8C3F" w14:textId="4A7F509B" w:rsidR="005B3316" w:rsidRPr="00E1614D" w:rsidDel="007E52F0" w:rsidRDefault="005B3316" w:rsidP="006D5FCE">
      <w:pPr>
        <w:spacing w:before="0" w:after="0"/>
        <w:jc w:val="left"/>
        <w:rPr>
          <w:del w:id="41" w:author="Kumar Baral" w:date="2023-01-26T11:08:00Z"/>
          <w:szCs w:val="22"/>
        </w:rPr>
      </w:pPr>
      <w:del w:id="42" w:author="Kumar Baral" w:date="2023-01-26T11:08:00Z">
        <w:r w:rsidRPr="00E1614D" w:rsidDel="007E52F0">
          <w:rPr>
            <w:szCs w:val="22"/>
          </w:rPr>
          <w:delText>VDC</w:delText>
        </w:r>
        <w:r w:rsidRPr="00E1614D" w:rsidDel="007E52F0">
          <w:rPr>
            <w:szCs w:val="22"/>
          </w:rPr>
          <w:tab/>
        </w:r>
        <w:r w:rsidRPr="00E1614D" w:rsidDel="007E52F0">
          <w:rPr>
            <w:szCs w:val="22"/>
          </w:rPr>
          <w:tab/>
        </w:r>
        <w:r w:rsidRPr="00E1614D" w:rsidDel="007E52F0">
          <w:rPr>
            <w:szCs w:val="22"/>
          </w:rPr>
          <w:tab/>
          <w:delText>Village Development Committee</w:delText>
        </w:r>
      </w:del>
    </w:p>
    <w:p w14:paraId="2426FAE5" w14:textId="77777777" w:rsidR="005B3316" w:rsidRPr="006D015F" w:rsidRDefault="005B3316" w:rsidP="006D5FCE">
      <w:pPr>
        <w:spacing w:before="0" w:after="0"/>
        <w:jc w:val="left"/>
        <w:rPr>
          <w:szCs w:val="22"/>
        </w:rPr>
      </w:pPr>
      <w:r w:rsidRPr="00E1614D">
        <w:rPr>
          <w:szCs w:val="22"/>
        </w:rPr>
        <w:t>WECS</w:t>
      </w:r>
      <w:r w:rsidRPr="00E1614D">
        <w:rPr>
          <w:szCs w:val="22"/>
        </w:rPr>
        <w:tab/>
      </w:r>
      <w:r w:rsidRPr="00E1614D">
        <w:rPr>
          <w:szCs w:val="22"/>
        </w:rPr>
        <w:tab/>
      </w:r>
      <w:r w:rsidRPr="00E1614D">
        <w:rPr>
          <w:szCs w:val="22"/>
        </w:rPr>
        <w:tab/>
        <w:t>Water and Energy Commission Secretariat</w:t>
      </w:r>
    </w:p>
    <w:p w14:paraId="0673EAE7" w14:textId="2BEEB4DF" w:rsidR="006369C0" w:rsidRPr="000347F9" w:rsidRDefault="006369C0" w:rsidP="000347F9"/>
    <w:p w14:paraId="019A87A3" w14:textId="3C32C21F" w:rsidR="00E01AA2" w:rsidRPr="006D015F" w:rsidRDefault="00E01AA2" w:rsidP="00E01AA2">
      <w:pPr>
        <w:pStyle w:val="BodyText"/>
        <w:rPr>
          <w:rFonts w:ascii="Gill Sans MT" w:hAnsi="Gill Sans MT"/>
          <w:szCs w:val="22"/>
        </w:rPr>
      </w:pPr>
    </w:p>
    <w:p w14:paraId="20521EBB" w14:textId="77777777" w:rsidR="00E01AA2" w:rsidRPr="006D015F" w:rsidRDefault="00E01AA2" w:rsidP="00E01AA2"/>
    <w:p w14:paraId="0971AD5A" w14:textId="4DA3BF51" w:rsidR="00E01AA2" w:rsidRDefault="00E01AA2" w:rsidP="00E01AA2"/>
    <w:p w14:paraId="1DEF53FB" w14:textId="5AE741BC" w:rsidR="000C7DC9" w:rsidRDefault="000C7DC9" w:rsidP="00E01AA2"/>
    <w:p w14:paraId="74D1A6E1" w14:textId="5A06B49C" w:rsidR="000C7DC9" w:rsidRDefault="000C7DC9" w:rsidP="00E01AA2"/>
    <w:p w14:paraId="4E4BAF72" w14:textId="54140615" w:rsidR="000C7DC9" w:rsidRDefault="000C7DC9" w:rsidP="00E01AA2"/>
    <w:p w14:paraId="1F3A3AF5" w14:textId="25D6FA48" w:rsidR="000C7DC9" w:rsidRDefault="000C7DC9" w:rsidP="00E01AA2"/>
    <w:p w14:paraId="436BBF3F" w14:textId="77777777" w:rsidR="000C7DC9" w:rsidRPr="006D015F" w:rsidRDefault="000C7DC9" w:rsidP="000C7DC9">
      <w:pPr>
        <w:pStyle w:val="TOC1"/>
      </w:pPr>
      <w:r w:rsidRPr="006D015F">
        <w:lastRenderedPageBreak/>
        <w:t>TABLE OF CONTENT</w:t>
      </w:r>
    </w:p>
    <w:p w14:paraId="2A83A7FC" w14:textId="31C5AFB4" w:rsidR="000D028B" w:rsidRDefault="000C7DC9">
      <w:pPr>
        <w:pStyle w:val="TOC1"/>
        <w:rPr>
          <w:rFonts w:asciiTheme="minorHAnsi" w:eastAsiaTheme="minorEastAsia" w:hAnsiTheme="minorHAnsi" w:cstheme="minorBidi"/>
          <w:b w:val="0"/>
          <w:sz w:val="22"/>
          <w:lang w:bidi="ne-NP"/>
        </w:rPr>
      </w:pPr>
      <w:r w:rsidRPr="006D015F">
        <w:fldChar w:fldCharType="begin"/>
      </w:r>
      <w:r w:rsidRPr="006D015F">
        <w:instrText xml:space="preserve"> TOC \o "1-3" \h \z \u </w:instrText>
      </w:r>
      <w:r w:rsidRPr="006D015F">
        <w:fldChar w:fldCharType="separate"/>
      </w:r>
      <w:hyperlink w:anchor="_Toc126057920" w:history="1">
        <w:r w:rsidR="000D028B" w:rsidRPr="008577B3">
          <w:rPr>
            <w:rStyle w:val="Hyperlink"/>
          </w:rPr>
          <w:t>LIST OF ACRONYMS</w:t>
        </w:r>
        <w:r w:rsidR="000D028B">
          <w:rPr>
            <w:webHidden/>
          </w:rPr>
          <w:tab/>
        </w:r>
        <w:r w:rsidR="000D028B">
          <w:rPr>
            <w:webHidden/>
          </w:rPr>
          <w:fldChar w:fldCharType="begin"/>
        </w:r>
        <w:r w:rsidR="000D028B">
          <w:rPr>
            <w:webHidden/>
          </w:rPr>
          <w:instrText xml:space="preserve"> PAGEREF _Toc126057920 \h </w:instrText>
        </w:r>
        <w:r w:rsidR="000D028B">
          <w:rPr>
            <w:webHidden/>
          </w:rPr>
        </w:r>
        <w:r w:rsidR="000D028B">
          <w:rPr>
            <w:webHidden/>
          </w:rPr>
          <w:fldChar w:fldCharType="separate"/>
        </w:r>
        <w:r w:rsidR="000D028B">
          <w:rPr>
            <w:webHidden/>
          </w:rPr>
          <w:t>i</w:t>
        </w:r>
        <w:r w:rsidR="000D028B">
          <w:rPr>
            <w:webHidden/>
          </w:rPr>
          <w:fldChar w:fldCharType="end"/>
        </w:r>
      </w:hyperlink>
    </w:p>
    <w:p w14:paraId="17D0325C" w14:textId="30A248D9" w:rsidR="000D028B" w:rsidRDefault="00AA6F48">
      <w:pPr>
        <w:pStyle w:val="TOC1"/>
        <w:rPr>
          <w:rFonts w:asciiTheme="minorHAnsi" w:eastAsiaTheme="minorEastAsia" w:hAnsiTheme="minorHAnsi" w:cstheme="minorBidi"/>
          <w:b w:val="0"/>
          <w:sz w:val="22"/>
          <w:lang w:bidi="ne-NP"/>
        </w:rPr>
      </w:pPr>
      <w:hyperlink w:anchor="_Toc126057921" w:history="1">
        <w:r w:rsidR="000D028B" w:rsidRPr="008577B3">
          <w:rPr>
            <w:rStyle w:val="Hyperlink"/>
          </w:rPr>
          <w:t>LIST OF FIGURES</w:t>
        </w:r>
        <w:r w:rsidR="000D028B">
          <w:rPr>
            <w:webHidden/>
          </w:rPr>
          <w:tab/>
        </w:r>
        <w:r w:rsidR="000D028B">
          <w:rPr>
            <w:webHidden/>
          </w:rPr>
          <w:fldChar w:fldCharType="begin"/>
        </w:r>
        <w:r w:rsidR="000D028B">
          <w:rPr>
            <w:webHidden/>
          </w:rPr>
          <w:instrText xml:space="preserve"> PAGEREF _Toc126057921 \h </w:instrText>
        </w:r>
        <w:r w:rsidR="000D028B">
          <w:rPr>
            <w:webHidden/>
          </w:rPr>
        </w:r>
        <w:r w:rsidR="000D028B">
          <w:rPr>
            <w:webHidden/>
          </w:rPr>
          <w:fldChar w:fldCharType="separate"/>
        </w:r>
        <w:r w:rsidR="000D028B">
          <w:rPr>
            <w:webHidden/>
          </w:rPr>
          <w:t>iv</w:t>
        </w:r>
        <w:r w:rsidR="000D028B">
          <w:rPr>
            <w:webHidden/>
          </w:rPr>
          <w:fldChar w:fldCharType="end"/>
        </w:r>
      </w:hyperlink>
    </w:p>
    <w:p w14:paraId="2928B5A9" w14:textId="677B269C" w:rsidR="000D028B" w:rsidRDefault="00AA6F48">
      <w:pPr>
        <w:pStyle w:val="TOC1"/>
        <w:rPr>
          <w:rFonts w:asciiTheme="minorHAnsi" w:eastAsiaTheme="minorEastAsia" w:hAnsiTheme="minorHAnsi" w:cstheme="minorBidi"/>
          <w:b w:val="0"/>
          <w:sz w:val="22"/>
          <w:lang w:bidi="ne-NP"/>
        </w:rPr>
      </w:pPr>
      <w:hyperlink w:anchor="_Toc126057922" w:history="1">
        <w:r w:rsidR="000D028B" w:rsidRPr="008577B3">
          <w:rPr>
            <w:rStyle w:val="Hyperlink"/>
          </w:rPr>
          <w:t>LIST OF TABLES</w:t>
        </w:r>
        <w:r w:rsidR="000D028B">
          <w:rPr>
            <w:webHidden/>
          </w:rPr>
          <w:tab/>
        </w:r>
        <w:r w:rsidR="000D028B">
          <w:rPr>
            <w:webHidden/>
          </w:rPr>
          <w:fldChar w:fldCharType="begin"/>
        </w:r>
        <w:r w:rsidR="000D028B">
          <w:rPr>
            <w:webHidden/>
          </w:rPr>
          <w:instrText xml:space="preserve"> PAGEREF _Toc126057922 \h </w:instrText>
        </w:r>
        <w:r w:rsidR="000D028B">
          <w:rPr>
            <w:webHidden/>
          </w:rPr>
        </w:r>
        <w:r w:rsidR="000D028B">
          <w:rPr>
            <w:webHidden/>
          </w:rPr>
          <w:fldChar w:fldCharType="separate"/>
        </w:r>
        <w:r w:rsidR="000D028B">
          <w:rPr>
            <w:webHidden/>
          </w:rPr>
          <w:t>v</w:t>
        </w:r>
        <w:r w:rsidR="000D028B">
          <w:rPr>
            <w:webHidden/>
          </w:rPr>
          <w:fldChar w:fldCharType="end"/>
        </w:r>
      </w:hyperlink>
    </w:p>
    <w:p w14:paraId="19CDDDC1" w14:textId="6C0072B6" w:rsidR="000D028B" w:rsidRDefault="00AA6F48">
      <w:pPr>
        <w:pStyle w:val="TOC1"/>
        <w:rPr>
          <w:rFonts w:asciiTheme="minorHAnsi" w:eastAsiaTheme="minorEastAsia" w:hAnsiTheme="minorHAnsi" w:cstheme="minorBidi"/>
          <w:b w:val="0"/>
          <w:sz w:val="22"/>
          <w:lang w:bidi="ne-NP"/>
        </w:rPr>
      </w:pPr>
      <w:hyperlink w:anchor="_Toc126057923" w:history="1">
        <w:r w:rsidR="000D028B" w:rsidRPr="008577B3">
          <w:rPr>
            <w:rStyle w:val="Hyperlink"/>
          </w:rPr>
          <w:t>1</w:t>
        </w:r>
        <w:r w:rsidR="000D028B">
          <w:rPr>
            <w:rFonts w:asciiTheme="minorHAnsi" w:eastAsiaTheme="minorEastAsia" w:hAnsiTheme="minorHAnsi" w:cstheme="minorBidi"/>
            <w:b w:val="0"/>
            <w:sz w:val="22"/>
            <w:lang w:bidi="ne-NP"/>
          </w:rPr>
          <w:tab/>
        </w:r>
        <w:r w:rsidR="000D028B" w:rsidRPr="008577B3">
          <w:rPr>
            <w:rStyle w:val="Hyperlink"/>
          </w:rPr>
          <w:t>HYDROLOGY</w:t>
        </w:r>
        <w:r w:rsidR="000D028B">
          <w:rPr>
            <w:webHidden/>
          </w:rPr>
          <w:tab/>
        </w:r>
        <w:r w:rsidR="000D028B">
          <w:rPr>
            <w:webHidden/>
          </w:rPr>
          <w:fldChar w:fldCharType="begin"/>
        </w:r>
        <w:r w:rsidR="000D028B">
          <w:rPr>
            <w:webHidden/>
          </w:rPr>
          <w:instrText xml:space="preserve"> PAGEREF _Toc126057923 \h </w:instrText>
        </w:r>
        <w:r w:rsidR="000D028B">
          <w:rPr>
            <w:webHidden/>
          </w:rPr>
        </w:r>
        <w:r w:rsidR="000D028B">
          <w:rPr>
            <w:webHidden/>
          </w:rPr>
          <w:fldChar w:fldCharType="separate"/>
        </w:r>
        <w:r w:rsidR="000D028B">
          <w:rPr>
            <w:webHidden/>
          </w:rPr>
          <w:t>6</w:t>
        </w:r>
        <w:r w:rsidR="000D028B">
          <w:rPr>
            <w:webHidden/>
          </w:rPr>
          <w:fldChar w:fldCharType="end"/>
        </w:r>
      </w:hyperlink>
    </w:p>
    <w:p w14:paraId="09C0E1ED" w14:textId="013BBF7A" w:rsidR="000D028B" w:rsidRDefault="00AA6F48">
      <w:pPr>
        <w:pStyle w:val="TOC2"/>
        <w:rPr>
          <w:rFonts w:asciiTheme="minorHAnsi" w:eastAsiaTheme="minorEastAsia" w:hAnsiTheme="minorHAnsi" w:cstheme="minorBidi"/>
          <w:noProof/>
          <w:lang w:bidi="ne-NP"/>
        </w:rPr>
      </w:pPr>
      <w:hyperlink w:anchor="_Toc126057924" w:history="1">
        <w:r w:rsidR="000D028B" w:rsidRPr="008577B3">
          <w:rPr>
            <w:rStyle w:val="Hyperlink"/>
            <w:noProof/>
          </w:rPr>
          <w:t>1.1</w:t>
        </w:r>
        <w:r w:rsidR="000D028B">
          <w:rPr>
            <w:rFonts w:asciiTheme="minorHAnsi" w:eastAsiaTheme="minorEastAsia" w:hAnsiTheme="minorHAnsi" w:cstheme="minorBidi"/>
            <w:noProof/>
            <w:lang w:bidi="ne-NP"/>
          </w:rPr>
          <w:tab/>
        </w:r>
        <w:r w:rsidR="000D028B" w:rsidRPr="008577B3">
          <w:rPr>
            <w:rStyle w:val="Hyperlink"/>
            <w:noProof/>
          </w:rPr>
          <w:t>Introduction</w:t>
        </w:r>
        <w:r w:rsidR="000D028B">
          <w:rPr>
            <w:noProof/>
            <w:webHidden/>
          </w:rPr>
          <w:tab/>
        </w:r>
        <w:r w:rsidR="000D028B">
          <w:rPr>
            <w:noProof/>
            <w:webHidden/>
          </w:rPr>
          <w:fldChar w:fldCharType="begin"/>
        </w:r>
        <w:r w:rsidR="000D028B">
          <w:rPr>
            <w:noProof/>
            <w:webHidden/>
          </w:rPr>
          <w:instrText xml:space="preserve"> PAGEREF _Toc126057924 \h </w:instrText>
        </w:r>
        <w:r w:rsidR="000D028B">
          <w:rPr>
            <w:noProof/>
            <w:webHidden/>
          </w:rPr>
        </w:r>
        <w:r w:rsidR="000D028B">
          <w:rPr>
            <w:noProof/>
            <w:webHidden/>
          </w:rPr>
          <w:fldChar w:fldCharType="separate"/>
        </w:r>
        <w:r w:rsidR="000D028B">
          <w:rPr>
            <w:noProof/>
            <w:webHidden/>
          </w:rPr>
          <w:t>6</w:t>
        </w:r>
        <w:r w:rsidR="000D028B">
          <w:rPr>
            <w:noProof/>
            <w:webHidden/>
          </w:rPr>
          <w:fldChar w:fldCharType="end"/>
        </w:r>
      </w:hyperlink>
    </w:p>
    <w:p w14:paraId="47A7E60A" w14:textId="56F1BAAE" w:rsidR="000D028B" w:rsidRDefault="00AA6F48">
      <w:pPr>
        <w:pStyle w:val="TOC2"/>
        <w:rPr>
          <w:rFonts w:asciiTheme="minorHAnsi" w:eastAsiaTheme="minorEastAsia" w:hAnsiTheme="minorHAnsi" w:cstheme="minorBidi"/>
          <w:noProof/>
          <w:lang w:bidi="ne-NP"/>
        </w:rPr>
      </w:pPr>
      <w:hyperlink w:anchor="_Toc126057927" w:history="1">
        <w:r w:rsidR="000D028B" w:rsidRPr="008577B3">
          <w:rPr>
            <w:rStyle w:val="Hyperlink"/>
            <w:noProof/>
          </w:rPr>
          <w:t>1.2</w:t>
        </w:r>
        <w:r w:rsidR="000D028B">
          <w:rPr>
            <w:rFonts w:asciiTheme="minorHAnsi" w:eastAsiaTheme="minorEastAsia" w:hAnsiTheme="minorHAnsi" w:cstheme="minorBidi"/>
            <w:noProof/>
            <w:lang w:bidi="ne-NP"/>
          </w:rPr>
          <w:tab/>
        </w:r>
        <w:r w:rsidR="000D028B" w:rsidRPr="008577B3">
          <w:rPr>
            <w:rStyle w:val="Hyperlink"/>
            <w:noProof/>
          </w:rPr>
          <w:t>Catchment Characteristics</w:t>
        </w:r>
        <w:r w:rsidR="000D028B">
          <w:rPr>
            <w:noProof/>
            <w:webHidden/>
          </w:rPr>
          <w:tab/>
        </w:r>
        <w:r w:rsidR="000D028B">
          <w:rPr>
            <w:noProof/>
            <w:webHidden/>
          </w:rPr>
          <w:fldChar w:fldCharType="begin"/>
        </w:r>
        <w:r w:rsidR="000D028B">
          <w:rPr>
            <w:noProof/>
            <w:webHidden/>
          </w:rPr>
          <w:instrText xml:space="preserve"> PAGEREF _Toc126057927 \h </w:instrText>
        </w:r>
        <w:r w:rsidR="000D028B">
          <w:rPr>
            <w:noProof/>
            <w:webHidden/>
          </w:rPr>
        </w:r>
        <w:r w:rsidR="000D028B">
          <w:rPr>
            <w:noProof/>
            <w:webHidden/>
          </w:rPr>
          <w:fldChar w:fldCharType="separate"/>
        </w:r>
        <w:r w:rsidR="000D028B">
          <w:rPr>
            <w:noProof/>
            <w:webHidden/>
          </w:rPr>
          <w:t>9</w:t>
        </w:r>
        <w:r w:rsidR="000D028B">
          <w:rPr>
            <w:noProof/>
            <w:webHidden/>
          </w:rPr>
          <w:fldChar w:fldCharType="end"/>
        </w:r>
      </w:hyperlink>
    </w:p>
    <w:p w14:paraId="0F30D62B" w14:textId="524EF60A" w:rsidR="000D028B" w:rsidRDefault="00AA6F48">
      <w:pPr>
        <w:pStyle w:val="TOC2"/>
        <w:rPr>
          <w:rFonts w:asciiTheme="minorHAnsi" w:eastAsiaTheme="minorEastAsia" w:hAnsiTheme="minorHAnsi" w:cstheme="minorBidi"/>
          <w:noProof/>
          <w:lang w:bidi="ne-NP"/>
        </w:rPr>
      </w:pPr>
      <w:hyperlink w:anchor="_Toc126058041" w:history="1">
        <w:r w:rsidR="000D028B" w:rsidRPr="008577B3">
          <w:rPr>
            <w:rStyle w:val="Hyperlink"/>
            <w:noProof/>
          </w:rPr>
          <w:t>1.3</w:t>
        </w:r>
        <w:r w:rsidR="000D028B">
          <w:rPr>
            <w:rFonts w:asciiTheme="minorHAnsi" w:eastAsiaTheme="minorEastAsia" w:hAnsiTheme="minorHAnsi" w:cstheme="minorBidi"/>
            <w:noProof/>
            <w:lang w:bidi="ne-NP"/>
          </w:rPr>
          <w:tab/>
        </w:r>
        <w:r w:rsidR="000D028B" w:rsidRPr="008577B3">
          <w:rPr>
            <w:rStyle w:val="Hyperlink"/>
            <w:noProof/>
          </w:rPr>
          <w:t>Climate</w:t>
        </w:r>
        <w:r w:rsidR="000D028B">
          <w:rPr>
            <w:noProof/>
            <w:webHidden/>
          </w:rPr>
          <w:tab/>
        </w:r>
        <w:r w:rsidR="000D028B">
          <w:rPr>
            <w:noProof/>
            <w:webHidden/>
          </w:rPr>
          <w:fldChar w:fldCharType="begin"/>
        </w:r>
        <w:r w:rsidR="000D028B">
          <w:rPr>
            <w:noProof/>
            <w:webHidden/>
          </w:rPr>
          <w:instrText xml:space="preserve"> PAGEREF _Toc126058041 \h </w:instrText>
        </w:r>
        <w:r w:rsidR="000D028B">
          <w:rPr>
            <w:noProof/>
            <w:webHidden/>
          </w:rPr>
        </w:r>
        <w:r w:rsidR="000D028B">
          <w:rPr>
            <w:noProof/>
            <w:webHidden/>
          </w:rPr>
          <w:fldChar w:fldCharType="separate"/>
        </w:r>
        <w:r w:rsidR="000D028B">
          <w:rPr>
            <w:noProof/>
            <w:webHidden/>
          </w:rPr>
          <w:t>10</w:t>
        </w:r>
        <w:r w:rsidR="000D028B">
          <w:rPr>
            <w:noProof/>
            <w:webHidden/>
          </w:rPr>
          <w:fldChar w:fldCharType="end"/>
        </w:r>
      </w:hyperlink>
    </w:p>
    <w:p w14:paraId="5F94DC80" w14:textId="164981F2" w:rsidR="000D028B" w:rsidRDefault="00AA6F48">
      <w:pPr>
        <w:pStyle w:val="TOC2"/>
        <w:rPr>
          <w:rFonts w:asciiTheme="minorHAnsi" w:eastAsiaTheme="minorEastAsia" w:hAnsiTheme="minorHAnsi" w:cstheme="minorBidi"/>
          <w:noProof/>
          <w:lang w:bidi="ne-NP"/>
        </w:rPr>
      </w:pPr>
      <w:hyperlink w:anchor="_Toc126058042" w:history="1">
        <w:r w:rsidR="000D028B" w:rsidRPr="008577B3">
          <w:rPr>
            <w:rStyle w:val="Hyperlink"/>
            <w:noProof/>
          </w:rPr>
          <w:t>1.4</w:t>
        </w:r>
        <w:r w:rsidR="000D028B">
          <w:rPr>
            <w:rFonts w:asciiTheme="minorHAnsi" w:eastAsiaTheme="minorEastAsia" w:hAnsiTheme="minorHAnsi" w:cstheme="minorBidi"/>
            <w:noProof/>
            <w:lang w:bidi="ne-NP"/>
          </w:rPr>
          <w:tab/>
        </w:r>
        <w:r w:rsidR="000D028B" w:rsidRPr="008577B3">
          <w:rPr>
            <w:rStyle w:val="Hyperlink"/>
            <w:noProof/>
          </w:rPr>
          <w:t>Available Data</w:t>
        </w:r>
        <w:r w:rsidR="000D028B">
          <w:rPr>
            <w:noProof/>
            <w:webHidden/>
          </w:rPr>
          <w:tab/>
        </w:r>
        <w:r w:rsidR="000D028B">
          <w:rPr>
            <w:noProof/>
            <w:webHidden/>
          </w:rPr>
          <w:fldChar w:fldCharType="begin"/>
        </w:r>
        <w:r w:rsidR="000D028B">
          <w:rPr>
            <w:noProof/>
            <w:webHidden/>
          </w:rPr>
          <w:instrText xml:space="preserve"> PAGEREF _Toc126058042 \h </w:instrText>
        </w:r>
        <w:r w:rsidR="000D028B">
          <w:rPr>
            <w:noProof/>
            <w:webHidden/>
          </w:rPr>
        </w:r>
        <w:r w:rsidR="000D028B">
          <w:rPr>
            <w:noProof/>
            <w:webHidden/>
          </w:rPr>
          <w:fldChar w:fldCharType="separate"/>
        </w:r>
        <w:r w:rsidR="000D028B">
          <w:rPr>
            <w:noProof/>
            <w:webHidden/>
          </w:rPr>
          <w:t>11</w:t>
        </w:r>
        <w:r w:rsidR="000D028B">
          <w:rPr>
            <w:noProof/>
            <w:webHidden/>
          </w:rPr>
          <w:fldChar w:fldCharType="end"/>
        </w:r>
      </w:hyperlink>
    </w:p>
    <w:p w14:paraId="6CDC1322" w14:textId="0BC782BD" w:rsidR="000D028B" w:rsidRDefault="00AA6F48">
      <w:pPr>
        <w:pStyle w:val="TOC3"/>
        <w:rPr>
          <w:rFonts w:asciiTheme="minorHAnsi" w:eastAsiaTheme="minorEastAsia" w:hAnsiTheme="minorHAnsi" w:cstheme="minorBidi"/>
          <w:noProof/>
          <w:lang w:bidi="ne-NP"/>
        </w:rPr>
      </w:pPr>
      <w:hyperlink w:anchor="_Toc126058043" w:history="1">
        <w:r w:rsidR="000D028B" w:rsidRPr="008577B3">
          <w:rPr>
            <w:rStyle w:val="Hyperlink"/>
            <w:noProof/>
          </w:rPr>
          <w:t>1.4.1</w:t>
        </w:r>
        <w:r w:rsidR="000D028B">
          <w:rPr>
            <w:rFonts w:asciiTheme="minorHAnsi" w:eastAsiaTheme="minorEastAsia" w:hAnsiTheme="minorHAnsi" w:cstheme="minorBidi"/>
            <w:noProof/>
            <w:lang w:bidi="ne-NP"/>
          </w:rPr>
          <w:tab/>
        </w:r>
        <w:r w:rsidR="000D028B" w:rsidRPr="008577B3">
          <w:rPr>
            <w:rStyle w:val="Hyperlink"/>
            <w:noProof/>
          </w:rPr>
          <w:t>Hydrological Data</w:t>
        </w:r>
        <w:r w:rsidR="000D028B">
          <w:rPr>
            <w:noProof/>
            <w:webHidden/>
          </w:rPr>
          <w:tab/>
        </w:r>
        <w:r w:rsidR="000D028B">
          <w:rPr>
            <w:noProof/>
            <w:webHidden/>
          </w:rPr>
          <w:fldChar w:fldCharType="begin"/>
        </w:r>
        <w:r w:rsidR="000D028B">
          <w:rPr>
            <w:noProof/>
            <w:webHidden/>
          </w:rPr>
          <w:instrText xml:space="preserve"> PAGEREF _Toc126058043 \h </w:instrText>
        </w:r>
        <w:r w:rsidR="000D028B">
          <w:rPr>
            <w:noProof/>
            <w:webHidden/>
          </w:rPr>
        </w:r>
        <w:r w:rsidR="000D028B">
          <w:rPr>
            <w:noProof/>
            <w:webHidden/>
          </w:rPr>
          <w:fldChar w:fldCharType="separate"/>
        </w:r>
        <w:r w:rsidR="000D028B">
          <w:rPr>
            <w:noProof/>
            <w:webHidden/>
          </w:rPr>
          <w:t>11</w:t>
        </w:r>
        <w:r w:rsidR="000D028B">
          <w:rPr>
            <w:noProof/>
            <w:webHidden/>
          </w:rPr>
          <w:fldChar w:fldCharType="end"/>
        </w:r>
      </w:hyperlink>
    </w:p>
    <w:p w14:paraId="51D6EA20" w14:textId="733646BA" w:rsidR="000D028B" w:rsidRDefault="00AA6F48">
      <w:pPr>
        <w:pStyle w:val="TOC3"/>
        <w:rPr>
          <w:rFonts w:asciiTheme="minorHAnsi" w:eastAsiaTheme="minorEastAsia" w:hAnsiTheme="minorHAnsi" w:cstheme="minorBidi"/>
          <w:noProof/>
          <w:lang w:bidi="ne-NP"/>
        </w:rPr>
      </w:pPr>
      <w:hyperlink w:anchor="_Toc126058044" w:history="1">
        <w:r w:rsidR="000D028B" w:rsidRPr="008577B3">
          <w:rPr>
            <w:rStyle w:val="Hyperlink"/>
            <w:noProof/>
          </w:rPr>
          <w:t>1.4.2</w:t>
        </w:r>
        <w:r w:rsidR="000D028B">
          <w:rPr>
            <w:rFonts w:asciiTheme="minorHAnsi" w:eastAsiaTheme="minorEastAsia" w:hAnsiTheme="minorHAnsi" w:cstheme="minorBidi"/>
            <w:noProof/>
            <w:lang w:bidi="ne-NP"/>
          </w:rPr>
          <w:tab/>
        </w:r>
        <w:r w:rsidR="000D028B" w:rsidRPr="008577B3">
          <w:rPr>
            <w:rStyle w:val="Hyperlink"/>
            <w:noProof/>
          </w:rPr>
          <w:t>Gauge Installation and data recording</w:t>
        </w:r>
        <w:r w:rsidR="000D028B">
          <w:rPr>
            <w:noProof/>
            <w:webHidden/>
          </w:rPr>
          <w:tab/>
        </w:r>
        <w:r w:rsidR="000D028B">
          <w:rPr>
            <w:noProof/>
            <w:webHidden/>
          </w:rPr>
          <w:fldChar w:fldCharType="begin"/>
        </w:r>
        <w:r w:rsidR="000D028B">
          <w:rPr>
            <w:noProof/>
            <w:webHidden/>
          </w:rPr>
          <w:instrText xml:space="preserve"> PAGEREF _Toc126058044 \h </w:instrText>
        </w:r>
        <w:r w:rsidR="000D028B">
          <w:rPr>
            <w:noProof/>
            <w:webHidden/>
          </w:rPr>
        </w:r>
        <w:r w:rsidR="000D028B">
          <w:rPr>
            <w:noProof/>
            <w:webHidden/>
          </w:rPr>
          <w:fldChar w:fldCharType="separate"/>
        </w:r>
        <w:r w:rsidR="000D028B">
          <w:rPr>
            <w:noProof/>
            <w:webHidden/>
          </w:rPr>
          <w:t>11</w:t>
        </w:r>
        <w:r w:rsidR="000D028B">
          <w:rPr>
            <w:noProof/>
            <w:webHidden/>
          </w:rPr>
          <w:fldChar w:fldCharType="end"/>
        </w:r>
      </w:hyperlink>
    </w:p>
    <w:p w14:paraId="3CE0A152" w14:textId="4238A994" w:rsidR="000D028B" w:rsidRDefault="00AA6F48">
      <w:pPr>
        <w:pStyle w:val="TOC3"/>
        <w:rPr>
          <w:rFonts w:asciiTheme="minorHAnsi" w:eastAsiaTheme="minorEastAsia" w:hAnsiTheme="minorHAnsi" w:cstheme="minorBidi"/>
          <w:noProof/>
          <w:lang w:bidi="ne-NP"/>
        </w:rPr>
      </w:pPr>
      <w:hyperlink w:anchor="_Toc126058045" w:history="1">
        <w:r w:rsidR="000D028B" w:rsidRPr="008577B3">
          <w:rPr>
            <w:rStyle w:val="Hyperlink"/>
            <w:noProof/>
          </w:rPr>
          <w:t>1.4.3</w:t>
        </w:r>
        <w:r w:rsidR="000D028B">
          <w:rPr>
            <w:rFonts w:asciiTheme="minorHAnsi" w:eastAsiaTheme="minorEastAsia" w:hAnsiTheme="minorHAnsi" w:cstheme="minorBidi"/>
            <w:noProof/>
            <w:lang w:bidi="ne-NP"/>
          </w:rPr>
          <w:tab/>
        </w:r>
        <w:r w:rsidR="000D028B" w:rsidRPr="008577B3">
          <w:rPr>
            <w:rStyle w:val="Hyperlink"/>
            <w:noProof/>
          </w:rPr>
          <w:t>Meterological Data</w:t>
        </w:r>
        <w:r w:rsidR="000D028B">
          <w:rPr>
            <w:noProof/>
            <w:webHidden/>
          </w:rPr>
          <w:tab/>
        </w:r>
        <w:r w:rsidR="000D028B">
          <w:rPr>
            <w:noProof/>
            <w:webHidden/>
          </w:rPr>
          <w:fldChar w:fldCharType="begin"/>
        </w:r>
        <w:r w:rsidR="000D028B">
          <w:rPr>
            <w:noProof/>
            <w:webHidden/>
          </w:rPr>
          <w:instrText xml:space="preserve"> PAGEREF _Toc126058045 \h </w:instrText>
        </w:r>
        <w:r w:rsidR="000D028B">
          <w:rPr>
            <w:noProof/>
            <w:webHidden/>
          </w:rPr>
        </w:r>
        <w:r w:rsidR="000D028B">
          <w:rPr>
            <w:noProof/>
            <w:webHidden/>
          </w:rPr>
          <w:fldChar w:fldCharType="separate"/>
        </w:r>
        <w:r w:rsidR="000D028B">
          <w:rPr>
            <w:noProof/>
            <w:webHidden/>
          </w:rPr>
          <w:t>11</w:t>
        </w:r>
        <w:r w:rsidR="000D028B">
          <w:rPr>
            <w:noProof/>
            <w:webHidden/>
          </w:rPr>
          <w:fldChar w:fldCharType="end"/>
        </w:r>
      </w:hyperlink>
    </w:p>
    <w:p w14:paraId="10999C83" w14:textId="60ED3654" w:rsidR="000D028B" w:rsidRDefault="00AA6F48">
      <w:pPr>
        <w:pStyle w:val="TOC2"/>
        <w:rPr>
          <w:rFonts w:asciiTheme="minorHAnsi" w:eastAsiaTheme="minorEastAsia" w:hAnsiTheme="minorHAnsi" w:cstheme="minorBidi"/>
          <w:noProof/>
          <w:lang w:bidi="ne-NP"/>
        </w:rPr>
      </w:pPr>
      <w:hyperlink w:anchor="_Toc126058046" w:history="1">
        <w:r w:rsidR="000D028B" w:rsidRPr="008577B3">
          <w:rPr>
            <w:rStyle w:val="Hyperlink"/>
            <w:noProof/>
          </w:rPr>
          <w:t>1.5</w:t>
        </w:r>
        <w:r w:rsidR="000D028B">
          <w:rPr>
            <w:rFonts w:asciiTheme="minorHAnsi" w:eastAsiaTheme="minorEastAsia" w:hAnsiTheme="minorHAnsi" w:cstheme="minorBidi"/>
            <w:noProof/>
            <w:lang w:bidi="ne-NP"/>
          </w:rPr>
          <w:tab/>
        </w:r>
        <w:r w:rsidR="000D028B" w:rsidRPr="008577B3">
          <w:rPr>
            <w:rStyle w:val="Hyperlink"/>
            <w:noProof/>
          </w:rPr>
          <w:t>Basin Rainfall</w:t>
        </w:r>
        <w:r w:rsidR="000D028B">
          <w:rPr>
            <w:noProof/>
            <w:webHidden/>
          </w:rPr>
          <w:tab/>
        </w:r>
        <w:r w:rsidR="000D028B">
          <w:rPr>
            <w:noProof/>
            <w:webHidden/>
          </w:rPr>
          <w:fldChar w:fldCharType="begin"/>
        </w:r>
        <w:r w:rsidR="000D028B">
          <w:rPr>
            <w:noProof/>
            <w:webHidden/>
          </w:rPr>
          <w:instrText xml:space="preserve"> PAGEREF _Toc126058046 \h </w:instrText>
        </w:r>
        <w:r w:rsidR="000D028B">
          <w:rPr>
            <w:noProof/>
            <w:webHidden/>
          </w:rPr>
        </w:r>
        <w:r w:rsidR="000D028B">
          <w:rPr>
            <w:noProof/>
            <w:webHidden/>
          </w:rPr>
          <w:fldChar w:fldCharType="separate"/>
        </w:r>
        <w:r w:rsidR="000D028B">
          <w:rPr>
            <w:noProof/>
            <w:webHidden/>
          </w:rPr>
          <w:t>13</w:t>
        </w:r>
        <w:r w:rsidR="000D028B">
          <w:rPr>
            <w:noProof/>
            <w:webHidden/>
          </w:rPr>
          <w:fldChar w:fldCharType="end"/>
        </w:r>
      </w:hyperlink>
    </w:p>
    <w:p w14:paraId="7015F945" w14:textId="59CFCC9F" w:rsidR="000D028B" w:rsidRDefault="00AA6F48">
      <w:pPr>
        <w:pStyle w:val="TOC2"/>
        <w:rPr>
          <w:rFonts w:asciiTheme="minorHAnsi" w:eastAsiaTheme="minorEastAsia" w:hAnsiTheme="minorHAnsi" w:cstheme="minorBidi"/>
          <w:noProof/>
          <w:lang w:bidi="ne-NP"/>
        </w:rPr>
      </w:pPr>
      <w:hyperlink w:anchor="_Toc126058055" w:history="1">
        <w:r w:rsidR="000D028B" w:rsidRPr="008577B3">
          <w:rPr>
            <w:rStyle w:val="Hyperlink"/>
            <w:noProof/>
          </w:rPr>
          <w:t>1.6</w:t>
        </w:r>
        <w:r w:rsidR="000D028B">
          <w:rPr>
            <w:rFonts w:asciiTheme="minorHAnsi" w:eastAsiaTheme="minorEastAsia" w:hAnsiTheme="minorHAnsi" w:cstheme="minorBidi"/>
            <w:noProof/>
            <w:lang w:bidi="ne-NP"/>
          </w:rPr>
          <w:tab/>
        </w:r>
        <w:r w:rsidR="000D028B" w:rsidRPr="008577B3">
          <w:rPr>
            <w:rStyle w:val="Hyperlink"/>
            <w:noProof/>
          </w:rPr>
          <w:t>Long Term Mean Monthly Flow</w:t>
        </w:r>
        <w:r w:rsidR="000D028B">
          <w:rPr>
            <w:noProof/>
            <w:webHidden/>
          </w:rPr>
          <w:tab/>
        </w:r>
        <w:r w:rsidR="000D028B">
          <w:rPr>
            <w:noProof/>
            <w:webHidden/>
          </w:rPr>
          <w:fldChar w:fldCharType="begin"/>
        </w:r>
        <w:r w:rsidR="000D028B">
          <w:rPr>
            <w:noProof/>
            <w:webHidden/>
          </w:rPr>
          <w:instrText xml:space="preserve"> PAGEREF _Toc126058055 \h </w:instrText>
        </w:r>
        <w:r w:rsidR="000D028B">
          <w:rPr>
            <w:noProof/>
            <w:webHidden/>
          </w:rPr>
        </w:r>
        <w:r w:rsidR="000D028B">
          <w:rPr>
            <w:noProof/>
            <w:webHidden/>
          </w:rPr>
          <w:fldChar w:fldCharType="separate"/>
        </w:r>
        <w:r w:rsidR="000D028B">
          <w:rPr>
            <w:noProof/>
            <w:webHidden/>
          </w:rPr>
          <w:t>13</w:t>
        </w:r>
        <w:r w:rsidR="000D028B">
          <w:rPr>
            <w:noProof/>
            <w:webHidden/>
          </w:rPr>
          <w:fldChar w:fldCharType="end"/>
        </w:r>
      </w:hyperlink>
    </w:p>
    <w:p w14:paraId="1608C84D" w14:textId="445C415F" w:rsidR="000D028B" w:rsidRDefault="00AA6F48">
      <w:pPr>
        <w:pStyle w:val="TOC3"/>
        <w:rPr>
          <w:rFonts w:asciiTheme="minorHAnsi" w:eastAsiaTheme="minorEastAsia" w:hAnsiTheme="minorHAnsi" w:cstheme="minorBidi"/>
          <w:noProof/>
          <w:lang w:bidi="ne-NP"/>
        </w:rPr>
      </w:pPr>
      <w:hyperlink w:anchor="_Toc126058056" w:history="1">
        <w:r w:rsidR="000D028B" w:rsidRPr="008577B3">
          <w:rPr>
            <w:rStyle w:val="Hyperlink"/>
            <w:noProof/>
          </w:rPr>
          <w:t>1.6.1</w:t>
        </w:r>
        <w:r w:rsidR="000D028B">
          <w:rPr>
            <w:rFonts w:asciiTheme="minorHAnsi" w:eastAsiaTheme="minorEastAsia" w:hAnsiTheme="minorHAnsi" w:cstheme="minorBidi"/>
            <w:noProof/>
            <w:lang w:bidi="ne-NP"/>
          </w:rPr>
          <w:tab/>
        </w:r>
        <w:r w:rsidR="000D028B" w:rsidRPr="008577B3">
          <w:rPr>
            <w:rStyle w:val="Hyperlink"/>
            <w:noProof/>
          </w:rPr>
          <w:t>Direct measured data</w:t>
        </w:r>
        <w:r w:rsidR="000D028B">
          <w:rPr>
            <w:noProof/>
            <w:webHidden/>
          </w:rPr>
          <w:tab/>
        </w:r>
        <w:r w:rsidR="000D028B">
          <w:rPr>
            <w:noProof/>
            <w:webHidden/>
          </w:rPr>
          <w:fldChar w:fldCharType="begin"/>
        </w:r>
        <w:r w:rsidR="000D028B">
          <w:rPr>
            <w:noProof/>
            <w:webHidden/>
          </w:rPr>
          <w:instrText xml:space="preserve"> PAGEREF _Toc126058056 \h </w:instrText>
        </w:r>
        <w:r w:rsidR="000D028B">
          <w:rPr>
            <w:noProof/>
            <w:webHidden/>
          </w:rPr>
        </w:r>
        <w:r w:rsidR="000D028B">
          <w:rPr>
            <w:noProof/>
            <w:webHidden/>
          </w:rPr>
          <w:fldChar w:fldCharType="separate"/>
        </w:r>
        <w:r w:rsidR="000D028B">
          <w:rPr>
            <w:noProof/>
            <w:webHidden/>
          </w:rPr>
          <w:t>13</w:t>
        </w:r>
        <w:r w:rsidR="000D028B">
          <w:rPr>
            <w:noProof/>
            <w:webHidden/>
          </w:rPr>
          <w:fldChar w:fldCharType="end"/>
        </w:r>
      </w:hyperlink>
    </w:p>
    <w:p w14:paraId="69F8EBBD" w14:textId="47B587FB" w:rsidR="000D028B" w:rsidRDefault="00AA6F48">
      <w:pPr>
        <w:pStyle w:val="TOC3"/>
        <w:rPr>
          <w:rFonts w:asciiTheme="minorHAnsi" w:eastAsiaTheme="minorEastAsia" w:hAnsiTheme="minorHAnsi" w:cstheme="minorBidi"/>
          <w:noProof/>
          <w:lang w:bidi="ne-NP"/>
        </w:rPr>
      </w:pPr>
      <w:hyperlink w:anchor="_Toc126058057" w:history="1">
        <w:r w:rsidR="000D028B" w:rsidRPr="008577B3">
          <w:rPr>
            <w:rStyle w:val="Hyperlink"/>
            <w:noProof/>
          </w:rPr>
          <w:t>1.6.2</w:t>
        </w:r>
        <w:r w:rsidR="000D028B">
          <w:rPr>
            <w:rFonts w:asciiTheme="minorHAnsi" w:eastAsiaTheme="minorEastAsia" w:hAnsiTheme="minorHAnsi" w:cstheme="minorBidi"/>
            <w:noProof/>
            <w:lang w:bidi="ne-NP"/>
          </w:rPr>
          <w:tab/>
        </w:r>
        <w:r w:rsidR="000D028B" w:rsidRPr="008577B3">
          <w:rPr>
            <w:rStyle w:val="Hyperlink"/>
            <w:noProof/>
          </w:rPr>
          <w:t>Comparision with implemented Mean Monthly Flow</w:t>
        </w:r>
        <w:r w:rsidR="000D028B">
          <w:rPr>
            <w:noProof/>
            <w:webHidden/>
          </w:rPr>
          <w:tab/>
        </w:r>
        <w:r w:rsidR="000D028B">
          <w:rPr>
            <w:noProof/>
            <w:webHidden/>
          </w:rPr>
          <w:fldChar w:fldCharType="begin"/>
        </w:r>
        <w:r w:rsidR="000D028B">
          <w:rPr>
            <w:noProof/>
            <w:webHidden/>
          </w:rPr>
          <w:instrText xml:space="preserve"> PAGEREF _Toc126058057 \h </w:instrText>
        </w:r>
        <w:r w:rsidR="000D028B">
          <w:rPr>
            <w:noProof/>
            <w:webHidden/>
          </w:rPr>
        </w:r>
        <w:r w:rsidR="000D028B">
          <w:rPr>
            <w:noProof/>
            <w:webHidden/>
          </w:rPr>
          <w:fldChar w:fldCharType="separate"/>
        </w:r>
        <w:r w:rsidR="000D028B">
          <w:rPr>
            <w:noProof/>
            <w:webHidden/>
          </w:rPr>
          <w:t>15</w:t>
        </w:r>
        <w:r w:rsidR="000D028B">
          <w:rPr>
            <w:noProof/>
            <w:webHidden/>
          </w:rPr>
          <w:fldChar w:fldCharType="end"/>
        </w:r>
      </w:hyperlink>
    </w:p>
    <w:p w14:paraId="0D78B397" w14:textId="2EBF859E" w:rsidR="000D028B" w:rsidRDefault="00AA6F48">
      <w:pPr>
        <w:pStyle w:val="TOC3"/>
        <w:rPr>
          <w:rFonts w:asciiTheme="minorHAnsi" w:eastAsiaTheme="minorEastAsia" w:hAnsiTheme="minorHAnsi" w:cstheme="minorBidi"/>
          <w:noProof/>
          <w:lang w:bidi="ne-NP"/>
        </w:rPr>
      </w:pPr>
      <w:hyperlink w:anchor="_Toc126058058" w:history="1">
        <w:r w:rsidR="000D028B" w:rsidRPr="008577B3">
          <w:rPr>
            <w:rStyle w:val="Hyperlink"/>
            <w:noProof/>
          </w:rPr>
          <w:t>1.6.3</w:t>
        </w:r>
        <w:r w:rsidR="000D028B">
          <w:rPr>
            <w:rFonts w:asciiTheme="minorHAnsi" w:eastAsiaTheme="minorEastAsia" w:hAnsiTheme="minorHAnsi" w:cstheme="minorBidi"/>
            <w:noProof/>
            <w:lang w:bidi="ne-NP"/>
          </w:rPr>
          <w:tab/>
        </w:r>
        <w:r w:rsidR="000D028B" w:rsidRPr="008577B3">
          <w:rPr>
            <w:rStyle w:val="Hyperlink"/>
            <w:noProof/>
          </w:rPr>
          <w:t>Riparian Release</w:t>
        </w:r>
        <w:r w:rsidR="000D028B">
          <w:rPr>
            <w:noProof/>
            <w:webHidden/>
          </w:rPr>
          <w:tab/>
        </w:r>
        <w:r w:rsidR="000D028B">
          <w:rPr>
            <w:noProof/>
            <w:webHidden/>
          </w:rPr>
          <w:fldChar w:fldCharType="begin"/>
        </w:r>
        <w:r w:rsidR="000D028B">
          <w:rPr>
            <w:noProof/>
            <w:webHidden/>
          </w:rPr>
          <w:instrText xml:space="preserve"> PAGEREF _Toc126058058 \h </w:instrText>
        </w:r>
        <w:r w:rsidR="000D028B">
          <w:rPr>
            <w:noProof/>
            <w:webHidden/>
          </w:rPr>
        </w:r>
        <w:r w:rsidR="000D028B">
          <w:rPr>
            <w:noProof/>
            <w:webHidden/>
          </w:rPr>
          <w:fldChar w:fldCharType="separate"/>
        </w:r>
        <w:r w:rsidR="000D028B">
          <w:rPr>
            <w:noProof/>
            <w:webHidden/>
          </w:rPr>
          <w:t>16</w:t>
        </w:r>
        <w:r w:rsidR="000D028B">
          <w:rPr>
            <w:noProof/>
            <w:webHidden/>
          </w:rPr>
          <w:fldChar w:fldCharType="end"/>
        </w:r>
      </w:hyperlink>
    </w:p>
    <w:p w14:paraId="6A8E59FB" w14:textId="25DB5EC5" w:rsidR="000D028B" w:rsidRDefault="00AA6F48">
      <w:pPr>
        <w:pStyle w:val="TOC2"/>
        <w:rPr>
          <w:rFonts w:asciiTheme="minorHAnsi" w:eastAsiaTheme="minorEastAsia" w:hAnsiTheme="minorHAnsi" w:cstheme="minorBidi"/>
          <w:noProof/>
          <w:lang w:bidi="ne-NP"/>
        </w:rPr>
      </w:pPr>
      <w:hyperlink w:anchor="_Toc126058059" w:history="1">
        <w:r w:rsidR="000D028B" w:rsidRPr="008577B3">
          <w:rPr>
            <w:rStyle w:val="Hyperlink"/>
            <w:noProof/>
          </w:rPr>
          <w:t>1.7</w:t>
        </w:r>
        <w:r w:rsidR="000D028B">
          <w:rPr>
            <w:rFonts w:asciiTheme="minorHAnsi" w:eastAsiaTheme="minorEastAsia" w:hAnsiTheme="minorHAnsi" w:cstheme="minorBidi"/>
            <w:noProof/>
            <w:lang w:bidi="ne-NP"/>
          </w:rPr>
          <w:tab/>
        </w:r>
        <w:r w:rsidR="000D028B" w:rsidRPr="008577B3">
          <w:rPr>
            <w:rStyle w:val="Hyperlink"/>
            <w:noProof/>
          </w:rPr>
          <w:t>Flow Duration Curve (FDC) and Design Discharge</w:t>
        </w:r>
        <w:r w:rsidR="000D028B">
          <w:rPr>
            <w:noProof/>
            <w:webHidden/>
          </w:rPr>
          <w:tab/>
        </w:r>
        <w:r w:rsidR="000D028B">
          <w:rPr>
            <w:noProof/>
            <w:webHidden/>
          </w:rPr>
          <w:fldChar w:fldCharType="begin"/>
        </w:r>
        <w:r w:rsidR="000D028B">
          <w:rPr>
            <w:noProof/>
            <w:webHidden/>
          </w:rPr>
          <w:instrText xml:space="preserve"> PAGEREF _Toc126058059 \h </w:instrText>
        </w:r>
        <w:r w:rsidR="000D028B">
          <w:rPr>
            <w:noProof/>
            <w:webHidden/>
          </w:rPr>
        </w:r>
        <w:r w:rsidR="000D028B">
          <w:rPr>
            <w:noProof/>
            <w:webHidden/>
          </w:rPr>
          <w:fldChar w:fldCharType="separate"/>
        </w:r>
        <w:r w:rsidR="000D028B">
          <w:rPr>
            <w:noProof/>
            <w:webHidden/>
          </w:rPr>
          <w:t>16</w:t>
        </w:r>
        <w:r w:rsidR="000D028B">
          <w:rPr>
            <w:noProof/>
            <w:webHidden/>
          </w:rPr>
          <w:fldChar w:fldCharType="end"/>
        </w:r>
      </w:hyperlink>
    </w:p>
    <w:p w14:paraId="721EDFE0" w14:textId="7FBCC387" w:rsidR="000D028B" w:rsidRDefault="00AA6F48">
      <w:pPr>
        <w:pStyle w:val="TOC3"/>
        <w:rPr>
          <w:rFonts w:asciiTheme="minorHAnsi" w:eastAsiaTheme="minorEastAsia" w:hAnsiTheme="minorHAnsi" w:cstheme="minorBidi"/>
          <w:noProof/>
          <w:lang w:bidi="ne-NP"/>
        </w:rPr>
      </w:pPr>
      <w:hyperlink w:anchor="_Toc126058060" w:history="1">
        <w:r w:rsidR="000D028B" w:rsidRPr="008577B3">
          <w:rPr>
            <w:rStyle w:val="Hyperlink"/>
            <w:noProof/>
          </w:rPr>
          <w:t>1.7.1</w:t>
        </w:r>
        <w:r w:rsidR="000D028B">
          <w:rPr>
            <w:rFonts w:asciiTheme="minorHAnsi" w:eastAsiaTheme="minorEastAsia" w:hAnsiTheme="minorHAnsi" w:cstheme="minorBidi"/>
            <w:noProof/>
            <w:lang w:bidi="ne-NP"/>
          </w:rPr>
          <w:tab/>
        </w:r>
        <w:r w:rsidR="000D028B" w:rsidRPr="008577B3">
          <w:rPr>
            <w:rStyle w:val="Hyperlink"/>
            <w:noProof/>
          </w:rPr>
          <w:t>FDC from the measured data</w:t>
        </w:r>
        <w:r w:rsidR="000D028B">
          <w:rPr>
            <w:noProof/>
            <w:webHidden/>
          </w:rPr>
          <w:tab/>
        </w:r>
        <w:r w:rsidR="000D028B">
          <w:rPr>
            <w:noProof/>
            <w:webHidden/>
          </w:rPr>
          <w:fldChar w:fldCharType="begin"/>
        </w:r>
        <w:r w:rsidR="000D028B">
          <w:rPr>
            <w:noProof/>
            <w:webHidden/>
          </w:rPr>
          <w:instrText xml:space="preserve"> PAGEREF _Toc126058060 \h </w:instrText>
        </w:r>
        <w:r w:rsidR="000D028B">
          <w:rPr>
            <w:noProof/>
            <w:webHidden/>
          </w:rPr>
        </w:r>
        <w:r w:rsidR="000D028B">
          <w:rPr>
            <w:noProof/>
            <w:webHidden/>
          </w:rPr>
          <w:fldChar w:fldCharType="separate"/>
        </w:r>
        <w:r w:rsidR="000D028B">
          <w:rPr>
            <w:noProof/>
            <w:webHidden/>
          </w:rPr>
          <w:t>17</w:t>
        </w:r>
        <w:r w:rsidR="000D028B">
          <w:rPr>
            <w:noProof/>
            <w:webHidden/>
          </w:rPr>
          <w:fldChar w:fldCharType="end"/>
        </w:r>
      </w:hyperlink>
    </w:p>
    <w:p w14:paraId="257F9195" w14:textId="7E01549E" w:rsidR="000D028B" w:rsidRDefault="00AA6F48">
      <w:pPr>
        <w:pStyle w:val="TOC3"/>
        <w:rPr>
          <w:rFonts w:asciiTheme="minorHAnsi" w:eastAsiaTheme="minorEastAsia" w:hAnsiTheme="minorHAnsi" w:cstheme="minorBidi"/>
          <w:noProof/>
          <w:lang w:bidi="ne-NP"/>
        </w:rPr>
      </w:pPr>
      <w:hyperlink w:anchor="_Toc126058061" w:history="1">
        <w:r w:rsidR="000D028B" w:rsidRPr="008577B3">
          <w:rPr>
            <w:rStyle w:val="Hyperlink"/>
            <w:noProof/>
          </w:rPr>
          <w:t>1.7.2</w:t>
        </w:r>
        <w:r w:rsidR="000D028B">
          <w:rPr>
            <w:rFonts w:asciiTheme="minorHAnsi" w:eastAsiaTheme="minorEastAsia" w:hAnsiTheme="minorHAnsi" w:cstheme="minorBidi"/>
            <w:noProof/>
            <w:lang w:bidi="ne-NP"/>
          </w:rPr>
          <w:tab/>
        </w:r>
        <w:r w:rsidR="000D028B" w:rsidRPr="008577B3">
          <w:rPr>
            <w:rStyle w:val="Hyperlink"/>
            <w:noProof/>
          </w:rPr>
          <w:t>Comparision of implemented FDC</w:t>
        </w:r>
        <w:r w:rsidR="000D028B">
          <w:rPr>
            <w:noProof/>
            <w:webHidden/>
          </w:rPr>
          <w:tab/>
        </w:r>
        <w:r w:rsidR="000D028B">
          <w:rPr>
            <w:noProof/>
            <w:webHidden/>
          </w:rPr>
          <w:fldChar w:fldCharType="begin"/>
        </w:r>
        <w:r w:rsidR="000D028B">
          <w:rPr>
            <w:noProof/>
            <w:webHidden/>
          </w:rPr>
          <w:instrText xml:space="preserve"> PAGEREF _Toc126058061 \h </w:instrText>
        </w:r>
        <w:r w:rsidR="000D028B">
          <w:rPr>
            <w:noProof/>
            <w:webHidden/>
          </w:rPr>
        </w:r>
        <w:r w:rsidR="000D028B">
          <w:rPr>
            <w:noProof/>
            <w:webHidden/>
          </w:rPr>
          <w:fldChar w:fldCharType="separate"/>
        </w:r>
        <w:r w:rsidR="000D028B">
          <w:rPr>
            <w:noProof/>
            <w:webHidden/>
          </w:rPr>
          <w:t>17</w:t>
        </w:r>
        <w:r w:rsidR="000D028B">
          <w:rPr>
            <w:noProof/>
            <w:webHidden/>
          </w:rPr>
          <w:fldChar w:fldCharType="end"/>
        </w:r>
      </w:hyperlink>
    </w:p>
    <w:p w14:paraId="2A00C8B0" w14:textId="158828B2" w:rsidR="000D028B" w:rsidRDefault="00AA6F48">
      <w:pPr>
        <w:pStyle w:val="TOC2"/>
        <w:rPr>
          <w:rFonts w:asciiTheme="minorHAnsi" w:eastAsiaTheme="minorEastAsia" w:hAnsiTheme="minorHAnsi" w:cstheme="minorBidi"/>
          <w:noProof/>
          <w:lang w:bidi="ne-NP"/>
        </w:rPr>
      </w:pPr>
      <w:hyperlink w:anchor="_Toc126058062" w:history="1">
        <w:r w:rsidR="000D028B" w:rsidRPr="008577B3">
          <w:rPr>
            <w:rStyle w:val="Hyperlink"/>
            <w:noProof/>
          </w:rPr>
          <w:t>1.8</w:t>
        </w:r>
        <w:r w:rsidR="000D028B">
          <w:rPr>
            <w:rFonts w:asciiTheme="minorHAnsi" w:eastAsiaTheme="minorEastAsia" w:hAnsiTheme="minorHAnsi" w:cstheme="minorBidi"/>
            <w:noProof/>
            <w:lang w:bidi="ne-NP"/>
          </w:rPr>
          <w:tab/>
        </w:r>
        <w:r w:rsidR="000D028B" w:rsidRPr="008577B3">
          <w:rPr>
            <w:rStyle w:val="Hyperlink"/>
            <w:noProof/>
          </w:rPr>
          <w:t>Flood Analysis</w:t>
        </w:r>
        <w:r w:rsidR="000D028B">
          <w:rPr>
            <w:noProof/>
            <w:webHidden/>
          </w:rPr>
          <w:tab/>
        </w:r>
        <w:r w:rsidR="000D028B">
          <w:rPr>
            <w:noProof/>
            <w:webHidden/>
          </w:rPr>
          <w:fldChar w:fldCharType="begin"/>
        </w:r>
        <w:r w:rsidR="000D028B">
          <w:rPr>
            <w:noProof/>
            <w:webHidden/>
          </w:rPr>
          <w:instrText xml:space="preserve"> PAGEREF _Toc126058062 \h </w:instrText>
        </w:r>
        <w:r w:rsidR="000D028B">
          <w:rPr>
            <w:noProof/>
            <w:webHidden/>
          </w:rPr>
        </w:r>
        <w:r w:rsidR="000D028B">
          <w:rPr>
            <w:noProof/>
            <w:webHidden/>
          </w:rPr>
          <w:fldChar w:fldCharType="separate"/>
        </w:r>
        <w:r w:rsidR="000D028B">
          <w:rPr>
            <w:noProof/>
            <w:webHidden/>
          </w:rPr>
          <w:t>17</w:t>
        </w:r>
        <w:r w:rsidR="000D028B">
          <w:rPr>
            <w:noProof/>
            <w:webHidden/>
          </w:rPr>
          <w:fldChar w:fldCharType="end"/>
        </w:r>
      </w:hyperlink>
    </w:p>
    <w:p w14:paraId="7B1FCD51" w14:textId="6B8CD671" w:rsidR="000D028B" w:rsidRDefault="00AA6F48">
      <w:pPr>
        <w:pStyle w:val="TOC3"/>
        <w:rPr>
          <w:rFonts w:asciiTheme="minorHAnsi" w:eastAsiaTheme="minorEastAsia" w:hAnsiTheme="minorHAnsi" w:cstheme="minorBidi"/>
          <w:noProof/>
          <w:lang w:bidi="ne-NP"/>
        </w:rPr>
      </w:pPr>
      <w:hyperlink w:anchor="_Toc126058063" w:history="1">
        <w:r w:rsidR="000D028B" w:rsidRPr="008577B3">
          <w:rPr>
            <w:rStyle w:val="Hyperlink"/>
            <w:noProof/>
          </w:rPr>
          <w:t>1.8.1</w:t>
        </w:r>
        <w:r w:rsidR="000D028B">
          <w:rPr>
            <w:rFonts w:asciiTheme="minorHAnsi" w:eastAsiaTheme="minorEastAsia" w:hAnsiTheme="minorHAnsi" w:cstheme="minorBidi"/>
            <w:noProof/>
            <w:lang w:bidi="ne-NP"/>
          </w:rPr>
          <w:tab/>
        </w:r>
        <w:r w:rsidR="000D028B" w:rsidRPr="008577B3">
          <w:rPr>
            <w:rStyle w:val="Hyperlink"/>
            <w:noProof/>
          </w:rPr>
          <w:t>Diversion during Construction Flood</w:t>
        </w:r>
        <w:r w:rsidR="000D028B">
          <w:rPr>
            <w:noProof/>
            <w:webHidden/>
          </w:rPr>
          <w:tab/>
        </w:r>
        <w:r w:rsidR="000D028B">
          <w:rPr>
            <w:noProof/>
            <w:webHidden/>
          </w:rPr>
          <w:fldChar w:fldCharType="begin"/>
        </w:r>
        <w:r w:rsidR="000D028B">
          <w:rPr>
            <w:noProof/>
            <w:webHidden/>
          </w:rPr>
          <w:instrText xml:space="preserve"> PAGEREF _Toc126058063 \h </w:instrText>
        </w:r>
        <w:r w:rsidR="000D028B">
          <w:rPr>
            <w:noProof/>
            <w:webHidden/>
          </w:rPr>
        </w:r>
        <w:r w:rsidR="000D028B">
          <w:rPr>
            <w:noProof/>
            <w:webHidden/>
          </w:rPr>
          <w:fldChar w:fldCharType="separate"/>
        </w:r>
        <w:r w:rsidR="000D028B">
          <w:rPr>
            <w:noProof/>
            <w:webHidden/>
          </w:rPr>
          <w:t>17</w:t>
        </w:r>
        <w:r w:rsidR="000D028B">
          <w:rPr>
            <w:noProof/>
            <w:webHidden/>
          </w:rPr>
          <w:fldChar w:fldCharType="end"/>
        </w:r>
      </w:hyperlink>
    </w:p>
    <w:p w14:paraId="0E14A446" w14:textId="237A8560" w:rsidR="000D028B" w:rsidRDefault="00AA6F48">
      <w:pPr>
        <w:pStyle w:val="TOC2"/>
        <w:rPr>
          <w:rFonts w:asciiTheme="minorHAnsi" w:eastAsiaTheme="minorEastAsia" w:hAnsiTheme="minorHAnsi" w:cstheme="minorBidi"/>
          <w:noProof/>
          <w:lang w:bidi="ne-NP"/>
        </w:rPr>
      </w:pPr>
      <w:hyperlink w:anchor="_Toc126058064" w:history="1">
        <w:r w:rsidR="000D028B" w:rsidRPr="008577B3">
          <w:rPr>
            <w:rStyle w:val="Hyperlink"/>
            <w:noProof/>
          </w:rPr>
          <w:t>1.9</w:t>
        </w:r>
        <w:r w:rsidR="000D028B">
          <w:rPr>
            <w:rFonts w:asciiTheme="minorHAnsi" w:eastAsiaTheme="minorEastAsia" w:hAnsiTheme="minorHAnsi" w:cstheme="minorBidi"/>
            <w:noProof/>
            <w:lang w:bidi="ne-NP"/>
          </w:rPr>
          <w:tab/>
        </w:r>
        <w:r w:rsidR="000D028B" w:rsidRPr="008577B3">
          <w:rPr>
            <w:rStyle w:val="Hyperlink"/>
            <w:noProof/>
          </w:rPr>
          <w:t>Low Flow</w:t>
        </w:r>
        <w:r w:rsidR="000D028B">
          <w:rPr>
            <w:noProof/>
            <w:webHidden/>
          </w:rPr>
          <w:tab/>
        </w:r>
        <w:r w:rsidR="000D028B">
          <w:rPr>
            <w:noProof/>
            <w:webHidden/>
          </w:rPr>
          <w:fldChar w:fldCharType="begin"/>
        </w:r>
        <w:r w:rsidR="000D028B">
          <w:rPr>
            <w:noProof/>
            <w:webHidden/>
          </w:rPr>
          <w:instrText xml:space="preserve"> PAGEREF _Toc126058064 \h </w:instrText>
        </w:r>
        <w:r w:rsidR="000D028B">
          <w:rPr>
            <w:noProof/>
            <w:webHidden/>
          </w:rPr>
        </w:r>
        <w:r w:rsidR="000D028B">
          <w:rPr>
            <w:noProof/>
            <w:webHidden/>
          </w:rPr>
          <w:fldChar w:fldCharType="separate"/>
        </w:r>
        <w:r w:rsidR="000D028B">
          <w:rPr>
            <w:noProof/>
            <w:webHidden/>
          </w:rPr>
          <w:t>18</w:t>
        </w:r>
        <w:r w:rsidR="000D028B">
          <w:rPr>
            <w:noProof/>
            <w:webHidden/>
          </w:rPr>
          <w:fldChar w:fldCharType="end"/>
        </w:r>
      </w:hyperlink>
    </w:p>
    <w:p w14:paraId="48EED10B" w14:textId="14148C6E" w:rsidR="000D028B" w:rsidRDefault="00AA6F48">
      <w:pPr>
        <w:pStyle w:val="TOC2"/>
        <w:tabs>
          <w:tab w:val="left" w:pos="1320"/>
        </w:tabs>
        <w:rPr>
          <w:rFonts w:asciiTheme="minorHAnsi" w:eastAsiaTheme="minorEastAsia" w:hAnsiTheme="minorHAnsi" w:cstheme="minorBidi"/>
          <w:noProof/>
          <w:lang w:bidi="ne-NP"/>
        </w:rPr>
      </w:pPr>
      <w:hyperlink w:anchor="_Toc126058065" w:history="1">
        <w:r w:rsidR="000D028B" w:rsidRPr="008577B3">
          <w:rPr>
            <w:rStyle w:val="Hyperlink"/>
            <w:noProof/>
          </w:rPr>
          <w:t>1.10</w:t>
        </w:r>
        <w:r w:rsidR="000D028B">
          <w:rPr>
            <w:rFonts w:asciiTheme="minorHAnsi" w:eastAsiaTheme="minorEastAsia" w:hAnsiTheme="minorHAnsi" w:cstheme="minorBidi"/>
            <w:noProof/>
            <w:lang w:bidi="ne-NP"/>
          </w:rPr>
          <w:tab/>
        </w:r>
        <w:r w:rsidR="000D028B" w:rsidRPr="008577B3">
          <w:rPr>
            <w:rStyle w:val="Hyperlink"/>
            <w:noProof/>
          </w:rPr>
          <w:t>Glacier Lake Outburst Flood (GLOF)</w:t>
        </w:r>
        <w:r w:rsidR="000D028B">
          <w:rPr>
            <w:noProof/>
            <w:webHidden/>
          </w:rPr>
          <w:tab/>
        </w:r>
        <w:r w:rsidR="000D028B">
          <w:rPr>
            <w:noProof/>
            <w:webHidden/>
          </w:rPr>
          <w:fldChar w:fldCharType="begin"/>
        </w:r>
        <w:r w:rsidR="000D028B">
          <w:rPr>
            <w:noProof/>
            <w:webHidden/>
          </w:rPr>
          <w:instrText xml:space="preserve"> PAGEREF _Toc126058065 \h </w:instrText>
        </w:r>
        <w:r w:rsidR="000D028B">
          <w:rPr>
            <w:noProof/>
            <w:webHidden/>
          </w:rPr>
        </w:r>
        <w:r w:rsidR="000D028B">
          <w:rPr>
            <w:noProof/>
            <w:webHidden/>
          </w:rPr>
          <w:fldChar w:fldCharType="separate"/>
        </w:r>
        <w:r w:rsidR="000D028B">
          <w:rPr>
            <w:noProof/>
            <w:webHidden/>
          </w:rPr>
          <w:t>18</w:t>
        </w:r>
        <w:r w:rsidR="000D028B">
          <w:rPr>
            <w:noProof/>
            <w:webHidden/>
          </w:rPr>
          <w:fldChar w:fldCharType="end"/>
        </w:r>
      </w:hyperlink>
    </w:p>
    <w:p w14:paraId="0CD67501" w14:textId="43483C6E" w:rsidR="000D028B" w:rsidRDefault="00AA6F48">
      <w:pPr>
        <w:pStyle w:val="TOC2"/>
        <w:tabs>
          <w:tab w:val="left" w:pos="1320"/>
        </w:tabs>
        <w:rPr>
          <w:rFonts w:asciiTheme="minorHAnsi" w:eastAsiaTheme="minorEastAsia" w:hAnsiTheme="minorHAnsi" w:cstheme="minorBidi"/>
          <w:noProof/>
          <w:lang w:bidi="ne-NP"/>
        </w:rPr>
      </w:pPr>
      <w:hyperlink w:anchor="_Toc126058066" w:history="1">
        <w:r w:rsidR="000D028B" w:rsidRPr="008577B3">
          <w:rPr>
            <w:rStyle w:val="Hyperlink"/>
            <w:noProof/>
          </w:rPr>
          <w:t>1.11</w:t>
        </w:r>
        <w:r w:rsidR="000D028B">
          <w:rPr>
            <w:rFonts w:asciiTheme="minorHAnsi" w:eastAsiaTheme="minorEastAsia" w:hAnsiTheme="minorHAnsi" w:cstheme="minorBidi"/>
            <w:noProof/>
            <w:lang w:bidi="ne-NP"/>
          </w:rPr>
          <w:tab/>
        </w:r>
        <w:r w:rsidR="000D028B" w:rsidRPr="008577B3">
          <w:rPr>
            <w:rStyle w:val="Hyperlink"/>
            <w:noProof/>
          </w:rPr>
          <w:t>Trend Analysis</w:t>
        </w:r>
        <w:r w:rsidR="000D028B">
          <w:rPr>
            <w:noProof/>
            <w:webHidden/>
          </w:rPr>
          <w:tab/>
        </w:r>
        <w:r w:rsidR="000D028B">
          <w:rPr>
            <w:noProof/>
            <w:webHidden/>
          </w:rPr>
          <w:fldChar w:fldCharType="begin"/>
        </w:r>
        <w:r w:rsidR="000D028B">
          <w:rPr>
            <w:noProof/>
            <w:webHidden/>
          </w:rPr>
          <w:instrText xml:space="preserve"> PAGEREF _Toc126058066 \h </w:instrText>
        </w:r>
        <w:r w:rsidR="000D028B">
          <w:rPr>
            <w:noProof/>
            <w:webHidden/>
          </w:rPr>
        </w:r>
        <w:r w:rsidR="000D028B">
          <w:rPr>
            <w:noProof/>
            <w:webHidden/>
          </w:rPr>
          <w:fldChar w:fldCharType="separate"/>
        </w:r>
        <w:r w:rsidR="000D028B">
          <w:rPr>
            <w:noProof/>
            <w:webHidden/>
          </w:rPr>
          <w:t>18</w:t>
        </w:r>
        <w:r w:rsidR="000D028B">
          <w:rPr>
            <w:noProof/>
            <w:webHidden/>
          </w:rPr>
          <w:fldChar w:fldCharType="end"/>
        </w:r>
      </w:hyperlink>
    </w:p>
    <w:p w14:paraId="1A537152" w14:textId="4714C7D6" w:rsidR="000D028B" w:rsidRDefault="00AA6F48">
      <w:pPr>
        <w:pStyle w:val="TOC3"/>
        <w:rPr>
          <w:rFonts w:asciiTheme="minorHAnsi" w:eastAsiaTheme="minorEastAsia" w:hAnsiTheme="minorHAnsi" w:cstheme="minorBidi"/>
          <w:noProof/>
          <w:lang w:bidi="ne-NP"/>
        </w:rPr>
      </w:pPr>
      <w:hyperlink w:anchor="_Toc126058067" w:history="1">
        <w:r w:rsidR="000D028B" w:rsidRPr="008577B3">
          <w:rPr>
            <w:rStyle w:val="Hyperlink"/>
            <w:noProof/>
          </w:rPr>
          <w:t>1.11.1</w:t>
        </w:r>
        <w:r w:rsidR="000D028B">
          <w:rPr>
            <w:rFonts w:asciiTheme="minorHAnsi" w:eastAsiaTheme="minorEastAsia" w:hAnsiTheme="minorHAnsi" w:cstheme="minorBidi"/>
            <w:noProof/>
            <w:lang w:bidi="ne-NP"/>
          </w:rPr>
          <w:tab/>
        </w:r>
        <w:r w:rsidR="000D028B" w:rsidRPr="008577B3">
          <w:rPr>
            <w:rStyle w:val="Hyperlink"/>
            <w:noProof/>
          </w:rPr>
          <w:t>Methodology</w:t>
        </w:r>
        <w:r w:rsidR="000D028B">
          <w:rPr>
            <w:noProof/>
            <w:webHidden/>
          </w:rPr>
          <w:tab/>
        </w:r>
        <w:r w:rsidR="000D028B">
          <w:rPr>
            <w:noProof/>
            <w:webHidden/>
          </w:rPr>
          <w:fldChar w:fldCharType="begin"/>
        </w:r>
        <w:r w:rsidR="000D028B">
          <w:rPr>
            <w:noProof/>
            <w:webHidden/>
          </w:rPr>
          <w:instrText xml:space="preserve"> PAGEREF _Toc126058067 \h </w:instrText>
        </w:r>
        <w:r w:rsidR="000D028B">
          <w:rPr>
            <w:noProof/>
            <w:webHidden/>
          </w:rPr>
        </w:r>
        <w:r w:rsidR="000D028B">
          <w:rPr>
            <w:noProof/>
            <w:webHidden/>
          </w:rPr>
          <w:fldChar w:fldCharType="separate"/>
        </w:r>
        <w:r w:rsidR="000D028B">
          <w:rPr>
            <w:noProof/>
            <w:webHidden/>
          </w:rPr>
          <w:t>18</w:t>
        </w:r>
        <w:r w:rsidR="000D028B">
          <w:rPr>
            <w:noProof/>
            <w:webHidden/>
          </w:rPr>
          <w:fldChar w:fldCharType="end"/>
        </w:r>
      </w:hyperlink>
    </w:p>
    <w:p w14:paraId="0E2F14FC" w14:textId="30E64A35" w:rsidR="000D028B" w:rsidRDefault="00AA6F48">
      <w:pPr>
        <w:pStyle w:val="TOC2"/>
        <w:tabs>
          <w:tab w:val="left" w:pos="1320"/>
        </w:tabs>
        <w:rPr>
          <w:rFonts w:asciiTheme="minorHAnsi" w:eastAsiaTheme="minorEastAsia" w:hAnsiTheme="minorHAnsi" w:cstheme="minorBidi"/>
          <w:noProof/>
          <w:lang w:bidi="ne-NP"/>
        </w:rPr>
      </w:pPr>
      <w:hyperlink w:anchor="_Toc126058068" w:history="1">
        <w:r w:rsidR="000D028B" w:rsidRPr="008577B3">
          <w:rPr>
            <w:rStyle w:val="Hyperlink"/>
            <w:noProof/>
          </w:rPr>
          <w:t>1.12</w:t>
        </w:r>
        <w:r w:rsidR="000D028B">
          <w:rPr>
            <w:rFonts w:asciiTheme="minorHAnsi" w:eastAsiaTheme="minorEastAsia" w:hAnsiTheme="minorHAnsi" w:cstheme="minorBidi"/>
            <w:noProof/>
            <w:lang w:bidi="ne-NP"/>
          </w:rPr>
          <w:tab/>
        </w:r>
        <w:r w:rsidR="000D028B" w:rsidRPr="008577B3">
          <w:rPr>
            <w:rStyle w:val="Hyperlink"/>
            <w:noProof/>
          </w:rPr>
          <w:t>Glacier Lake Outburst Flood (GLOF)</w:t>
        </w:r>
        <w:r w:rsidR="000D028B">
          <w:rPr>
            <w:noProof/>
            <w:webHidden/>
          </w:rPr>
          <w:tab/>
        </w:r>
        <w:r w:rsidR="000D028B">
          <w:rPr>
            <w:noProof/>
            <w:webHidden/>
          </w:rPr>
          <w:fldChar w:fldCharType="begin"/>
        </w:r>
        <w:r w:rsidR="000D028B">
          <w:rPr>
            <w:noProof/>
            <w:webHidden/>
          </w:rPr>
          <w:instrText xml:space="preserve"> PAGEREF _Toc126058068 \h </w:instrText>
        </w:r>
        <w:r w:rsidR="000D028B">
          <w:rPr>
            <w:noProof/>
            <w:webHidden/>
          </w:rPr>
        </w:r>
        <w:r w:rsidR="000D028B">
          <w:rPr>
            <w:noProof/>
            <w:webHidden/>
          </w:rPr>
          <w:fldChar w:fldCharType="separate"/>
        </w:r>
        <w:r w:rsidR="000D028B">
          <w:rPr>
            <w:noProof/>
            <w:webHidden/>
          </w:rPr>
          <w:t>19</w:t>
        </w:r>
        <w:r w:rsidR="000D028B">
          <w:rPr>
            <w:noProof/>
            <w:webHidden/>
          </w:rPr>
          <w:fldChar w:fldCharType="end"/>
        </w:r>
      </w:hyperlink>
    </w:p>
    <w:p w14:paraId="3F44B1E2" w14:textId="6638E0E4" w:rsidR="000D028B" w:rsidRDefault="00AA6F48">
      <w:pPr>
        <w:pStyle w:val="TOC2"/>
        <w:tabs>
          <w:tab w:val="left" w:pos="1320"/>
        </w:tabs>
        <w:rPr>
          <w:rFonts w:asciiTheme="minorHAnsi" w:eastAsiaTheme="minorEastAsia" w:hAnsiTheme="minorHAnsi" w:cstheme="minorBidi"/>
          <w:noProof/>
          <w:lang w:bidi="ne-NP"/>
        </w:rPr>
      </w:pPr>
      <w:hyperlink w:anchor="_Toc126058069" w:history="1">
        <w:r w:rsidR="000D028B" w:rsidRPr="008577B3">
          <w:rPr>
            <w:rStyle w:val="Hyperlink"/>
            <w:noProof/>
          </w:rPr>
          <w:t>1.13</w:t>
        </w:r>
        <w:r w:rsidR="000D028B">
          <w:rPr>
            <w:rFonts w:asciiTheme="minorHAnsi" w:eastAsiaTheme="minorEastAsia" w:hAnsiTheme="minorHAnsi" w:cstheme="minorBidi"/>
            <w:noProof/>
            <w:lang w:bidi="ne-NP"/>
          </w:rPr>
          <w:tab/>
        </w:r>
        <w:r w:rsidR="000D028B" w:rsidRPr="008577B3">
          <w:rPr>
            <w:rStyle w:val="Hyperlink"/>
            <w:noProof/>
          </w:rPr>
          <w:t>Conclusions</w:t>
        </w:r>
        <w:r w:rsidR="000D028B">
          <w:rPr>
            <w:noProof/>
            <w:webHidden/>
          </w:rPr>
          <w:tab/>
        </w:r>
        <w:r w:rsidR="000D028B">
          <w:rPr>
            <w:noProof/>
            <w:webHidden/>
          </w:rPr>
          <w:fldChar w:fldCharType="begin"/>
        </w:r>
        <w:r w:rsidR="000D028B">
          <w:rPr>
            <w:noProof/>
            <w:webHidden/>
          </w:rPr>
          <w:instrText xml:space="preserve"> PAGEREF _Toc126058069 \h </w:instrText>
        </w:r>
        <w:r w:rsidR="000D028B">
          <w:rPr>
            <w:noProof/>
            <w:webHidden/>
          </w:rPr>
        </w:r>
        <w:r w:rsidR="000D028B">
          <w:rPr>
            <w:noProof/>
            <w:webHidden/>
          </w:rPr>
          <w:fldChar w:fldCharType="separate"/>
        </w:r>
        <w:r w:rsidR="000D028B">
          <w:rPr>
            <w:noProof/>
            <w:webHidden/>
          </w:rPr>
          <w:t>19</w:t>
        </w:r>
        <w:r w:rsidR="000D028B">
          <w:rPr>
            <w:noProof/>
            <w:webHidden/>
          </w:rPr>
          <w:fldChar w:fldCharType="end"/>
        </w:r>
      </w:hyperlink>
    </w:p>
    <w:p w14:paraId="4968F6A1" w14:textId="2ADE2C22" w:rsidR="000D028B" w:rsidRDefault="00AA6F48">
      <w:pPr>
        <w:pStyle w:val="TOC2"/>
        <w:tabs>
          <w:tab w:val="left" w:pos="1320"/>
        </w:tabs>
        <w:rPr>
          <w:rFonts w:asciiTheme="minorHAnsi" w:eastAsiaTheme="minorEastAsia" w:hAnsiTheme="minorHAnsi" w:cstheme="minorBidi"/>
          <w:noProof/>
          <w:lang w:bidi="ne-NP"/>
        </w:rPr>
      </w:pPr>
      <w:hyperlink w:anchor="_Toc126058070" w:history="1">
        <w:r w:rsidR="000D028B" w:rsidRPr="008577B3">
          <w:rPr>
            <w:rStyle w:val="Hyperlink"/>
            <w:noProof/>
          </w:rPr>
          <w:t>1.14</w:t>
        </w:r>
        <w:r w:rsidR="000D028B">
          <w:rPr>
            <w:rFonts w:asciiTheme="minorHAnsi" w:eastAsiaTheme="minorEastAsia" w:hAnsiTheme="minorHAnsi" w:cstheme="minorBidi"/>
            <w:noProof/>
            <w:lang w:bidi="ne-NP"/>
          </w:rPr>
          <w:tab/>
        </w:r>
        <w:r w:rsidR="000D028B" w:rsidRPr="008577B3">
          <w:rPr>
            <w:rStyle w:val="Hyperlink"/>
            <w:noProof/>
          </w:rPr>
          <w:t>Recommendations</w:t>
        </w:r>
        <w:r w:rsidR="000D028B">
          <w:rPr>
            <w:noProof/>
            <w:webHidden/>
          </w:rPr>
          <w:tab/>
        </w:r>
        <w:r w:rsidR="000D028B">
          <w:rPr>
            <w:noProof/>
            <w:webHidden/>
          </w:rPr>
          <w:fldChar w:fldCharType="begin"/>
        </w:r>
        <w:r w:rsidR="000D028B">
          <w:rPr>
            <w:noProof/>
            <w:webHidden/>
          </w:rPr>
          <w:instrText xml:space="preserve"> PAGEREF _Toc126058070 \h </w:instrText>
        </w:r>
        <w:r w:rsidR="000D028B">
          <w:rPr>
            <w:noProof/>
            <w:webHidden/>
          </w:rPr>
        </w:r>
        <w:r w:rsidR="000D028B">
          <w:rPr>
            <w:noProof/>
            <w:webHidden/>
          </w:rPr>
          <w:fldChar w:fldCharType="separate"/>
        </w:r>
        <w:r w:rsidR="000D028B">
          <w:rPr>
            <w:noProof/>
            <w:webHidden/>
          </w:rPr>
          <w:t>20</w:t>
        </w:r>
        <w:r w:rsidR="000D028B">
          <w:rPr>
            <w:noProof/>
            <w:webHidden/>
          </w:rPr>
          <w:fldChar w:fldCharType="end"/>
        </w:r>
      </w:hyperlink>
    </w:p>
    <w:p w14:paraId="5ACA5BEC" w14:textId="532D6249" w:rsidR="000D028B" w:rsidRDefault="00AA6F48">
      <w:pPr>
        <w:pStyle w:val="TOC1"/>
        <w:rPr>
          <w:rFonts w:asciiTheme="minorHAnsi" w:eastAsiaTheme="minorEastAsia" w:hAnsiTheme="minorHAnsi" w:cstheme="minorBidi"/>
          <w:b w:val="0"/>
          <w:sz w:val="22"/>
          <w:lang w:bidi="ne-NP"/>
        </w:rPr>
      </w:pPr>
      <w:hyperlink w:anchor="_Toc126058071" w:history="1">
        <w:r w:rsidR="000D028B" w:rsidRPr="008577B3">
          <w:rPr>
            <w:rStyle w:val="Hyperlink"/>
          </w:rPr>
          <w:t>2</w:t>
        </w:r>
        <w:r w:rsidR="000D028B">
          <w:rPr>
            <w:rFonts w:asciiTheme="minorHAnsi" w:eastAsiaTheme="minorEastAsia" w:hAnsiTheme="minorHAnsi" w:cstheme="minorBidi"/>
            <w:b w:val="0"/>
            <w:sz w:val="22"/>
            <w:lang w:bidi="ne-NP"/>
          </w:rPr>
          <w:tab/>
        </w:r>
        <w:r w:rsidR="000D028B" w:rsidRPr="008577B3">
          <w:rPr>
            <w:rStyle w:val="Hyperlink"/>
          </w:rPr>
          <w:t>REFERENCES</w:t>
        </w:r>
        <w:r w:rsidR="000D028B">
          <w:rPr>
            <w:webHidden/>
          </w:rPr>
          <w:tab/>
        </w:r>
        <w:r w:rsidR="000D028B">
          <w:rPr>
            <w:webHidden/>
          </w:rPr>
          <w:fldChar w:fldCharType="begin"/>
        </w:r>
        <w:r w:rsidR="000D028B">
          <w:rPr>
            <w:webHidden/>
          </w:rPr>
          <w:instrText xml:space="preserve"> PAGEREF _Toc126058071 \h </w:instrText>
        </w:r>
        <w:r w:rsidR="000D028B">
          <w:rPr>
            <w:webHidden/>
          </w:rPr>
        </w:r>
        <w:r w:rsidR="000D028B">
          <w:rPr>
            <w:webHidden/>
          </w:rPr>
          <w:fldChar w:fldCharType="separate"/>
        </w:r>
        <w:r w:rsidR="000D028B">
          <w:rPr>
            <w:webHidden/>
          </w:rPr>
          <w:t>21</w:t>
        </w:r>
        <w:r w:rsidR="000D028B">
          <w:rPr>
            <w:webHidden/>
          </w:rPr>
          <w:fldChar w:fldCharType="end"/>
        </w:r>
      </w:hyperlink>
    </w:p>
    <w:p w14:paraId="5DF0316D" w14:textId="7DB52CC6" w:rsidR="000C7DC9" w:rsidRPr="006D015F" w:rsidRDefault="000C7DC9" w:rsidP="000C7DC9">
      <w:pPr>
        <w:rPr>
          <w:noProof/>
          <w:sz w:val="24"/>
        </w:rPr>
      </w:pPr>
      <w:r w:rsidRPr="006D015F">
        <w:rPr>
          <w:b/>
          <w:noProof/>
          <w:sz w:val="24"/>
        </w:rPr>
        <w:fldChar w:fldCharType="end"/>
      </w:r>
    </w:p>
    <w:p w14:paraId="03B3D08E" w14:textId="5457055B" w:rsidR="00A134BC" w:rsidRPr="000C7DC9" w:rsidRDefault="000C7DC9" w:rsidP="00E01AA2">
      <w:pPr>
        <w:rPr>
          <w:ins w:id="43" w:author="Kumar Baral" w:date="2023-01-25T15:48:00Z"/>
          <w:b/>
          <w:caps/>
          <w:sz w:val="24"/>
          <w:szCs w:val="24"/>
        </w:rPr>
      </w:pPr>
      <w:r w:rsidRPr="006D015F">
        <w:rPr>
          <w:noProof/>
          <w:sz w:val="24"/>
        </w:rPr>
        <w:br w:type="page"/>
      </w:r>
    </w:p>
    <w:p w14:paraId="30A82AB9" w14:textId="3D407677" w:rsidR="0097644B" w:rsidRPr="006D015F" w:rsidRDefault="00D76054" w:rsidP="008D528F">
      <w:pPr>
        <w:pStyle w:val="Heading1"/>
        <w:numPr>
          <w:ilvl w:val="0"/>
          <w:numId w:val="0"/>
        </w:numPr>
        <w:ind w:left="432"/>
      </w:pPr>
      <w:bookmarkStart w:id="44" w:name="_Toc435601561"/>
      <w:bookmarkStart w:id="45" w:name="_Toc126057921"/>
      <w:r w:rsidRPr="006D015F">
        <w:rPr>
          <w:caps w:val="0"/>
        </w:rPr>
        <w:lastRenderedPageBreak/>
        <w:t>LIST OF FIGURES</w:t>
      </w:r>
      <w:bookmarkEnd w:id="44"/>
      <w:bookmarkEnd w:id="45"/>
    </w:p>
    <w:p w14:paraId="181CF73F" w14:textId="548C51ED" w:rsidR="000D028B" w:rsidRDefault="00495F96">
      <w:pPr>
        <w:pStyle w:val="TableofFigures"/>
        <w:tabs>
          <w:tab w:val="right" w:leader="dot" w:pos="9170"/>
        </w:tabs>
        <w:rPr>
          <w:rFonts w:asciiTheme="minorHAnsi" w:eastAsiaTheme="minorEastAsia" w:hAnsiTheme="minorHAnsi" w:cstheme="minorBidi"/>
          <w:noProof/>
          <w:lang w:bidi="ne-NP"/>
        </w:rPr>
      </w:pPr>
      <w:r w:rsidRPr="006D015F">
        <w:rPr>
          <w:b/>
          <w:bCs/>
          <w:sz w:val="24"/>
        </w:rPr>
        <w:fldChar w:fldCharType="begin"/>
      </w:r>
      <w:r w:rsidR="0097644B" w:rsidRPr="006D015F">
        <w:rPr>
          <w:b/>
          <w:bCs/>
          <w:sz w:val="24"/>
        </w:rPr>
        <w:instrText xml:space="preserve"> TOC \h \z \c "Figure" </w:instrText>
      </w:r>
      <w:r w:rsidRPr="006D015F">
        <w:rPr>
          <w:b/>
          <w:bCs/>
          <w:sz w:val="24"/>
        </w:rPr>
        <w:fldChar w:fldCharType="separate"/>
      </w:r>
      <w:hyperlink w:anchor="_Toc126058072" w:history="1">
        <w:r w:rsidR="000D028B" w:rsidRPr="00651420">
          <w:rPr>
            <w:rStyle w:val="Hyperlink"/>
            <w:noProof/>
          </w:rPr>
          <w:t>Figure 1</w:t>
        </w:r>
        <w:r w:rsidR="000D028B" w:rsidRPr="00651420">
          <w:rPr>
            <w:rStyle w:val="Hyperlink"/>
            <w:noProof/>
          </w:rPr>
          <w:noBreakHyphen/>
          <w:t>1: Hydrographical representation of Mean Monthly flow of Jhimruk River</w:t>
        </w:r>
        <w:r w:rsidR="000D028B">
          <w:rPr>
            <w:noProof/>
            <w:webHidden/>
          </w:rPr>
          <w:tab/>
        </w:r>
        <w:r w:rsidR="000D028B">
          <w:rPr>
            <w:noProof/>
            <w:webHidden/>
          </w:rPr>
          <w:fldChar w:fldCharType="begin"/>
        </w:r>
        <w:r w:rsidR="000D028B">
          <w:rPr>
            <w:noProof/>
            <w:webHidden/>
          </w:rPr>
          <w:instrText xml:space="preserve"> PAGEREF _Toc126058072 \h </w:instrText>
        </w:r>
        <w:r w:rsidR="000D028B">
          <w:rPr>
            <w:noProof/>
            <w:webHidden/>
          </w:rPr>
        </w:r>
        <w:r w:rsidR="000D028B">
          <w:rPr>
            <w:noProof/>
            <w:webHidden/>
          </w:rPr>
          <w:fldChar w:fldCharType="separate"/>
        </w:r>
        <w:r w:rsidR="000D028B">
          <w:rPr>
            <w:noProof/>
            <w:webHidden/>
          </w:rPr>
          <w:t>15</w:t>
        </w:r>
        <w:r w:rsidR="000D028B">
          <w:rPr>
            <w:noProof/>
            <w:webHidden/>
          </w:rPr>
          <w:fldChar w:fldCharType="end"/>
        </w:r>
      </w:hyperlink>
    </w:p>
    <w:p w14:paraId="2A45E463" w14:textId="66D45D03" w:rsidR="000D028B" w:rsidRDefault="00AA6F48">
      <w:pPr>
        <w:pStyle w:val="TableofFigures"/>
        <w:tabs>
          <w:tab w:val="right" w:leader="dot" w:pos="9170"/>
        </w:tabs>
        <w:rPr>
          <w:rFonts w:asciiTheme="minorHAnsi" w:eastAsiaTheme="minorEastAsia" w:hAnsiTheme="minorHAnsi" w:cstheme="minorBidi"/>
          <w:noProof/>
          <w:lang w:bidi="ne-NP"/>
        </w:rPr>
      </w:pPr>
      <w:hyperlink w:anchor="_Toc126058073" w:history="1">
        <w:r w:rsidR="000D028B" w:rsidRPr="00651420">
          <w:rPr>
            <w:rStyle w:val="Hyperlink"/>
            <w:noProof/>
          </w:rPr>
          <w:t>Figure 1</w:t>
        </w:r>
        <w:r w:rsidR="000D028B" w:rsidRPr="00651420">
          <w:rPr>
            <w:rStyle w:val="Hyperlink"/>
            <w:noProof/>
          </w:rPr>
          <w:noBreakHyphen/>
          <w:t>2: Comparison of implemented mean monthly flow and measured mean monthly flow</w:t>
        </w:r>
        <w:r w:rsidR="000D028B">
          <w:rPr>
            <w:noProof/>
            <w:webHidden/>
          </w:rPr>
          <w:tab/>
        </w:r>
        <w:r w:rsidR="000D028B">
          <w:rPr>
            <w:noProof/>
            <w:webHidden/>
          </w:rPr>
          <w:fldChar w:fldCharType="begin"/>
        </w:r>
        <w:r w:rsidR="000D028B">
          <w:rPr>
            <w:noProof/>
            <w:webHidden/>
          </w:rPr>
          <w:instrText xml:space="preserve"> PAGEREF _Toc126058073 \h </w:instrText>
        </w:r>
        <w:r w:rsidR="000D028B">
          <w:rPr>
            <w:noProof/>
            <w:webHidden/>
          </w:rPr>
        </w:r>
        <w:r w:rsidR="000D028B">
          <w:rPr>
            <w:noProof/>
            <w:webHidden/>
          </w:rPr>
          <w:fldChar w:fldCharType="separate"/>
        </w:r>
        <w:r w:rsidR="000D028B">
          <w:rPr>
            <w:noProof/>
            <w:webHidden/>
          </w:rPr>
          <w:t>15</w:t>
        </w:r>
        <w:r w:rsidR="000D028B">
          <w:rPr>
            <w:noProof/>
            <w:webHidden/>
          </w:rPr>
          <w:fldChar w:fldCharType="end"/>
        </w:r>
      </w:hyperlink>
    </w:p>
    <w:p w14:paraId="7AF6C440" w14:textId="032AB2E0" w:rsidR="00E44B38" w:rsidRPr="006D015F" w:rsidRDefault="00495F96" w:rsidP="000C2F84">
      <w:pPr>
        <w:pStyle w:val="TableofFigures"/>
        <w:tabs>
          <w:tab w:val="right" w:leader="dot" w:pos="9170"/>
        </w:tabs>
        <w:rPr>
          <w:b/>
          <w:bCs/>
          <w:sz w:val="24"/>
        </w:rPr>
      </w:pPr>
      <w:r w:rsidRPr="006D015F">
        <w:rPr>
          <w:b/>
          <w:bCs/>
          <w:sz w:val="24"/>
        </w:rPr>
        <w:fldChar w:fldCharType="end"/>
      </w:r>
    </w:p>
    <w:p w14:paraId="67D3B2CC" w14:textId="77777777" w:rsidR="005833F5" w:rsidRPr="006D015F" w:rsidRDefault="005833F5">
      <w:pPr>
        <w:spacing w:line="240" w:lineRule="auto"/>
        <w:jc w:val="left"/>
        <w:rPr>
          <w:b/>
          <w:bCs/>
          <w:caps/>
          <w:kern w:val="32"/>
          <w:sz w:val="28"/>
          <w:szCs w:val="32"/>
        </w:rPr>
      </w:pPr>
      <w:r w:rsidRPr="006D015F">
        <w:br w:type="page"/>
      </w:r>
    </w:p>
    <w:p w14:paraId="079312B9" w14:textId="5F64A18E" w:rsidR="0097644B" w:rsidRPr="006D015F" w:rsidRDefault="00D76054" w:rsidP="008D528F">
      <w:pPr>
        <w:pStyle w:val="Heading1"/>
        <w:numPr>
          <w:ilvl w:val="0"/>
          <w:numId w:val="0"/>
        </w:numPr>
        <w:ind w:left="720"/>
      </w:pPr>
      <w:bookmarkStart w:id="46" w:name="_Toc126057922"/>
      <w:r w:rsidRPr="006D015F">
        <w:rPr>
          <w:caps w:val="0"/>
        </w:rPr>
        <w:lastRenderedPageBreak/>
        <w:t>LIST OF TABLES</w:t>
      </w:r>
      <w:bookmarkEnd w:id="46"/>
    </w:p>
    <w:p w14:paraId="54B77473" w14:textId="7975AA53" w:rsidR="00E1614D" w:rsidRDefault="00495F96">
      <w:pPr>
        <w:pStyle w:val="TableofFigures"/>
        <w:tabs>
          <w:tab w:val="right" w:leader="dot" w:pos="9170"/>
        </w:tabs>
        <w:rPr>
          <w:rFonts w:asciiTheme="minorHAnsi" w:eastAsiaTheme="minorEastAsia" w:hAnsiTheme="minorHAnsi" w:cstheme="minorBidi"/>
          <w:noProof/>
          <w:lang w:bidi="ne-NP"/>
        </w:rPr>
      </w:pPr>
      <w:r w:rsidRPr="004548FE">
        <w:rPr>
          <w:rStyle w:val="Hyperlink"/>
          <w:noProof/>
        </w:rPr>
        <w:fldChar w:fldCharType="begin"/>
      </w:r>
      <w:r w:rsidR="0097644B" w:rsidRPr="004548FE">
        <w:rPr>
          <w:rStyle w:val="Hyperlink"/>
          <w:noProof/>
        </w:rPr>
        <w:instrText xml:space="preserve"> TOC \h \z \c "Table" </w:instrText>
      </w:r>
      <w:r w:rsidRPr="004548FE">
        <w:rPr>
          <w:rStyle w:val="Hyperlink"/>
          <w:noProof/>
        </w:rPr>
        <w:fldChar w:fldCharType="separate"/>
      </w:r>
      <w:hyperlink w:anchor="_Toc126055281" w:history="1">
        <w:r w:rsidR="00E1614D" w:rsidRPr="005A1D81">
          <w:rPr>
            <w:rStyle w:val="Hyperlink"/>
            <w:noProof/>
          </w:rPr>
          <w:t>Table 1</w:t>
        </w:r>
        <w:r w:rsidR="00E1614D" w:rsidRPr="005A1D81">
          <w:rPr>
            <w:rStyle w:val="Hyperlink"/>
            <w:noProof/>
          </w:rPr>
          <w:noBreakHyphen/>
          <w:t>1: Salient features of the project</w:t>
        </w:r>
        <w:r w:rsidR="00E1614D">
          <w:rPr>
            <w:noProof/>
            <w:webHidden/>
          </w:rPr>
          <w:tab/>
        </w:r>
        <w:r w:rsidR="00E1614D">
          <w:rPr>
            <w:noProof/>
            <w:webHidden/>
          </w:rPr>
          <w:fldChar w:fldCharType="begin"/>
        </w:r>
        <w:r w:rsidR="00E1614D">
          <w:rPr>
            <w:noProof/>
            <w:webHidden/>
          </w:rPr>
          <w:instrText xml:space="preserve"> PAGEREF _Toc126055281 \h </w:instrText>
        </w:r>
        <w:r w:rsidR="00E1614D">
          <w:rPr>
            <w:noProof/>
            <w:webHidden/>
          </w:rPr>
        </w:r>
        <w:r w:rsidR="00E1614D">
          <w:rPr>
            <w:noProof/>
            <w:webHidden/>
          </w:rPr>
          <w:fldChar w:fldCharType="separate"/>
        </w:r>
        <w:r w:rsidR="00E1614D">
          <w:rPr>
            <w:noProof/>
            <w:webHidden/>
          </w:rPr>
          <w:t>6</w:t>
        </w:r>
        <w:r w:rsidR="00E1614D">
          <w:rPr>
            <w:noProof/>
            <w:webHidden/>
          </w:rPr>
          <w:fldChar w:fldCharType="end"/>
        </w:r>
      </w:hyperlink>
    </w:p>
    <w:p w14:paraId="1CFB50FF" w14:textId="128A1A64" w:rsidR="00E1614D" w:rsidRDefault="00AA6F48">
      <w:pPr>
        <w:pStyle w:val="TableofFigures"/>
        <w:tabs>
          <w:tab w:val="right" w:leader="dot" w:pos="9170"/>
        </w:tabs>
        <w:rPr>
          <w:rFonts w:asciiTheme="minorHAnsi" w:eastAsiaTheme="minorEastAsia" w:hAnsiTheme="minorHAnsi" w:cstheme="minorBidi"/>
          <w:noProof/>
          <w:lang w:bidi="ne-NP"/>
        </w:rPr>
      </w:pPr>
      <w:hyperlink w:anchor="_Toc126055282" w:history="1">
        <w:r w:rsidR="00E1614D" w:rsidRPr="005A1D81">
          <w:rPr>
            <w:rStyle w:val="Hyperlink"/>
            <w:noProof/>
          </w:rPr>
          <w:t>Table 1</w:t>
        </w:r>
        <w:r w:rsidR="00E1614D" w:rsidRPr="005A1D81">
          <w:rPr>
            <w:rStyle w:val="Hyperlink"/>
            <w:noProof/>
          </w:rPr>
          <w:noBreakHyphen/>
          <w:t>2: Mean Monthly Flow of Jhimruk River</w:t>
        </w:r>
        <w:r w:rsidR="00E1614D">
          <w:rPr>
            <w:noProof/>
            <w:webHidden/>
          </w:rPr>
          <w:tab/>
        </w:r>
        <w:r w:rsidR="00E1614D">
          <w:rPr>
            <w:noProof/>
            <w:webHidden/>
          </w:rPr>
          <w:fldChar w:fldCharType="begin"/>
        </w:r>
        <w:r w:rsidR="00E1614D">
          <w:rPr>
            <w:noProof/>
            <w:webHidden/>
          </w:rPr>
          <w:instrText xml:space="preserve"> PAGEREF _Toc126055282 \h </w:instrText>
        </w:r>
        <w:r w:rsidR="00E1614D">
          <w:rPr>
            <w:noProof/>
            <w:webHidden/>
          </w:rPr>
        </w:r>
        <w:r w:rsidR="00E1614D">
          <w:rPr>
            <w:noProof/>
            <w:webHidden/>
          </w:rPr>
          <w:fldChar w:fldCharType="separate"/>
        </w:r>
        <w:r w:rsidR="00E1614D">
          <w:rPr>
            <w:noProof/>
            <w:webHidden/>
          </w:rPr>
          <w:t>14</w:t>
        </w:r>
        <w:r w:rsidR="00E1614D">
          <w:rPr>
            <w:noProof/>
            <w:webHidden/>
          </w:rPr>
          <w:fldChar w:fldCharType="end"/>
        </w:r>
      </w:hyperlink>
    </w:p>
    <w:p w14:paraId="12313743" w14:textId="7C7FFA6F" w:rsidR="004E4200" w:rsidRPr="006D015F" w:rsidRDefault="00495F96" w:rsidP="004548FE">
      <w:pPr>
        <w:pStyle w:val="TableofFigures"/>
        <w:tabs>
          <w:tab w:val="right" w:leader="dot" w:pos="9170"/>
        </w:tabs>
        <w:rPr>
          <w:b/>
        </w:rPr>
      </w:pPr>
      <w:r w:rsidRPr="004548FE">
        <w:rPr>
          <w:rStyle w:val="Hyperlink"/>
          <w:noProof/>
        </w:rPr>
        <w:fldChar w:fldCharType="end"/>
      </w:r>
    </w:p>
    <w:p w14:paraId="0521D0DF" w14:textId="77777777" w:rsidR="00C17D1D" w:rsidRPr="006D015F" w:rsidRDefault="00C17D1D" w:rsidP="00C17D1D">
      <w:pPr>
        <w:tabs>
          <w:tab w:val="left" w:pos="5130"/>
        </w:tabs>
        <w:spacing w:before="0" w:after="0"/>
        <w:ind w:left="5130" w:hanging="5130"/>
        <w:sectPr w:rsidR="00C17D1D" w:rsidRPr="006D015F" w:rsidSect="00C21236">
          <w:headerReference w:type="default" r:id="rId12"/>
          <w:footerReference w:type="default" r:id="rId13"/>
          <w:pgSz w:w="11907" w:h="16839" w:code="9"/>
          <w:pgMar w:top="1584" w:right="927" w:bottom="1440" w:left="1800" w:header="720" w:footer="432" w:gutter="0"/>
          <w:pgNumType w:fmt="lowerRoman" w:start="1"/>
          <w:cols w:space="720"/>
          <w:docGrid w:linePitch="360"/>
        </w:sectPr>
      </w:pPr>
    </w:p>
    <w:p w14:paraId="0078E58E" w14:textId="73E064C4" w:rsidR="006238CC" w:rsidRPr="008D528F" w:rsidRDefault="006238CC" w:rsidP="00F05DCB">
      <w:pPr>
        <w:pStyle w:val="Heading1"/>
      </w:pPr>
      <w:bookmarkStart w:id="53" w:name="_Ref68876457"/>
      <w:bookmarkStart w:id="54" w:name="_Toc68879951"/>
      <w:bookmarkStart w:id="55" w:name="_Toc126057923"/>
      <w:bookmarkEnd w:id="2"/>
      <w:r w:rsidRPr="008D528F">
        <w:lastRenderedPageBreak/>
        <w:t>HYDROLOGY</w:t>
      </w:r>
      <w:bookmarkEnd w:id="53"/>
      <w:bookmarkEnd w:id="54"/>
      <w:bookmarkEnd w:id="55"/>
    </w:p>
    <w:p w14:paraId="115C71AC" w14:textId="7CEE05C2" w:rsidR="00BE56FB" w:rsidRDefault="00BE56FB" w:rsidP="00BE56FB">
      <w:pPr>
        <w:pStyle w:val="Heading2"/>
      </w:pPr>
      <w:bookmarkStart w:id="56" w:name="_Toc126057924"/>
      <w:bookmarkStart w:id="57" w:name="_Toc434844264"/>
      <w:bookmarkStart w:id="58" w:name="_Toc25316034"/>
      <w:bookmarkStart w:id="59" w:name="_Toc68879952"/>
      <w:ins w:id="60" w:author="Kumar Baral" w:date="2023-01-25T17:07:00Z">
        <w:r w:rsidRPr="001F4328">
          <w:t>Introduction</w:t>
        </w:r>
      </w:ins>
      <w:bookmarkEnd w:id="56"/>
    </w:p>
    <w:p w14:paraId="3609E986" w14:textId="06A5FCAB" w:rsidR="001977F9" w:rsidRDefault="001977F9" w:rsidP="000C7DC9">
      <w:pPr>
        <w:ind w:right="-46"/>
      </w:pPr>
      <w:proofErr w:type="spellStart"/>
      <w:r>
        <w:t>Andhi</w:t>
      </w:r>
      <w:proofErr w:type="spellEnd"/>
      <w:r>
        <w:t xml:space="preserve"> Khola hydroelectric and rural electrification Project (AHREP) is located near </w:t>
      </w:r>
      <w:proofErr w:type="spellStart"/>
      <w:r>
        <w:t>Galyang</w:t>
      </w:r>
      <w:proofErr w:type="spellEnd"/>
      <w:r>
        <w:t xml:space="preserve"> Bazar, about 80km south-west from </w:t>
      </w:r>
      <w:proofErr w:type="spellStart"/>
      <w:r>
        <w:t>Pokhara</w:t>
      </w:r>
      <w:proofErr w:type="spellEnd"/>
      <w:r>
        <w:t xml:space="preserve"> on the </w:t>
      </w:r>
      <w:proofErr w:type="spellStart"/>
      <w:r>
        <w:t>siddhartha</w:t>
      </w:r>
      <w:proofErr w:type="spellEnd"/>
      <w:r>
        <w:t xml:space="preserve"> </w:t>
      </w:r>
      <w:proofErr w:type="spellStart"/>
      <w:r>
        <w:t>rajmarga</w:t>
      </w:r>
      <w:proofErr w:type="spellEnd"/>
      <w:r>
        <w:t xml:space="preserve"> </w:t>
      </w:r>
      <w:r w:rsidR="00833336">
        <w:t xml:space="preserve">in </w:t>
      </w:r>
      <w:proofErr w:type="spellStart"/>
      <w:r w:rsidR="00833336">
        <w:t>Syangja</w:t>
      </w:r>
      <w:proofErr w:type="spellEnd"/>
      <w:r w:rsidR="00833336">
        <w:t xml:space="preserve"> District, </w:t>
      </w:r>
      <w:proofErr w:type="spellStart"/>
      <w:r w:rsidR="00833336">
        <w:t>Gandaki</w:t>
      </w:r>
      <w:proofErr w:type="spellEnd"/>
      <w:r w:rsidR="00833336">
        <w:t xml:space="preserve"> Zone, Western Development Region, Nepal. </w:t>
      </w:r>
      <w:proofErr w:type="spellStart"/>
      <w:r w:rsidR="00833336">
        <w:t>Andhi</w:t>
      </w:r>
      <w:proofErr w:type="spellEnd"/>
      <w:r w:rsidR="00833336">
        <w:t xml:space="preserve"> Khola Hydroelectric &amp; Rural Electrification Project (AHREP) was commissioned in 1991 and has installed capacity of 5.1 MW. The Project was jointly funded by Government of Nepal (GON) and United Mission to Nepal (UMN). </w:t>
      </w:r>
      <w:proofErr w:type="spellStart"/>
      <w:r w:rsidR="00833336">
        <w:t>Butwal</w:t>
      </w:r>
      <w:proofErr w:type="spellEnd"/>
      <w:r w:rsidR="00833336">
        <w:t xml:space="preserve"> Power Company Ltd. owns and operates the power plant. </w:t>
      </w:r>
    </w:p>
    <w:p w14:paraId="28DAD602" w14:textId="40C16992" w:rsidR="00833336" w:rsidRDefault="00833336" w:rsidP="000C7DC9">
      <w:pPr>
        <w:ind w:right="-46"/>
      </w:pPr>
      <w:r>
        <w:t xml:space="preserve">The power produced is being mostly supplied to the 33kV national grid owned and operated by Nepal Electricity Authority (NEA) and part of power produced is distributed directly by BPC to local communities in </w:t>
      </w:r>
      <w:proofErr w:type="spellStart"/>
      <w:r>
        <w:t>Syangja</w:t>
      </w:r>
      <w:proofErr w:type="spellEnd"/>
      <w:r>
        <w:t xml:space="preserve"> and </w:t>
      </w:r>
      <w:proofErr w:type="spellStart"/>
      <w:r>
        <w:t>Palpa</w:t>
      </w:r>
      <w:proofErr w:type="spellEnd"/>
      <w:r>
        <w:t xml:space="preserve"> Districts. BPC has planned to further extend the rural electrification in those districts.</w:t>
      </w:r>
    </w:p>
    <w:p w14:paraId="002F42DA" w14:textId="6C459584" w:rsidR="00C27344" w:rsidRDefault="00833336" w:rsidP="000C7DC9">
      <w:pPr>
        <w:ind w:right="-46"/>
      </w:pPr>
      <w:r>
        <w:t xml:space="preserve">The existing </w:t>
      </w:r>
      <w:proofErr w:type="spellStart"/>
      <w:r>
        <w:t>Andhi</w:t>
      </w:r>
      <w:proofErr w:type="spellEnd"/>
      <w:r>
        <w:t xml:space="preserve"> Khola Hydropower Plant is designed for firm power supply i.e. with 93 percentile exceedance level. Second hand EM </w:t>
      </w:r>
      <w:proofErr w:type="spellStart"/>
      <w:r>
        <w:t>equipments</w:t>
      </w:r>
      <w:proofErr w:type="spellEnd"/>
      <w:r>
        <w:t xml:space="preserve"> were installed in the powerhouse because of the </w:t>
      </w:r>
      <w:proofErr w:type="spellStart"/>
      <w:r>
        <w:t>lact</w:t>
      </w:r>
      <w:proofErr w:type="spellEnd"/>
      <w:r>
        <w:t xml:space="preserve"> of resources then. </w:t>
      </w:r>
      <w:r w:rsidR="00C27344">
        <w:t xml:space="preserve">BPC has decided to construct the </w:t>
      </w:r>
      <w:proofErr w:type="spellStart"/>
      <w:r w:rsidR="00C27344">
        <w:t>Andhi</w:t>
      </w:r>
      <w:proofErr w:type="spellEnd"/>
      <w:r w:rsidR="00C27344">
        <w:t xml:space="preserve"> Khola Hydropower Project (U) (AKHPU). AKHPU is a run-off-river-the river type hydropower project planned to be constructed in the same place by replacing the </w:t>
      </w:r>
      <w:proofErr w:type="spellStart"/>
      <w:r w:rsidR="00C27344">
        <w:t>the</w:t>
      </w:r>
      <w:proofErr w:type="spellEnd"/>
      <w:r w:rsidR="00C27344">
        <w:t xml:space="preserve"> existing AHREP. The updated feasibility study report was prepared in June 2008.</w:t>
      </w:r>
    </w:p>
    <w:p w14:paraId="1CDBAC34" w14:textId="5A62C7FE" w:rsidR="00C27344" w:rsidRDefault="00C27344" w:rsidP="000C7DC9">
      <w:pPr>
        <w:ind w:right="-46"/>
      </w:pPr>
      <w:r>
        <w:t xml:space="preserve">The feasibility study conducted in May 2005 has been updated to check financial, technical and environmental viability of the project. </w:t>
      </w:r>
    </w:p>
    <w:p w14:paraId="7FD5F8A8" w14:textId="363923D2" w:rsidR="009734A5" w:rsidRPr="00C27344" w:rsidRDefault="009734A5" w:rsidP="000C7DC9">
      <w:pPr>
        <w:ind w:right="-46"/>
        <w:rPr>
          <w:ins w:id="61" w:author="Kumar Baral" w:date="2023-01-30T13:43:00Z"/>
          <w:highlight w:val="yellow"/>
        </w:rPr>
      </w:pPr>
      <w:ins w:id="62" w:author="Kumar Baral" w:date="2023-01-30T13:42:00Z">
        <w:r w:rsidRPr="00C27344">
          <w:rPr>
            <w:highlight w:val="yellow"/>
          </w:rPr>
          <w:t xml:space="preserve">The residual life of </w:t>
        </w:r>
        <w:proofErr w:type="spellStart"/>
        <w:r w:rsidRPr="00C27344">
          <w:rPr>
            <w:highlight w:val="yellow"/>
          </w:rPr>
          <w:t>electomechanical</w:t>
        </w:r>
        <w:proofErr w:type="spellEnd"/>
        <w:r w:rsidRPr="00C27344">
          <w:rPr>
            <w:highlight w:val="yellow"/>
          </w:rPr>
          <w:t xml:space="preserve"> equipment of 5.1 MW</w:t>
        </w:r>
      </w:ins>
      <w:ins w:id="63" w:author="Kumar Baral" w:date="2023-01-30T13:43:00Z">
        <w:r w:rsidRPr="00C27344">
          <w:rPr>
            <w:highlight w:val="yellow"/>
          </w:rPr>
          <w:t xml:space="preserve"> plant being very short, BPC has upgraded the project to 9.4 MW. Additional water is also available for irrigation increasing the total irrigated area to 599 hectors.</w:t>
        </w:r>
      </w:ins>
    </w:p>
    <w:p w14:paraId="49200CB9" w14:textId="302027EA" w:rsidR="009734A5" w:rsidRDefault="009734A5" w:rsidP="000C7DC9">
      <w:pPr>
        <w:ind w:right="-46"/>
        <w:rPr>
          <w:ins w:id="64" w:author="Kumar Baral" w:date="2023-01-30T13:40:00Z"/>
        </w:rPr>
      </w:pPr>
      <w:ins w:id="65" w:author="Kumar Baral" w:date="2023-01-30T13:43:00Z">
        <w:r w:rsidRPr="00C27344">
          <w:rPr>
            <w:highlight w:val="yellow"/>
          </w:rPr>
          <w:t xml:space="preserve">The </w:t>
        </w:r>
        <w:proofErr w:type="spellStart"/>
        <w:r w:rsidRPr="00C27344">
          <w:rPr>
            <w:highlight w:val="yellow"/>
          </w:rPr>
          <w:t>upgradaion</w:t>
        </w:r>
        <w:proofErr w:type="spellEnd"/>
        <w:r w:rsidRPr="00C27344">
          <w:rPr>
            <w:highlight w:val="yellow"/>
          </w:rPr>
          <w:t xml:space="preserve"> work started in 2067 and completed the construction at the end of 2072. </w:t>
        </w:r>
      </w:ins>
      <w:ins w:id="66" w:author="Kumar Baral" w:date="2023-01-30T13:44:00Z">
        <w:r w:rsidRPr="00C27344">
          <w:rPr>
            <w:highlight w:val="yellow"/>
          </w:rPr>
          <w:t>T</w:t>
        </w:r>
      </w:ins>
      <w:r w:rsidR="000C5A61">
        <w:rPr>
          <w:highlight w:val="yellow"/>
        </w:rPr>
        <w:t>h</w:t>
      </w:r>
      <w:ins w:id="67" w:author="Kumar Baral" w:date="2023-01-30T13:44:00Z">
        <w:r w:rsidRPr="00C27344">
          <w:rPr>
            <w:highlight w:val="yellow"/>
          </w:rPr>
          <w:t xml:space="preserve">e </w:t>
        </w:r>
        <w:proofErr w:type="spellStart"/>
        <w:r w:rsidRPr="00C27344">
          <w:rPr>
            <w:highlight w:val="yellow"/>
          </w:rPr>
          <w:t>commericial</w:t>
        </w:r>
        <w:proofErr w:type="spellEnd"/>
        <w:r w:rsidRPr="00C27344">
          <w:rPr>
            <w:highlight w:val="yellow"/>
          </w:rPr>
          <w:t xml:space="preserve"> operation date (</w:t>
        </w:r>
        <w:proofErr w:type="spellStart"/>
        <w:r w:rsidRPr="00C27344">
          <w:rPr>
            <w:highlight w:val="yellow"/>
          </w:rPr>
          <w:t>coD</w:t>
        </w:r>
        <w:proofErr w:type="spellEnd"/>
        <w:r w:rsidRPr="00C27344">
          <w:rPr>
            <w:highlight w:val="yellow"/>
          </w:rPr>
          <w:t>) has been achieved in 22</w:t>
        </w:r>
        <w:r w:rsidRPr="00C27344">
          <w:rPr>
            <w:highlight w:val="yellow"/>
            <w:vertAlign w:val="superscript"/>
            <w:rPrChange w:id="68" w:author="Kumar Baral" w:date="2023-01-30T13:44:00Z">
              <w:rPr/>
            </w:rPrChange>
          </w:rPr>
          <w:t>nd</w:t>
        </w:r>
        <w:r w:rsidRPr="00C27344">
          <w:rPr>
            <w:highlight w:val="yellow"/>
          </w:rPr>
          <w:t xml:space="preserve"> of Chaitra 2072. After the </w:t>
        </w:r>
        <w:proofErr w:type="spellStart"/>
        <w:r w:rsidRPr="00C27344">
          <w:rPr>
            <w:highlight w:val="yellow"/>
          </w:rPr>
          <w:t>upgragation</w:t>
        </w:r>
        <w:proofErr w:type="spellEnd"/>
        <w:r w:rsidRPr="00C27344">
          <w:rPr>
            <w:highlight w:val="yellow"/>
          </w:rPr>
          <w:t xml:space="preserve">, additional 4.3 MW power and 30 </w:t>
        </w:r>
        <w:proofErr w:type="spellStart"/>
        <w:r w:rsidRPr="00C27344">
          <w:rPr>
            <w:highlight w:val="yellow"/>
          </w:rPr>
          <w:t>GWh</w:t>
        </w:r>
        <w:proofErr w:type="spellEnd"/>
        <w:r w:rsidRPr="00C27344">
          <w:rPr>
            <w:highlight w:val="yellow"/>
          </w:rPr>
          <w:t xml:space="preserve"> of annual energy generation has been added to the integrated </w:t>
        </w:r>
      </w:ins>
      <w:ins w:id="69" w:author="Kumar Baral" w:date="2023-01-30T13:45:00Z">
        <w:r w:rsidRPr="00C27344">
          <w:rPr>
            <w:highlight w:val="yellow"/>
          </w:rPr>
          <w:t xml:space="preserve">Nepal Power System (INPS). The power is being evacuated by 132/33 kV substation newly built by NEA at </w:t>
        </w:r>
        <w:proofErr w:type="spellStart"/>
        <w:r w:rsidRPr="00C27344">
          <w:rPr>
            <w:highlight w:val="yellow"/>
          </w:rPr>
          <w:t>Rangkhola</w:t>
        </w:r>
        <w:proofErr w:type="spellEnd"/>
        <w:r w:rsidRPr="00C27344">
          <w:rPr>
            <w:highlight w:val="yellow"/>
          </w:rPr>
          <w:t xml:space="preserve">, </w:t>
        </w:r>
        <w:proofErr w:type="spellStart"/>
        <w:r w:rsidRPr="00C27344">
          <w:rPr>
            <w:highlight w:val="yellow"/>
          </w:rPr>
          <w:t>Syangja</w:t>
        </w:r>
        <w:proofErr w:type="spellEnd"/>
        <w:r w:rsidRPr="00C27344">
          <w:rPr>
            <w:highlight w:val="yellow"/>
          </w:rPr>
          <w:t xml:space="preserve">. The project was financed by International </w:t>
        </w:r>
      </w:ins>
      <w:proofErr w:type="spellStart"/>
      <w:ins w:id="70" w:author="Kumar Baral" w:date="2023-01-30T13:46:00Z">
        <w:r w:rsidRPr="00C27344">
          <w:rPr>
            <w:highlight w:val="yellow"/>
          </w:rPr>
          <w:t>Financning</w:t>
        </w:r>
        <w:proofErr w:type="spellEnd"/>
        <w:r w:rsidRPr="00C27344">
          <w:rPr>
            <w:highlight w:val="yellow"/>
          </w:rPr>
          <w:t xml:space="preserve"> Corporation (IFC) and Mega Bank Limited, Nepal.</w:t>
        </w:r>
        <w:r>
          <w:t xml:space="preserve"> </w:t>
        </w:r>
      </w:ins>
    </w:p>
    <w:p w14:paraId="4456134C" w14:textId="011ECB4C" w:rsidR="009734A5" w:rsidRDefault="00C27344" w:rsidP="00C27344">
      <w:pPr>
        <w:pStyle w:val="Caption"/>
      </w:pPr>
      <w:bookmarkStart w:id="71" w:name="_Toc126055281"/>
      <w:r>
        <w:t xml:space="preserve">Table </w:t>
      </w:r>
      <w:fldSimple w:instr=" STYLEREF 1 \s ">
        <w:r>
          <w:rPr>
            <w:noProof/>
          </w:rPr>
          <w:t>1</w:t>
        </w:r>
      </w:fldSimple>
      <w:r>
        <w:noBreakHyphen/>
      </w:r>
      <w:fldSimple w:instr=" SEQ Table \* ARABIC \s 1 ">
        <w:r>
          <w:rPr>
            <w:noProof/>
          </w:rPr>
          <w:t>1</w:t>
        </w:r>
      </w:fldSimple>
      <w:r>
        <w:t>: Salient features of the project</w:t>
      </w:r>
      <w:bookmarkEnd w:id="71"/>
    </w:p>
    <w:tbl>
      <w:tblPr>
        <w:tblStyle w:val="TableGrid"/>
        <w:tblW w:w="9436" w:type="dxa"/>
        <w:tblLook w:val="04A0" w:firstRow="1" w:lastRow="0" w:firstColumn="1" w:lastColumn="0" w:noHBand="0" w:noVBand="1"/>
      </w:tblPr>
      <w:tblGrid>
        <w:gridCol w:w="4718"/>
        <w:gridCol w:w="4718"/>
      </w:tblGrid>
      <w:tr w:rsidR="00185774" w14:paraId="7F6C2B94" w14:textId="77777777" w:rsidTr="000C5A61">
        <w:trPr>
          <w:trHeight w:val="476"/>
          <w:tblHeader/>
        </w:trPr>
        <w:tc>
          <w:tcPr>
            <w:tcW w:w="4718" w:type="dxa"/>
            <w:shd w:val="clear" w:color="auto" w:fill="BFBFBF" w:themeFill="background1" w:themeFillShade="BF"/>
          </w:tcPr>
          <w:p w14:paraId="70942F7C" w14:textId="2989FBD7" w:rsidR="00185774" w:rsidRPr="000C5A61" w:rsidRDefault="00C27344" w:rsidP="000C7DC9">
            <w:pPr>
              <w:ind w:right="-46"/>
              <w:rPr>
                <w:b/>
                <w:bCs/>
              </w:rPr>
            </w:pPr>
            <w:r w:rsidRPr="000C5A61">
              <w:rPr>
                <w:b/>
                <w:bCs/>
              </w:rPr>
              <w:t>Descriptions</w:t>
            </w:r>
          </w:p>
        </w:tc>
        <w:tc>
          <w:tcPr>
            <w:tcW w:w="4718" w:type="dxa"/>
            <w:shd w:val="clear" w:color="auto" w:fill="BFBFBF" w:themeFill="background1" w:themeFillShade="BF"/>
          </w:tcPr>
          <w:p w14:paraId="7FEE98E3" w14:textId="639C582E" w:rsidR="00185774" w:rsidRPr="000C5A61" w:rsidRDefault="00185774">
            <w:pPr>
              <w:ind w:right="-46"/>
              <w:rPr>
                <w:b/>
                <w:bCs/>
              </w:rPr>
            </w:pPr>
            <w:del w:id="72" w:author="Kumar Baral" w:date="2023-01-30T13:46:00Z">
              <w:r w:rsidRPr="000C5A61" w:rsidDel="009734A5">
                <w:rPr>
                  <w:b/>
                  <w:bCs/>
                </w:rPr>
                <w:delText>Darimchaur</w:delText>
              </w:r>
            </w:del>
            <w:r w:rsidR="00C27344" w:rsidRPr="000C5A61">
              <w:rPr>
                <w:b/>
                <w:bCs/>
              </w:rPr>
              <w:t>Parameters</w:t>
            </w:r>
          </w:p>
        </w:tc>
      </w:tr>
      <w:tr w:rsidR="00185774" w14:paraId="65F2DE8B" w14:textId="77777777" w:rsidTr="000C5A61">
        <w:trPr>
          <w:trHeight w:val="462"/>
        </w:trPr>
        <w:tc>
          <w:tcPr>
            <w:tcW w:w="4718" w:type="dxa"/>
          </w:tcPr>
          <w:p w14:paraId="73D0DB5A" w14:textId="1AEEA767" w:rsidR="00185774" w:rsidRDefault="00C27344" w:rsidP="000C7DC9">
            <w:pPr>
              <w:ind w:right="-46"/>
            </w:pPr>
            <w:r>
              <w:t>Catchment area</w:t>
            </w:r>
          </w:p>
        </w:tc>
        <w:tc>
          <w:tcPr>
            <w:tcW w:w="4718" w:type="dxa"/>
          </w:tcPr>
          <w:p w14:paraId="2E7BFF03" w14:textId="7559DF5B" w:rsidR="00185774" w:rsidRDefault="00AE3520">
            <w:pPr>
              <w:ind w:right="-46"/>
            </w:pPr>
            <w:r>
              <w:t>444 km</w:t>
            </w:r>
            <w:r w:rsidRPr="00AE3520">
              <w:rPr>
                <w:vertAlign w:val="superscript"/>
              </w:rPr>
              <w:t>2</w:t>
            </w:r>
            <w:del w:id="73" w:author="Kumar Baral" w:date="2023-01-30T13:46:00Z">
              <w:r w:rsidR="00B51A33" w:rsidDel="009734A5">
                <w:delText>the River with daily pondage</w:delText>
              </w:r>
            </w:del>
          </w:p>
        </w:tc>
      </w:tr>
      <w:tr w:rsidR="00185774" w14:paraId="0B5F2C36" w14:textId="77777777" w:rsidTr="000C5A61">
        <w:trPr>
          <w:trHeight w:val="476"/>
        </w:trPr>
        <w:tc>
          <w:tcPr>
            <w:tcW w:w="4718" w:type="dxa"/>
          </w:tcPr>
          <w:p w14:paraId="31506D23" w14:textId="0B2A5036" w:rsidR="00185774" w:rsidRDefault="00C27344" w:rsidP="000C7DC9">
            <w:pPr>
              <w:ind w:right="-46"/>
            </w:pPr>
            <w:r>
              <w:t>Type of power plant</w:t>
            </w:r>
          </w:p>
        </w:tc>
        <w:tc>
          <w:tcPr>
            <w:tcW w:w="4718" w:type="dxa"/>
          </w:tcPr>
          <w:p w14:paraId="7577AE1B" w14:textId="5EFA88D5" w:rsidR="00185774" w:rsidRDefault="00AE3520" w:rsidP="000C7DC9">
            <w:pPr>
              <w:ind w:right="-46"/>
            </w:pPr>
            <w:r>
              <w:t>Run-of the-river</w:t>
            </w:r>
          </w:p>
        </w:tc>
      </w:tr>
      <w:tr w:rsidR="00CF6510" w14:paraId="50BD7B5E" w14:textId="77777777" w:rsidTr="000C5A61">
        <w:trPr>
          <w:trHeight w:val="476"/>
        </w:trPr>
        <w:tc>
          <w:tcPr>
            <w:tcW w:w="4718" w:type="dxa"/>
          </w:tcPr>
          <w:p w14:paraId="2086C1B1" w14:textId="00E79BBF" w:rsidR="00CF6510" w:rsidRDefault="00CF6510" w:rsidP="000C7DC9">
            <w:pPr>
              <w:ind w:right="-46"/>
            </w:pPr>
            <w:r>
              <w:t>Design Discharge</w:t>
            </w:r>
          </w:p>
        </w:tc>
        <w:tc>
          <w:tcPr>
            <w:tcW w:w="4718" w:type="dxa"/>
          </w:tcPr>
          <w:p w14:paraId="6CC15A98" w14:textId="71AF7B1B" w:rsidR="00CF6510" w:rsidRDefault="00CF6510" w:rsidP="000C7DC9">
            <w:pPr>
              <w:ind w:right="-46"/>
            </w:pPr>
            <w:r>
              <w:t>7 m3/s</w:t>
            </w:r>
          </w:p>
        </w:tc>
      </w:tr>
      <w:tr w:rsidR="00185774" w14:paraId="4755B2A7" w14:textId="77777777" w:rsidTr="000C5A61">
        <w:trPr>
          <w:trHeight w:val="476"/>
        </w:trPr>
        <w:tc>
          <w:tcPr>
            <w:tcW w:w="4718" w:type="dxa"/>
          </w:tcPr>
          <w:p w14:paraId="5D2FC465" w14:textId="102730A8" w:rsidR="00185774" w:rsidRDefault="00C27344" w:rsidP="000C7DC9">
            <w:pPr>
              <w:ind w:right="-46"/>
            </w:pPr>
            <w:r>
              <w:t>Low flow( 1 in 2 years period)</w:t>
            </w:r>
          </w:p>
        </w:tc>
        <w:tc>
          <w:tcPr>
            <w:tcW w:w="4718" w:type="dxa"/>
          </w:tcPr>
          <w:p w14:paraId="0C8E3A0D" w14:textId="7878C2EF" w:rsidR="00185774" w:rsidRDefault="00B51A33" w:rsidP="000C7DC9">
            <w:pPr>
              <w:ind w:right="-46"/>
            </w:pPr>
            <w:del w:id="74" w:author="Kumar Baral" w:date="2023-01-30T13:47:00Z">
              <w:r w:rsidDel="009734A5">
                <w:delText>205m</w:delText>
              </w:r>
            </w:del>
            <w:r w:rsidR="00CF6510">
              <w:t>1.4 m3/s</w:t>
            </w:r>
          </w:p>
        </w:tc>
      </w:tr>
      <w:tr w:rsidR="00185774" w14:paraId="036B2B0D" w14:textId="77777777" w:rsidTr="000C5A61">
        <w:trPr>
          <w:trHeight w:val="462"/>
        </w:trPr>
        <w:tc>
          <w:tcPr>
            <w:tcW w:w="4718" w:type="dxa"/>
          </w:tcPr>
          <w:p w14:paraId="4B14F809" w14:textId="4B5A527A" w:rsidR="00185774" w:rsidRDefault="00C27344" w:rsidP="000C7DC9">
            <w:pPr>
              <w:ind w:right="-46"/>
            </w:pPr>
            <w:r>
              <w:t>Capacity</w:t>
            </w:r>
          </w:p>
        </w:tc>
        <w:tc>
          <w:tcPr>
            <w:tcW w:w="4718" w:type="dxa"/>
          </w:tcPr>
          <w:p w14:paraId="7E7C58E4" w14:textId="158284D5" w:rsidR="00185774" w:rsidRDefault="00B51A33" w:rsidP="000C7DC9">
            <w:pPr>
              <w:ind w:right="-46"/>
            </w:pPr>
            <w:del w:id="75" w:author="Kumar Baral" w:date="2023-01-30T13:47:00Z">
              <w:r w:rsidDel="009734A5">
                <w:delText xml:space="preserve">72 </w:delText>
              </w:r>
            </w:del>
            <w:r w:rsidR="00CF6510">
              <w:t>9.4 MW</w:t>
            </w:r>
          </w:p>
        </w:tc>
      </w:tr>
      <w:tr w:rsidR="00185774" w14:paraId="17AD843D" w14:textId="77777777" w:rsidTr="000C5A61">
        <w:trPr>
          <w:trHeight w:val="476"/>
        </w:trPr>
        <w:tc>
          <w:tcPr>
            <w:tcW w:w="4718" w:type="dxa"/>
          </w:tcPr>
          <w:p w14:paraId="415F4DE4" w14:textId="6073F2B3" w:rsidR="00185774" w:rsidRPr="000C5A61" w:rsidRDefault="00C27344" w:rsidP="000C7DC9">
            <w:pPr>
              <w:ind w:right="-46"/>
              <w:rPr>
                <w:b/>
                <w:bCs/>
              </w:rPr>
            </w:pPr>
            <w:r w:rsidRPr="000C5A61">
              <w:rPr>
                <w:b/>
                <w:bCs/>
              </w:rPr>
              <w:t>Diversion weir</w:t>
            </w:r>
          </w:p>
        </w:tc>
        <w:tc>
          <w:tcPr>
            <w:tcW w:w="4718" w:type="dxa"/>
          </w:tcPr>
          <w:p w14:paraId="003BF834" w14:textId="58A071ED" w:rsidR="00185774" w:rsidRDefault="00185774">
            <w:pPr>
              <w:ind w:right="-46"/>
            </w:pPr>
          </w:p>
        </w:tc>
      </w:tr>
      <w:tr w:rsidR="00185774" w14:paraId="2587F997" w14:textId="77777777" w:rsidTr="000C5A61">
        <w:trPr>
          <w:trHeight w:val="476"/>
        </w:trPr>
        <w:tc>
          <w:tcPr>
            <w:tcW w:w="4718" w:type="dxa"/>
          </w:tcPr>
          <w:p w14:paraId="76B6C51E" w14:textId="558BD1E0" w:rsidR="00185774" w:rsidRDefault="00AE3520" w:rsidP="000C7DC9">
            <w:pPr>
              <w:ind w:right="-46"/>
            </w:pPr>
            <w:proofErr w:type="spellStart"/>
            <w:r>
              <w:t>Diverion</w:t>
            </w:r>
            <w:proofErr w:type="spellEnd"/>
            <w:r>
              <w:t xml:space="preserve"> weir type</w:t>
            </w:r>
          </w:p>
        </w:tc>
        <w:tc>
          <w:tcPr>
            <w:tcW w:w="4718" w:type="dxa"/>
          </w:tcPr>
          <w:p w14:paraId="5CB4F781" w14:textId="0328F3B7" w:rsidR="00185774" w:rsidRDefault="00B51A33" w:rsidP="000C7DC9">
            <w:pPr>
              <w:ind w:right="-46"/>
            </w:pPr>
            <w:del w:id="76" w:author="Kumar Baral" w:date="2023-01-30T13:47:00Z">
              <w:r w:rsidDel="009734A5">
                <w:delText>17 August 1994</w:delText>
              </w:r>
            </w:del>
            <w:r w:rsidR="00CF6510">
              <w:t xml:space="preserve">Concrete gravity with </w:t>
            </w:r>
            <w:proofErr w:type="spellStart"/>
            <w:r w:rsidR="00CF6510">
              <w:t>obermeyer</w:t>
            </w:r>
            <w:proofErr w:type="spellEnd"/>
            <w:r w:rsidR="00CF6510">
              <w:t xml:space="preserve"> crest gate</w:t>
            </w:r>
          </w:p>
        </w:tc>
      </w:tr>
      <w:tr w:rsidR="00C27344" w14:paraId="7A5AD707" w14:textId="77777777" w:rsidTr="000C5A61">
        <w:trPr>
          <w:trHeight w:val="462"/>
        </w:trPr>
        <w:tc>
          <w:tcPr>
            <w:tcW w:w="4718" w:type="dxa"/>
          </w:tcPr>
          <w:p w14:paraId="5AC965D6" w14:textId="70B1499B" w:rsidR="00C27344" w:rsidRDefault="00AE3520" w:rsidP="000C7DC9">
            <w:pPr>
              <w:ind w:right="-46"/>
            </w:pPr>
            <w:r>
              <w:lastRenderedPageBreak/>
              <w:t>Weir Length/Height</w:t>
            </w:r>
          </w:p>
        </w:tc>
        <w:tc>
          <w:tcPr>
            <w:tcW w:w="4718" w:type="dxa"/>
          </w:tcPr>
          <w:p w14:paraId="7B54AC17" w14:textId="754258FF" w:rsidR="00C27344" w:rsidDel="009734A5" w:rsidRDefault="00CF6510" w:rsidP="000C7DC9">
            <w:pPr>
              <w:ind w:right="-46"/>
            </w:pPr>
            <w:r>
              <w:t>60 m /6.5 m above natural bed (0.5 m concrete added on top of the existing weir and 1.2 m inflatable dam (Obermeyer Spillway Gates)</w:t>
            </w:r>
          </w:p>
        </w:tc>
      </w:tr>
      <w:tr w:rsidR="00C27344" w14:paraId="7ADF867C" w14:textId="77777777" w:rsidTr="000C5A61">
        <w:trPr>
          <w:trHeight w:val="476"/>
        </w:trPr>
        <w:tc>
          <w:tcPr>
            <w:tcW w:w="4718" w:type="dxa"/>
          </w:tcPr>
          <w:p w14:paraId="09F81E4F" w14:textId="4E2E91FF" w:rsidR="00C27344" w:rsidRPr="000C5A61" w:rsidRDefault="00AE3520" w:rsidP="000C7DC9">
            <w:pPr>
              <w:ind w:right="-46"/>
              <w:rPr>
                <w:b/>
                <w:bCs/>
              </w:rPr>
            </w:pPr>
            <w:r w:rsidRPr="000C5A61">
              <w:rPr>
                <w:b/>
                <w:bCs/>
              </w:rPr>
              <w:t>Intake chamber/gravel trap</w:t>
            </w:r>
          </w:p>
        </w:tc>
        <w:tc>
          <w:tcPr>
            <w:tcW w:w="4718" w:type="dxa"/>
          </w:tcPr>
          <w:p w14:paraId="0EAF6C6F" w14:textId="77777777" w:rsidR="00C27344" w:rsidDel="009734A5" w:rsidRDefault="00C27344" w:rsidP="000C7DC9">
            <w:pPr>
              <w:ind w:right="-46"/>
            </w:pPr>
          </w:p>
        </w:tc>
      </w:tr>
      <w:tr w:rsidR="00C27344" w14:paraId="3C69CDEF" w14:textId="77777777" w:rsidTr="000C5A61">
        <w:trPr>
          <w:trHeight w:val="462"/>
        </w:trPr>
        <w:tc>
          <w:tcPr>
            <w:tcW w:w="4718" w:type="dxa"/>
          </w:tcPr>
          <w:p w14:paraId="6C372AAC" w14:textId="7224D77D" w:rsidR="00AE3520" w:rsidRDefault="00AE3520" w:rsidP="000C7DC9">
            <w:pPr>
              <w:ind w:right="-46"/>
            </w:pPr>
            <w:r>
              <w:t>Length</w:t>
            </w:r>
          </w:p>
        </w:tc>
        <w:tc>
          <w:tcPr>
            <w:tcW w:w="4718" w:type="dxa"/>
          </w:tcPr>
          <w:p w14:paraId="1B6CEA6B" w14:textId="7613294B" w:rsidR="00C27344" w:rsidDel="009734A5" w:rsidRDefault="00CF6510" w:rsidP="000C7DC9">
            <w:pPr>
              <w:ind w:right="-46"/>
            </w:pPr>
            <w:r>
              <w:t>10 m</w:t>
            </w:r>
          </w:p>
        </w:tc>
      </w:tr>
      <w:tr w:rsidR="00C27344" w14:paraId="5E4FA583" w14:textId="77777777" w:rsidTr="000C5A61">
        <w:trPr>
          <w:trHeight w:val="476"/>
        </w:trPr>
        <w:tc>
          <w:tcPr>
            <w:tcW w:w="4718" w:type="dxa"/>
          </w:tcPr>
          <w:p w14:paraId="420E131B" w14:textId="5AAD951E" w:rsidR="00C27344" w:rsidRDefault="00AE3520" w:rsidP="000C7DC9">
            <w:pPr>
              <w:ind w:right="-46"/>
            </w:pPr>
            <w:r>
              <w:t>Trash rack opening sixe, width x height</w:t>
            </w:r>
          </w:p>
        </w:tc>
        <w:tc>
          <w:tcPr>
            <w:tcW w:w="4718" w:type="dxa"/>
          </w:tcPr>
          <w:p w14:paraId="30FFBF03" w14:textId="5578D55D" w:rsidR="00C27344" w:rsidDel="009734A5" w:rsidRDefault="00CF6510" w:rsidP="000C7DC9">
            <w:pPr>
              <w:ind w:right="-46"/>
            </w:pPr>
            <w:r>
              <w:t>2 m x 3 m ( Three Opening width 6 m)</w:t>
            </w:r>
          </w:p>
        </w:tc>
      </w:tr>
      <w:tr w:rsidR="00C27344" w14:paraId="4DE80F10" w14:textId="77777777" w:rsidTr="000C5A61">
        <w:trPr>
          <w:trHeight w:val="476"/>
        </w:trPr>
        <w:tc>
          <w:tcPr>
            <w:tcW w:w="4718" w:type="dxa"/>
          </w:tcPr>
          <w:p w14:paraId="308D811C" w14:textId="510BEFC3" w:rsidR="00C27344" w:rsidRDefault="00AE3520" w:rsidP="000C7DC9">
            <w:pPr>
              <w:ind w:right="-46"/>
            </w:pPr>
            <w:r>
              <w:t xml:space="preserve">Intake gate </w:t>
            </w:r>
            <w:proofErr w:type="spellStart"/>
            <w:r>
              <w:t>opeing</w:t>
            </w:r>
            <w:proofErr w:type="spellEnd"/>
            <w:r>
              <w:t xml:space="preserve"> size, width x width x height</w:t>
            </w:r>
          </w:p>
        </w:tc>
        <w:tc>
          <w:tcPr>
            <w:tcW w:w="4718" w:type="dxa"/>
          </w:tcPr>
          <w:p w14:paraId="3F9EE5F0" w14:textId="576B025A" w:rsidR="00C27344" w:rsidDel="009734A5" w:rsidRDefault="00CF6510" w:rsidP="000C7DC9">
            <w:pPr>
              <w:ind w:right="-46"/>
            </w:pPr>
            <w:r>
              <w:t xml:space="preserve">1.5 m x 2 m, 2 </w:t>
            </w:r>
            <w:proofErr w:type="spellStart"/>
            <w:r>
              <w:t>nos</w:t>
            </w:r>
            <w:proofErr w:type="spellEnd"/>
          </w:p>
        </w:tc>
      </w:tr>
      <w:tr w:rsidR="00C27344" w14:paraId="5AEE4104" w14:textId="77777777" w:rsidTr="000C5A61">
        <w:trPr>
          <w:trHeight w:val="726"/>
        </w:trPr>
        <w:tc>
          <w:tcPr>
            <w:tcW w:w="4718" w:type="dxa"/>
          </w:tcPr>
          <w:p w14:paraId="5A96C1B6" w14:textId="06CB61E9" w:rsidR="00C27344" w:rsidRDefault="00AE3520" w:rsidP="000C7DC9">
            <w:pPr>
              <w:ind w:right="-46"/>
            </w:pPr>
            <w:r>
              <w:t>Intake canal size, length x width x height (river side wall)</w:t>
            </w:r>
          </w:p>
        </w:tc>
        <w:tc>
          <w:tcPr>
            <w:tcW w:w="4718" w:type="dxa"/>
          </w:tcPr>
          <w:p w14:paraId="64924858" w14:textId="34692471" w:rsidR="00C27344" w:rsidDel="009734A5" w:rsidRDefault="00CF6510" w:rsidP="000C7DC9">
            <w:pPr>
              <w:ind w:right="-46"/>
            </w:pPr>
            <w:r>
              <w:t xml:space="preserve">20 m x 1.5 m x 5.2 m (max. ), 2 </w:t>
            </w:r>
            <w:proofErr w:type="spellStart"/>
            <w:r>
              <w:t>nos</w:t>
            </w:r>
            <w:proofErr w:type="spellEnd"/>
          </w:p>
        </w:tc>
      </w:tr>
      <w:tr w:rsidR="00C27344" w14:paraId="12DE85CF" w14:textId="77777777" w:rsidTr="000C5A61">
        <w:trPr>
          <w:trHeight w:val="476"/>
        </w:trPr>
        <w:tc>
          <w:tcPr>
            <w:tcW w:w="4718" w:type="dxa"/>
          </w:tcPr>
          <w:p w14:paraId="0141299F" w14:textId="55F145CB" w:rsidR="00C27344" w:rsidRPr="000C5A61" w:rsidRDefault="00AE3520" w:rsidP="000C7DC9">
            <w:pPr>
              <w:ind w:right="-46"/>
              <w:rPr>
                <w:b/>
                <w:bCs/>
              </w:rPr>
            </w:pPr>
            <w:r w:rsidRPr="000C5A61">
              <w:rPr>
                <w:b/>
                <w:bCs/>
              </w:rPr>
              <w:t>Settling Basin</w:t>
            </w:r>
          </w:p>
        </w:tc>
        <w:tc>
          <w:tcPr>
            <w:tcW w:w="4718" w:type="dxa"/>
          </w:tcPr>
          <w:p w14:paraId="3BE67335" w14:textId="60DF78E2" w:rsidR="00CF6510" w:rsidDel="009734A5" w:rsidRDefault="00CF6510" w:rsidP="000C7DC9">
            <w:pPr>
              <w:ind w:right="-46"/>
            </w:pPr>
          </w:p>
        </w:tc>
      </w:tr>
      <w:tr w:rsidR="00C27344" w14:paraId="765D0746" w14:textId="77777777" w:rsidTr="000C5A61">
        <w:trPr>
          <w:trHeight w:val="476"/>
        </w:trPr>
        <w:tc>
          <w:tcPr>
            <w:tcW w:w="4718" w:type="dxa"/>
          </w:tcPr>
          <w:p w14:paraId="2C156796" w14:textId="19624938" w:rsidR="00C27344" w:rsidRDefault="00AE3520" w:rsidP="000C7DC9">
            <w:pPr>
              <w:ind w:right="-46"/>
            </w:pPr>
            <w:r>
              <w:t>No. of bays</w:t>
            </w:r>
          </w:p>
        </w:tc>
        <w:tc>
          <w:tcPr>
            <w:tcW w:w="4718" w:type="dxa"/>
          </w:tcPr>
          <w:p w14:paraId="4C33B2BE" w14:textId="2BEECFF0" w:rsidR="00C27344" w:rsidDel="009734A5" w:rsidRDefault="00CF6510" w:rsidP="000C7DC9">
            <w:pPr>
              <w:ind w:right="-46"/>
            </w:pPr>
            <w:r>
              <w:t xml:space="preserve">4 </w:t>
            </w:r>
            <w:proofErr w:type="spellStart"/>
            <w:r>
              <w:t>nos</w:t>
            </w:r>
            <w:proofErr w:type="spellEnd"/>
          </w:p>
        </w:tc>
      </w:tr>
      <w:tr w:rsidR="00C27344" w14:paraId="5C243FF8" w14:textId="77777777" w:rsidTr="000C5A61">
        <w:trPr>
          <w:trHeight w:val="462"/>
        </w:trPr>
        <w:tc>
          <w:tcPr>
            <w:tcW w:w="4718" w:type="dxa"/>
          </w:tcPr>
          <w:p w14:paraId="69ED09FA" w14:textId="619CE09B" w:rsidR="00C27344" w:rsidRDefault="00AE3520" w:rsidP="000C7DC9">
            <w:pPr>
              <w:ind w:right="-46"/>
            </w:pPr>
            <w:r>
              <w:t>Flushing system</w:t>
            </w:r>
          </w:p>
        </w:tc>
        <w:tc>
          <w:tcPr>
            <w:tcW w:w="4718" w:type="dxa"/>
          </w:tcPr>
          <w:p w14:paraId="45A4BE45" w14:textId="1DD6F170" w:rsidR="00C27344" w:rsidDel="009734A5" w:rsidRDefault="00CF6510" w:rsidP="000C7DC9">
            <w:pPr>
              <w:ind w:right="-46"/>
            </w:pPr>
            <w:r>
              <w:t>Serpent sediment sluicing system (S4)</w:t>
            </w:r>
          </w:p>
        </w:tc>
      </w:tr>
      <w:tr w:rsidR="00C27344" w14:paraId="1E1176D2" w14:textId="77777777" w:rsidTr="000C5A61">
        <w:trPr>
          <w:trHeight w:val="476"/>
        </w:trPr>
        <w:tc>
          <w:tcPr>
            <w:tcW w:w="4718" w:type="dxa"/>
          </w:tcPr>
          <w:p w14:paraId="75B7044D" w14:textId="16FEE4BD" w:rsidR="00C27344" w:rsidRDefault="00AE3520" w:rsidP="000C7DC9">
            <w:pPr>
              <w:ind w:right="-46"/>
            </w:pPr>
            <w:r>
              <w:t>Length</w:t>
            </w:r>
          </w:p>
        </w:tc>
        <w:tc>
          <w:tcPr>
            <w:tcW w:w="4718" w:type="dxa"/>
          </w:tcPr>
          <w:p w14:paraId="092CFDCE" w14:textId="2C6AA7EF" w:rsidR="00C27344" w:rsidDel="009734A5" w:rsidRDefault="00CF6510" w:rsidP="000C7DC9">
            <w:pPr>
              <w:ind w:right="-46"/>
            </w:pPr>
            <w:r>
              <w:t xml:space="preserve">Inlet </w:t>
            </w:r>
            <w:proofErr w:type="spellStart"/>
            <w:r>
              <w:t>transiton</w:t>
            </w:r>
            <w:proofErr w:type="spellEnd"/>
            <w:r>
              <w:t xml:space="preserve"> 23.68 m, uniform section 30 m </w:t>
            </w:r>
          </w:p>
        </w:tc>
      </w:tr>
      <w:tr w:rsidR="00C27344" w14:paraId="31E857FF" w14:textId="77777777" w:rsidTr="000C5A61">
        <w:trPr>
          <w:trHeight w:val="846"/>
        </w:trPr>
        <w:tc>
          <w:tcPr>
            <w:tcW w:w="4718" w:type="dxa"/>
          </w:tcPr>
          <w:p w14:paraId="1300F2C7" w14:textId="77777777" w:rsidR="00C27344" w:rsidRDefault="00AE3520" w:rsidP="000C7DC9">
            <w:pPr>
              <w:ind w:right="-46"/>
            </w:pPr>
            <w:r>
              <w:t xml:space="preserve">Width of inlet transition, start </w:t>
            </w:r>
          </w:p>
          <w:p w14:paraId="1F08057F" w14:textId="536A6DAF" w:rsidR="00AE3520" w:rsidRDefault="00AE3520" w:rsidP="000C7DC9">
            <w:pPr>
              <w:ind w:right="-46"/>
            </w:pPr>
            <w:r>
              <w:t>Width of uniform section</w:t>
            </w:r>
          </w:p>
        </w:tc>
        <w:tc>
          <w:tcPr>
            <w:tcW w:w="4718" w:type="dxa"/>
          </w:tcPr>
          <w:p w14:paraId="55A027B5" w14:textId="70D84D08" w:rsidR="00C27344" w:rsidRDefault="00CF6510" w:rsidP="000C7DC9">
            <w:pPr>
              <w:ind w:right="-46"/>
            </w:pPr>
            <w:r>
              <w:t xml:space="preserve">1.5 m 2 </w:t>
            </w:r>
            <w:proofErr w:type="spellStart"/>
            <w:r>
              <w:t>nos</w:t>
            </w:r>
            <w:proofErr w:type="spellEnd"/>
            <w:r>
              <w:t xml:space="preserve"> (3 m total)</w:t>
            </w:r>
          </w:p>
          <w:p w14:paraId="11C79D40" w14:textId="72B01B25" w:rsidR="00CF6510" w:rsidDel="009734A5" w:rsidRDefault="00CF6510" w:rsidP="000C7DC9">
            <w:pPr>
              <w:ind w:right="-46"/>
            </w:pPr>
            <w:r>
              <w:t>4.0 m (width of one bay)</w:t>
            </w:r>
          </w:p>
        </w:tc>
      </w:tr>
      <w:tr w:rsidR="00C27344" w14:paraId="476C09CA" w14:textId="77777777" w:rsidTr="000C5A61">
        <w:trPr>
          <w:trHeight w:val="462"/>
        </w:trPr>
        <w:tc>
          <w:tcPr>
            <w:tcW w:w="4718" w:type="dxa"/>
          </w:tcPr>
          <w:p w14:paraId="3984B0DF" w14:textId="186B159B" w:rsidR="00C27344" w:rsidRDefault="00AE3520" w:rsidP="000C7DC9">
            <w:pPr>
              <w:ind w:right="-46"/>
            </w:pPr>
            <w:r>
              <w:t>Total depth (including hopper)</w:t>
            </w:r>
          </w:p>
        </w:tc>
        <w:tc>
          <w:tcPr>
            <w:tcW w:w="4718" w:type="dxa"/>
          </w:tcPr>
          <w:p w14:paraId="32822FAF" w14:textId="02343E04" w:rsidR="00C27344" w:rsidDel="009734A5" w:rsidRDefault="00CF6510" w:rsidP="000C7DC9">
            <w:pPr>
              <w:ind w:right="-46"/>
            </w:pPr>
            <w:r>
              <w:t>6.9 m</w:t>
            </w:r>
          </w:p>
        </w:tc>
      </w:tr>
      <w:tr w:rsidR="00CF6510" w14:paraId="5638DC04" w14:textId="77777777" w:rsidTr="000C5A61">
        <w:trPr>
          <w:trHeight w:val="462"/>
        </w:trPr>
        <w:tc>
          <w:tcPr>
            <w:tcW w:w="4718" w:type="dxa"/>
          </w:tcPr>
          <w:p w14:paraId="7931C11A" w14:textId="548AD753" w:rsidR="00CF6510" w:rsidRDefault="00CF6510" w:rsidP="000C7DC9">
            <w:pPr>
              <w:ind w:right="-46"/>
            </w:pPr>
            <w:r>
              <w:t>Hopper Depth</w:t>
            </w:r>
          </w:p>
        </w:tc>
        <w:tc>
          <w:tcPr>
            <w:tcW w:w="4718" w:type="dxa"/>
          </w:tcPr>
          <w:p w14:paraId="04CA0BF1" w14:textId="05B78433" w:rsidR="00CF6510" w:rsidRDefault="00CF6510" w:rsidP="000C7DC9">
            <w:pPr>
              <w:ind w:right="-46"/>
            </w:pPr>
            <w:r>
              <w:t>1.7 m</w:t>
            </w:r>
          </w:p>
        </w:tc>
      </w:tr>
      <w:tr w:rsidR="00C27344" w14:paraId="6ECB1E36" w14:textId="77777777" w:rsidTr="000C5A61">
        <w:trPr>
          <w:trHeight w:val="740"/>
        </w:trPr>
        <w:tc>
          <w:tcPr>
            <w:tcW w:w="4718" w:type="dxa"/>
          </w:tcPr>
          <w:p w14:paraId="16C07396" w14:textId="47C2D2F0" w:rsidR="00C27344" w:rsidRDefault="00AE3520" w:rsidP="000C7DC9">
            <w:pPr>
              <w:ind w:right="-46"/>
            </w:pPr>
            <w:r>
              <w:t>Transition section between the settling basin outlet and the headrace tunnel portal</w:t>
            </w:r>
          </w:p>
        </w:tc>
        <w:tc>
          <w:tcPr>
            <w:tcW w:w="4718" w:type="dxa"/>
          </w:tcPr>
          <w:p w14:paraId="701EF5DD" w14:textId="67830D34" w:rsidR="00C27344" w:rsidDel="009734A5" w:rsidRDefault="00CF6510" w:rsidP="000C7DC9">
            <w:pPr>
              <w:ind w:right="-46"/>
            </w:pPr>
            <w:r>
              <w:t>18.5 m long and 6.0 m wide side channel</w:t>
            </w:r>
          </w:p>
        </w:tc>
      </w:tr>
      <w:tr w:rsidR="00C27344" w14:paraId="2543E140" w14:textId="77777777" w:rsidTr="000C5A61">
        <w:trPr>
          <w:trHeight w:val="476"/>
        </w:trPr>
        <w:tc>
          <w:tcPr>
            <w:tcW w:w="4718" w:type="dxa"/>
          </w:tcPr>
          <w:p w14:paraId="0152F26F" w14:textId="142C12F3" w:rsidR="00C27344" w:rsidRPr="000C5A61" w:rsidRDefault="00AE3520" w:rsidP="000C7DC9">
            <w:pPr>
              <w:ind w:right="-46"/>
              <w:rPr>
                <w:b/>
                <w:bCs/>
              </w:rPr>
            </w:pPr>
            <w:r w:rsidRPr="000C5A61">
              <w:rPr>
                <w:b/>
                <w:bCs/>
              </w:rPr>
              <w:t>Headrace tunnel</w:t>
            </w:r>
          </w:p>
        </w:tc>
        <w:tc>
          <w:tcPr>
            <w:tcW w:w="4718" w:type="dxa"/>
          </w:tcPr>
          <w:p w14:paraId="662B46B1" w14:textId="06A1C90F" w:rsidR="00C27344" w:rsidDel="009734A5" w:rsidRDefault="00C27344" w:rsidP="000C7DC9">
            <w:pPr>
              <w:ind w:right="-46"/>
            </w:pPr>
          </w:p>
        </w:tc>
      </w:tr>
      <w:tr w:rsidR="00C27344" w14:paraId="795F33EC" w14:textId="77777777" w:rsidTr="000C5A61">
        <w:trPr>
          <w:trHeight w:val="462"/>
        </w:trPr>
        <w:tc>
          <w:tcPr>
            <w:tcW w:w="4718" w:type="dxa"/>
          </w:tcPr>
          <w:p w14:paraId="31AFF6A4" w14:textId="607133C8" w:rsidR="00C27344" w:rsidRDefault="00AE3520" w:rsidP="000C7DC9">
            <w:pPr>
              <w:ind w:right="-46"/>
            </w:pPr>
            <w:r>
              <w:t>Shape</w:t>
            </w:r>
          </w:p>
        </w:tc>
        <w:tc>
          <w:tcPr>
            <w:tcW w:w="4718" w:type="dxa"/>
          </w:tcPr>
          <w:p w14:paraId="4695BC22" w14:textId="565BD02B" w:rsidR="00C27344" w:rsidDel="009734A5" w:rsidRDefault="00CF6510" w:rsidP="000C7DC9">
            <w:pPr>
              <w:ind w:right="-46"/>
            </w:pPr>
            <w:r>
              <w:t>D-</w:t>
            </w:r>
            <w:proofErr w:type="spellStart"/>
            <w:r>
              <w:t>shped</w:t>
            </w:r>
            <w:proofErr w:type="spellEnd"/>
            <w:r>
              <w:t xml:space="preserve"> fully lined (concrete /stone Masonry)</w:t>
            </w:r>
          </w:p>
        </w:tc>
      </w:tr>
      <w:tr w:rsidR="00C27344" w14:paraId="682EAEA6" w14:textId="77777777" w:rsidTr="000C5A61">
        <w:trPr>
          <w:trHeight w:val="476"/>
        </w:trPr>
        <w:tc>
          <w:tcPr>
            <w:tcW w:w="4718" w:type="dxa"/>
          </w:tcPr>
          <w:p w14:paraId="5457E130" w14:textId="08F67381" w:rsidR="00C27344" w:rsidRDefault="00AE3520" w:rsidP="000C7DC9">
            <w:pPr>
              <w:ind w:right="-46"/>
            </w:pPr>
            <w:r>
              <w:t>Length</w:t>
            </w:r>
          </w:p>
        </w:tc>
        <w:tc>
          <w:tcPr>
            <w:tcW w:w="4718" w:type="dxa"/>
          </w:tcPr>
          <w:p w14:paraId="4A66E366" w14:textId="5B444D9A" w:rsidR="00C27344" w:rsidDel="009734A5" w:rsidRDefault="00CF6510" w:rsidP="000C7DC9">
            <w:pPr>
              <w:ind w:right="-46"/>
            </w:pPr>
            <w:r>
              <w:t>1284 m</w:t>
            </w:r>
          </w:p>
        </w:tc>
      </w:tr>
      <w:tr w:rsidR="00C27344" w14:paraId="6CA2ED3D" w14:textId="77777777" w:rsidTr="000C5A61">
        <w:trPr>
          <w:trHeight w:val="476"/>
        </w:trPr>
        <w:tc>
          <w:tcPr>
            <w:tcW w:w="4718" w:type="dxa"/>
          </w:tcPr>
          <w:p w14:paraId="61EEF40A" w14:textId="5B107AA3" w:rsidR="00C27344" w:rsidRDefault="00AE3520" w:rsidP="000C7DC9">
            <w:pPr>
              <w:ind w:right="-46"/>
            </w:pPr>
            <w:proofErr w:type="spellStart"/>
            <w:r>
              <w:t>Corss</w:t>
            </w:r>
            <w:proofErr w:type="spellEnd"/>
            <w:r>
              <w:t xml:space="preserve"> sectional area</w:t>
            </w:r>
          </w:p>
        </w:tc>
        <w:tc>
          <w:tcPr>
            <w:tcW w:w="4718" w:type="dxa"/>
          </w:tcPr>
          <w:p w14:paraId="27150664" w14:textId="3C84CDED" w:rsidR="00C27344" w:rsidDel="009734A5" w:rsidRDefault="00CF6510" w:rsidP="000C7DC9">
            <w:pPr>
              <w:ind w:right="-46"/>
            </w:pPr>
            <w:r>
              <w:t>4.25 m</w:t>
            </w:r>
            <w:r w:rsidRPr="00CF6510">
              <w:rPr>
                <w:vertAlign w:val="superscript"/>
              </w:rPr>
              <w:t>2</w:t>
            </w:r>
          </w:p>
        </w:tc>
      </w:tr>
      <w:tr w:rsidR="00C27344" w14:paraId="52D70A65" w14:textId="77777777" w:rsidTr="000C5A61">
        <w:trPr>
          <w:trHeight w:val="462"/>
        </w:trPr>
        <w:tc>
          <w:tcPr>
            <w:tcW w:w="4718" w:type="dxa"/>
          </w:tcPr>
          <w:p w14:paraId="41741EDE" w14:textId="62FDE721" w:rsidR="00C27344" w:rsidRPr="000C5A61" w:rsidRDefault="00AE3520" w:rsidP="000C7DC9">
            <w:pPr>
              <w:ind w:right="-46"/>
              <w:rPr>
                <w:b/>
                <w:bCs/>
              </w:rPr>
            </w:pPr>
            <w:r w:rsidRPr="000C5A61">
              <w:rPr>
                <w:b/>
                <w:bCs/>
              </w:rPr>
              <w:t>Irrigation system</w:t>
            </w:r>
          </w:p>
        </w:tc>
        <w:tc>
          <w:tcPr>
            <w:tcW w:w="4718" w:type="dxa"/>
          </w:tcPr>
          <w:p w14:paraId="1ED0FF18" w14:textId="77777777" w:rsidR="00C27344" w:rsidDel="009734A5" w:rsidRDefault="00C27344" w:rsidP="000C7DC9">
            <w:pPr>
              <w:ind w:right="-46"/>
            </w:pPr>
          </w:p>
        </w:tc>
      </w:tr>
      <w:tr w:rsidR="00C27344" w14:paraId="0AAAB12F" w14:textId="77777777" w:rsidTr="000C5A61">
        <w:trPr>
          <w:trHeight w:val="476"/>
        </w:trPr>
        <w:tc>
          <w:tcPr>
            <w:tcW w:w="4718" w:type="dxa"/>
          </w:tcPr>
          <w:p w14:paraId="1EB693E5" w14:textId="2D87B83D" w:rsidR="00C27344" w:rsidRDefault="00AE3520" w:rsidP="000C7DC9">
            <w:pPr>
              <w:ind w:right="-46"/>
            </w:pPr>
            <w:r>
              <w:t>Pump irrigation system</w:t>
            </w:r>
          </w:p>
        </w:tc>
        <w:tc>
          <w:tcPr>
            <w:tcW w:w="4718" w:type="dxa"/>
          </w:tcPr>
          <w:p w14:paraId="5D546B71" w14:textId="2A803732" w:rsidR="00C27344" w:rsidDel="009734A5" w:rsidRDefault="00CF6510" w:rsidP="000C7DC9">
            <w:pPr>
              <w:ind w:right="-46"/>
            </w:pPr>
            <w:r>
              <w:t xml:space="preserve">350 mm </w:t>
            </w:r>
            <w:proofErr w:type="spellStart"/>
            <w:r>
              <w:t>dia</w:t>
            </w:r>
            <w:proofErr w:type="spellEnd"/>
            <w:r>
              <w:t>, propeller pump, Max head 1.2 m located at intake</w:t>
            </w:r>
          </w:p>
        </w:tc>
      </w:tr>
      <w:tr w:rsidR="00C27344" w14:paraId="088F7C33" w14:textId="77777777" w:rsidTr="000C5A61">
        <w:trPr>
          <w:trHeight w:val="476"/>
        </w:trPr>
        <w:tc>
          <w:tcPr>
            <w:tcW w:w="4718" w:type="dxa"/>
          </w:tcPr>
          <w:p w14:paraId="515C1776" w14:textId="50497A80" w:rsidR="00C27344" w:rsidRDefault="00AE3520" w:rsidP="000C7DC9">
            <w:pPr>
              <w:ind w:right="-46"/>
            </w:pPr>
            <w:r>
              <w:lastRenderedPageBreak/>
              <w:t>Irrigation water supply pipe for pump</w:t>
            </w:r>
          </w:p>
        </w:tc>
        <w:tc>
          <w:tcPr>
            <w:tcW w:w="4718" w:type="dxa"/>
          </w:tcPr>
          <w:p w14:paraId="54FCFD55" w14:textId="5C6DCF69" w:rsidR="00C27344" w:rsidDel="009734A5" w:rsidRDefault="00CF6510" w:rsidP="000C7DC9">
            <w:pPr>
              <w:ind w:right="-46"/>
            </w:pPr>
            <w:r>
              <w:t xml:space="preserve">350 mm </w:t>
            </w:r>
            <w:proofErr w:type="spellStart"/>
            <w:r>
              <w:t>dia</w:t>
            </w:r>
            <w:proofErr w:type="spellEnd"/>
            <w:r>
              <w:t>, 4 mm thick, located close to the irrigation outlet.</w:t>
            </w:r>
          </w:p>
        </w:tc>
      </w:tr>
      <w:tr w:rsidR="00C27344" w14:paraId="6667C0A9" w14:textId="77777777" w:rsidTr="000C5A61">
        <w:trPr>
          <w:trHeight w:val="462"/>
        </w:trPr>
        <w:tc>
          <w:tcPr>
            <w:tcW w:w="4718" w:type="dxa"/>
          </w:tcPr>
          <w:p w14:paraId="039C6D99" w14:textId="21CD9677" w:rsidR="00C27344" w:rsidRPr="000C5A61" w:rsidRDefault="00AE3520" w:rsidP="000C7DC9">
            <w:pPr>
              <w:ind w:right="-46"/>
              <w:rPr>
                <w:b/>
                <w:bCs/>
              </w:rPr>
            </w:pPr>
            <w:r w:rsidRPr="000C5A61">
              <w:rPr>
                <w:b/>
                <w:bCs/>
              </w:rPr>
              <w:t>Surge shaft</w:t>
            </w:r>
          </w:p>
        </w:tc>
        <w:tc>
          <w:tcPr>
            <w:tcW w:w="4718" w:type="dxa"/>
          </w:tcPr>
          <w:p w14:paraId="23253B7C" w14:textId="2C965643" w:rsidR="00C27344" w:rsidDel="009734A5" w:rsidRDefault="00CF6510" w:rsidP="000C7DC9">
            <w:pPr>
              <w:ind w:right="-46"/>
            </w:pPr>
            <w:r>
              <w:t>Addition of 1.5 m height in the existing surge tank with c/s area 12 m</w:t>
            </w:r>
            <w:r w:rsidRPr="00CF6510">
              <w:rPr>
                <w:vertAlign w:val="superscript"/>
              </w:rPr>
              <w:t>2</w:t>
            </w:r>
            <w:r>
              <w:t xml:space="preserve"> </w:t>
            </w:r>
          </w:p>
        </w:tc>
      </w:tr>
      <w:tr w:rsidR="00C27344" w14:paraId="23130BB7" w14:textId="77777777" w:rsidTr="000C5A61">
        <w:trPr>
          <w:trHeight w:val="846"/>
        </w:trPr>
        <w:tc>
          <w:tcPr>
            <w:tcW w:w="4718" w:type="dxa"/>
          </w:tcPr>
          <w:p w14:paraId="2605FB6D" w14:textId="77777777" w:rsidR="00C27344" w:rsidRPr="000C5A61" w:rsidRDefault="00AE3520" w:rsidP="000C7DC9">
            <w:pPr>
              <w:ind w:right="-46"/>
              <w:rPr>
                <w:b/>
                <w:bCs/>
              </w:rPr>
            </w:pPr>
            <w:r w:rsidRPr="000C5A61">
              <w:rPr>
                <w:b/>
                <w:bCs/>
              </w:rPr>
              <w:t>Penstock</w:t>
            </w:r>
          </w:p>
          <w:p w14:paraId="09402F5E" w14:textId="61468823" w:rsidR="00AE3520" w:rsidRDefault="00AE3520" w:rsidP="000C7DC9">
            <w:pPr>
              <w:ind w:right="-46"/>
            </w:pPr>
            <w:r>
              <w:t>-diameter</w:t>
            </w:r>
          </w:p>
        </w:tc>
        <w:tc>
          <w:tcPr>
            <w:tcW w:w="4718" w:type="dxa"/>
          </w:tcPr>
          <w:p w14:paraId="6A5D379D" w14:textId="77777777" w:rsidR="00C27344" w:rsidRDefault="00C27344" w:rsidP="000C7DC9">
            <w:pPr>
              <w:ind w:right="-46"/>
            </w:pPr>
          </w:p>
          <w:p w14:paraId="7E65D115" w14:textId="6229FBE0" w:rsidR="00CF6510" w:rsidDel="009734A5" w:rsidRDefault="00CF6510" w:rsidP="000C7DC9">
            <w:pPr>
              <w:ind w:right="-46"/>
            </w:pPr>
            <w:r>
              <w:t>1000-900 mm twin steel pipe (vertical, not embedded)</w:t>
            </w:r>
          </w:p>
        </w:tc>
      </w:tr>
      <w:tr w:rsidR="00C27344" w14:paraId="34803E80" w14:textId="77777777" w:rsidTr="000C5A61">
        <w:trPr>
          <w:trHeight w:val="462"/>
        </w:trPr>
        <w:tc>
          <w:tcPr>
            <w:tcW w:w="4718" w:type="dxa"/>
          </w:tcPr>
          <w:p w14:paraId="2CB53357" w14:textId="00EE4B39" w:rsidR="00C27344" w:rsidRDefault="00AE3520" w:rsidP="000C7DC9">
            <w:pPr>
              <w:ind w:right="-46"/>
            </w:pPr>
            <w:r>
              <w:t>-length</w:t>
            </w:r>
          </w:p>
        </w:tc>
        <w:tc>
          <w:tcPr>
            <w:tcW w:w="4718" w:type="dxa"/>
          </w:tcPr>
          <w:p w14:paraId="3E7F4B80" w14:textId="1205E906" w:rsidR="00C27344" w:rsidDel="009734A5" w:rsidRDefault="00CF6510" w:rsidP="000C7DC9">
            <w:pPr>
              <w:ind w:right="-46"/>
            </w:pPr>
            <w:r>
              <w:t>Vertical 244 m, Horizontal 32 m</w:t>
            </w:r>
          </w:p>
        </w:tc>
      </w:tr>
      <w:tr w:rsidR="00AE3520" w14:paraId="7AEC3293" w14:textId="77777777" w:rsidTr="000C5A61">
        <w:trPr>
          <w:trHeight w:val="846"/>
        </w:trPr>
        <w:tc>
          <w:tcPr>
            <w:tcW w:w="4718" w:type="dxa"/>
          </w:tcPr>
          <w:p w14:paraId="2CD8B046" w14:textId="77777777" w:rsidR="00AE3520" w:rsidRPr="000C5A61" w:rsidRDefault="00AE3520" w:rsidP="000C7DC9">
            <w:pPr>
              <w:ind w:right="-46"/>
              <w:rPr>
                <w:b/>
                <w:bCs/>
              </w:rPr>
            </w:pPr>
            <w:r w:rsidRPr="000C5A61">
              <w:rPr>
                <w:b/>
                <w:bCs/>
              </w:rPr>
              <w:t>Entrance shaft to powerhouse</w:t>
            </w:r>
          </w:p>
          <w:p w14:paraId="7971A3BE" w14:textId="29493019" w:rsidR="00AE3520" w:rsidRDefault="00AE3520" w:rsidP="000C7DC9">
            <w:pPr>
              <w:ind w:right="-46"/>
            </w:pPr>
            <w:r>
              <w:t>-length</w:t>
            </w:r>
          </w:p>
        </w:tc>
        <w:tc>
          <w:tcPr>
            <w:tcW w:w="4718" w:type="dxa"/>
          </w:tcPr>
          <w:p w14:paraId="392744E7" w14:textId="77777777" w:rsidR="00AE3520" w:rsidRDefault="00AE3520" w:rsidP="000C7DC9">
            <w:pPr>
              <w:ind w:right="-46"/>
            </w:pPr>
          </w:p>
          <w:p w14:paraId="17A39DDF" w14:textId="7708D0CE" w:rsidR="00CF6510" w:rsidDel="009734A5" w:rsidRDefault="00CF6510" w:rsidP="000C7DC9">
            <w:pPr>
              <w:ind w:right="-46"/>
            </w:pPr>
            <w:r>
              <w:t>234 m</w:t>
            </w:r>
          </w:p>
        </w:tc>
      </w:tr>
      <w:tr w:rsidR="00AE3520" w14:paraId="0BCEC6CC" w14:textId="77777777" w:rsidTr="000C5A61">
        <w:trPr>
          <w:trHeight w:val="357"/>
        </w:trPr>
        <w:tc>
          <w:tcPr>
            <w:tcW w:w="4718" w:type="dxa"/>
          </w:tcPr>
          <w:p w14:paraId="525D24F1" w14:textId="62F76A7B" w:rsidR="00AE3520" w:rsidRDefault="00AE3520" w:rsidP="000C7DC9">
            <w:pPr>
              <w:ind w:right="-46"/>
            </w:pPr>
            <w:r>
              <w:t>-diameter</w:t>
            </w:r>
          </w:p>
        </w:tc>
        <w:tc>
          <w:tcPr>
            <w:tcW w:w="4718" w:type="dxa"/>
          </w:tcPr>
          <w:p w14:paraId="5A5F0EFC" w14:textId="5057EADB" w:rsidR="00AE3520" w:rsidDel="009734A5" w:rsidRDefault="00CF6510" w:rsidP="000C7DC9">
            <w:pPr>
              <w:ind w:right="-46"/>
            </w:pPr>
            <w:r>
              <w:t>4 m</w:t>
            </w:r>
          </w:p>
        </w:tc>
      </w:tr>
      <w:tr w:rsidR="00AE3520" w14:paraId="622A390C" w14:textId="77777777" w:rsidTr="000C5A61">
        <w:trPr>
          <w:trHeight w:val="846"/>
        </w:trPr>
        <w:tc>
          <w:tcPr>
            <w:tcW w:w="4718" w:type="dxa"/>
          </w:tcPr>
          <w:p w14:paraId="673DF6C5" w14:textId="77777777" w:rsidR="00AE3520" w:rsidRPr="000C5A61" w:rsidRDefault="00AE3520" w:rsidP="000C7DC9">
            <w:pPr>
              <w:ind w:right="-46"/>
              <w:rPr>
                <w:b/>
                <w:bCs/>
              </w:rPr>
            </w:pPr>
            <w:r w:rsidRPr="000C5A61">
              <w:rPr>
                <w:b/>
                <w:bCs/>
              </w:rPr>
              <w:t>Powerhouse</w:t>
            </w:r>
          </w:p>
          <w:p w14:paraId="16AD2D25" w14:textId="74E05678" w:rsidR="00AE3520" w:rsidRDefault="00AE3520" w:rsidP="000C7DC9">
            <w:pPr>
              <w:ind w:right="-46"/>
            </w:pPr>
            <w:r>
              <w:t>-type</w:t>
            </w:r>
          </w:p>
        </w:tc>
        <w:tc>
          <w:tcPr>
            <w:tcW w:w="4718" w:type="dxa"/>
          </w:tcPr>
          <w:p w14:paraId="58CA2F58" w14:textId="77777777" w:rsidR="00AE3520" w:rsidRDefault="00AE3520" w:rsidP="000C7DC9">
            <w:pPr>
              <w:ind w:right="-46"/>
            </w:pPr>
          </w:p>
          <w:p w14:paraId="0CA99E4A" w14:textId="31B17788" w:rsidR="00CF6510" w:rsidDel="009734A5" w:rsidRDefault="00CF6510" w:rsidP="000C7DC9">
            <w:pPr>
              <w:ind w:right="-46"/>
            </w:pPr>
            <w:r>
              <w:t>Underground</w:t>
            </w:r>
          </w:p>
        </w:tc>
      </w:tr>
      <w:tr w:rsidR="00AE3520" w14:paraId="613064EB" w14:textId="77777777" w:rsidTr="000C5A61">
        <w:trPr>
          <w:trHeight w:val="476"/>
        </w:trPr>
        <w:tc>
          <w:tcPr>
            <w:tcW w:w="4718" w:type="dxa"/>
          </w:tcPr>
          <w:p w14:paraId="08DB7C18" w14:textId="04E77A30" w:rsidR="00AE3520" w:rsidRDefault="00AE3520" w:rsidP="000C7DC9">
            <w:pPr>
              <w:ind w:right="-46"/>
            </w:pPr>
            <w:r>
              <w:t>-size</w:t>
            </w:r>
          </w:p>
        </w:tc>
        <w:tc>
          <w:tcPr>
            <w:tcW w:w="4718" w:type="dxa"/>
          </w:tcPr>
          <w:p w14:paraId="67346C6C" w14:textId="0B4F012A" w:rsidR="00CF6510" w:rsidDel="009734A5" w:rsidRDefault="00CF6510" w:rsidP="000C7DC9">
            <w:pPr>
              <w:ind w:right="-46"/>
            </w:pPr>
            <w:r>
              <w:t>37 m long, 6.6 m wide and 11 m high with semicircular shape above the spring line</w:t>
            </w:r>
          </w:p>
        </w:tc>
      </w:tr>
      <w:tr w:rsidR="00AE3520" w14:paraId="3E6F9326" w14:textId="77777777" w:rsidTr="000C5A61">
        <w:trPr>
          <w:trHeight w:val="833"/>
        </w:trPr>
        <w:tc>
          <w:tcPr>
            <w:tcW w:w="4718" w:type="dxa"/>
          </w:tcPr>
          <w:p w14:paraId="61EA58AE" w14:textId="77777777" w:rsidR="00AE3520" w:rsidRPr="000C5A61" w:rsidRDefault="00AE3520" w:rsidP="000C7DC9">
            <w:pPr>
              <w:ind w:right="-46"/>
              <w:rPr>
                <w:b/>
                <w:bCs/>
              </w:rPr>
            </w:pPr>
            <w:r w:rsidRPr="000C5A61">
              <w:rPr>
                <w:b/>
                <w:bCs/>
              </w:rPr>
              <w:t>Head</w:t>
            </w:r>
          </w:p>
          <w:p w14:paraId="189C649D" w14:textId="31CFF0FD" w:rsidR="00AE3520" w:rsidRDefault="00AE3520" w:rsidP="000C7DC9">
            <w:pPr>
              <w:ind w:right="-46"/>
            </w:pPr>
            <w:r>
              <w:t>-gross</w:t>
            </w:r>
          </w:p>
        </w:tc>
        <w:tc>
          <w:tcPr>
            <w:tcW w:w="4718" w:type="dxa"/>
          </w:tcPr>
          <w:p w14:paraId="5F65AF1C" w14:textId="77777777" w:rsidR="00AE3520" w:rsidRDefault="00AE3520" w:rsidP="000C7DC9">
            <w:pPr>
              <w:ind w:right="-46"/>
            </w:pPr>
          </w:p>
          <w:p w14:paraId="42CC9B53" w14:textId="01069D98" w:rsidR="000C5A61" w:rsidDel="009734A5" w:rsidRDefault="000C5A61" w:rsidP="000C7DC9">
            <w:pPr>
              <w:ind w:right="-46"/>
            </w:pPr>
            <w:r>
              <w:t>247. 25 m</w:t>
            </w:r>
          </w:p>
        </w:tc>
      </w:tr>
      <w:tr w:rsidR="00AE3520" w14:paraId="3DFB38BF" w14:textId="77777777" w:rsidTr="000C5A61">
        <w:trPr>
          <w:trHeight w:val="476"/>
        </w:trPr>
        <w:tc>
          <w:tcPr>
            <w:tcW w:w="4718" w:type="dxa"/>
          </w:tcPr>
          <w:p w14:paraId="596CE408" w14:textId="033B5FF9" w:rsidR="00AE3520" w:rsidRDefault="00AE3520" w:rsidP="000C7DC9">
            <w:pPr>
              <w:ind w:right="-46"/>
            </w:pPr>
            <w:r>
              <w:t>-net</w:t>
            </w:r>
          </w:p>
        </w:tc>
        <w:tc>
          <w:tcPr>
            <w:tcW w:w="4718" w:type="dxa"/>
          </w:tcPr>
          <w:p w14:paraId="4174EED5" w14:textId="5D33C9C0" w:rsidR="00AE3520" w:rsidDel="009734A5" w:rsidRDefault="000C5A61" w:rsidP="000C7DC9">
            <w:pPr>
              <w:ind w:right="-46"/>
            </w:pPr>
            <w:r>
              <w:t>239.60m</w:t>
            </w:r>
          </w:p>
        </w:tc>
      </w:tr>
      <w:tr w:rsidR="00AE3520" w14:paraId="54AACD00" w14:textId="77777777" w:rsidTr="000C5A61">
        <w:trPr>
          <w:trHeight w:val="476"/>
        </w:trPr>
        <w:tc>
          <w:tcPr>
            <w:tcW w:w="4718" w:type="dxa"/>
          </w:tcPr>
          <w:p w14:paraId="69BCC948" w14:textId="7723037B" w:rsidR="00AE3520" w:rsidRDefault="00AE3520" w:rsidP="000C7DC9">
            <w:pPr>
              <w:ind w:right="-46"/>
            </w:pPr>
            <w:r>
              <w:t>Design Flow</w:t>
            </w:r>
          </w:p>
        </w:tc>
        <w:tc>
          <w:tcPr>
            <w:tcW w:w="4718" w:type="dxa"/>
          </w:tcPr>
          <w:p w14:paraId="0A82BD74" w14:textId="55168F0B" w:rsidR="00AE3520" w:rsidDel="009734A5" w:rsidRDefault="000C5A61" w:rsidP="000C7DC9">
            <w:pPr>
              <w:ind w:right="-46"/>
            </w:pPr>
            <w:r>
              <w:t>4.87 m</w:t>
            </w:r>
            <w:r w:rsidRPr="000C5A61">
              <w:rPr>
                <w:vertAlign w:val="superscript"/>
              </w:rPr>
              <w:t>3</w:t>
            </w:r>
            <w:r>
              <w:t>/s</w:t>
            </w:r>
          </w:p>
        </w:tc>
      </w:tr>
      <w:tr w:rsidR="00AE3520" w14:paraId="5FE48B9E" w14:textId="77777777" w:rsidTr="000C5A61">
        <w:trPr>
          <w:trHeight w:val="833"/>
        </w:trPr>
        <w:tc>
          <w:tcPr>
            <w:tcW w:w="4718" w:type="dxa"/>
          </w:tcPr>
          <w:p w14:paraId="734465E9" w14:textId="77777777" w:rsidR="00AE3520" w:rsidRPr="000C5A61" w:rsidRDefault="00AE3520" w:rsidP="000C7DC9">
            <w:pPr>
              <w:ind w:right="-46"/>
              <w:rPr>
                <w:b/>
                <w:bCs/>
              </w:rPr>
            </w:pPr>
            <w:r w:rsidRPr="000C5A61">
              <w:rPr>
                <w:b/>
                <w:bCs/>
              </w:rPr>
              <w:t>Tailrace tunnel</w:t>
            </w:r>
          </w:p>
          <w:p w14:paraId="37876C3E" w14:textId="2FAC9B71" w:rsidR="00AE3520" w:rsidRDefault="00AE3520" w:rsidP="000C7DC9">
            <w:pPr>
              <w:ind w:right="-46"/>
            </w:pPr>
            <w:r>
              <w:t>-Shape</w:t>
            </w:r>
          </w:p>
        </w:tc>
        <w:tc>
          <w:tcPr>
            <w:tcW w:w="4718" w:type="dxa"/>
          </w:tcPr>
          <w:p w14:paraId="1EF1BA2C" w14:textId="77777777" w:rsidR="00AE3520" w:rsidRDefault="00AE3520" w:rsidP="000C7DC9">
            <w:pPr>
              <w:ind w:right="-46"/>
            </w:pPr>
          </w:p>
          <w:p w14:paraId="615047EF" w14:textId="756FD5E7" w:rsidR="000C5A61" w:rsidDel="009734A5" w:rsidRDefault="000C5A61" w:rsidP="000C7DC9">
            <w:pPr>
              <w:ind w:right="-46"/>
            </w:pPr>
            <w:r>
              <w:t>D-shaped fully lined ( concrete /stone masonry), with 600 mm deep cut in the existing tunnel bed</w:t>
            </w:r>
          </w:p>
        </w:tc>
      </w:tr>
      <w:tr w:rsidR="00AE3520" w14:paraId="6B062354" w14:textId="77777777" w:rsidTr="000C5A61">
        <w:trPr>
          <w:trHeight w:val="476"/>
        </w:trPr>
        <w:tc>
          <w:tcPr>
            <w:tcW w:w="4718" w:type="dxa"/>
          </w:tcPr>
          <w:p w14:paraId="5DCD0689" w14:textId="352473F5" w:rsidR="00AE3520" w:rsidRDefault="00AE3520" w:rsidP="000C7DC9">
            <w:pPr>
              <w:ind w:right="-46"/>
            </w:pPr>
            <w:r>
              <w:t>-length</w:t>
            </w:r>
          </w:p>
        </w:tc>
        <w:tc>
          <w:tcPr>
            <w:tcW w:w="4718" w:type="dxa"/>
          </w:tcPr>
          <w:p w14:paraId="1D80A351" w14:textId="20C37FF6" w:rsidR="00AE3520" w:rsidDel="009734A5" w:rsidRDefault="000C5A61" w:rsidP="000C7DC9">
            <w:pPr>
              <w:ind w:right="-46"/>
            </w:pPr>
            <w:r>
              <w:t>1087 m</w:t>
            </w:r>
          </w:p>
        </w:tc>
      </w:tr>
      <w:tr w:rsidR="00AE3520" w14:paraId="20CE931B" w14:textId="77777777" w:rsidTr="000C5A61">
        <w:trPr>
          <w:trHeight w:val="476"/>
        </w:trPr>
        <w:tc>
          <w:tcPr>
            <w:tcW w:w="4718" w:type="dxa"/>
          </w:tcPr>
          <w:p w14:paraId="6586439A" w14:textId="5FF564FC" w:rsidR="00AE3520" w:rsidRDefault="00AE3520" w:rsidP="000C7DC9">
            <w:pPr>
              <w:ind w:right="-46"/>
            </w:pPr>
            <w:r>
              <w:t>-cross-sectional area</w:t>
            </w:r>
          </w:p>
        </w:tc>
        <w:tc>
          <w:tcPr>
            <w:tcW w:w="4718" w:type="dxa"/>
          </w:tcPr>
          <w:p w14:paraId="6ADC4EF9" w14:textId="3CECF432" w:rsidR="00AE3520" w:rsidDel="009734A5" w:rsidRDefault="000C5A61" w:rsidP="000C7DC9">
            <w:pPr>
              <w:ind w:right="-46"/>
            </w:pPr>
            <w:r>
              <w:t>5.25 m</w:t>
            </w:r>
            <w:r w:rsidRPr="000C5A61">
              <w:rPr>
                <w:vertAlign w:val="superscript"/>
              </w:rPr>
              <w:t>2</w:t>
            </w:r>
          </w:p>
        </w:tc>
      </w:tr>
      <w:tr w:rsidR="00C27344" w14:paraId="6FF2A05F" w14:textId="77777777" w:rsidTr="000C5A61">
        <w:trPr>
          <w:trHeight w:val="833"/>
        </w:trPr>
        <w:tc>
          <w:tcPr>
            <w:tcW w:w="4718" w:type="dxa"/>
          </w:tcPr>
          <w:p w14:paraId="647C1001" w14:textId="77777777" w:rsidR="00C27344" w:rsidRPr="000C5A61" w:rsidRDefault="00AE3520" w:rsidP="000C7DC9">
            <w:pPr>
              <w:ind w:right="-46"/>
              <w:rPr>
                <w:b/>
                <w:bCs/>
              </w:rPr>
            </w:pPr>
            <w:r w:rsidRPr="000C5A61">
              <w:rPr>
                <w:b/>
                <w:bCs/>
              </w:rPr>
              <w:t>Turbines</w:t>
            </w:r>
          </w:p>
          <w:p w14:paraId="36EA758A" w14:textId="2BCAF240" w:rsidR="00AE3520" w:rsidRDefault="00AE3520" w:rsidP="000C7DC9">
            <w:pPr>
              <w:ind w:right="-46"/>
            </w:pPr>
            <w:r>
              <w:t>-type</w:t>
            </w:r>
          </w:p>
        </w:tc>
        <w:tc>
          <w:tcPr>
            <w:tcW w:w="4718" w:type="dxa"/>
          </w:tcPr>
          <w:p w14:paraId="731DEDCE" w14:textId="77777777" w:rsidR="00C27344" w:rsidRDefault="00C27344" w:rsidP="000C7DC9">
            <w:pPr>
              <w:ind w:right="-46"/>
            </w:pPr>
          </w:p>
          <w:p w14:paraId="5BABFC15" w14:textId="5864FBD4" w:rsidR="000C5A61" w:rsidDel="009734A5" w:rsidRDefault="000C5A61" w:rsidP="000C7DC9">
            <w:pPr>
              <w:ind w:right="-46"/>
            </w:pPr>
            <w:r>
              <w:t>Pelton (3 jets horizontal shaft arrangement)</w:t>
            </w:r>
          </w:p>
        </w:tc>
      </w:tr>
      <w:tr w:rsidR="00C27344" w14:paraId="2EF5FD63" w14:textId="77777777" w:rsidTr="000C5A61">
        <w:trPr>
          <w:trHeight w:val="476"/>
        </w:trPr>
        <w:tc>
          <w:tcPr>
            <w:tcW w:w="4718" w:type="dxa"/>
          </w:tcPr>
          <w:p w14:paraId="49FF482F" w14:textId="6501DC8C" w:rsidR="00C27344" w:rsidRDefault="00AE3520" w:rsidP="000C7DC9">
            <w:pPr>
              <w:ind w:right="-46"/>
            </w:pPr>
            <w:r>
              <w:t>-no of units</w:t>
            </w:r>
          </w:p>
        </w:tc>
        <w:tc>
          <w:tcPr>
            <w:tcW w:w="4718" w:type="dxa"/>
          </w:tcPr>
          <w:p w14:paraId="61810DA9" w14:textId="2997D690" w:rsidR="00C27344" w:rsidDel="009734A5" w:rsidRDefault="000C5A61" w:rsidP="000C7DC9">
            <w:pPr>
              <w:ind w:right="-46"/>
            </w:pPr>
            <w:r>
              <w:t xml:space="preserve">3 </w:t>
            </w:r>
            <w:proofErr w:type="spellStart"/>
            <w:r>
              <w:t>nos</w:t>
            </w:r>
            <w:bookmarkStart w:id="77" w:name="_GoBack"/>
            <w:bookmarkEnd w:id="77"/>
            <w:proofErr w:type="spellEnd"/>
          </w:p>
        </w:tc>
      </w:tr>
      <w:tr w:rsidR="00C27344" w14:paraId="6B6A696D" w14:textId="77777777" w:rsidTr="000C5A61">
        <w:trPr>
          <w:trHeight w:val="846"/>
        </w:trPr>
        <w:tc>
          <w:tcPr>
            <w:tcW w:w="4718" w:type="dxa"/>
          </w:tcPr>
          <w:p w14:paraId="60D2F33C" w14:textId="77777777" w:rsidR="00C27344" w:rsidRPr="000C5A61" w:rsidRDefault="00AE3520" w:rsidP="000C7DC9">
            <w:pPr>
              <w:ind w:right="-46"/>
              <w:rPr>
                <w:b/>
                <w:bCs/>
              </w:rPr>
            </w:pPr>
            <w:r w:rsidRPr="000C5A61">
              <w:rPr>
                <w:b/>
                <w:bCs/>
              </w:rPr>
              <w:lastRenderedPageBreak/>
              <w:t>Generators</w:t>
            </w:r>
          </w:p>
          <w:p w14:paraId="2E069582" w14:textId="492BA2B2" w:rsidR="00AE3520" w:rsidRDefault="00AE3520" w:rsidP="000C7DC9">
            <w:pPr>
              <w:ind w:right="-46"/>
            </w:pPr>
            <w:r>
              <w:t>-type</w:t>
            </w:r>
          </w:p>
        </w:tc>
        <w:tc>
          <w:tcPr>
            <w:tcW w:w="4718" w:type="dxa"/>
          </w:tcPr>
          <w:p w14:paraId="7F5CC643" w14:textId="77777777" w:rsidR="00C27344" w:rsidRDefault="00C27344" w:rsidP="000C7DC9">
            <w:pPr>
              <w:ind w:right="-46"/>
            </w:pPr>
          </w:p>
          <w:p w14:paraId="4DA26E33" w14:textId="76AC07C0" w:rsidR="000C5A61" w:rsidDel="009734A5" w:rsidRDefault="000C5A61" w:rsidP="000C7DC9">
            <w:pPr>
              <w:ind w:right="-46"/>
            </w:pPr>
            <w:r>
              <w:t xml:space="preserve">Synchronous, brushless, </w:t>
            </w:r>
            <w:proofErr w:type="spellStart"/>
            <w:r>
              <w:t>self excited</w:t>
            </w:r>
            <w:proofErr w:type="spellEnd"/>
          </w:p>
        </w:tc>
      </w:tr>
      <w:tr w:rsidR="00C27344" w14:paraId="0A1F33E9" w14:textId="77777777" w:rsidTr="000C5A61">
        <w:trPr>
          <w:trHeight w:val="462"/>
        </w:trPr>
        <w:tc>
          <w:tcPr>
            <w:tcW w:w="4718" w:type="dxa"/>
          </w:tcPr>
          <w:p w14:paraId="6C5B5EB3" w14:textId="7B4722E8" w:rsidR="00C27344" w:rsidRDefault="00AE3520" w:rsidP="000C7DC9">
            <w:pPr>
              <w:ind w:right="-46"/>
            </w:pPr>
            <w:r>
              <w:t>No of units</w:t>
            </w:r>
          </w:p>
        </w:tc>
        <w:tc>
          <w:tcPr>
            <w:tcW w:w="4718" w:type="dxa"/>
          </w:tcPr>
          <w:p w14:paraId="084CECA5" w14:textId="019254C6" w:rsidR="00C27344" w:rsidDel="009734A5" w:rsidRDefault="000C5A61" w:rsidP="000C7DC9">
            <w:pPr>
              <w:ind w:right="-46"/>
            </w:pPr>
            <w:r>
              <w:t xml:space="preserve">3 </w:t>
            </w:r>
            <w:proofErr w:type="spellStart"/>
            <w:r>
              <w:t>nos</w:t>
            </w:r>
            <w:proofErr w:type="spellEnd"/>
          </w:p>
        </w:tc>
      </w:tr>
      <w:tr w:rsidR="00C27344" w14:paraId="56117F14" w14:textId="77777777" w:rsidTr="000C5A61">
        <w:trPr>
          <w:trHeight w:val="476"/>
        </w:trPr>
        <w:tc>
          <w:tcPr>
            <w:tcW w:w="4718" w:type="dxa"/>
          </w:tcPr>
          <w:p w14:paraId="6A172D6F" w14:textId="6235A0D1" w:rsidR="00C27344" w:rsidRDefault="00AE3520" w:rsidP="000C7DC9">
            <w:pPr>
              <w:ind w:right="-46"/>
            </w:pPr>
            <w:r>
              <w:t>Capacity</w:t>
            </w:r>
          </w:p>
        </w:tc>
        <w:tc>
          <w:tcPr>
            <w:tcW w:w="4718" w:type="dxa"/>
          </w:tcPr>
          <w:p w14:paraId="1636F995" w14:textId="4973E9F7" w:rsidR="00C27344" w:rsidDel="009734A5" w:rsidRDefault="000C5A61" w:rsidP="000C7DC9">
            <w:pPr>
              <w:ind w:right="-46"/>
            </w:pPr>
            <w:r>
              <w:t>5 MVA</w:t>
            </w:r>
          </w:p>
        </w:tc>
      </w:tr>
      <w:tr w:rsidR="00AE3520" w14:paraId="3B608833" w14:textId="77777777" w:rsidTr="000C5A61">
        <w:trPr>
          <w:trHeight w:val="476"/>
        </w:trPr>
        <w:tc>
          <w:tcPr>
            <w:tcW w:w="4718" w:type="dxa"/>
          </w:tcPr>
          <w:p w14:paraId="2773641C" w14:textId="6912140C" w:rsidR="00AE3520" w:rsidRDefault="00AE3520" w:rsidP="000C7DC9">
            <w:pPr>
              <w:ind w:right="-46"/>
            </w:pPr>
            <w:r>
              <w:t>Voltage</w:t>
            </w:r>
          </w:p>
        </w:tc>
        <w:tc>
          <w:tcPr>
            <w:tcW w:w="4718" w:type="dxa"/>
          </w:tcPr>
          <w:p w14:paraId="10D44B7C" w14:textId="6D7363C1" w:rsidR="00AE3520" w:rsidDel="009734A5" w:rsidRDefault="000C5A61" w:rsidP="000C7DC9">
            <w:pPr>
              <w:ind w:right="-46"/>
            </w:pPr>
            <w:r>
              <w:t>6.6 kV</w:t>
            </w:r>
          </w:p>
        </w:tc>
      </w:tr>
      <w:tr w:rsidR="00AE3520" w14:paraId="0211630C" w14:textId="77777777" w:rsidTr="000C5A61">
        <w:trPr>
          <w:trHeight w:val="462"/>
        </w:trPr>
        <w:tc>
          <w:tcPr>
            <w:tcW w:w="4718" w:type="dxa"/>
          </w:tcPr>
          <w:p w14:paraId="0155D031" w14:textId="19B836DB" w:rsidR="00AE3520" w:rsidRPr="000C5A61" w:rsidRDefault="00AE3520" w:rsidP="000C7DC9">
            <w:pPr>
              <w:ind w:right="-46"/>
              <w:rPr>
                <w:b/>
                <w:bCs/>
              </w:rPr>
            </w:pPr>
            <w:r w:rsidRPr="000C5A61">
              <w:rPr>
                <w:b/>
                <w:bCs/>
              </w:rPr>
              <w:t>Transmission Line</w:t>
            </w:r>
          </w:p>
        </w:tc>
        <w:tc>
          <w:tcPr>
            <w:tcW w:w="4718" w:type="dxa"/>
          </w:tcPr>
          <w:p w14:paraId="54209C1A" w14:textId="77777777" w:rsidR="00AE3520" w:rsidDel="009734A5" w:rsidRDefault="00AE3520" w:rsidP="000C7DC9">
            <w:pPr>
              <w:ind w:right="-46"/>
            </w:pPr>
          </w:p>
        </w:tc>
      </w:tr>
      <w:tr w:rsidR="00AE3520" w14:paraId="52CB4612" w14:textId="77777777" w:rsidTr="000C5A61">
        <w:trPr>
          <w:trHeight w:val="476"/>
        </w:trPr>
        <w:tc>
          <w:tcPr>
            <w:tcW w:w="4718" w:type="dxa"/>
          </w:tcPr>
          <w:p w14:paraId="70117AE1" w14:textId="63D445BC" w:rsidR="00AE3520" w:rsidRDefault="00AE3520" w:rsidP="000C7DC9">
            <w:pPr>
              <w:ind w:right="-46"/>
            </w:pPr>
            <w:r>
              <w:t>-length</w:t>
            </w:r>
          </w:p>
        </w:tc>
        <w:tc>
          <w:tcPr>
            <w:tcW w:w="4718" w:type="dxa"/>
          </w:tcPr>
          <w:p w14:paraId="69A3FA6E" w14:textId="3F6131A1" w:rsidR="00AE3520" w:rsidDel="009734A5" w:rsidRDefault="000C5A61" w:rsidP="000C7DC9">
            <w:pPr>
              <w:ind w:right="-46"/>
            </w:pPr>
            <w:r>
              <w:t>0.5 km</w:t>
            </w:r>
          </w:p>
        </w:tc>
      </w:tr>
      <w:tr w:rsidR="00AE3520" w14:paraId="49A2BC85" w14:textId="77777777" w:rsidTr="000C5A61">
        <w:trPr>
          <w:trHeight w:val="476"/>
        </w:trPr>
        <w:tc>
          <w:tcPr>
            <w:tcW w:w="4718" w:type="dxa"/>
          </w:tcPr>
          <w:p w14:paraId="5B4C00E5" w14:textId="28BA5528" w:rsidR="00AE3520" w:rsidRDefault="00AE3520" w:rsidP="000C7DC9">
            <w:pPr>
              <w:ind w:right="-46"/>
            </w:pPr>
            <w:r>
              <w:t>-voltage</w:t>
            </w:r>
          </w:p>
        </w:tc>
        <w:tc>
          <w:tcPr>
            <w:tcW w:w="4718" w:type="dxa"/>
          </w:tcPr>
          <w:p w14:paraId="0DCB41AA" w14:textId="26D30CCD" w:rsidR="00AE3520" w:rsidDel="009734A5" w:rsidRDefault="000C5A61" w:rsidP="000C7DC9">
            <w:pPr>
              <w:ind w:right="-46"/>
            </w:pPr>
            <w:r>
              <w:t>132 kV</w:t>
            </w:r>
          </w:p>
        </w:tc>
      </w:tr>
      <w:tr w:rsidR="00AE3520" w14:paraId="1840B9AC" w14:textId="77777777" w:rsidTr="000C5A61">
        <w:trPr>
          <w:trHeight w:val="462"/>
        </w:trPr>
        <w:tc>
          <w:tcPr>
            <w:tcW w:w="4718" w:type="dxa"/>
          </w:tcPr>
          <w:p w14:paraId="03272924" w14:textId="67C757C5" w:rsidR="00AE3520" w:rsidRPr="000C5A61" w:rsidRDefault="00AE3520" w:rsidP="000C7DC9">
            <w:pPr>
              <w:ind w:right="-46"/>
              <w:rPr>
                <w:b/>
                <w:bCs/>
              </w:rPr>
            </w:pPr>
            <w:r w:rsidRPr="000C5A61">
              <w:rPr>
                <w:b/>
                <w:bCs/>
              </w:rPr>
              <w:t>Mean annual saleable energy Production</w:t>
            </w:r>
          </w:p>
        </w:tc>
        <w:tc>
          <w:tcPr>
            <w:tcW w:w="4718" w:type="dxa"/>
          </w:tcPr>
          <w:p w14:paraId="1061EFFF" w14:textId="4346A5B8" w:rsidR="00AE3520" w:rsidDel="009734A5" w:rsidRDefault="000C5A61" w:rsidP="000C7DC9">
            <w:pPr>
              <w:ind w:right="-46"/>
            </w:pPr>
            <w:r>
              <w:t xml:space="preserve">66.23 </w:t>
            </w:r>
            <w:proofErr w:type="spellStart"/>
            <w:r>
              <w:t>GWh</w:t>
            </w:r>
            <w:proofErr w:type="spellEnd"/>
            <w:r>
              <w:t xml:space="preserve"> in a normal year</w:t>
            </w:r>
          </w:p>
        </w:tc>
      </w:tr>
      <w:tr w:rsidR="00AE3520" w14:paraId="2E237315" w14:textId="77777777" w:rsidTr="000C5A61">
        <w:trPr>
          <w:trHeight w:val="476"/>
        </w:trPr>
        <w:tc>
          <w:tcPr>
            <w:tcW w:w="4718" w:type="dxa"/>
          </w:tcPr>
          <w:p w14:paraId="20106120" w14:textId="2368A29C" w:rsidR="00AE3520" w:rsidRDefault="00AE3520" w:rsidP="000C7DC9">
            <w:pPr>
              <w:ind w:right="-46"/>
            </w:pPr>
            <w:r>
              <w:t>Dry Energy ( Mid December-mid April)</w:t>
            </w:r>
          </w:p>
        </w:tc>
        <w:tc>
          <w:tcPr>
            <w:tcW w:w="4718" w:type="dxa"/>
          </w:tcPr>
          <w:p w14:paraId="2F6AC565" w14:textId="00BCAB6D" w:rsidR="00AE3520" w:rsidDel="009734A5" w:rsidRDefault="000C5A61" w:rsidP="000C7DC9">
            <w:pPr>
              <w:ind w:right="-46"/>
            </w:pPr>
            <w:r>
              <w:t xml:space="preserve">16.60 </w:t>
            </w:r>
            <w:proofErr w:type="spellStart"/>
            <w:r>
              <w:t>GWh</w:t>
            </w:r>
            <w:proofErr w:type="spellEnd"/>
          </w:p>
        </w:tc>
      </w:tr>
      <w:tr w:rsidR="00AE3520" w14:paraId="7E4EA7AD" w14:textId="77777777" w:rsidTr="000C5A61">
        <w:trPr>
          <w:trHeight w:val="476"/>
        </w:trPr>
        <w:tc>
          <w:tcPr>
            <w:tcW w:w="4718" w:type="dxa"/>
          </w:tcPr>
          <w:p w14:paraId="2102B9BB" w14:textId="569CEC7A" w:rsidR="00AE3520" w:rsidRDefault="00AE3520" w:rsidP="000C7DC9">
            <w:pPr>
              <w:ind w:right="-46"/>
            </w:pPr>
            <w:proofErr w:type="spellStart"/>
            <w:r>
              <w:t>Wer</w:t>
            </w:r>
            <w:proofErr w:type="spellEnd"/>
            <w:r>
              <w:t xml:space="preserve"> Energy ( </w:t>
            </w:r>
            <w:proofErr w:type="spellStart"/>
            <w:r>
              <w:t>mid April</w:t>
            </w:r>
            <w:proofErr w:type="spellEnd"/>
            <w:r>
              <w:t>-mid December)</w:t>
            </w:r>
          </w:p>
        </w:tc>
        <w:tc>
          <w:tcPr>
            <w:tcW w:w="4718" w:type="dxa"/>
          </w:tcPr>
          <w:p w14:paraId="009C1141" w14:textId="0B21C331" w:rsidR="00AE3520" w:rsidDel="009734A5" w:rsidRDefault="000C5A61" w:rsidP="000C7DC9">
            <w:pPr>
              <w:ind w:right="-46"/>
            </w:pPr>
            <w:r>
              <w:t xml:space="preserve">49.63 </w:t>
            </w:r>
            <w:proofErr w:type="spellStart"/>
            <w:r>
              <w:t>GWh</w:t>
            </w:r>
            <w:proofErr w:type="spellEnd"/>
          </w:p>
        </w:tc>
      </w:tr>
      <w:tr w:rsidR="00AE3520" w14:paraId="42101016" w14:textId="77777777" w:rsidTr="000C5A61">
        <w:trPr>
          <w:trHeight w:val="462"/>
        </w:trPr>
        <w:tc>
          <w:tcPr>
            <w:tcW w:w="4718" w:type="dxa"/>
          </w:tcPr>
          <w:p w14:paraId="2A83997A" w14:textId="2D43CD36" w:rsidR="00AE3520" w:rsidRDefault="000C5A61" w:rsidP="000C7DC9">
            <w:pPr>
              <w:ind w:right="-46"/>
            </w:pPr>
            <w:r>
              <w:t>Commissioned date</w:t>
            </w:r>
          </w:p>
        </w:tc>
        <w:tc>
          <w:tcPr>
            <w:tcW w:w="4718" w:type="dxa"/>
          </w:tcPr>
          <w:p w14:paraId="15A3A57B" w14:textId="0810268E" w:rsidR="00AE3520" w:rsidDel="009734A5" w:rsidRDefault="000C5A61" w:rsidP="000C7DC9">
            <w:pPr>
              <w:ind w:right="-46"/>
            </w:pPr>
            <w:ins w:id="78" w:author="Kumar Baral" w:date="2023-01-30T13:44:00Z">
              <w:r w:rsidRPr="000C5A61">
                <w:t>22</w:t>
              </w:r>
              <w:r w:rsidRPr="000C5A61">
                <w:rPr>
                  <w:vertAlign w:val="superscript"/>
                  <w:rPrChange w:id="79" w:author="Kumar Baral" w:date="2023-01-30T13:44:00Z">
                    <w:rPr/>
                  </w:rPrChange>
                </w:rPr>
                <w:t>nd</w:t>
              </w:r>
              <w:r w:rsidRPr="000C5A61">
                <w:t xml:space="preserve"> of Chaitra 2072</w:t>
              </w:r>
            </w:ins>
          </w:p>
        </w:tc>
      </w:tr>
    </w:tbl>
    <w:p w14:paraId="635D5B2F" w14:textId="77777777" w:rsidR="00185774" w:rsidRDefault="00185774" w:rsidP="000C7DC9">
      <w:pPr>
        <w:ind w:right="-46"/>
      </w:pPr>
    </w:p>
    <w:p w14:paraId="0E8F0ADB" w14:textId="77777777" w:rsidR="00185774" w:rsidRDefault="000C7DC9" w:rsidP="000C7DC9">
      <w:pPr>
        <w:ind w:right="-46"/>
      </w:pPr>
      <w:r w:rsidRPr="00976A12">
        <w:t xml:space="preserve"> </w:t>
      </w:r>
    </w:p>
    <w:p w14:paraId="6C269C77" w14:textId="12F65106" w:rsidR="000C7DC9" w:rsidRPr="00976A12" w:rsidRDefault="000C7DC9" w:rsidP="000C7DC9">
      <w:pPr>
        <w:ind w:right="-46"/>
      </w:pPr>
      <w:r w:rsidRPr="00976A12">
        <w:t xml:space="preserve">accurate assessment of long-term hydrology is essential to any hydropower project. The longer the hydrological records, more reliable are the estimation of design parameters for the project. In the case of ungauged (i.e., either limited or no stream flow records) river, direct measurements of hydrological parameters are not available, so, it is necessary to look at catchments that have similar catchment characteristics and meteorological records for the estimation of the hydrological data. </w:t>
      </w:r>
    </w:p>
    <w:p w14:paraId="204D742C" w14:textId="77777777" w:rsidR="000C7DC9" w:rsidRPr="00976A12" w:rsidRDefault="000C7DC9" w:rsidP="000C7DC9">
      <w:pPr>
        <w:ind w:right="-46"/>
      </w:pPr>
      <w:r w:rsidRPr="00976A12">
        <w:t xml:space="preserve">The hydrological study of the project area comprises the desk study, field investigation, collection of hydrological and meteorological data from nearby project area, and various literature reviews. Briefly the hydrological study covers the following: </w:t>
      </w:r>
    </w:p>
    <w:p w14:paraId="566E8809" w14:textId="77777777" w:rsidR="000C7DC9" w:rsidRPr="00976A12" w:rsidRDefault="000C7DC9" w:rsidP="000C7DC9">
      <w:pPr>
        <w:pStyle w:val="BulletShort"/>
        <w:numPr>
          <w:ilvl w:val="0"/>
          <w:numId w:val="55"/>
        </w:numPr>
        <w:tabs>
          <w:tab w:val="left" w:pos="72"/>
          <w:tab w:val="left" w:pos="360"/>
          <w:tab w:val="left" w:pos="432"/>
        </w:tabs>
        <w:ind w:right="-46"/>
      </w:pPr>
      <w:r>
        <w:t>Collection of Hydrological data from the gauging stations</w:t>
      </w:r>
      <w:r w:rsidRPr="00976A12">
        <w:t>,</w:t>
      </w:r>
    </w:p>
    <w:p w14:paraId="6965A91E" w14:textId="77777777" w:rsidR="000C7DC9" w:rsidRPr="00976A12" w:rsidRDefault="000C7DC9" w:rsidP="000C7DC9">
      <w:pPr>
        <w:pStyle w:val="BulletShort"/>
        <w:numPr>
          <w:ilvl w:val="0"/>
          <w:numId w:val="55"/>
        </w:numPr>
        <w:tabs>
          <w:tab w:val="left" w:pos="72"/>
          <w:tab w:val="left" w:pos="360"/>
          <w:tab w:val="left" w:pos="432"/>
        </w:tabs>
        <w:ind w:right="-46"/>
      </w:pPr>
      <w:r>
        <w:t>Processing of the data as required</w:t>
      </w:r>
      <w:r w:rsidRPr="00976A12">
        <w:t>,</w:t>
      </w:r>
    </w:p>
    <w:p w14:paraId="7C15DAA8" w14:textId="77777777" w:rsidR="000C7DC9" w:rsidRPr="00976A12" w:rsidRDefault="000C7DC9" w:rsidP="000C7DC9">
      <w:pPr>
        <w:pStyle w:val="BulletShort"/>
        <w:numPr>
          <w:ilvl w:val="0"/>
          <w:numId w:val="55"/>
        </w:numPr>
        <w:tabs>
          <w:tab w:val="left" w:pos="72"/>
          <w:tab w:val="left" w:pos="360"/>
          <w:tab w:val="left" w:pos="432"/>
        </w:tabs>
        <w:ind w:right="-46"/>
      </w:pPr>
      <w:r>
        <w:t>To evaluate climate cycle and the impact of climate change based on the collected data</w:t>
      </w:r>
      <w:r w:rsidRPr="00976A12">
        <w:t>,</w:t>
      </w:r>
    </w:p>
    <w:p w14:paraId="6D725B69" w14:textId="77777777" w:rsidR="000C7DC9" w:rsidRPr="00976A12" w:rsidRDefault="000C7DC9" w:rsidP="000C7DC9">
      <w:pPr>
        <w:pStyle w:val="BulletShort"/>
        <w:numPr>
          <w:ilvl w:val="0"/>
          <w:numId w:val="55"/>
        </w:numPr>
        <w:tabs>
          <w:tab w:val="left" w:pos="72"/>
          <w:tab w:val="left" w:pos="360"/>
          <w:tab w:val="left" w:pos="432"/>
        </w:tabs>
        <w:ind w:right="-46"/>
      </w:pPr>
      <w:r>
        <w:t>Preparation of report</w:t>
      </w:r>
    </w:p>
    <w:p w14:paraId="525FE9AC" w14:textId="77777777" w:rsidR="000C7DC9" w:rsidRPr="000C7DC9" w:rsidRDefault="000C7DC9" w:rsidP="000C7DC9">
      <w:pPr>
        <w:rPr>
          <w:ins w:id="80" w:author="Kumar Baral" w:date="2023-01-25T17:07:00Z"/>
        </w:rPr>
      </w:pPr>
    </w:p>
    <w:p w14:paraId="390B277E" w14:textId="67DFD788" w:rsidR="006238CC" w:rsidRPr="001F4328" w:rsidDel="00BE56FB" w:rsidRDefault="006238CC" w:rsidP="001F4328">
      <w:pPr>
        <w:pStyle w:val="Heading2"/>
        <w:rPr>
          <w:del w:id="81" w:author="Kumar Baral" w:date="2023-01-25T17:07:00Z"/>
        </w:rPr>
      </w:pPr>
      <w:del w:id="82" w:author="Kumar Baral" w:date="2023-01-25T17:07:00Z">
        <w:r w:rsidRPr="001F4328" w:rsidDel="00BE56FB">
          <w:delText>Introduction</w:delText>
        </w:r>
        <w:bookmarkStart w:id="83" w:name="_Toc125973931"/>
        <w:bookmarkStart w:id="84" w:name="_Toc125974216"/>
        <w:bookmarkStart w:id="85" w:name="_Toc126055133"/>
        <w:bookmarkStart w:id="86" w:name="_Toc126057925"/>
        <w:bookmarkEnd w:id="57"/>
        <w:bookmarkEnd w:id="58"/>
        <w:bookmarkEnd w:id="59"/>
        <w:bookmarkEnd w:id="83"/>
        <w:bookmarkEnd w:id="84"/>
        <w:bookmarkEnd w:id="85"/>
        <w:bookmarkEnd w:id="86"/>
      </w:del>
    </w:p>
    <w:p w14:paraId="5DC697AF" w14:textId="6E14CC7A" w:rsidR="006238CC" w:rsidRPr="006527E6" w:rsidDel="00926F57" w:rsidRDefault="006238CC" w:rsidP="00F96D25">
      <w:pPr>
        <w:numPr>
          <w:ilvl w:val="0"/>
          <w:numId w:val="21"/>
        </w:numPr>
        <w:rPr>
          <w:del w:id="87" w:author="Pravash Mool" w:date="2022-12-13T12:29:00Z"/>
          <w:highlight w:val="yellow"/>
          <w:rPrChange w:id="88" w:author="Kumar Baral" w:date="2022-12-12T15:58:00Z">
            <w:rPr>
              <w:del w:id="89" w:author="Pravash Mool" w:date="2022-12-13T12:29:00Z"/>
            </w:rPr>
          </w:rPrChange>
        </w:rPr>
      </w:pPr>
      <w:bookmarkStart w:id="90" w:name="_Toc434844265"/>
      <w:bookmarkStart w:id="91" w:name="_Toc25316035"/>
      <w:del w:id="92" w:author="Pravash Mool" w:date="2022-12-13T12:29:00Z">
        <w:r w:rsidRPr="006527E6" w:rsidDel="00926F57">
          <w:rPr>
            <w:highlight w:val="yellow"/>
            <w:rPrChange w:id="93" w:author="Kumar Baral" w:date="2022-12-12T15:58:00Z">
              <w:rPr/>
            </w:rPrChange>
          </w:rPr>
          <w:delText xml:space="preserve">Updating of extreme flood </w:delText>
        </w:r>
        <w:bookmarkStart w:id="94" w:name="_Toc121834201"/>
        <w:bookmarkStart w:id="95" w:name="_Toc125550068"/>
        <w:bookmarkStart w:id="96" w:name="_Toc125555563"/>
        <w:bookmarkStart w:id="97" w:name="_Toc125557435"/>
        <w:bookmarkStart w:id="98" w:name="_Toc125559322"/>
        <w:bookmarkStart w:id="99" w:name="_Toc125618500"/>
        <w:bookmarkStart w:id="100" w:name="_Toc125639947"/>
        <w:bookmarkStart w:id="101" w:name="_Toc125642162"/>
        <w:bookmarkStart w:id="102" w:name="_Toc125973932"/>
        <w:bookmarkStart w:id="103" w:name="_Toc125974217"/>
        <w:bookmarkStart w:id="104" w:name="_Toc126055134"/>
        <w:bookmarkStart w:id="105" w:name="_Toc126057926"/>
        <w:bookmarkEnd w:id="94"/>
        <w:bookmarkEnd w:id="95"/>
        <w:bookmarkEnd w:id="96"/>
        <w:bookmarkEnd w:id="97"/>
        <w:bookmarkEnd w:id="98"/>
        <w:bookmarkEnd w:id="99"/>
        <w:bookmarkEnd w:id="100"/>
        <w:bookmarkEnd w:id="101"/>
        <w:bookmarkEnd w:id="102"/>
        <w:bookmarkEnd w:id="103"/>
        <w:bookmarkEnd w:id="104"/>
        <w:bookmarkEnd w:id="105"/>
      </w:del>
    </w:p>
    <w:p w14:paraId="26B5EA72" w14:textId="59E16569" w:rsidR="006238CC" w:rsidRDefault="006238CC" w:rsidP="001F4328">
      <w:pPr>
        <w:pStyle w:val="Heading2"/>
      </w:pPr>
      <w:bookmarkStart w:id="106" w:name="_Toc68879953"/>
      <w:bookmarkStart w:id="107" w:name="_Toc126057927"/>
      <w:r w:rsidRPr="006238CC">
        <w:t>Catchment Characteristics</w:t>
      </w:r>
      <w:bookmarkEnd w:id="90"/>
      <w:bookmarkEnd w:id="91"/>
      <w:bookmarkEnd w:id="106"/>
      <w:bookmarkEnd w:id="107"/>
    </w:p>
    <w:p w14:paraId="277FB201" w14:textId="77777777" w:rsidR="000C7DC9" w:rsidRDefault="000C7DC9" w:rsidP="000C7DC9">
      <w:r w:rsidRPr="008A7711">
        <w:rPr>
          <w:rFonts w:cstheme="minorBidi"/>
        </w:rPr>
        <w:t xml:space="preserve">In hydrology, catchment properties refer to the physical and geographical features of an area that influence the flow of water in a watershed. These properties include the size, shape, slope, soil type, vegetation cover, and land use. The interaction of these properties affects the amount and distribution of rainfall that becomes runoff and contributes to the overall water balance of the catchment. Understanding catchment </w:t>
      </w:r>
      <w:r w:rsidRPr="008A7711">
        <w:rPr>
          <w:rFonts w:cstheme="minorBidi"/>
        </w:rPr>
        <w:lastRenderedPageBreak/>
        <w:t>properties is important for effective water management, as it helps in predicting the response of a watershed to precipitation events and in designing appropriate water management strategies.</w:t>
      </w:r>
    </w:p>
    <w:p w14:paraId="68DC92BF" w14:textId="77777777" w:rsidR="000C7DC9" w:rsidRDefault="000C7DC9" w:rsidP="000C7DC9">
      <w:r w:rsidRPr="008A7711">
        <w:rPr>
          <w:rFonts w:cstheme="minorBidi"/>
        </w:rPr>
        <w:t>Additionally, catchment properties play a crucial role in determining the rate and duration of runoff, as well as the potential for flooding, erosion and sedimentation. They also impact water quality by affecting the movement and distribution of pollutants in the watershed. By considering catchment properties in hydrological models, engineers and scientists can more accurately predict and manage water resources, ensuring a sustainable water supply for future generations. Thus, a comprehensive understanding of catchment properties is essential for effective water resource management and decision making.</w:t>
      </w:r>
    </w:p>
    <w:p w14:paraId="70F6A70A" w14:textId="52FAE08F" w:rsidR="000C7DC9" w:rsidRDefault="000C7DC9" w:rsidP="000C7DC9">
      <w:pPr>
        <w:rPr>
          <w:ins w:id="108" w:author="Kumar Baral" w:date="2023-01-30T16:43:00Z"/>
        </w:rPr>
      </w:pPr>
      <w:del w:id="109" w:author="Kumar Baral" w:date="2023-01-30T16:41:00Z">
        <w:r w:rsidDel="008B66D5">
          <w:delText>In Jhimruk hydropower the catchment</w:delText>
        </w:r>
      </w:del>
      <w:ins w:id="110" w:author="Kumar Baral" w:date="2023-01-30T16:41:00Z">
        <w:r w:rsidR="008B66D5">
          <w:t xml:space="preserve">The </w:t>
        </w:r>
        <w:proofErr w:type="spellStart"/>
        <w:r w:rsidR="008B66D5">
          <w:t>andhi</w:t>
        </w:r>
        <w:proofErr w:type="spellEnd"/>
        <w:r w:rsidR="008B66D5">
          <w:t xml:space="preserve"> Khola is one of the </w:t>
        </w:r>
        <w:proofErr w:type="gramStart"/>
        <w:r w:rsidR="008B66D5">
          <w:t>major  tributaries</w:t>
        </w:r>
        <w:proofErr w:type="gramEnd"/>
        <w:r w:rsidR="008B66D5">
          <w:t xml:space="preserve"> of the kali </w:t>
        </w:r>
        <w:proofErr w:type="spellStart"/>
        <w:r w:rsidR="008B66D5">
          <w:t>gandaki</w:t>
        </w:r>
        <w:proofErr w:type="spellEnd"/>
        <w:r w:rsidR="008B66D5">
          <w:t xml:space="preserve"> river which belongs to the </w:t>
        </w:r>
        <w:proofErr w:type="spellStart"/>
        <w:r w:rsidR="008B66D5">
          <w:t>Narayani</w:t>
        </w:r>
        <w:proofErr w:type="spellEnd"/>
        <w:r w:rsidR="008B66D5">
          <w:t xml:space="preserve"> Basin. It originates from </w:t>
        </w:r>
        <w:proofErr w:type="spellStart"/>
        <w:r w:rsidR="008B66D5">
          <w:t>Dahare</w:t>
        </w:r>
        <w:proofErr w:type="spellEnd"/>
        <w:r w:rsidR="008B66D5">
          <w:t xml:space="preserve"> </w:t>
        </w:r>
      </w:ins>
      <w:proofErr w:type="spellStart"/>
      <w:ins w:id="111" w:author="Kumar Baral" w:date="2023-01-30T16:42:00Z">
        <w:r w:rsidR="008B66D5">
          <w:t>Lek</w:t>
        </w:r>
        <w:proofErr w:type="spellEnd"/>
        <w:r w:rsidR="008B66D5">
          <w:t xml:space="preserve"> and its catchment extends up to </w:t>
        </w:r>
        <w:proofErr w:type="spellStart"/>
        <w:r w:rsidR="008B66D5">
          <w:t>Panchase</w:t>
        </w:r>
        <w:proofErr w:type="spellEnd"/>
        <w:r w:rsidR="008B66D5">
          <w:t xml:space="preserve"> </w:t>
        </w:r>
        <w:proofErr w:type="spellStart"/>
        <w:r w:rsidR="008B66D5">
          <w:t>Danda</w:t>
        </w:r>
        <w:proofErr w:type="spellEnd"/>
        <w:r w:rsidR="008B66D5">
          <w:t xml:space="preserve"> (hill). The highest point on the catchment area has an elevation of 2517 m above mean sea level. </w:t>
        </w:r>
      </w:ins>
      <w:ins w:id="112" w:author="Kumar Baral" w:date="2023-01-30T16:43:00Z">
        <w:r w:rsidR="008B66D5">
          <w:t>Average gradient of the river within the project area is about 1 in 135.</w:t>
        </w:r>
      </w:ins>
    </w:p>
    <w:p w14:paraId="7D85A4F0" w14:textId="4715D895" w:rsidR="008B66D5" w:rsidDel="008B66D5" w:rsidRDefault="008B66D5" w:rsidP="000C7DC9">
      <w:pPr>
        <w:rPr>
          <w:del w:id="113" w:author="Kumar Baral" w:date="2023-01-30T16:44:00Z"/>
        </w:rPr>
      </w:pPr>
      <w:ins w:id="114" w:author="Kumar Baral" w:date="2023-01-30T16:43:00Z">
        <w:r>
          <w:t xml:space="preserve">The basin has characteristic of mountainous catchment. The total catchment area upstream of the intake site is 444 </w:t>
        </w:r>
      </w:ins>
      <w:ins w:id="115" w:author="Kumar Baral" w:date="2023-01-30T16:44:00Z">
        <w:r>
          <w:t xml:space="preserve">km2. The intake site is located at an elevation </w:t>
        </w:r>
      </w:ins>
      <w:ins w:id="116" w:author="Kumar Baral" w:date="2023-01-30T16:47:00Z">
        <w:r>
          <w:t xml:space="preserve">about 630 m and is approximately 1 km </w:t>
        </w:r>
      </w:ins>
      <w:ins w:id="117" w:author="Kumar Baral" w:date="2023-01-30T16:48:00Z">
        <w:r>
          <w:t xml:space="preserve">North-West from the </w:t>
        </w:r>
        <w:proofErr w:type="spellStart"/>
        <w:r>
          <w:t>Galyang</w:t>
        </w:r>
        <w:proofErr w:type="spellEnd"/>
        <w:r>
          <w:t xml:space="preserve"> Bazaar.</w:t>
        </w:r>
      </w:ins>
    </w:p>
    <w:p w14:paraId="2C22AE83" w14:textId="5932D364" w:rsidR="008B66D5" w:rsidRDefault="008B66D5" w:rsidP="000C7DC9">
      <w:pPr>
        <w:rPr>
          <w:ins w:id="118" w:author="Kumar Baral" w:date="2023-01-30T16:48:00Z"/>
        </w:rPr>
      </w:pPr>
    </w:p>
    <w:p w14:paraId="0DE475FA" w14:textId="3AB8B577" w:rsidR="008B66D5" w:rsidRDefault="008B66D5" w:rsidP="000C7DC9">
      <w:pPr>
        <w:rPr>
          <w:ins w:id="119" w:author="Kumar Baral" w:date="2023-01-30T16:49:00Z"/>
        </w:rPr>
      </w:pPr>
      <w:ins w:id="120" w:author="Kumar Baral" w:date="2023-01-30T16:48:00Z">
        <w:r>
          <w:t xml:space="preserve">There is no gauging station at the intake site of the existing </w:t>
        </w:r>
      </w:ins>
      <w:proofErr w:type="spellStart"/>
      <w:ins w:id="121" w:author="Kumar Baral" w:date="2023-01-30T16:49:00Z">
        <w:r>
          <w:t>Andhi</w:t>
        </w:r>
        <w:proofErr w:type="spellEnd"/>
        <w:r>
          <w:t xml:space="preserve"> Khola Hydropower Project though it is in operation since last 14 years and thus lacks hydrological database.</w:t>
        </w:r>
      </w:ins>
    </w:p>
    <w:p w14:paraId="5B167085" w14:textId="710C35F6" w:rsidR="008B66D5" w:rsidRDefault="008B66D5" w:rsidP="000C7DC9">
      <w:pPr>
        <w:rPr>
          <w:ins w:id="122" w:author="Kumar Baral" w:date="2023-01-30T16:54:00Z"/>
        </w:rPr>
      </w:pPr>
      <w:ins w:id="123" w:author="Kumar Baral" w:date="2023-01-30T16:50:00Z">
        <w:r>
          <w:t xml:space="preserve">A </w:t>
        </w:r>
        <w:proofErr w:type="spellStart"/>
        <w:r>
          <w:t>guging</w:t>
        </w:r>
        <w:proofErr w:type="spellEnd"/>
        <w:r>
          <w:t xml:space="preserve"> station has been installed at about 3 km upstream form the intake of the existing </w:t>
        </w:r>
        <w:proofErr w:type="spellStart"/>
        <w:r>
          <w:t>andhi</w:t>
        </w:r>
        <w:proofErr w:type="spellEnd"/>
        <w:r>
          <w:t xml:space="preserve"> </w:t>
        </w:r>
        <w:proofErr w:type="spellStart"/>
        <w:r>
          <w:t>khol</w:t>
        </w:r>
        <w:proofErr w:type="spellEnd"/>
        <w:r>
          <w:t xml:space="preserve"> hydropower </w:t>
        </w:r>
      </w:ins>
      <w:ins w:id="124" w:author="Kumar Baral" w:date="2023-01-30T16:51:00Z">
        <w:r>
          <w:t>project</w:t>
        </w:r>
      </w:ins>
      <w:ins w:id="125" w:author="Kumar Baral" w:date="2023-01-30T16:50:00Z">
        <w:r>
          <w:t xml:space="preserve"> </w:t>
        </w:r>
      </w:ins>
      <w:ins w:id="126" w:author="Kumar Baral" w:date="2023-01-30T16:51:00Z">
        <w:r>
          <w:t xml:space="preserve">by BPC one year back and </w:t>
        </w:r>
        <w:proofErr w:type="spellStart"/>
        <w:r>
          <w:t>guagung</w:t>
        </w:r>
        <w:proofErr w:type="spellEnd"/>
        <w:r>
          <w:t xml:space="preserve"> dat</w:t>
        </w:r>
        <w:r w:rsidR="00E154F9">
          <w:t xml:space="preserve">a is being recorded twice a day. Which could be used in future for correlation and/or </w:t>
        </w:r>
      </w:ins>
      <w:ins w:id="127" w:author="Kumar Baral" w:date="2023-01-30T16:52:00Z">
        <w:r w:rsidR="00E154F9">
          <w:t>comparison</w:t>
        </w:r>
      </w:ins>
      <w:ins w:id="128" w:author="Kumar Baral" w:date="2023-01-30T16:51:00Z">
        <w:r w:rsidR="00E154F9">
          <w:t xml:space="preserve"> </w:t>
        </w:r>
      </w:ins>
      <w:ins w:id="129" w:author="Kumar Baral" w:date="2023-01-30T16:52:00Z">
        <w:r w:rsidR="00E154F9">
          <w:t xml:space="preserve">purpose. DHM has established gauging station at </w:t>
        </w:r>
        <w:proofErr w:type="spellStart"/>
        <w:r w:rsidR="00E154F9">
          <w:t>dumrichaur</w:t>
        </w:r>
        <w:proofErr w:type="spellEnd"/>
        <w:r w:rsidR="00E154F9">
          <w:t xml:space="preserve"> some kilometer further downstream from the </w:t>
        </w:r>
        <w:proofErr w:type="spellStart"/>
        <w:r w:rsidR="00E154F9">
          <w:t>andhi</w:t>
        </w:r>
        <w:proofErr w:type="spellEnd"/>
        <w:r w:rsidR="00E154F9">
          <w:t xml:space="preserve"> khola </w:t>
        </w:r>
        <w:proofErr w:type="spellStart"/>
        <w:r w:rsidR="00E154F9">
          <w:t>headworks</w:t>
        </w:r>
        <w:proofErr w:type="spellEnd"/>
        <w:r w:rsidR="00E154F9">
          <w:t xml:space="preserve"> and the same data have been used to </w:t>
        </w:r>
        <w:proofErr w:type="spellStart"/>
        <w:r w:rsidR="00E154F9">
          <w:t>analyse</w:t>
        </w:r>
        <w:proofErr w:type="spellEnd"/>
        <w:r w:rsidR="00E154F9">
          <w:t xml:space="preserve"> </w:t>
        </w:r>
        <w:proofErr w:type="spellStart"/>
        <w:r w:rsidR="00E154F9">
          <w:t>hydrlogixal</w:t>
        </w:r>
        <w:proofErr w:type="spellEnd"/>
        <w:r w:rsidR="00E154F9">
          <w:t xml:space="preserve"> data for the propose project.</w:t>
        </w:r>
      </w:ins>
      <w:r w:rsidR="00D20E7B">
        <w:t xml:space="preserve"> </w:t>
      </w:r>
      <w:proofErr w:type="gramStart"/>
      <w:ins w:id="130" w:author="Kumar Baral" w:date="2023-01-30T16:52:00Z">
        <w:r w:rsidR="00E154F9">
          <w:t>Therefore</w:t>
        </w:r>
        <w:proofErr w:type="gramEnd"/>
        <w:r w:rsidR="00E154F9">
          <w:t xml:space="preserve"> a </w:t>
        </w:r>
        <w:proofErr w:type="spellStart"/>
        <w:r w:rsidR="00E154F9">
          <w:t>compartion</w:t>
        </w:r>
        <w:proofErr w:type="spellEnd"/>
        <w:r w:rsidR="00E154F9">
          <w:t xml:space="preserve"> of catchment characteristics of the </w:t>
        </w:r>
        <w:proofErr w:type="spellStart"/>
        <w:r w:rsidR="00E154F9">
          <w:t>andhi</w:t>
        </w:r>
        <w:proofErr w:type="spellEnd"/>
        <w:r w:rsidR="00E154F9">
          <w:t xml:space="preserve"> khola at </w:t>
        </w:r>
        <w:proofErr w:type="spellStart"/>
        <w:r w:rsidR="00E154F9">
          <w:t>dumrichau</w:t>
        </w:r>
        <w:proofErr w:type="spellEnd"/>
        <w:r w:rsidR="00E154F9">
          <w:t xml:space="preserve"> and intake area is needed </w:t>
        </w:r>
      </w:ins>
      <w:ins w:id="131" w:author="Kumar Baral" w:date="2023-01-30T16:53:00Z">
        <w:r w:rsidR="00E154F9">
          <w:t>because</w:t>
        </w:r>
      </w:ins>
      <w:ins w:id="132" w:author="Kumar Baral" w:date="2023-01-30T16:52:00Z">
        <w:r w:rsidR="00E154F9">
          <w:t xml:space="preserve"> </w:t>
        </w:r>
      </w:ins>
      <w:ins w:id="133" w:author="Kumar Baral" w:date="2023-01-30T16:53:00Z">
        <w:r w:rsidR="00E154F9">
          <w:t xml:space="preserve">of the location of gauging station. The recorded data at the </w:t>
        </w:r>
        <w:proofErr w:type="spellStart"/>
        <w:r w:rsidR="00E154F9">
          <w:t>dumrichaur</w:t>
        </w:r>
        <w:proofErr w:type="spellEnd"/>
        <w:r w:rsidR="00E154F9">
          <w:t xml:space="preserve"> stream gauging station to </w:t>
        </w:r>
        <w:proofErr w:type="spellStart"/>
        <w:r w:rsidR="00E154F9">
          <w:t>andkhola</w:t>
        </w:r>
        <w:proofErr w:type="spellEnd"/>
        <w:r w:rsidR="00E154F9">
          <w:t xml:space="preserve"> </w:t>
        </w:r>
        <w:proofErr w:type="spellStart"/>
        <w:r w:rsidR="00E154F9">
          <w:t>intka</w:t>
        </w:r>
        <w:proofErr w:type="spellEnd"/>
        <w:r w:rsidR="00E154F9">
          <w:t xml:space="preserve"> using the catchment ration of 0.933</w:t>
        </w:r>
      </w:ins>
      <w:r w:rsidR="00D20E7B">
        <w:t xml:space="preserve"> (444</w:t>
      </w:r>
      <w:ins w:id="134" w:author="Kumar Baral" w:date="2023-01-30T16:54:00Z">
        <w:r w:rsidR="00E154F9">
          <w:t xml:space="preserve"> Km</w:t>
        </w:r>
        <w:r w:rsidR="00E154F9" w:rsidRPr="00D20E7B">
          <w:rPr>
            <w:vertAlign w:val="superscript"/>
          </w:rPr>
          <w:t>2</w:t>
        </w:r>
        <w:r w:rsidR="00E154F9">
          <w:t>/476 km</w:t>
        </w:r>
        <w:r w:rsidR="00E154F9" w:rsidRPr="00D20E7B">
          <w:rPr>
            <w:vertAlign w:val="superscript"/>
          </w:rPr>
          <w:t>2</w:t>
        </w:r>
        <w:r w:rsidR="00E154F9">
          <w:t>)</w:t>
        </w:r>
      </w:ins>
      <w:r w:rsidR="00856AA3">
        <w:t>.</w:t>
      </w:r>
    </w:p>
    <w:tbl>
      <w:tblPr>
        <w:tblStyle w:val="TableGrid"/>
        <w:tblW w:w="0" w:type="auto"/>
        <w:tblLook w:val="04A0" w:firstRow="1" w:lastRow="0" w:firstColumn="1" w:lastColumn="0" w:noHBand="0" w:noVBand="1"/>
      </w:tblPr>
      <w:tblGrid>
        <w:gridCol w:w="1875"/>
        <w:gridCol w:w="1875"/>
        <w:gridCol w:w="1875"/>
        <w:gridCol w:w="1876"/>
        <w:gridCol w:w="1876"/>
      </w:tblGrid>
      <w:tr w:rsidR="00E154F9" w14:paraId="66948F5A" w14:textId="77777777" w:rsidTr="00E154F9">
        <w:trPr>
          <w:ins w:id="135" w:author="Kumar Baral" w:date="2023-01-30T16:54:00Z"/>
        </w:trPr>
        <w:tc>
          <w:tcPr>
            <w:tcW w:w="1875" w:type="dxa"/>
          </w:tcPr>
          <w:p w14:paraId="26652069" w14:textId="417E9524" w:rsidR="00E154F9" w:rsidRDefault="00E154F9" w:rsidP="000C7DC9">
            <w:pPr>
              <w:rPr>
                <w:ins w:id="136" w:author="Kumar Baral" w:date="2023-01-30T16:54:00Z"/>
              </w:rPr>
            </w:pPr>
            <w:ins w:id="137" w:author="Kumar Baral" w:date="2023-01-30T16:54:00Z">
              <w:r>
                <w:t>Elevation</w:t>
              </w:r>
            </w:ins>
          </w:p>
        </w:tc>
        <w:tc>
          <w:tcPr>
            <w:tcW w:w="1875" w:type="dxa"/>
          </w:tcPr>
          <w:p w14:paraId="10991E02" w14:textId="77777777" w:rsidR="00E154F9" w:rsidRDefault="00E154F9" w:rsidP="000C7DC9">
            <w:pPr>
              <w:rPr>
                <w:ins w:id="138" w:author="Kumar Baral" w:date="2023-01-30T16:54:00Z"/>
              </w:rPr>
            </w:pPr>
          </w:p>
        </w:tc>
        <w:tc>
          <w:tcPr>
            <w:tcW w:w="1875" w:type="dxa"/>
          </w:tcPr>
          <w:p w14:paraId="5D20FF9A" w14:textId="77777777" w:rsidR="00E154F9" w:rsidRDefault="00E154F9" w:rsidP="000C7DC9">
            <w:pPr>
              <w:rPr>
                <w:ins w:id="139" w:author="Kumar Baral" w:date="2023-01-30T16:54:00Z"/>
              </w:rPr>
            </w:pPr>
          </w:p>
        </w:tc>
        <w:tc>
          <w:tcPr>
            <w:tcW w:w="1876" w:type="dxa"/>
          </w:tcPr>
          <w:p w14:paraId="55FA9EB8" w14:textId="77777777" w:rsidR="00E154F9" w:rsidRDefault="00E154F9" w:rsidP="000C7DC9">
            <w:pPr>
              <w:rPr>
                <w:ins w:id="140" w:author="Kumar Baral" w:date="2023-01-30T16:54:00Z"/>
              </w:rPr>
            </w:pPr>
          </w:p>
        </w:tc>
        <w:tc>
          <w:tcPr>
            <w:tcW w:w="1876" w:type="dxa"/>
          </w:tcPr>
          <w:p w14:paraId="0AA7E8A4" w14:textId="77777777" w:rsidR="00E154F9" w:rsidRDefault="00E154F9" w:rsidP="000C7DC9">
            <w:pPr>
              <w:rPr>
                <w:ins w:id="141" w:author="Kumar Baral" w:date="2023-01-30T16:54:00Z"/>
              </w:rPr>
            </w:pPr>
          </w:p>
        </w:tc>
      </w:tr>
      <w:tr w:rsidR="00E154F9" w14:paraId="4E75B182" w14:textId="77777777" w:rsidTr="00E154F9">
        <w:trPr>
          <w:ins w:id="142" w:author="Kumar Baral" w:date="2023-01-30T16:54:00Z"/>
        </w:trPr>
        <w:tc>
          <w:tcPr>
            <w:tcW w:w="1875" w:type="dxa"/>
          </w:tcPr>
          <w:p w14:paraId="6C4C5D3D" w14:textId="77777777" w:rsidR="00E154F9" w:rsidRDefault="00E154F9" w:rsidP="000C7DC9">
            <w:pPr>
              <w:rPr>
                <w:ins w:id="143" w:author="Kumar Baral" w:date="2023-01-30T16:54:00Z"/>
              </w:rPr>
            </w:pPr>
          </w:p>
        </w:tc>
        <w:tc>
          <w:tcPr>
            <w:tcW w:w="1875" w:type="dxa"/>
          </w:tcPr>
          <w:p w14:paraId="48A1DC6E" w14:textId="6AF411C2" w:rsidR="00E154F9" w:rsidRDefault="00E154F9" w:rsidP="000C7DC9">
            <w:pPr>
              <w:rPr>
                <w:ins w:id="144" w:author="Kumar Baral" w:date="2023-01-30T16:54:00Z"/>
              </w:rPr>
            </w:pPr>
            <w:ins w:id="145" w:author="Kumar Baral" w:date="2023-01-30T16:54:00Z">
              <w:r>
                <w:t>area</w:t>
              </w:r>
            </w:ins>
          </w:p>
        </w:tc>
        <w:tc>
          <w:tcPr>
            <w:tcW w:w="1875" w:type="dxa"/>
          </w:tcPr>
          <w:p w14:paraId="049237C3" w14:textId="326592C1" w:rsidR="00E154F9" w:rsidRDefault="00E154F9" w:rsidP="000C7DC9">
            <w:pPr>
              <w:rPr>
                <w:ins w:id="146" w:author="Kumar Baral" w:date="2023-01-30T16:54:00Z"/>
              </w:rPr>
            </w:pPr>
            <w:ins w:id="147" w:author="Kumar Baral" w:date="2023-01-30T16:54:00Z">
              <w:r>
                <w:t>%</w:t>
              </w:r>
            </w:ins>
          </w:p>
        </w:tc>
        <w:tc>
          <w:tcPr>
            <w:tcW w:w="1876" w:type="dxa"/>
          </w:tcPr>
          <w:p w14:paraId="7871F879" w14:textId="5E5999BF" w:rsidR="00E154F9" w:rsidRDefault="00E154F9" w:rsidP="000C7DC9">
            <w:pPr>
              <w:rPr>
                <w:ins w:id="148" w:author="Kumar Baral" w:date="2023-01-30T16:54:00Z"/>
              </w:rPr>
            </w:pPr>
            <w:ins w:id="149" w:author="Kumar Baral" w:date="2023-01-30T16:54:00Z">
              <w:r>
                <w:t>area</w:t>
              </w:r>
            </w:ins>
          </w:p>
        </w:tc>
        <w:tc>
          <w:tcPr>
            <w:tcW w:w="1876" w:type="dxa"/>
          </w:tcPr>
          <w:p w14:paraId="4756227B" w14:textId="57BECD43" w:rsidR="00E154F9" w:rsidRDefault="00E154F9" w:rsidP="000C7DC9">
            <w:pPr>
              <w:rPr>
                <w:ins w:id="150" w:author="Kumar Baral" w:date="2023-01-30T16:54:00Z"/>
              </w:rPr>
            </w:pPr>
            <w:ins w:id="151" w:author="Kumar Baral" w:date="2023-01-30T16:54:00Z">
              <w:r>
                <w:t>%</w:t>
              </w:r>
            </w:ins>
          </w:p>
        </w:tc>
      </w:tr>
      <w:tr w:rsidR="00E154F9" w14:paraId="4930E639" w14:textId="77777777" w:rsidTr="00E154F9">
        <w:trPr>
          <w:ins w:id="152" w:author="Kumar Baral" w:date="2023-01-30T16:54:00Z"/>
        </w:trPr>
        <w:tc>
          <w:tcPr>
            <w:tcW w:w="1875" w:type="dxa"/>
          </w:tcPr>
          <w:p w14:paraId="1427A67D" w14:textId="0A7DF7F5" w:rsidR="00E154F9" w:rsidRDefault="00E154F9" w:rsidP="000C7DC9">
            <w:pPr>
              <w:rPr>
                <w:ins w:id="153" w:author="Kumar Baral" w:date="2023-01-30T16:54:00Z"/>
              </w:rPr>
            </w:pPr>
            <w:ins w:id="154" w:author="Kumar Baral" w:date="2023-01-30T16:55:00Z">
              <w:r>
                <w:t>&lt;3000</w:t>
              </w:r>
            </w:ins>
          </w:p>
        </w:tc>
        <w:tc>
          <w:tcPr>
            <w:tcW w:w="1875" w:type="dxa"/>
          </w:tcPr>
          <w:p w14:paraId="502AD037" w14:textId="7981CA0C" w:rsidR="00E154F9" w:rsidRDefault="00E154F9" w:rsidP="000C7DC9">
            <w:pPr>
              <w:rPr>
                <w:ins w:id="155" w:author="Kumar Baral" w:date="2023-01-30T16:54:00Z"/>
              </w:rPr>
            </w:pPr>
            <w:ins w:id="156" w:author="Kumar Baral" w:date="2023-01-30T16:55:00Z">
              <w:r>
                <w:t>476</w:t>
              </w:r>
            </w:ins>
          </w:p>
        </w:tc>
        <w:tc>
          <w:tcPr>
            <w:tcW w:w="1875" w:type="dxa"/>
          </w:tcPr>
          <w:p w14:paraId="1582C0C6" w14:textId="45C90697" w:rsidR="00E154F9" w:rsidRDefault="00E154F9" w:rsidP="000C7DC9">
            <w:pPr>
              <w:rPr>
                <w:ins w:id="157" w:author="Kumar Baral" w:date="2023-01-30T16:54:00Z"/>
              </w:rPr>
            </w:pPr>
            <w:ins w:id="158" w:author="Kumar Baral" w:date="2023-01-30T16:55:00Z">
              <w:r>
                <w:t>100</w:t>
              </w:r>
            </w:ins>
          </w:p>
        </w:tc>
        <w:tc>
          <w:tcPr>
            <w:tcW w:w="1876" w:type="dxa"/>
          </w:tcPr>
          <w:p w14:paraId="542A29E5" w14:textId="44306D7A" w:rsidR="00E154F9" w:rsidRDefault="00E154F9" w:rsidP="000C7DC9">
            <w:pPr>
              <w:rPr>
                <w:ins w:id="159" w:author="Kumar Baral" w:date="2023-01-30T16:54:00Z"/>
              </w:rPr>
            </w:pPr>
            <w:ins w:id="160" w:author="Kumar Baral" w:date="2023-01-30T16:55:00Z">
              <w:r>
                <w:t>444</w:t>
              </w:r>
            </w:ins>
          </w:p>
        </w:tc>
        <w:tc>
          <w:tcPr>
            <w:tcW w:w="1876" w:type="dxa"/>
          </w:tcPr>
          <w:p w14:paraId="70961858" w14:textId="5BD54311" w:rsidR="00E154F9" w:rsidRDefault="00E154F9" w:rsidP="000C7DC9">
            <w:pPr>
              <w:rPr>
                <w:ins w:id="161" w:author="Kumar Baral" w:date="2023-01-30T16:54:00Z"/>
              </w:rPr>
            </w:pPr>
            <w:ins w:id="162" w:author="Kumar Baral" w:date="2023-01-30T16:55:00Z">
              <w:r>
                <w:t>100</w:t>
              </w:r>
            </w:ins>
          </w:p>
        </w:tc>
      </w:tr>
      <w:tr w:rsidR="00E154F9" w14:paraId="0569F32E" w14:textId="77777777" w:rsidTr="00E154F9">
        <w:trPr>
          <w:ins w:id="163" w:author="Kumar Baral" w:date="2023-01-30T16:54:00Z"/>
        </w:trPr>
        <w:tc>
          <w:tcPr>
            <w:tcW w:w="1875" w:type="dxa"/>
          </w:tcPr>
          <w:p w14:paraId="73FCF517" w14:textId="6CC2635B" w:rsidR="00E154F9" w:rsidRDefault="00E154F9" w:rsidP="000C7DC9">
            <w:pPr>
              <w:rPr>
                <w:ins w:id="164" w:author="Kumar Baral" w:date="2023-01-30T16:54:00Z"/>
              </w:rPr>
            </w:pPr>
            <w:ins w:id="165" w:author="Kumar Baral" w:date="2023-01-30T16:55:00Z">
              <w:r>
                <w:t>&gt;3000</w:t>
              </w:r>
            </w:ins>
          </w:p>
        </w:tc>
        <w:tc>
          <w:tcPr>
            <w:tcW w:w="1875" w:type="dxa"/>
          </w:tcPr>
          <w:p w14:paraId="4A537222" w14:textId="6815D01A" w:rsidR="00E154F9" w:rsidRDefault="00E154F9" w:rsidP="000C7DC9">
            <w:pPr>
              <w:rPr>
                <w:ins w:id="166" w:author="Kumar Baral" w:date="2023-01-30T16:54:00Z"/>
              </w:rPr>
            </w:pPr>
            <w:ins w:id="167" w:author="Kumar Baral" w:date="2023-01-30T16:55:00Z">
              <w:r>
                <w:t>0</w:t>
              </w:r>
            </w:ins>
          </w:p>
        </w:tc>
        <w:tc>
          <w:tcPr>
            <w:tcW w:w="1875" w:type="dxa"/>
          </w:tcPr>
          <w:p w14:paraId="7E4E6913" w14:textId="43413BA8" w:rsidR="00E154F9" w:rsidRDefault="00E154F9" w:rsidP="000C7DC9">
            <w:pPr>
              <w:rPr>
                <w:ins w:id="168" w:author="Kumar Baral" w:date="2023-01-30T16:54:00Z"/>
              </w:rPr>
            </w:pPr>
            <w:ins w:id="169" w:author="Kumar Baral" w:date="2023-01-30T16:55:00Z">
              <w:r>
                <w:t>0</w:t>
              </w:r>
            </w:ins>
          </w:p>
        </w:tc>
        <w:tc>
          <w:tcPr>
            <w:tcW w:w="1876" w:type="dxa"/>
          </w:tcPr>
          <w:p w14:paraId="2121FF3B" w14:textId="323B51B5" w:rsidR="00E154F9" w:rsidRDefault="00E154F9" w:rsidP="000C7DC9">
            <w:pPr>
              <w:rPr>
                <w:ins w:id="170" w:author="Kumar Baral" w:date="2023-01-30T16:54:00Z"/>
              </w:rPr>
            </w:pPr>
            <w:ins w:id="171" w:author="Kumar Baral" w:date="2023-01-30T16:55:00Z">
              <w:r>
                <w:t>0</w:t>
              </w:r>
            </w:ins>
          </w:p>
        </w:tc>
        <w:tc>
          <w:tcPr>
            <w:tcW w:w="1876" w:type="dxa"/>
          </w:tcPr>
          <w:p w14:paraId="304941B1" w14:textId="6AFDEA83" w:rsidR="00E154F9" w:rsidRDefault="00E154F9" w:rsidP="000C7DC9">
            <w:pPr>
              <w:rPr>
                <w:ins w:id="172" w:author="Kumar Baral" w:date="2023-01-30T16:54:00Z"/>
              </w:rPr>
            </w:pPr>
            <w:ins w:id="173" w:author="Kumar Baral" w:date="2023-01-30T16:55:00Z">
              <w:r>
                <w:t>0</w:t>
              </w:r>
            </w:ins>
          </w:p>
        </w:tc>
      </w:tr>
      <w:tr w:rsidR="00E154F9" w14:paraId="12C62C39" w14:textId="77777777" w:rsidTr="00E154F9">
        <w:trPr>
          <w:ins w:id="174" w:author="Kumar Baral" w:date="2023-01-30T16:54:00Z"/>
        </w:trPr>
        <w:tc>
          <w:tcPr>
            <w:tcW w:w="1875" w:type="dxa"/>
          </w:tcPr>
          <w:p w14:paraId="4CA2D0F3" w14:textId="77777777" w:rsidR="00E154F9" w:rsidRDefault="00E154F9" w:rsidP="000C7DC9">
            <w:pPr>
              <w:rPr>
                <w:ins w:id="175" w:author="Kumar Baral" w:date="2023-01-30T16:54:00Z"/>
              </w:rPr>
            </w:pPr>
          </w:p>
        </w:tc>
        <w:tc>
          <w:tcPr>
            <w:tcW w:w="1875" w:type="dxa"/>
          </w:tcPr>
          <w:p w14:paraId="1D36DEAF" w14:textId="4D806D70" w:rsidR="00E154F9" w:rsidRDefault="00E154F9" w:rsidP="000C7DC9">
            <w:pPr>
              <w:rPr>
                <w:ins w:id="176" w:author="Kumar Baral" w:date="2023-01-30T16:54:00Z"/>
              </w:rPr>
            </w:pPr>
            <w:ins w:id="177" w:author="Kumar Baral" w:date="2023-01-30T16:55:00Z">
              <w:r>
                <w:t>476</w:t>
              </w:r>
            </w:ins>
          </w:p>
        </w:tc>
        <w:tc>
          <w:tcPr>
            <w:tcW w:w="1875" w:type="dxa"/>
          </w:tcPr>
          <w:p w14:paraId="5D09A255" w14:textId="77777777" w:rsidR="00E154F9" w:rsidRDefault="00E154F9" w:rsidP="000C7DC9">
            <w:pPr>
              <w:rPr>
                <w:ins w:id="178" w:author="Kumar Baral" w:date="2023-01-30T16:54:00Z"/>
              </w:rPr>
            </w:pPr>
          </w:p>
        </w:tc>
        <w:tc>
          <w:tcPr>
            <w:tcW w:w="1876" w:type="dxa"/>
          </w:tcPr>
          <w:p w14:paraId="55A59103" w14:textId="77777777" w:rsidR="00E154F9" w:rsidRDefault="00E154F9" w:rsidP="000C7DC9">
            <w:pPr>
              <w:rPr>
                <w:ins w:id="179" w:author="Kumar Baral" w:date="2023-01-30T16:54:00Z"/>
              </w:rPr>
            </w:pPr>
          </w:p>
        </w:tc>
        <w:tc>
          <w:tcPr>
            <w:tcW w:w="1876" w:type="dxa"/>
          </w:tcPr>
          <w:p w14:paraId="4BB8FCC7" w14:textId="77777777" w:rsidR="00E154F9" w:rsidRDefault="00E154F9" w:rsidP="000C7DC9">
            <w:pPr>
              <w:rPr>
                <w:ins w:id="180" w:author="Kumar Baral" w:date="2023-01-30T16:54:00Z"/>
              </w:rPr>
            </w:pPr>
          </w:p>
        </w:tc>
      </w:tr>
    </w:tbl>
    <w:p w14:paraId="096E0022" w14:textId="77777777" w:rsidR="00E154F9" w:rsidRPr="008A7711" w:rsidRDefault="00E154F9" w:rsidP="000C7DC9">
      <w:pPr>
        <w:rPr>
          <w:ins w:id="181" w:author="Kumar Baral" w:date="2023-01-30T16:48:00Z"/>
        </w:rPr>
      </w:pPr>
    </w:p>
    <w:p w14:paraId="36FC59F1" w14:textId="77777777" w:rsidR="000C7DC9" w:rsidRPr="000C7DC9" w:rsidRDefault="000C7DC9" w:rsidP="000C7DC9"/>
    <w:p w14:paraId="5030B0A4" w14:textId="2D53A1A6" w:rsidR="006238CC" w:rsidRPr="0045721D" w:rsidDel="00A04755" w:rsidRDefault="006238CC" w:rsidP="006238CC">
      <w:pPr>
        <w:pStyle w:val="Caption"/>
        <w:rPr>
          <w:del w:id="182" w:author="Kumar Baral" w:date="2022-12-12T16:54:00Z"/>
          <w:highlight w:val="yellow"/>
          <w:rPrChange w:id="183" w:author="Kumar Baral" w:date="2022-12-12T16:18:00Z">
            <w:rPr>
              <w:del w:id="184" w:author="Kumar Baral" w:date="2022-12-12T16:54:00Z"/>
            </w:rPr>
          </w:rPrChange>
        </w:rPr>
      </w:pPr>
      <w:bookmarkStart w:id="185" w:name="_Ref68094551"/>
      <w:bookmarkStart w:id="186" w:name="_Toc477262854"/>
      <w:bookmarkStart w:id="187" w:name="_Toc23762192"/>
      <w:bookmarkStart w:id="188" w:name="_Toc68862891"/>
      <w:bookmarkStart w:id="189" w:name="_Toc467052463"/>
      <w:bookmarkStart w:id="190" w:name="_Toc467065844"/>
      <w:del w:id="191" w:author="Kumar Baral" w:date="2022-12-12T16:54:00Z">
        <w:r w:rsidRPr="0045721D" w:rsidDel="00A04755">
          <w:rPr>
            <w:highlight w:val="yellow"/>
            <w:rPrChange w:id="192" w:author="Kumar Baral" w:date="2022-12-12T16:18:00Z">
              <w:rPr/>
            </w:rPrChange>
          </w:rPr>
          <w:delText xml:space="preserve">Table </w:delText>
        </w:r>
      </w:del>
      <w:del w:id="193" w:author="Kumar Baral" w:date="2022-12-12T16:52:00Z">
        <w:r w:rsidR="003D276E" w:rsidRPr="0045721D" w:rsidDel="00A04755">
          <w:rPr>
            <w:highlight w:val="yellow"/>
            <w:rPrChange w:id="194" w:author="Kumar Baral" w:date="2022-12-12T16:18:00Z">
              <w:rPr/>
            </w:rPrChange>
          </w:rPr>
          <w:fldChar w:fldCharType="begin"/>
        </w:r>
        <w:r w:rsidR="003D276E" w:rsidRPr="0045721D" w:rsidDel="00A04755">
          <w:rPr>
            <w:highlight w:val="yellow"/>
            <w:rPrChange w:id="195" w:author="Kumar Baral" w:date="2022-12-12T16:18:00Z">
              <w:rPr/>
            </w:rPrChange>
          </w:rPr>
          <w:delInstrText xml:space="preserve"> STYLEREF 1 \s </w:delInstrText>
        </w:r>
        <w:r w:rsidR="003D276E" w:rsidRPr="0045721D" w:rsidDel="00A04755">
          <w:rPr>
            <w:highlight w:val="yellow"/>
            <w:rPrChange w:id="196" w:author="Kumar Baral" w:date="2022-12-12T16:18:00Z">
              <w:rPr>
                <w:noProof/>
              </w:rPr>
            </w:rPrChange>
          </w:rPr>
          <w:fldChar w:fldCharType="separate"/>
        </w:r>
        <w:r w:rsidR="00EA54C4" w:rsidRPr="0045721D" w:rsidDel="00A04755">
          <w:rPr>
            <w:noProof/>
            <w:highlight w:val="yellow"/>
            <w:rPrChange w:id="197" w:author="Kumar Baral" w:date="2022-12-12T16:18:00Z">
              <w:rPr>
                <w:noProof/>
              </w:rPr>
            </w:rPrChange>
          </w:rPr>
          <w:delText>2</w:delText>
        </w:r>
        <w:r w:rsidR="003D276E" w:rsidRPr="0045721D" w:rsidDel="00A04755">
          <w:rPr>
            <w:noProof/>
            <w:highlight w:val="yellow"/>
            <w:rPrChange w:id="198" w:author="Kumar Baral" w:date="2022-12-12T16:18:00Z">
              <w:rPr>
                <w:noProof/>
              </w:rPr>
            </w:rPrChange>
          </w:rPr>
          <w:fldChar w:fldCharType="end"/>
        </w:r>
        <w:r w:rsidR="004264EF" w:rsidRPr="0045721D" w:rsidDel="00A04755">
          <w:rPr>
            <w:highlight w:val="yellow"/>
            <w:rPrChange w:id="199" w:author="Kumar Baral" w:date="2022-12-12T16:18:00Z">
              <w:rPr/>
            </w:rPrChange>
          </w:rPr>
          <w:noBreakHyphen/>
        </w:r>
        <w:r w:rsidR="003D276E" w:rsidRPr="0045721D" w:rsidDel="00A04755">
          <w:rPr>
            <w:highlight w:val="yellow"/>
            <w:rPrChange w:id="200" w:author="Kumar Baral" w:date="2022-12-12T16:18:00Z">
              <w:rPr/>
            </w:rPrChange>
          </w:rPr>
          <w:fldChar w:fldCharType="begin"/>
        </w:r>
        <w:r w:rsidR="003D276E" w:rsidRPr="0045721D" w:rsidDel="00A04755">
          <w:rPr>
            <w:highlight w:val="yellow"/>
            <w:rPrChange w:id="201" w:author="Kumar Baral" w:date="2022-12-12T16:18:00Z">
              <w:rPr/>
            </w:rPrChange>
          </w:rPr>
          <w:delInstrText xml:space="preserve"> SEQ Table \* ARABIC \s 1 </w:delInstrText>
        </w:r>
        <w:r w:rsidR="003D276E" w:rsidRPr="0045721D" w:rsidDel="00A04755">
          <w:rPr>
            <w:highlight w:val="yellow"/>
            <w:rPrChange w:id="202" w:author="Kumar Baral" w:date="2022-12-12T16:18:00Z">
              <w:rPr>
                <w:noProof/>
              </w:rPr>
            </w:rPrChange>
          </w:rPr>
          <w:fldChar w:fldCharType="separate"/>
        </w:r>
        <w:r w:rsidR="00EA54C4" w:rsidRPr="0045721D" w:rsidDel="00A04755">
          <w:rPr>
            <w:noProof/>
            <w:highlight w:val="yellow"/>
            <w:rPrChange w:id="203" w:author="Kumar Baral" w:date="2022-12-12T16:18:00Z">
              <w:rPr>
                <w:noProof/>
              </w:rPr>
            </w:rPrChange>
          </w:rPr>
          <w:delText>1</w:delText>
        </w:r>
        <w:r w:rsidR="003D276E" w:rsidRPr="0045721D" w:rsidDel="00A04755">
          <w:rPr>
            <w:noProof/>
            <w:highlight w:val="yellow"/>
            <w:rPrChange w:id="204" w:author="Kumar Baral" w:date="2022-12-12T16:18:00Z">
              <w:rPr>
                <w:noProof/>
              </w:rPr>
            </w:rPrChange>
          </w:rPr>
          <w:fldChar w:fldCharType="end"/>
        </w:r>
      </w:del>
      <w:del w:id="205" w:author="Kumar Baral" w:date="2022-12-12T16:54:00Z">
        <w:r w:rsidRPr="0045721D" w:rsidDel="00A04755">
          <w:rPr>
            <w:highlight w:val="yellow"/>
            <w:rPrChange w:id="206" w:author="Kumar Baral" w:date="2022-12-12T16:18:00Z">
              <w:rPr/>
            </w:rPrChange>
          </w:rPr>
          <w:delText xml:space="preserve">: Hydrometric Stations located near the project </w:delText>
        </w:r>
        <w:r w:rsidR="009D32BF" w:rsidRPr="0045721D" w:rsidDel="00A04755">
          <w:rPr>
            <w:highlight w:val="yellow"/>
            <w:rPrChange w:id="207" w:author="Kumar Baral" w:date="2022-12-12T16:18:00Z">
              <w:rPr/>
            </w:rPrChange>
          </w:rPr>
          <w:delText>catchment.</w:delText>
        </w:r>
        <w:bookmarkStart w:id="208" w:name="_Toc121824638"/>
        <w:bookmarkStart w:id="209" w:name="_Toc121825276"/>
        <w:bookmarkStart w:id="210" w:name="_Toc121825916"/>
        <w:bookmarkStart w:id="211" w:name="_Toc121826780"/>
        <w:bookmarkStart w:id="212" w:name="_Toc121834203"/>
        <w:bookmarkStart w:id="213" w:name="_Toc125550070"/>
        <w:bookmarkStart w:id="214" w:name="_Toc125555565"/>
        <w:bookmarkStart w:id="215" w:name="_Toc125557437"/>
        <w:bookmarkStart w:id="216" w:name="_Toc125559324"/>
        <w:bookmarkStart w:id="217" w:name="_Toc125618502"/>
        <w:bookmarkStart w:id="218" w:name="_Toc125639949"/>
        <w:bookmarkStart w:id="219" w:name="_Toc125642164"/>
        <w:bookmarkStart w:id="220" w:name="_Toc125973934"/>
        <w:bookmarkStart w:id="221" w:name="_Toc125974219"/>
        <w:bookmarkStart w:id="222" w:name="_Toc126055136"/>
        <w:bookmarkStart w:id="223" w:name="_Toc126057928"/>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del>
    </w:p>
    <w:tbl>
      <w:tblPr>
        <w:tblW w:w="8942" w:type="dxa"/>
        <w:tblInd w:w="103" w:type="dxa"/>
        <w:tblLook w:val="04A0" w:firstRow="1" w:lastRow="0" w:firstColumn="1" w:lastColumn="0" w:noHBand="0" w:noVBand="1"/>
      </w:tblPr>
      <w:tblGrid>
        <w:gridCol w:w="1452"/>
        <w:gridCol w:w="1887"/>
        <w:gridCol w:w="1578"/>
        <w:gridCol w:w="1779"/>
        <w:gridCol w:w="2246"/>
      </w:tblGrid>
      <w:tr w:rsidR="006238CC" w:rsidRPr="0045721D" w:rsidDel="00A04755" w14:paraId="22A2BCCC" w14:textId="061A4F1B" w:rsidTr="00A80D5B">
        <w:trPr>
          <w:trHeight w:val="538"/>
          <w:tblHeader/>
          <w:del w:id="224"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F55E03" w14:textId="7ACF1084" w:rsidR="006238CC" w:rsidRPr="0045721D" w:rsidDel="00A04755" w:rsidRDefault="006238CC" w:rsidP="006238CC">
            <w:pPr>
              <w:rPr>
                <w:del w:id="225" w:author="Kumar Baral" w:date="2022-12-12T16:54:00Z"/>
                <w:b/>
                <w:bCs/>
                <w:highlight w:val="yellow"/>
                <w:rPrChange w:id="226" w:author="Kumar Baral" w:date="2022-12-12T16:18:00Z">
                  <w:rPr>
                    <w:del w:id="227" w:author="Kumar Baral" w:date="2022-12-12T16:54:00Z"/>
                    <w:b/>
                    <w:bCs/>
                  </w:rPr>
                </w:rPrChange>
              </w:rPr>
            </w:pPr>
            <w:del w:id="228" w:author="Kumar Baral" w:date="2022-12-12T16:54:00Z">
              <w:r w:rsidRPr="0045721D" w:rsidDel="00A04755">
                <w:rPr>
                  <w:b/>
                  <w:bCs/>
                  <w:highlight w:val="yellow"/>
                  <w:rPrChange w:id="229" w:author="Kumar Baral" w:date="2022-12-12T16:18:00Z">
                    <w:rPr>
                      <w:b/>
                      <w:bCs/>
                    </w:rPr>
                  </w:rPrChange>
                </w:rPr>
                <w:delText>Station</w:delText>
              </w:r>
              <w:bookmarkStart w:id="230" w:name="_Toc121824639"/>
              <w:bookmarkStart w:id="231" w:name="_Toc121825277"/>
              <w:bookmarkStart w:id="232" w:name="_Toc121825917"/>
              <w:bookmarkStart w:id="233" w:name="_Toc121826781"/>
              <w:bookmarkStart w:id="234" w:name="_Toc121834204"/>
              <w:bookmarkStart w:id="235" w:name="_Toc125550071"/>
              <w:bookmarkStart w:id="236" w:name="_Toc125555566"/>
              <w:bookmarkStart w:id="237" w:name="_Toc125557438"/>
              <w:bookmarkStart w:id="238" w:name="_Toc125559325"/>
              <w:bookmarkStart w:id="239" w:name="_Toc125618503"/>
              <w:bookmarkStart w:id="240" w:name="_Toc125639950"/>
              <w:bookmarkStart w:id="241" w:name="_Toc125642165"/>
              <w:bookmarkStart w:id="242" w:name="_Toc125973935"/>
              <w:bookmarkStart w:id="243" w:name="_Toc125974220"/>
              <w:bookmarkStart w:id="244" w:name="_Toc126055137"/>
              <w:bookmarkStart w:id="245" w:name="_Toc1260579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del>
          </w:p>
        </w:tc>
        <w:tc>
          <w:tcPr>
            <w:tcW w:w="1887" w:type="dxa"/>
            <w:tcBorders>
              <w:top w:val="single" w:sz="4" w:space="0" w:color="auto"/>
              <w:left w:val="nil"/>
              <w:bottom w:val="single" w:sz="4" w:space="0" w:color="auto"/>
              <w:right w:val="single" w:sz="4" w:space="0" w:color="auto"/>
            </w:tcBorders>
            <w:shd w:val="clear" w:color="auto" w:fill="auto"/>
            <w:noWrap/>
            <w:vAlign w:val="bottom"/>
            <w:hideMark/>
          </w:tcPr>
          <w:p w14:paraId="3E24A282" w14:textId="74B9844C" w:rsidR="006238CC" w:rsidRPr="0045721D" w:rsidDel="00A04755" w:rsidRDefault="006238CC" w:rsidP="006238CC">
            <w:pPr>
              <w:rPr>
                <w:del w:id="246" w:author="Kumar Baral" w:date="2022-12-12T16:54:00Z"/>
                <w:b/>
                <w:bCs/>
                <w:highlight w:val="yellow"/>
                <w:rPrChange w:id="247" w:author="Kumar Baral" w:date="2022-12-12T16:18:00Z">
                  <w:rPr>
                    <w:del w:id="248" w:author="Kumar Baral" w:date="2022-12-12T16:54:00Z"/>
                    <w:b/>
                    <w:bCs/>
                  </w:rPr>
                </w:rPrChange>
              </w:rPr>
            </w:pPr>
            <w:del w:id="249" w:author="Kumar Baral" w:date="2022-12-12T16:54:00Z">
              <w:r w:rsidRPr="0045721D" w:rsidDel="00A04755">
                <w:rPr>
                  <w:b/>
                  <w:bCs/>
                  <w:highlight w:val="yellow"/>
                  <w:rPrChange w:id="250" w:author="Kumar Baral" w:date="2022-12-12T16:18:00Z">
                    <w:rPr>
                      <w:b/>
                      <w:bCs/>
                    </w:rPr>
                  </w:rPrChange>
                </w:rPr>
                <w:delText>River</w:delText>
              </w:r>
              <w:bookmarkStart w:id="251" w:name="_Toc121824640"/>
              <w:bookmarkStart w:id="252" w:name="_Toc121825278"/>
              <w:bookmarkStart w:id="253" w:name="_Toc121825918"/>
              <w:bookmarkStart w:id="254" w:name="_Toc121826782"/>
              <w:bookmarkStart w:id="255" w:name="_Toc121834205"/>
              <w:bookmarkStart w:id="256" w:name="_Toc125550072"/>
              <w:bookmarkStart w:id="257" w:name="_Toc125555567"/>
              <w:bookmarkStart w:id="258" w:name="_Toc125557439"/>
              <w:bookmarkStart w:id="259" w:name="_Toc125559326"/>
              <w:bookmarkStart w:id="260" w:name="_Toc125618504"/>
              <w:bookmarkStart w:id="261" w:name="_Toc125639951"/>
              <w:bookmarkStart w:id="262" w:name="_Toc125642166"/>
              <w:bookmarkStart w:id="263" w:name="_Toc125973936"/>
              <w:bookmarkStart w:id="264" w:name="_Toc125974221"/>
              <w:bookmarkStart w:id="265" w:name="_Toc126055138"/>
              <w:bookmarkStart w:id="266" w:name="_Toc12605793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del>
          </w:p>
        </w:tc>
        <w:tc>
          <w:tcPr>
            <w:tcW w:w="1578" w:type="dxa"/>
            <w:tcBorders>
              <w:top w:val="single" w:sz="4" w:space="0" w:color="auto"/>
              <w:left w:val="nil"/>
              <w:bottom w:val="single" w:sz="4" w:space="0" w:color="auto"/>
              <w:right w:val="single" w:sz="4" w:space="0" w:color="auto"/>
            </w:tcBorders>
            <w:shd w:val="clear" w:color="auto" w:fill="auto"/>
            <w:noWrap/>
            <w:vAlign w:val="bottom"/>
            <w:hideMark/>
          </w:tcPr>
          <w:p w14:paraId="1E7B342A" w14:textId="0C154AA1" w:rsidR="006238CC" w:rsidRPr="0045721D" w:rsidDel="00A04755" w:rsidRDefault="006238CC" w:rsidP="006238CC">
            <w:pPr>
              <w:rPr>
                <w:del w:id="267" w:author="Kumar Baral" w:date="2022-12-12T16:54:00Z"/>
                <w:b/>
                <w:bCs/>
                <w:highlight w:val="yellow"/>
                <w:rPrChange w:id="268" w:author="Kumar Baral" w:date="2022-12-12T16:18:00Z">
                  <w:rPr>
                    <w:del w:id="269" w:author="Kumar Baral" w:date="2022-12-12T16:54:00Z"/>
                    <w:b/>
                    <w:bCs/>
                  </w:rPr>
                </w:rPrChange>
              </w:rPr>
            </w:pPr>
            <w:del w:id="270" w:author="Kumar Baral" w:date="2022-12-12T16:54:00Z">
              <w:r w:rsidRPr="0045721D" w:rsidDel="00A04755">
                <w:rPr>
                  <w:b/>
                  <w:bCs/>
                  <w:highlight w:val="yellow"/>
                  <w:rPrChange w:id="271" w:author="Kumar Baral" w:date="2022-12-12T16:18:00Z">
                    <w:rPr>
                      <w:b/>
                      <w:bCs/>
                    </w:rPr>
                  </w:rPrChange>
                </w:rPr>
                <w:delText>Location</w:delText>
              </w:r>
              <w:bookmarkStart w:id="272" w:name="_Toc121824641"/>
              <w:bookmarkStart w:id="273" w:name="_Toc121825279"/>
              <w:bookmarkStart w:id="274" w:name="_Toc121825919"/>
              <w:bookmarkStart w:id="275" w:name="_Toc121826783"/>
              <w:bookmarkStart w:id="276" w:name="_Toc121834206"/>
              <w:bookmarkStart w:id="277" w:name="_Toc125550073"/>
              <w:bookmarkStart w:id="278" w:name="_Toc125555568"/>
              <w:bookmarkStart w:id="279" w:name="_Toc125557440"/>
              <w:bookmarkStart w:id="280" w:name="_Toc125559327"/>
              <w:bookmarkStart w:id="281" w:name="_Toc125618505"/>
              <w:bookmarkStart w:id="282" w:name="_Toc125639952"/>
              <w:bookmarkStart w:id="283" w:name="_Toc125642167"/>
              <w:bookmarkStart w:id="284" w:name="_Toc125973937"/>
              <w:bookmarkStart w:id="285" w:name="_Toc125974222"/>
              <w:bookmarkStart w:id="286" w:name="_Toc126055139"/>
              <w:bookmarkStart w:id="287" w:name="_Toc12605793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del>
          </w:p>
        </w:tc>
        <w:tc>
          <w:tcPr>
            <w:tcW w:w="1779" w:type="dxa"/>
            <w:tcBorders>
              <w:top w:val="single" w:sz="4" w:space="0" w:color="auto"/>
              <w:left w:val="nil"/>
              <w:bottom w:val="single" w:sz="4" w:space="0" w:color="auto"/>
              <w:right w:val="single" w:sz="4" w:space="0" w:color="auto"/>
            </w:tcBorders>
            <w:shd w:val="clear" w:color="auto" w:fill="auto"/>
            <w:noWrap/>
            <w:vAlign w:val="bottom"/>
            <w:hideMark/>
          </w:tcPr>
          <w:p w14:paraId="778CE80D" w14:textId="27DCAF13" w:rsidR="006238CC" w:rsidRPr="0045721D" w:rsidDel="00A04755" w:rsidRDefault="006238CC" w:rsidP="006238CC">
            <w:pPr>
              <w:rPr>
                <w:del w:id="288" w:author="Kumar Baral" w:date="2022-12-12T16:54:00Z"/>
                <w:b/>
                <w:bCs/>
                <w:highlight w:val="yellow"/>
                <w:rPrChange w:id="289" w:author="Kumar Baral" w:date="2022-12-12T16:18:00Z">
                  <w:rPr>
                    <w:del w:id="290" w:author="Kumar Baral" w:date="2022-12-12T16:54:00Z"/>
                    <w:b/>
                    <w:bCs/>
                  </w:rPr>
                </w:rPrChange>
              </w:rPr>
            </w:pPr>
            <w:del w:id="291" w:author="Kumar Baral" w:date="2022-12-12T16:54:00Z">
              <w:r w:rsidRPr="0045721D" w:rsidDel="00A04755">
                <w:rPr>
                  <w:b/>
                  <w:bCs/>
                  <w:highlight w:val="yellow"/>
                  <w:rPrChange w:id="292" w:author="Kumar Baral" w:date="2022-12-12T16:18:00Z">
                    <w:rPr>
                      <w:b/>
                      <w:bCs/>
                    </w:rPr>
                  </w:rPrChange>
                </w:rPr>
                <w:delText>Data Record</w:delText>
              </w:r>
              <w:bookmarkStart w:id="293" w:name="_Toc121824642"/>
              <w:bookmarkStart w:id="294" w:name="_Toc121825280"/>
              <w:bookmarkStart w:id="295" w:name="_Toc121825920"/>
              <w:bookmarkStart w:id="296" w:name="_Toc121826784"/>
              <w:bookmarkStart w:id="297" w:name="_Toc121834207"/>
              <w:bookmarkStart w:id="298" w:name="_Toc125550074"/>
              <w:bookmarkStart w:id="299" w:name="_Toc125555569"/>
              <w:bookmarkStart w:id="300" w:name="_Toc125557441"/>
              <w:bookmarkStart w:id="301" w:name="_Toc125559328"/>
              <w:bookmarkStart w:id="302" w:name="_Toc125618506"/>
              <w:bookmarkStart w:id="303" w:name="_Toc125639953"/>
              <w:bookmarkStart w:id="304" w:name="_Toc125642168"/>
              <w:bookmarkStart w:id="305" w:name="_Toc125973938"/>
              <w:bookmarkStart w:id="306" w:name="_Toc125974223"/>
              <w:bookmarkStart w:id="307" w:name="_Toc126055140"/>
              <w:bookmarkStart w:id="308" w:name="_Toc12605793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del>
          </w:p>
        </w:tc>
        <w:tc>
          <w:tcPr>
            <w:tcW w:w="2246" w:type="dxa"/>
            <w:tcBorders>
              <w:top w:val="single" w:sz="4" w:space="0" w:color="auto"/>
              <w:left w:val="nil"/>
              <w:bottom w:val="single" w:sz="4" w:space="0" w:color="auto"/>
              <w:right w:val="single" w:sz="4" w:space="0" w:color="auto"/>
            </w:tcBorders>
            <w:vAlign w:val="bottom"/>
          </w:tcPr>
          <w:p w14:paraId="73AF2EC9" w14:textId="3A73C35B" w:rsidR="006238CC" w:rsidRPr="0045721D" w:rsidDel="00A04755" w:rsidRDefault="006238CC" w:rsidP="006238CC">
            <w:pPr>
              <w:rPr>
                <w:del w:id="309" w:author="Kumar Baral" w:date="2022-12-12T16:54:00Z"/>
                <w:b/>
                <w:bCs/>
                <w:highlight w:val="yellow"/>
                <w:rPrChange w:id="310" w:author="Kumar Baral" w:date="2022-12-12T16:18:00Z">
                  <w:rPr>
                    <w:del w:id="311" w:author="Kumar Baral" w:date="2022-12-12T16:54:00Z"/>
                    <w:b/>
                    <w:bCs/>
                  </w:rPr>
                </w:rPrChange>
              </w:rPr>
            </w:pPr>
            <w:del w:id="312" w:author="Kumar Baral" w:date="2022-12-12T16:54:00Z">
              <w:r w:rsidRPr="0045721D" w:rsidDel="00A04755">
                <w:rPr>
                  <w:b/>
                  <w:bCs/>
                  <w:highlight w:val="yellow"/>
                  <w:rPrChange w:id="313" w:author="Kumar Baral" w:date="2022-12-12T16:18:00Z">
                    <w:rPr>
                      <w:b/>
                      <w:bCs/>
                    </w:rPr>
                  </w:rPrChange>
                </w:rPr>
                <w:delText>Catch. Area (</w:delText>
              </w:r>
              <w:r w:rsidR="001722E1" w:rsidRPr="0045721D" w:rsidDel="00A04755">
                <w:rPr>
                  <w:b/>
                  <w:bCs/>
                  <w:highlight w:val="yellow"/>
                  <w:rPrChange w:id="314" w:author="Kumar Baral" w:date="2022-12-12T16:18:00Z">
                    <w:rPr>
                      <w:b/>
                      <w:bCs/>
                    </w:rPr>
                  </w:rPrChange>
                </w:rPr>
                <w:delText>k</w:delText>
              </w:r>
              <w:r w:rsidRPr="0045721D" w:rsidDel="00A04755">
                <w:rPr>
                  <w:b/>
                  <w:bCs/>
                  <w:highlight w:val="yellow"/>
                  <w:rPrChange w:id="315" w:author="Kumar Baral" w:date="2022-12-12T16:18:00Z">
                    <w:rPr>
                      <w:b/>
                      <w:bCs/>
                    </w:rPr>
                  </w:rPrChange>
                </w:rPr>
                <w:delText>m</w:delText>
              </w:r>
              <w:r w:rsidRPr="0045721D" w:rsidDel="00A04755">
                <w:rPr>
                  <w:b/>
                  <w:bCs/>
                  <w:highlight w:val="yellow"/>
                  <w:vertAlign w:val="superscript"/>
                  <w:rPrChange w:id="316" w:author="Kumar Baral" w:date="2022-12-12T16:18:00Z">
                    <w:rPr>
                      <w:b/>
                      <w:bCs/>
                      <w:vertAlign w:val="superscript"/>
                    </w:rPr>
                  </w:rPrChange>
                </w:rPr>
                <w:delText>2</w:delText>
              </w:r>
              <w:r w:rsidRPr="0045721D" w:rsidDel="00A04755">
                <w:rPr>
                  <w:b/>
                  <w:bCs/>
                  <w:highlight w:val="yellow"/>
                  <w:rPrChange w:id="317" w:author="Kumar Baral" w:date="2022-12-12T16:18:00Z">
                    <w:rPr>
                      <w:b/>
                      <w:bCs/>
                    </w:rPr>
                  </w:rPrChange>
                </w:rPr>
                <w:delText>)</w:delText>
              </w:r>
              <w:bookmarkStart w:id="318" w:name="_Toc121824643"/>
              <w:bookmarkStart w:id="319" w:name="_Toc121825281"/>
              <w:bookmarkStart w:id="320" w:name="_Toc121825921"/>
              <w:bookmarkStart w:id="321" w:name="_Toc121826785"/>
              <w:bookmarkStart w:id="322" w:name="_Toc121834208"/>
              <w:bookmarkStart w:id="323" w:name="_Toc125550075"/>
              <w:bookmarkStart w:id="324" w:name="_Toc125555570"/>
              <w:bookmarkStart w:id="325" w:name="_Toc125557442"/>
              <w:bookmarkStart w:id="326" w:name="_Toc125559329"/>
              <w:bookmarkStart w:id="327" w:name="_Toc125618507"/>
              <w:bookmarkStart w:id="328" w:name="_Toc125639954"/>
              <w:bookmarkStart w:id="329" w:name="_Toc125642169"/>
              <w:bookmarkStart w:id="330" w:name="_Toc125973939"/>
              <w:bookmarkStart w:id="331" w:name="_Toc125974224"/>
              <w:bookmarkStart w:id="332" w:name="_Toc126055141"/>
              <w:bookmarkStart w:id="333" w:name="_Toc126057933"/>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del>
          </w:p>
        </w:tc>
        <w:bookmarkStart w:id="334" w:name="_Toc121824644"/>
        <w:bookmarkStart w:id="335" w:name="_Toc121825282"/>
        <w:bookmarkStart w:id="336" w:name="_Toc121825922"/>
        <w:bookmarkStart w:id="337" w:name="_Toc121826786"/>
        <w:bookmarkStart w:id="338" w:name="_Toc121834209"/>
        <w:bookmarkStart w:id="339" w:name="_Toc125550076"/>
        <w:bookmarkStart w:id="340" w:name="_Toc125555571"/>
        <w:bookmarkStart w:id="341" w:name="_Toc125557443"/>
        <w:bookmarkStart w:id="342" w:name="_Toc125559330"/>
        <w:bookmarkStart w:id="343" w:name="_Toc125618508"/>
        <w:bookmarkStart w:id="344" w:name="_Toc125639955"/>
        <w:bookmarkStart w:id="345" w:name="_Toc125642170"/>
        <w:bookmarkStart w:id="346" w:name="_Toc125973940"/>
        <w:bookmarkStart w:id="347" w:name="_Toc125974225"/>
        <w:bookmarkStart w:id="348" w:name="_Toc126055142"/>
        <w:bookmarkStart w:id="349" w:name="_Toc126057934"/>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tr>
      <w:tr w:rsidR="006238CC" w:rsidRPr="0045721D" w:rsidDel="00A04755" w14:paraId="198EBB5E" w14:textId="41DE0FD2" w:rsidTr="00E9411B">
        <w:trPr>
          <w:trHeight w:val="311"/>
          <w:del w:id="350"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5831A79D" w14:textId="3A597881" w:rsidR="006238CC" w:rsidRPr="0045721D" w:rsidDel="00A04755" w:rsidRDefault="006238CC" w:rsidP="006238CC">
            <w:pPr>
              <w:rPr>
                <w:del w:id="351" w:author="Kumar Baral" w:date="2022-12-12T16:54:00Z"/>
                <w:highlight w:val="yellow"/>
                <w:rPrChange w:id="352" w:author="Kumar Baral" w:date="2022-12-12T16:18:00Z">
                  <w:rPr>
                    <w:del w:id="353" w:author="Kumar Baral" w:date="2022-12-12T16:54:00Z"/>
                  </w:rPr>
                </w:rPrChange>
              </w:rPr>
            </w:pPr>
            <w:del w:id="354" w:author="Kumar Baral" w:date="2022-12-12T16:54:00Z">
              <w:r w:rsidRPr="0045721D" w:rsidDel="00A04755">
                <w:rPr>
                  <w:highlight w:val="yellow"/>
                  <w:rPrChange w:id="355" w:author="Kumar Baral" w:date="2022-12-12T16:18:00Z">
                    <w:rPr/>
                  </w:rPrChange>
                </w:rPr>
                <w:delText>404.7</w:delText>
              </w:r>
              <w:bookmarkStart w:id="356" w:name="_Toc121824645"/>
              <w:bookmarkStart w:id="357" w:name="_Toc121825283"/>
              <w:bookmarkStart w:id="358" w:name="_Toc121825923"/>
              <w:bookmarkStart w:id="359" w:name="_Toc121826787"/>
              <w:bookmarkStart w:id="360" w:name="_Toc121834210"/>
              <w:bookmarkStart w:id="361" w:name="_Toc125550077"/>
              <w:bookmarkStart w:id="362" w:name="_Toc125555572"/>
              <w:bookmarkStart w:id="363" w:name="_Toc125557444"/>
              <w:bookmarkStart w:id="364" w:name="_Toc125559331"/>
              <w:bookmarkStart w:id="365" w:name="_Toc125618509"/>
              <w:bookmarkStart w:id="366" w:name="_Toc125639956"/>
              <w:bookmarkStart w:id="367" w:name="_Toc125642171"/>
              <w:bookmarkStart w:id="368" w:name="_Toc125973941"/>
              <w:bookmarkStart w:id="369" w:name="_Toc125974226"/>
              <w:bookmarkStart w:id="370" w:name="_Toc126055143"/>
              <w:bookmarkStart w:id="371" w:name="_Toc12605793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del>
          </w:p>
        </w:tc>
        <w:tc>
          <w:tcPr>
            <w:tcW w:w="1887" w:type="dxa"/>
            <w:tcBorders>
              <w:top w:val="single" w:sz="4" w:space="0" w:color="auto"/>
              <w:left w:val="nil"/>
              <w:bottom w:val="single" w:sz="4" w:space="0" w:color="auto"/>
              <w:right w:val="single" w:sz="4" w:space="0" w:color="auto"/>
            </w:tcBorders>
            <w:shd w:val="clear" w:color="auto" w:fill="auto"/>
            <w:noWrap/>
          </w:tcPr>
          <w:p w14:paraId="03F81325" w14:textId="1570C176" w:rsidR="006238CC" w:rsidRPr="0045721D" w:rsidDel="00A04755" w:rsidRDefault="006238CC" w:rsidP="006238CC">
            <w:pPr>
              <w:rPr>
                <w:del w:id="372" w:author="Kumar Baral" w:date="2022-12-12T16:54:00Z"/>
                <w:highlight w:val="yellow"/>
                <w:rPrChange w:id="373" w:author="Kumar Baral" w:date="2022-12-12T16:18:00Z">
                  <w:rPr>
                    <w:del w:id="374" w:author="Kumar Baral" w:date="2022-12-12T16:54:00Z"/>
                  </w:rPr>
                </w:rPrChange>
              </w:rPr>
            </w:pPr>
            <w:del w:id="375" w:author="Kumar Baral" w:date="2022-12-12T16:54:00Z">
              <w:r w:rsidRPr="0045721D" w:rsidDel="00A04755">
                <w:rPr>
                  <w:highlight w:val="yellow"/>
                  <w:rPrChange w:id="376" w:author="Kumar Baral" w:date="2022-12-12T16:18:00Z">
                    <w:rPr/>
                  </w:rPrChange>
                </w:rPr>
                <w:delText>Myagdi Khola</w:delText>
              </w:r>
              <w:bookmarkStart w:id="377" w:name="_Toc121824646"/>
              <w:bookmarkStart w:id="378" w:name="_Toc121825284"/>
              <w:bookmarkStart w:id="379" w:name="_Toc121825924"/>
              <w:bookmarkStart w:id="380" w:name="_Toc121826788"/>
              <w:bookmarkStart w:id="381" w:name="_Toc121834211"/>
              <w:bookmarkStart w:id="382" w:name="_Toc125550078"/>
              <w:bookmarkStart w:id="383" w:name="_Toc125555573"/>
              <w:bookmarkStart w:id="384" w:name="_Toc125557445"/>
              <w:bookmarkStart w:id="385" w:name="_Toc125559332"/>
              <w:bookmarkStart w:id="386" w:name="_Toc125618510"/>
              <w:bookmarkStart w:id="387" w:name="_Toc125639957"/>
              <w:bookmarkStart w:id="388" w:name="_Toc125642172"/>
              <w:bookmarkStart w:id="389" w:name="_Toc125973942"/>
              <w:bookmarkStart w:id="390" w:name="_Toc125974227"/>
              <w:bookmarkStart w:id="391" w:name="_Toc126055144"/>
              <w:bookmarkStart w:id="392" w:name="_Toc12605793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del>
          </w:p>
        </w:tc>
        <w:tc>
          <w:tcPr>
            <w:tcW w:w="1578" w:type="dxa"/>
            <w:tcBorders>
              <w:top w:val="single" w:sz="4" w:space="0" w:color="auto"/>
              <w:left w:val="nil"/>
              <w:bottom w:val="single" w:sz="4" w:space="0" w:color="auto"/>
              <w:right w:val="single" w:sz="4" w:space="0" w:color="auto"/>
            </w:tcBorders>
            <w:shd w:val="clear" w:color="auto" w:fill="auto"/>
            <w:noWrap/>
          </w:tcPr>
          <w:p w14:paraId="5F033580" w14:textId="21BA821E" w:rsidR="006238CC" w:rsidRPr="0045721D" w:rsidDel="00A04755" w:rsidRDefault="006238CC" w:rsidP="006238CC">
            <w:pPr>
              <w:rPr>
                <w:del w:id="393" w:author="Kumar Baral" w:date="2022-12-12T16:54:00Z"/>
                <w:highlight w:val="yellow"/>
                <w:rPrChange w:id="394" w:author="Kumar Baral" w:date="2022-12-12T16:18:00Z">
                  <w:rPr>
                    <w:del w:id="395" w:author="Kumar Baral" w:date="2022-12-12T16:54:00Z"/>
                  </w:rPr>
                </w:rPrChange>
              </w:rPr>
            </w:pPr>
            <w:del w:id="396" w:author="Kumar Baral" w:date="2022-12-12T16:54:00Z">
              <w:r w:rsidRPr="0045721D" w:rsidDel="00A04755">
                <w:rPr>
                  <w:highlight w:val="yellow"/>
                  <w:rPrChange w:id="397" w:author="Kumar Baral" w:date="2022-12-12T16:18:00Z">
                    <w:rPr/>
                  </w:rPrChange>
                </w:rPr>
                <w:delText>Mangalghat</w:delText>
              </w:r>
              <w:bookmarkStart w:id="398" w:name="_Toc121824647"/>
              <w:bookmarkStart w:id="399" w:name="_Toc121825285"/>
              <w:bookmarkStart w:id="400" w:name="_Toc121825925"/>
              <w:bookmarkStart w:id="401" w:name="_Toc121826789"/>
              <w:bookmarkStart w:id="402" w:name="_Toc121834212"/>
              <w:bookmarkStart w:id="403" w:name="_Toc125550079"/>
              <w:bookmarkStart w:id="404" w:name="_Toc125555574"/>
              <w:bookmarkStart w:id="405" w:name="_Toc125557446"/>
              <w:bookmarkStart w:id="406" w:name="_Toc125559333"/>
              <w:bookmarkStart w:id="407" w:name="_Toc125618511"/>
              <w:bookmarkStart w:id="408" w:name="_Toc125639958"/>
              <w:bookmarkStart w:id="409" w:name="_Toc125642173"/>
              <w:bookmarkStart w:id="410" w:name="_Toc125973943"/>
              <w:bookmarkStart w:id="411" w:name="_Toc125974228"/>
              <w:bookmarkStart w:id="412" w:name="_Toc126055145"/>
              <w:bookmarkStart w:id="413" w:name="_Toc12605793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19285F25" w14:textId="0B1E7FDC" w:rsidR="006238CC" w:rsidRPr="0045721D" w:rsidDel="00A04755" w:rsidRDefault="006238CC" w:rsidP="006238CC">
            <w:pPr>
              <w:rPr>
                <w:del w:id="414" w:author="Kumar Baral" w:date="2022-12-12T16:54:00Z"/>
                <w:highlight w:val="yellow"/>
                <w:rPrChange w:id="415" w:author="Kumar Baral" w:date="2022-12-12T16:18:00Z">
                  <w:rPr>
                    <w:del w:id="416" w:author="Kumar Baral" w:date="2022-12-12T16:54:00Z"/>
                  </w:rPr>
                </w:rPrChange>
              </w:rPr>
            </w:pPr>
            <w:del w:id="417" w:author="Kumar Baral" w:date="2022-12-12T16:54:00Z">
              <w:r w:rsidRPr="0045721D" w:rsidDel="00A04755">
                <w:rPr>
                  <w:highlight w:val="yellow"/>
                  <w:rPrChange w:id="418" w:author="Kumar Baral" w:date="2022-12-12T16:18:00Z">
                    <w:rPr/>
                  </w:rPrChange>
                </w:rPr>
                <w:delText>1976-2015</w:delText>
              </w:r>
              <w:bookmarkStart w:id="419" w:name="_Toc121824648"/>
              <w:bookmarkStart w:id="420" w:name="_Toc121825286"/>
              <w:bookmarkStart w:id="421" w:name="_Toc121825926"/>
              <w:bookmarkStart w:id="422" w:name="_Toc121826790"/>
              <w:bookmarkStart w:id="423" w:name="_Toc121834213"/>
              <w:bookmarkStart w:id="424" w:name="_Toc125550080"/>
              <w:bookmarkStart w:id="425" w:name="_Toc125555575"/>
              <w:bookmarkStart w:id="426" w:name="_Toc125557447"/>
              <w:bookmarkStart w:id="427" w:name="_Toc125559334"/>
              <w:bookmarkStart w:id="428" w:name="_Toc125618512"/>
              <w:bookmarkStart w:id="429" w:name="_Toc125639959"/>
              <w:bookmarkStart w:id="430" w:name="_Toc125642174"/>
              <w:bookmarkStart w:id="431" w:name="_Toc125973944"/>
              <w:bookmarkStart w:id="432" w:name="_Toc125974229"/>
              <w:bookmarkStart w:id="433" w:name="_Toc126055146"/>
              <w:bookmarkStart w:id="434" w:name="_Toc12605793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del>
          </w:p>
        </w:tc>
        <w:tc>
          <w:tcPr>
            <w:tcW w:w="2246" w:type="dxa"/>
            <w:tcBorders>
              <w:top w:val="single" w:sz="4" w:space="0" w:color="auto"/>
              <w:left w:val="nil"/>
              <w:bottom w:val="single" w:sz="4" w:space="0" w:color="auto"/>
              <w:right w:val="single" w:sz="4" w:space="0" w:color="auto"/>
            </w:tcBorders>
          </w:tcPr>
          <w:p w14:paraId="3CD6DAA5" w14:textId="2C1BCEEC" w:rsidR="006238CC" w:rsidRPr="0045721D" w:rsidDel="00A04755" w:rsidRDefault="006238CC" w:rsidP="006238CC">
            <w:pPr>
              <w:rPr>
                <w:del w:id="435" w:author="Kumar Baral" w:date="2022-12-12T16:54:00Z"/>
                <w:highlight w:val="yellow"/>
                <w:rPrChange w:id="436" w:author="Kumar Baral" w:date="2022-12-12T16:18:00Z">
                  <w:rPr>
                    <w:del w:id="437" w:author="Kumar Baral" w:date="2022-12-12T16:54:00Z"/>
                  </w:rPr>
                </w:rPrChange>
              </w:rPr>
            </w:pPr>
            <w:del w:id="438" w:author="Kumar Baral" w:date="2022-12-12T16:54:00Z">
              <w:r w:rsidRPr="0045721D" w:rsidDel="00A04755">
                <w:rPr>
                  <w:highlight w:val="yellow"/>
                  <w:rPrChange w:id="439" w:author="Kumar Baral" w:date="2022-12-12T16:18:00Z">
                    <w:rPr/>
                  </w:rPrChange>
                </w:rPr>
                <w:delText>1112</w:delText>
              </w:r>
              <w:bookmarkStart w:id="440" w:name="_Toc121824649"/>
              <w:bookmarkStart w:id="441" w:name="_Toc121825287"/>
              <w:bookmarkStart w:id="442" w:name="_Toc121825927"/>
              <w:bookmarkStart w:id="443" w:name="_Toc121826791"/>
              <w:bookmarkStart w:id="444" w:name="_Toc121834214"/>
              <w:bookmarkStart w:id="445" w:name="_Toc125550081"/>
              <w:bookmarkStart w:id="446" w:name="_Toc125555576"/>
              <w:bookmarkStart w:id="447" w:name="_Toc125557448"/>
              <w:bookmarkStart w:id="448" w:name="_Toc125559335"/>
              <w:bookmarkStart w:id="449" w:name="_Toc125618513"/>
              <w:bookmarkStart w:id="450" w:name="_Toc125639960"/>
              <w:bookmarkStart w:id="451" w:name="_Toc125642175"/>
              <w:bookmarkStart w:id="452" w:name="_Toc125973945"/>
              <w:bookmarkStart w:id="453" w:name="_Toc125974230"/>
              <w:bookmarkStart w:id="454" w:name="_Toc126055147"/>
              <w:bookmarkStart w:id="455" w:name="_Toc1260579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del>
          </w:p>
        </w:tc>
        <w:bookmarkStart w:id="456" w:name="_Toc121824650"/>
        <w:bookmarkStart w:id="457" w:name="_Toc121825288"/>
        <w:bookmarkStart w:id="458" w:name="_Toc121825928"/>
        <w:bookmarkStart w:id="459" w:name="_Toc121826792"/>
        <w:bookmarkStart w:id="460" w:name="_Toc121834215"/>
        <w:bookmarkStart w:id="461" w:name="_Toc125550082"/>
        <w:bookmarkStart w:id="462" w:name="_Toc125555577"/>
        <w:bookmarkStart w:id="463" w:name="_Toc125557449"/>
        <w:bookmarkStart w:id="464" w:name="_Toc125559336"/>
        <w:bookmarkStart w:id="465" w:name="_Toc125618514"/>
        <w:bookmarkStart w:id="466" w:name="_Toc125639961"/>
        <w:bookmarkStart w:id="467" w:name="_Toc125642176"/>
        <w:bookmarkStart w:id="468" w:name="_Toc125973946"/>
        <w:bookmarkStart w:id="469" w:name="_Toc125974231"/>
        <w:bookmarkStart w:id="470" w:name="_Toc126055148"/>
        <w:bookmarkStart w:id="471" w:name="_Toc126057940"/>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tr>
      <w:tr w:rsidR="006238CC" w:rsidRPr="0045721D" w:rsidDel="00A04755" w14:paraId="781A834E" w14:textId="26A3A070" w:rsidTr="00E9411B">
        <w:trPr>
          <w:trHeight w:val="311"/>
          <w:del w:id="472"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13B6CD4F" w14:textId="7F11CE31" w:rsidR="006238CC" w:rsidRPr="0045721D" w:rsidDel="00A04755" w:rsidRDefault="006238CC" w:rsidP="006238CC">
            <w:pPr>
              <w:rPr>
                <w:del w:id="473" w:author="Kumar Baral" w:date="2022-12-12T16:54:00Z"/>
                <w:highlight w:val="yellow"/>
                <w:rPrChange w:id="474" w:author="Kumar Baral" w:date="2022-12-12T16:18:00Z">
                  <w:rPr>
                    <w:del w:id="475" w:author="Kumar Baral" w:date="2022-12-12T16:54:00Z"/>
                  </w:rPr>
                </w:rPrChange>
              </w:rPr>
            </w:pPr>
            <w:del w:id="476" w:author="Kumar Baral" w:date="2022-12-12T16:54:00Z">
              <w:r w:rsidRPr="0045721D" w:rsidDel="00A04755">
                <w:rPr>
                  <w:highlight w:val="yellow"/>
                  <w:rPrChange w:id="477" w:author="Kumar Baral" w:date="2022-12-12T16:18:00Z">
                    <w:rPr/>
                  </w:rPrChange>
                </w:rPr>
                <w:delText>406.5</w:delText>
              </w:r>
              <w:bookmarkStart w:id="478" w:name="_Toc121824651"/>
              <w:bookmarkStart w:id="479" w:name="_Toc121825289"/>
              <w:bookmarkStart w:id="480" w:name="_Toc121825929"/>
              <w:bookmarkStart w:id="481" w:name="_Toc121826793"/>
              <w:bookmarkStart w:id="482" w:name="_Toc121834216"/>
              <w:bookmarkStart w:id="483" w:name="_Toc125550083"/>
              <w:bookmarkStart w:id="484" w:name="_Toc125555578"/>
              <w:bookmarkStart w:id="485" w:name="_Toc125557450"/>
              <w:bookmarkStart w:id="486" w:name="_Toc125559337"/>
              <w:bookmarkStart w:id="487" w:name="_Toc125618515"/>
              <w:bookmarkStart w:id="488" w:name="_Toc125639962"/>
              <w:bookmarkStart w:id="489" w:name="_Toc125642177"/>
              <w:bookmarkStart w:id="490" w:name="_Toc125973947"/>
              <w:bookmarkStart w:id="491" w:name="_Toc125974232"/>
              <w:bookmarkStart w:id="492" w:name="_Toc126055149"/>
              <w:bookmarkStart w:id="493" w:name="_Toc126057941"/>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del>
          </w:p>
        </w:tc>
        <w:tc>
          <w:tcPr>
            <w:tcW w:w="1887" w:type="dxa"/>
            <w:tcBorders>
              <w:top w:val="single" w:sz="4" w:space="0" w:color="auto"/>
              <w:left w:val="nil"/>
              <w:bottom w:val="single" w:sz="4" w:space="0" w:color="auto"/>
              <w:right w:val="single" w:sz="4" w:space="0" w:color="auto"/>
            </w:tcBorders>
            <w:shd w:val="clear" w:color="auto" w:fill="auto"/>
            <w:noWrap/>
          </w:tcPr>
          <w:p w14:paraId="66EF001A" w14:textId="69202502" w:rsidR="006238CC" w:rsidRPr="0045721D" w:rsidDel="00A04755" w:rsidRDefault="006238CC" w:rsidP="006238CC">
            <w:pPr>
              <w:rPr>
                <w:del w:id="494" w:author="Kumar Baral" w:date="2022-12-12T16:54:00Z"/>
                <w:highlight w:val="yellow"/>
                <w:rPrChange w:id="495" w:author="Kumar Baral" w:date="2022-12-12T16:18:00Z">
                  <w:rPr>
                    <w:del w:id="496" w:author="Kumar Baral" w:date="2022-12-12T16:54:00Z"/>
                  </w:rPr>
                </w:rPrChange>
              </w:rPr>
            </w:pPr>
            <w:del w:id="497" w:author="Kumar Baral" w:date="2022-12-12T16:54:00Z">
              <w:r w:rsidRPr="0045721D" w:rsidDel="00A04755">
                <w:rPr>
                  <w:highlight w:val="yellow"/>
                  <w:rPrChange w:id="498" w:author="Kumar Baral" w:date="2022-12-12T16:18:00Z">
                    <w:rPr/>
                  </w:rPrChange>
                </w:rPr>
                <w:delText>Modi Khola</w:delText>
              </w:r>
              <w:bookmarkStart w:id="499" w:name="_Toc121824652"/>
              <w:bookmarkStart w:id="500" w:name="_Toc121825290"/>
              <w:bookmarkStart w:id="501" w:name="_Toc121825930"/>
              <w:bookmarkStart w:id="502" w:name="_Toc121826794"/>
              <w:bookmarkStart w:id="503" w:name="_Toc121834217"/>
              <w:bookmarkStart w:id="504" w:name="_Toc125550084"/>
              <w:bookmarkStart w:id="505" w:name="_Toc125555579"/>
              <w:bookmarkStart w:id="506" w:name="_Toc125557451"/>
              <w:bookmarkStart w:id="507" w:name="_Toc125559338"/>
              <w:bookmarkStart w:id="508" w:name="_Toc125618516"/>
              <w:bookmarkStart w:id="509" w:name="_Toc125639963"/>
              <w:bookmarkStart w:id="510" w:name="_Toc125642178"/>
              <w:bookmarkStart w:id="511" w:name="_Toc125973948"/>
              <w:bookmarkStart w:id="512" w:name="_Toc125974233"/>
              <w:bookmarkStart w:id="513" w:name="_Toc126055150"/>
              <w:bookmarkStart w:id="514" w:name="_Toc126057942"/>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del>
          </w:p>
        </w:tc>
        <w:tc>
          <w:tcPr>
            <w:tcW w:w="1578" w:type="dxa"/>
            <w:tcBorders>
              <w:top w:val="single" w:sz="4" w:space="0" w:color="auto"/>
              <w:left w:val="nil"/>
              <w:bottom w:val="single" w:sz="4" w:space="0" w:color="auto"/>
              <w:right w:val="single" w:sz="4" w:space="0" w:color="auto"/>
            </w:tcBorders>
            <w:shd w:val="clear" w:color="auto" w:fill="auto"/>
            <w:noWrap/>
          </w:tcPr>
          <w:p w14:paraId="79E3CC52" w14:textId="1138BDA2" w:rsidR="006238CC" w:rsidRPr="0045721D" w:rsidDel="00A04755" w:rsidRDefault="006238CC" w:rsidP="006238CC">
            <w:pPr>
              <w:rPr>
                <w:del w:id="515" w:author="Kumar Baral" w:date="2022-12-12T16:54:00Z"/>
                <w:highlight w:val="yellow"/>
                <w:rPrChange w:id="516" w:author="Kumar Baral" w:date="2022-12-12T16:18:00Z">
                  <w:rPr>
                    <w:del w:id="517" w:author="Kumar Baral" w:date="2022-12-12T16:54:00Z"/>
                  </w:rPr>
                </w:rPrChange>
              </w:rPr>
            </w:pPr>
            <w:del w:id="518" w:author="Kumar Baral" w:date="2022-12-12T16:54:00Z">
              <w:r w:rsidRPr="0045721D" w:rsidDel="00A04755">
                <w:rPr>
                  <w:highlight w:val="yellow"/>
                  <w:rPrChange w:id="519" w:author="Kumar Baral" w:date="2022-12-12T16:18:00Z">
                    <w:rPr/>
                  </w:rPrChange>
                </w:rPr>
                <w:delText>Nayapul</w:delText>
              </w:r>
              <w:bookmarkStart w:id="520" w:name="_Toc121824653"/>
              <w:bookmarkStart w:id="521" w:name="_Toc121825291"/>
              <w:bookmarkStart w:id="522" w:name="_Toc121825931"/>
              <w:bookmarkStart w:id="523" w:name="_Toc121826795"/>
              <w:bookmarkStart w:id="524" w:name="_Toc121834218"/>
              <w:bookmarkStart w:id="525" w:name="_Toc125550085"/>
              <w:bookmarkStart w:id="526" w:name="_Toc125555580"/>
              <w:bookmarkStart w:id="527" w:name="_Toc125557452"/>
              <w:bookmarkStart w:id="528" w:name="_Toc125559339"/>
              <w:bookmarkStart w:id="529" w:name="_Toc125618517"/>
              <w:bookmarkStart w:id="530" w:name="_Toc125639964"/>
              <w:bookmarkStart w:id="531" w:name="_Toc125642179"/>
              <w:bookmarkStart w:id="532" w:name="_Toc125973949"/>
              <w:bookmarkStart w:id="533" w:name="_Toc125974234"/>
              <w:bookmarkStart w:id="534" w:name="_Toc126055151"/>
              <w:bookmarkStart w:id="535" w:name="_Toc126057943"/>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33224EB1" w14:textId="48CFA5A6" w:rsidR="006238CC" w:rsidRPr="0045721D" w:rsidDel="00A04755" w:rsidRDefault="006238CC" w:rsidP="006238CC">
            <w:pPr>
              <w:rPr>
                <w:del w:id="536" w:author="Kumar Baral" w:date="2022-12-12T16:54:00Z"/>
                <w:highlight w:val="yellow"/>
                <w:rPrChange w:id="537" w:author="Kumar Baral" w:date="2022-12-12T16:18:00Z">
                  <w:rPr>
                    <w:del w:id="538" w:author="Kumar Baral" w:date="2022-12-12T16:54:00Z"/>
                  </w:rPr>
                </w:rPrChange>
              </w:rPr>
            </w:pPr>
            <w:del w:id="539" w:author="Kumar Baral" w:date="2022-12-12T16:54:00Z">
              <w:r w:rsidRPr="0045721D" w:rsidDel="00A04755">
                <w:rPr>
                  <w:highlight w:val="yellow"/>
                  <w:rPrChange w:id="540" w:author="Kumar Baral" w:date="2022-12-12T16:18:00Z">
                    <w:rPr/>
                  </w:rPrChange>
                </w:rPr>
                <w:delText>1976-2006</w:delText>
              </w:r>
              <w:bookmarkStart w:id="541" w:name="_Toc121824654"/>
              <w:bookmarkStart w:id="542" w:name="_Toc121825292"/>
              <w:bookmarkStart w:id="543" w:name="_Toc121825932"/>
              <w:bookmarkStart w:id="544" w:name="_Toc121826796"/>
              <w:bookmarkStart w:id="545" w:name="_Toc121834219"/>
              <w:bookmarkStart w:id="546" w:name="_Toc125550086"/>
              <w:bookmarkStart w:id="547" w:name="_Toc125555581"/>
              <w:bookmarkStart w:id="548" w:name="_Toc125557453"/>
              <w:bookmarkStart w:id="549" w:name="_Toc125559340"/>
              <w:bookmarkStart w:id="550" w:name="_Toc125618518"/>
              <w:bookmarkStart w:id="551" w:name="_Toc125639965"/>
              <w:bookmarkStart w:id="552" w:name="_Toc125642180"/>
              <w:bookmarkStart w:id="553" w:name="_Toc125973950"/>
              <w:bookmarkStart w:id="554" w:name="_Toc125974235"/>
              <w:bookmarkStart w:id="555" w:name="_Toc126055152"/>
              <w:bookmarkStart w:id="556" w:name="_Toc126057944"/>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tc>
        <w:tc>
          <w:tcPr>
            <w:tcW w:w="2246" w:type="dxa"/>
            <w:tcBorders>
              <w:top w:val="single" w:sz="4" w:space="0" w:color="auto"/>
              <w:left w:val="nil"/>
              <w:bottom w:val="single" w:sz="4" w:space="0" w:color="auto"/>
              <w:right w:val="single" w:sz="4" w:space="0" w:color="auto"/>
            </w:tcBorders>
          </w:tcPr>
          <w:p w14:paraId="46319B2A" w14:textId="6112BB2D" w:rsidR="006238CC" w:rsidRPr="0045721D" w:rsidDel="00A04755" w:rsidRDefault="006238CC" w:rsidP="006238CC">
            <w:pPr>
              <w:rPr>
                <w:del w:id="557" w:author="Kumar Baral" w:date="2022-12-12T16:54:00Z"/>
                <w:highlight w:val="yellow"/>
                <w:rPrChange w:id="558" w:author="Kumar Baral" w:date="2022-12-12T16:18:00Z">
                  <w:rPr>
                    <w:del w:id="559" w:author="Kumar Baral" w:date="2022-12-12T16:54:00Z"/>
                  </w:rPr>
                </w:rPrChange>
              </w:rPr>
            </w:pPr>
            <w:del w:id="560" w:author="Kumar Baral" w:date="2022-12-12T16:54:00Z">
              <w:r w:rsidRPr="0045721D" w:rsidDel="00A04755">
                <w:rPr>
                  <w:highlight w:val="yellow"/>
                  <w:rPrChange w:id="561" w:author="Kumar Baral" w:date="2022-12-12T16:18:00Z">
                    <w:rPr/>
                  </w:rPrChange>
                </w:rPr>
                <w:delText>601</w:delText>
              </w:r>
              <w:bookmarkStart w:id="562" w:name="_Toc121824655"/>
              <w:bookmarkStart w:id="563" w:name="_Toc121825293"/>
              <w:bookmarkStart w:id="564" w:name="_Toc121825933"/>
              <w:bookmarkStart w:id="565" w:name="_Toc121826797"/>
              <w:bookmarkStart w:id="566" w:name="_Toc121834220"/>
              <w:bookmarkStart w:id="567" w:name="_Toc125550087"/>
              <w:bookmarkStart w:id="568" w:name="_Toc125555582"/>
              <w:bookmarkStart w:id="569" w:name="_Toc125557454"/>
              <w:bookmarkStart w:id="570" w:name="_Toc125559341"/>
              <w:bookmarkStart w:id="571" w:name="_Toc125618519"/>
              <w:bookmarkStart w:id="572" w:name="_Toc125639966"/>
              <w:bookmarkStart w:id="573" w:name="_Toc125642181"/>
              <w:bookmarkStart w:id="574" w:name="_Toc125973951"/>
              <w:bookmarkStart w:id="575" w:name="_Toc125974236"/>
              <w:bookmarkStart w:id="576" w:name="_Toc126055153"/>
              <w:bookmarkStart w:id="577" w:name="_Toc126057945"/>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del>
          </w:p>
        </w:tc>
        <w:bookmarkStart w:id="578" w:name="_Toc121824656"/>
        <w:bookmarkStart w:id="579" w:name="_Toc121825294"/>
        <w:bookmarkStart w:id="580" w:name="_Toc121825934"/>
        <w:bookmarkStart w:id="581" w:name="_Toc121826798"/>
        <w:bookmarkStart w:id="582" w:name="_Toc121834221"/>
        <w:bookmarkStart w:id="583" w:name="_Toc125550088"/>
        <w:bookmarkStart w:id="584" w:name="_Toc125555583"/>
        <w:bookmarkStart w:id="585" w:name="_Toc125557455"/>
        <w:bookmarkStart w:id="586" w:name="_Toc125559342"/>
        <w:bookmarkStart w:id="587" w:name="_Toc125618520"/>
        <w:bookmarkStart w:id="588" w:name="_Toc125639967"/>
        <w:bookmarkStart w:id="589" w:name="_Toc125642182"/>
        <w:bookmarkStart w:id="590" w:name="_Toc125973952"/>
        <w:bookmarkStart w:id="591" w:name="_Toc125974237"/>
        <w:bookmarkStart w:id="592" w:name="_Toc126055154"/>
        <w:bookmarkStart w:id="593" w:name="_Toc126057946"/>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tr>
      <w:tr w:rsidR="006238CC" w:rsidRPr="0045721D" w:rsidDel="00A04755" w14:paraId="41CEE569" w14:textId="587BD064" w:rsidTr="00E9411B">
        <w:trPr>
          <w:trHeight w:val="311"/>
          <w:del w:id="594"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2C2C3A81" w14:textId="6E4EC286" w:rsidR="006238CC" w:rsidRPr="0045721D" w:rsidDel="00A04755" w:rsidRDefault="006238CC" w:rsidP="006238CC">
            <w:pPr>
              <w:rPr>
                <w:del w:id="595" w:author="Kumar Baral" w:date="2022-12-12T16:54:00Z"/>
                <w:highlight w:val="yellow"/>
                <w:rPrChange w:id="596" w:author="Kumar Baral" w:date="2022-12-12T16:18:00Z">
                  <w:rPr>
                    <w:del w:id="597" w:author="Kumar Baral" w:date="2022-12-12T16:54:00Z"/>
                  </w:rPr>
                </w:rPrChange>
              </w:rPr>
            </w:pPr>
            <w:del w:id="598" w:author="Kumar Baral" w:date="2022-12-12T16:54:00Z">
              <w:r w:rsidRPr="0045721D" w:rsidDel="00A04755">
                <w:rPr>
                  <w:highlight w:val="yellow"/>
                  <w:rPrChange w:id="599" w:author="Kumar Baral" w:date="2022-12-12T16:18:00Z">
                    <w:rPr/>
                  </w:rPrChange>
                </w:rPr>
                <w:delText>428</w:delText>
              </w:r>
              <w:bookmarkStart w:id="600" w:name="_Toc121824657"/>
              <w:bookmarkStart w:id="601" w:name="_Toc121825295"/>
              <w:bookmarkStart w:id="602" w:name="_Toc121825935"/>
              <w:bookmarkStart w:id="603" w:name="_Toc121826799"/>
              <w:bookmarkStart w:id="604" w:name="_Toc121834222"/>
              <w:bookmarkStart w:id="605" w:name="_Toc125550089"/>
              <w:bookmarkStart w:id="606" w:name="_Toc125555584"/>
              <w:bookmarkStart w:id="607" w:name="_Toc125557456"/>
              <w:bookmarkStart w:id="608" w:name="_Toc125559343"/>
              <w:bookmarkStart w:id="609" w:name="_Toc125618521"/>
              <w:bookmarkStart w:id="610" w:name="_Toc125639968"/>
              <w:bookmarkStart w:id="611" w:name="_Toc125642183"/>
              <w:bookmarkStart w:id="612" w:name="_Toc125973953"/>
              <w:bookmarkStart w:id="613" w:name="_Toc125974238"/>
              <w:bookmarkStart w:id="614" w:name="_Toc126055155"/>
              <w:bookmarkStart w:id="615" w:name="_Toc126057947"/>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del>
          </w:p>
        </w:tc>
        <w:tc>
          <w:tcPr>
            <w:tcW w:w="1887" w:type="dxa"/>
            <w:tcBorders>
              <w:top w:val="single" w:sz="4" w:space="0" w:color="auto"/>
              <w:left w:val="nil"/>
              <w:bottom w:val="single" w:sz="4" w:space="0" w:color="auto"/>
              <w:right w:val="single" w:sz="4" w:space="0" w:color="auto"/>
            </w:tcBorders>
            <w:shd w:val="clear" w:color="auto" w:fill="auto"/>
            <w:noWrap/>
          </w:tcPr>
          <w:p w14:paraId="37CD2162" w14:textId="5E8986B7" w:rsidR="006238CC" w:rsidRPr="0045721D" w:rsidDel="00A04755" w:rsidRDefault="006238CC" w:rsidP="006238CC">
            <w:pPr>
              <w:rPr>
                <w:del w:id="616" w:author="Kumar Baral" w:date="2022-12-12T16:54:00Z"/>
                <w:highlight w:val="yellow"/>
                <w:rPrChange w:id="617" w:author="Kumar Baral" w:date="2022-12-12T16:18:00Z">
                  <w:rPr>
                    <w:del w:id="618" w:author="Kumar Baral" w:date="2022-12-12T16:54:00Z"/>
                  </w:rPr>
                </w:rPrChange>
              </w:rPr>
            </w:pPr>
            <w:del w:id="619" w:author="Kumar Baral" w:date="2022-12-12T16:54:00Z">
              <w:r w:rsidRPr="0045721D" w:rsidDel="00A04755">
                <w:rPr>
                  <w:highlight w:val="yellow"/>
                  <w:rPrChange w:id="620" w:author="Kumar Baral" w:date="2022-12-12T16:18:00Z">
                    <w:rPr/>
                  </w:rPrChange>
                </w:rPr>
                <w:delText>Mardi Khola</w:delText>
              </w:r>
              <w:bookmarkStart w:id="621" w:name="_Toc121824658"/>
              <w:bookmarkStart w:id="622" w:name="_Toc121825296"/>
              <w:bookmarkStart w:id="623" w:name="_Toc121825936"/>
              <w:bookmarkStart w:id="624" w:name="_Toc121826800"/>
              <w:bookmarkStart w:id="625" w:name="_Toc121834223"/>
              <w:bookmarkStart w:id="626" w:name="_Toc125550090"/>
              <w:bookmarkStart w:id="627" w:name="_Toc125555585"/>
              <w:bookmarkStart w:id="628" w:name="_Toc125557457"/>
              <w:bookmarkStart w:id="629" w:name="_Toc125559344"/>
              <w:bookmarkStart w:id="630" w:name="_Toc125618522"/>
              <w:bookmarkStart w:id="631" w:name="_Toc125639969"/>
              <w:bookmarkStart w:id="632" w:name="_Toc125642184"/>
              <w:bookmarkStart w:id="633" w:name="_Toc125973954"/>
              <w:bookmarkStart w:id="634" w:name="_Toc125974239"/>
              <w:bookmarkStart w:id="635" w:name="_Toc126055156"/>
              <w:bookmarkStart w:id="636" w:name="_Toc126057948"/>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del>
          </w:p>
        </w:tc>
        <w:tc>
          <w:tcPr>
            <w:tcW w:w="1578" w:type="dxa"/>
            <w:tcBorders>
              <w:top w:val="single" w:sz="4" w:space="0" w:color="auto"/>
              <w:left w:val="nil"/>
              <w:bottom w:val="single" w:sz="4" w:space="0" w:color="auto"/>
              <w:right w:val="single" w:sz="4" w:space="0" w:color="auto"/>
            </w:tcBorders>
            <w:shd w:val="clear" w:color="auto" w:fill="auto"/>
            <w:noWrap/>
          </w:tcPr>
          <w:p w14:paraId="5386811F" w14:textId="5D01F405" w:rsidR="006238CC" w:rsidRPr="0045721D" w:rsidDel="00A04755" w:rsidRDefault="006238CC" w:rsidP="006238CC">
            <w:pPr>
              <w:rPr>
                <w:del w:id="637" w:author="Kumar Baral" w:date="2022-12-12T16:54:00Z"/>
                <w:highlight w:val="yellow"/>
                <w:rPrChange w:id="638" w:author="Kumar Baral" w:date="2022-12-12T16:18:00Z">
                  <w:rPr>
                    <w:del w:id="639" w:author="Kumar Baral" w:date="2022-12-12T16:54:00Z"/>
                  </w:rPr>
                </w:rPrChange>
              </w:rPr>
            </w:pPr>
            <w:del w:id="640" w:author="Kumar Baral" w:date="2022-12-12T16:54:00Z">
              <w:r w:rsidRPr="0045721D" w:rsidDel="00A04755">
                <w:rPr>
                  <w:highlight w:val="yellow"/>
                  <w:rPrChange w:id="641" w:author="Kumar Baral" w:date="2022-12-12T16:18:00Z">
                    <w:rPr/>
                  </w:rPrChange>
                </w:rPr>
                <w:delText>Lahachowk</w:delText>
              </w:r>
              <w:bookmarkStart w:id="642" w:name="_Toc121824659"/>
              <w:bookmarkStart w:id="643" w:name="_Toc121825297"/>
              <w:bookmarkStart w:id="644" w:name="_Toc121825937"/>
              <w:bookmarkStart w:id="645" w:name="_Toc121826801"/>
              <w:bookmarkStart w:id="646" w:name="_Toc121834224"/>
              <w:bookmarkStart w:id="647" w:name="_Toc125550091"/>
              <w:bookmarkStart w:id="648" w:name="_Toc125555586"/>
              <w:bookmarkStart w:id="649" w:name="_Toc125557458"/>
              <w:bookmarkStart w:id="650" w:name="_Toc125559345"/>
              <w:bookmarkStart w:id="651" w:name="_Toc125618523"/>
              <w:bookmarkStart w:id="652" w:name="_Toc125639970"/>
              <w:bookmarkStart w:id="653" w:name="_Toc125642185"/>
              <w:bookmarkStart w:id="654" w:name="_Toc125973955"/>
              <w:bookmarkStart w:id="655" w:name="_Toc125974240"/>
              <w:bookmarkStart w:id="656" w:name="_Toc126055157"/>
              <w:bookmarkStart w:id="657" w:name="_Toc126057949"/>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6A1457E7" w14:textId="2EFB3FFB" w:rsidR="006238CC" w:rsidRPr="0045721D" w:rsidDel="00A04755" w:rsidRDefault="006238CC" w:rsidP="006238CC">
            <w:pPr>
              <w:rPr>
                <w:del w:id="658" w:author="Kumar Baral" w:date="2022-12-12T16:54:00Z"/>
                <w:highlight w:val="yellow"/>
                <w:rPrChange w:id="659" w:author="Kumar Baral" w:date="2022-12-12T16:18:00Z">
                  <w:rPr>
                    <w:del w:id="660" w:author="Kumar Baral" w:date="2022-12-12T16:54:00Z"/>
                  </w:rPr>
                </w:rPrChange>
              </w:rPr>
            </w:pPr>
            <w:del w:id="661" w:author="Kumar Baral" w:date="2022-12-12T16:54:00Z">
              <w:r w:rsidRPr="0045721D" w:rsidDel="00A04755">
                <w:rPr>
                  <w:highlight w:val="yellow"/>
                  <w:rPrChange w:id="662" w:author="Kumar Baral" w:date="2022-12-12T16:18:00Z">
                    <w:rPr/>
                  </w:rPrChange>
                </w:rPr>
                <w:delText>1974-1995</w:delText>
              </w:r>
              <w:bookmarkStart w:id="663" w:name="_Toc121824660"/>
              <w:bookmarkStart w:id="664" w:name="_Toc121825298"/>
              <w:bookmarkStart w:id="665" w:name="_Toc121825938"/>
              <w:bookmarkStart w:id="666" w:name="_Toc121826802"/>
              <w:bookmarkStart w:id="667" w:name="_Toc121834225"/>
              <w:bookmarkStart w:id="668" w:name="_Toc125550092"/>
              <w:bookmarkStart w:id="669" w:name="_Toc125555587"/>
              <w:bookmarkStart w:id="670" w:name="_Toc125557459"/>
              <w:bookmarkStart w:id="671" w:name="_Toc125559346"/>
              <w:bookmarkStart w:id="672" w:name="_Toc125618524"/>
              <w:bookmarkStart w:id="673" w:name="_Toc125639971"/>
              <w:bookmarkStart w:id="674" w:name="_Toc125642186"/>
              <w:bookmarkStart w:id="675" w:name="_Toc125973956"/>
              <w:bookmarkStart w:id="676" w:name="_Toc125974241"/>
              <w:bookmarkStart w:id="677" w:name="_Toc126055158"/>
              <w:bookmarkStart w:id="678" w:name="_Toc126057950"/>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del>
          </w:p>
        </w:tc>
        <w:tc>
          <w:tcPr>
            <w:tcW w:w="2246" w:type="dxa"/>
            <w:tcBorders>
              <w:top w:val="single" w:sz="4" w:space="0" w:color="auto"/>
              <w:left w:val="nil"/>
              <w:bottom w:val="single" w:sz="4" w:space="0" w:color="auto"/>
              <w:right w:val="single" w:sz="4" w:space="0" w:color="auto"/>
            </w:tcBorders>
          </w:tcPr>
          <w:p w14:paraId="297D2A5C" w14:textId="77D243B1" w:rsidR="006238CC" w:rsidRPr="0045721D" w:rsidDel="00A04755" w:rsidRDefault="006238CC" w:rsidP="006238CC">
            <w:pPr>
              <w:rPr>
                <w:del w:id="679" w:author="Kumar Baral" w:date="2022-12-12T16:54:00Z"/>
                <w:highlight w:val="yellow"/>
                <w:rPrChange w:id="680" w:author="Kumar Baral" w:date="2022-12-12T16:18:00Z">
                  <w:rPr>
                    <w:del w:id="681" w:author="Kumar Baral" w:date="2022-12-12T16:54:00Z"/>
                  </w:rPr>
                </w:rPrChange>
              </w:rPr>
            </w:pPr>
            <w:del w:id="682" w:author="Kumar Baral" w:date="2022-12-12T16:54:00Z">
              <w:r w:rsidRPr="0045721D" w:rsidDel="00A04755">
                <w:rPr>
                  <w:highlight w:val="yellow"/>
                  <w:rPrChange w:id="683" w:author="Kumar Baral" w:date="2022-12-12T16:18:00Z">
                    <w:rPr/>
                  </w:rPrChange>
                </w:rPr>
                <w:delText>160</w:delText>
              </w:r>
              <w:bookmarkStart w:id="684" w:name="_Toc121824661"/>
              <w:bookmarkStart w:id="685" w:name="_Toc121825299"/>
              <w:bookmarkStart w:id="686" w:name="_Toc121825939"/>
              <w:bookmarkStart w:id="687" w:name="_Toc121826803"/>
              <w:bookmarkStart w:id="688" w:name="_Toc121834226"/>
              <w:bookmarkStart w:id="689" w:name="_Toc125550093"/>
              <w:bookmarkStart w:id="690" w:name="_Toc125555588"/>
              <w:bookmarkStart w:id="691" w:name="_Toc125557460"/>
              <w:bookmarkStart w:id="692" w:name="_Toc125559347"/>
              <w:bookmarkStart w:id="693" w:name="_Toc125618525"/>
              <w:bookmarkStart w:id="694" w:name="_Toc125639972"/>
              <w:bookmarkStart w:id="695" w:name="_Toc125642187"/>
              <w:bookmarkStart w:id="696" w:name="_Toc125973957"/>
              <w:bookmarkStart w:id="697" w:name="_Toc125974242"/>
              <w:bookmarkStart w:id="698" w:name="_Toc126055159"/>
              <w:bookmarkStart w:id="699" w:name="_Toc126057951"/>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del>
          </w:p>
        </w:tc>
        <w:bookmarkStart w:id="700" w:name="_Toc121824662"/>
        <w:bookmarkStart w:id="701" w:name="_Toc121825300"/>
        <w:bookmarkStart w:id="702" w:name="_Toc121825940"/>
        <w:bookmarkStart w:id="703" w:name="_Toc121826804"/>
        <w:bookmarkStart w:id="704" w:name="_Toc121834227"/>
        <w:bookmarkStart w:id="705" w:name="_Toc125550094"/>
        <w:bookmarkStart w:id="706" w:name="_Toc125555589"/>
        <w:bookmarkStart w:id="707" w:name="_Toc125557461"/>
        <w:bookmarkStart w:id="708" w:name="_Toc125559348"/>
        <w:bookmarkStart w:id="709" w:name="_Toc125618526"/>
        <w:bookmarkStart w:id="710" w:name="_Toc125639973"/>
        <w:bookmarkStart w:id="711" w:name="_Toc125642188"/>
        <w:bookmarkStart w:id="712" w:name="_Toc125973958"/>
        <w:bookmarkStart w:id="713" w:name="_Toc125974243"/>
        <w:bookmarkStart w:id="714" w:name="_Toc126055160"/>
        <w:bookmarkStart w:id="715" w:name="_Toc126057952"/>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tr>
      <w:tr w:rsidR="006238CC" w:rsidRPr="0045721D" w:rsidDel="00A04755" w14:paraId="05D32FE2" w14:textId="30BA1ED1" w:rsidTr="00E9411B">
        <w:trPr>
          <w:trHeight w:val="311"/>
          <w:del w:id="716"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3943CCC1" w14:textId="20F6662B" w:rsidR="006238CC" w:rsidRPr="0045721D" w:rsidDel="00A04755" w:rsidRDefault="006238CC" w:rsidP="006238CC">
            <w:pPr>
              <w:rPr>
                <w:del w:id="717" w:author="Kumar Baral" w:date="2022-12-12T16:54:00Z"/>
                <w:highlight w:val="yellow"/>
                <w:rPrChange w:id="718" w:author="Kumar Baral" w:date="2022-12-12T16:18:00Z">
                  <w:rPr>
                    <w:del w:id="719" w:author="Kumar Baral" w:date="2022-12-12T16:54:00Z"/>
                  </w:rPr>
                </w:rPrChange>
              </w:rPr>
            </w:pPr>
            <w:del w:id="720" w:author="Kumar Baral" w:date="2022-12-12T16:54:00Z">
              <w:r w:rsidRPr="0045721D" w:rsidDel="00A04755">
                <w:rPr>
                  <w:highlight w:val="yellow"/>
                  <w:rPrChange w:id="721" w:author="Kumar Baral" w:date="2022-12-12T16:18:00Z">
                    <w:rPr/>
                  </w:rPrChange>
                </w:rPr>
                <w:delText>430</w:delText>
              </w:r>
              <w:bookmarkStart w:id="722" w:name="_Toc121824663"/>
              <w:bookmarkStart w:id="723" w:name="_Toc121825301"/>
              <w:bookmarkStart w:id="724" w:name="_Toc121825941"/>
              <w:bookmarkStart w:id="725" w:name="_Toc121826805"/>
              <w:bookmarkStart w:id="726" w:name="_Toc121834228"/>
              <w:bookmarkStart w:id="727" w:name="_Toc125550095"/>
              <w:bookmarkStart w:id="728" w:name="_Toc125555590"/>
              <w:bookmarkStart w:id="729" w:name="_Toc125557462"/>
              <w:bookmarkStart w:id="730" w:name="_Toc125559349"/>
              <w:bookmarkStart w:id="731" w:name="_Toc125618527"/>
              <w:bookmarkStart w:id="732" w:name="_Toc125639974"/>
              <w:bookmarkStart w:id="733" w:name="_Toc125642189"/>
              <w:bookmarkStart w:id="734" w:name="_Toc125973959"/>
              <w:bookmarkStart w:id="735" w:name="_Toc125974244"/>
              <w:bookmarkStart w:id="736" w:name="_Toc126055161"/>
              <w:bookmarkStart w:id="737" w:name="_Toc126057953"/>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tc>
        <w:tc>
          <w:tcPr>
            <w:tcW w:w="1887" w:type="dxa"/>
            <w:tcBorders>
              <w:top w:val="single" w:sz="4" w:space="0" w:color="auto"/>
              <w:left w:val="nil"/>
              <w:bottom w:val="single" w:sz="4" w:space="0" w:color="auto"/>
              <w:right w:val="single" w:sz="4" w:space="0" w:color="auto"/>
            </w:tcBorders>
            <w:shd w:val="clear" w:color="auto" w:fill="auto"/>
            <w:noWrap/>
          </w:tcPr>
          <w:p w14:paraId="7912D942" w14:textId="27BA514B" w:rsidR="006238CC" w:rsidRPr="0045721D" w:rsidDel="00A04755" w:rsidRDefault="006238CC" w:rsidP="006238CC">
            <w:pPr>
              <w:rPr>
                <w:del w:id="738" w:author="Kumar Baral" w:date="2022-12-12T16:54:00Z"/>
                <w:highlight w:val="yellow"/>
                <w:rPrChange w:id="739" w:author="Kumar Baral" w:date="2022-12-12T16:18:00Z">
                  <w:rPr>
                    <w:del w:id="740" w:author="Kumar Baral" w:date="2022-12-12T16:54:00Z"/>
                  </w:rPr>
                </w:rPrChange>
              </w:rPr>
            </w:pPr>
            <w:del w:id="741" w:author="Kumar Baral" w:date="2022-12-12T16:54:00Z">
              <w:r w:rsidRPr="0045721D" w:rsidDel="00A04755">
                <w:rPr>
                  <w:highlight w:val="yellow"/>
                  <w:rPrChange w:id="742" w:author="Kumar Baral" w:date="2022-12-12T16:18:00Z">
                    <w:rPr/>
                  </w:rPrChange>
                </w:rPr>
                <w:delText>Seti</w:delText>
              </w:r>
              <w:bookmarkStart w:id="743" w:name="_Toc121824664"/>
              <w:bookmarkStart w:id="744" w:name="_Toc121825302"/>
              <w:bookmarkStart w:id="745" w:name="_Toc121825942"/>
              <w:bookmarkStart w:id="746" w:name="_Toc121826806"/>
              <w:bookmarkStart w:id="747" w:name="_Toc121834229"/>
              <w:bookmarkStart w:id="748" w:name="_Toc125550096"/>
              <w:bookmarkStart w:id="749" w:name="_Toc125555591"/>
              <w:bookmarkStart w:id="750" w:name="_Toc125557463"/>
              <w:bookmarkStart w:id="751" w:name="_Toc125559350"/>
              <w:bookmarkStart w:id="752" w:name="_Toc125618528"/>
              <w:bookmarkStart w:id="753" w:name="_Toc125639975"/>
              <w:bookmarkStart w:id="754" w:name="_Toc125642190"/>
              <w:bookmarkStart w:id="755" w:name="_Toc125973960"/>
              <w:bookmarkStart w:id="756" w:name="_Toc125974245"/>
              <w:bookmarkStart w:id="757" w:name="_Toc126055162"/>
              <w:bookmarkStart w:id="758" w:name="_Toc126057954"/>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del>
          </w:p>
        </w:tc>
        <w:tc>
          <w:tcPr>
            <w:tcW w:w="1578" w:type="dxa"/>
            <w:tcBorders>
              <w:top w:val="single" w:sz="4" w:space="0" w:color="auto"/>
              <w:left w:val="nil"/>
              <w:bottom w:val="single" w:sz="4" w:space="0" w:color="auto"/>
              <w:right w:val="single" w:sz="4" w:space="0" w:color="auto"/>
            </w:tcBorders>
            <w:shd w:val="clear" w:color="auto" w:fill="auto"/>
            <w:noWrap/>
          </w:tcPr>
          <w:p w14:paraId="6325AE50" w14:textId="31CD83A3" w:rsidR="006238CC" w:rsidRPr="0045721D" w:rsidDel="00A04755" w:rsidRDefault="006238CC" w:rsidP="006238CC">
            <w:pPr>
              <w:rPr>
                <w:del w:id="759" w:author="Kumar Baral" w:date="2022-12-12T16:54:00Z"/>
                <w:highlight w:val="yellow"/>
                <w:rPrChange w:id="760" w:author="Kumar Baral" w:date="2022-12-12T16:18:00Z">
                  <w:rPr>
                    <w:del w:id="761" w:author="Kumar Baral" w:date="2022-12-12T16:54:00Z"/>
                  </w:rPr>
                </w:rPrChange>
              </w:rPr>
            </w:pPr>
            <w:del w:id="762" w:author="Kumar Baral" w:date="2022-12-12T16:54:00Z">
              <w:r w:rsidRPr="0045721D" w:rsidDel="00A04755">
                <w:rPr>
                  <w:highlight w:val="yellow"/>
                  <w:rPrChange w:id="763" w:author="Kumar Baral" w:date="2022-12-12T16:18:00Z">
                    <w:rPr/>
                  </w:rPrChange>
                </w:rPr>
                <w:delText>Phoolbari</w:delText>
              </w:r>
              <w:bookmarkStart w:id="764" w:name="_Toc121824665"/>
              <w:bookmarkStart w:id="765" w:name="_Toc121825303"/>
              <w:bookmarkStart w:id="766" w:name="_Toc121825943"/>
              <w:bookmarkStart w:id="767" w:name="_Toc121826807"/>
              <w:bookmarkStart w:id="768" w:name="_Toc121834230"/>
              <w:bookmarkStart w:id="769" w:name="_Toc125550097"/>
              <w:bookmarkStart w:id="770" w:name="_Toc125555592"/>
              <w:bookmarkStart w:id="771" w:name="_Toc125557464"/>
              <w:bookmarkStart w:id="772" w:name="_Toc125559351"/>
              <w:bookmarkStart w:id="773" w:name="_Toc125618529"/>
              <w:bookmarkStart w:id="774" w:name="_Toc125639976"/>
              <w:bookmarkStart w:id="775" w:name="_Toc125642191"/>
              <w:bookmarkStart w:id="776" w:name="_Toc125973961"/>
              <w:bookmarkStart w:id="777" w:name="_Toc125974246"/>
              <w:bookmarkStart w:id="778" w:name="_Toc126055163"/>
              <w:bookmarkStart w:id="779" w:name="_Toc126057955"/>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379D1E49" w14:textId="343FD271" w:rsidR="006238CC" w:rsidRPr="0045721D" w:rsidDel="00A04755" w:rsidRDefault="006238CC" w:rsidP="006238CC">
            <w:pPr>
              <w:rPr>
                <w:del w:id="780" w:author="Kumar Baral" w:date="2022-12-12T16:54:00Z"/>
                <w:highlight w:val="yellow"/>
                <w:rPrChange w:id="781" w:author="Kumar Baral" w:date="2022-12-12T16:18:00Z">
                  <w:rPr>
                    <w:del w:id="782" w:author="Kumar Baral" w:date="2022-12-12T16:54:00Z"/>
                  </w:rPr>
                </w:rPrChange>
              </w:rPr>
            </w:pPr>
            <w:del w:id="783" w:author="Kumar Baral" w:date="2022-12-12T16:54:00Z">
              <w:r w:rsidRPr="0045721D" w:rsidDel="00A04755">
                <w:rPr>
                  <w:highlight w:val="yellow"/>
                  <w:rPrChange w:id="784" w:author="Kumar Baral" w:date="2022-12-12T16:18:00Z">
                    <w:rPr/>
                  </w:rPrChange>
                </w:rPr>
                <w:delText>1964-1984</w:delText>
              </w:r>
              <w:bookmarkStart w:id="785" w:name="_Toc121824666"/>
              <w:bookmarkStart w:id="786" w:name="_Toc121825304"/>
              <w:bookmarkStart w:id="787" w:name="_Toc121825944"/>
              <w:bookmarkStart w:id="788" w:name="_Toc121826808"/>
              <w:bookmarkStart w:id="789" w:name="_Toc121834231"/>
              <w:bookmarkStart w:id="790" w:name="_Toc125550098"/>
              <w:bookmarkStart w:id="791" w:name="_Toc125555593"/>
              <w:bookmarkStart w:id="792" w:name="_Toc125557465"/>
              <w:bookmarkStart w:id="793" w:name="_Toc125559352"/>
              <w:bookmarkStart w:id="794" w:name="_Toc125618530"/>
              <w:bookmarkStart w:id="795" w:name="_Toc125639977"/>
              <w:bookmarkStart w:id="796" w:name="_Toc125642192"/>
              <w:bookmarkStart w:id="797" w:name="_Toc125973962"/>
              <w:bookmarkStart w:id="798" w:name="_Toc125974247"/>
              <w:bookmarkStart w:id="799" w:name="_Toc126055164"/>
              <w:bookmarkStart w:id="800" w:name="_Toc126057956"/>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del>
          </w:p>
        </w:tc>
        <w:tc>
          <w:tcPr>
            <w:tcW w:w="2246" w:type="dxa"/>
            <w:tcBorders>
              <w:top w:val="single" w:sz="4" w:space="0" w:color="auto"/>
              <w:left w:val="nil"/>
              <w:bottom w:val="single" w:sz="4" w:space="0" w:color="auto"/>
              <w:right w:val="single" w:sz="4" w:space="0" w:color="auto"/>
            </w:tcBorders>
          </w:tcPr>
          <w:p w14:paraId="219FAD97" w14:textId="0F7904CE" w:rsidR="006238CC" w:rsidRPr="0045721D" w:rsidDel="00A04755" w:rsidRDefault="006238CC" w:rsidP="006238CC">
            <w:pPr>
              <w:rPr>
                <w:del w:id="801" w:author="Kumar Baral" w:date="2022-12-12T16:54:00Z"/>
                <w:highlight w:val="yellow"/>
                <w:rPrChange w:id="802" w:author="Kumar Baral" w:date="2022-12-12T16:18:00Z">
                  <w:rPr>
                    <w:del w:id="803" w:author="Kumar Baral" w:date="2022-12-12T16:54:00Z"/>
                  </w:rPr>
                </w:rPrChange>
              </w:rPr>
            </w:pPr>
            <w:del w:id="804" w:author="Kumar Baral" w:date="2022-12-12T16:54:00Z">
              <w:r w:rsidRPr="0045721D" w:rsidDel="00A04755">
                <w:rPr>
                  <w:highlight w:val="yellow"/>
                  <w:rPrChange w:id="805" w:author="Kumar Baral" w:date="2022-12-12T16:18:00Z">
                    <w:rPr/>
                  </w:rPrChange>
                </w:rPr>
                <w:delText>582</w:delText>
              </w:r>
              <w:bookmarkStart w:id="806" w:name="_Toc121824667"/>
              <w:bookmarkStart w:id="807" w:name="_Toc121825305"/>
              <w:bookmarkStart w:id="808" w:name="_Toc121825945"/>
              <w:bookmarkStart w:id="809" w:name="_Toc121826809"/>
              <w:bookmarkStart w:id="810" w:name="_Toc121834232"/>
              <w:bookmarkStart w:id="811" w:name="_Toc125550099"/>
              <w:bookmarkStart w:id="812" w:name="_Toc125555594"/>
              <w:bookmarkStart w:id="813" w:name="_Toc125557466"/>
              <w:bookmarkStart w:id="814" w:name="_Toc125559353"/>
              <w:bookmarkStart w:id="815" w:name="_Toc125618531"/>
              <w:bookmarkStart w:id="816" w:name="_Toc125639978"/>
              <w:bookmarkStart w:id="817" w:name="_Toc125642193"/>
              <w:bookmarkStart w:id="818" w:name="_Toc125973963"/>
              <w:bookmarkStart w:id="819" w:name="_Toc125974248"/>
              <w:bookmarkStart w:id="820" w:name="_Toc126055165"/>
              <w:bookmarkStart w:id="821" w:name="_Toc126057957"/>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del>
          </w:p>
        </w:tc>
        <w:bookmarkStart w:id="822" w:name="_Toc121824668"/>
        <w:bookmarkStart w:id="823" w:name="_Toc121825306"/>
        <w:bookmarkStart w:id="824" w:name="_Toc121825946"/>
        <w:bookmarkStart w:id="825" w:name="_Toc121826810"/>
        <w:bookmarkStart w:id="826" w:name="_Toc121834233"/>
        <w:bookmarkStart w:id="827" w:name="_Toc125550100"/>
        <w:bookmarkStart w:id="828" w:name="_Toc125555595"/>
        <w:bookmarkStart w:id="829" w:name="_Toc125557467"/>
        <w:bookmarkStart w:id="830" w:name="_Toc125559354"/>
        <w:bookmarkStart w:id="831" w:name="_Toc125618532"/>
        <w:bookmarkStart w:id="832" w:name="_Toc125639979"/>
        <w:bookmarkStart w:id="833" w:name="_Toc125642194"/>
        <w:bookmarkStart w:id="834" w:name="_Toc125973964"/>
        <w:bookmarkStart w:id="835" w:name="_Toc125974249"/>
        <w:bookmarkStart w:id="836" w:name="_Toc126055166"/>
        <w:bookmarkStart w:id="837" w:name="_Toc126057958"/>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tr>
      <w:tr w:rsidR="006238CC" w:rsidRPr="0045721D" w:rsidDel="00A04755" w14:paraId="50BEDE94" w14:textId="52301891" w:rsidTr="00E9411B">
        <w:trPr>
          <w:trHeight w:val="311"/>
          <w:del w:id="838"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11E0A328" w14:textId="6F3CF271" w:rsidR="006238CC" w:rsidRPr="0045721D" w:rsidDel="00A04755" w:rsidRDefault="006238CC" w:rsidP="006238CC">
            <w:pPr>
              <w:rPr>
                <w:del w:id="839" w:author="Kumar Baral" w:date="2022-12-12T16:54:00Z"/>
                <w:highlight w:val="yellow"/>
                <w:rPrChange w:id="840" w:author="Kumar Baral" w:date="2022-12-12T16:18:00Z">
                  <w:rPr>
                    <w:del w:id="841" w:author="Kumar Baral" w:date="2022-12-12T16:54:00Z"/>
                  </w:rPr>
                </w:rPrChange>
              </w:rPr>
            </w:pPr>
            <w:del w:id="842" w:author="Kumar Baral" w:date="2022-12-12T16:54:00Z">
              <w:r w:rsidRPr="0045721D" w:rsidDel="00A04755">
                <w:rPr>
                  <w:highlight w:val="yellow"/>
                  <w:rPrChange w:id="843" w:author="Kumar Baral" w:date="2022-12-12T16:18:00Z">
                    <w:rPr/>
                  </w:rPrChange>
                </w:rPr>
                <w:delText>438</w:delText>
              </w:r>
              <w:bookmarkStart w:id="844" w:name="_Toc121824669"/>
              <w:bookmarkStart w:id="845" w:name="_Toc121825307"/>
              <w:bookmarkStart w:id="846" w:name="_Toc121825947"/>
              <w:bookmarkStart w:id="847" w:name="_Toc121826811"/>
              <w:bookmarkStart w:id="848" w:name="_Toc121834234"/>
              <w:bookmarkStart w:id="849" w:name="_Toc125550101"/>
              <w:bookmarkStart w:id="850" w:name="_Toc125555596"/>
              <w:bookmarkStart w:id="851" w:name="_Toc125557468"/>
              <w:bookmarkStart w:id="852" w:name="_Toc125559355"/>
              <w:bookmarkStart w:id="853" w:name="_Toc125618533"/>
              <w:bookmarkStart w:id="854" w:name="_Toc125639980"/>
              <w:bookmarkStart w:id="855" w:name="_Toc125642195"/>
              <w:bookmarkStart w:id="856" w:name="_Toc125973965"/>
              <w:bookmarkStart w:id="857" w:name="_Toc125974250"/>
              <w:bookmarkStart w:id="858" w:name="_Toc126055167"/>
              <w:bookmarkStart w:id="859" w:name="_Toc126057959"/>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del>
          </w:p>
        </w:tc>
        <w:tc>
          <w:tcPr>
            <w:tcW w:w="1887" w:type="dxa"/>
            <w:tcBorders>
              <w:top w:val="single" w:sz="4" w:space="0" w:color="auto"/>
              <w:left w:val="nil"/>
              <w:bottom w:val="single" w:sz="4" w:space="0" w:color="auto"/>
              <w:right w:val="single" w:sz="4" w:space="0" w:color="auto"/>
            </w:tcBorders>
            <w:shd w:val="clear" w:color="auto" w:fill="auto"/>
            <w:noWrap/>
          </w:tcPr>
          <w:p w14:paraId="71DFF5E4" w14:textId="102DD3F0" w:rsidR="006238CC" w:rsidRPr="0045721D" w:rsidDel="00A04755" w:rsidRDefault="006238CC" w:rsidP="006238CC">
            <w:pPr>
              <w:rPr>
                <w:del w:id="860" w:author="Kumar Baral" w:date="2022-12-12T16:54:00Z"/>
                <w:highlight w:val="yellow"/>
                <w:rPrChange w:id="861" w:author="Kumar Baral" w:date="2022-12-12T16:18:00Z">
                  <w:rPr>
                    <w:del w:id="862" w:author="Kumar Baral" w:date="2022-12-12T16:54:00Z"/>
                  </w:rPr>
                </w:rPrChange>
              </w:rPr>
            </w:pPr>
            <w:del w:id="863" w:author="Kumar Baral" w:date="2022-12-12T16:54:00Z">
              <w:r w:rsidRPr="0045721D" w:rsidDel="00A04755">
                <w:rPr>
                  <w:highlight w:val="yellow"/>
                  <w:rPrChange w:id="864" w:author="Kumar Baral" w:date="2022-12-12T16:18:00Z">
                    <w:rPr/>
                  </w:rPrChange>
                </w:rPr>
                <w:delText>Madi Khola</w:delText>
              </w:r>
              <w:bookmarkStart w:id="865" w:name="_Toc121824670"/>
              <w:bookmarkStart w:id="866" w:name="_Toc121825308"/>
              <w:bookmarkStart w:id="867" w:name="_Toc121825948"/>
              <w:bookmarkStart w:id="868" w:name="_Toc121826812"/>
              <w:bookmarkStart w:id="869" w:name="_Toc121834235"/>
              <w:bookmarkStart w:id="870" w:name="_Toc125550102"/>
              <w:bookmarkStart w:id="871" w:name="_Toc125555597"/>
              <w:bookmarkStart w:id="872" w:name="_Toc125557469"/>
              <w:bookmarkStart w:id="873" w:name="_Toc125559356"/>
              <w:bookmarkStart w:id="874" w:name="_Toc125618534"/>
              <w:bookmarkStart w:id="875" w:name="_Toc125639981"/>
              <w:bookmarkStart w:id="876" w:name="_Toc125642196"/>
              <w:bookmarkStart w:id="877" w:name="_Toc125973966"/>
              <w:bookmarkStart w:id="878" w:name="_Toc125974251"/>
              <w:bookmarkStart w:id="879" w:name="_Toc126055168"/>
              <w:bookmarkStart w:id="880" w:name="_Toc126057960"/>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del>
          </w:p>
        </w:tc>
        <w:tc>
          <w:tcPr>
            <w:tcW w:w="1578" w:type="dxa"/>
            <w:tcBorders>
              <w:top w:val="single" w:sz="4" w:space="0" w:color="auto"/>
              <w:left w:val="nil"/>
              <w:bottom w:val="single" w:sz="4" w:space="0" w:color="auto"/>
              <w:right w:val="single" w:sz="4" w:space="0" w:color="auto"/>
            </w:tcBorders>
            <w:shd w:val="clear" w:color="auto" w:fill="auto"/>
            <w:noWrap/>
          </w:tcPr>
          <w:p w14:paraId="37E92D28" w14:textId="49284D78" w:rsidR="006238CC" w:rsidRPr="0045721D" w:rsidDel="00A04755" w:rsidRDefault="006238CC" w:rsidP="006238CC">
            <w:pPr>
              <w:rPr>
                <w:del w:id="881" w:author="Kumar Baral" w:date="2022-12-12T16:54:00Z"/>
                <w:highlight w:val="yellow"/>
                <w:rPrChange w:id="882" w:author="Kumar Baral" w:date="2022-12-12T16:18:00Z">
                  <w:rPr>
                    <w:del w:id="883" w:author="Kumar Baral" w:date="2022-12-12T16:54:00Z"/>
                  </w:rPr>
                </w:rPrChange>
              </w:rPr>
            </w:pPr>
            <w:del w:id="884" w:author="Kumar Baral" w:date="2022-12-12T16:54:00Z">
              <w:r w:rsidRPr="0045721D" w:rsidDel="00A04755">
                <w:rPr>
                  <w:highlight w:val="yellow"/>
                  <w:rPrChange w:id="885" w:author="Kumar Baral" w:date="2022-12-12T16:18:00Z">
                    <w:rPr/>
                  </w:rPrChange>
                </w:rPr>
                <w:delText>Shishaghat</w:delText>
              </w:r>
              <w:bookmarkStart w:id="886" w:name="_Toc121824671"/>
              <w:bookmarkStart w:id="887" w:name="_Toc121825309"/>
              <w:bookmarkStart w:id="888" w:name="_Toc121825949"/>
              <w:bookmarkStart w:id="889" w:name="_Toc121826813"/>
              <w:bookmarkStart w:id="890" w:name="_Toc121834236"/>
              <w:bookmarkStart w:id="891" w:name="_Toc125550103"/>
              <w:bookmarkStart w:id="892" w:name="_Toc125555598"/>
              <w:bookmarkStart w:id="893" w:name="_Toc125557470"/>
              <w:bookmarkStart w:id="894" w:name="_Toc125559357"/>
              <w:bookmarkStart w:id="895" w:name="_Toc125618535"/>
              <w:bookmarkStart w:id="896" w:name="_Toc125639982"/>
              <w:bookmarkStart w:id="897" w:name="_Toc125642197"/>
              <w:bookmarkStart w:id="898" w:name="_Toc125973967"/>
              <w:bookmarkStart w:id="899" w:name="_Toc125974252"/>
              <w:bookmarkStart w:id="900" w:name="_Toc126055169"/>
              <w:bookmarkStart w:id="901" w:name="_Toc126057961"/>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07761ECB" w14:textId="2A30BFAC" w:rsidR="006238CC" w:rsidRPr="0045721D" w:rsidDel="00A04755" w:rsidRDefault="006238CC" w:rsidP="006238CC">
            <w:pPr>
              <w:rPr>
                <w:del w:id="902" w:author="Kumar Baral" w:date="2022-12-12T16:54:00Z"/>
                <w:highlight w:val="yellow"/>
                <w:rPrChange w:id="903" w:author="Kumar Baral" w:date="2022-12-12T16:18:00Z">
                  <w:rPr>
                    <w:del w:id="904" w:author="Kumar Baral" w:date="2022-12-12T16:54:00Z"/>
                  </w:rPr>
                </w:rPrChange>
              </w:rPr>
            </w:pPr>
            <w:del w:id="905" w:author="Kumar Baral" w:date="2022-12-12T16:54:00Z">
              <w:r w:rsidRPr="0045721D" w:rsidDel="00A04755">
                <w:rPr>
                  <w:highlight w:val="yellow"/>
                  <w:rPrChange w:id="906" w:author="Kumar Baral" w:date="2022-12-12T16:18:00Z">
                    <w:rPr/>
                  </w:rPrChange>
                </w:rPr>
                <w:delText>1975-2006</w:delText>
              </w:r>
              <w:bookmarkStart w:id="907" w:name="_Toc121824672"/>
              <w:bookmarkStart w:id="908" w:name="_Toc121825310"/>
              <w:bookmarkStart w:id="909" w:name="_Toc121825950"/>
              <w:bookmarkStart w:id="910" w:name="_Toc121826814"/>
              <w:bookmarkStart w:id="911" w:name="_Toc121834237"/>
              <w:bookmarkStart w:id="912" w:name="_Toc125550104"/>
              <w:bookmarkStart w:id="913" w:name="_Toc125555599"/>
              <w:bookmarkStart w:id="914" w:name="_Toc125557471"/>
              <w:bookmarkStart w:id="915" w:name="_Toc125559358"/>
              <w:bookmarkStart w:id="916" w:name="_Toc125618536"/>
              <w:bookmarkStart w:id="917" w:name="_Toc125639983"/>
              <w:bookmarkStart w:id="918" w:name="_Toc125642198"/>
              <w:bookmarkStart w:id="919" w:name="_Toc125973968"/>
              <w:bookmarkStart w:id="920" w:name="_Toc125974253"/>
              <w:bookmarkStart w:id="921" w:name="_Toc126055170"/>
              <w:bookmarkStart w:id="922" w:name="_Toc126057962"/>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del>
          </w:p>
        </w:tc>
        <w:tc>
          <w:tcPr>
            <w:tcW w:w="2246" w:type="dxa"/>
            <w:tcBorders>
              <w:top w:val="single" w:sz="4" w:space="0" w:color="auto"/>
              <w:left w:val="nil"/>
              <w:bottom w:val="single" w:sz="4" w:space="0" w:color="auto"/>
              <w:right w:val="single" w:sz="4" w:space="0" w:color="auto"/>
            </w:tcBorders>
          </w:tcPr>
          <w:p w14:paraId="5987FB41" w14:textId="2B36037A" w:rsidR="006238CC" w:rsidRPr="0045721D" w:rsidDel="00A04755" w:rsidRDefault="006238CC" w:rsidP="006238CC">
            <w:pPr>
              <w:rPr>
                <w:del w:id="923" w:author="Kumar Baral" w:date="2022-12-12T16:54:00Z"/>
                <w:highlight w:val="yellow"/>
                <w:rPrChange w:id="924" w:author="Kumar Baral" w:date="2022-12-12T16:18:00Z">
                  <w:rPr>
                    <w:del w:id="925" w:author="Kumar Baral" w:date="2022-12-12T16:54:00Z"/>
                  </w:rPr>
                </w:rPrChange>
              </w:rPr>
            </w:pPr>
            <w:del w:id="926" w:author="Kumar Baral" w:date="2022-12-12T16:54:00Z">
              <w:r w:rsidRPr="0045721D" w:rsidDel="00A04755">
                <w:rPr>
                  <w:highlight w:val="yellow"/>
                  <w:rPrChange w:id="927" w:author="Kumar Baral" w:date="2022-12-12T16:18:00Z">
                    <w:rPr/>
                  </w:rPrChange>
                </w:rPr>
                <w:delText>858</w:delText>
              </w:r>
              <w:bookmarkStart w:id="928" w:name="_Toc121824673"/>
              <w:bookmarkStart w:id="929" w:name="_Toc121825311"/>
              <w:bookmarkStart w:id="930" w:name="_Toc121825951"/>
              <w:bookmarkStart w:id="931" w:name="_Toc121826815"/>
              <w:bookmarkStart w:id="932" w:name="_Toc121834238"/>
              <w:bookmarkStart w:id="933" w:name="_Toc125550105"/>
              <w:bookmarkStart w:id="934" w:name="_Toc125555600"/>
              <w:bookmarkStart w:id="935" w:name="_Toc125557472"/>
              <w:bookmarkStart w:id="936" w:name="_Toc125559359"/>
              <w:bookmarkStart w:id="937" w:name="_Toc125618537"/>
              <w:bookmarkStart w:id="938" w:name="_Toc125639984"/>
              <w:bookmarkStart w:id="939" w:name="_Toc125642199"/>
              <w:bookmarkStart w:id="940" w:name="_Toc125973969"/>
              <w:bookmarkStart w:id="941" w:name="_Toc125974254"/>
              <w:bookmarkStart w:id="942" w:name="_Toc126055171"/>
              <w:bookmarkStart w:id="943" w:name="_Toc126057963"/>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del>
          </w:p>
        </w:tc>
        <w:bookmarkStart w:id="944" w:name="_Toc121824674"/>
        <w:bookmarkStart w:id="945" w:name="_Toc121825312"/>
        <w:bookmarkStart w:id="946" w:name="_Toc121825952"/>
        <w:bookmarkStart w:id="947" w:name="_Toc121826816"/>
        <w:bookmarkStart w:id="948" w:name="_Toc121834239"/>
        <w:bookmarkStart w:id="949" w:name="_Toc125550106"/>
        <w:bookmarkStart w:id="950" w:name="_Toc125555601"/>
        <w:bookmarkStart w:id="951" w:name="_Toc125557473"/>
        <w:bookmarkStart w:id="952" w:name="_Toc125559360"/>
        <w:bookmarkStart w:id="953" w:name="_Toc125618538"/>
        <w:bookmarkStart w:id="954" w:name="_Toc125639985"/>
        <w:bookmarkStart w:id="955" w:name="_Toc125642200"/>
        <w:bookmarkStart w:id="956" w:name="_Toc125973970"/>
        <w:bookmarkStart w:id="957" w:name="_Toc125974255"/>
        <w:bookmarkStart w:id="958" w:name="_Toc126055172"/>
        <w:bookmarkStart w:id="959" w:name="_Toc126057964"/>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tr>
      <w:tr w:rsidR="006238CC" w:rsidRPr="0045721D" w:rsidDel="00A04755" w14:paraId="6A105B4E" w14:textId="1B046A23" w:rsidTr="00E9411B">
        <w:trPr>
          <w:trHeight w:val="311"/>
          <w:del w:id="960"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456DB82B" w14:textId="1A2B43D3" w:rsidR="006238CC" w:rsidRPr="0045721D" w:rsidDel="00A04755" w:rsidRDefault="006238CC" w:rsidP="006238CC">
            <w:pPr>
              <w:rPr>
                <w:del w:id="961" w:author="Kumar Baral" w:date="2022-12-12T16:54:00Z"/>
                <w:highlight w:val="yellow"/>
                <w:rPrChange w:id="962" w:author="Kumar Baral" w:date="2022-12-12T16:18:00Z">
                  <w:rPr>
                    <w:del w:id="963" w:author="Kumar Baral" w:date="2022-12-12T16:54:00Z"/>
                  </w:rPr>
                </w:rPrChange>
              </w:rPr>
            </w:pPr>
            <w:del w:id="964" w:author="Kumar Baral" w:date="2022-12-12T16:54:00Z">
              <w:r w:rsidRPr="0045721D" w:rsidDel="00A04755">
                <w:rPr>
                  <w:highlight w:val="yellow"/>
                  <w:rPrChange w:id="965" w:author="Kumar Baral" w:date="2022-12-12T16:18:00Z">
                    <w:rPr/>
                  </w:rPrChange>
                </w:rPr>
                <w:delText>439.3</w:delText>
              </w:r>
              <w:bookmarkStart w:id="966" w:name="_Toc121824675"/>
              <w:bookmarkStart w:id="967" w:name="_Toc121825313"/>
              <w:bookmarkStart w:id="968" w:name="_Toc121825953"/>
              <w:bookmarkStart w:id="969" w:name="_Toc121826817"/>
              <w:bookmarkStart w:id="970" w:name="_Toc121834240"/>
              <w:bookmarkStart w:id="971" w:name="_Toc125550107"/>
              <w:bookmarkStart w:id="972" w:name="_Toc125555602"/>
              <w:bookmarkStart w:id="973" w:name="_Toc125557474"/>
              <w:bookmarkStart w:id="974" w:name="_Toc125559361"/>
              <w:bookmarkStart w:id="975" w:name="_Toc125618539"/>
              <w:bookmarkStart w:id="976" w:name="_Toc125639986"/>
              <w:bookmarkStart w:id="977" w:name="_Toc125642201"/>
              <w:bookmarkStart w:id="978" w:name="_Toc125973971"/>
              <w:bookmarkStart w:id="979" w:name="_Toc125974256"/>
              <w:bookmarkStart w:id="980" w:name="_Toc126055173"/>
              <w:bookmarkStart w:id="981" w:name="_Toc126057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del>
          </w:p>
        </w:tc>
        <w:tc>
          <w:tcPr>
            <w:tcW w:w="1887" w:type="dxa"/>
            <w:tcBorders>
              <w:top w:val="single" w:sz="4" w:space="0" w:color="auto"/>
              <w:left w:val="nil"/>
              <w:bottom w:val="single" w:sz="4" w:space="0" w:color="auto"/>
              <w:right w:val="single" w:sz="4" w:space="0" w:color="auto"/>
            </w:tcBorders>
            <w:shd w:val="clear" w:color="auto" w:fill="auto"/>
            <w:noWrap/>
          </w:tcPr>
          <w:p w14:paraId="1D3F32BF" w14:textId="08D5C4A1" w:rsidR="006238CC" w:rsidRPr="0045721D" w:rsidDel="00A04755" w:rsidRDefault="006238CC" w:rsidP="006238CC">
            <w:pPr>
              <w:rPr>
                <w:del w:id="982" w:author="Kumar Baral" w:date="2022-12-12T16:54:00Z"/>
                <w:highlight w:val="yellow"/>
                <w:rPrChange w:id="983" w:author="Kumar Baral" w:date="2022-12-12T16:18:00Z">
                  <w:rPr>
                    <w:del w:id="984" w:author="Kumar Baral" w:date="2022-12-12T16:54:00Z"/>
                  </w:rPr>
                </w:rPrChange>
              </w:rPr>
            </w:pPr>
            <w:del w:id="985" w:author="Kumar Baral" w:date="2022-12-12T16:54:00Z">
              <w:r w:rsidRPr="0045721D" w:rsidDel="00A04755">
                <w:rPr>
                  <w:highlight w:val="yellow"/>
                  <w:rPrChange w:id="986" w:author="Kumar Baral" w:date="2022-12-12T16:18:00Z">
                    <w:rPr/>
                  </w:rPrChange>
                </w:rPr>
                <w:delText>Khudi khola</w:delText>
              </w:r>
              <w:bookmarkStart w:id="987" w:name="_Toc121824676"/>
              <w:bookmarkStart w:id="988" w:name="_Toc121825314"/>
              <w:bookmarkStart w:id="989" w:name="_Toc121825954"/>
              <w:bookmarkStart w:id="990" w:name="_Toc121826818"/>
              <w:bookmarkStart w:id="991" w:name="_Toc121834241"/>
              <w:bookmarkStart w:id="992" w:name="_Toc125550108"/>
              <w:bookmarkStart w:id="993" w:name="_Toc125555603"/>
              <w:bookmarkStart w:id="994" w:name="_Toc125557475"/>
              <w:bookmarkStart w:id="995" w:name="_Toc125559362"/>
              <w:bookmarkStart w:id="996" w:name="_Toc125618540"/>
              <w:bookmarkStart w:id="997" w:name="_Toc125639987"/>
              <w:bookmarkStart w:id="998" w:name="_Toc125642202"/>
              <w:bookmarkStart w:id="999" w:name="_Toc125973972"/>
              <w:bookmarkStart w:id="1000" w:name="_Toc125974257"/>
              <w:bookmarkStart w:id="1001" w:name="_Toc126055174"/>
              <w:bookmarkStart w:id="1002" w:name="_Toc12605796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del>
          </w:p>
        </w:tc>
        <w:tc>
          <w:tcPr>
            <w:tcW w:w="1578" w:type="dxa"/>
            <w:tcBorders>
              <w:top w:val="single" w:sz="4" w:space="0" w:color="auto"/>
              <w:left w:val="nil"/>
              <w:bottom w:val="single" w:sz="4" w:space="0" w:color="auto"/>
              <w:right w:val="single" w:sz="4" w:space="0" w:color="auto"/>
            </w:tcBorders>
            <w:shd w:val="clear" w:color="auto" w:fill="auto"/>
            <w:noWrap/>
          </w:tcPr>
          <w:p w14:paraId="1C8A9D29" w14:textId="0BE51933" w:rsidR="006238CC" w:rsidRPr="0045721D" w:rsidDel="00A04755" w:rsidRDefault="006238CC" w:rsidP="006238CC">
            <w:pPr>
              <w:rPr>
                <w:del w:id="1003" w:author="Kumar Baral" w:date="2022-12-12T16:54:00Z"/>
                <w:highlight w:val="yellow"/>
                <w:rPrChange w:id="1004" w:author="Kumar Baral" w:date="2022-12-12T16:18:00Z">
                  <w:rPr>
                    <w:del w:id="1005" w:author="Kumar Baral" w:date="2022-12-12T16:54:00Z"/>
                  </w:rPr>
                </w:rPrChange>
              </w:rPr>
            </w:pPr>
            <w:del w:id="1006" w:author="Kumar Baral" w:date="2022-12-12T16:54:00Z">
              <w:r w:rsidRPr="0045721D" w:rsidDel="00A04755">
                <w:rPr>
                  <w:highlight w:val="yellow"/>
                  <w:rPrChange w:id="1007" w:author="Kumar Baral" w:date="2022-12-12T16:18:00Z">
                    <w:rPr/>
                  </w:rPrChange>
                </w:rPr>
                <w:delText>Khudibazar</w:delText>
              </w:r>
              <w:bookmarkStart w:id="1008" w:name="_Toc121824677"/>
              <w:bookmarkStart w:id="1009" w:name="_Toc121825315"/>
              <w:bookmarkStart w:id="1010" w:name="_Toc121825955"/>
              <w:bookmarkStart w:id="1011" w:name="_Toc121826819"/>
              <w:bookmarkStart w:id="1012" w:name="_Toc121834242"/>
              <w:bookmarkStart w:id="1013" w:name="_Toc125550109"/>
              <w:bookmarkStart w:id="1014" w:name="_Toc125555604"/>
              <w:bookmarkStart w:id="1015" w:name="_Toc125557476"/>
              <w:bookmarkStart w:id="1016" w:name="_Toc125559363"/>
              <w:bookmarkStart w:id="1017" w:name="_Toc125618541"/>
              <w:bookmarkStart w:id="1018" w:name="_Toc125639988"/>
              <w:bookmarkStart w:id="1019" w:name="_Toc125642203"/>
              <w:bookmarkStart w:id="1020" w:name="_Toc125973973"/>
              <w:bookmarkStart w:id="1021" w:name="_Toc125974258"/>
              <w:bookmarkStart w:id="1022" w:name="_Toc126055175"/>
              <w:bookmarkStart w:id="1023" w:name="_Toc12605796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0CBBE439" w14:textId="6F0482A8" w:rsidR="006238CC" w:rsidRPr="0045721D" w:rsidDel="00A04755" w:rsidRDefault="006238CC" w:rsidP="006238CC">
            <w:pPr>
              <w:rPr>
                <w:del w:id="1024" w:author="Kumar Baral" w:date="2022-12-12T16:54:00Z"/>
                <w:highlight w:val="yellow"/>
                <w:rPrChange w:id="1025" w:author="Kumar Baral" w:date="2022-12-12T16:18:00Z">
                  <w:rPr>
                    <w:del w:id="1026" w:author="Kumar Baral" w:date="2022-12-12T16:54:00Z"/>
                  </w:rPr>
                </w:rPrChange>
              </w:rPr>
            </w:pPr>
            <w:del w:id="1027" w:author="Kumar Baral" w:date="2022-12-12T16:54:00Z">
              <w:r w:rsidRPr="0045721D" w:rsidDel="00A04755">
                <w:rPr>
                  <w:highlight w:val="yellow"/>
                  <w:rPrChange w:id="1028" w:author="Kumar Baral" w:date="2022-12-12T16:18:00Z">
                    <w:rPr/>
                  </w:rPrChange>
                </w:rPr>
                <w:delText>1983-1995</w:delText>
              </w:r>
              <w:bookmarkStart w:id="1029" w:name="_Toc121824678"/>
              <w:bookmarkStart w:id="1030" w:name="_Toc121825316"/>
              <w:bookmarkStart w:id="1031" w:name="_Toc121825956"/>
              <w:bookmarkStart w:id="1032" w:name="_Toc121826820"/>
              <w:bookmarkStart w:id="1033" w:name="_Toc121834243"/>
              <w:bookmarkStart w:id="1034" w:name="_Toc125550110"/>
              <w:bookmarkStart w:id="1035" w:name="_Toc125555605"/>
              <w:bookmarkStart w:id="1036" w:name="_Toc125557477"/>
              <w:bookmarkStart w:id="1037" w:name="_Toc125559364"/>
              <w:bookmarkStart w:id="1038" w:name="_Toc125618542"/>
              <w:bookmarkStart w:id="1039" w:name="_Toc125639989"/>
              <w:bookmarkStart w:id="1040" w:name="_Toc125642204"/>
              <w:bookmarkStart w:id="1041" w:name="_Toc125973974"/>
              <w:bookmarkStart w:id="1042" w:name="_Toc125974259"/>
              <w:bookmarkStart w:id="1043" w:name="_Toc126055176"/>
              <w:bookmarkStart w:id="1044" w:name="_Toc12605796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del>
          </w:p>
        </w:tc>
        <w:tc>
          <w:tcPr>
            <w:tcW w:w="2246" w:type="dxa"/>
            <w:tcBorders>
              <w:top w:val="single" w:sz="4" w:space="0" w:color="auto"/>
              <w:left w:val="nil"/>
              <w:bottom w:val="single" w:sz="4" w:space="0" w:color="auto"/>
              <w:right w:val="single" w:sz="4" w:space="0" w:color="auto"/>
            </w:tcBorders>
          </w:tcPr>
          <w:p w14:paraId="1F2F0646" w14:textId="1B154BAA" w:rsidR="006238CC" w:rsidRPr="0045721D" w:rsidDel="00A04755" w:rsidRDefault="006238CC" w:rsidP="006238CC">
            <w:pPr>
              <w:rPr>
                <w:del w:id="1045" w:author="Kumar Baral" w:date="2022-12-12T16:54:00Z"/>
                <w:highlight w:val="yellow"/>
                <w:rPrChange w:id="1046" w:author="Kumar Baral" w:date="2022-12-12T16:18:00Z">
                  <w:rPr>
                    <w:del w:id="1047" w:author="Kumar Baral" w:date="2022-12-12T16:54:00Z"/>
                  </w:rPr>
                </w:rPrChange>
              </w:rPr>
            </w:pPr>
            <w:del w:id="1048" w:author="Kumar Baral" w:date="2022-12-12T16:54:00Z">
              <w:r w:rsidRPr="0045721D" w:rsidDel="00A04755">
                <w:rPr>
                  <w:highlight w:val="yellow"/>
                  <w:rPrChange w:id="1049" w:author="Kumar Baral" w:date="2022-12-12T16:18:00Z">
                    <w:rPr/>
                  </w:rPrChange>
                </w:rPr>
                <w:delText>151</w:delText>
              </w:r>
              <w:bookmarkStart w:id="1050" w:name="_Toc121824679"/>
              <w:bookmarkStart w:id="1051" w:name="_Toc121825317"/>
              <w:bookmarkStart w:id="1052" w:name="_Toc121825957"/>
              <w:bookmarkStart w:id="1053" w:name="_Toc121826821"/>
              <w:bookmarkStart w:id="1054" w:name="_Toc121834244"/>
              <w:bookmarkStart w:id="1055" w:name="_Toc125550111"/>
              <w:bookmarkStart w:id="1056" w:name="_Toc125555606"/>
              <w:bookmarkStart w:id="1057" w:name="_Toc125557478"/>
              <w:bookmarkStart w:id="1058" w:name="_Toc125559365"/>
              <w:bookmarkStart w:id="1059" w:name="_Toc125618543"/>
              <w:bookmarkStart w:id="1060" w:name="_Toc125639990"/>
              <w:bookmarkStart w:id="1061" w:name="_Toc125642205"/>
              <w:bookmarkStart w:id="1062" w:name="_Toc125973975"/>
              <w:bookmarkStart w:id="1063" w:name="_Toc125974260"/>
              <w:bookmarkStart w:id="1064" w:name="_Toc126055177"/>
              <w:bookmarkStart w:id="1065" w:name="_Toc12605796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del>
          </w:p>
        </w:tc>
        <w:bookmarkStart w:id="1066" w:name="_Toc121824680"/>
        <w:bookmarkStart w:id="1067" w:name="_Toc121825318"/>
        <w:bookmarkStart w:id="1068" w:name="_Toc121825958"/>
        <w:bookmarkStart w:id="1069" w:name="_Toc121826822"/>
        <w:bookmarkStart w:id="1070" w:name="_Toc121834245"/>
        <w:bookmarkStart w:id="1071" w:name="_Toc125550112"/>
        <w:bookmarkStart w:id="1072" w:name="_Toc125555607"/>
        <w:bookmarkStart w:id="1073" w:name="_Toc125557479"/>
        <w:bookmarkStart w:id="1074" w:name="_Toc125559366"/>
        <w:bookmarkStart w:id="1075" w:name="_Toc125618544"/>
        <w:bookmarkStart w:id="1076" w:name="_Toc125639991"/>
        <w:bookmarkStart w:id="1077" w:name="_Toc125642206"/>
        <w:bookmarkStart w:id="1078" w:name="_Toc125973976"/>
        <w:bookmarkStart w:id="1079" w:name="_Toc125974261"/>
        <w:bookmarkStart w:id="1080" w:name="_Toc126055178"/>
        <w:bookmarkStart w:id="1081" w:name="_Toc126057970"/>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tr>
      <w:tr w:rsidR="006238CC" w:rsidRPr="0045721D" w:rsidDel="00A04755" w14:paraId="6F2CC57C" w14:textId="7C1C35A6" w:rsidTr="00E9411B">
        <w:trPr>
          <w:trHeight w:val="311"/>
          <w:del w:id="1082"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108BC22A" w14:textId="13688F18" w:rsidR="006238CC" w:rsidRPr="0045721D" w:rsidDel="00A04755" w:rsidRDefault="006238CC" w:rsidP="006238CC">
            <w:pPr>
              <w:rPr>
                <w:del w:id="1083" w:author="Kumar Baral" w:date="2022-12-12T16:54:00Z"/>
                <w:highlight w:val="yellow"/>
                <w:rPrChange w:id="1084" w:author="Kumar Baral" w:date="2022-12-12T16:18:00Z">
                  <w:rPr>
                    <w:del w:id="1085" w:author="Kumar Baral" w:date="2022-12-12T16:54:00Z"/>
                  </w:rPr>
                </w:rPrChange>
              </w:rPr>
            </w:pPr>
            <w:del w:id="1086" w:author="Kumar Baral" w:date="2022-12-12T16:54:00Z">
              <w:r w:rsidRPr="0045721D" w:rsidDel="00A04755">
                <w:rPr>
                  <w:highlight w:val="yellow"/>
                  <w:rPrChange w:id="1087" w:author="Kumar Baral" w:date="2022-12-12T16:18:00Z">
                    <w:rPr/>
                  </w:rPrChange>
                </w:rPr>
                <w:delText>439.7</w:delText>
              </w:r>
              <w:bookmarkStart w:id="1088" w:name="_Toc121824681"/>
              <w:bookmarkStart w:id="1089" w:name="_Toc121825319"/>
              <w:bookmarkStart w:id="1090" w:name="_Toc121825959"/>
              <w:bookmarkStart w:id="1091" w:name="_Toc121826823"/>
              <w:bookmarkStart w:id="1092" w:name="_Toc121834246"/>
              <w:bookmarkStart w:id="1093" w:name="_Toc125550113"/>
              <w:bookmarkStart w:id="1094" w:name="_Toc125555608"/>
              <w:bookmarkStart w:id="1095" w:name="_Toc125557480"/>
              <w:bookmarkStart w:id="1096" w:name="_Toc125559367"/>
              <w:bookmarkStart w:id="1097" w:name="_Toc125618545"/>
              <w:bookmarkStart w:id="1098" w:name="_Toc125639992"/>
              <w:bookmarkStart w:id="1099" w:name="_Toc125642207"/>
              <w:bookmarkStart w:id="1100" w:name="_Toc125973977"/>
              <w:bookmarkStart w:id="1101" w:name="_Toc125974262"/>
              <w:bookmarkStart w:id="1102" w:name="_Toc126055179"/>
              <w:bookmarkStart w:id="1103" w:name="_Toc126057971"/>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del>
          </w:p>
        </w:tc>
        <w:tc>
          <w:tcPr>
            <w:tcW w:w="1887" w:type="dxa"/>
            <w:tcBorders>
              <w:top w:val="single" w:sz="4" w:space="0" w:color="auto"/>
              <w:left w:val="nil"/>
              <w:bottom w:val="single" w:sz="4" w:space="0" w:color="auto"/>
              <w:right w:val="single" w:sz="4" w:space="0" w:color="auto"/>
            </w:tcBorders>
            <w:shd w:val="clear" w:color="auto" w:fill="auto"/>
            <w:noWrap/>
          </w:tcPr>
          <w:p w14:paraId="5CA47E47" w14:textId="2D463F0C" w:rsidR="006238CC" w:rsidRPr="0045721D" w:rsidDel="00A04755" w:rsidRDefault="006238CC" w:rsidP="006238CC">
            <w:pPr>
              <w:rPr>
                <w:del w:id="1104" w:author="Kumar Baral" w:date="2022-12-12T16:54:00Z"/>
                <w:highlight w:val="yellow"/>
                <w:rPrChange w:id="1105" w:author="Kumar Baral" w:date="2022-12-12T16:18:00Z">
                  <w:rPr>
                    <w:del w:id="1106" w:author="Kumar Baral" w:date="2022-12-12T16:54:00Z"/>
                  </w:rPr>
                </w:rPrChange>
              </w:rPr>
            </w:pPr>
            <w:del w:id="1107" w:author="Kumar Baral" w:date="2022-12-12T16:54:00Z">
              <w:r w:rsidRPr="0045721D" w:rsidDel="00A04755">
                <w:rPr>
                  <w:highlight w:val="yellow"/>
                  <w:rPrChange w:id="1108" w:author="Kumar Baral" w:date="2022-12-12T16:18:00Z">
                    <w:rPr/>
                  </w:rPrChange>
                </w:rPr>
                <w:delText>Marshyangdi</w:delText>
              </w:r>
              <w:bookmarkStart w:id="1109" w:name="_Toc121824682"/>
              <w:bookmarkStart w:id="1110" w:name="_Toc121825320"/>
              <w:bookmarkStart w:id="1111" w:name="_Toc121825960"/>
              <w:bookmarkStart w:id="1112" w:name="_Toc121826824"/>
              <w:bookmarkStart w:id="1113" w:name="_Toc121834247"/>
              <w:bookmarkStart w:id="1114" w:name="_Toc125550114"/>
              <w:bookmarkStart w:id="1115" w:name="_Toc125555609"/>
              <w:bookmarkStart w:id="1116" w:name="_Toc125557481"/>
              <w:bookmarkStart w:id="1117" w:name="_Toc125559368"/>
              <w:bookmarkStart w:id="1118" w:name="_Toc125618546"/>
              <w:bookmarkStart w:id="1119" w:name="_Toc125639993"/>
              <w:bookmarkStart w:id="1120" w:name="_Toc125642208"/>
              <w:bookmarkStart w:id="1121" w:name="_Toc125973978"/>
              <w:bookmarkStart w:id="1122" w:name="_Toc125974263"/>
              <w:bookmarkStart w:id="1123" w:name="_Toc126055180"/>
              <w:bookmarkStart w:id="1124" w:name="_Toc126057972"/>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del>
          </w:p>
        </w:tc>
        <w:tc>
          <w:tcPr>
            <w:tcW w:w="1578" w:type="dxa"/>
            <w:tcBorders>
              <w:top w:val="single" w:sz="4" w:space="0" w:color="auto"/>
              <w:left w:val="nil"/>
              <w:bottom w:val="single" w:sz="4" w:space="0" w:color="auto"/>
              <w:right w:val="single" w:sz="4" w:space="0" w:color="auto"/>
            </w:tcBorders>
            <w:shd w:val="clear" w:color="auto" w:fill="auto"/>
            <w:noWrap/>
          </w:tcPr>
          <w:p w14:paraId="2D8D4C66" w14:textId="7AED7317" w:rsidR="006238CC" w:rsidRPr="0045721D" w:rsidDel="00A04755" w:rsidRDefault="006238CC" w:rsidP="006238CC">
            <w:pPr>
              <w:rPr>
                <w:del w:id="1125" w:author="Kumar Baral" w:date="2022-12-12T16:54:00Z"/>
                <w:highlight w:val="yellow"/>
                <w:rPrChange w:id="1126" w:author="Kumar Baral" w:date="2022-12-12T16:18:00Z">
                  <w:rPr>
                    <w:del w:id="1127" w:author="Kumar Baral" w:date="2022-12-12T16:54:00Z"/>
                  </w:rPr>
                </w:rPrChange>
              </w:rPr>
            </w:pPr>
            <w:del w:id="1128" w:author="Kumar Baral" w:date="2022-12-12T16:54:00Z">
              <w:r w:rsidRPr="0045721D" w:rsidDel="00A04755">
                <w:rPr>
                  <w:highlight w:val="yellow"/>
                  <w:rPrChange w:id="1129" w:author="Kumar Baral" w:date="2022-12-12T16:18:00Z">
                    <w:rPr/>
                  </w:rPrChange>
                </w:rPr>
                <w:delText>Bimalnagar</w:delText>
              </w:r>
              <w:bookmarkStart w:id="1130" w:name="_Toc121824683"/>
              <w:bookmarkStart w:id="1131" w:name="_Toc121825321"/>
              <w:bookmarkStart w:id="1132" w:name="_Toc121825961"/>
              <w:bookmarkStart w:id="1133" w:name="_Toc121826825"/>
              <w:bookmarkStart w:id="1134" w:name="_Toc121834248"/>
              <w:bookmarkStart w:id="1135" w:name="_Toc125550115"/>
              <w:bookmarkStart w:id="1136" w:name="_Toc125555610"/>
              <w:bookmarkStart w:id="1137" w:name="_Toc125557482"/>
              <w:bookmarkStart w:id="1138" w:name="_Toc125559369"/>
              <w:bookmarkStart w:id="1139" w:name="_Toc125618547"/>
              <w:bookmarkStart w:id="1140" w:name="_Toc125639994"/>
              <w:bookmarkStart w:id="1141" w:name="_Toc125642209"/>
              <w:bookmarkStart w:id="1142" w:name="_Toc125973979"/>
              <w:bookmarkStart w:id="1143" w:name="_Toc125974264"/>
              <w:bookmarkStart w:id="1144" w:name="_Toc126055181"/>
              <w:bookmarkStart w:id="1145" w:name="_Toc126057973"/>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20B8C065" w14:textId="0265415B" w:rsidR="006238CC" w:rsidRPr="0045721D" w:rsidDel="00A04755" w:rsidRDefault="006238CC" w:rsidP="006238CC">
            <w:pPr>
              <w:rPr>
                <w:del w:id="1146" w:author="Kumar Baral" w:date="2022-12-12T16:54:00Z"/>
                <w:highlight w:val="yellow"/>
                <w:rPrChange w:id="1147" w:author="Kumar Baral" w:date="2022-12-12T16:18:00Z">
                  <w:rPr>
                    <w:del w:id="1148" w:author="Kumar Baral" w:date="2022-12-12T16:54:00Z"/>
                  </w:rPr>
                </w:rPrChange>
              </w:rPr>
            </w:pPr>
            <w:del w:id="1149" w:author="Kumar Baral" w:date="2022-12-12T16:54:00Z">
              <w:r w:rsidRPr="0045721D" w:rsidDel="00A04755">
                <w:rPr>
                  <w:highlight w:val="yellow"/>
                  <w:rPrChange w:id="1150" w:author="Kumar Baral" w:date="2022-12-12T16:18:00Z">
                    <w:rPr/>
                  </w:rPrChange>
                </w:rPr>
                <w:delText>1987-2006</w:delText>
              </w:r>
              <w:bookmarkStart w:id="1151" w:name="_Toc121824684"/>
              <w:bookmarkStart w:id="1152" w:name="_Toc121825322"/>
              <w:bookmarkStart w:id="1153" w:name="_Toc121825962"/>
              <w:bookmarkStart w:id="1154" w:name="_Toc121826826"/>
              <w:bookmarkStart w:id="1155" w:name="_Toc121834249"/>
              <w:bookmarkStart w:id="1156" w:name="_Toc125550116"/>
              <w:bookmarkStart w:id="1157" w:name="_Toc125555611"/>
              <w:bookmarkStart w:id="1158" w:name="_Toc125557483"/>
              <w:bookmarkStart w:id="1159" w:name="_Toc125559370"/>
              <w:bookmarkStart w:id="1160" w:name="_Toc125618548"/>
              <w:bookmarkStart w:id="1161" w:name="_Toc125639995"/>
              <w:bookmarkStart w:id="1162" w:name="_Toc125642210"/>
              <w:bookmarkStart w:id="1163" w:name="_Toc125973980"/>
              <w:bookmarkStart w:id="1164" w:name="_Toc125974265"/>
              <w:bookmarkStart w:id="1165" w:name="_Toc126055182"/>
              <w:bookmarkStart w:id="1166" w:name="_Toc126057974"/>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del>
          </w:p>
        </w:tc>
        <w:tc>
          <w:tcPr>
            <w:tcW w:w="2246" w:type="dxa"/>
            <w:tcBorders>
              <w:top w:val="single" w:sz="4" w:space="0" w:color="auto"/>
              <w:left w:val="nil"/>
              <w:bottom w:val="single" w:sz="4" w:space="0" w:color="auto"/>
              <w:right w:val="single" w:sz="4" w:space="0" w:color="auto"/>
            </w:tcBorders>
          </w:tcPr>
          <w:p w14:paraId="6AB9A646" w14:textId="0188E740" w:rsidR="006238CC" w:rsidRPr="0045721D" w:rsidDel="00A04755" w:rsidRDefault="006238CC" w:rsidP="006238CC">
            <w:pPr>
              <w:rPr>
                <w:del w:id="1167" w:author="Kumar Baral" w:date="2022-12-12T16:54:00Z"/>
                <w:highlight w:val="yellow"/>
                <w:rPrChange w:id="1168" w:author="Kumar Baral" w:date="2022-12-12T16:18:00Z">
                  <w:rPr>
                    <w:del w:id="1169" w:author="Kumar Baral" w:date="2022-12-12T16:54:00Z"/>
                  </w:rPr>
                </w:rPrChange>
              </w:rPr>
            </w:pPr>
            <w:del w:id="1170" w:author="Kumar Baral" w:date="2022-12-12T16:54:00Z">
              <w:r w:rsidRPr="0045721D" w:rsidDel="00A04755">
                <w:rPr>
                  <w:highlight w:val="yellow"/>
                  <w:rPrChange w:id="1171" w:author="Kumar Baral" w:date="2022-12-12T16:18:00Z">
                    <w:rPr/>
                  </w:rPrChange>
                </w:rPr>
                <w:delText>3774</w:delText>
              </w:r>
              <w:bookmarkStart w:id="1172" w:name="_Toc121824685"/>
              <w:bookmarkStart w:id="1173" w:name="_Toc121825323"/>
              <w:bookmarkStart w:id="1174" w:name="_Toc121825963"/>
              <w:bookmarkStart w:id="1175" w:name="_Toc121826827"/>
              <w:bookmarkStart w:id="1176" w:name="_Toc121834250"/>
              <w:bookmarkStart w:id="1177" w:name="_Toc125550117"/>
              <w:bookmarkStart w:id="1178" w:name="_Toc125555612"/>
              <w:bookmarkStart w:id="1179" w:name="_Toc125557484"/>
              <w:bookmarkStart w:id="1180" w:name="_Toc125559371"/>
              <w:bookmarkStart w:id="1181" w:name="_Toc125618549"/>
              <w:bookmarkStart w:id="1182" w:name="_Toc125639996"/>
              <w:bookmarkStart w:id="1183" w:name="_Toc125642211"/>
              <w:bookmarkStart w:id="1184" w:name="_Toc125973981"/>
              <w:bookmarkStart w:id="1185" w:name="_Toc125974266"/>
              <w:bookmarkStart w:id="1186" w:name="_Toc126055183"/>
              <w:bookmarkStart w:id="1187" w:name="_Toc126057975"/>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del>
          </w:p>
        </w:tc>
        <w:bookmarkStart w:id="1188" w:name="_Toc121824686"/>
        <w:bookmarkStart w:id="1189" w:name="_Toc121825324"/>
        <w:bookmarkStart w:id="1190" w:name="_Toc121825964"/>
        <w:bookmarkStart w:id="1191" w:name="_Toc121826828"/>
        <w:bookmarkStart w:id="1192" w:name="_Toc121834251"/>
        <w:bookmarkStart w:id="1193" w:name="_Toc125550118"/>
        <w:bookmarkStart w:id="1194" w:name="_Toc125555613"/>
        <w:bookmarkStart w:id="1195" w:name="_Toc125557485"/>
        <w:bookmarkStart w:id="1196" w:name="_Toc125559372"/>
        <w:bookmarkStart w:id="1197" w:name="_Toc125618550"/>
        <w:bookmarkStart w:id="1198" w:name="_Toc125639997"/>
        <w:bookmarkStart w:id="1199" w:name="_Toc125642212"/>
        <w:bookmarkStart w:id="1200" w:name="_Toc125973982"/>
        <w:bookmarkStart w:id="1201" w:name="_Toc125974267"/>
        <w:bookmarkStart w:id="1202" w:name="_Toc126055184"/>
        <w:bookmarkStart w:id="1203" w:name="_Toc126057976"/>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tr>
    </w:tbl>
    <w:p w14:paraId="77A71E08" w14:textId="0D8E343B" w:rsidR="006238CC" w:rsidRPr="0045721D" w:rsidDel="00A04755" w:rsidRDefault="006238CC" w:rsidP="006238CC">
      <w:pPr>
        <w:rPr>
          <w:del w:id="1204" w:author="Kumar Baral" w:date="2022-12-12T16:54:00Z"/>
          <w:highlight w:val="yellow"/>
          <w:rPrChange w:id="1205" w:author="Kumar Baral" w:date="2022-12-12T16:18:00Z">
            <w:rPr>
              <w:del w:id="1206" w:author="Kumar Baral" w:date="2022-12-12T16:54:00Z"/>
            </w:rPr>
          </w:rPrChange>
        </w:rPr>
      </w:pPr>
      <w:del w:id="1207" w:author="Kumar Baral" w:date="2022-12-12T16:54:00Z">
        <w:r w:rsidRPr="0045721D" w:rsidDel="00A04755">
          <w:rPr>
            <w:highlight w:val="yellow"/>
            <w:rPrChange w:id="1208" w:author="Kumar Baral" w:date="2022-12-12T16:18:00Z">
              <w:rPr/>
            </w:rPrChange>
          </w:rPr>
          <w:delText xml:space="preserve">The 90 m SRTM DEM data covering the Project catchment has been taken from SRTM data source nhttp://srtm.csi.cgiar.org/SELECTION/inputCoord.asp and has been processed using ArcGIS. The calculated catchment areas are summarized in the </w:delText>
        </w:r>
        <w:r w:rsidRPr="0045721D" w:rsidDel="00A04755">
          <w:rPr>
            <w:highlight w:val="yellow"/>
            <w:rPrChange w:id="1209" w:author="Kumar Baral" w:date="2022-12-12T16:18:00Z">
              <w:rPr/>
            </w:rPrChange>
          </w:rPr>
          <w:fldChar w:fldCharType="begin"/>
        </w:r>
        <w:r w:rsidRPr="0045721D" w:rsidDel="00A04755">
          <w:rPr>
            <w:highlight w:val="yellow"/>
            <w:rPrChange w:id="1210" w:author="Kumar Baral" w:date="2022-12-12T16:18:00Z">
              <w:rPr/>
            </w:rPrChange>
          </w:rPr>
          <w:delInstrText xml:space="preserve"> REF _Ref59960881 \h  \* MERGEFORMAT </w:delInstrText>
        </w:r>
        <w:r w:rsidRPr="0045721D" w:rsidDel="00A04755">
          <w:rPr>
            <w:highlight w:val="yellow"/>
            <w:rPrChange w:id="1211" w:author="Kumar Baral" w:date="2022-12-12T16:18:00Z">
              <w:rPr>
                <w:highlight w:val="yellow"/>
              </w:rPr>
            </w:rPrChange>
          </w:rPr>
        </w:r>
        <w:r w:rsidRPr="0045721D" w:rsidDel="00A04755">
          <w:rPr>
            <w:highlight w:val="yellow"/>
            <w:rPrChange w:id="1212" w:author="Kumar Baral" w:date="2022-12-12T16:18:00Z">
              <w:rPr/>
            </w:rPrChange>
          </w:rPr>
          <w:fldChar w:fldCharType="separate"/>
        </w:r>
        <w:r w:rsidR="00EA54C4" w:rsidRPr="0045721D" w:rsidDel="00A04755">
          <w:rPr>
            <w:highlight w:val="yellow"/>
            <w:rPrChange w:id="1213" w:author="Kumar Baral" w:date="2022-12-12T16:18:00Z">
              <w:rPr/>
            </w:rPrChange>
          </w:rPr>
          <w:delText>Table 2</w:delText>
        </w:r>
        <w:r w:rsidR="00EA54C4" w:rsidRPr="0045721D" w:rsidDel="00A04755">
          <w:rPr>
            <w:highlight w:val="yellow"/>
            <w:rPrChange w:id="1214" w:author="Kumar Baral" w:date="2022-12-12T16:18:00Z">
              <w:rPr/>
            </w:rPrChange>
          </w:rPr>
          <w:noBreakHyphen/>
          <w:delText>2</w:delText>
        </w:r>
        <w:r w:rsidRPr="0045721D" w:rsidDel="00A04755">
          <w:rPr>
            <w:highlight w:val="yellow"/>
            <w:rPrChange w:id="1215" w:author="Kumar Baral" w:date="2022-12-12T16:18:00Z">
              <w:rPr/>
            </w:rPrChange>
          </w:rPr>
          <w:fldChar w:fldCharType="end"/>
        </w:r>
        <w:r w:rsidRPr="0045721D" w:rsidDel="00A04755">
          <w:rPr>
            <w:highlight w:val="yellow"/>
            <w:rPrChange w:id="1216" w:author="Kumar Baral" w:date="2022-12-12T16:18:00Z">
              <w:rPr/>
            </w:rPrChange>
          </w:rPr>
          <w:delText xml:space="preserve">. </w:delText>
        </w:r>
        <w:bookmarkStart w:id="1217" w:name="_Toc121824687"/>
        <w:bookmarkStart w:id="1218" w:name="_Toc121825325"/>
        <w:bookmarkStart w:id="1219" w:name="_Toc121825965"/>
        <w:bookmarkStart w:id="1220" w:name="_Toc121826829"/>
        <w:bookmarkStart w:id="1221" w:name="_Toc121834252"/>
        <w:bookmarkStart w:id="1222" w:name="_Toc125550119"/>
        <w:bookmarkStart w:id="1223" w:name="_Toc125555614"/>
        <w:bookmarkStart w:id="1224" w:name="_Toc125557486"/>
        <w:bookmarkStart w:id="1225" w:name="_Toc125559373"/>
        <w:bookmarkStart w:id="1226" w:name="_Toc125618551"/>
        <w:bookmarkStart w:id="1227" w:name="_Toc125639998"/>
        <w:bookmarkStart w:id="1228" w:name="_Toc125642213"/>
        <w:bookmarkStart w:id="1229" w:name="_Toc125973983"/>
        <w:bookmarkStart w:id="1230" w:name="_Toc125974268"/>
        <w:bookmarkStart w:id="1231" w:name="_Toc126055185"/>
        <w:bookmarkStart w:id="1232" w:name="_Toc126057977"/>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del>
    </w:p>
    <w:p w14:paraId="61381523" w14:textId="4E76934A" w:rsidR="006238CC" w:rsidRPr="0045721D" w:rsidDel="00A04755" w:rsidRDefault="006238CC" w:rsidP="006238CC">
      <w:pPr>
        <w:pStyle w:val="Caption"/>
        <w:rPr>
          <w:del w:id="1233" w:author="Kumar Baral" w:date="2022-12-12T16:54:00Z"/>
          <w:highlight w:val="yellow"/>
          <w:rPrChange w:id="1234" w:author="Kumar Baral" w:date="2022-12-12T16:18:00Z">
            <w:rPr>
              <w:del w:id="1235" w:author="Kumar Baral" w:date="2022-12-12T16:54:00Z"/>
            </w:rPr>
          </w:rPrChange>
        </w:rPr>
      </w:pPr>
      <w:bookmarkStart w:id="1236" w:name="_Ref59960881"/>
      <w:bookmarkStart w:id="1237" w:name="_Toc62563764"/>
      <w:del w:id="1238" w:author="Kumar Baral" w:date="2022-12-12T16:54:00Z">
        <w:r w:rsidRPr="0045721D" w:rsidDel="00A04755">
          <w:rPr>
            <w:highlight w:val="yellow"/>
            <w:rPrChange w:id="1239" w:author="Kumar Baral" w:date="2022-12-12T16:18:00Z">
              <w:rPr/>
            </w:rPrChange>
          </w:rPr>
          <w:delText xml:space="preserve">Table </w:delText>
        </w:r>
      </w:del>
      <w:del w:id="1240" w:author="Kumar Baral" w:date="2022-12-12T16:52:00Z">
        <w:r w:rsidR="003D276E" w:rsidRPr="0045721D" w:rsidDel="00A04755">
          <w:rPr>
            <w:highlight w:val="yellow"/>
            <w:rPrChange w:id="1241" w:author="Kumar Baral" w:date="2022-12-12T16:18:00Z">
              <w:rPr/>
            </w:rPrChange>
          </w:rPr>
          <w:fldChar w:fldCharType="begin"/>
        </w:r>
        <w:r w:rsidR="003D276E" w:rsidRPr="0045721D" w:rsidDel="00A04755">
          <w:rPr>
            <w:highlight w:val="yellow"/>
            <w:rPrChange w:id="1242" w:author="Kumar Baral" w:date="2022-12-12T16:18:00Z">
              <w:rPr/>
            </w:rPrChange>
          </w:rPr>
          <w:delInstrText xml:space="preserve"> STYLEREF 1 \s </w:delInstrText>
        </w:r>
        <w:r w:rsidR="003D276E" w:rsidRPr="0045721D" w:rsidDel="00A04755">
          <w:rPr>
            <w:highlight w:val="yellow"/>
            <w:rPrChange w:id="1243" w:author="Kumar Baral" w:date="2022-12-12T16:18:00Z">
              <w:rPr>
                <w:noProof/>
              </w:rPr>
            </w:rPrChange>
          </w:rPr>
          <w:fldChar w:fldCharType="separate"/>
        </w:r>
        <w:r w:rsidR="00EA54C4" w:rsidRPr="0045721D" w:rsidDel="00A04755">
          <w:rPr>
            <w:noProof/>
            <w:highlight w:val="yellow"/>
            <w:rPrChange w:id="1244" w:author="Kumar Baral" w:date="2022-12-12T16:18:00Z">
              <w:rPr>
                <w:noProof/>
              </w:rPr>
            </w:rPrChange>
          </w:rPr>
          <w:delText>2</w:delText>
        </w:r>
        <w:r w:rsidR="003D276E" w:rsidRPr="0045721D" w:rsidDel="00A04755">
          <w:rPr>
            <w:noProof/>
            <w:highlight w:val="yellow"/>
            <w:rPrChange w:id="1245" w:author="Kumar Baral" w:date="2022-12-12T16:18:00Z">
              <w:rPr>
                <w:noProof/>
              </w:rPr>
            </w:rPrChange>
          </w:rPr>
          <w:fldChar w:fldCharType="end"/>
        </w:r>
        <w:r w:rsidR="004264EF" w:rsidRPr="0045721D" w:rsidDel="00A04755">
          <w:rPr>
            <w:highlight w:val="yellow"/>
            <w:rPrChange w:id="1246" w:author="Kumar Baral" w:date="2022-12-12T16:18:00Z">
              <w:rPr/>
            </w:rPrChange>
          </w:rPr>
          <w:noBreakHyphen/>
        </w:r>
        <w:r w:rsidR="003D276E" w:rsidRPr="0045721D" w:rsidDel="00A04755">
          <w:rPr>
            <w:highlight w:val="yellow"/>
            <w:rPrChange w:id="1247" w:author="Kumar Baral" w:date="2022-12-12T16:18:00Z">
              <w:rPr/>
            </w:rPrChange>
          </w:rPr>
          <w:fldChar w:fldCharType="begin"/>
        </w:r>
        <w:r w:rsidR="003D276E" w:rsidRPr="0045721D" w:rsidDel="00A04755">
          <w:rPr>
            <w:highlight w:val="yellow"/>
            <w:rPrChange w:id="1248" w:author="Kumar Baral" w:date="2022-12-12T16:18:00Z">
              <w:rPr/>
            </w:rPrChange>
          </w:rPr>
          <w:delInstrText xml:space="preserve"> SEQ Table \* ARABIC \s 1 </w:delInstrText>
        </w:r>
        <w:r w:rsidR="003D276E" w:rsidRPr="0045721D" w:rsidDel="00A04755">
          <w:rPr>
            <w:highlight w:val="yellow"/>
            <w:rPrChange w:id="1249" w:author="Kumar Baral" w:date="2022-12-12T16:18:00Z">
              <w:rPr>
                <w:noProof/>
              </w:rPr>
            </w:rPrChange>
          </w:rPr>
          <w:fldChar w:fldCharType="separate"/>
        </w:r>
        <w:r w:rsidR="00EA54C4" w:rsidRPr="0045721D" w:rsidDel="00A04755">
          <w:rPr>
            <w:noProof/>
            <w:highlight w:val="yellow"/>
            <w:rPrChange w:id="1250" w:author="Kumar Baral" w:date="2022-12-12T16:18:00Z">
              <w:rPr>
                <w:noProof/>
              </w:rPr>
            </w:rPrChange>
          </w:rPr>
          <w:delText>2</w:delText>
        </w:r>
        <w:r w:rsidR="003D276E" w:rsidRPr="0045721D" w:rsidDel="00A04755">
          <w:rPr>
            <w:noProof/>
            <w:highlight w:val="yellow"/>
            <w:rPrChange w:id="1251" w:author="Kumar Baral" w:date="2022-12-12T16:18:00Z">
              <w:rPr>
                <w:noProof/>
              </w:rPr>
            </w:rPrChange>
          </w:rPr>
          <w:fldChar w:fldCharType="end"/>
        </w:r>
      </w:del>
      <w:bookmarkEnd w:id="1236"/>
      <w:del w:id="1252" w:author="Kumar Baral" w:date="2022-12-12T16:54:00Z">
        <w:r w:rsidRPr="0045721D" w:rsidDel="00A04755">
          <w:rPr>
            <w:highlight w:val="yellow"/>
            <w:rPrChange w:id="1253" w:author="Kumar Baral" w:date="2022-12-12T16:18:00Z">
              <w:rPr/>
            </w:rPrChange>
          </w:rPr>
          <w:delText xml:space="preserve">: Catchment Area of Myagdi Khola at Proposed Intake </w:delText>
        </w:r>
        <w:bookmarkEnd w:id="1237"/>
        <w:r w:rsidRPr="0045721D" w:rsidDel="00A04755">
          <w:rPr>
            <w:highlight w:val="yellow"/>
            <w:rPrChange w:id="1254" w:author="Kumar Baral" w:date="2022-12-12T16:18:00Z">
              <w:rPr/>
            </w:rPrChange>
          </w:rPr>
          <w:delText>and Tailrace Sites</w:delText>
        </w:r>
        <w:bookmarkStart w:id="1255" w:name="_Toc121824688"/>
        <w:bookmarkStart w:id="1256" w:name="_Toc121825326"/>
        <w:bookmarkStart w:id="1257" w:name="_Toc121825966"/>
        <w:bookmarkStart w:id="1258" w:name="_Toc121826830"/>
        <w:bookmarkStart w:id="1259" w:name="_Toc121834253"/>
        <w:bookmarkStart w:id="1260" w:name="_Toc125550120"/>
        <w:bookmarkStart w:id="1261" w:name="_Toc125555615"/>
        <w:bookmarkStart w:id="1262" w:name="_Toc125557487"/>
        <w:bookmarkStart w:id="1263" w:name="_Toc125559374"/>
        <w:bookmarkStart w:id="1264" w:name="_Toc125618552"/>
        <w:bookmarkStart w:id="1265" w:name="_Toc125639999"/>
        <w:bookmarkStart w:id="1266" w:name="_Toc125642214"/>
        <w:bookmarkStart w:id="1267" w:name="_Toc125973984"/>
        <w:bookmarkStart w:id="1268" w:name="_Toc125974269"/>
        <w:bookmarkStart w:id="1269" w:name="_Toc126055186"/>
        <w:bookmarkStart w:id="1270" w:name="_Toc126057978"/>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del>
    </w:p>
    <w:tbl>
      <w:tblPr>
        <w:tblW w:w="8832" w:type="dxa"/>
        <w:jc w:val="center"/>
        <w:tblLook w:val="04A0" w:firstRow="1" w:lastRow="0" w:firstColumn="1" w:lastColumn="0" w:noHBand="0" w:noVBand="1"/>
      </w:tblPr>
      <w:tblGrid>
        <w:gridCol w:w="1838"/>
        <w:gridCol w:w="992"/>
        <w:gridCol w:w="743"/>
        <w:gridCol w:w="795"/>
        <w:gridCol w:w="743"/>
        <w:gridCol w:w="1085"/>
        <w:gridCol w:w="948"/>
        <w:gridCol w:w="815"/>
        <w:gridCol w:w="963"/>
      </w:tblGrid>
      <w:tr w:rsidR="006238CC" w:rsidRPr="0045721D" w:rsidDel="00A04755" w14:paraId="2FC0F99C" w14:textId="1B0F75A2" w:rsidTr="00E9411B">
        <w:trPr>
          <w:trHeight w:val="360"/>
          <w:jc w:val="center"/>
          <w:del w:id="1271" w:author="Kumar Baral" w:date="2022-12-12T16:54:00Z"/>
        </w:trPr>
        <w:tc>
          <w:tcPr>
            <w:tcW w:w="1838" w:type="dxa"/>
            <w:vMerge w:val="restart"/>
            <w:tcBorders>
              <w:top w:val="single" w:sz="4" w:space="0" w:color="auto"/>
              <w:left w:val="single" w:sz="4" w:space="0" w:color="auto"/>
              <w:right w:val="single" w:sz="4" w:space="0" w:color="auto"/>
            </w:tcBorders>
            <w:shd w:val="clear" w:color="auto" w:fill="auto"/>
            <w:noWrap/>
            <w:vAlign w:val="center"/>
            <w:hideMark/>
          </w:tcPr>
          <w:p w14:paraId="3F8FBFD9" w14:textId="5596C9E8" w:rsidR="006238CC" w:rsidRPr="0045721D" w:rsidDel="00A04755" w:rsidRDefault="006238CC" w:rsidP="006238CC">
            <w:pPr>
              <w:rPr>
                <w:del w:id="1272" w:author="Kumar Baral" w:date="2022-12-12T16:54:00Z"/>
                <w:b/>
                <w:bCs/>
                <w:highlight w:val="yellow"/>
                <w:rPrChange w:id="1273" w:author="Kumar Baral" w:date="2022-12-12T16:18:00Z">
                  <w:rPr>
                    <w:del w:id="1274" w:author="Kumar Baral" w:date="2022-12-12T16:54:00Z"/>
                    <w:b/>
                    <w:bCs/>
                  </w:rPr>
                </w:rPrChange>
              </w:rPr>
            </w:pPr>
            <w:del w:id="1275" w:author="Kumar Baral" w:date="2022-12-12T16:54:00Z">
              <w:r w:rsidRPr="0045721D" w:rsidDel="00A04755">
                <w:rPr>
                  <w:b/>
                  <w:bCs/>
                  <w:highlight w:val="yellow"/>
                  <w:rPrChange w:id="1276" w:author="Kumar Baral" w:date="2022-12-12T16:18:00Z">
                    <w:rPr>
                      <w:b/>
                      <w:bCs/>
                    </w:rPr>
                  </w:rPrChange>
                </w:rPr>
                <w:delText>Elevation</w:delText>
              </w:r>
              <w:bookmarkStart w:id="1277" w:name="_Toc121824689"/>
              <w:bookmarkStart w:id="1278" w:name="_Toc121825327"/>
              <w:bookmarkStart w:id="1279" w:name="_Toc121825967"/>
              <w:bookmarkStart w:id="1280" w:name="_Toc121826831"/>
              <w:bookmarkStart w:id="1281" w:name="_Toc121834254"/>
              <w:bookmarkStart w:id="1282" w:name="_Toc125550121"/>
              <w:bookmarkStart w:id="1283" w:name="_Toc125555616"/>
              <w:bookmarkStart w:id="1284" w:name="_Toc125557488"/>
              <w:bookmarkStart w:id="1285" w:name="_Toc125559375"/>
              <w:bookmarkStart w:id="1286" w:name="_Toc125618553"/>
              <w:bookmarkStart w:id="1287" w:name="_Toc125640000"/>
              <w:bookmarkStart w:id="1288" w:name="_Toc125642215"/>
              <w:bookmarkStart w:id="1289" w:name="_Toc125973985"/>
              <w:bookmarkStart w:id="1290" w:name="_Toc125974270"/>
              <w:bookmarkStart w:id="1291" w:name="_Toc126055187"/>
              <w:bookmarkStart w:id="1292" w:name="_Toc126057979"/>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del>
          </w:p>
        </w:tc>
        <w:tc>
          <w:tcPr>
            <w:tcW w:w="1735" w:type="dxa"/>
            <w:gridSpan w:val="2"/>
            <w:tcBorders>
              <w:top w:val="single" w:sz="4" w:space="0" w:color="auto"/>
              <w:left w:val="nil"/>
              <w:bottom w:val="single" w:sz="4" w:space="0" w:color="auto"/>
              <w:right w:val="single" w:sz="4" w:space="0" w:color="auto"/>
            </w:tcBorders>
            <w:shd w:val="clear" w:color="auto" w:fill="auto"/>
            <w:vAlign w:val="center"/>
            <w:hideMark/>
          </w:tcPr>
          <w:p w14:paraId="08BFC366" w14:textId="14CC9B55" w:rsidR="006238CC" w:rsidRPr="0045721D" w:rsidDel="00A04755" w:rsidRDefault="006238CC" w:rsidP="006238CC">
            <w:pPr>
              <w:rPr>
                <w:del w:id="1293" w:author="Kumar Baral" w:date="2022-12-12T16:54:00Z"/>
                <w:b/>
                <w:bCs/>
                <w:highlight w:val="yellow"/>
                <w:rPrChange w:id="1294" w:author="Kumar Baral" w:date="2022-12-12T16:18:00Z">
                  <w:rPr>
                    <w:del w:id="1295" w:author="Kumar Baral" w:date="2022-12-12T16:54:00Z"/>
                    <w:b/>
                    <w:bCs/>
                  </w:rPr>
                </w:rPrChange>
              </w:rPr>
            </w:pPr>
            <w:del w:id="1296" w:author="Kumar Baral" w:date="2022-12-12T16:54:00Z">
              <w:r w:rsidRPr="0045721D" w:rsidDel="00A04755">
                <w:rPr>
                  <w:b/>
                  <w:bCs/>
                  <w:highlight w:val="yellow"/>
                  <w:rPrChange w:id="1297" w:author="Kumar Baral" w:date="2022-12-12T16:18:00Z">
                    <w:rPr>
                      <w:b/>
                      <w:bCs/>
                    </w:rPr>
                  </w:rPrChange>
                </w:rPr>
                <w:delText>Intake at Myagdi Khola</w:delText>
              </w:r>
              <w:bookmarkStart w:id="1298" w:name="_Toc121824690"/>
              <w:bookmarkStart w:id="1299" w:name="_Toc121825328"/>
              <w:bookmarkStart w:id="1300" w:name="_Toc121825968"/>
              <w:bookmarkStart w:id="1301" w:name="_Toc121826832"/>
              <w:bookmarkStart w:id="1302" w:name="_Toc121834255"/>
              <w:bookmarkStart w:id="1303" w:name="_Toc125550122"/>
              <w:bookmarkStart w:id="1304" w:name="_Toc125555617"/>
              <w:bookmarkStart w:id="1305" w:name="_Toc125557489"/>
              <w:bookmarkStart w:id="1306" w:name="_Toc125559376"/>
              <w:bookmarkStart w:id="1307" w:name="_Toc125618554"/>
              <w:bookmarkStart w:id="1308" w:name="_Toc125640001"/>
              <w:bookmarkStart w:id="1309" w:name="_Toc125642216"/>
              <w:bookmarkStart w:id="1310" w:name="_Toc125973986"/>
              <w:bookmarkStart w:id="1311" w:name="_Toc125974271"/>
              <w:bookmarkStart w:id="1312" w:name="_Toc126055188"/>
              <w:bookmarkStart w:id="1313" w:name="_Toc126057980"/>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del>
          </w:p>
        </w:tc>
        <w:tc>
          <w:tcPr>
            <w:tcW w:w="1448" w:type="dxa"/>
            <w:gridSpan w:val="2"/>
            <w:tcBorders>
              <w:top w:val="single" w:sz="4" w:space="0" w:color="auto"/>
              <w:left w:val="nil"/>
              <w:bottom w:val="single" w:sz="4" w:space="0" w:color="auto"/>
              <w:right w:val="single" w:sz="4" w:space="0" w:color="auto"/>
            </w:tcBorders>
            <w:shd w:val="clear" w:color="auto" w:fill="auto"/>
            <w:vAlign w:val="center"/>
            <w:hideMark/>
          </w:tcPr>
          <w:p w14:paraId="3FB7D22F" w14:textId="086FBB63" w:rsidR="006238CC" w:rsidRPr="0045721D" w:rsidDel="00A04755" w:rsidRDefault="006238CC" w:rsidP="006238CC">
            <w:pPr>
              <w:rPr>
                <w:del w:id="1314" w:author="Kumar Baral" w:date="2022-12-12T16:54:00Z"/>
                <w:b/>
                <w:bCs/>
                <w:highlight w:val="yellow"/>
                <w:rPrChange w:id="1315" w:author="Kumar Baral" w:date="2022-12-12T16:18:00Z">
                  <w:rPr>
                    <w:del w:id="1316" w:author="Kumar Baral" w:date="2022-12-12T16:54:00Z"/>
                    <w:b/>
                    <w:bCs/>
                  </w:rPr>
                </w:rPrChange>
              </w:rPr>
            </w:pPr>
            <w:del w:id="1317" w:author="Kumar Baral" w:date="2022-12-12T16:54:00Z">
              <w:r w:rsidRPr="0045721D" w:rsidDel="00A04755">
                <w:rPr>
                  <w:b/>
                  <w:bCs/>
                  <w:highlight w:val="yellow"/>
                  <w:rPrChange w:id="1318" w:author="Kumar Baral" w:date="2022-12-12T16:18:00Z">
                    <w:rPr>
                      <w:b/>
                      <w:bCs/>
                    </w:rPr>
                  </w:rPrChange>
                </w:rPr>
                <w:delText>Intake at Kunaban Khola</w:delText>
              </w:r>
              <w:bookmarkStart w:id="1319" w:name="_Toc121824691"/>
              <w:bookmarkStart w:id="1320" w:name="_Toc121825329"/>
              <w:bookmarkStart w:id="1321" w:name="_Toc121825969"/>
              <w:bookmarkStart w:id="1322" w:name="_Toc121826833"/>
              <w:bookmarkStart w:id="1323" w:name="_Toc121834256"/>
              <w:bookmarkStart w:id="1324" w:name="_Toc125550123"/>
              <w:bookmarkStart w:id="1325" w:name="_Toc125555618"/>
              <w:bookmarkStart w:id="1326" w:name="_Toc125557490"/>
              <w:bookmarkStart w:id="1327" w:name="_Toc125559377"/>
              <w:bookmarkStart w:id="1328" w:name="_Toc125618555"/>
              <w:bookmarkStart w:id="1329" w:name="_Toc125640002"/>
              <w:bookmarkStart w:id="1330" w:name="_Toc125642217"/>
              <w:bookmarkStart w:id="1331" w:name="_Toc125973987"/>
              <w:bookmarkStart w:id="1332" w:name="_Toc125974272"/>
              <w:bookmarkStart w:id="1333" w:name="_Toc126055189"/>
              <w:bookmarkStart w:id="1334" w:name="_Toc126057981"/>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del>
          </w:p>
        </w:tc>
        <w:tc>
          <w:tcPr>
            <w:tcW w:w="2033" w:type="dxa"/>
            <w:gridSpan w:val="2"/>
            <w:tcBorders>
              <w:top w:val="single" w:sz="4" w:space="0" w:color="auto"/>
              <w:left w:val="nil"/>
              <w:bottom w:val="single" w:sz="4" w:space="0" w:color="auto"/>
              <w:right w:val="single" w:sz="4" w:space="0" w:color="auto"/>
            </w:tcBorders>
            <w:shd w:val="clear" w:color="auto" w:fill="auto"/>
            <w:noWrap/>
            <w:vAlign w:val="center"/>
            <w:hideMark/>
          </w:tcPr>
          <w:p w14:paraId="0A071C69" w14:textId="41747E96" w:rsidR="006238CC" w:rsidRPr="0045721D" w:rsidDel="00A04755" w:rsidRDefault="006238CC" w:rsidP="006238CC">
            <w:pPr>
              <w:rPr>
                <w:del w:id="1335" w:author="Kumar Baral" w:date="2022-12-12T16:54:00Z"/>
                <w:b/>
                <w:bCs/>
                <w:highlight w:val="yellow"/>
                <w:rPrChange w:id="1336" w:author="Kumar Baral" w:date="2022-12-12T16:18:00Z">
                  <w:rPr>
                    <w:del w:id="1337" w:author="Kumar Baral" w:date="2022-12-12T16:54:00Z"/>
                    <w:b/>
                    <w:bCs/>
                  </w:rPr>
                </w:rPrChange>
              </w:rPr>
            </w:pPr>
            <w:del w:id="1338" w:author="Kumar Baral" w:date="2022-12-12T16:54:00Z">
              <w:r w:rsidRPr="0045721D" w:rsidDel="00A04755">
                <w:rPr>
                  <w:b/>
                  <w:bCs/>
                  <w:highlight w:val="yellow"/>
                  <w:rPrChange w:id="1339" w:author="Kumar Baral" w:date="2022-12-12T16:18:00Z">
                    <w:rPr>
                      <w:b/>
                      <w:bCs/>
                    </w:rPr>
                  </w:rPrChange>
                </w:rPr>
                <w:delText>Intake_Total (Myagdi+Kunban)</w:delText>
              </w:r>
              <w:bookmarkStart w:id="1340" w:name="_Toc121824692"/>
              <w:bookmarkStart w:id="1341" w:name="_Toc121825330"/>
              <w:bookmarkStart w:id="1342" w:name="_Toc121825970"/>
              <w:bookmarkStart w:id="1343" w:name="_Toc121826834"/>
              <w:bookmarkStart w:id="1344" w:name="_Toc121834257"/>
              <w:bookmarkStart w:id="1345" w:name="_Toc125550124"/>
              <w:bookmarkStart w:id="1346" w:name="_Toc125555619"/>
              <w:bookmarkStart w:id="1347" w:name="_Toc125557491"/>
              <w:bookmarkStart w:id="1348" w:name="_Toc125559378"/>
              <w:bookmarkStart w:id="1349" w:name="_Toc125618556"/>
              <w:bookmarkStart w:id="1350" w:name="_Toc125640003"/>
              <w:bookmarkStart w:id="1351" w:name="_Toc125642218"/>
              <w:bookmarkStart w:id="1352" w:name="_Toc125973988"/>
              <w:bookmarkStart w:id="1353" w:name="_Toc125974273"/>
              <w:bookmarkStart w:id="1354" w:name="_Toc126055190"/>
              <w:bookmarkStart w:id="1355" w:name="_Toc126057982"/>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del>
          </w:p>
        </w:tc>
        <w:tc>
          <w:tcPr>
            <w:tcW w:w="1778" w:type="dxa"/>
            <w:gridSpan w:val="2"/>
            <w:tcBorders>
              <w:top w:val="single" w:sz="4" w:space="0" w:color="auto"/>
              <w:left w:val="nil"/>
              <w:bottom w:val="single" w:sz="4" w:space="0" w:color="auto"/>
              <w:right w:val="single" w:sz="4" w:space="0" w:color="auto"/>
            </w:tcBorders>
          </w:tcPr>
          <w:p w14:paraId="4DD9989F" w14:textId="2D290E1F" w:rsidR="006238CC" w:rsidRPr="0045721D" w:rsidDel="00A04755" w:rsidRDefault="006238CC" w:rsidP="006238CC">
            <w:pPr>
              <w:rPr>
                <w:del w:id="1356" w:author="Kumar Baral" w:date="2022-12-12T16:54:00Z"/>
                <w:b/>
                <w:bCs/>
                <w:highlight w:val="yellow"/>
                <w:rPrChange w:id="1357" w:author="Kumar Baral" w:date="2022-12-12T16:18:00Z">
                  <w:rPr>
                    <w:del w:id="1358" w:author="Kumar Baral" w:date="2022-12-12T16:54:00Z"/>
                    <w:b/>
                    <w:bCs/>
                  </w:rPr>
                </w:rPrChange>
              </w:rPr>
            </w:pPr>
            <w:del w:id="1359" w:author="Kumar Baral" w:date="2022-12-12T16:54:00Z">
              <w:r w:rsidRPr="0045721D" w:rsidDel="00A04755">
                <w:rPr>
                  <w:b/>
                  <w:bCs/>
                  <w:highlight w:val="yellow"/>
                  <w:rPrChange w:id="1360" w:author="Kumar Baral" w:date="2022-12-12T16:18:00Z">
                    <w:rPr>
                      <w:b/>
                      <w:bCs/>
                    </w:rPr>
                  </w:rPrChange>
                </w:rPr>
                <w:delText>Tailrace</w:delText>
              </w:r>
              <w:bookmarkStart w:id="1361" w:name="_Toc121824693"/>
              <w:bookmarkStart w:id="1362" w:name="_Toc121825331"/>
              <w:bookmarkStart w:id="1363" w:name="_Toc121825971"/>
              <w:bookmarkStart w:id="1364" w:name="_Toc121826835"/>
              <w:bookmarkStart w:id="1365" w:name="_Toc121834258"/>
              <w:bookmarkStart w:id="1366" w:name="_Toc125550125"/>
              <w:bookmarkStart w:id="1367" w:name="_Toc125555620"/>
              <w:bookmarkStart w:id="1368" w:name="_Toc125557492"/>
              <w:bookmarkStart w:id="1369" w:name="_Toc125559379"/>
              <w:bookmarkStart w:id="1370" w:name="_Toc125618557"/>
              <w:bookmarkStart w:id="1371" w:name="_Toc125640004"/>
              <w:bookmarkStart w:id="1372" w:name="_Toc125642219"/>
              <w:bookmarkStart w:id="1373" w:name="_Toc125973989"/>
              <w:bookmarkStart w:id="1374" w:name="_Toc125974274"/>
              <w:bookmarkStart w:id="1375" w:name="_Toc126055191"/>
              <w:bookmarkStart w:id="1376" w:name="_Toc126057983"/>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del>
          </w:p>
        </w:tc>
        <w:bookmarkStart w:id="1377" w:name="_Toc121824694"/>
        <w:bookmarkStart w:id="1378" w:name="_Toc121825332"/>
        <w:bookmarkStart w:id="1379" w:name="_Toc121825972"/>
        <w:bookmarkStart w:id="1380" w:name="_Toc121826836"/>
        <w:bookmarkStart w:id="1381" w:name="_Toc121834259"/>
        <w:bookmarkStart w:id="1382" w:name="_Toc125550126"/>
        <w:bookmarkStart w:id="1383" w:name="_Toc125555621"/>
        <w:bookmarkStart w:id="1384" w:name="_Toc125557493"/>
        <w:bookmarkStart w:id="1385" w:name="_Toc125559380"/>
        <w:bookmarkStart w:id="1386" w:name="_Toc125618558"/>
        <w:bookmarkStart w:id="1387" w:name="_Toc125640005"/>
        <w:bookmarkStart w:id="1388" w:name="_Toc125642220"/>
        <w:bookmarkStart w:id="1389" w:name="_Toc125973990"/>
        <w:bookmarkStart w:id="1390" w:name="_Toc125974275"/>
        <w:bookmarkStart w:id="1391" w:name="_Toc126055192"/>
        <w:bookmarkStart w:id="1392" w:name="_Toc126057984"/>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tr>
      <w:tr w:rsidR="006238CC" w:rsidRPr="0045721D" w:rsidDel="00A04755" w14:paraId="46F6E388" w14:textId="67B65521" w:rsidTr="00E9411B">
        <w:trPr>
          <w:trHeight w:val="756"/>
          <w:jc w:val="center"/>
          <w:del w:id="1393" w:author="Kumar Baral" w:date="2022-12-12T16:54:00Z"/>
        </w:trPr>
        <w:tc>
          <w:tcPr>
            <w:tcW w:w="1838" w:type="dxa"/>
            <w:vMerge/>
            <w:tcBorders>
              <w:left w:val="single" w:sz="4" w:space="0" w:color="auto"/>
              <w:bottom w:val="single" w:sz="4" w:space="0" w:color="auto"/>
              <w:right w:val="single" w:sz="4" w:space="0" w:color="auto"/>
            </w:tcBorders>
            <w:shd w:val="clear" w:color="auto" w:fill="auto"/>
            <w:noWrap/>
            <w:vAlign w:val="center"/>
            <w:hideMark/>
          </w:tcPr>
          <w:p w14:paraId="19349417" w14:textId="3B208E6F" w:rsidR="006238CC" w:rsidRPr="0045721D" w:rsidDel="00A04755" w:rsidRDefault="006238CC" w:rsidP="006238CC">
            <w:pPr>
              <w:rPr>
                <w:del w:id="1394" w:author="Kumar Baral" w:date="2022-12-12T16:54:00Z"/>
                <w:b/>
                <w:bCs/>
                <w:highlight w:val="yellow"/>
                <w:rPrChange w:id="1395" w:author="Kumar Baral" w:date="2022-12-12T16:18:00Z">
                  <w:rPr>
                    <w:del w:id="1396" w:author="Kumar Baral" w:date="2022-12-12T16:54:00Z"/>
                    <w:b/>
                    <w:bCs/>
                  </w:rPr>
                </w:rPrChange>
              </w:rPr>
            </w:pPr>
            <w:bookmarkStart w:id="1397" w:name="_Toc121824695"/>
            <w:bookmarkStart w:id="1398" w:name="_Toc121825333"/>
            <w:bookmarkStart w:id="1399" w:name="_Toc121825973"/>
            <w:bookmarkStart w:id="1400" w:name="_Toc121826837"/>
            <w:bookmarkStart w:id="1401" w:name="_Toc121834260"/>
            <w:bookmarkStart w:id="1402" w:name="_Toc125550127"/>
            <w:bookmarkStart w:id="1403" w:name="_Toc125555622"/>
            <w:bookmarkStart w:id="1404" w:name="_Toc125557494"/>
            <w:bookmarkStart w:id="1405" w:name="_Toc125559381"/>
            <w:bookmarkStart w:id="1406" w:name="_Toc125618559"/>
            <w:bookmarkStart w:id="1407" w:name="_Toc125640006"/>
            <w:bookmarkStart w:id="1408" w:name="_Toc125642221"/>
            <w:bookmarkStart w:id="1409" w:name="_Toc125973991"/>
            <w:bookmarkStart w:id="1410" w:name="_Toc125974276"/>
            <w:bookmarkStart w:id="1411" w:name="_Toc126055193"/>
            <w:bookmarkStart w:id="1412" w:name="_Toc126057985"/>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p>
        </w:tc>
        <w:tc>
          <w:tcPr>
            <w:tcW w:w="992" w:type="dxa"/>
            <w:tcBorders>
              <w:top w:val="nil"/>
              <w:left w:val="nil"/>
              <w:bottom w:val="single" w:sz="4" w:space="0" w:color="auto"/>
              <w:right w:val="single" w:sz="4" w:space="0" w:color="auto"/>
            </w:tcBorders>
            <w:shd w:val="clear" w:color="auto" w:fill="auto"/>
            <w:vAlign w:val="center"/>
            <w:hideMark/>
          </w:tcPr>
          <w:p w14:paraId="1121F599" w14:textId="3D6927F2" w:rsidR="006238CC" w:rsidRPr="0045721D" w:rsidDel="00A04755" w:rsidRDefault="006238CC" w:rsidP="006238CC">
            <w:pPr>
              <w:rPr>
                <w:del w:id="1413" w:author="Kumar Baral" w:date="2022-12-12T16:54:00Z"/>
                <w:b/>
                <w:bCs/>
                <w:highlight w:val="yellow"/>
                <w:rPrChange w:id="1414" w:author="Kumar Baral" w:date="2022-12-12T16:18:00Z">
                  <w:rPr>
                    <w:del w:id="1415" w:author="Kumar Baral" w:date="2022-12-12T16:54:00Z"/>
                    <w:b/>
                    <w:bCs/>
                  </w:rPr>
                </w:rPrChange>
              </w:rPr>
            </w:pPr>
            <w:del w:id="1416" w:author="Kumar Baral" w:date="2022-12-12T16:54:00Z">
              <w:r w:rsidRPr="0045721D" w:rsidDel="00A04755">
                <w:rPr>
                  <w:b/>
                  <w:bCs/>
                  <w:highlight w:val="yellow"/>
                  <w:rPrChange w:id="1417" w:author="Kumar Baral" w:date="2022-12-12T16:18:00Z">
                    <w:rPr>
                      <w:b/>
                      <w:bCs/>
                    </w:rPr>
                  </w:rPrChange>
                </w:rPr>
                <w:delText>Area (km</w:delText>
              </w:r>
              <w:r w:rsidRPr="0045721D" w:rsidDel="00A04755">
                <w:rPr>
                  <w:b/>
                  <w:bCs/>
                  <w:highlight w:val="yellow"/>
                  <w:vertAlign w:val="superscript"/>
                  <w:rPrChange w:id="1418" w:author="Kumar Baral" w:date="2022-12-12T16:18:00Z">
                    <w:rPr>
                      <w:b/>
                      <w:bCs/>
                      <w:vertAlign w:val="superscript"/>
                    </w:rPr>
                  </w:rPrChange>
                </w:rPr>
                <w:delText>2</w:delText>
              </w:r>
              <w:r w:rsidRPr="0045721D" w:rsidDel="00A04755">
                <w:rPr>
                  <w:b/>
                  <w:bCs/>
                  <w:highlight w:val="yellow"/>
                  <w:rPrChange w:id="1419" w:author="Kumar Baral" w:date="2022-12-12T16:18:00Z">
                    <w:rPr>
                      <w:b/>
                      <w:bCs/>
                    </w:rPr>
                  </w:rPrChange>
                </w:rPr>
                <w:delText>)</w:delText>
              </w:r>
              <w:bookmarkStart w:id="1420" w:name="_Toc121824696"/>
              <w:bookmarkStart w:id="1421" w:name="_Toc121825334"/>
              <w:bookmarkStart w:id="1422" w:name="_Toc121825974"/>
              <w:bookmarkStart w:id="1423" w:name="_Toc121826838"/>
              <w:bookmarkStart w:id="1424" w:name="_Toc121834261"/>
              <w:bookmarkStart w:id="1425" w:name="_Toc125550128"/>
              <w:bookmarkStart w:id="1426" w:name="_Toc125555623"/>
              <w:bookmarkStart w:id="1427" w:name="_Toc125557495"/>
              <w:bookmarkStart w:id="1428" w:name="_Toc125559382"/>
              <w:bookmarkStart w:id="1429" w:name="_Toc125618560"/>
              <w:bookmarkStart w:id="1430" w:name="_Toc125640007"/>
              <w:bookmarkStart w:id="1431" w:name="_Toc125642222"/>
              <w:bookmarkStart w:id="1432" w:name="_Toc125973992"/>
              <w:bookmarkStart w:id="1433" w:name="_Toc125974277"/>
              <w:bookmarkStart w:id="1434" w:name="_Toc126055194"/>
              <w:bookmarkStart w:id="1435" w:name="_Toc126057986"/>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del>
          </w:p>
        </w:tc>
        <w:tc>
          <w:tcPr>
            <w:tcW w:w="743" w:type="dxa"/>
            <w:tcBorders>
              <w:top w:val="nil"/>
              <w:left w:val="nil"/>
              <w:bottom w:val="single" w:sz="4" w:space="0" w:color="auto"/>
              <w:right w:val="single" w:sz="4" w:space="0" w:color="auto"/>
            </w:tcBorders>
            <w:shd w:val="clear" w:color="auto" w:fill="auto"/>
            <w:vAlign w:val="center"/>
            <w:hideMark/>
          </w:tcPr>
          <w:p w14:paraId="5ED7ADBF" w14:textId="062E5160" w:rsidR="006238CC" w:rsidRPr="0045721D" w:rsidDel="00A04755" w:rsidRDefault="006238CC" w:rsidP="006238CC">
            <w:pPr>
              <w:rPr>
                <w:del w:id="1436" w:author="Kumar Baral" w:date="2022-12-12T16:54:00Z"/>
                <w:b/>
                <w:bCs/>
                <w:highlight w:val="yellow"/>
                <w:rPrChange w:id="1437" w:author="Kumar Baral" w:date="2022-12-12T16:18:00Z">
                  <w:rPr>
                    <w:del w:id="1438" w:author="Kumar Baral" w:date="2022-12-12T16:54:00Z"/>
                    <w:b/>
                    <w:bCs/>
                  </w:rPr>
                </w:rPrChange>
              </w:rPr>
            </w:pPr>
            <w:del w:id="1439" w:author="Kumar Baral" w:date="2022-12-12T16:54:00Z">
              <w:r w:rsidRPr="0045721D" w:rsidDel="00A04755">
                <w:rPr>
                  <w:b/>
                  <w:bCs/>
                  <w:highlight w:val="yellow"/>
                  <w:rPrChange w:id="1440" w:author="Kumar Baral" w:date="2022-12-12T16:18:00Z">
                    <w:rPr>
                      <w:b/>
                      <w:bCs/>
                    </w:rPr>
                  </w:rPrChange>
                </w:rPr>
                <w:delText>%</w:delText>
              </w:r>
              <w:bookmarkStart w:id="1441" w:name="_Toc121824697"/>
              <w:bookmarkStart w:id="1442" w:name="_Toc121825335"/>
              <w:bookmarkStart w:id="1443" w:name="_Toc121825975"/>
              <w:bookmarkStart w:id="1444" w:name="_Toc121826839"/>
              <w:bookmarkStart w:id="1445" w:name="_Toc121834262"/>
              <w:bookmarkStart w:id="1446" w:name="_Toc125550129"/>
              <w:bookmarkStart w:id="1447" w:name="_Toc125555624"/>
              <w:bookmarkStart w:id="1448" w:name="_Toc125557496"/>
              <w:bookmarkStart w:id="1449" w:name="_Toc125559383"/>
              <w:bookmarkStart w:id="1450" w:name="_Toc125618561"/>
              <w:bookmarkStart w:id="1451" w:name="_Toc125640008"/>
              <w:bookmarkStart w:id="1452" w:name="_Toc125642223"/>
              <w:bookmarkStart w:id="1453" w:name="_Toc125973993"/>
              <w:bookmarkStart w:id="1454" w:name="_Toc125974278"/>
              <w:bookmarkStart w:id="1455" w:name="_Toc126055195"/>
              <w:bookmarkStart w:id="1456" w:name="_Toc126057987"/>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del>
          </w:p>
        </w:tc>
        <w:tc>
          <w:tcPr>
            <w:tcW w:w="705" w:type="dxa"/>
            <w:tcBorders>
              <w:top w:val="nil"/>
              <w:left w:val="nil"/>
              <w:bottom w:val="single" w:sz="4" w:space="0" w:color="auto"/>
              <w:right w:val="single" w:sz="4" w:space="0" w:color="auto"/>
            </w:tcBorders>
            <w:shd w:val="clear" w:color="auto" w:fill="auto"/>
            <w:vAlign w:val="center"/>
            <w:hideMark/>
          </w:tcPr>
          <w:p w14:paraId="133156F3" w14:textId="1C4676B1" w:rsidR="006238CC" w:rsidRPr="0045721D" w:rsidDel="00A04755" w:rsidRDefault="006238CC" w:rsidP="006238CC">
            <w:pPr>
              <w:rPr>
                <w:del w:id="1457" w:author="Kumar Baral" w:date="2022-12-12T16:54:00Z"/>
                <w:b/>
                <w:bCs/>
                <w:highlight w:val="yellow"/>
                <w:rPrChange w:id="1458" w:author="Kumar Baral" w:date="2022-12-12T16:18:00Z">
                  <w:rPr>
                    <w:del w:id="1459" w:author="Kumar Baral" w:date="2022-12-12T16:54:00Z"/>
                    <w:b/>
                    <w:bCs/>
                  </w:rPr>
                </w:rPrChange>
              </w:rPr>
            </w:pPr>
            <w:del w:id="1460" w:author="Kumar Baral" w:date="2022-12-12T16:54:00Z">
              <w:r w:rsidRPr="0045721D" w:rsidDel="00A04755">
                <w:rPr>
                  <w:b/>
                  <w:bCs/>
                  <w:highlight w:val="yellow"/>
                  <w:rPrChange w:id="1461" w:author="Kumar Baral" w:date="2022-12-12T16:18:00Z">
                    <w:rPr>
                      <w:b/>
                      <w:bCs/>
                    </w:rPr>
                  </w:rPrChange>
                </w:rPr>
                <w:delText>Area (km</w:delText>
              </w:r>
              <w:r w:rsidRPr="0045721D" w:rsidDel="00A04755">
                <w:rPr>
                  <w:b/>
                  <w:bCs/>
                  <w:highlight w:val="yellow"/>
                  <w:vertAlign w:val="superscript"/>
                  <w:rPrChange w:id="1462" w:author="Kumar Baral" w:date="2022-12-12T16:18:00Z">
                    <w:rPr>
                      <w:b/>
                      <w:bCs/>
                      <w:vertAlign w:val="superscript"/>
                    </w:rPr>
                  </w:rPrChange>
                </w:rPr>
                <w:delText>2</w:delText>
              </w:r>
              <w:r w:rsidRPr="0045721D" w:rsidDel="00A04755">
                <w:rPr>
                  <w:b/>
                  <w:bCs/>
                  <w:highlight w:val="yellow"/>
                  <w:rPrChange w:id="1463" w:author="Kumar Baral" w:date="2022-12-12T16:18:00Z">
                    <w:rPr>
                      <w:b/>
                      <w:bCs/>
                    </w:rPr>
                  </w:rPrChange>
                </w:rPr>
                <w:delText>)</w:delText>
              </w:r>
              <w:bookmarkStart w:id="1464" w:name="_Toc121824698"/>
              <w:bookmarkStart w:id="1465" w:name="_Toc121825336"/>
              <w:bookmarkStart w:id="1466" w:name="_Toc121825976"/>
              <w:bookmarkStart w:id="1467" w:name="_Toc121826840"/>
              <w:bookmarkStart w:id="1468" w:name="_Toc121834263"/>
              <w:bookmarkStart w:id="1469" w:name="_Toc125550130"/>
              <w:bookmarkStart w:id="1470" w:name="_Toc125555625"/>
              <w:bookmarkStart w:id="1471" w:name="_Toc125557497"/>
              <w:bookmarkStart w:id="1472" w:name="_Toc125559384"/>
              <w:bookmarkStart w:id="1473" w:name="_Toc125618562"/>
              <w:bookmarkStart w:id="1474" w:name="_Toc125640009"/>
              <w:bookmarkStart w:id="1475" w:name="_Toc125642224"/>
              <w:bookmarkStart w:id="1476" w:name="_Toc125973994"/>
              <w:bookmarkStart w:id="1477" w:name="_Toc125974279"/>
              <w:bookmarkStart w:id="1478" w:name="_Toc126055196"/>
              <w:bookmarkStart w:id="1479" w:name="_Toc126057988"/>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del>
          </w:p>
        </w:tc>
        <w:tc>
          <w:tcPr>
            <w:tcW w:w="743" w:type="dxa"/>
            <w:tcBorders>
              <w:top w:val="nil"/>
              <w:left w:val="nil"/>
              <w:bottom w:val="single" w:sz="4" w:space="0" w:color="auto"/>
              <w:right w:val="single" w:sz="4" w:space="0" w:color="auto"/>
            </w:tcBorders>
            <w:shd w:val="clear" w:color="auto" w:fill="auto"/>
            <w:vAlign w:val="center"/>
            <w:hideMark/>
          </w:tcPr>
          <w:p w14:paraId="66E16498" w14:textId="56441AC6" w:rsidR="006238CC" w:rsidRPr="0045721D" w:rsidDel="00A04755" w:rsidRDefault="006238CC" w:rsidP="006238CC">
            <w:pPr>
              <w:rPr>
                <w:del w:id="1480" w:author="Kumar Baral" w:date="2022-12-12T16:54:00Z"/>
                <w:b/>
                <w:bCs/>
                <w:highlight w:val="yellow"/>
                <w:rPrChange w:id="1481" w:author="Kumar Baral" w:date="2022-12-12T16:18:00Z">
                  <w:rPr>
                    <w:del w:id="1482" w:author="Kumar Baral" w:date="2022-12-12T16:54:00Z"/>
                    <w:b/>
                    <w:bCs/>
                  </w:rPr>
                </w:rPrChange>
              </w:rPr>
            </w:pPr>
            <w:del w:id="1483" w:author="Kumar Baral" w:date="2022-12-12T16:54:00Z">
              <w:r w:rsidRPr="0045721D" w:rsidDel="00A04755">
                <w:rPr>
                  <w:b/>
                  <w:bCs/>
                  <w:highlight w:val="yellow"/>
                  <w:rPrChange w:id="1484" w:author="Kumar Baral" w:date="2022-12-12T16:18:00Z">
                    <w:rPr>
                      <w:b/>
                      <w:bCs/>
                    </w:rPr>
                  </w:rPrChange>
                </w:rPr>
                <w:delText>%</w:delText>
              </w:r>
              <w:bookmarkStart w:id="1485" w:name="_Toc121824699"/>
              <w:bookmarkStart w:id="1486" w:name="_Toc121825337"/>
              <w:bookmarkStart w:id="1487" w:name="_Toc121825977"/>
              <w:bookmarkStart w:id="1488" w:name="_Toc121826841"/>
              <w:bookmarkStart w:id="1489" w:name="_Toc121834264"/>
              <w:bookmarkStart w:id="1490" w:name="_Toc125550131"/>
              <w:bookmarkStart w:id="1491" w:name="_Toc125555626"/>
              <w:bookmarkStart w:id="1492" w:name="_Toc125557498"/>
              <w:bookmarkStart w:id="1493" w:name="_Toc125559385"/>
              <w:bookmarkStart w:id="1494" w:name="_Toc125618563"/>
              <w:bookmarkStart w:id="1495" w:name="_Toc125640010"/>
              <w:bookmarkStart w:id="1496" w:name="_Toc125642225"/>
              <w:bookmarkStart w:id="1497" w:name="_Toc125973995"/>
              <w:bookmarkStart w:id="1498" w:name="_Toc125974280"/>
              <w:bookmarkStart w:id="1499" w:name="_Toc126055197"/>
              <w:bookmarkStart w:id="1500" w:name="_Toc126057989"/>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del>
          </w:p>
        </w:tc>
        <w:tc>
          <w:tcPr>
            <w:tcW w:w="1085" w:type="dxa"/>
            <w:tcBorders>
              <w:top w:val="nil"/>
              <w:left w:val="nil"/>
              <w:bottom w:val="single" w:sz="4" w:space="0" w:color="auto"/>
              <w:right w:val="single" w:sz="4" w:space="0" w:color="auto"/>
            </w:tcBorders>
            <w:shd w:val="clear" w:color="auto" w:fill="auto"/>
            <w:noWrap/>
            <w:vAlign w:val="center"/>
            <w:hideMark/>
          </w:tcPr>
          <w:p w14:paraId="6FDCFD86" w14:textId="2906B299" w:rsidR="006238CC" w:rsidRPr="0045721D" w:rsidDel="00A04755" w:rsidRDefault="006238CC" w:rsidP="006238CC">
            <w:pPr>
              <w:rPr>
                <w:del w:id="1501" w:author="Kumar Baral" w:date="2022-12-12T16:54:00Z"/>
                <w:b/>
                <w:bCs/>
                <w:highlight w:val="yellow"/>
                <w:rPrChange w:id="1502" w:author="Kumar Baral" w:date="2022-12-12T16:18:00Z">
                  <w:rPr>
                    <w:del w:id="1503" w:author="Kumar Baral" w:date="2022-12-12T16:54:00Z"/>
                    <w:b/>
                    <w:bCs/>
                  </w:rPr>
                </w:rPrChange>
              </w:rPr>
            </w:pPr>
            <w:del w:id="1504" w:author="Kumar Baral" w:date="2022-12-12T16:54:00Z">
              <w:r w:rsidRPr="0045721D" w:rsidDel="00A04755">
                <w:rPr>
                  <w:b/>
                  <w:bCs/>
                  <w:highlight w:val="yellow"/>
                  <w:rPrChange w:id="1505" w:author="Kumar Baral" w:date="2022-12-12T16:18:00Z">
                    <w:rPr>
                      <w:b/>
                      <w:bCs/>
                    </w:rPr>
                  </w:rPrChange>
                </w:rPr>
                <w:delText>Area (km</w:delText>
              </w:r>
              <w:r w:rsidRPr="0045721D" w:rsidDel="00A04755">
                <w:rPr>
                  <w:b/>
                  <w:bCs/>
                  <w:highlight w:val="yellow"/>
                  <w:vertAlign w:val="superscript"/>
                  <w:rPrChange w:id="1506" w:author="Kumar Baral" w:date="2022-12-12T16:18:00Z">
                    <w:rPr>
                      <w:b/>
                      <w:bCs/>
                      <w:vertAlign w:val="superscript"/>
                    </w:rPr>
                  </w:rPrChange>
                </w:rPr>
                <w:delText>2</w:delText>
              </w:r>
              <w:r w:rsidRPr="0045721D" w:rsidDel="00A04755">
                <w:rPr>
                  <w:b/>
                  <w:bCs/>
                  <w:highlight w:val="yellow"/>
                  <w:rPrChange w:id="1507" w:author="Kumar Baral" w:date="2022-12-12T16:18:00Z">
                    <w:rPr>
                      <w:b/>
                      <w:bCs/>
                    </w:rPr>
                  </w:rPrChange>
                </w:rPr>
                <w:delText>)</w:delText>
              </w:r>
              <w:bookmarkStart w:id="1508" w:name="_Toc121824700"/>
              <w:bookmarkStart w:id="1509" w:name="_Toc121825338"/>
              <w:bookmarkStart w:id="1510" w:name="_Toc121825978"/>
              <w:bookmarkStart w:id="1511" w:name="_Toc121826842"/>
              <w:bookmarkStart w:id="1512" w:name="_Toc121834265"/>
              <w:bookmarkStart w:id="1513" w:name="_Toc125550132"/>
              <w:bookmarkStart w:id="1514" w:name="_Toc125555627"/>
              <w:bookmarkStart w:id="1515" w:name="_Toc125557499"/>
              <w:bookmarkStart w:id="1516" w:name="_Toc125559386"/>
              <w:bookmarkStart w:id="1517" w:name="_Toc125618564"/>
              <w:bookmarkStart w:id="1518" w:name="_Toc125640011"/>
              <w:bookmarkStart w:id="1519" w:name="_Toc125642226"/>
              <w:bookmarkStart w:id="1520" w:name="_Toc125973996"/>
              <w:bookmarkStart w:id="1521" w:name="_Toc125974281"/>
              <w:bookmarkStart w:id="1522" w:name="_Toc126055198"/>
              <w:bookmarkStart w:id="1523" w:name="_Toc126057990"/>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del>
          </w:p>
        </w:tc>
        <w:tc>
          <w:tcPr>
            <w:tcW w:w="948" w:type="dxa"/>
            <w:tcBorders>
              <w:top w:val="nil"/>
              <w:left w:val="nil"/>
              <w:bottom w:val="single" w:sz="4" w:space="0" w:color="auto"/>
              <w:right w:val="single" w:sz="4" w:space="0" w:color="auto"/>
            </w:tcBorders>
            <w:shd w:val="clear" w:color="auto" w:fill="auto"/>
            <w:noWrap/>
            <w:vAlign w:val="center"/>
            <w:hideMark/>
          </w:tcPr>
          <w:p w14:paraId="0BF6E383" w14:textId="00FE6FED" w:rsidR="006238CC" w:rsidRPr="0045721D" w:rsidDel="00A04755" w:rsidRDefault="006238CC" w:rsidP="006238CC">
            <w:pPr>
              <w:rPr>
                <w:del w:id="1524" w:author="Kumar Baral" w:date="2022-12-12T16:54:00Z"/>
                <w:b/>
                <w:bCs/>
                <w:highlight w:val="yellow"/>
                <w:rPrChange w:id="1525" w:author="Kumar Baral" w:date="2022-12-12T16:18:00Z">
                  <w:rPr>
                    <w:del w:id="1526" w:author="Kumar Baral" w:date="2022-12-12T16:54:00Z"/>
                    <w:b/>
                    <w:bCs/>
                  </w:rPr>
                </w:rPrChange>
              </w:rPr>
            </w:pPr>
            <w:del w:id="1527" w:author="Kumar Baral" w:date="2022-12-12T16:54:00Z">
              <w:r w:rsidRPr="0045721D" w:rsidDel="00A04755">
                <w:rPr>
                  <w:b/>
                  <w:bCs/>
                  <w:highlight w:val="yellow"/>
                  <w:rPrChange w:id="1528" w:author="Kumar Baral" w:date="2022-12-12T16:18:00Z">
                    <w:rPr>
                      <w:b/>
                      <w:bCs/>
                    </w:rPr>
                  </w:rPrChange>
                </w:rPr>
                <w:delText>%</w:delText>
              </w:r>
              <w:bookmarkStart w:id="1529" w:name="_Toc121824701"/>
              <w:bookmarkStart w:id="1530" w:name="_Toc121825339"/>
              <w:bookmarkStart w:id="1531" w:name="_Toc121825979"/>
              <w:bookmarkStart w:id="1532" w:name="_Toc121826843"/>
              <w:bookmarkStart w:id="1533" w:name="_Toc121834266"/>
              <w:bookmarkStart w:id="1534" w:name="_Toc125550133"/>
              <w:bookmarkStart w:id="1535" w:name="_Toc125555628"/>
              <w:bookmarkStart w:id="1536" w:name="_Toc125557500"/>
              <w:bookmarkStart w:id="1537" w:name="_Toc125559387"/>
              <w:bookmarkStart w:id="1538" w:name="_Toc125618565"/>
              <w:bookmarkStart w:id="1539" w:name="_Toc125640012"/>
              <w:bookmarkStart w:id="1540" w:name="_Toc125642227"/>
              <w:bookmarkStart w:id="1541" w:name="_Toc125973997"/>
              <w:bookmarkStart w:id="1542" w:name="_Toc125974282"/>
              <w:bookmarkStart w:id="1543" w:name="_Toc126055199"/>
              <w:bookmarkStart w:id="1544" w:name="_Toc126057991"/>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del>
          </w:p>
        </w:tc>
        <w:tc>
          <w:tcPr>
            <w:tcW w:w="815" w:type="dxa"/>
            <w:tcBorders>
              <w:top w:val="nil"/>
              <w:left w:val="nil"/>
              <w:bottom w:val="single" w:sz="4" w:space="0" w:color="auto"/>
              <w:right w:val="single" w:sz="4" w:space="0" w:color="auto"/>
            </w:tcBorders>
            <w:vAlign w:val="center"/>
          </w:tcPr>
          <w:p w14:paraId="1982C660" w14:textId="6DCF9A1E" w:rsidR="006238CC" w:rsidRPr="0045721D" w:rsidDel="00A04755" w:rsidRDefault="006238CC" w:rsidP="006238CC">
            <w:pPr>
              <w:rPr>
                <w:del w:id="1545" w:author="Kumar Baral" w:date="2022-12-12T16:54:00Z"/>
                <w:b/>
                <w:bCs/>
                <w:highlight w:val="yellow"/>
                <w:rPrChange w:id="1546" w:author="Kumar Baral" w:date="2022-12-12T16:18:00Z">
                  <w:rPr>
                    <w:del w:id="1547" w:author="Kumar Baral" w:date="2022-12-12T16:54:00Z"/>
                    <w:b/>
                    <w:bCs/>
                  </w:rPr>
                </w:rPrChange>
              </w:rPr>
            </w:pPr>
            <w:del w:id="1548" w:author="Kumar Baral" w:date="2022-12-12T16:54:00Z">
              <w:r w:rsidRPr="0045721D" w:rsidDel="00A04755">
                <w:rPr>
                  <w:b/>
                  <w:bCs/>
                  <w:highlight w:val="yellow"/>
                  <w:rPrChange w:id="1549" w:author="Kumar Baral" w:date="2022-12-12T16:18:00Z">
                    <w:rPr>
                      <w:b/>
                      <w:bCs/>
                    </w:rPr>
                  </w:rPrChange>
                </w:rPr>
                <w:delText>Area (km</w:delText>
              </w:r>
              <w:r w:rsidRPr="0045721D" w:rsidDel="00A04755">
                <w:rPr>
                  <w:b/>
                  <w:bCs/>
                  <w:highlight w:val="yellow"/>
                  <w:vertAlign w:val="superscript"/>
                  <w:rPrChange w:id="1550" w:author="Kumar Baral" w:date="2022-12-12T16:18:00Z">
                    <w:rPr>
                      <w:b/>
                      <w:bCs/>
                      <w:vertAlign w:val="superscript"/>
                    </w:rPr>
                  </w:rPrChange>
                </w:rPr>
                <w:delText>2</w:delText>
              </w:r>
              <w:r w:rsidRPr="0045721D" w:rsidDel="00A04755">
                <w:rPr>
                  <w:b/>
                  <w:bCs/>
                  <w:highlight w:val="yellow"/>
                  <w:rPrChange w:id="1551" w:author="Kumar Baral" w:date="2022-12-12T16:18:00Z">
                    <w:rPr>
                      <w:b/>
                      <w:bCs/>
                    </w:rPr>
                  </w:rPrChange>
                </w:rPr>
                <w:delText>)</w:delText>
              </w:r>
              <w:bookmarkStart w:id="1552" w:name="_Toc121824702"/>
              <w:bookmarkStart w:id="1553" w:name="_Toc121825340"/>
              <w:bookmarkStart w:id="1554" w:name="_Toc121825980"/>
              <w:bookmarkStart w:id="1555" w:name="_Toc121826844"/>
              <w:bookmarkStart w:id="1556" w:name="_Toc121834267"/>
              <w:bookmarkStart w:id="1557" w:name="_Toc125550134"/>
              <w:bookmarkStart w:id="1558" w:name="_Toc125555629"/>
              <w:bookmarkStart w:id="1559" w:name="_Toc125557501"/>
              <w:bookmarkStart w:id="1560" w:name="_Toc125559388"/>
              <w:bookmarkStart w:id="1561" w:name="_Toc125618566"/>
              <w:bookmarkStart w:id="1562" w:name="_Toc125640013"/>
              <w:bookmarkStart w:id="1563" w:name="_Toc125642228"/>
              <w:bookmarkStart w:id="1564" w:name="_Toc125973998"/>
              <w:bookmarkStart w:id="1565" w:name="_Toc125974283"/>
              <w:bookmarkStart w:id="1566" w:name="_Toc126055200"/>
              <w:bookmarkStart w:id="1567" w:name="_Toc126057992"/>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del>
          </w:p>
        </w:tc>
        <w:tc>
          <w:tcPr>
            <w:tcW w:w="963" w:type="dxa"/>
            <w:tcBorders>
              <w:top w:val="nil"/>
              <w:left w:val="nil"/>
              <w:bottom w:val="single" w:sz="4" w:space="0" w:color="auto"/>
              <w:right w:val="single" w:sz="4" w:space="0" w:color="auto"/>
            </w:tcBorders>
            <w:vAlign w:val="center"/>
          </w:tcPr>
          <w:p w14:paraId="490103AD" w14:textId="505854B4" w:rsidR="006238CC" w:rsidRPr="0045721D" w:rsidDel="00A04755" w:rsidRDefault="006238CC" w:rsidP="006238CC">
            <w:pPr>
              <w:rPr>
                <w:del w:id="1568" w:author="Kumar Baral" w:date="2022-12-12T16:54:00Z"/>
                <w:b/>
                <w:bCs/>
                <w:highlight w:val="yellow"/>
                <w:rPrChange w:id="1569" w:author="Kumar Baral" w:date="2022-12-12T16:18:00Z">
                  <w:rPr>
                    <w:del w:id="1570" w:author="Kumar Baral" w:date="2022-12-12T16:54:00Z"/>
                    <w:b/>
                    <w:bCs/>
                  </w:rPr>
                </w:rPrChange>
              </w:rPr>
            </w:pPr>
            <w:del w:id="1571" w:author="Kumar Baral" w:date="2022-12-12T16:54:00Z">
              <w:r w:rsidRPr="0045721D" w:rsidDel="00A04755">
                <w:rPr>
                  <w:b/>
                  <w:bCs/>
                  <w:highlight w:val="yellow"/>
                  <w:rPrChange w:id="1572" w:author="Kumar Baral" w:date="2022-12-12T16:18:00Z">
                    <w:rPr>
                      <w:b/>
                      <w:bCs/>
                    </w:rPr>
                  </w:rPrChange>
                </w:rPr>
                <w:delText>%</w:delText>
              </w:r>
              <w:bookmarkStart w:id="1573" w:name="_Toc121824703"/>
              <w:bookmarkStart w:id="1574" w:name="_Toc121825341"/>
              <w:bookmarkStart w:id="1575" w:name="_Toc121825981"/>
              <w:bookmarkStart w:id="1576" w:name="_Toc121826845"/>
              <w:bookmarkStart w:id="1577" w:name="_Toc121834268"/>
              <w:bookmarkStart w:id="1578" w:name="_Toc125550135"/>
              <w:bookmarkStart w:id="1579" w:name="_Toc125555630"/>
              <w:bookmarkStart w:id="1580" w:name="_Toc125557502"/>
              <w:bookmarkStart w:id="1581" w:name="_Toc125559389"/>
              <w:bookmarkStart w:id="1582" w:name="_Toc125618567"/>
              <w:bookmarkStart w:id="1583" w:name="_Toc125640014"/>
              <w:bookmarkStart w:id="1584" w:name="_Toc125642229"/>
              <w:bookmarkStart w:id="1585" w:name="_Toc125973999"/>
              <w:bookmarkStart w:id="1586" w:name="_Toc125974284"/>
              <w:bookmarkStart w:id="1587" w:name="_Toc126055201"/>
              <w:bookmarkStart w:id="1588" w:name="_Toc126057993"/>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del>
          </w:p>
        </w:tc>
        <w:bookmarkStart w:id="1589" w:name="_Toc121824704"/>
        <w:bookmarkStart w:id="1590" w:name="_Toc121825342"/>
        <w:bookmarkStart w:id="1591" w:name="_Toc121825982"/>
        <w:bookmarkStart w:id="1592" w:name="_Toc121826846"/>
        <w:bookmarkStart w:id="1593" w:name="_Toc121834269"/>
        <w:bookmarkStart w:id="1594" w:name="_Toc125550136"/>
        <w:bookmarkStart w:id="1595" w:name="_Toc125555631"/>
        <w:bookmarkStart w:id="1596" w:name="_Toc125557503"/>
        <w:bookmarkStart w:id="1597" w:name="_Toc125559390"/>
        <w:bookmarkStart w:id="1598" w:name="_Toc125618568"/>
        <w:bookmarkStart w:id="1599" w:name="_Toc125640015"/>
        <w:bookmarkStart w:id="1600" w:name="_Toc125642230"/>
        <w:bookmarkStart w:id="1601" w:name="_Toc125974000"/>
        <w:bookmarkStart w:id="1602" w:name="_Toc125974285"/>
        <w:bookmarkStart w:id="1603" w:name="_Toc126055202"/>
        <w:bookmarkStart w:id="1604" w:name="_Toc126057994"/>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tr>
      <w:tr w:rsidR="006238CC" w:rsidRPr="0045721D" w:rsidDel="00A04755" w14:paraId="2E776681" w14:textId="36E8E579" w:rsidTr="00E9411B">
        <w:trPr>
          <w:trHeight w:val="360"/>
          <w:jc w:val="center"/>
          <w:del w:id="1605" w:author="Kumar Baral" w:date="2022-12-12T16:54:00Z"/>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883B087" w14:textId="58ECC7BA" w:rsidR="006238CC" w:rsidRPr="0045721D" w:rsidDel="00A04755" w:rsidRDefault="006238CC" w:rsidP="006238CC">
            <w:pPr>
              <w:rPr>
                <w:del w:id="1606" w:author="Kumar Baral" w:date="2022-12-12T16:54:00Z"/>
                <w:highlight w:val="yellow"/>
                <w:rPrChange w:id="1607" w:author="Kumar Baral" w:date="2022-12-12T16:18:00Z">
                  <w:rPr>
                    <w:del w:id="1608" w:author="Kumar Baral" w:date="2022-12-12T16:54:00Z"/>
                  </w:rPr>
                </w:rPrChange>
              </w:rPr>
            </w:pPr>
            <w:del w:id="1609" w:author="Kumar Baral" w:date="2022-12-12T16:54:00Z">
              <w:r w:rsidRPr="0045721D" w:rsidDel="00A04755">
                <w:rPr>
                  <w:highlight w:val="yellow"/>
                  <w:rPrChange w:id="1610" w:author="Kumar Baral" w:date="2022-12-12T16:18:00Z">
                    <w:rPr/>
                  </w:rPrChange>
                </w:rPr>
                <w:delText>Above 5000 masl</w:delText>
              </w:r>
              <w:bookmarkStart w:id="1611" w:name="_Toc121824705"/>
              <w:bookmarkStart w:id="1612" w:name="_Toc121825343"/>
              <w:bookmarkStart w:id="1613" w:name="_Toc121825983"/>
              <w:bookmarkStart w:id="1614" w:name="_Toc121826847"/>
              <w:bookmarkStart w:id="1615" w:name="_Toc121834270"/>
              <w:bookmarkStart w:id="1616" w:name="_Toc125550137"/>
              <w:bookmarkStart w:id="1617" w:name="_Toc125555632"/>
              <w:bookmarkStart w:id="1618" w:name="_Toc125557504"/>
              <w:bookmarkStart w:id="1619" w:name="_Toc125559391"/>
              <w:bookmarkStart w:id="1620" w:name="_Toc125618569"/>
              <w:bookmarkStart w:id="1621" w:name="_Toc125640016"/>
              <w:bookmarkStart w:id="1622" w:name="_Toc125642231"/>
              <w:bookmarkStart w:id="1623" w:name="_Toc125974001"/>
              <w:bookmarkStart w:id="1624" w:name="_Toc125974286"/>
              <w:bookmarkStart w:id="1625" w:name="_Toc126055203"/>
              <w:bookmarkStart w:id="1626" w:name="_Toc126057995"/>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del>
          </w:p>
        </w:tc>
        <w:tc>
          <w:tcPr>
            <w:tcW w:w="992" w:type="dxa"/>
            <w:tcBorders>
              <w:top w:val="nil"/>
              <w:left w:val="nil"/>
              <w:bottom w:val="single" w:sz="4" w:space="0" w:color="auto"/>
              <w:right w:val="single" w:sz="4" w:space="0" w:color="auto"/>
            </w:tcBorders>
            <w:shd w:val="clear" w:color="auto" w:fill="auto"/>
            <w:noWrap/>
            <w:vAlign w:val="center"/>
            <w:hideMark/>
          </w:tcPr>
          <w:p w14:paraId="3F17CF89" w14:textId="0EB70443" w:rsidR="006238CC" w:rsidRPr="0045721D" w:rsidDel="00A04755" w:rsidRDefault="006238CC" w:rsidP="006238CC">
            <w:pPr>
              <w:rPr>
                <w:del w:id="1627" w:author="Kumar Baral" w:date="2022-12-12T16:54:00Z"/>
                <w:highlight w:val="yellow"/>
                <w:rPrChange w:id="1628" w:author="Kumar Baral" w:date="2022-12-12T16:18:00Z">
                  <w:rPr>
                    <w:del w:id="1629" w:author="Kumar Baral" w:date="2022-12-12T16:54:00Z"/>
                  </w:rPr>
                </w:rPrChange>
              </w:rPr>
            </w:pPr>
            <w:del w:id="1630" w:author="Kumar Baral" w:date="2022-12-12T16:54:00Z">
              <w:r w:rsidRPr="0045721D" w:rsidDel="00A04755">
                <w:rPr>
                  <w:highlight w:val="yellow"/>
                  <w:rPrChange w:id="1631" w:author="Kumar Baral" w:date="2022-12-12T16:18:00Z">
                    <w:rPr/>
                  </w:rPrChange>
                </w:rPr>
                <w:delText>129.82</w:delText>
              </w:r>
              <w:bookmarkStart w:id="1632" w:name="_Toc121824706"/>
              <w:bookmarkStart w:id="1633" w:name="_Toc121825344"/>
              <w:bookmarkStart w:id="1634" w:name="_Toc121825984"/>
              <w:bookmarkStart w:id="1635" w:name="_Toc121826848"/>
              <w:bookmarkStart w:id="1636" w:name="_Toc121834271"/>
              <w:bookmarkStart w:id="1637" w:name="_Toc125550138"/>
              <w:bookmarkStart w:id="1638" w:name="_Toc125555633"/>
              <w:bookmarkStart w:id="1639" w:name="_Toc125557505"/>
              <w:bookmarkStart w:id="1640" w:name="_Toc125559392"/>
              <w:bookmarkStart w:id="1641" w:name="_Toc125618570"/>
              <w:bookmarkStart w:id="1642" w:name="_Toc125640017"/>
              <w:bookmarkStart w:id="1643" w:name="_Toc125642232"/>
              <w:bookmarkStart w:id="1644" w:name="_Toc125974002"/>
              <w:bookmarkStart w:id="1645" w:name="_Toc125974287"/>
              <w:bookmarkStart w:id="1646" w:name="_Toc126055204"/>
              <w:bookmarkStart w:id="1647" w:name="_Toc126057996"/>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del>
          </w:p>
        </w:tc>
        <w:tc>
          <w:tcPr>
            <w:tcW w:w="743" w:type="dxa"/>
            <w:tcBorders>
              <w:top w:val="nil"/>
              <w:left w:val="nil"/>
              <w:bottom w:val="single" w:sz="4" w:space="0" w:color="auto"/>
              <w:right w:val="single" w:sz="4" w:space="0" w:color="auto"/>
            </w:tcBorders>
            <w:shd w:val="clear" w:color="auto" w:fill="auto"/>
            <w:vAlign w:val="center"/>
            <w:hideMark/>
          </w:tcPr>
          <w:p w14:paraId="0F817FDB" w14:textId="1E2B4214" w:rsidR="006238CC" w:rsidRPr="0045721D" w:rsidDel="00A04755" w:rsidRDefault="006238CC" w:rsidP="006238CC">
            <w:pPr>
              <w:rPr>
                <w:del w:id="1648" w:author="Kumar Baral" w:date="2022-12-12T16:54:00Z"/>
                <w:highlight w:val="yellow"/>
                <w:rPrChange w:id="1649" w:author="Kumar Baral" w:date="2022-12-12T16:18:00Z">
                  <w:rPr>
                    <w:del w:id="1650" w:author="Kumar Baral" w:date="2022-12-12T16:54:00Z"/>
                  </w:rPr>
                </w:rPrChange>
              </w:rPr>
            </w:pPr>
            <w:del w:id="1651" w:author="Kumar Baral" w:date="2022-12-12T16:54:00Z">
              <w:r w:rsidRPr="0045721D" w:rsidDel="00A04755">
                <w:rPr>
                  <w:highlight w:val="yellow"/>
                  <w:rPrChange w:id="1652" w:author="Kumar Baral" w:date="2022-12-12T16:18:00Z">
                    <w:rPr/>
                  </w:rPrChange>
                </w:rPr>
                <w:delText>61.6%</w:delText>
              </w:r>
              <w:bookmarkStart w:id="1653" w:name="_Toc121824707"/>
              <w:bookmarkStart w:id="1654" w:name="_Toc121825345"/>
              <w:bookmarkStart w:id="1655" w:name="_Toc121825985"/>
              <w:bookmarkStart w:id="1656" w:name="_Toc121826849"/>
              <w:bookmarkStart w:id="1657" w:name="_Toc121834272"/>
              <w:bookmarkStart w:id="1658" w:name="_Toc125550139"/>
              <w:bookmarkStart w:id="1659" w:name="_Toc125555634"/>
              <w:bookmarkStart w:id="1660" w:name="_Toc125557506"/>
              <w:bookmarkStart w:id="1661" w:name="_Toc125559393"/>
              <w:bookmarkStart w:id="1662" w:name="_Toc125618571"/>
              <w:bookmarkStart w:id="1663" w:name="_Toc125640018"/>
              <w:bookmarkStart w:id="1664" w:name="_Toc125642233"/>
              <w:bookmarkStart w:id="1665" w:name="_Toc125974003"/>
              <w:bookmarkStart w:id="1666" w:name="_Toc125974288"/>
              <w:bookmarkStart w:id="1667" w:name="_Toc126055205"/>
              <w:bookmarkStart w:id="1668" w:name="_Toc126057997"/>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del>
          </w:p>
        </w:tc>
        <w:tc>
          <w:tcPr>
            <w:tcW w:w="705" w:type="dxa"/>
            <w:tcBorders>
              <w:top w:val="nil"/>
              <w:left w:val="nil"/>
              <w:bottom w:val="single" w:sz="4" w:space="0" w:color="auto"/>
              <w:right w:val="single" w:sz="4" w:space="0" w:color="auto"/>
            </w:tcBorders>
            <w:shd w:val="clear" w:color="auto" w:fill="auto"/>
            <w:vAlign w:val="center"/>
            <w:hideMark/>
          </w:tcPr>
          <w:p w14:paraId="7612BA2A" w14:textId="7C92B488" w:rsidR="006238CC" w:rsidRPr="0045721D" w:rsidDel="00A04755" w:rsidRDefault="006238CC" w:rsidP="006238CC">
            <w:pPr>
              <w:rPr>
                <w:del w:id="1669" w:author="Kumar Baral" w:date="2022-12-12T16:54:00Z"/>
                <w:highlight w:val="yellow"/>
                <w:rPrChange w:id="1670" w:author="Kumar Baral" w:date="2022-12-12T16:18:00Z">
                  <w:rPr>
                    <w:del w:id="1671" w:author="Kumar Baral" w:date="2022-12-12T16:54:00Z"/>
                  </w:rPr>
                </w:rPrChange>
              </w:rPr>
            </w:pPr>
            <w:del w:id="1672" w:author="Kumar Baral" w:date="2022-12-12T16:54:00Z">
              <w:r w:rsidRPr="0045721D" w:rsidDel="00A04755">
                <w:rPr>
                  <w:highlight w:val="yellow"/>
                  <w:rPrChange w:id="1673" w:author="Kumar Baral" w:date="2022-12-12T16:18:00Z">
                    <w:rPr/>
                  </w:rPrChange>
                </w:rPr>
                <w:delText>56.84</w:delText>
              </w:r>
              <w:bookmarkStart w:id="1674" w:name="_Toc121824708"/>
              <w:bookmarkStart w:id="1675" w:name="_Toc121825346"/>
              <w:bookmarkStart w:id="1676" w:name="_Toc121825986"/>
              <w:bookmarkStart w:id="1677" w:name="_Toc121826850"/>
              <w:bookmarkStart w:id="1678" w:name="_Toc121834273"/>
              <w:bookmarkStart w:id="1679" w:name="_Toc125550140"/>
              <w:bookmarkStart w:id="1680" w:name="_Toc125555635"/>
              <w:bookmarkStart w:id="1681" w:name="_Toc125557507"/>
              <w:bookmarkStart w:id="1682" w:name="_Toc125559394"/>
              <w:bookmarkStart w:id="1683" w:name="_Toc125618572"/>
              <w:bookmarkStart w:id="1684" w:name="_Toc125640019"/>
              <w:bookmarkStart w:id="1685" w:name="_Toc125642234"/>
              <w:bookmarkStart w:id="1686" w:name="_Toc125974004"/>
              <w:bookmarkStart w:id="1687" w:name="_Toc125974289"/>
              <w:bookmarkStart w:id="1688" w:name="_Toc126055206"/>
              <w:bookmarkStart w:id="1689" w:name="_Toc126057998"/>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del>
          </w:p>
        </w:tc>
        <w:tc>
          <w:tcPr>
            <w:tcW w:w="743" w:type="dxa"/>
            <w:tcBorders>
              <w:top w:val="nil"/>
              <w:left w:val="nil"/>
              <w:bottom w:val="single" w:sz="4" w:space="0" w:color="auto"/>
              <w:right w:val="single" w:sz="4" w:space="0" w:color="auto"/>
            </w:tcBorders>
            <w:shd w:val="clear" w:color="auto" w:fill="auto"/>
            <w:vAlign w:val="center"/>
            <w:hideMark/>
          </w:tcPr>
          <w:p w14:paraId="477CD3A5" w14:textId="2324B93F" w:rsidR="006238CC" w:rsidRPr="0045721D" w:rsidDel="00A04755" w:rsidRDefault="006238CC" w:rsidP="006238CC">
            <w:pPr>
              <w:rPr>
                <w:del w:id="1690" w:author="Kumar Baral" w:date="2022-12-12T16:54:00Z"/>
                <w:highlight w:val="yellow"/>
                <w:rPrChange w:id="1691" w:author="Kumar Baral" w:date="2022-12-12T16:18:00Z">
                  <w:rPr>
                    <w:del w:id="1692" w:author="Kumar Baral" w:date="2022-12-12T16:54:00Z"/>
                  </w:rPr>
                </w:rPrChange>
              </w:rPr>
            </w:pPr>
            <w:del w:id="1693" w:author="Kumar Baral" w:date="2022-12-12T16:54:00Z">
              <w:r w:rsidRPr="0045721D" w:rsidDel="00A04755">
                <w:rPr>
                  <w:highlight w:val="yellow"/>
                  <w:rPrChange w:id="1694" w:author="Kumar Baral" w:date="2022-12-12T16:18:00Z">
                    <w:rPr/>
                  </w:rPrChange>
                </w:rPr>
                <w:delText>59.7%</w:delText>
              </w:r>
              <w:bookmarkStart w:id="1695" w:name="_Toc121824709"/>
              <w:bookmarkStart w:id="1696" w:name="_Toc121825347"/>
              <w:bookmarkStart w:id="1697" w:name="_Toc121825987"/>
              <w:bookmarkStart w:id="1698" w:name="_Toc121826851"/>
              <w:bookmarkStart w:id="1699" w:name="_Toc121834274"/>
              <w:bookmarkStart w:id="1700" w:name="_Toc125550141"/>
              <w:bookmarkStart w:id="1701" w:name="_Toc125555636"/>
              <w:bookmarkStart w:id="1702" w:name="_Toc125557508"/>
              <w:bookmarkStart w:id="1703" w:name="_Toc125559395"/>
              <w:bookmarkStart w:id="1704" w:name="_Toc125618573"/>
              <w:bookmarkStart w:id="1705" w:name="_Toc125640020"/>
              <w:bookmarkStart w:id="1706" w:name="_Toc125642235"/>
              <w:bookmarkStart w:id="1707" w:name="_Toc125974005"/>
              <w:bookmarkStart w:id="1708" w:name="_Toc125974290"/>
              <w:bookmarkStart w:id="1709" w:name="_Toc126055207"/>
              <w:bookmarkStart w:id="1710" w:name="_Toc126057999"/>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del>
          </w:p>
        </w:tc>
        <w:tc>
          <w:tcPr>
            <w:tcW w:w="1085" w:type="dxa"/>
            <w:tcBorders>
              <w:top w:val="nil"/>
              <w:left w:val="nil"/>
              <w:bottom w:val="single" w:sz="4" w:space="0" w:color="auto"/>
              <w:right w:val="single" w:sz="4" w:space="0" w:color="auto"/>
            </w:tcBorders>
            <w:shd w:val="clear" w:color="auto" w:fill="auto"/>
            <w:noWrap/>
            <w:vAlign w:val="center"/>
            <w:hideMark/>
          </w:tcPr>
          <w:p w14:paraId="1AD03A7C" w14:textId="52E378D5" w:rsidR="006238CC" w:rsidRPr="0045721D" w:rsidDel="00A04755" w:rsidRDefault="006238CC" w:rsidP="006238CC">
            <w:pPr>
              <w:rPr>
                <w:del w:id="1711" w:author="Kumar Baral" w:date="2022-12-12T16:54:00Z"/>
                <w:highlight w:val="yellow"/>
                <w:rPrChange w:id="1712" w:author="Kumar Baral" w:date="2022-12-12T16:18:00Z">
                  <w:rPr>
                    <w:del w:id="1713" w:author="Kumar Baral" w:date="2022-12-12T16:54:00Z"/>
                  </w:rPr>
                </w:rPrChange>
              </w:rPr>
            </w:pPr>
            <w:del w:id="1714" w:author="Kumar Baral" w:date="2022-12-12T16:54:00Z">
              <w:r w:rsidRPr="0045721D" w:rsidDel="00A04755">
                <w:rPr>
                  <w:highlight w:val="yellow"/>
                  <w:rPrChange w:id="1715" w:author="Kumar Baral" w:date="2022-12-12T16:18:00Z">
                    <w:rPr/>
                  </w:rPrChange>
                </w:rPr>
                <w:delText>186.66</w:delText>
              </w:r>
              <w:bookmarkStart w:id="1716" w:name="_Toc121824710"/>
              <w:bookmarkStart w:id="1717" w:name="_Toc121825348"/>
              <w:bookmarkStart w:id="1718" w:name="_Toc121825988"/>
              <w:bookmarkStart w:id="1719" w:name="_Toc121826852"/>
              <w:bookmarkStart w:id="1720" w:name="_Toc121834275"/>
              <w:bookmarkStart w:id="1721" w:name="_Toc125550142"/>
              <w:bookmarkStart w:id="1722" w:name="_Toc125555637"/>
              <w:bookmarkStart w:id="1723" w:name="_Toc125557509"/>
              <w:bookmarkStart w:id="1724" w:name="_Toc125559396"/>
              <w:bookmarkStart w:id="1725" w:name="_Toc125618574"/>
              <w:bookmarkStart w:id="1726" w:name="_Toc125640021"/>
              <w:bookmarkStart w:id="1727" w:name="_Toc125642236"/>
              <w:bookmarkStart w:id="1728" w:name="_Toc125974006"/>
              <w:bookmarkStart w:id="1729" w:name="_Toc125974291"/>
              <w:bookmarkStart w:id="1730" w:name="_Toc126055208"/>
              <w:bookmarkStart w:id="1731" w:name="_Toc126058000"/>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del>
          </w:p>
        </w:tc>
        <w:tc>
          <w:tcPr>
            <w:tcW w:w="948" w:type="dxa"/>
            <w:tcBorders>
              <w:top w:val="nil"/>
              <w:left w:val="nil"/>
              <w:bottom w:val="single" w:sz="4" w:space="0" w:color="auto"/>
              <w:right w:val="single" w:sz="4" w:space="0" w:color="auto"/>
            </w:tcBorders>
            <w:shd w:val="clear" w:color="auto" w:fill="auto"/>
            <w:vAlign w:val="center"/>
            <w:hideMark/>
          </w:tcPr>
          <w:p w14:paraId="41605CD8" w14:textId="7B9F6023" w:rsidR="006238CC" w:rsidRPr="0045721D" w:rsidDel="00A04755" w:rsidRDefault="006238CC" w:rsidP="006238CC">
            <w:pPr>
              <w:rPr>
                <w:del w:id="1732" w:author="Kumar Baral" w:date="2022-12-12T16:54:00Z"/>
                <w:highlight w:val="yellow"/>
                <w:rPrChange w:id="1733" w:author="Kumar Baral" w:date="2022-12-12T16:18:00Z">
                  <w:rPr>
                    <w:del w:id="1734" w:author="Kumar Baral" w:date="2022-12-12T16:54:00Z"/>
                  </w:rPr>
                </w:rPrChange>
              </w:rPr>
            </w:pPr>
            <w:del w:id="1735" w:author="Kumar Baral" w:date="2022-12-12T16:54:00Z">
              <w:r w:rsidRPr="0045721D" w:rsidDel="00A04755">
                <w:rPr>
                  <w:highlight w:val="yellow"/>
                  <w:rPrChange w:id="1736" w:author="Kumar Baral" w:date="2022-12-12T16:18:00Z">
                    <w:rPr/>
                  </w:rPrChange>
                </w:rPr>
                <w:delText>61.0%</w:delText>
              </w:r>
              <w:bookmarkStart w:id="1737" w:name="_Toc121824711"/>
              <w:bookmarkStart w:id="1738" w:name="_Toc121825349"/>
              <w:bookmarkStart w:id="1739" w:name="_Toc121825989"/>
              <w:bookmarkStart w:id="1740" w:name="_Toc121826853"/>
              <w:bookmarkStart w:id="1741" w:name="_Toc121834276"/>
              <w:bookmarkStart w:id="1742" w:name="_Toc125550143"/>
              <w:bookmarkStart w:id="1743" w:name="_Toc125555638"/>
              <w:bookmarkStart w:id="1744" w:name="_Toc125557510"/>
              <w:bookmarkStart w:id="1745" w:name="_Toc125559397"/>
              <w:bookmarkStart w:id="1746" w:name="_Toc125618575"/>
              <w:bookmarkStart w:id="1747" w:name="_Toc125640022"/>
              <w:bookmarkStart w:id="1748" w:name="_Toc125642237"/>
              <w:bookmarkStart w:id="1749" w:name="_Toc125974007"/>
              <w:bookmarkStart w:id="1750" w:name="_Toc125974292"/>
              <w:bookmarkStart w:id="1751" w:name="_Toc126055209"/>
              <w:bookmarkStart w:id="1752" w:name="_Toc126058001"/>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del>
          </w:p>
        </w:tc>
        <w:tc>
          <w:tcPr>
            <w:tcW w:w="815" w:type="dxa"/>
            <w:tcBorders>
              <w:top w:val="nil"/>
              <w:left w:val="nil"/>
              <w:bottom w:val="single" w:sz="4" w:space="0" w:color="auto"/>
              <w:right w:val="single" w:sz="4" w:space="0" w:color="auto"/>
            </w:tcBorders>
            <w:vAlign w:val="center"/>
          </w:tcPr>
          <w:p w14:paraId="28D6B458" w14:textId="2C3819F9" w:rsidR="006238CC" w:rsidRPr="0045721D" w:rsidDel="00A04755" w:rsidRDefault="006238CC" w:rsidP="006238CC">
            <w:pPr>
              <w:rPr>
                <w:del w:id="1753" w:author="Kumar Baral" w:date="2022-12-12T16:54:00Z"/>
                <w:highlight w:val="yellow"/>
                <w:rPrChange w:id="1754" w:author="Kumar Baral" w:date="2022-12-12T16:18:00Z">
                  <w:rPr>
                    <w:del w:id="1755" w:author="Kumar Baral" w:date="2022-12-12T16:54:00Z"/>
                  </w:rPr>
                </w:rPrChange>
              </w:rPr>
            </w:pPr>
            <w:del w:id="1756" w:author="Kumar Baral" w:date="2022-12-12T16:54:00Z">
              <w:r w:rsidRPr="0045721D" w:rsidDel="00A04755">
                <w:rPr>
                  <w:highlight w:val="yellow"/>
                  <w:rPrChange w:id="1757" w:author="Kumar Baral" w:date="2022-12-12T16:18:00Z">
                    <w:rPr/>
                  </w:rPrChange>
                </w:rPr>
                <w:delText>187.70</w:delText>
              </w:r>
              <w:bookmarkStart w:id="1758" w:name="_Toc121824712"/>
              <w:bookmarkStart w:id="1759" w:name="_Toc121825350"/>
              <w:bookmarkStart w:id="1760" w:name="_Toc121825990"/>
              <w:bookmarkStart w:id="1761" w:name="_Toc121826854"/>
              <w:bookmarkStart w:id="1762" w:name="_Toc121834277"/>
              <w:bookmarkStart w:id="1763" w:name="_Toc125550144"/>
              <w:bookmarkStart w:id="1764" w:name="_Toc125555639"/>
              <w:bookmarkStart w:id="1765" w:name="_Toc125557511"/>
              <w:bookmarkStart w:id="1766" w:name="_Toc125559398"/>
              <w:bookmarkStart w:id="1767" w:name="_Toc125618576"/>
              <w:bookmarkStart w:id="1768" w:name="_Toc125640023"/>
              <w:bookmarkStart w:id="1769" w:name="_Toc125642238"/>
              <w:bookmarkStart w:id="1770" w:name="_Toc125974008"/>
              <w:bookmarkStart w:id="1771" w:name="_Toc125974293"/>
              <w:bookmarkStart w:id="1772" w:name="_Toc126055210"/>
              <w:bookmarkStart w:id="1773" w:name="_Toc126058002"/>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del>
          </w:p>
        </w:tc>
        <w:tc>
          <w:tcPr>
            <w:tcW w:w="963" w:type="dxa"/>
            <w:tcBorders>
              <w:top w:val="nil"/>
              <w:left w:val="nil"/>
              <w:bottom w:val="single" w:sz="4" w:space="0" w:color="auto"/>
              <w:right w:val="single" w:sz="4" w:space="0" w:color="auto"/>
            </w:tcBorders>
            <w:vAlign w:val="center"/>
          </w:tcPr>
          <w:p w14:paraId="4FD160B2" w14:textId="7F4937A6" w:rsidR="006238CC" w:rsidRPr="0045721D" w:rsidDel="00A04755" w:rsidRDefault="006238CC" w:rsidP="006238CC">
            <w:pPr>
              <w:rPr>
                <w:del w:id="1774" w:author="Kumar Baral" w:date="2022-12-12T16:54:00Z"/>
                <w:highlight w:val="yellow"/>
                <w:rPrChange w:id="1775" w:author="Kumar Baral" w:date="2022-12-12T16:18:00Z">
                  <w:rPr>
                    <w:del w:id="1776" w:author="Kumar Baral" w:date="2022-12-12T16:54:00Z"/>
                  </w:rPr>
                </w:rPrChange>
              </w:rPr>
            </w:pPr>
            <w:del w:id="1777" w:author="Kumar Baral" w:date="2022-12-12T16:54:00Z">
              <w:r w:rsidRPr="0045721D" w:rsidDel="00A04755">
                <w:rPr>
                  <w:highlight w:val="yellow"/>
                  <w:rPrChange w:id="1778" w:author="Kumar Baral" w:date="2022-12-12T16:18:00Z">
                    <w:rPr/>
                  </w:rPrChange>
                </w:rPr>
                <w:delText>53.43%</w:delText>
              </w:r>
              <w:bookmarkStart w:id="1779" w:name="_Toc121824713"/>
              <w:bookmarkStart w:id="1780" w:name="_Toc121825351"/>
              <w:bookmarkStart w:id="1781" w:name="_Toc121825991"/>
              <w:bookmarkStart w:id="1782" w:name="_Toc121826855"/>
              <w:bookmarkStart w:id="1783" w:name="_Toc121834278"/>
              <w:bookmarkStart w:id="1784" w:name="_Toc125550145"/>
              <w:bookmarkStart w:id="1785" w:name="_Toc125555640"/>
              <w:bookmarkStart w:id="1786" w:name="_Toc125557512"/>
              <w:bookmarkStart w:id="1787" w:name="_Toc125559399"/>
              <w:bookmarkStart w:id="1788" w:name="_Toc125618577"/>
              <w:bookmarkStart w:id="1789" w:name="_Toc125640024"/>
              <w:bookmarkStart w:id="1790" w:name="_Toc125642239"/>
              <w:bookmarkStart w:id="1791" w:name="_Toc125974009"/>
              <w:bookmarkStart w:id="1792" w:name="_Toc125974294"/>
              <w:bookmarkStart w:id="1793" w:name="_Toc126055211"/>
              <w:bookmarkStart w:id="1794" w:name="_Toc126058003"/>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del>
          </w:p>
        </w:tc>
        <w:bookmarkStart w:id="1795" w:name="_Toc121824714"/>
        <w:bookmarkStart w:id="1796" w:name="_Toc121825352"/>
        <w:bookmarkStart w:id="1797" w:name="_Toc121825992"/>
        <w:bookmarkStart w:id="1798" w:name="_Toc121826856"/>
        <w:bookmarkStart w:id="1799" w:name="_Toc121834279"/>
        <w:bookmarkStart w:id="1800" w:name="_Toc125550146"/>
        <w:bookmarkStart w:id="1801" w:name="_Toc125555641"/>
        <w:bookmarkStart w:id="1802" w:name="_Toc125557513"/>
        <w:bookmarkStart w:id="1803" w:name="_Toc125559400"/>
        <w:bookmarkStart w:id="1804" w:name="_Toc125618578"/>
        <w:bookmarkStart w:id="1805" w:name="_Toc125640025"/>
        <w:bookmarkStart w:id="1806" w:name="_Toc125642240"/>
        <w:bookmarkStart w:id="1807" w:name="_Toc125974010"/>
        <w:bookmarkStart w:id="1808" w:name="_Toc125974295"/>
        <w:bookmarkStart w:id="1809" w:name="_Toc126055212"/>
        <w:bookmarkStart w:id="1810" w:name="_Toc12605800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tr>
      <w:tr w:rsidR="006238CC" w:rsidRPr="0045721D" w:rsidDel="00A04755" w14:paraId="58CD18F3" w14:textId="20453F43" w:rsidTr="00E9411B">
        <w:trPr>
          <w:trHeight w:val="360"/>
          <w:jc w:val="center"/>
          <w:del w:id="1811" w:author="Kumar Baral" w:date="2022-12-12T16:54:00Z"/>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5A43489" w14:textId="774AE366" w:rsidR="006238CC" w:rsidRPr="0045721D" w:rsidDel="00A04755" w:rsidRDefault="006238CC" w:rsidP="006238CC">
            <w:pPr>
              <w:rPr>
                <w:del w:id="1812" w:author="Kumar Baral" w:date="2022-12-12T16:54:00Z"/>
                <w:highlight w:val="yellow"/>
                <w:rPrChange w:id="1813" w:author="Kumar Baral" w:date="2022-12-12T16:18:00Z">
                  <w:rPr>
                    <w:del w:id="1814" w:author="Kumar Baral" w:date="2022-12-12T16:54:00Z"/>
                  </w:rPr>
                </w:rPrChange>
              </w:rPr>
            </w:pPr>
            <w:del w:id="1815" w:author="Kumar Baral" w:date="2022-12-12T16:54:00Z">
              <w:r w:rsidRPr="0045721D" w:rsidDel="00A04755">
                <w:rPr>
                  <w:highlight w:val="yellow"/>
                  <w:rPrChange w:id="1816" w:author="Kumar Baral" w:date="2022-12-12T16:18:00Z">
                    <w:rPr/>
                  </w:rPrChange>
                </w:rPr>
                <w:delText>Between 3000-5000 masl</w:delText>
              </w:r>
              <w:bookmarkStart w:id="1817" w:name="_Toc121824715"/>
              <w:bookmarkStart w:id="1818" w:name="_Toc121825353"/>
              <w:bookmarkStart w:id="1819" w:name="_Toc121825993"/>
              <w:bookmarkStart w:id="1820" w:name="_Toc121826857"/>
              <w:bookmarkStart w:id="1821" w:name="_Toc121834280"/>
              <w:bookmarkStart w:id="1822" w:name="_Toc125550147"/>
              <w:bookmarkStart w:id="1823" w:name="_Toc125555642"/>
              <w:bookmarkStart w:id="1824" w:name="_Toc125557514"/>
              <w:bookmarkStart w:id="1825" w:name="_Toc125559401"/>
              <w:bookmarkStart w:id="1826" w:name="_Toc125618579"/>
              <w:bookmarkStart w:id="1827" w:name="_Toc125640026"/>
              <w:bookmarkStart w:id="1828" w:name="_Toc125642241"/>
              <w:bookmarkStart w:id="1829" w:name="_Toc125974011"/>
              <w:bookmarkStart w:id="1830" w:name="_Toc125974296"/>
              <w:bookmarkStart w:id="1831" w:name="_Toc126055213"/>
              <w:bookmarkStart w:id="1832" w:name="_Toc126058005"/>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del>
          </w:p>
        </w:tc>
        <w:tc>
          <w:tcPr>
            <w:tcW w:w="992" w:type="dxa"/>
            <w:tcBorders>
              <w:top w:val="nil"/>
              <w:left w:val="nil"/>
              <w:bottom w:val="single" w:sz="4" w:space="0" w:color="auto"/>
              <w:right w:val="single" w:sz="4" w:space="0" w:color="auto"/>
            </w:tcBorders>
            <w:shd w:val="clear" w:color="auto" w:fill="auto"/>
            <w:noWrap/>
            <w:vAlign w:val="center"/>
            <w:hideMark/>
          </w:tcPr>
          <w:p w14:paraId="77804528" w14:textId="0F02C01C" w:rsidR="006238CC" w:rsidRPr="0045721D" w:rsidDel="00A04755" w:rsidRDefault="006238CC" w:rsidP="006238CC">
            <w:pPr>
              <w:rPr>
                <w:del w:id="1833" w:author="Kumar Baral" w:date="2022-12-12T16:54:00Z"/>
                <w:highlight w:val="yellow"/>
                <w:rPrChange w:id="1834" w:author="Kumar Baral" w:date="2022-12-12T16:18:00Z">
                  <w:rPr>
                    <w:del w:id="1835" w:author="Kumar Baral" w:date="2022-12-12T16:54:00Z"/>
                  </w:rPr>
                </w:rPrChange>
              </w:rPr>
            </w:pPr>
            <w:del w:id="1836" w:author="Kumar Baral" w:date="2022-12-12T16:54:00Z">
              <w:r w:rsidRPr="0045721D" w:rsidDel="00A04755">
                <w:rPr>
                  <w:highlight w:val="yellow"/>
                  <w:rPrChange w:id="1837" w:author="Kumar Baral" w:date="2022-12-12T16:18:00Z">
                    <w:rPr/>
                  </w:rPrChange>
                </w:rPr>
                <w:delText>77.90</w:delText>
              </w:r>
              <w:bookmarkStart w:id="1838" w:name="_Toc121824716"/>
              <w:bookmarkStart w:id="1839" w:name="_Toc121825354"/>
              <w:bookmarkStart w:id="1840" w:name="_Toc121825994"/>
              <w:bookmarkStart w:id="1841" w:name="_Toc121826858"/>
              <w:bookmarkStart w:id="1842" w:name="_Toc121834281"/>
              <w:bookmarkStart w:id="1843" w:name="_Toc125550148"/>
              <w:bookmarkStart w:id="1844" w:name="_Toc125555643"/>
              <w:bookmarkStart w:id="1845" w:name="_Toc125557515"/>
              <w:bookmarkStart w:id="1846" w:name="_Toc125559402"/>
              <w:bookmarkStart w:id="1847" w:name="_Toc125618580"/>
              <w:bookmarkStart w:id="1848" w:name="_Toc125640027"/>
              <w:bookmarkStart w:id="1849" w:name="_Toc125642242"/>
              <w:bookmarkStart w:id="1850" w:name="_Toc125974012"/>
              <w:bookmarkStart w:id="1851" w:name="_Toc125974297"/>
              <w:bookmarkStart w:id="1852" w:name="_Toc126055214"/>
              <w:bookmarkStart w:id="1853" w:name="_Toc126058006"/>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del>
          </w:p>
        </w:tc>
        <w:tc>
          <w:tcPr>
            <w:tcW w:w="743" w:type="dxa"/>
            <w:tcBorders>
              <w:top w:val="nil"/>
              <w:left w:val="nil"/>
              <w:bottom w:val="single" w:sz="4" w:space="0" w:color="auto"/>
              <w:right w:val="single" w:sz="4" w:space="0" w:color="auto"/>
            </w:tcBorders>
            <w:shd w:val="clear" w:color="auto" w:fill="auto"/>
            <w:vAlign w:val="center"/>
            <w:hideMark/>
          </w:tcPr>
          <w:p w14:paraId="0EEA041F" w14:textId="7790B5FB" w:rsidR="006238CC" w:rsidRPr="0045721D" w:rsidDel="00A04755" w:rsidRDefault="006238CC" w:rsidP="006238CC">
            <w:pPr>
              <w:rPr>
                <w:del w:id="1854" w:author="Kumar Baral" w:date="2022-12-12T16:54:00Z"/>
                <w:highlight w:val="yellow"/>
                <w:rPrChange w:id="1855" w:author="Kumar Baral" w:date="2022-12-12T16:18:00Z">
                  <w:rPr>
                    <w:del w:id="1856" w:author="Kumar Baral" w:date="2022-12-12T16:54:00Z"/>
                  </w:rPr>
                </w:rPrChange>
              </w:rPr>
            </w:pPr>
            <w:del w:id="1857" w:author="Kumar Baral" w:date="2022-12-12T16:54:00Z">
              <w:r w:rsidRPr="0045721D" w:rsidDel="00A04755">
                <w:rPr>
                  <w:highlight w:val="yellow"/>
                  <w:rPrChange w:id="1858" w:author="Kumar Baral" w:date="2022-12-12T16:18:00Z">
                    <w:rPr/>
                  </w:rPrChange>
                </w:rPr>
                <w:delText>37.0%</w:delText>
              </w:r>
              <w:bookmarkStart w:id="1859" w:name="_Toc121824717"/>
              <w:bookmarkStart w:id="1860" w:name="_Toc121825355"/>
              <w:bookmarkStart w:id="1861" w:name="_Toc121825995"/>
              <w:bookmarkStart w:id="1862" w:name="_Toc121826859"/>
              <w:bookmarkStart w:id="1863" w:name="_Toc121834282"/>
              <w:bookmarkStart w:id="1864" w:name="_Toc125550149"/>
              <w:bookmarkStart w:id="1865" w:name="_Toc125555644"/>
              <w:bookmarkStart w:id="1866" w:name="_Toc125557516"/>
              <w:bookmarkStart w:id="1867" w:name="_Toc125559403"/>
              <w:bookmarkStart w:id="1868" w:name="_Toc125618581"/>
              <w:bookmarkStart w:id="1869" w:name="_Toc125640028"/>
              <w:bookmarkStart w:id="1870" w:name="_Toc125642243"/>
              <w:bookmarkStart w:id="1871" w:name="_Toc125974013"/>
              <w:bookmarkStart w:id="1872" w:name="_Toc125974298"/>
              <w:bookmarkStart w:id="1873" w:name="_Toc126055215"/>
              <w:bookmarkStart w:id="1874" w:name="_Toc126058007"/>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del>
          </w:p>
        </w:tc>
        <w:tc>
          <w:tcPr>
            <w:tcW w:w="705" w:type="dxa"/>
            <w:tcBorders>
              <w:top w:val="nil"/>
              <w:left w:val="nil"/>
              <w:bottom w:val="single" w:sz="4" w:space="0" w:color="auto"/>
              <w:right w:val="single" w:sz="4" w:space="0" w:color="auto"/>
            </w:tcBorders>
            <w:shd w:val="clear" w:color="auto" w:fill="auto"/>
            <w:vAlign w:val="center"/>
            <w:hideMark/>
          </w:tcPr>
          <w:p w14:paraId="42ACE504" w14:textId="05A246CA" w:rsidR="006238CC" w:rsidRPr="0045721D" w:rsidDel="00A04755" w:rsidRDefault="006238CC" w:rsidP="006238CC">
            <w:pPr>
              <w:rPr>
                <w:del w:id="1875" w:author="Kumar Baral" w:date="2022-12-12T16:54:00Z"/>
                <w:highlight w:val="yellow"/>
                <w:rPrChange w:id="1876" w:author="Kumar Baral" w:date="2022-12-12T16:18:00Z">
                  <w:rPr>
                    <w:del w:id="1877" w:author="Kumar Baral" w:date="2022-12-12T16:54:00Z"/>
                  </w:rPr>
                </w:rPrChange>
              </w:rPr>
            </w:pPr>
            <w:del w:id="1878" w:author="Kumar Baral" w:date="2022-12-12T16:54:00Z">
              <w:r w:rsidRPr="0045721D" w:rsidDel="00A04755">
                <w:rPr>
                  <w:highlight w:val="yellow"/>
                  <w:rPrChange w:id="1879" w:author="Kumar Baral" w:date="2022-12-12T16:18:00Z">
                    <w:rPr/>
                  </w:rPrChange>
                </w:rPr>
                <w:delText>34.89</w:delText>
              </w:r>
              <w:bookmarkStart w:id="1880" w:name="_Toc121824718"/>
              <w:bookmarkStart w:id="1881" w:name="_Toc121825356"/>
              <w:bookmarkStart w:id="1882" w:name="_Toc121825996"/>
              <w:bookmarkStart w:id="1883" w:name="_Toc121826860"/>
              <w:bookmarkStart w:id="1884" w:name="_Toc121834283"/>
              <w:bookmarkStart w:id="1885" w:name="_Toc125550150"/>
              <w:bookmarkStart w:id="1886" w:name="_Toc125555645"/>
              <w:bookmarkStart w:id="1887" w:name="_Toc125557517"/>
              <w:bookmarkStart w:id="1888" w:name="_Toc125559404"/>
              <w:bookmarkStart w:id="1889" w:name="_Toc125618582"/>
              <w:bookmarkStart w:id="1890" w:name="_Toc125640029"/>
              <w:bookmarkStart w:id="1891" w:name="_Toc125642244"/>
              <w:bookmarkStart w:id="1892" w:name="_Toc125974014"/>
              <w:bookmarkStart w:id="1893" w:name="_Toc125974299"/>
              <w:bookmarkStart w:id="1894" w:name="_Toc126055216"/>
              <w:bookmarkStart w:id="1895" w:name="_Toc126058008"/>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del>
          </w:p>
        </w:tc>
        <w:tc>
          <w:tcPr>
            <w:tcW w:w="743" w:type="dxa"/>
            <w:tcBorders>
              <w:top w:val="nil"/>
              <w:left w:val="nil"/>
              <w:bottom w:val="single" w:sz="4" w:space="0" w:color="auto"/>
              <w:right w:val="single" w:sz="4" w:space="0" w:color="auto"/>
            </w:tcBorders>
            <w:shd w:val="clear" w:color="auto" w:fill="auto"/>
            <w:vAlign w:val="center"/>
            <w:hideMark/>
          </w:tcPr>
          <w:p w14:paraId="7DDA966D" w14:textId="3D825660" w:rsidR="006238CC" w:rsidRPr="0045721D" w:rsidDel="00A04755" w:rsidRDefault="006238CC" w:rsidP="006238CC">
            <w:pPr>
              <w:rPr>
                <w:del w:id="1896" w:author="Kumar Baral" w:date="2022-12-12T16:54:00Z"/>
                <w:highlight w:val="yellow"/>
                <w:rPrChange w:id="1897" w:author="Kumar Baral" w:date="2022-12-12T16:18:00Z">
                  <w:rPr>
                    <w:del w:id="1898" w:author="Kumar Baral" w:date="2022-12-12T16:54:00Z"/>
                  </w:rPr>
                </w:rPrChange>
              </w:rPr>
            </w:pPr>
            <w:del w:id="1899" w:author="Kumar Baral" w:date="2022-12-12T16:54:00Z">
              <w:r w:rsidRPr="0045721D" w:rsidDel="00A04755">
                <w:rPr>
                  <w:highlight w:val="yellow"/>
                  <w:rPrChange w:id="1900" w:author="Kumar Baral" w:date="2022-12-12T16:18:00Z">
                    <w:rPr/>
                  </w:rPrChange>
                </w:rPr>
                <w:delText>36.6%</w:delText>
              </w:r>
              <w:bookmarkStart w:id="1901" w:name="_Toc121824719"/>
              <w:bookmarkStart w:id="1902" w:name="_Toc121825357"/>
              <w:bookmarkStart w:id="1903" w:name="_Toc121825997"/>
              <w:bookmarkStart w:id="1904" w:name="_Toc121826861"/>
              <w:bookmarkStart w:id="1905" w:name="_Toc121834284"/>
              <w:bookmarkStart w:id="1906" w:name="_Toc125550151"/>
              <w:bookmarkStart w:id="1907" w:name="_Toc125555646"/>
              <w:bookmarkStart w:id="1908" w:name="_Toc125557518"/>
              <w:bookmarkStart w:id="1909" w:name="_Toc125559405"/>
              <w:bookmarkStart w:id="1910" w:name="_Toc125618583"/>
              <w:bookmarkStart w:id="1911" w:name="_Toc125640030"/>
              <w:bookmarkStart w:id="1912" w:name="_Toc125642245"/>
              <w:bookmarkStart w:id="1913" w:name="_Toc125974015"/>
              <w:bookmarkStart w:id="1914" w:name="_Toc125974300"/>
              <w:bookmarkStart w:id="1915" w:name="_Toc126055217"/>
              <w:bookmarkStart w:id="1916" w:name="_Toc126058009"/>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del>
          </w:p>
        </w:tc>
        <w:tc>
          <w:tcPr>
            <w:tcW w:w="1085" w:type="dxa"/>
            <w:tcBorders>
              <w:top w:val="nil"/>
              <w:left w:val="nil"/>
              <w:bottom w:val="single" w:sz="4" w:space="0" w:color="auto"/>
              <w:right w:val="single" w:sz="4" w:space="0" w:color="auto"/>
            </w:tcBorders>
            <w:shd w:val="clear" w:color="auto" w:fill="auto"/>
            <w:noWrap/>
            <w:vAlign w:val="center"/>
            <w:hideMark/>
          </w:tcPr>
          <w:p w14:paraId="45C9DAD8" w14:textId="4C38740C" w:rsidR="006238CC" w:rsidRPr="0045721D" w:rsidDel="00A04755" w:rsidRDefault="006238CC" w:rsidP="006238CC">
            <w:pPr>
              <w:rPr>
                <w:del w:id="1917" w:author="Kumar Baral" w:date="2022-12-12T16:54:00Z"/>
                <w:highlight w:val="yellow"/>
                <w:rPrChange w:id="1918" w:author="Kumar Baral" w:date="2022-12-12T16:18:00Z">
                  <w:rPr>
                    <w:del w:id="1919" w:author="Kumar Baral" w:date="2022-12-12T16:54:00Z"/>
                  </w:rPr>
                </w:rPrChange>
              </w:rPr>
            </w:pPr>
            <w:del w:id="1920" w:author="Kumar Baral" w:date="2022-12-12T16:54:00Z">
              <w:r w:rsidRPr="0045721D" w:rsidDel="00A04755">
                <w:rPr>
                  <w:highlight w:val="yellow"/>
                  <w:rPrChange w:id="1921" w:author="Kumar Baral" w:date="2022-12-12T16:18:00Z">
                    <w:rPr/>
                  </w:rPrChange>
                </w:rPr>
                <w:delText>112.79</w:delText>
              </w:r>
              <w:bookmarkStart w:id="1922" w:name="_Toc121824720"/>
              <w:bookmarkStart w:id="1923" w:name="_Toc121825358"/>
              <w:bookmarkStart w:id="1924" w:name="_Toc121825998"/>
              <w:bookmarkStart w:id="1925" w:name="_Toc121826862"/>
              <w:bookmarkStart w:id="1926" w:name="_Toc121834285"/>
              <w:bookmarkStart w:id="1927" w:name="_Toc125550152"/>
              <w:bookmarkStart w:id="1928" w:name="_Toc125555647"/>
              <w:bookmarkStart w:id="1929" w:name="_Toc125557519"/>
              <w:bookmarkStart w:id="1930" w:name="_Toc125559406"/>
              <w:bookmarkStart w:id="1931" w:name="_Toc125618584"/>
              <w:bookmarkStart w:id="1932" w:name="_Toc125640031"/>
              <w:bookmarkStart w:id="1933" w:name="_Toc125642246"/>
              <w:bookmarkStart w:id="1934" w:name="_Toc125974016"/>
              <w:bookmarkStart w:id="1935" w:name="_Toc125974301"/>
              <w:bookmarkStart w:id="1936" w:name="_Toc126055218"/>
              <w:bookmarkStart w:id="1937" w:name="_Toc126058010"/>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tc>
        <w:tc>
          <w:tcPr>
            <w:tcW w:w="948" w:type="dxa"/>
            <w:tcBorders>
              <w:top w:val="nil"/>
              <w:left w:val="nil"/>
              <w:bottom w:val="single" w:sz="4" w:space="0" w:color="auto"/>
              <w:right w:val="single" w:sz="4" w:space="0" w:color="auto"/>
            </w:tcBorders>
            <w:shd w:val="clear" w:color="auto" w:fill="auto"/>
            <w:vAlign w:val="center"/>
            <w:hideMark/>
          </w:tcPr>
          <w:p w14:paraId="6BDD650F" w14:textId="2CC8BBAA" w:rsidR="006238CC" w:rsidRPr="0045721D" w:rsidDel="00A04755" w:rsidRDefault="006238CC" w:rsidP="006238CC">
            <w:pPr>
              <w:rPr>
                <w:del w:id="1938" w:author="Kumar Baral" w:date="2022-12-12T16:54:00Z"/>
                <w:highlight w:val="yellow"/>
                <w:rPrChange w:id="1939" w:author="Kumar Baral" w:date="2022-12-12T16:18:00Z">
                  <w:rPr>
                    <w:del w:id="1940" w:author="Kumar Baral" w:date="2022-12-12T16:54:00Z"/>
                  </w:rPr>
                </w:rPrChange>
              </w:rPr>
            </w:pPr>
            <w:del w:id="1941" w:author="Kumar Baral" w:date="2022-12-12T16:54:00Z">
              <w:r w:rsidRPr="0045721D" w:rsidDel="00A04755">
                <w:rPr>
                  <w:highlight w:val="yellow"/>
                  <w:rPrChange w:id="1942" w:author="Kumar Baral" w:date="2022-12-12T16:18:00Z">
                    <w:rPr/>
                  </w:rPrChange>
                </w:rPr>
                <w:delText>36.9%</w:delText>
              </w:r>
              <w:bookmarkStart w:id="1943" w:name="_Toc121824721"/>
              <w:bookmarkStart w:id="1944" w:name="_Toc121825359"/>
              <w:bookmarkStart w:id="1945" w:name="_Toc121825999"/>
              <w:bookmarkStart w:id="1946" w:name="_Toc121826863"/>
              <w:bookmarkStart w:id="1947" w:name="_Toc121834286"/>
              <w:bookmarkStart w:id="1948" w:name="_Toc125550153"/>
              <w:bookmarkStart w:id="1949" w:name="_Toc125555648"/>
              <w:bookmarkStart w:id="1950" w:name="_Toc125557520"/>
              <w:bookmarkStart w:id="1951" w:name="_Toc125559407"/>
              <w:bookmarkStart w:id="1952" w:name="_Toc125618585"/>
              <w:bookmarkStart w:id="1953" w:name="_Toc125640032"/>
              <w:bookmarkStart w:id="1954" w:name="_Toc125642247"/>
              <w:bookmarkStart w:id="1955" w:name="_Toc125974017"/>
              <w:bookmarkStart w:id="1956" w:name="_Toc125974302"/>
              <w:bookmarkStart w:id="1957" w:name="_Toc126055219"/>
              <w:bookmarkStart w:id="1958" w:name="_Toc126058011"/>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del>
          </w:p>
        </w:tc>
        <w:tc>
          <w:tcPr>
            <w:tcW w:w="815" w:type="dxa"/>
            <w:tcBorders>
              <w:top w:val="nil"/>
              <w:left w:val="nil"/>
              <w:bottom w:val="single" w:sz="4" w:space="0" w:color="auto"/>
              <w:right w:val="single" w:sz="4" w:space="0" w:color="auto"/>
            </w:tcBorders>
            <w:vAlign w:val="center"/>
          </w:tcPr>
          <w:p w14:paraId="277AF36D" w14:textId="2BD4314A" w:rsidR="006238CC" w:rsidRPr="0045721D" w:rsidDel="00A04755" w:rsidRDefault="006238CC" w:rsidP="006238CC">
            <w:pPr>
              <w:rPr>
                <w:del w:id="1959" w:author="Kumar Baral" w:date="2022-12-12T16:54:00Z"/>
                <w:highlight w:val="yellow"/>
                <w:rPrChange w:id="1960" w:author="Kumar Baral" w:date="2022-12-12T16:18:00Z">
                  <w:rPr>
                    <w:del w:id="1961" w:author="Kumar Baral" w:date="2022-12-12T16:54:00Z"/>
                  </w:rPr>
                </w:rPrChange>
              </w:rPr>
            </w:pPr>
            <w:del w:id="1962" w:author="Kumar Baral" w:date="2022-12-12T16:54:00Z">
              <w:r w:rsidRPr="0045721D" w:rsidDel="00A04755">
                <w:rPr>
                  <w:highlight w:val="yellow"/>
                  <w:rPrChange w:id="1963" w:author="Kumar Baral" w:date="2022-12-12T16:18:00Z">
                    <w:rPr/>
                  </w:rPrChange>
                </w:rPr>
                <w:delText>135.30</w:delText>
              </w:r>
              <w:bookmarkStart w:id="1964" w:name="_Toc121824722"/>
              <w:bookmarkStart w:id="1965" w:name="_Toc121825360"/>
              <w:bookmarkStart w:id="1966" w:name="_Toc121826000"/>
              <w:bookmarkStart w:id="1967" w:name="_Toc121826864"/>
              <w:bookmarkStart w:id="1968" w:name="_Toc121834287"/>
              <w:bookmarkStart w:id="1969" w:name="_Toc125550154"/>
              <w:bookmarkStart w:id="1970" w:name="_Toc125555649"/>
              <w:bookmarkStart w:id="1971" w:name="_Toc125557521"/>
              <w:bookmarkStart w:id="1972" w:name="_Toc125559408"/>
              <w:bookmarkStart w:id="1973" w:name="_Toc125618586"/>
              <w:bookmarkStart w:id="1974" w:name="_Toc125640033"/>
              <w:bookmarkStart w:id="1975" w:name="_Toc125642248"/>
              <w:bookmarkStart w:id="1976" w:name="_Toc125974018"/>
              <w:bookmarkStart w:id="1977" w:name="_Toc125974303"/>
              <w:bookmarkStart w:id="1978" w:name="_Toc126055220"/>
              <w:bookmarkStart w:id="1979" w:name="_Toc126058012"/>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del>
          </w:p>
        </w:tc>
        <w:tc>
          <w:tcPr>
            <w:tcW w:w="963" w:type="dxa"/>
            <w:tcBorders>
              <w:top w:val="nil"/>
              <w:left w:val="nil"/>
              <w:bottom w:val="single" w:sz="4" w:space="0" w:color="auto"/>
              <w:right w:val="single" w:sz="4" w:space="0" w:color="auto"/>
            </w:tcBorders>
            <w:vAlign w:val="center"/>
          </w:tcPr>
          <w:p w14:paraId="32D9638E" w14:textId="0673B722" w:rsidR="006238CC" w:rsidRPr="0045721D" w:rsidDel="00A04755" w:rsidRDefault="006238CC" w:rsidP="006238CC">
            <w:pPr>
              <w:rPr>
                <w:del w:id="1980" w:author="Kumar Baral" w:date="2022-12-12T16:54:00Z"/>
                <w:highlight w:val="yellow"/>
                <w:rPrChange w:id="1981" w:author="Kumar Baral" w:date="2022-12-12T16:18:00Z">
                  <w:rPr>
                    <w:del w:id="1982" w:author="Kumar Baral" w:date="2022-12-12T16:54:00Z"/>
                  </w:rPr>
                </w:rPrChange>
              </w:rPr>
            </w:pPr>
            <w:del w:id="1983" w:author="Kumar Baral" w:date="2022-12-12T16:54:00Z">
              <w:r w:rsidRPr="0045721D" w:rsidDel="00A04755">
                <w:rPr>
                  <w:highlight w:val="yellow"/>
                  <w:rPrChange w:id="1984" w:author="Kumar Baral" w:date="2022-12-12T16:18:00Z">
                    <w:rPr/>
                  </w:rPrChange>
                </w:rPr>
                <w:delText>38.51%</w:delText>
              </w:r>
              <w:bookmarkStart w:id="1985" w:name="_Toc121824723"/>
              <w:bookmarkStart w:id="1986" w:name="_Toc121825361"/>
              <w:bookmarkStart w:id="1987" w:name="_Toc121826001"/>
              <w:bookmarkStart w:id="1988" w:name="_Toc121826865"/>
              <w:bookmarkStart w:id="1989" w:name="_Toc121834288"/>
              <w:bookmarkStart w:id="1990" w:name="_Toc125550155"/>
              <w:bookmarkStart w:id="1991" w:name="_Toc125555650"/>
              <w:bookmarkStart w:id="1992" w:name="_Toc125557522"/>
              <w:bookmarkStart w:id="1993" w:name="_Toc125559409"/>
              <w:bookmarkStart w:id="1994" w:name="_Toc125618587"/>
              <w:bookmarkStart w:id="1995" w:name="_Toc125640034"/>
              <w:bookmarkStart w:id="1996" w:name="_Toc125642249"/>
              <w:bookmarkStart w:id="1997" w:name="_Toc125974019"/>
              <w:bookmarkStart w:id="1998" w:name="_Toc125974304"/>
              <w:bookmarkStart w:id="1999" w:name="_Toc126055221"/>
              <w:bookmarkStart w:id="2000" w:name="_Toc126058013"/>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del>
          </w:p>
        </w:tc>
        <w:bookmarkStart w:id="2001" w:name="_Toc121824724"/>
        <w:bookmarkStart w:id="2002" w:name="_Toc121825362"/>
        <w:bookmarkStart w:id="2003" w:name="_Toc121826002"/>
        <w:bookmarkStart w:id="2004" w:name="_Toc121826866"/>
        <w:bookmarkStart w:id="2005" w:name="_Toc121834289"/>
        <w:bookmarkStart w:id="2006" w:name="_Toc125550156"/>
        <w:bookmarkStart w:id="2007" w:name="_Toc125555651"/>
        <w:bookmarkStart w:id="2008" w:name="_Toc125557523"/>
        <w:bookmarkStart w:id="2009" w:name="_Toc125559410"/>
        <w:bookmarkStart w:id="2010" w:name="_Toc125618588"/>
        <w:bookmarkStart w:id="2011" w:name="_Toc125640035"/>
        <w:bookmarkStart w:id="2012" w:name="_Toc125642250"/>
        <w:bookmarkStart w:id="2013" w:name="_Toc125974020"/>
        <w:bookmarkStart w:id="2014" w:name="_Toc125974305"/>
        <w:bookmarkStart w:id="2015" w:name="_Toc126055222"/>
        <w:bookmarkStart w:id="2016" w:name="_Toc126058014"/>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tr>
      <w:tr w:rsidR="006238CC" w:rsidRPr="0045721D" w:rsidDel="00A04755" w14:paraId="75113595" w14:textId="7DE6762A" w:rsidTr="00E9411B">
        <w:trPr>
          <w:trHeight w:val="360"/>
          <w:jc w:val="center"/>
          <w:del w:id="2017" w:author="Kumar Baral" w:date="2022-12-12T16:54:00Z"/>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4F42FE5D" w14:textId="1B98B1C0" w:rsidR="006238CC" w:rsidRPr="0045721D" w:rsidDel="00A04755" w:rsidRDefault="006238CC" w:rsidP="006238CC">
            <w:pPr>
              <w:rPr>
                <w:del w:id="2018" w:author="Kumar Baral" w:date="2022-12-12T16:54:00Z"/>
                <w:highlight w:val="yellow"/>
                <w:rPrChange w:id="2019" w:author="Kumar Baral" w:date="2022-12-12T16:18:00Z">
                  <w:rPr>
                    <w:del w:id="2020" w:author="Kumar Baral" w:date="2022-12-12T16:54:00Z"/>
                  </w:rPr>
                </w:rPrChange>
              </w:rPr>
            </w:pPr>
            <w:del w:id="2021" w:author="Kumar Baral" w:date="2022-12-12T16:54:00Z">
              <w:r w:rsidRPr="0045721D" w:rsidDel="00A04755">
                <w:rPr>
                  <w:highlight w:val="yellow"/>
                  <w:rPrChange w:id="2022" w:author="Kumar Baral" w:date="2022-12-12T16:18:00Z">
                    <w:rPr/>
                  </w:rPrChange>
                </w:rPr>
                <w:delText>Area below 3000 masl</w:delText>
              </w:r>
              <w:bookmarkStart w:id="2023" w:name="_Toc121824725"/>
              <w:bookmarkStart w:id="2024" w:name="_Toc121825363"/>
              <w:bookmarkStart w:id="2025" w:name="_Toc121826003"/>
              <w:bookmarkStart w:id="2026" w:name="_Toc121826867"/>
              <w:bookmarkStart w:id="2027" w:name="_Toc121834290"/>
              <w:bookmarkStart w:id="2028" w:name="_Toc125550157"/>
              <w:bookmarkStart w:id="2029" w:name="_Toc125555652"/>
              <w:bookmarkStart w:id="2030" w:name="_Toc125557524"/>
              <w:bookmarkStart w:id="2031" w:name="_Toc125559411"/>
              <w:bookmarkStart w:id="2032" w:name="_Toc125618589"/>
              <w:bookmarkStart w:id="2033" w:name="_Toc125640036"/>
              <w:bookmarkStart w:id="2034" w:name="_Toc125642251"/>
              <w:bookmarkStart w:id="2035" w:name="_Toc125974021"/>
              <w:bookmarkStart w:id="2036" w:name="_Toc125974306"/>
              <w:bookmarkStart w:id="2037" w:name="_Toc126055223"/>
              <w:bookmarkStart w:id="2038" w:name="_Toc126058015"/>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del>
          </w:p>
        </w:tc>
        <w:tc>
          <w:tcPr>
            <w:tcW w:w="992" w:type="dxa"/>
            <w:tcBorders>
              <w:top w:val="nil"/>
              <w:left w:val="nil"/>
              <w:bottom w:val="single" w:sz="4" w:space="0" w:color="auto"/>
              <w:right w:val="single" w:sz="4" w:space="0" w:color="auto"/>
            </w:tcBorders>
            <w:shd w:val="clear" w:color="auto" w:fill="auto"/>
            <w:noWrap/>
            <w:vAlign w:val="center"/>
            <w:hideMark/>
          </w:tcPr>
          <w:p w14:paraId="582518B0" w14:textId="4BE7E65F" w:rsidR="006238CC" w:rsidRPr="0045721D" w:rsidDel="00A04755" w:rsidRDefault="006238CC" w:rsidP="006238CC">
            <w:pPr>
              <w:rPr>
                <w:del w:id="2039" w:author="Kumar Baral" w:date="2022-12-12T16:54:00Z"/>
                <w:highlight w:val="yellow"/>
                <w:rPrChange w:id="2040" w:author="Kumar Baral" w:date="2022-12-12T16:18:00Z">
                  <w:rPr>
                    <w:del w:id="2041" w:author="Kumar Baral" w:date="2022-12-12T16:54:00Z"/>
                  </w:rPr>
                </w:rPrChange>
              </w:rPr>
            </w:pPr>
            <w:del w:id="2042" w:author="Kumar Baral" w:date="2022-12-12T16:54:00Z">
              <w:r w:rsidRPr="0045721D" w:rsidDel="00A04755">
                <w:rPr>
                  <w:highlight w:val="yellow"/>
                  <w:rPrChange w:id="2043" w:author="Kumar Baral" w:date="2022-12-12T16:18:00Z">
                    <w:rPr/>
                  </w:rPrChange>
                </w:rPr>
                <w:delText>3.06</w:delText>
              </w:r>
              <w:bookmarkStart w:id="2044" w:name="_Toc121824726"/>
              <w:bookmarkStart w:id="2045" w:name="_Toc121825364"/>
              <w:bookmarkStart w:id="2046" w:name="_Toc121826004"/>
              <w:bookmarkStart w:id="2047" w:name="_Toc121826868"/>
              <w:bookmarkStart w:id="2048" w:name="_Toc121834291"/>
              <w:bookmarkStart w:id="2049" w:name="_Toc125550158"/>
              <w:bookmarkStart w:id="2050" w:name="_Toc125555653"/>
              <w:bookmarkStart w:id="2051" w:name="_Toc125557525"/>
              <w:bookmarkStart w:id="2052" w:name="_Toc125559412"/>
              <w:bookmarkStart w:id="2053" w:name="_Toc125618590"/>
              <w:bookmarkStart w:id="2054" w:name="_Toc125640037"/>
              <w:bookmarkStart w:id="2055" w:name="_Toc125642252"/>
              <w:bookmarkStart w:id="2056" w:name="_Toc125974022"/>
              <w:bookmarkStart w:id="2057" w:name="_Toc125974307"/>
              <w:bookmarkStart w:id="2058" w:name="_Toc126055224"/>
              <w:bookmarkStart w:id="2059" w:name="_Toc126058016"/>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del>
          </w:p>
        </w:tc>
        <w:tc>
          <w:tcPr>
            <w:tcW w:w="743" w:type="dxa"/>
            <w:tcBorders>
              <w:top w:val="nil"/>
              <w:left w:val="nil"/>
              <w:bottom w:val="single" w:sz="4" w:space="0" w:color="auto"/>
              <w:right w:val="single" w:sz="4" w:space="0" w:color="auto"/>
            </w:tcBorders>
            <w:shd w:val="clear" w:color="auto" w:fill="auto"/>
            <w:vAlign w:val="center"/>
            <w:hideMark/>
          </w:tcPr>
          <w:p w14:paraId="22310F27" w14:textId="1A7D9944" w:rsidR="006238CC" w:rsidRPr="0045721D" w:rsidDel="00A04755" w:rsidRDefault="006238CC" w:rsidP="006238CC">
            <w:pPr>
              <w:rPr>
                <w:del w:id="2060" w:author="Kumar Baral" w:date="2022-12-12T16:54:00Z"/>
                <w:highlight w:val="yellow"/>
                <w:rPrChange w:id="2061" w:author="Kumar Baral" w:date="2022-12-12T16:18:00Z">
                  <w:rPr>
                    <w:del w:id="2062" w:author="Kumar Baral" w:date="2022-12-12T16:54:00Z"/>
                  </w:rPr>
                </w:rPrChange>
              </w:rPr>
            </w:pPr>
            <w:del w:id="2063" w:author="Kumar Baral" w:date="2022-12-12T16:54:00Z">
              <w:r w:rsidRPr="0045721D" w:rsidDel="00A04755">
                <w:rPr>
                  <w:highlight w:val="yellow"/>
                  <w:rPrChange w:id="2064" w:author="Kumar Baral" w:date="2022-12-12T16:18:00Z">
                    <w:rPr/>
                  </w:rPrChange>
                </w:rPr>
                <w:delText>1.5%</w:delText>
              </w:r>
              <w:bookmarkStart w:id="2065" w:name="_Toc121824727"/>
              <w:bookmarkStart w:id="2066" w:name="_Toc121825365"/>
              <w:bookmarkStart w:id="2067" w:name="_Toc121826005"/>
              <w:bookmarkStart w:id="2068" w:name="_Toc121826869"/>
              <w:bookmarkStart w:id="2069" w:name="_Toc121834292"/>
              <w:bookmarkStart w:id="2070" w:name="_Toc125550159"/>
              <w:bookmarkStart w:id="2071" w:name="_Toc125555654"/>
              <w:bookmarkStart w:id="2072" w:name="_Toc125557526"/>
              <w:bookmarkStart w:id="2073" w:name="_Toc125559413"/>
              <w:bookmarkStart w:id="2074" w:name="_Toc125618591"/>
              <w:bookmarkStart w:id="2075" w:name="_Toc125640038"/>
              <w:bookmarkStart w:id="2076" w:name="_Toc125642253"/>
              <w:bookmarkStart w:id="2077" w:name="_Toc125974023"/>
              <w:bookmarkStart w:id="2078" w:name="_Toc125974308"/>
              <w:bookmarkStart w:id="2079" w:name="_Toc126055225"/>
              <w:bookmarkStart w:id="2080" w:name="_Toc126058017"/>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del>
          </w:p>
        </w:tc>
        <w:tc>
          <w:tcPr>
            <w:tcW w:w="705" w:type="dxa"/>
            <w:tcBorders>
              <w:top w:val="nil"/>
              <w:left w:val="nil"/>
              <w:bottom w:val="single" w:sz="4" w:space="0" w:color="auto"/>
              <w:right w:val="single" w:sz="4" w:space="0" w:color="auto"/>
            </w:tcBorders>
            <w:shd w:val="clear" w:color="auto" w:fill="auto"/>
            <w:vAlign w:val="center"/>
            <w:hideMark/>
          </w:tcPr>
          <w:p w14:paraId="4F1EFE45" w14:textId="5F6D7581" w:rsidR="006238CC" w:rsidRPr="0045721D" w:rsidDel="00A04755" w:rsidRDefault="006238CC" w:rsidP="006238CC">
            <w:pPr>
              <w:rPr>
                <w:del w:id="2081" w:author="Kumar Baral" w:date="2022-12-12T16:54:00Z"/>
                <w:highlight w:val="yellow"/>
                <w:rPrChange w:id="2082" w:author="Kumar Baral" w:date="2022-12-12T16:18:00Z">
                  <w:rPr>
                    <w:del w:id="2083" w:author="Kumar Baral" w:date="2022-12-12T16:54:00Z"/>
                  </w:rPr>
                </w:rPrChange>
              </w:rPr>
            </w:pPr>
            <w:del w:id="2084" w:author="Kumar Baral" w:date="2022-12-12T16:54:00Z">
              <w:r w:rsidRPr="0045721D" w:rsidDel="00A04755">
                <w:rPr>
                  <w:highlight w:val="yellow"/>
                  <w:rPrChange w:id="2085" w:author="Kumar Baral" w:date="2022-12-12T16:18:00Z">
                    <w:rPr/>
                  </w:rPrChange>
                </w:rPr>
                <w:delText>3.49</w:delText>
              </w:r>
              <w:bookmarkStart w:id="2086" w:name="_Toc121824728"/>
              <w:bookmarkStart w:id="2087" w:name="_Toc121825366"/>
              <w:bookmarkStart w:id="2088" w:name="_Toc121826006"/>
              <w:bookmarkStart w:id="2089" w:name="_Toc121826870"/>
              <w:bookmarkStart w:id="2090" w:name="_Toc121834293"/>
              <w:bookmarkStart w:id="2091" w:name="_Toc125550160"/>
              <w:bookmarkStart w:id="2092" w:name="_Toc125555655"/>
              <w:bookmarkStart w:id="2093" w:name="_Toc125557527"/>
              <w:bookmarkStart w:id="2094" w:name="_Toc125559414"/>
              <w:bookmarkStart w:id="2095" w:name="_Toc125618592"/>
              <w:bookmarkStart w:id="2096" w:name="_Toc125640039"/>
              <w:bookmarkStart w:id="2097" w:name="_Toc125642254"/>
              <w:bookmarkStart w:id="2098" w:name="_Toc125974024"/>
              <w:bookmarkStart w:id="2099" w:name="_Toc125974309"/>
              <w:bookmarkStart w:id="2100" w:name="_Toc126055226"/>
              <w:bookmarkStart w:id="2101" w:name="_Toc126058018"/>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del>
          </w:p>
        </w:tc>
        <w:tc>
          <w:tcPr>
            <w:tcW w:w="743" w:type="dxa"/>
            <w:tcBorders>
              <w:top w:val="nil"/>
              <w:left w:val="nil"/>
              <w:bottom w:val="single" w:sz="4" w:space="0" w:color="auto"/>
              <w:right w:val="single" w:sz="4" w:space="0" w:color="auto"/>
            </w:tcBorders>
            <w:shd w:val="clear" w:color="auto" w:fill="auto"/>
            <w:vAlign w:val="center"/>
            <w:hideMark/>
          </w:tcPr>
          <w:p w14:paraId="730D7242" w14:textId="0541D1B9" w:rsidR="006238CC" w:rsidRPr="0045721D" w:rsidDel="00A04755" w:rsidRDefault="006238CC" w:rsidP="006238CC">
            <w:pPr>
              <w:rPr>
                <w:del w:id="2102" w:author="Kumar Baral" w:date="2022-12-12T16:54:00Z"/>
                <w:highlight w:val="yellow"/>
                <w:rPrChange w:id="2103" w:author="Kumar Baral" w:date="2022-12-12T16:18:00Z">
                  <w:rPr>
                    <w:del w:id="2104" w:author="Kumar Baral" w:date="2022-12-12T16:54:00Z"/>
                  </w:rPr>
                </w:rPrChange>
              </w:rPr>
            </w:pPr>
            <w:del w:id="2105" w:author="Kumar Baral" w:date="2022-12-12T16:54:00Z">
              <w:r w:rsidRPr="0045721D" w:rsidDel="00A04755">
                <w:rPr>
                  <w:highlight w:val="yellow"/>
                  <w:rPrChange w:id="2106" w:author="Kumar Baral" w:date="2022-12-12T16:18:00Z">
                    <w:rPr/>
                  </w:rPrChange>
                </w:rPr>
                <w:delText>3.7%</w:delText>
              </w:r>
              <w:bookmarkStart w:id="2107" w:name="_Toc121824729"/>
              <w:bookmarkStart w:id="2108" w:name="_Toc121825367"/>
              <w:bookmarkStart w:id="2109" w:name="_Toc121826007"/>
              <w:bookmarkStart w:id="2110" w:name="_Toc121826871"/>
              <w:bookmarkStart w:id="2111" w:name="_Toc121834294"/>
              <w:bookmarkStart w:id="2112" w:name="_Toc125550161"/>
              <w:bookmarkStart w:id="2113" w:name="_Toc125555656"/>
              <w:bookmarkStart w:id="2114" w:name="_Toc125557528"/>
              <w:bookmarkStart w:id="2115" w:name="_Toc125559415"/>
              <w:bookmarkStart w:id="2116" w:name="_Toc125618593"/>
              <w:bookmarkStart w:id="2117" w:name="_Toc125640040"/>
              <w:bookmarkStart w:id="2118" w:name="_Toc125642255"/>
              <w:bookmarkStart w:id="2119" w:name="_Toc125974025"/>
              <w:bookmarkStart w:id="2120" w:name="_Toc125974310"/>
              <w:bookmarkStart w:id="2121" w:name="_Toc126055227"/>
              <w:bookmarkStart w:id="2122" w:name="_Toc126058019"/>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del>
          </w:p>
        </w:tc>
        <w:tc>
          <w:tcPr>
            <w:tcW w:w="1085" w:type="dxa"/>
            <w:tcBorders>
              <w:top w:val="nil"/>
              <w:left w:val="nil"/>
              <w:bottom w:val="single" w:sz="4" w:space="0" w:color="auto"/>
              <w:right w:val="single" w:sz="4" w:space="0" w:color="auto"/>
            </w:tcBorders>
            <w:shd w:val="clear" w:color="auto" w:fill="auto"/>
            <w:noWrap/>
            <w:vAlign w:val="center"/>
            <w:hideMark/>
          </w:tcPr>
          <w:p w14:paraId="65E53BF8" w14:textId="49176359" w:rsidR="006238CC" w:rsidRPr="0045721D" w:rsidDel="00A04755" w:rsidRDefault="006238CC" w:rsidP="006238CC">
            <w:pPr>
              <w:rPr>
                <w:del w:id="2123" w:author="Kumar Baral" w:date="2022-12-12T16:54:00Z"/>
                <w:highlight w:val="yellow"/>
                <w:rPrChange w:id="2124" w:author="Kumar Baral" w:date="2022-12-12T16:18:00Z">
                  <w:rPr>
                    <w:del w:id="2125" w:author="Kumar Baral" w:date="2022-12-12T16:54:00Z"/>
                  </w:rPr>
                </w:rPrChange>
              </w:rPr>
            </w:pPr>
            <w:del w:id="2126" w:author="Kumar Baral" w:date="2022-12-12T16:54:00Z">
              <w:r w:rsidRPr="0045721D" w:rsidDel="00A04755">
                <w:rPr>
                  <w:highlight w:val="yellow"/>
                  <w:rPrChange w:id="2127" w:author="Kumar Baral" w:date="2022-12-12T16:18:00Z">
                    <w:rPr/>
                  </w:rPrChange>
                </w:rPr>
                <w:delText>6.55</w:delText>
              </w:r>
              <w:bookmarkStart w:id="2128" w:name="_Toc121824730"/>
              <w:bookmarkStart w:id="2129" w:name="_Toc121825368"/>
              <w:bookmarkStart w:id="2130" w:name="_Toc121826008"/>
              <w:bookmarkStart w:id="2131" w:name="_Toc121826872"/>
              <w:bookmarkStart w:id="2132" w:name="_Toc121834295"/>
              <w:bookmarkStart w:id="2133" w:name="_Toc125550162"/>
              <w:bookmarkStart w:id="2134" w:name="_Toc125555657"/>
              <w:bookmarkStart w:id="2135" w:name="_Toc125557529"/>
              <w:bookmarkStart w:id="2136" w:name="_Toc125559416"/>
              <w:bookmarkStart w:id="2137" w:name="_Toc125618594"/>
              <w:bookmarkStart w:id="2138" w:name="_Toc125640041"/>
              <w:bookmarkStart w:id="2139" w:name="_Toc125642256"/>
              <w:bookmarkStart w:id="2140" w:name="_Toc125974026"/>
              <w:bookmarkStart w:id="2141" w:name="_Toc125974311"/>
              <w:bookmarkStart w:id="2142" w:name="_Toc126055228"/>
              <w:bookmarkStart w:id="2143" w:name="_Toc126058020"/>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del>
          </w:p>
        </w:tc>
        <w:tc>
          <w:tcPr>
            <w:tcW w:w="948" w:type="dxa"/>
            <w:tcBorders>
              <w:top w:val="nil"/>
              <w:left w:val="nil"/>
              <w:bottom w:val="single" w:sz="4" w:space="0" w:color="auto"/>
              <w:right w:val="single" w:sz="4" w:space="0" w:color="auto"/>
            </w:tcBorders>
            <w:shd w:val="clear" w:color="auto" w:fill="auto"/>
            <w:vAlign w:val="center"/>
            <w:hideMark/>
          </w:tcPr>
          <w:p w14:paraId="263A8BD0" w14:textId="214B2F91" w:rsidR="006238CC" w:rsidRPr="0045721D" w:rsidDel="00A04755" w:rsidRDefault="006238CC" w:rsidP="006238CC">
            <w:pPr>
              <w:rPr>
                <w:del w:id="2144" w:author="Kumar Baral" w:date="2022-12-12T16:54:00Z"/>
                <w:highlight w:val="yellow"/>
                <w:rPrChange w:id="2145" w:author="Kumar Baral" w:date="2022-12-12T16:18:00Z">
                  <w:rPr>
                    <w:del w:id="2146" w:author="Kumar Baral" w:date="2022-12-12T16:54:00Z"/>
                  </w:rPr>
                </w:rPrChange>
              </w:rPr>
            </w:pPr>
            <w:del w:id="2147" w:author="Kumar Baral" w:date="2022-12-12T16:54:00Z">
              <w:r w:rsidRPr="0045721D" w:rsidDel="00A04755">
                <w:rPr>
                  <w:highlight w:val="yellow"/>
                  <w:rPrChange w:id="2148" w:author="Kumar Baral" w:date="2022-12-12T16:18:00Z">
                    <w:rPr/>
                  </w:rPrChange>
                </w:rPr>
                <w:delText>2.1%</w:delText>
              </w:r>
              <w:bookmarkStart w:id="2149" w:name="_Toc121824731"/>
              <w:bookmarkStart w:id="2150" w:name="_Toc121825369"/>
              <w:bookmarkStart w:id="2151" w:name="_Toc121826009"/>
              <w:bookmarkStart w:id="2152" w:name="_Toc121826873"/>
              <w:bookmarkStart w:id="2153" w:name="_Toc121834296"/>
              <w:bookmarkStart w:id="2154" w:name="_Toc125550163"/>
              <w:bookmarkStart w:id="2155" w:name="_Toc125555658"/>
              <w:bookmarkStart w:id="2156" w:name="_Toc125557530"/>
              <w:bookmarkStart w:id="2157" w:name="_Toc125559417"/>
              <w:bookmarkStart w:id="2158" w:name="_Toc125618595"/>
              <w:bookmarkStart w:id="2159" w:name="_Toc125640042"/>
              <w:bookmarkStart w:id="2160" w:name="_Toc125642257"/>
              <w:bookmarkStart w:id="2161" w:name="_Toc125974027"/>
              <w:bookmarkStart w:id="2162" w:name="_Toc125974312"/>
              <w:bookmarkStart w:id="2163" w:name="_Toc126055229"/>
              <w:bookmarkStart w:id="2164" w:name="_Toc126058021"/>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del>
          </w:p>
        </w:tc>
        <w:tc>
          <w:tcPr>
            <w:tcW w:w="815" w:type="dxa"/>
            <w:tcBorders>
              <w:top w:val="nil"/>
              <w:left w:val="nil"/>
              <w:bottom w:val="single" w:sz="4" w:space="0" w:color="auto"/>
              <w:right w:val="single" w:sz="4" w:space="0" w:color="auto"/>
            </w:tcBorders>
            <w:vAlign w:val="center"/>
          </w:tcPr>
          <w:p w14:paraId="2F126190" w14:textId="5C6C862C" w:rsidR="006238CC" w:rsidRPr="0045721D" w:rsidDel="00A04755" w:rsidRDefault="006238CC" w:rsidP="006238CC">
            <w:pPr>
              <w:rPr>
                <w:del w:id="2165" w:author="Kumar Baral" w:date="2022-12-12T16:54:00Z"/>
                <w:highlight w:val="yellow"/>
                <w:rPrChange w:id="2166" w:author="Kumar Baral" w:date="2022-12-12T16:18:00Z">
                  <w:rPr>
                    <w:del w:id="2167" w:author="Kumar Baral" w:date="2022-12-12T16:54:00Z"/>
                  </w:rPr>
                </w:rPrChange>
              </w:rPr>
            </w:pPr>
            <w:del w:id="2168" w:author="Kumar Baral" w:date="2022-12-12T16:54:00Z">
              <w:r w:rsidRPr="0045721D" w:rsidDel="00A04755">
                <w:rPr>
                  <w:highlight w:val="yellow"/>
                  <w:rPrChange w:id="2169" w:author="Kumar Baral" w:date="2022-12-12T16:18:00Z">
                    <w:rPr/>
                  </w:rPrChange>
                </w:rPr>
                <w:delText>28.30</w:delText>
              </w:r>
              <w:bookmarkStart w:id="2170" w:name="_Toc121824732"/>
              <w:bookmarkStart w:id="2171" w:name="_Toc121825370"/>
              <w:bookmarkStart w:id="2172" w:name="_Toc121826010"/>
              <w:bookmarkStart w:id="2173" w:name="_Toc121826874"/>
              <w:bookmarkStart w:id="2174" w:name="_Toc121834297"/>
              <w:bookmarkStart w:id="2175" w:name="_Toc125550164"/>
              <w:bookmarkStart w:id="2176" w:name="_Toc125555659"/>
              <w:bookmarkStart w:id="2177" w:name="_Toc125557531"/>
              <w:bookmarkStart w:id="2178" w:name="_Toc125559418"/>
              <w:bookmarkStart w:id="2179" w:name="_Toc125618596"/>
              <w:bookmarkStart w:id="2180" w:name="_Toc125640043"/>
              <w:bookmarkStart w:id="2181" w:name="_Toc125642258"/>
              <w:bookmarkStart w:id="2182" w:name="_Toc125974028"/>
              <w:bookmarkStart w:id="2183" w:name="_Toc125974313"/>
              <w:bookmarkStart w:id="2184" w:name="_Toc126055230"/>
              <w:bookmarkStart w:id="2185" w:name="_Toc126058022"/>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del>
          </w:p>
        </w:tc>
        <w:tc>
          <w:tcPr>
            <w:tcW w:w="963" w:type="dxa"/>
            <w:tcBorders>
              <w:top w:val="nil"/>
              <w:left w:val="nil"/>
              <w:bottom w:val="single" w:sz="4" w:space="0" w:color="auto"/>
              <w:right w:val="single" w:sz="4" w:space="0" w:color="auto"/>
            </w:tcBorders>
            <w:vAlign w:val="center"/>
          </w:tcPr>
          <w:p w14:paraId="6F359139" w14:textId="4A641E2D" w:rsidR="006238CC" w:rsidRPr="0045721D" w:rsidDel="00A04755" w:rsidRDefault="006238CC" w:rsidP="006238CC">
            <w:pPr>
              <w:rPr>
                <w:del w:id="2186" w:author="Kumar Baral" w:date="2022-12-12T16:54:00Z"/>
                <w:highlight w:val="yellow"/>
                <w:rPrChange w:id="2187" w:author="Kumar Baral" w:date="2022-12-12T16:18:00Z">
                  <w:rPr>
                    <w:del w:id="2188" w:author="Kumar Baral" w:date="2022-12-12T16:54:00Z"/>
                  </w:rPr>
                </w:rPrChange>
              </w:rPr>
            </w:pPr>
            <w:del w:id="2189" w:author="Kumar Baral" w:date="2022-12-12T16:54:00Z">
              <w:r w:rsidRPr="0045721D" w:rsidDel="00A04755">
                <w:rPr>
                  <w:highlight w:val="yellow"/>
                  <w:rPrChange w:id="2190" w:author="Kumar Baral" w:date="2022-12-12T16:18:00Z">
                    <w:rPr/>
                  </w:rPrChange>
                </w:rPr>
                <w:delText>8.06%</w:delText>
              </w:r>
              <w:bookmarkStart w:id="2191" w:name="_Toc121824733"/>
              <w:bookmarkStart w:id="2192" w:name="_Toc121825371"/>
              <w:bookmarkStart w:id="2193" w:name="_Toc121826011"/>
              <w:bookmarkStart w:id="2194" w:name="_Toc121826875"/>
              <w:bookmarkStart w:id="2195" w:name="_Toc121834298"/>
              <w:bookmarkStart w:id="2196" w:name="_Toc125550165"/>
              <w:bookmarkStart w:id="2197" w:name="_Toc125555660"/>
              <w:bookmarkStart w:id="2198" w:name="_Toc125557532"/>
              <w:bookmarkStart w:id="2199" w:name="_Toc125559419"/>
              <w:bookmarkStart w:id="2200" w:name="_Toc125618597"/>
              <w:bookmarkStart w:id="2201" w:name="_Toc125640044"/>
              <w:bookmarkStart w:id="2202" w:name="_Toc125642259"/>
              <w:bookmarkStart w:id="2203" w:name="_Toc125974029"/>
              <w:bookmarkStart w:id="2204" w:name="_Toc125974314"/>
              <w:bookmarkStart w:id="2205" w:name="_Toc126055231"/>
              <w:bookmarkStart w:id="2206" w:name="_Toc126058023"/>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del>
          </w:p>
        </w:tc>
        <w:bookmarkStart w:id="2207" w:name="_Toc121824734"/>
        <w:bookmarkStart w:id="2208" w:name="_Toc121825372"/>
        <w:bookmarkStart w:id="2209" w:name="_Toc121826012"/>
        <w:bookmarkStart w:id="2210" w:name="_Toc121826876"/>
        <w:bookmarkStart w:id="2211" w:name="_Toc121834299"/>
        <w:bookmarkStart w:id="2212" w:name="_Toc125550166"/>
        <w:bookmarkStart w:id="2213" w:name="_Toc125555661"/>
        <w:bookmarkStart w:id="2214" w:name="_Toc125557533"/>
        <w:bookmarkStart w:id="2215" w:name="_Toc125559420"/>
        <w:bookmarkStart w:id="2216" w:name="_Toc125618598"/>
        <w:bookmarkStart w:id="2217" w:name="_Toc125640045"/>
        <w:bookmarkStart w:id="2218" w:name="_Toc125642260"/>
        <w:bookmarkStart w:id="2219" w:name="_Toc125974030"/>
        <w:bookmarkStart w:id="2220" w:name="_Toc125974315"/>
        <w:bookmarkStart w:id="2221" w:name="_Toc126055232"/>
        <w:bookmarkStart w:id="2222" w:name="_Toc126058024"/>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tr>
      <w:tr w:rsidR="006238CC" w:rsidRPr="0045721D" w:rsidDel="00A04755" w14:paraId="2FCF56CB" w14:textId="3C5E2E89" w:rsidTr="00E9411B">
        <w:trPr>
          <w:trHeight w:val="360"/>
          <w:jc w:val="center"/>
          <w:del w:id="2223" w:author="Kumar Baral" w:date="2022-12-12T16:54:00Z"/>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0419B54" w14:textId="0D5036F3" w:rsidR="006238CC" w:rsidRPr="0045721D" w:rsidDel="00A04755" w:rsidRDefault="006238CC" w:rsidP="006238CC">
            <w:pPr>
              <w:rPr>
                <w:del w:id="2224" w:author="Kumar Baral" w:date="2022-12-12T16:54:00Z"/>
                <w:highlight w:val="yellow"/>
                <w:rPrChange w:id="2225" w:author="Kumar Baral" w:date="2022-12-12T16:18:00Z">
                  <w:rPr>
                    <w:del w:id="2226" w:author="Kumar Baral" w:date="2022-12-12T16:54:00Z"/>
                  </w:rPr>
                </w:rPrChange>
              </w:rPr>
            </w:pPr>
            <w:del w:id="2227" w:author="Kumar Baral" w:date="2022-12-12T16:54:00Z">
              <w:r w:rsidRPr="0045721D" w:rsidDel="00A04755">
                <w:rPr>
                  <w:highlight w:val="yellow"/>
                  <w:rPrChange w:id="2228" w:author="Kumar Baral" w:date="2022-12-12T16:18:00Z">
                    <w:rPr/>
                  </w:rPrChange>
                </w:rPr>
                <w:delText>Total</w:delText>
              </w:r>
              <w:bookmarkStart w:id="2229" w:name="_Toc121824735"/>
              <w:bookmarkStart w:id="2230" w:name="_Toc121825373"/>
              <w:bookmarkStart w:id="2231" w:name="_Toc121826013"/>
              <w:bookmarkStart w:id="2232" w:name="_Toc121826877"/>
              <w:bookmarkStart w:id="2233" w:name="_Toc121834300"/>
              <w:bookmarkStart w:id="2234" w:name="_Toc125550167"/>
              <w:bookmarkStart w:id="2235" w:name="_Toc125555662"/>
              <w:bookmarkStart w:id="2236" w:name="_Toc125557534"/>
              <w:bookmarkStart w:id="2237" w:name="_Toc125559421"/>
              <w:bookmarkStart w:id="2238" w:name="_Toc125618599"/>
              <w:bookmarkStart w:id="2239" w:name="_Toc125640046"/>
              <w:bookmarkStart w:id="2240" w:name="_Toc125642261"/>
              <w:bookmarkStart w:id="2241" w:name="_Toc125974031"/>
              <w:bookmarkStart w:id="2242" w:name="_Toc125974316"/>
              <w:bookmarkStart w:id="2243" w:name="_Toc126055233"/>
              <w:bookmarkStart w:id="2244" w:name="_Toc126058025"/>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del>
          </w:p>
        </w:tc>
        <w:tc>
          <w:tcPr>
            <w:tcW w:w="992" w:type="dxa"/>
            <w:tcBorders>
              <w:top w:val="nil"/>
              <w:left w:val="nil"/>
              <w:bottom w:val="single" w:sz="4" w:space="0" w:color="auto"/>
              <w:right w:val="single" w:sz="4" w:space="0" w:color="auto"/>
            </w:tcBorders>
            <w:shd w:val="clear" w:color="auto" w:fill="auto"/>
            <w:vAlign w:val="center"/>
            <w:hideMark/>
          </w:tcPr>
          <w:p w14:paraId="5FF0A547" w14:textId="5958CE56" w:rsidR="006238CC" w:rsidRPr="0045721D" w:rsidDel="00A04755" w:rsidRDefault="006238CC" w:rsidP="006238CC">
            <w:pPr>
              <w:rPr>
                <w:del w:id="2245" w:author="Kumar Baral" w:date="2022-12-12T16:54:00Z"/>
                <w:highlight w:val="yellow"/>
                <w:rPrChange w:id="2246" w:author="Kumar Baral" w:date="2022-12-12T16:18:00Z">
                  <w:rPr>
                    <w:del w:id="2247" w:author="Kumar Baral" w:date="2022-12-12T16:54:00Z"/>
                  </w:rPr>
                </w:rPrChange>
              </w:rPr>
            </w:pPr>
            <w:del w:id="2248" w:author="Kumar Baral" w:date="2022-12-12T16:54:00Z">
              <w:r w:rsidRPr="0045721D" w:rsidDel="00A04755">
                <w:rPr>
                  <w:highlight w:val="yellow"/>
                  <w:rPrChange w:id="2249" w:author="Kumar Baral" w:date="2022-12-12T16:18:00Z">
                    <w:rPr/>
                  </w:rPrChange>
                </w:rPr>
                <w:delText>210.79</w:delText>
              </w:r>
              <w:bookmarkStart w:id="2250" w:name="_Toc121824736"/>
              <w:bookmarkStart w:id="2251" w:name="_Toc121825374"/>
              <w:bookmarkStart w:id="2252" w:name="_Toc121826014"/>
              <w:bookmarkStart w:id="2253" w:name="_Toc121826878"/>
              <w:bookmarkStart w:id="2254" w:name="_Toc121834301"/>
              <w:bookmarkStart w:id="2255" w:name="_Toc125550168"/>
              <w:bookmarkStart w:id="2256" w:name="_Toc125555663"/>
              <w:bookmarkStart w:id="2257" w:name="_Toc125557535"/>
              <w:bookmarkStart w:id="2258" w:name="_Toc125559422"/>
              <w:bookmarkStart w:id="2259" w:name="_Toc125618600"/>
              <w:bookmarkStart w:id="2260" w:name="_Toc125640047"/>
              <w:bookmarkStart w:id="2261" w:name="_Toc125642262"/>
              <w:bookmarkStart w:id="2262" w:name="_Toc125974032"/>
              <w:bookmarkStart w:id="2263" w:name="_Toc125974317"/>
              <w:bookmarkStart w:id="2264" w:name="_Toc126055234"/>
              <w:bookmarkStart w:id="2265" w:name="_Toc126058026"/>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del>
          </w:p>
        </w:tc>
        <w:tc>
          <w:tcPr>
            <w:tcW w:w="743" w:type="dxa"/>
            <w:tcBorders>
              <w:top w:val="nil"/>
              <w:left w:val="nil"/>
              <w:bottom w:val="single" w:sz="4" w:space="0" w:color="auto"/>
              <w:right w:val="single" w:sz="4" w:space="0" w:color="auto"/>
            </w:tcBorders>
            <w:shd w:val="clear" w:color="auto" w:fill="auto"/>
            <w:vAlign w:val="center"/>
            <w:hideMark/>
          </w:tcPr>
          <w:p w14:paraId="2E0184BD" w14:textId="3EF08CB6" w:rsidR="006238CC" w:rsidRPr="0045721D" w:rsidDel="00A04755" w:rsidRDefault="006238CC" w:rsidP="006238CC">
            <w:pPr>
              <w:rPr>
                <w:del w:id="2266" w:author="Kumar Baral" w:date="2022-12-12T16:54:00Z"/>
                <w:highlight w:val="yellow"/>
                <w:rPrChange w:id="2267" w:author="Kumar Baral" w:date="2022-12-12T16:18:00Z">
                  <w:rPr>
                    <w:del w:id="2268" w:author="Kumar Baral" w:date="2022-12-12T16:54:00Z"/>
                  </w:rPr>
                </w:rPrChange>
              </w:rPr>
            </w:pPr>
            <w:del w:id="2269" w:author="Kumar Baral" w:date="2022-12-12T16:54:00Z">
              <w:r w:rsidRPr="0045721D" w:rsidDel="00A04755">
                <w:rPr>
                  <w:highlight w:val="yellow"/>
                  <w:rPrChange w:id="2270" w:author="Kumar Baral" w:date="2022-12-12T16:18:00Z">
                    <w:rPr/>
                  </w:rPrChange>
                </w:rPr>
                <w:delText>100%</w:delText>
              </w:r>
              <w:bookmarkStart w:id="2271" w:name="_Toc121824737"/>
              <w:bookmarkStart w:id="2272" w:name="_Toc121825375"/>
              <w:bookmarkStart w:id="2273" w:name="_Toc121826015"/>
              <w:bookmarkStart w:id="2274" w:name="_Toc121826879"/>
              <w:bookmarkStart w:id="2275" w:name="_Toc121834302"/>
              <w:bookmarkStart w:id="2276" w:name="_Toc125550169"/>
              <w:bookmarkStart w:id="2277" w:name="_Toc125555664"/>
              <w:bookmarkStart w:id="2278" w:name="_Toc125557536"/>
              <w:bookmarkStart w:id="2279" w:name="_Toc125559423"/>
              <w:bookmarkStart w:id="2280" w:name="_Toc125618601"/>
              <w:bookmarkStart w:id="2281" w:name="_Toc125640048"/>
              <w:bookmarkStart w:id="2282" w:name="_Toc125642263"/>
              <w:bookmarkStart w:id="2283" w:name="_Toc125974033"/>
              <w:bookmarkStart w:id="2284" w:name="_Toc125974318"/>
              <w:bookmarkStart w:id="2285" w:name="_Toc126055235"/>
              <w:bookmarkStart w:id="2286" w:name="_Toc126058027"/>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del>
          </w:p>
        </w:tc>
        <w:tc>
          <w:tcPr>
            <w:tcW w:w="705" w:type="dxa"/>
            <w:tcBorders>
              <w:top w:val="nil"/>
              <w:left w:val="nil"/>
              <w:bottom w:val="single" w:sz="4" w:space="0" w:color="auto"/>
              <w:right w:val="single" w:sz="4" w:space="0" w:color="auto"/>
            </w:tcBorders>
            <w:shd w:val="clear" w:color="auto" w:fill="auto"/>
            <w:vAlign w:val="center"/>
            <w:hideMark/>
          </w:tcPr>
          <w:p w14:paraId="0B4E0860" w14:textId="2D53094B" w:rsidR="006238CC" w:rsidRPr="0045721D" w:rsidDel="00A04755" w:rsidRDefault="006238CC" w:rsidP="006238CC">
            <w:pPr>
              <w:rPr>
                <w:del w:id="2287" w:author="Kumar Baral" w:date="2022-12-12T16:54:00Z"/>
                <w:highlight w:val="yellow"/>
                <w:rPrChange w:id="2288" w:author="Kumar Baral" w:date="2022-12-12T16:18:00Z">
                  <w:rPr>
                    <w:del w:id="2289" w:author="Kumar Baral" w:date="2022-12-12T16:54:00Z"/>
                  </w:rPr>
                </w:rPrChange>
              </w:rPr>
            </w:pPr>
            <w:del w:id="2290" w:author="Kumar Baral" w:date="2022-12-12T16:54:00Z">
              <w:r w:rsidRPr="0045721D" w:rsidDel="00A04755">
                <w:rPr>
                  <w:highlight w:val="yellow"/>
                  <w:rPrChange w:id="2291" w:author="Kumar Baral" w:date="2022-12-12T16:18:00Z">
                    <w:rPr/>
                  </w:rPrChange>
                </w:rPr>
                <w:delText>95.21</w:delText>
              </w:r>
              <w:bookmarkStart w:id="2292" w:name="_Toc121824738"/>
              <w:bookmarkStart w:id="2293" w:name="_Toc121825376"/>
              <w:bookmarkStart w:id="2294" w:name="_Toc121826016"/>
              <w:bookmarkStart w:id="2295" w:name="_Toc121826880"/>
              <w:bookmarkStart w:id="2296" w:name="_Toc121834303"/>
              <w:bookmarkStart w:id="2297" w:name="_Toc125550170"/>
              <w:bookmarkStart w:id="2298" w:name="_Toc125555665"/>
              <w:bookmarkStart w:id="2299" w:name="_Toc125557537"/>
              <w:bookmarkStart w:id="2300" w:name="_Toc125559424"/>
              <w:bookmarkStart w:id="2301" w:name="_Toc125618602"/>
              <w:bookmarkStart w:id="2302" w:name="_Toc125640049"/>
              <w:bookmarkStart w:id="2303" w:name="_Toc125642264"/>
              <w:bookmarkStart w:id="2304" w:name="_Toc125974034"/>
              <w:bookmarkStart w:id="2305" w:name="_Toc125974319"/>
              <w:bookmarkStart w:id="2306" w:name="_Toc126055236"/>
              <w:bookmarkStart w:id="2307" w:name="_Toc126058028"/>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del>
          </w:p>
        </w:tc>
        <w:tc>
          <w:tcPr>
            <w:tcW w:w="743" w:type="dxa"/>
            <w:tcBorders>
              <w:top w:val="nil"/>
              <w:left w:val="nil"/>
              <w:bottom w:val="single" w:sz="4" w:space="0" w:color="auto"/>
              <w:right w:val="single" w:sz="4" w:space="0" w:color="auto"/>
            </w:tcBorders>
            <w:shd w:val="clear" w:color="auto" w:fill="auto"/>
            <w:vAlign w:val="center"/>
            <w:hideMark/>
          </w:tcPr>
          <w:p w14:paraId="4BA409D0" w14:textId="659860A7" w:rsidR="006238CC" w:rsidRPr="0045721D" w:rsidDel="00A04755" w:rsidRDefault="006238CC" w:rsidP="006238CC">
            <w:pPr>
              <w:rPr>
                <w:del w:id="2308" w:author="Kumar Baral" w:date="2022-12-12T16:54:00Z"/>
                <w:highlight w:val="yellow"/>
                <w:rPrChange w:id="2309" w:author="Kumar Baral" w:date="2022-12-12T16:18:00Z">
                  <w:rPr>
                    <w:del w:id="2310" w:author="Kumar Baral" w:date="2022-12-12T16:54:00Z"/>
                  </w:rPr>
                </w:rPrChange>
              </w:rPr>
            </w:pPr>
            <w:del w:id="2311" w:author="Kumar Baral" w:date="2022-12-12T16:54:00Z">
              <w:r w:rsidRPr="0045721D" w:rsidDel="00A04755">
                <w:rPr>
                  <w:highlight w:val="yellow"/>
                  <w:rPrChange w:id="2312" w:author="Kumar Baral" w:date="2022-12-12T16:18:00Z">
                    <w:rPr/>
                  </w:rPrChange>
                </w:rPr>
                <w:delText>100%</w:delText>
              </w:r>
              <w:bookmarkStart w:id="2313" w:name="_Toc121824739"/>
              <w:bookmarkStart w:id="2314" w:name="_Toc121825377"/>
              <w:bookmarkStart w:id="2315" w:name="_Toc121826017"/>
              <w:bookmarkStart w:id="2316" w:name="_Toc121826881"/>
              <w:bookmarkStart w:id="2317" w:name="_Toc121834304"/>
              <w:bookmarkStart w:id="2318" w:name="_Toc125550171"/>
              <w:bookmarkStart w:id="2319" w:name="_Toc125555666"/>
              <w:bookmarkStart w:id="2320" w:name="_Toc125557538"/>
              <w:bookmarkStart w:id="2321" w:name="_Toc125559425"/>
              <w:bookmarkStart w:id="2322" w:name="_Toc125618603"/>
              <w:bookmarkStart w:id="2323" w:name="_Toc125640050"/>
              <w:bookmarkStart w:id="2324" w:name="_Toc125642265"/>
              <w:bookmarkStart w:id="2325" w:name="_Toc125974035"/>
              <w:bookmarkStart w:id="2326" w:name="_Toc125974320"/>
              <w:bookmarkStart w:id="2327" w:name="_Toc126055237"/>
              <w:bookmarkStart w:id="2328" w:name="_Toc126058029"/>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del>
          </w:p>
        </w:tc>
        <w:tc>
          <w:tcPr>
            <w:tcW w:w="1085" w:type="dxa"/>
            <w:tcBorders>
              <w:top w:val="nil"/>
              <w:left w:val="nil"/>
              <w:bottom w:val="single" w:sz="4" w:space="0" w:color="auto"/>
              <w:right w:val="single" w:sz="4" w:space="0" w:color="auto"/>
            </w:tcBorders>
            <w:shd w:val="clear" w:color="auto" w:fill="auto"/>
            <w:vAlign w:val="center"/>
            <w:hideMark/>
          </w:tcPr>
          <w:p w14:paraId="6F196094" w14:textId="21C0E1C7" w:rsidR="006238CC" w:rsidRPr="0045721D" w:rsidDel="00A04755" w:rsidRDefault="006238CC" w:rsidP="006238CC">
            <w:pPr>
              <w:rPr>
                <w:del w:id="2329" w:author="Kumar Baral" w:date="2022-12-12T16:54:00Z"/>
                <w:highlight w:val="yellow"/>
                <w:rPrChange w:id="2330" w:author="Kumar Baral" w:date="2022-12-12T16:18:00Z">
                  <w:rPr>
                    <w:del w:id="2331" w:author="Kumar Baral" w:date="2022-12-12T16:54:00Z"/>
                  </w:rPr>
                </w:rPrChange>
              </w:rPr>
            </w:pPr>
            <w:del w:id="2332" w:author="Kumar Baral" w:date="2022-12-12T16:54:00Z">
              <w:r w:rsidRPr="0045721D" w:rsidDel="00A04755">
                <w:rPr>
                  <w:highlight w:val="yellow"/>
                  <w:rPrChange w:id="2333" w:author="Kumar Baral" w:date="2022-12-12T16:18:00Z">
                    <w:rPr/>
                  </w:rPrChange>
                </w:rPr>
                <w:delText>306</w:delText>
              </w:r>
              <w:bookmarkStart w:id="2334" w:name="_Toc121824740"/>
              <w:bookmarkStart w:id="2335" w:name="_Toc121825378"/>
              <w:bookmarkStart w:id="2336" w:name="_Toc121826018"/>
              <w:bookmarkStart w:id="2337" w:name="_Toc121826882"/>
              <w:bookmarkStart w:id="2338" w:name="_Toc121834305"/>
              <w:bookmarkStart w:id="2339" w:name="_Toc125550172"/>
              <w:bookmarkStart w:id="2340" w:name="_Toc125555667"/>
              <w:bookmarkStart w:id="2341" w:name="_Toc125557539"/>
              <w:bookmarkStart w:id="2342" w:name="_Toc125559426"/>
              <w:bookmarkStart w:id="2343" w:name="_Toc125618604"/>
              <w:bookmarkStart w:id="2344" w:name="_Toc125640051"/>
              <w:bookmarkStart w:id="2345" w:name="_Toc125642266"/>
              <w:bookmarkStart w:id="2346" w:name="_Toc125974036"/>
              <w:bookmarkStart w:id="2347" w:name="_Toc125974321"/>
              <w:bookmarkStart w:id="2348" w:name="_Toc126055238"/>
              <w:bookmarkStart w:id="2349" w:name="_Toc126058030"/>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del>
          </w:p>
        </w:tc>
        <w:tc>
          <w:tcPr>
            <w:tcW w:w="948" w:type="dxa"/>
            <w:tcBorders>
              <w:top w:val="nil"/>
              <w:left w:val="nil"/>
              <w:bottom w:val="single" w:sz="4" w:space="0" w:color="auto"/>
              <w:right w:val="single" w:sz="4" w:space="0" w:color="auto"/>
            </w:tcBorders>
            <w:shd w:val="clear" w:color="auto" w:fill="auto"/>
            <w:vAlign w:val="center"/>
            <w:hideMark/>
          </w:tcPr>
          <w:p w14:paraId="3B9AFCCF" w14:textId="7FA25379" w:rsidR="006238CC" w:rsidRPr="0045721D" w:rsidDel="00A04755" w:rsidRDefault="006238CC" w:rsidP="006238CC">
            <w:pPr>
              <w:rPr>
                <w:del w:id="2350" w:author="Kumar Baral" w:date="2022-12-12T16:54:00Z"/>
                <w:highlight w:val="yellow"/>
                <w:rPrChange w:id="2351" w:author="Kumar Baral" w:date="2022-12-12T16:18:00Z">
                  <w:rPr>
                    <w:del w:id="2352" w:author="Kumar Baral" w:date="2022-12-12T16:54:00Z"/>
                  </w:rPr>
                </w:rPrChange>
              </w:rPr>
            </w:pPr>
            <w:del w:id="2353" w:author="Kumar Baral" w:date="2022-12-12T16:54:00Z">
              <w:r w:rsidRPr="0045721D" w:rsidDel="00A04755">
                <w:rPr>
                  <w:highlight w:val="yellow"/>
                  <w:rPrChange w:id="2354" w:author="Kumar Baral" w:date="2022-12-12T16:18:00Z">
                    <w:rPr/>
                  </w:rPrChange>
                </w:rPr>
                <w:delText>100%</w:delText>
              </w:r>
              <w:bookmarkStart w:id="2355" w:name="_Toc121824741"/>
              <w:bookmarkStart w:id="2356" w:name="_Toc121825379"/>
              <w:bookmarkStart w:id="2357" w:name="_Toc121826019"/>
              <w:bookmarkStart w:id="2358" w:name="_Toc121826883"/>
              <w:bookmarkStart w:id="2359" w:name="_Toc121834306"/>
              <w:bookmarkStart w:id="2360" w:name="_Toc125550173"/>
              <w:bookmarkStart w:id="2361" w:name="_Toc125555668"/>
              <w:bookmarkStart w:id="2362" w:name="_Toc125557540"/>
              <w:bookmarkStart w:id="2363" w:name="_Toc125559427"/>
              <w:bookmarkStart w:id="2364" w:name="_Toc125618605"/>
              <w:bookmarkStart w:id="2365" w:name="_Toc125640052"/>
              <w:bookmarkStart w:id="2366" w:name="_Toc125642267"/>
              <w:bookmarkStart w:id="2367" w:name="_Toc125974037"/>
              <w:bookmarkStart w:id="2368" w:name="_Toc125974322"/>
              <w:bookmarkStart w:id="2369" w:name="_Toc126055239"/>
              <w:bookmarkStart w:id="2370" w:name="_Toc126058031"/>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del>
          </w:p>
        </w:tc>
        <w:tc>
          <w:tcPr>
            <w:tcW w:w="815" w:type="dxa"/>
            <w:tcBorders>
              <w:top w:val="nil"/>
              <w:left w:val="nil"/>
              <w:bottom w:val="single" w:sz="4" w:space="0" w:color="auto"/>
              <w:right w:val="single" w:sz="4" w:space="0" w:color="auto"/>
            </w:tcBorders>
            <w:vAlign w:val="center"/>
          </w:tcPr>
          <w:p w14:paraId="43E17288" w14:textId="11695467" w:rsidR="006238CC" w:rsidRPr="0045721D" w:rsidDel="00A04755" w:rsidRDefault="006238CC" w:rsidP="006238CC">
            <w:pPr>
              <w:rPr>
                <w:del w:id="2371" w:author="Kumar Baral" w:date="2022-12-12T16:54:00Z"/>
                <w:highlight w:val="yellow"/>
                <w:rPrChange w:id="2372" w:author="Kumar Baral" w:date="2022-12-12T16:18:00Z">
                  <w:rPr>
                    <w:del w:id="2373" w:author="Kumar Baral" w:date="2022-12-12T16:54:00Z"/>
                  </w:rPr>
                </w:rPrChange>
              </w:rPr>
            </w:pPr>
            <w:del w:id="2374" w:author="Kumar Baral" w:date="2022-12-12T16:54:00Z">
              <w:r w:rsidRPr="0045721D" w:rsidDel="00A04755">
                <w:rPr>
                  <w:highlight w:val="yellow"/>
                  <w:rPrChange w:id="2375" w:author="Kumar Baral" w:date="2022-12-12T16:18:00Z">
                    <w:rPr/>
                  </w:rPrChange>
                </w:rPr>
                <w:delText>351.30</w:delText>
              </w:r>
              <w:bookmarkStart w:id="2376" w:name="_Toc121824742"/>
              <w:bookmarkStart w:id="2377" w:name="_Toc121825380"/>
              <w:bookmarkStart w:id="2378" w:name="_Toc121826020"/>
              <w:bookmarkStart w:id="2379" w:name="_Toc121826884"/>
              <w:bookmarkStart w:id="2380" w:name="_Toc121834307"/>
              <w:bookmarkStart w:id="2381" w:name="_Toc125550174"/>
              <w:bookmarkStart w:id="2382" w:name="_Toc125555669"/>
              <w:bookmarkStart w:id="2383" w:name="_Toc125557541"/>
              <w:bookmarkStart w:id="2384" w:name="_Toc125559428"/>
              <w:bookmarkStart w:id="2385" w:name="_Toc125618606"/>
              <w:bookmarkStart w:id="2386" w:name="_Toc125640053"/>
              <w:bookmarkStart w:id="2387" w:name="_Toc125642268"/>
              <w:bookmarkStart w:id="2388" w:name="_Toc125974038"/>
              <w:bookmarkStart w:id="2389" w:name="_Toc125974323"/>
              <w:bookmarkStart w:id="2390" w:name="_Toc126055240"/>
              <w:bookmarkStart w:id="2391" w:name="_Toc126058032"/>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del>
          </w:p>
        </w:tc>
        <w:tc>
          <w:tcPr>
            <w:tcW w:w="963" w:type="dxa"/>
            <w:tcBorders>
              <w:top w:val="nil"/>
              <w:left w:val="nil"/>
              <w:bottom w:val="single" w:sz="4" w:space="0" w:color="auto"/>
              <w:right w:val="single" w:sz="4" w:space="0" w:color="auto"/>
            </w:tcBorders>
            <w:vAlign w:val="center"/>
          </w:tcPr>
          <w:p w14:paraId="3AF3A35F" w14:textId="10D7A83F" w:rsidR="006238CC" w:rsidRPr="0045721D" w:rsidDel="00A04755" w:rsidRDefault="006238CC" w:rsidP="006238CC">
            <w:pPr>
              <w:rPr>
                <w:del w:id="2392" w:author="Kumar Baral" w:date="2022-12-12T16:54:00Z"/>
                <w:highlight w:val="yellow"/>
                <w:rPrChange w:id="2393" w:author="Kumar Baral" w:date="2022-12-12T16:18:00Z">
                  <w:rPr>
                    <w:del w:id="2394" w:author="Kumar Baral" w:date="2022-12-12T16:54:00Z"/>
                  </w:rPr>
                </w:rPrChange>
              </w:rPr>
            </w:pPr>
            <w:del w:id="2395" w:author="Kumar Baral" w:date="2022-12-12T16:54:00Z">
              <w:r w:rsidRPr="0045721D" w:rsidDel="00A04755">
                <w:rPr>
                  <w:highlight w:val="yellow"/>
                  <w:rPrChange w:id="2396" w:author="Kumar Baral" w:date="2022-12-12T16:18:00Z">
                    <w:rPr/>
                  </w:rPrChange>
                </w:rPr>
                <w:delText>100.00%</w:delText>
              </w:r>
              <w:bookmarkStart w:id="2397" w:name="_Toc121824743"/>
              <w:bookmarkStart w:id="2398" w:name="_Toc121825381"/>
              <w:bookmarkStart w:id="2399" w:name="_Toc121826021"/>
              <w:bookmarkStart w:id="2400" w:name="_Toc121826885"/>
              <w:bookmarkStart w:id="2401" w:name="_Toc121834308"/>
              <w:bookmarkStart w:id="2402" w:name="_Toc125550175"/>
              <w:bookmarkStart w:id="2403" w:name="_Toc125555670"/>
              <w:bookmarkStart w:id="2404" w:name="_Toc125557542"/>
              <w:bookmarkStart w:id="2405" w:name="_Toc125559429"/>
              <w:bookmarkStart w:id="2406" w:name="_Toc125618607"/>
              <w:bookmarkStart w:id="2407" w:name="_Toc125640054"/>
              <w:bookmarkStart w:id="2408" w:name="_Toc125642269"/>
              <w:bookmarkStart w:id="2409" w:name="_Toc125974039"/>
              <w:bookmarkStart w:id="2410" w:name="_Toc125974324"/>
              <w:bookmarkStart w:id="2411" w:name="_Toc126055241"/>
              <w:bookmarkStart w:id="2412" w:name="_Toc126058033"/>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del>
          </w:p>
        </w:tc>
        <w:bookmarkStart w:id="2413" w:name="_Toc121824744"/>
        <w:bookmarkStart w:id="2414" w:name="_Toc121825382"/>
        <w:bookmarkStart w:id="2415" w:name="_Toc121826022"/>
        <w:bookmarkStart w:id="2416" w:name="_Toc121826886"/>
        <w:bookmarkStart w:id="2417" w:name="_Toc121834309"/>
        <w:bookmarkStart w:id="2418" w:name="_Toc125550176"/>
        <w:bookmarkStart w:id="2419" w:name="_Toc125555671"/>
        <w:bookmarkStart w:id="2420" w:name="_Toc125557543"/>
        <w:bookmarkStart w:id="2421" w:name="_Toc125559430"/>
        <w:bookmarkStart w:id="2422" w:name="_Toc125618608"/>
        <w:bookmarkStart w:id="2423" w:name="_Toc125640055"/>
        <w:bookmarkStart w:id="2424" w:name="_Toc125642270"/>
        <w:bookmarkStart w:id="2425" w:name="_Toc125974040"/>
        <w:bookmarkStart w:id="2426" w:name="_Toc125974325"/>
        <w:bookmarkStart w:id="2427" w:name="_Toc126055242"/>
        <w:bookmarkStart w:id="2428" w:name="_Toc126058034"/>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tr>
    </w:tbl>
    <w:p w14:paraId="40417713" w14:textId="042C19B6" w:rsidR="006238CC" w:rsidRPr="0045721D" w:rsidDel="00A04755" w:rsidRDefault="006238CC" w:rsidP="006238CC">
      <w:pPr>
        <w:rPr>
          <w:del w:id="2429" w:author="Kumar Baral" w:date="2022-12-12T16:54:00Z"/>
          <w:highlight w:val="yellow"/>
          <w:rPrChange w:id="2430" w:author="Kumar Baral" w:date="2022-12-12T16:18:00Z">
            <w:rPr>
              <w:del w:id="2431" w:author="Kumar Baral" w:date="2022-12-12T16:54:00Z"/>
            </w:rPr>
          </w:rPrChange>
        </w:rPr>
      </w:pPr>
      <w:bookmarkStart w:id="2432" w:name="_Toc121824745"/>
      <w:bookmarkStart w:id="2433" w:name="_Toc121825383"/>
      <w:bookmarkStart w:id="2434" w:name="_Toc121826023"/>
      <w:bookmarkStart w:id="2435" w:name="_Toc121826887"/>
      <w:bookmarkStart w:id="2436" w:name="_Toc121834310"/>
      <w:bookmarkStart w:id="2437" w:name="_Toc125550177"/>
      <w:bookmarkStart w:id="2438" w:name="_Toc125555672"/>
      <w:bookmarkStart w:id="2439" w:name="_Toc125557544"/>
      <w:bookmarkStart w:id="2440" w:name="_Toc125559431"/>
      <w:bookmarkStart w:id="2441" w:name="_Toc125618609"/>
      <w:bookmarkStart w:id="2442" w:name="_Toc125640056"/>
      <w:bookmarkStart w:id="2443" w:name="_Toc125642271"/>
      <w:bookmarkStart w:id="2444" w:name="_Toc125974041"/>
      <w:bookmarkStart w:id="2445" w:name="_Toc125974326"/>
      <w:bookmarkStart w:id="2446" w:name="_Toc126055243"/>
      <w:bookmarkStart w:id="2447" w:name="_Toc126058035"/>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p>
    <w:p w14:paraId="22EA76FB" w14:textId="62F8D74C" w:rsidR="006238CC" w:rsidRPr="0045721D" w:rsidDel="00A04755" w:rsidRDefault="008F6CE4" w:rsidP="006238CC">
      <w:pPr>
        <w:keepNext/>
        <w:rPr>
          <w:del w:id="2448" w:author="Kumar Baral" w:date="2022-12-12T16:54:00Z"/>
          <w:highlight w:val="yellow"/>
          <w:rPrChange w:id="2449" w:author="Kumar Baral" w:date="2022-12-12T16:18:00Z">
            <w:rPr>
              <w:del w:id="2450" w:author="Kumar Baral" w:date="2022-12-12T16:54:00Z"/>
            </w:rPr>
          </w:rPrChange>
        </w:rPr>
      </w:pPr>
      <w:del w:id="2451" w:author="Kumar Baral" w:date="2022-12-12T16:54:00Z">
        <w:r w:rsidRPr="0045721D" w:rsidDel="00A04755">
          <w:rPr>
            <w:noProof/>
            <w:highlight w:val="yellow"/>
            <w:lang w:bidi="ne-NP"/>
            <w:rPrChange w:id="2452" w:author="Kumar Baral" w:date="2022-12-12T16:18:00Z">
              <w:rPr>
                <w:noProof/>
                <w:lang w:bidi="ne-NP"/>
              </w:rPr>
            </w:rPrChange>
          </w:rPr>
          <w:drawing>
            <wp:inline distT="0" distB="0" distL="0" distR="0" wp14:anchorId="78701755" wp14:editId="2D6E67DB">
              <wp:extent cx="4238625" cy="5267325"/>
              <wp:effectExtent l="0" t="0" r="9525" b="9525"/>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r="-1210" b="2782"/>
                      <a:stretch>
                        <a:fillRect/>
                      </a:stretch>
                    </pic:blipFill>
                    <pic:spPr bwMode="auto">
                      <a:xfrm>
                        <a:off x="0" y="0"/>
                        <a:ext cx="4238625" cy="5267325"/>
                      </a:xfrm>
                      <a:prstGeom prst="rect">
                        <a:avLst/>
                      </a:prstGeom>
                      <a:noFill/>
                      <a:ln>
                        <a:noFill/>
                      </a:ln>
                    </pic:spPr>
                  </pic:pic>
                </a:graphicData>
              </a:graphic>
            </wp:inline>
          </w:drawing>
        </w:r>
        <w:bookmarkStart w:id="2453" w:name="_Toc121824746"/>
        <w:bookmarkStart w:id="2454" w:name="_Toc121825384"/>
        <w:bookmarkStart w:id="2455" w:name="_Toc121826024"/>
        <w:bookmarkStart w:id="2456" w:name="_Toc121826888"/>
        <w:bookmarkStart w:id="2457" w:name="_Toc121834311"/>
        <w:bookmarkStart w:id="2458" w:name="_Toc125550178"/>
        <w:bookmarkStart w:id="2459" w:name="_Toc125555673"/>
        <w:bookmarkStart w:id="2460" w:name="_Toc125557545"/>
        <w:bookmarkStart w:id="2461" w:name="_Toc125559432"/>
        <w:bookmarkStart w:id="2462" w:name="_Toc125618610"/>
        <w:bookmarkStart w:id="2463" w:name="_Toc125640057"/>
        <w:bookmarkStart w:id="2464" w:name="_Toc125642272"/>
        <w:bookmarkStart w:id="2465" w:name="_Toc125974042"/>
        <w:bookmarkStart w:id="2466" w:name="_Toc125974327"/>
        <w:bookmarkStart w:id="2467" w:name="_Toc126055244"/>
        <w:bookmarkStart w:id="2468" w:name="_Toc126058036"/>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del>
    </w:p>
    <w:p w14:paraId="526587E8" w14:textId="0AD8E754" w:rsidR="006238CC" w:rsidRPr="0045721D" w:rsidDel="00A04755" w:rsidRDefault="006238CC" w:rsidP="006238CC">
      <w:pPr>
        <w:pStyle w:val="Caption"/>
        <w:rPr>
          <w:del w:id="2469" w:author="Kumar Baral" w:date="2022-12-12T16:54:00Z"/>
          <w:highlight w:val="yellow"/>
          <w:rPrChange w:id="2470" w:author="Kumar Baral" w:date="2022-12-12T16:18:00Z">
            <w:rPr>
              <w:del w:id="2471" w:author="Kumar Baral" w:date="2022-12-12T16:54:00Z"/>
            </w:rPr>
          </w:rPrChange>
        </w:rPr>
      </w:pPr>
      <w:bookmarkStart w:id="2472" w:name="_Ref72830932"/>
      <w:del w:id="2473" w:author="Kumar Baral" w:date="2022-12-12T16:54:00Z">
        <w:r w:rsidRPr="0045721D" w:rsidDel="00A04755">
          <w:rPr>
            <w:highlight w:val="yellow"/>
            <w:rPrChange w:id="2474" w:author="Kumar Baral" w:date="2022-12-12T16:18:00Z">
              <w:rPr/>
            </w:rPrChange>
          </w:rPr>
          <w:delText xml:space="preserve">Figure </w:delText>
        </w:r>
      </w:del>
      <w:del w:id="2475" w:author="Kumar Baral" w:date="2022-12-12T16:52:00Z">
        <w:r w:rsidR="003D276E" w:rsidRPr="0045721D" w:rsidDel="00A04755">
          <w:rPr>
            <w:highlight w:val="yellow"/>
            <w:rPrChange w:id="2476" w:author="Kumar Baral" w:date="2022-12-12T16:18:00Z">
              <w:rPr/>
            </w:rPrChange>
          </w:rPr>
          <w:fldChar w:fldCharType="begin"/>
        </w:r>
        <w:r w:rsidR="003D276E" w:rsidRPr="0045721D" w:rsidDel="00A04755">
          <w:rPr>
            <w:highlight w:val="yellow"/>
            <w:rPrChange w:id="2477" w:author="Kumar Baral" w:date="2022-12-12T16:18:00Z">
              <w:rPr/>
            </w:rPrChange>
          </w:rPr>
          <w:delInstrText xml:space="preserve"> STYLEREF 1 \s </w:delInstrText>
        </w:r>
        <w:r w:rsidR="003D276E" w:rsidRPr="0045721D" w:rsidDel="00A04755">
          <w:rPr>
            <w:highlight w:val="yellow"/>
            <w:rPrChange w:id="2478" w:author="Kumar Baral" w:date="2022-12-12T16:18:00Z">
              <w:rPr>
                <w:noProof/>
              </w:rPr>
            </w:rPrChange>
          </w:rPr>
          <w:fldChar w:fldCharType="separate"/>
        </w:r>
        <w:r w:rsidR="00EA54C4" w:rsidRPr="0045721D" w:rsidDel="00A04755">
          <w:rPr>
            <w:noProof/>
            <w:highlight w:val="yellow"/>
            <w:rPrChange w:id="2479" w:author="Kumar Baral" w:date="2022-12-12T16:18:00Z">
              <w:rPr>
                <w:noProof/>
              </w:rPr>
            </w:rPrChange>
          </w:rPr>
          <w:delText>2</w:delText>
        </w:r>
        <w:r w:rsidR="003D276E" w:rsidRPr="0045721D" w:rsidDel="00A04755">
          <w:rPr>
            <w:noProof/>
            <w:highlight w:val="yellow"/>
            <w:rPrChange w:id="2480" w:author="Kumar Baral" w:date="2022-12-12T16:18:00Z">
              <w:rPr>
                <w:noProof/>
              </w:rPr>
            </w:rPrChange>
          </w:rPr>
          <w:fldChar w:fldCharType="end"/>
        </w:r>
        <w:r w:rsidR="006B63D6" w:rsidRPr="0045721D" w:rsidDel="00A04755">
          <w:rPr>
            <w:highlight w:val="yellow"/>
            <w:rPrChange w:id="2481" w:author="Kumar Baral" w:date="2022-12-12T16:18:00Z">
              <w:rPr/>
            </w:rPrChange>
          </w:rPr>
          <w:noBreakHyphen/>
        </w:r>
        <w:r w:rsidR="003D276E" w:rsidRPr="0045721D" w:rsidDel="00A04755">
          <w:rPr>
            <w:highlight w:val="yellow"/>
            <w:rPrChange w:id="2482" w:author="Kumar Baral" w:date="2022-12-12T16:18:00Z">
              <w:rPr/>
            </w:rPrChange>
          </w:rPr>
          <w:fldChar w:fldCharType="begin"/>
        </w:r>
        <w:r w:rsidR="003D276E" w:rsidRPr="0045721D" w:rsidDel="00A04755">
          <w:rPr>
            <w:highlight w:val="yellow"/>
            <w:rPrChange w:id="2483" w:author="Kumar Baral" w:date="2022-12-12T16:18:00Z">
              <w:rPr/>
            </w:rPrChange>
          </w:rPr>
          <w:delInstrText xml:space="preserve"> SEQ Figure \* ARABIC \s 1 </w:delInstrText>
        </w:r>
        <w:r w:rsidR="003D276E" w:rsidRPr="0045721D" w:rsidDel="00A04755">
          <w:rPr>
            <w:highlight w:val="yellow"/>
            <w:rPrChange w:id="2484" w:author="Kumar Baral" w:date="2022-12-12T16:18:00Z">
              <w:rPr>
                <w:noProof/>
              </w:rPr>
            </w:rPrChange>
          </w:rPr>
          <w:fldChar w:fldCharType="separate"/>
        </w:r>
        <w:r w:rsidR="00EA54C4" w:rsidRPr="0045721D" w:rsidDel="00A04755">
          <w:rPr>
            <w:noProof/>
            <w:highlight w:val="yellow"/>
            <w:rPrChange w:id="2485" w:author="Kumar Baral" w:date="2022-12-12T16:18:00Z">
              <w:rPr>
                <w:noProof/>
              </w:rPr>
            </w:rPrChange>
          </w:rPr>
          <w:delText>2</w:delText>
        </w:r>
        <w:r w:rsidR="003D276E" w:rsidRPr="0045721D" w:rsidDel="00A04755">
          <w:rPr>
            <w:noProof/>
            <w:highlight w:val="yellow"/>
            <w:rPrChange w:id="2486" w:author="Kumar Baral" w:date="2022-12-12T16:18:00Z">
              <w:rPr>
                <w:noProof/>
              </w:rPr>
            </w:rPrChange>
          </w:rPr>
          <w:fldChar w:fldCharType="end"/>
        </w:r>
      </w:del>
      <w:bookmarkStart w:id="2487" w:name="_Toc62563723"/>
      <w:bookmarkEnd w:id="2472"/>
      <w:del w:id="2488" w:author="Kumar Baral" w:date="2022-12-12T16:54:00Z">
        <w:r w:rsidRPr="0045721D" w:rsidDel="00A04755">
          <w:rPr>
            <w:highlight w:val="yellow"/>
            <w:rPrChange w:id="2489" w:author="Kumar Baral" w:date="2022-12-12T16:18:00Z">
              <w:rPr/>
            </w:rPrChange>
          </w:rPr>
          <w:delText>: Catchment of Myagdi at Mangalghat station and</w:delText>
        </w:r>
        <w:r w:rsidR="00E339E3" w:rsidRPr="0045721D" w:rsidDel="00A04755">
          <w:rPr>
            <w:highlight w:val="yellow"/>
            <w:rPrChange w:id="2490" w:author="Kumar Baral" w:date="2022-12-12T16:18:00Z">
              <w:rPr/>
            </w:rPrChange>
          </w:rPr>
          <w:delText xml:space="preserve"> at</w:delText>
        </w:r>
        <w:r w:rsidRPr="0045721D" w:rsidDel="00A04755">
          <w:rPr>
            <w:highlight w:val="yellow"/>
            <w:rPrChange w:id="2491" w:author="Kumar Baral" w:date="2022-12-12T16:18:00Z">
              <w:rPr/>
            </w:rPrChange>
          </w:rPr>
          <w:delText xml:space="preserve"> </w:delText>
        </w:r>
        <w:r w:rsidR="004B5FEE" w:rsidRPr="0045721D" w:rsidDel="00A04755">
          <w:rPr>
            <w:highlight w:val="yellow"/>
            <w:rPrChange w:id="2492" w:author="Kumar Baral" w:date="2022-12-12T16:18:00Z">
              <w:rPr/>
            </w:rPrChange>
          </w:rPr>
          <w:delText xml:space="preserve">different headworks of </w:delText>
        </w:r>
        <w:r w:rsidRPr="0045721D" w:rsidDel="00A04755">
          <w:rPr>
            <w:highlight w:val="yellow"/>
            <w:rPrChange w:id="2493" w:author="Kumar Baral" w:date="2022-12-12T16:18:00Z">
              <w:rPr/>
            </w:rPrChange>
          </w:rPr>
          <w:delText>Myagdi Khola Hydropower Project</w:delText>
        </w:r>
        <w:bookmarkStart w:id="2494" w:name="_Toc121824747"/>
        <w:bookmarkStart w:id="2495" w:name="_Toc121825385"/>
        <w:bookmarkStart w:id="2496" w:name="_Toc121826025"/>
        <w:bookmarkStart w:id="2497" w:name="_Toc121826889"/>
        <w:bookmarkStart w:id="2498" w:name="_Toc121834312"/>
        <w:bookmarkStart w:id="2499" w:name="_Toc125550179"/>
        <w:bookmarkStart w:id="2500" w:name="_Toc125555674"/>
        <w:bookmarkStart w:id="2501" w:name="_Toc125557546"/>
        <w:bookmarkStart w:id="2502" w:name="_Toc125559433"/>
        <w:bookmarkStart w:id="2503" w:name="_Toc125618611"/>
        <w:bookmarkStart w:id="2504" w:name="_Toc125640058"/>
        <w:bookmarkStart w:id="2505" w:name="_Toc125642273"/>
        <w:bookmarkStart w:id="2506" w:name="_Toc125974043"/>
        <w:bookmarkStart w:id="2507" w:name="_Toc125974328"/>
        <w:bookmarkStart w:id="2508" w:name="_Toc126055245"/>
        <w:bookmarkStart w:id="2509" w:name="_Toc126058037"/>
        <w:bookmarkEnd w:id="2487"/>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del>
    </w:p>
    <w:p w14:paraId="1C1BABAC" w14:textId="017EF6AC" w:rsidR="006238CC" w:rsidRPr="0045721D" w:rsidDel="00A04755" w:rsidRDefault="006238CC" w:rsidP="006238CC">
      <w:pPr>
        <w:rPr>
          <w:del w:id="2510" w:author="Kumar Baral" w:date="2022-12-12T16:54:00Z"/>
          <w:highlight w:val="yellow"/>
          <w:rPrChange w:id="2511" w:author="Kumar Baral" w:date="2022-12-12T16:18:00Z">
            <w:rPr>
              <w:del w:id="2512" w:author="Kumar Baral" w:date="2022-12-12T16:54:00Z"/>
            </w:rPr>
          </w:rPrChange>
        </w:rPr>
      </w:pPr>
      <w:del w:id="2513" w:author="Kumar Baral" w:date="2022-12-12T16:54:00Z">
        <w:r w:rsidRPr="0045721D" w:rsidDel="00A04755">
          <w:rPr>
            <w:highlight w:val="yellow"/>
            <w:rPrChange w:id="2514" w:author="Kumar Baral" w:date="2022-12-12T16:18:00Z">
              <w:rPr/>
            </w:rPrChange>
          </w:rPr>
          <w:delText>About 61% of the catchment area at proposed intake site is above 5000 masl having permanent snow –zone which contributes to the dry period flow. The stream network, gauging station, intake site and elevation wise distribution of the catchment is shown in</w:delText>
        </w:r>
        <w:r w:rsidR="00A80D5B" w:rsidRPr="0045721D" w:rsidDel="00A04755">
          <w:rPr>
            <w:highlight w:val="yellow"/>
            <w:rPrChange w:id="2515" w:author="Kumar Baral" w:date="2022-12-12T16:18:00Z">
              <w:rPr/>
            </w:rPrChange>
          </w:rPr>
          <w:delText xml:space="preserve"> </w:delText>
        </w:r>
        <w:r w:rsidR="00A80D5B" w:rsidRPr="0045721D" w:rsidDel="00A04755">
          <w:rPr>
            <w:highlight w:val="yellow"/>
            <w:rPrChange w:id="2516" w:author="Kumar Baral" w:date="2022-12-12T16:18:00Z">
              <w:rPr/>
            </w:rPrChange>
          </w:rPr>
          <w:fldChar w:fldCharType="begin"/>
        </w:r>
        <w:r w:rsidR="00A80D5B" w:rsidRPr="0045721D" w:rsidDel="00A04755">
          <w:rPr>
            <w:highlight w:val="yellow"/>
            <w:rPrChange w:id="2517" w:author="Kumar Baral" w:date="2022-12-12T16:18:00Z">
              <w:rPr/>
            </w:rPrChange>
          </w:rPr>
          <w:delInstrText xml:space="preserve"> REF _Ref72830932 \h </w:delInstrText>
        </w:r>
        <w:r w:rsidR="0045721D" w:rsidDel="00A04755">
          <w:rPr>
            <w:highlight w:val="yellow"/>
          </w:rPr>
          <w:delInstrText xml:space="preserve"> \* MERGEFORMAT </w:delInstrText>
        </w:r>
        <w:r w:rsidR="00A80D5B" w:rsidRPr="0045721D" w:rsidDel="00A04755">
          <w:rPr>
            <w:highlight w:val="yellow"/>
            <w:rPrChange w:id="2518" w:author="Kumar Baral" w:date="2022-12-12T16:18:00Z">
              <w:rPr>
                <w:highlight w:val="yellow"/>
              </w:rPr>
            </w:rPrChange>
          </w:rPr>
        </w:r>
        <w:r w:rsidR="00A80D5B" w:rsidRPr="0045721D" w:rsidDel="00A04755">
          <w:rPr>
            <w:highlight w:val="yellow"/>
            <w:rPrChange w:id="2519" w:author="Kumar Baral" w:date="2022-12-12T16:18:00Z">
              <w:rPr/>
            </w:rPrChange>
          </w:rPr>
          <w:fldChar w:fldCharType="separate"/>
        </w:r>
        <w:r w:rsidR="00EA54C4" w:rsidRPr="0045721D" w:rsidDel="00A04755">
          <w:rPr>
            <w:highlight w:val="yellow"/>
            <w:rPrChange w:id="2520" w:author="Kumar Baral" w:date="2022-12-12T16:18:00Z">
              <w:rPr/>
            </w:rPrChange>
          </w:rPr>
          <w:delText xml:space="preserve">Figure </w:delText>
        </w:r>
        <w:r w:rsidR="00EA54C4" w:rsidRPr="0045721D" w:rsidDel="00A04755">
          <w:rPr>
            <w:noProof/>
            <w:highlight w:val="yellow"/>
            <w:rPrChange w:id="2521" w:author="Kumar Baral" w:date="2022-12-12T16:18:00Z">
              <w:rPr>
                <w:noProof/>
              </w:rPr>
            </w:rPrChange>
          </w:rPr>
          <w:delText>2</w:delText>
        </w:r>
        <w:r w:rsidR="00EA54C4" w:rsidRPr="0045721D" w:rsidDel="00A04755">
          <w:rPr>
            <w:highlight w:val="yellow"/>
            <w:rPrChange w:id="2522" w:author="Kumar Baral" w:date="2022-12-12T16:18:00Z">
              <w:rPr/>
            </w:rPrChange>
          </w:rPr>
          <w:noBreakHyphen/>
        </w:r>
        <w:r w:rsidR="00EA54C4" w:rsidRPr="0045721D" w:rsidDel="00A04755">
          <w:rPr>
            <w:noProof/>
            <w:highlight w:val="yellow"/>
            <w:rPrChange w:id="2523" w:author="Kumar Baral" w:date="2022-12-12T16:18:00Z">
              <w:rPr>
                <w:noProof/>
              </w:rPr>
            </w:rPrChange>
          </w:rPr>
          <w:delText>2</w:delText>
        </w:r>
        <w:r w:rsidR="00A80D5B" w:rsidRPr="0045721D" w:rsidDel="00A04755">
          <w:rPr>
            <w:highlight w:val="yellow"/>
            <w:rPrChange w:id="2524" w:author="Kumar Baral" w:date="2022-12-12T16:18:00Z">
              <w:rPr/>
            </w:rPrChange>
          </w:rPr>
          <w:fldChar w:fldCharType="end"/>
        </w:r>
        <w:r w:rsidR="00A80D5B" w:rsidRPr="0045721D" w:rsidDel="00A04755">
          <w:rPr>
            <w:highlight w:val="yellow"/>
            <w:rPrChange w:id="2525" w:author="Kumar Baral" w:date="2022-12-12T16:18:00Z">
              <w:rPr/>
            </w:rPrChange>
          </w:rPr>
          <w:delText xml:space="preserve"> and</w:delText>
        </w:r>
        <w:r w:rsidRPr="0045721D" w:rsidDel="00A04755">
          <w:rPr>
            <w:highlight w:val="yellow"/>
            <w:rPrChange w:id="2526" w:author="Kumar Baral" w:date="2022-12-12T16:18:00Z">
              <w:rPr/>
            </w:rPrChange>
          </w:rPr>
          <w:delText xml:space="preserve"> </w:delText>
        </w:r>
        <w:r w:rsidR="00FE5FBC" w:rsidRPr="0045721D" w:rsidDel="00A04755">
          <w:rPr>
            <w:highlight w:val="yellow"/>
            <w:rPrChange w:id="2527" w:author="Kumar Baral" w:date="2022-12-12T16:18:00Z">
              <w:rPr/>
            </w:rPrChange>
          </w:rPr>
          <w:fldChar w:fldCharType="begin"/>
        </w:r>
        <w:r w:rsidR="00FE5FBC" w:rsidRPr="0045721D" w:rsidDel="00A04755">
          <w:rPr>
            <w:highlight w:val="yellow"/>
            <w:rPrChange w:id="2528" w:author="Kumar Baral" w:date="2022-12-12T16:18:00Z">
              <w:rPr/>
            </w:rPrChange>
          </w:rPr>
          <w:delInstrText xml:space="preserve"> REF _Ref72830869 \h </w:delInstrText>
        </w:r>
        <w:r w:rsidR="0045721D" w:rsidDel="00A04755">
          <w:rPr>
            <w:highlight w:val="yellow"/>
          </w:rPr>
          <w:delInstrText xml:space="preserve"> \* MERGEFORMAT </w:delInstrText>
        </w:r>
        <w:r w:rsidR="00FE5FBC" w:rsidRPr="0045721D" w:rsidDel="00A04755">
          <w:rPr>
            <w:highlight w:val="yellow"/>
            <w:rPrChange w:id="2529" w:author="Kumar Baral" w:date="2022-12-12T16:18:00Z">
              <w:rPr>
                <w:highlight w:val="yellow"/>
              </w:rPr>
            </w:rPrChange>
          </w:rPr>
        </w:r>
        <w:r w:rsidR="00FE5FBC" w:rsidRPr="0045721D" w:rsidDel="00A04755">
          <w:rPr>
            <w:highlight w:val="yellow"/>
            <w:rPrChange w:id="2530" w:author="Kumar Baral" w:date="2022-12-12T16:18:00Z">
              <w:rPr/>
            </w:rPrChange>
          </w:rPr>
          <w:fldChar w:fldCharType="separate"/>
        </w:r>
        <w:r w:rsidR="00EA54C4" w:rsidRPr="0045721D" w:rsidDel="00A04755">
          <w:rPr>
            <w:highlight w:val="yellow"/>
            <w:rPrChange w:id="2531" w:author="Kumar Baral" w:date="2022-12-12T16:18:00Z">
              <w:rPr/>
            </w:rPrChange>
          </w:rPr>
          <w:delText xml:space="preserve">Figure </w:delText>
        </w:r>
        <w:r w:rsidR="00EA54C4" w:rsidRPr="0045721D" w:rsidDel="00A04755">
          <w:rPr>
            <w:noProof/>
            <w:highlight w:val="yellow"/>
            <w:rPrChange w:id="2532" w:author="Kumar Baral" w:date="2022-12-12T16:18:00Z">
              <w:rPr>
                <w:noProof/>
              </w:rPr>
            </w:rPrChange>
          </w:rPr>
          <w:delText>2</w:delText>
        </w:r>
        <w:r w:rsidR="00EA54C4" w:rsidRPr="0045721D" w:rsidDel="00A04755">
          <w:rPr>
            <w:highlight w:val="yellow"/>
            <w:rPrChange w:id="2533" w:author="Kumar Baral" w:date="2022-12-12T16:18:00Z">
              <w:rPr/>
            </w:rPrChange>
          </w:rPr>
          <w:noBreakHyphen/>
        </w:r>
        <w:r w:rsidR="00EA54C4" w:rsidRPr="0045721D" w:rsidDel="00A04755">
          <w:rPr>
            <w:noProof/>
            <w:highlight w:val="yellow"/>
            <w:rPrChange w:id="2534" w:author="Kumar Baral" w:date="2022-12-12T16:18:00Z">
              <w:rPr>
                <w:noProof/>
              </w:rPr>
            </w:rPrChange>
          </w:rPr>
          <w:delText>3</w:delText>
        </w:r>
        <w:r w:rsidR="00FE5FBC" w:rsidRPr="0045721D" w:rsidDel="00A04755">
          <w:rPr>
            <w:highlight w:val="yellow"/>
            <w:rPrChange w:id="2535" w:author="Kumar Baral" w:date="2022-12-12T16:18:00Z">
              <w:rPr/>
            </w:rPrChange>
          </w:rPr>
          <w:fldChar w:fldCharType="end"/>
        </w:r>
        <w:r w:rsidRPr="0045721D" w:rsidDel="00A04755">
          <w:rPr>
            <w:highlight w:val="yellow"/>
            <w:rPrChange w:id="2536" w:author="Kumar Baral" w:date="2022-12-12T16:18:00Z">
              <w:rPr/>
            </w:rPrChange>
          </w:rPr>
          <w:delText>.</w:delText>
        </w:r>
        <w:bookmarkStart w:id="2537" w:name="_Toc121824748"/>
        <w:bookmarkStart w:id="2538" w:name="_Toc121825386"/>
        <w:bookmarkStart w:id="2539" w:name="_Toc121826026"/>
        <w:bookmarkStart w:id="2540" w:name="_Toc121826890"/>
        <w:bookmarkStart w:id="2541" w:name="_Toc121834313"/>
        <w:bookmarkStart w:id="2542" w:name="_Toc125550180"/>
        <w:bookmarkStart w:id="2543" w:name="_Toc125555675"/>
        <w:bookmarkStart w:id="2544" w:name="_Toc125557547"/>
        <w:bookmarkStart w:id="2545" w:name="_Toc125559434"/>
        <w:bookmarkStart w:id="2546" w:name="_Toc125618612"/>
        <w:bookmarkStart w:id="2547" w:name="_Toc125640059"/>
        <w:bookmarkStart w:id="2548" w:name="_Toc125642274"/>
        <w:bookmarkStart w:id="2549" w:name="_Toc125974044"/>
        <w:bookmarkStart w:id="2550" w:name="_Toc125974329"/>
        <w:bookmarkStart w:id="2551" w:name="_Toc126055246"/>
        <w:bookmarkStart w:id="2552" w:name="_Toc126058038"/>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del>
    </w:p>
    <w:p w14:paraId="574293CB" w14:textId="1FD0B128" w:rsidR="006238CC" w:rsidRPr="0045721D" w:rsidDel="00A04755" w:rsidRDefault="008F6CE4" w:rsidP="006238CC">
      <w:pPr>
        <w:keepNext/>
        <w:rPr>
          <w:del w:id="2553" w:author="Kumar Baral" w:date="2022-12-12T16:54:00Z"/>
          <w:highlight w:val="yellow"/>
          <w:rPrChange w:id="2554" w:author="Kumar Baral" w:date="2022-12-12T16:18:00Z">
            <w:rPr>
              <w:del w:id="2555" w:author="Kumar Baral" w:date="2022-12-12T16:54:00Z"/>
            </w:rPr>
          </w:rPrChange>
        </w:rPr>
      </w:pPr>
      <w:del w:id="2556" w:author="Kumar Baral" w:date="2022-12-12T16:54:00Z">
        <w:r w:rsidRPr="0045721D" w:rsidDel="00A04755">
          <w:rPr>
            <w:noProof/>
            <w:highlight w:val="yellow"/>
            <w:lang w:bidi="ne-NP"/>
            <w:rPrChange w:id="2557" w:author="Kumar Baral" w:date="2022-12-12T16:18:00Z">
              <w:rPr>
                <w:noProof/>
                <w:lang w:bidi="ne-NP"/>
              </w:rPr>
            </w:rPrChange>
          </w:rPr>
          <w:drawing>
            <wp:inline distT="0" distB="0" distL="0" distR="0" wp14:anchorId="20D67015" wp14:editId="7F92F5A7">
              <wp:extent cx="5476875" cy="3943350"/>
              <wp:effectExtent l="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l="1981" t="3955" r="2753" b="43098"/>
                      <a:stretch>
                        <a:fillRect/>
                      </a:stretch>
                    </pic:blipFill>
                    <pic:spPr bwMode="auto">
                      <a:xfrm>
                        <a:off x="0" y="0"/>
                        <a:ext cx="5476875" cy="3943350"/>
                      </a:xfrm>
                      <a:prstGeom prst="rect">
                        <a:avLst/>
                      </a:prstGeom>
                      <a:noFill/>
                      <a:ln>
                        <a:noFill/>
                      </a:ln>
                    </pic:spPr>
                  </pic:pic>
                </a:graphicData>
              </a:graphic>
            </wp:inline>
          </w:drawing>
        </w:r>
        <w:bookmarkStart w:id="2558" w:name="_Toc121824749"/>
        <w:bookmarkStart w:id="2559" w:name="_Toc121825387"/>
        <w:bookmarkStart w:id="2560" w:name="_Toc121826027"/>
        <w:bookmarkStart w:id="2561" w:name="_Toc121826891"/>
        <w:bookmarkStart w:id="2562" w:name="_Toc121834314"/>
        <w:bookmarkStart w:id="2563" w:name="_Toc125550181"/>
        <w:bookmarkStart w:id="2564" w:name="_Toc125555676"/>
        <w:bookmarkStart w:id="2565" w:name="_Toc125557548"/>
        <w:bookmarkStart w:id="2566" w:name="_Toc125559435"/>
        <w:bookmarkStart w:id="2567" w:name="_Toc125618613"/>
        <w:bookmarkStart w:id="2568" w:name="_Toc125640060"/>
        <w:bookmarkStart w:id="2569" w:name="_Toc125642275"/>
        <w:bookmarkStart w:id="2570" w:name="_Toc125974045"/>
        <w:bookmarkStart w:id="2571" w:name="_Toc125974330"/>
        <w:bookmarkStart w:id="2572" w:name="_Toc126055247"/>
        <w:bookmarkStart w:id="2573" w:name="_Toc126058039"/>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del>
    </w:p>
    <w:p w14:paraId="41E3497F" w14:textId="1FB58126" w:rsidR="006238CC" w:rsidRPr="006238CC" w:rsidDel="00A04755" w:rsidRDefault="006238CC" w:rsidP="006238CC">
      <w:pPr>
        <w:pStyle w:val="Caption"/>
        <w:rPr>
          <w:del w:id="2574" w:author="Kumar Baral" w:date="2022-12-12T16:54:00Z"/>
        </w:rPr>
      </w:pPr>
      <w:bookmarkStart w:id="2575" w:name="_Ref72830869"/>
      <w:del w:id="2576" w:author="Kumar Baral" w:date="2022-12-12T16:54:00Z">
        <w:r w:rsidRPr="0045721D" w:rsidDel="00A04755">
          <w:rPr>
            <w:highlight w:val="yellow"/>
            <w:rPrChange w:id="2577" w:author="Kumar Baral" w:date="2022-12-12T16:18:00Z">
              <w:rPr/>
            </w:rPrChange>
          </w:rPr>
          <w:delText xml:space="preserve">Figure </w:delText>
        </w:r>
      </w:del>
      <w:del w:id="2578" w:author="Kumar Baral" w:date="2022-12-12T16:52:00Z">
        <w:r w:rsidR="003D276E" w:rsidRPr="0045721D" w:rsidDel="00A04755">
          <w:rPr>
            <w:highlight w:val="yellow"/>
            <w:rPrChange w:id="2579" w:author="Kumar Baral" w:date="2022-12-12T16:18:00Z">
              <w:rPr/>
            </w:rPrChange>
          </w:rPr>
          <w:fldChar w:fldCharType="begin"/>
        </w:r>
        <w:r w:rsidR="003D276E" w:rsidRPr="0045721D" w:rsidDel="00A04755">
          <w:rPr>
            <w:highlight w:val="yellow"/>
            <w:rPrChange w:id="2580" w:author="Kumar Baral" w:date="2022-12-12T16:18:00Z">
              <w:rPr/>
            </w:rPrChange>
          </w:rPr>
          <w:delInstrText xml:space="preserve"> STYLEREF 1 \s </w:delInstrText>
        </w:r>
        <w:r w:rsidR="003D276E" w:rsidRPr="0045721D" w:rsidDel="00A04755">
          <w:rPr>
            <w:highlight w:val="yellow"/>
            <w:rPrChange w:id="2581" w:author="Kumar Baral" w:date="2022-12-12T16:18:00Z">
              <w:rPr>
                <w:noProof/>
              </w:rPr>
            </w:rPrChange>
          </w:rPr>
          <w:fldChar w:fldCharType="separate"/>
        </w:r>
        <w:r w:rsidR="00EA54C4" w:rsidRPr="0045721D" w:rsidDel="00A04755">
          <w:rPr>
            <w:noProof/>
            <w:highlight w:val="yellow"/>
            <w:rPrChange w:id="2582" w:author="Kumar Baral" w:date="2022-12-12T16:18:00Z">
              <w:rPr>
                <w:noProof/>
              </w:rPr>
            </w:rPrChange>
          </w:rPr>
          <w:delText>2</w:delText>
        </w:r>
        <w:r w:rsidR="003D276E" w:rsidRPr="0045721D" w:rsidDel="00A04755">
          <w:rPr>
            <w:noProof/>
            <w:highlight w:val="yellow"/>
            <w:rPrChange w:id="2583" w:author="Kumar Baral" w:date="2022-12-12T16:18:00Z">
              <w:rPr>
                <w:noProof/>
              </w:rPr>
            </w:rPrChange>
          </w:rPr>
          <w:fldChar w:fldCharType="end"/>
        </w:r>
        <w:r w:rsidR="006B63D6" w:rsidRPr="0045721D" w:rsidDel="00A04755">
          <w:rPr>
            <w:highlight w:val="yellow"/>
            <w:rPrChange w:id="2584" w:author="Kumar Baral" w:date="2022-12-12T16:18:00Z">
              <w:rPr/>
            </w:rPrChange>
          </w:rPr>
          <w:noBreakHyphen/>
        </w:r>
        <w:r w:rsidR="003D276E" w:rsidRPr="0045721D" w:rsidDel="00A04755">
          <w:rPr>
            <w:highlight w:val="yellow"/>
            <w:rPrChange w:id="2585" w:author="Kumar Baral" w:date="2022-12-12T16:18:00Z">
              <w:rPr/>
            </w:rPrChange>
          </w:rPr>
          <w:fldChar w:fldCharType="begin"/>
        </w:r>
        <w:r w:rsidR="003D276E" w:rsidRPr="0045721D" w:rsidDel="00A04755">
          <w:rPr>
            <w:highlight w:val="yellow"/>
            <w:rPrChange w:id="2586" w:author="Kumar Baral" w:date="2022-12-12T16:18:00Z">
              <w:rPr/>
            </w:rPrChange>
          </w:rPr>
          <w:delInstrText xml:space="preserve"> SEQ Figure \* ARABIC \s 1 </w:delInstrText>
        </w:r>
        <w:r w:rsidR="003D276E" w:rsidRPr="0045721D" w:rsidDel="00A04755">
          <w:rPr>
            <w:highlight w:val="yellow"/>
            <w:rPrChange w:id="2587" w:author="Kumar Baral" w:date="2022-12-12T16:18:00Z">
              <w:rPr>
                <w:noProof/>
              </w:rPr>
            </w:rPrChange>
          </w:rPr>
          <w:fldChar w:fldCharType="separate"/>
        </w:r>
        <w:r w:rsidR="00EA54C4" w:rsidRPr="0045721D" w:rsidDel="00A04755">
          <w:rPr>
            <w:noProof/>
            <w:highlight w:val="yellow"/>
            <w:rPrChange w:id="2588" w:author="Kumar Baral" w:date="2022-12-12T16:18:00Z">
              <w:rPr>
                <w:noProof/>
              </w:rPr>
            </w:rPrChange>
          </w:rPr>
          <w:delText>3</w:delText>
        </w:r>
        <w:r w:rsidR="003D276E" w:rsidRPr="0045721D" w:rsidDel="00A04755">
          <w:rPr>
            <w:noProof/>
            <w:highlight w:val="yellow"/>
            <w:rPrChange w:id="2589" w:author="Kumar Baral" w:date="2022-12-12T16:18:00Z">
              <w:rPr>
                <w:noProof/>
              </w:rPr>
            </w:rPrChange>
          </w:rPr>
          <w:fldChar w:fldCharType="end"/>
        </w:r>
      </w:del>
      <w:bookmarkStart w:id="2590" w:name="_Toc62563724"/>
      <w:bookmarkEnd w:id="2575"/>
      <w:del w:id="2591" w:author="Kumar Baral" w:date="2022-12-12T16:54:00Z">
        <w:r w:rsidRPr="0045721D" w:rsidDel="00A04755">
          <w:rPr>
            <w:highlight w:val="yellow"/>
            <w:rPrChange w:id="2592" w:author="Kumar Baral" w:date="2022-12-12T16:18:00Z">
              <w:rPr/>
            </w:rPrChange>
          </w:rPr>
          <w:delText>: Elevation wise area distribution of Catchment at Intake</w:delText>
        </w:r>
        <w:bookmarkStart w:id="2593" w:name="_Toc121824750"/>
        <w:bookmarkStart w:id="2594" w:name="_Toc121825388"/>
        <w:bookmarkStart w:id="2595" w:name="_Toc121826028"/>
        <w:bookmarkStart w:id="2596" w:name="_Toc121826892"/>
        <w:bookmarkStart w:id="2597" w:name="_Toc121834315"/>
        <w:bookmarkStart w:id="2598" w:name="_Toc125550182"/>
        <w:bookmarkStart w:id="2599" w:name="_Toc125555677"/>
        <w:bookmarkStart w:id="2600" w:name="_Toc125557549"/>
        <w:bookmarkStart w:id="2601" w:name="_Toc125559436"/>
        <w:bookmarkStart w:id="2602" w:name="_Toc125618614"/>
        <w:bookmarkStart w:id="2603" w:name="_Toc125640061"/>
        <w:bookmarkStart w:id="2604" w:name="_Toc125642276"/>
        <w:bookmarkStart w:id="2605" w:name="_Toc125974046"/>
        <w:bookmarkStart w:id="2606" w:name="_Toc125974331"/>
        <w:bookmarkStart w:id="2607" w:name="_Toc126055248"/>
        <w:bookmarkStart w:id="2608" w:name="_Toc126058040"/>
        <w:bookmarkEnd w:id="2590"/>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del>
    </w:p>
    <w:p w14:paraId="4787682D" w14:textId="384A7AEC" w:rsidR="006238CC" w:rsidRDefault="006238CC" w:rsidP="001F4328">
      <w:pPr>
        <w:pStyle w:val="Heading2"/>
      </w:pPr>
      <w:bookmarkStart w:id="2609" w:name="_Toc454649651"/>
      <w:bookmarkStart w:id="2610" w:name="_Toc477261916"/>
      <w:bookmarkStart w:id="2611" w:name="_Toc23762112"/>
      <w:bookmarkStart w:id="2612" w:name="_Toc68879954"/>
      <w:bookmarkStart w:id="2613" w:name="_Toc126058041"/>
      <w:bookmarkEnd w:id="185"/>
      <w:bookmarkEnd w:id="186"/>
      <w:bookmarkEnd w:id="187"/>
      <w:bookmarkEnd w:id="188"/>
      <w:bookmarkEnd w:id="189"/>
      <w:bookmarkEnd w:id="190"/>
      <w:r w:rsidRPr="006238CC">
        <w:t>Climate</w:t>
      </w:r>
      <w:bookmarkEnd w:id="2609"/>
      <w:bookmarkEnd w:id="2610"/>
      <w:bookmarkEnd w:id="2611"/>
      <w:bookmarkEnd w:id="2612"/>
      <w:bookmarkEnd w:id="2613"/>
    </w:p>
    <w:p w14:paraId="0139159F" w14:textId="77777777" w:rsidR="000C7DC9" w:rsidRPr="008A7711" w:rsidRDefault="000C7DC9" w:rsidP="000C7DC9">
      <w:pPr>
        <w:rPr>
          <w:rFonts w:cstheme="minorBidi"/>
        </w:rPr>
      </w:pPr>
      <w:r w:rsidRPr="008A7711">
        <w:rPr>
          <w:rFonts w:cstheme="minorBidi"/>
        </w:rPr>
        <w:t>Climate is a major factor influencing the water cycle and hydrology of a region. The following aspects of climate should be considered when preparing a report on the impact of climate on hydrology:</w:t>
      </w:r>
    </w:p>
    <w:p w14:paraId="05FF32BB" w14:textId="77777777" w:rsidR="000C7DC9" w:rsidRPr="008A7711" w:rsidRDefault="000C7DC9" w:rsidP="000C7DC9">
      <w:pPr>
        <w:pStyle w:val="ListParagraph"/>
        <w:numPr>
          <w:ilvl w:val="0"/>
          <w:numId w:val="136"/>
        </w:numPr>
        <w:spacing w:before="0" w:after="160" w:line="259" w:lineRule="auto"/>
        <w:jc w:val="left"/>
      </w:pPr>
      <w:r w:rsidRPr="008A7711">
        <w:t>Precipitation patterns: The amount, frequency, and distribution of precipitation in a region greatly affect the water balance and runoff.</w:t>
      </w:r>
    </w:p>
    <w:p w14:paraId="2A49EBBB" w14:textId="77777777" w:rsidR="000C7DC9" w:rsidRPr="008A7711" w:rsidRDefault="000C7DC9" w:rsidP="000C7DC9">
      <w:pPr>
        <w:pStyle w:val="ListParagraph"/>
        <w:numPr>
          <w:ilvl w:val="0"/>
          <w:numId w:val="136"/>
        </w:numPr>
        <w:spacing w:before="0" w:after="160" w:line="259" w:lineRule="auto"/>
        <w:jc w:val="left"/>
      </w:pPr>
      <w:r w:rsidRPr="008A7711">
        <w:lastRenderedPageBreak/>
        <w:t>Temperature: Temperature influences the rate of evaporation and snowmelt, which can affect runoff and water supply.</w:t>
      </w:r>
    </w:p>
    <w:p w14:paraId="70E521F5" w14:textId="77777777" w:rsidR="000C7DC9" w:rsidRPr="008A7711" w:rsidRDefault="000C7DC9" w:rsidP="000C7DC9">
      <w:pPr>
        <w:pStyle w:val="ListParagraph"/>
        <w:numPr>
          <w:ilvl w:val="0"/>
          <w:numId w:val="136"/>
        </w:numPr>
        <w:spacing w:before="0" w:after="160" w:line="259" w:lineRule="auto"/>
        <w:jc w:val="left"/>
      </w:pPr>
      <w:r w:rsidRPr="008A7711">
        <w:t>Atmospheric circulation: The distribution of pressure systems and prevailing wind patterns can alter the amount and distribution of precipitation in a region.</w:t>
      </w:r>
    </w:p>
    <w:p w14:paraId="21549753" w14:textId="77777777" w:rsidR="000C7DC9" w:rsidRPr="008A7711" w:rsidRDefault="000C7DC9" w:rsidP="000C7DC9">
      <w:pPr>
        <w:pStyle w:val="ListParagraph"/>
        <w:numPr>
          <w:ilvl w:val="0"/>
          <w:numId w:val="136"/>
        </w:numPr>
        <w:spacing w:before="0" w:after="160" w:line="259" w:lineRule="auto"/>
        <w:jc w:val="left"/>
      </w:pPr>
      <w:r w:rsidRPr="008A7711">
        <w:t>Climate variability and change: Climate variability and change can alter precipitation patterns, temperature, and atmospheric circulation, which can have significant impacts on the hydrology of a region.</w:t>
      </w:r>
    </w:p>
    <w:p w14:paraId="453E08D1" w14:textId="77777777" w:rsidR="000C7DC9" w:rsidRDefault="000C7DC9" w:rsidP="000C7DC9">
      <w:pPr>
        <w:pStyle w:val="ListParagraph"/>
        <w:numPr>
          <w:ilvl w:val="0"/>
          <w:numId w:val="136"/>
        </w:numPr>
        <w:spacing w:before="0" w:after="160" w:line="259" w:lineRule="auto"/>
        <w:jc w:val="left"/>
      </w:pPr>
      <w:r w:rsidRPr="008A7711">
        <w:t>Climate extremes: Climate extremes, such as droughts and floods, can have severe impacts on water resources, including water availability and quality.</w:t>
      </w:r>
    </w:p>
    <w:p w14:paraId="77E52692" w14:textId="77777777" w:rsidR="000C7DC9" w:rsidRPr="008A7711" w:rsidRDefault="000C7DC9" w:rsidP="000C7DC9">
      <w:pPr>
        <w:pStyle w:val="ListParagraph"/>
        <w:numPr>
          <w:ilvl w:val="0"/>
          <w:numId w:val="136"/>
        </w:numPr>
        <w:spacing w:before="0" w:after="160" w:line="259" w:lineRule="auto"/>
        <w:jc w:val="left"/>
        <w:rPr>
          <w:rFonts w:cstheme="minorBidi"/>
        </w:rPr>
      </w:pPr>
      <w:r w:rsidRPr="008A7711">
        <w:rPr>
          <w:rFonts w:cstheme="minorBidi"/>
        </w:rPr>
        <w:t>Snowpack and glaciers: Snowpack and glaciers store large amounts of water, which can be an important source of water in many regions. Climate change can alter snowpack and glacier dynamics, which can have impacts on water availability and water resources.</w:t>
      </w:r>
    </w:p>
    <w:p w14:paraId="2D05976A" w14:textId="77777777" w:rsidR="000C7DC9" w:rsidRPr="008A7711" w:rsidRDefault="000C7DC9" w:rsidP="000C7DC9">
      <w:pPr>
        <w:pStyle w:val="ListParagraph"/>
        <w:numPr>
          <w:ilvl w:val="0"/>
          <w:numId w:val="136"/>
        </w:numPr>
        <w:spacing w:before="0" w:after="160" w:line="259" w:lineRule="auto"/>
        <w:jc w:val="left"/>
      </w:pPr>
      <w:r w:rsidRPr="008A7711">
        <w:rPr>
          <w:rFonts w:cstheme="minorBidi"/>
        </w:rPr>
        <w:t>Land use and land cover changes: Climate change can also impact hydrology through changes in land use and land cover. Deforestation, urbanization, and other forms of land use change can alter the water balance and runoff in a region.</w:t>
      </w:r>
    </w:p>
    <w:p w14:paraId="4A8E9865" w14:textId="77777777" w:rsidR="000C7DC9" w:rsidRDefault="000C7DC9" w:rsidP="000C7DC9">
      <w:r w:rsidRPr="008A7711">
        <w:rPr>
          <w:rFonts w:cstheme="minorBidi"/>
        </w:rPr>
        <w:t>By considering the impacts of climate on hydrology, engineers and scientists can better understand the water cycle and make informed decisions about water resource management. Additionally, understanding the impacts of climate change on hydrology can help to develop strategies for adapting to future changes in the water cycle.</w:t>
      </w:r>
    </w:p>
    <w:p w14:paraId="5B794131" w14:textId="77777777" w:rsidR="000C7DC9" w:rsidRPr="008A7711" w:rsidRDefault="000C7DC9" w:rsidP="000C7DC9">
      <w:pPr>
        <w:rPr>
          <w:rFonts w:cstheme="minorBidi"/>
        </w:rPr>
      </w:pPr>
      <w:r w:rsidRPr="008A7711">
        <w:rPr>
          <w:rFonts w:cstheme="minorBidi"/>
        </w:rPr>
        <w:t>It is important to note that the impacts of climate on hydrology can be complex and interrelated, and can vary greatly between regions. A thorough understanding of the impacts of climate on hydrology is essential for making informed decisions about water resource management, and for developing effective strategies for adapting to a changing climate.</w:t>
      </w:r>
    </w:p>
    <w:p w14:paraId="1C5A842E" w14:textId="77777777" w:rsidR="000C7DC9" w:rsidRPr="000C7DC9" w:rsidRDefault="000C7DC9" w:rsidP="000C7DC9"/>
    <w:p w14:paraId="369B6CB4" w14:textId="1DC27C5C" w:rsidR="006238CC" w:rsidRDefault="0045721D" w:rsidP="001F4328">
      <w:pPr>
        <w:pStyle w:val="Heading2"/>
        <w:rPr>
          <w:ins w:id="2614" w:author="Kumar Baral" w:date="2022-12-12T16:20:00Z"/>
        </w:rPr>
      </w:pPr>
      <w:bookmarkStart w:id="2615" w:name="_Toc62563952"/>
      <w:bookmarkStart w:id="2616" w:name="_Toc126058042"/>
      <w:bookmarkStart w:id="2617" w:name="_Toc454649675"/>
      <w:bookmarkStart w:id="2618" w:name="_Toc477261948"/>
      <w:bookmarkStart w:id="2619" w:name="_Toc23762144"/>
      <w:bookmarkStart w:id="2620" w:name="_Toc68879985"/>
      <w:ins w:id="2621" w:author="Kumar Baral" w:date="2022-12-12T16:18:00Z">
        <w:r>
          <w:t>Available Data</w:t>
        </w:r>
      </w:ins>
      <w:bookmarkEnd w:id="2615"/>
      <w:bookmarkEnd w:id="2616"/>
    </w:p>
    <w:p w14:paraId="1C3BA6CF" w14:textId="5FCDCB04" w:rsidR="0045721D" w:rsidRDefault="0045721D">
      <w:pPr>
        <w:pStyle w:val="Heading3"/>
      </w:pPr>
      <w:bookmarkStart w:id="2622" w:name="_Ref121774566"/>
      <w:bookmarkStart w:id="2623" w:name="_Toc126058043"/>
      <w:ins w:id="2624" w:author="Kumar Baral" w:date="2022-12-12T16:20:00Z">
        <w:r>
          <w:t xml:space="preserve">Hydrological </w:t>
        </w:r>
      </w:ins>
      <w:ins w:id="2625" w:author="Kumar Baral" w:date="2022-12-12T16:21:00Z">
        <w:r>
          <w:t>Data</w:t>
        </w:r>
      </w:ins>
      <w:bookmarkEnd w:id="2622"/>
      <w:bookmarkEnd w:id="2623"/>
    </w:p>
    <w:p w14:paraId="270C7456" w14:textId="77777777" w:rsidR="000C7DC9" w:rsidRDefault="000C7DC9" w:rsidP="000C7DC9">
      <w:r>
        <w:t xml:space="preserve">There is a provision of daily data recording station at the intake of the Jhimruk project. The automatic data recorder records at 8 am. No Instantaneous data are found during the data collection procedure. The daily discharge measurement from the gauge is recorded from 1995-2022. This latest data is used to evaluate the mean monthly discharge, mean annual discharge, flood discharge and low flow discharge as discussed below in this report. </w:t>
      </w:r>
    </w:p>
    <w:p w14:paraId="74F24060" w14:textId="77777777" w:rsidR="000C7DC9" w:rsidRPr="000C7DC9" w:rsidRDefault="000C7DC9" w:rsidP="000C7DC9">
      <w:pPr>
        <w:rPr>
          <w:ins w:id="2626" w:author="Kumar Baral" w:date="2022-12-12T16:21:00Z"/>
        </w:rPr>
      </w:pPr>
    </w:p>
    <w:p w14:paraId="015C74CF" w14:textId="7CAE58E1" w:rsidR="0045721D" w:rsidRPr="0045721D" w:rsidRDefault="0045721D">
      <w:pPr>
        <w:rPr>
          <w:ins w:id="2627" w:author="Kumar Baral" w:date="2022-12-12T16:20:00Z"/>
        </w:rPr>
        <w:pPrChange w:id="2628" w:author="Kumar Baral" w:date="2022-12-12T16:21:00Z">
          <w:pPr>
            <w:pStyle w:val="Heading3"/>
          </w:pPr>
        </w:pPrChange>
      </w:pPr>
    </w:p>
    <w:p w14:paraId="69F06F62" w14:textId="5D9944EC" w:rsidR="00650ED4" w:rsidRDefault="00650ED4">
      <w:pPr>
        <w:pStyle w:val="Heading3"/>
        <w:rPr>
          <w:ins w:id="2629" w:author="Kumar Baral" w:date="2022-12-12T16:26:00Z"/>
        </w:rPr>
      </w:pPr>
      <w:bookmarkStart w:id="2630" w:name="_Toc126058044"/>
      <w:ins w:id="2631" w:author="Kumar Baral" w:date="2022-12-12T16:26:00Z">
        <w:r>
          <w:t>Gauge Installation and data recording</w:t>
        </w:r>
        <w:bookmarkEnd w:id="2630"/>
      </w:ins>
    </w:p>
    <w:p w14:paraId="10587FA3" w14:textId="77777777" w:rsidR="00650ED4" w:rsidRPr="00BD42D9" w:rsidRDefault="00650ED4">
      <w:pPr>
        <w:rPr>
          <w:ins w:id="2632" w:author="Kumar Baral" w:date="2022-12-12T16:29:00Z"/>
        </w:rPr>
        <w:pPrChange w:id="2633" w:author="Windows User" w:date="2022-12-12T21:10:00Z">
          <w:pPr>
            <w:ind w:right="-46"/>
          </w:pPr>
        </w:pPrChange>
      </w:pPr>
    </w:p>
    <w:p w14:paraId="1F82A61E" w14:textId="3D2E9D1D" w:rsidR="00650ED4" w:rsidRDefault="00650ED4">
      <w:pPr>
        <w:pStyle w:val="Heading3"/>
        <w:rPr>
          <w:ins w:id="2634" w:author="Kumar Baral" w:date="2022-12-12T16:29:00Z"/>
        </w:rPr>
      </w:pPr>
      <w:bookmarkStart w:id="2635" w:name="_Toc126058045"/>
      <w:proofErr w:type="spellStart"/>
      <w:ins w:id="2636" w:author="Kumar Baral" w:date="2022-12-12T16:29:00Z">
        <w:r>
          <w:t>Meterological</w:t>
        </w:r>
        <w:proofErr w:type="spellEnd"/>
        <w:r>
          <w:t xml:space="preserve"> </w:t>
        </w:r>
      </w:ins>
      <w:ins w:id="2637" w:author="Kumar Baral" w:date="2022-12-12T16:30:00Z">
        <w:r>
          <w:t>Data</w:t>
        </w:r>
      </w:ins>
      <w:bookmarkEnd w:id="2635"/>
    </w:p>
    <w:p w14:paraId="3D82E6A3" w14:textId="666ACFA7" w:rsidR="00650ED4" w:rsidRDefault="000C7DC9">
      <w:pPr>
        <w:rPr>
          <w:ins w:id="2638" w:author="Kumar Baral" w:date="2022-12-12T16:31:00Z"/>
        </w:rPr>
        <w:pPrChange w:id="2639" w:author="Kumar Baral" w:date="2022-12-12T16:20:00Z">
          <w:pPr>
            <w:pStyle w:val="Heading2"/>
          </w:pPr>
        </w:pPrChange>
      </w:pPr>
      <w:r>
        <w:t xml:space="preserve">Since there is no rain gauge at the intake location, no rainfall data are collected. However, there is rainfall station set up by Department of Hydrometeorology (DHM), whose data can be acquired and used for the rainfall analysis. One rainfall station is within the catchment area; whose influence is relatively high. There is a provision of daily data recording station at the intake of the Jhimruk Hydropower Project. The automatic data recorder records at 8 am </w:t>
      </w:r>
      <w:proofErr w:type="spellStart"/>
      <w:r>
        <w:t>everyday</w:t>
      </w:r>
      <w:proofErr w:type="spellEnd"/>
      <w:r>
        <w:t xml:space="preserve">. No Instantaneous data are found during the data </w:t>
      </w:r>
      <w:r>
        <w:lastRenderedPageBreak/>
        <w:t>collection procedure. The daily discharge measurement from the gauge is recorded from 1995-2022. This latest data is used to evaluate the mean monthly discharge, mean annual discharge, flood discharge and low flow discharge as discussed below in this report.</w:t>
      </w:r>
    </w:p>
    <w:p w14:paraId="090B0670" w14:textId="77777777" w:rsidR="00650ED4" w:rsidRPr="0045721D" w:rsidRDefault="00650ED4">
      <w:pPr>
        <w:pPrChange w:id="2640" w:author="Kumar Baral" w:date="2022-12-12T16:20:00Z">
          <w:pPr>
            <w:pStyle w:val="Heading2"/>
          </w:pPr>
        </w:pPrChange>
      </w:pPr>
    </w:p>
    <w:p w14:paraId="3F094C36" w14:textId="2549394D" w:rsidR="006238CC" w:rsidRDefault="006238CC" w:rsidP="006238CC">
      <w:pPr>
        <w:keepNext/>
      </w:pPr>
      <w:r w:rsidRPr="006238CC">
        <w:br w:type="page"/>
      </w:r>
    </w:p>
    <w:p w14:paraId="092023C9" w14:textId="77777777" w:rsidR="000C7DC9" w:rsidRDefault="00650ED4" w:rsidP="000C7DC9">
      <w:pPr>
        <w:pStyle w:val="Heading2"/>
        <w:ind w:left="630" w:hanging="666"/>
      </w:pPr>
      <w:bookmarkStart w:id="2641" w:name="_Toc126058046"/>
      <w:bookmarkStart w:id="2642" w:name="_Toc62563953"/>
      <w:ins w:id="2643" w:author="Kumar Baral" w:date="2022-12-12T16:33:00Z">
        <w:r>
          <w:lastRenderedPageBreak/>
          <w:t>Basin Rainfall</w:t>
        </w:r>
      </w:ins>
      <w:bookmarkEnd w:id="2641"/>
    </w:p>
    <w:p w14:paraId="2FC52111" w14:textId="77777777" w:rsidR="000C7DC9" w:rsidRDefault="000C7DC9" w:rsidP="000C7DC9">
      <w:r w:rsidRPr="008A7711">
        <w:rPr>
          <w:rFonts w:eastAsiaTheme="minorHAnsi" w:cstheme="minorBidi"/>
          <w:szCs w:val="22"/>
        </w:rPr>
        <w:t>Basin (or catchment) rainfall refers to the total amount of precipitation that falls within the boundaries of a specific watershed or catchment area. The spatial and temporal distribution of rainfall in a basin plays a crucial role in determining the water balance and runoff of the watershed. Basin rainfall is influenced by a number of factors, including climate, geography, topography, and land use. Accurate measurement and monitoring of basin rainfall is essential for understanding the water balance of a watershed and for effective water resource management. Basin rainfall data is used in hydrological models to predict runoff, inform water resource planning, and design water management strategies. Understanding the patterns and variations of basin rainfall over time is also important for assessing the impacts of climate change on the water cycle and for making informed decisions about water resource management in a changing climate</w:t>
      </w:r>
      <w:r w:rsidRPr="008A7711">
        <w:rPr>
          <w:rFonts w:cstheme="minorBidi"/>
        </w:rPr>
        <w:t>.</w:t>
      </w:r>
    </w:p>
    <w:p w14:paraId="389244E5" w14:textId="77777777" w:rsidR="000C7DC9" w:rsidRPr="00A77FE5" w:rsidRDefault="000C7DC9" w:rsidP="000C7DC9">
      <w:pPr>
        <w:spacing w:after="160" w:line="259" w:lineRule="auto"/>
        <w:rPr>
          <w:rFonts w:eastAsiaTheme="minorHAnsi" w:cstheme="minorBidi"/>
          <w:szCs w:val="22"/>
        </w:rPr>
      </w:pPr>
      <w:r w:rsidRPr="00A77FE5">
        <w:rPr>
          <w:rFonts w:eastAsiaTheme="minorHAnsi" w:cstheme="minorBidi"/>
          <w:szCs w:val="22"/>
        </w:rPr>
        <w:t>In addition, basin rainfall is also used to evaluate the impacts of land use and land cover changes on the water cycle. For example, changes in land use from natural vegetation to urbanization can result in increased runoff, while changes in land cover from forests to agriculture can result in changes in the distribution of precipitation and runoff.</w:t>
      </w:r>
    </w:p>
    <w:p w14:paraId="5E69D61D" w14:textId="77777777" w:rsidR="000C7DC9" w:rsidRPr="00A77FE5" w:rsidRDefault="000C7DC9" w:rsidP="000C7DC9">
      <w:pPr>
        <w:spacing w:before="0" w:after="160" w:line="259" w:lineRule="auto"/>
        <w:rPr>
          <w:rFonts w:eastAsiaTheme="minorHAnsi" w:cstheme="minorBidi"/>
          <w:szCs w:val="22"/>
        </w:rPr>
      </w:pPr>
      <w:r w:rsidRPr="00A77FE5">
        <w:rPr>
          <w:rFonts w:eastAsiaTheme="minorHAnsi" w:cstheme="minorBidi"/>
          <w:szCs w:val="22"/>
        </w:rPr>
        <w:t>Accurate measurement of basin rainfall is achieved through a network of rain gauges, which measure precipitation at regular intervals. The data collected from these gauges is then used to create rainfall maps and to estimate the total amount of precipitation that falls within the boundaries of a watershed.</w:t>
      </w:r>
    </w:p>
    <w:p w14:paraId="1D47F6F8" w14:textId="77777777" w:rsidR="000C7DC9" w:rsidRPr="00A77FE5" w:rsidRDefault="000C7DC9" w:rsidP="000C7DC9">
      <w:pPr>
        <w:spacing w:before="0" w:after="160" w:line="259" w:lineRule="auto"/>
        <w:rPr>
          <w:rFonts w:eastAsiaTheme="minorHAnsi" w:cstheme="minorBidi"/>
          <w:szCs w:val="22"/>
        </w:rPr>
      </w:pPr>
      <w:r w:rsidRPr="00A77FE5">
        <w:rPr>
          <w:rFonts w:eastAsiaTheme="minorHAnsi" w:cstheme="minorBidi"/>
          <w:szCs w:val="22"/>
        </w:rPr>
        <w:t>Basin rainfall is also an important factor in the design of flood management systems, as the total amount of precipitation, as well as the rate and duration of runoff, can influence the likelihood and severity of flooding. Basin rainfall data is also used to monitor drought conditions, as reduced precipitation can result in decreased water availability and increased water stress in a watershed.</w:t>
      </w:r>
    </w:p>
    <w:p w14:paraId="65D79209" w14:textId="2C41A458" w:rsidR="006238CC" w:rsidRPr="005C2E26" w:rsidRDefault="003A45A2" w:rsidP="005C2E26">
      <w:pPr>
        <w:rPr>
          <w:ins w:id="2644" w:author="Kumar Baral" w:date="2022-12-12T16:33:00Z"/>
          <w:rFonts w:cstheme="minorBidi"/>
        </w:rPr>
      </w:pPr>
      <w:r>
        <w:rPr>
          <w:rFonts w:eastAsiaTheme="minorHAnsi" w:cstheme="minorBidi"/>
          <w:szCs w:val="22"/>
        </w:rPr>
        <w:t>As per UFSR</w:t>
      </w:r>
      <w:r w:rsidR="00982DA1">
        <w:rPr>
          <w:rFonts w:eastAsiaTheme="minorHAnsi" w:cstheme="minorBidi"/>
          <w:szCs w:val="22"/>
        </w:rPr>
        <w:t>,</w:t>
      </w:r>
      <w:r w:rsidR="00D078BA">
        <w:rPr>
          <w:rFonts w:eastAsiaTheme="minorHAnsi" w:cstheme="minorBidi"/>
          <w:szCs w:val="22"/>
        </w:rPr>
        <w:t xml:space="preserve"> the average annual basin rainfall is 1897 mm. The catchment is medium precipitation type with respect the basin rainfall. The 24 hour maximum precipitation is 324 mm, which is one sixth of the average annual rainfall indicating potential hydrological risk.</w:t>
      </w:r>
      <w:del w:id="2645" w:author="Kumar Baral" w:date="2022-12-12T16:33:00Z">
        <w:r w:rsidR="006238CC" w:rsidRPr="006238CC" w:rsidDel="00650ED4">
          <w:delText>Thiessen Polygon Method</w:delText>
        </w:r>
      </w:del>
      <w:bookmarkEnd w:id="2642"/>
    </w:p>
    <w:p w14:paraId="3A2E47CC" w14:textId="331616D1" w:rsidR="00650ED4" w:rsidRPr="00650ED4" w:rsidRDefault="00650ED4">
      <w:pPr>
        <w:pPrChange w:id="2646" w:author="Kumar Baral" w:date="2022-12-12T16:33:00Z">
          <w:pPr>
            <w:pStyle w:val="Heading3"/>
          </w:pPr>
        </w:pPrChange>
      </w:pPr>
    </w:p>
    <w:p w14:paraId="1A0A4A86" w14:textId="663893AD" w:rsidR="006238CC" w:rsidRPr="006238CC" w:rsidDel="00650ED4" w:rsidRDefault="006238CC" w:rsidP="006238CC">
      <w:pPr>
        <w:rPr>
          <w:del w:id="2647" w:author="Kumar Baral" w:date="2022-12-12T16:36:00Z"/>
        </w:rPr>
      </w:pPr>
      <w:del w:id="2648" w:author="Kumar Baral" w:date="2022-12-12T16:36:00Z">
        <w:r w:rsidRPr="006238CC" w:rsidDel="00650ED4">
          <w:delText> In Thiessen polygon method of converting point rainfall to areal rainfall, rainfall recorded at each station is given a weightage based on the area closest to the station. The average annual precipitation estimated by Thiessen polygon method is 2113.6mm.</w:delText>
        </w:r>
        <w:bookmarkStart w:id="2649" w:name="_Toc121824757"/>
        <w:bookmarkStart w:id="2650" w:name="_Toc121825395"/>
        <w:bookmarkStart w:id="2651" w:name="_Toc121826035"/>
        <w:bookmarkStart w:id="2652" w:name="_Toc121826899"/>
        <w:bookmarkStart w:id="2653" w:name="_Toc121834322"/>
        <w:bookmarkStart w:id="2654" w:name="_Toc125550189"/>
        <w:bookmarkStart w:id="2655" w:name="_Toc125555684"/>
        <w:bookmarkStart w:id="2656" w:name="_Toc125557556"/>
        <w:bookmarkStart w:id="2657" w:name="_Toc125559443"/>
        <w:bookmarkStart w:id="2658" w:name="_Toc125618621"/>
        <w:bookmarkStart w:id="2659" w:name="_Toc125640068"/>
        <w:bookmarkStart w:id="2660" w:name="_Toc125642283"/>
        <w:bookmarkStart w:id="2661" w:name="_Toc125974053"/>
        <w:bookmarkStart w:id="2662" w:name="_Toc125974338"/>
        <w:bookmarkStart w:id="2663" w:name="_Toc126055255"/>
        <w:bookmarkStart w:id="2664" w:name="_Toc126058047"/>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del>
    </w:p>
    <w:p w14:paraId="27B3F7CB" w14:textId="7275F25A" w:rsidR="006238CC" w:rsidDel="00650ED4" w:rsidRDefault="008F6CE4" w:rsidP="006238CC">
      <w:pPr>
        <w:keepNext/>
        <w:rPr>
          <w:del w:id="2665" w:author="Kumar Baral" w:date="2022-12-12T16:36:00Z"/>
        </w:rPr>
      </w:pPr>
      <w:del w:id="2666" w:author="Kumar Baral" w:date="2022-12-12T16:36:00Z">
        <w:r w:rsidDel="00650ED4">
          <w:rPr>
            <w:noProof/>
            <w:lang w:bidi="ne-NP"/>
          </w:rPr>
          <w:drawing>
            <wp:inline distT="0" distB="0" distL="0" distR="0" wp14:anchorId="7305B99B" wp14:editId="0DC1AED1">
              <wp:extent cx="4886325" cy="3486150"/>
              <wp:effectExtent l="0" t="0" r="9525" b="0"/>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r="6880" b="48584"/>
                      <a:stretch>
                        <a:fillRect/>
                      </a:stretch>
                    </pic:blipFill>
                    <pic:spPr bwMode="auto">
                      <a:xfrm>
                        <a:off x="0" y="0"/>
                        <a:ext cx="4886325" cy="3486150"/>
                      </a:xfrm>
                      <a:prstGeom prst="rect">
                        <a:avLst/>
                      </a:prstGeom>
                      <a:noFill/>
                      <a:ln>
                        <a:noFill/>
                      </a:ln>
                    </pic:spPr>
                  </pic:pic>
                </a:graphicData>
              </a:graphic>
            </wp:inline>
          </w:drawing>
        </w:r>
        <w:bookmarkStart w:id="2667" w:name="_Toc121824758"/>
        <w:bookmarkStart w:id="2668" w:name="_Toc121825396"/>
        <w:bookmarkStart w:id="2669" w:name="_Toc121826036"/>
        <w:bookmarkStart w:id="2670" w:name="_Toc121826900"/>
        <w:bookmarkStart w:id="2671" w:name="_Toc121834323"/>
        <w:bookmarkStart w:id="2672" w:name="_Toc125550190"/>
        <w:bookmarkStart w:id="2673" w:name="_Toc125555685"/>
        <w:bookmarkStart w:id="2674" w:name="_Toc125557557"/>
        <w:bookmarkStart w:id="2675" w:name="_Toc125559444"/>
        <w:bookmarkStart w:id="2676" w:name="_Toc125618622"/>
        <w:bookmarkStart w:id="2677" w:name="_Toc125640069"/>
        <w:bookmarkStart w:id="2678" w:name="_Toc125642284"/>
        <w:bookmarkStart w:id="2679" w:name="_Toc125974054"/>
        <w:bookmarkStart w:id="2680" w:name="_Toc125974339"/>
        <w:bookmarkStart w:id="2681" w:name="_Toc126055256"/>
        <w:bookmarkStart w:id="2682" w:name="_Toc126058048"/>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del>
    </w:p>
    <w:p w14:paraId="161C3E4A" w14:textId="56B56AE4" w:rsidR="006238CC" w:rsidRPr="006238CC" w:rsidDel="00650ED4" w:rsidRDefault="006238CC" w:rsidP="006238CC">
      <w:pPr>
        <w:pStyle w:val="Caption"/>
        <w:rPr>
          <w:del w:id="2683" w:author="Kumar Baral" w:date="2022-12-12T16:36:00Z"/>
        </w:rPr>
      </w:pPr>
      <w:del w:id="2684" w:author="Kumar Baral" w:date="2022-12-12T16:36:00Z">
        <w:r w:rsidDel="00650ED4">
          <w:delText xml:space="preserve">Figure </w:delText>
        </w:r>
        <w:r w:rsidR="003D276E" w:rsidDel="00650ED4">
          <w:fldChar w:fldCharType="begin"/>
        </w:r>
        <w:r w:rsidR="003D276E" w:rsidDel="00650ED4">
          <w:delInstrText xml:space="preserve"> STYLEREF 1 \s </w:delInstrText>
        </w:r>
        <w:r w:rsidR="003D276E" w:rsidDel="00650ED4">
          <w:fldChar w:fldCharType="separate"/>
        </w:r>
        <w:r w:rsidR="00EA54C4" w:rsidDel="00650ED4">
          <w:rPr>
            <w:noProof/>
          </w:rPr>
          <w:delText>2</w:delText>
        </w:r>
        <w:r w:rsidR="003D276E" w:rsidDel="00650ED4">
          <w:rPr>
            <w:noProof/>
          </w:rPr>
          <w:fldChar w:fldCharType="end"/>
        </w:r>
        <w:r w:rsidR="006B63D6" w:rsidDel="00650ED4">
          <w:noBreakHyphen/>
        </w:r>
        <w:r w:rsidR="003D276E" w:rsidDel="00650ED4">
          <w:fldChar w:fldCharType="begin"/>
        </w:r>
        <w:r w:rsidR="003D276E" w:rsidDel="00650ED4">
          <w:delInstrText xml:space="preserve"> SEQ Figure \* ARABIC \s 1 </w:delInstrText>
        </w:r>
        <w:r w:rsidR="003D276E" w:rsidDel="00650ED4">
          <w:fldChar w:fldCharType="separate"/>
        </w:r>
        <w:r w:rsidR="00EA54C4" w:rsidDel="00650ED4">
          <w:rPr>
            <w:noProof/>
          </w:rPr>
          <w:delText>5</w:delText>
        </w:r>
        <w:r w:rsidR="003D276E" w:rsidDel="00650ED4">
          <w:rPr>
            <w:noProof/>
          </w:rPr>
          <w:fldChar w:fldCharType="end"/>
        </w:r>
        <w:bookmarkStart w:id="2685" w:name="_Toc62563726"/>
        <w:r w:rsidRPr="006238CC" w:rsidDel="00650ED4">
          <w:delText>: Thiessen polygon for catchment of Myagdi Khola Hydropower Project</w:delText>
        </w:r>
        <w:bookmarkStart w:id="2686" w:name="_Toc121824759"/>
        <w:bookmarkStart w:id="2687" w:name="_Toc121825397"/>
        <w:bookmarkStart w:id="2688" w:name="_Toc121826037"/>
        <w:bookmarkStart w:id="2689" w:name="_Toc121826901"/>
        <w:bookmarkStart w:id="2690" w:name="_Toc121834324"/>
        <w:bookmarkStart w:id="2691" w:name="_Toc125550191"/>
        <w:bookmarkStart w:id="2692" w:name="_Toc125555686"/>
        <w:bookmarkStart w:id="2693" w:name="_Toc125557558"/>
        <w:bookmarkStart w:id="2694" w:name="_Toc125559445"/>
        <w:bookmarkStart w:id="2695" w:name="_Toc125618623"/>
        <w:bookmarkStart w:id="2696" w:name="_Toc125640070"/>
        <w:bookmarkStart w:id="2697" w:name="_Toc125642285"/>
        <w:bookmarkStart w:id="2698" w:name="_Toc125974055"/>
        <w:bookmarkStart w:id="2699" w:name="_Toc125974340"/>
        <w:bookmarkStart w:id="2700" w:name="_Toc126055257"/>
        <w:bookmarkStart w:id="2701" w:name="_Toc126058049"/>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del>
    </w:p>
    <w:p w14:paraId="548E6171" w14:textId="6F683173" w:rsidR="006238CC" w:rsidRPr="00D550BD" w:rsidDel="00650ED4" w:rsidRDefault="006238CC" w:rsidP="001F4328">
      <w:pPr>
        <w:pStyle w:val="Heading3"/>
        <w:rPr>
          <w:del w:id="2702" w:author="Kumar Baral" w:date="2022-12-12T16:36:00Z"/>
        </w:rPr>
      </w:pPr>
      <w:bookmarkStart w:id="2703" w:name="_Toc62563954"/>
      <w:del w:id="2704" w:author="Kumar Baral" w:date="2022-12-12T16:36:00Z">
        <w:r w:rsidRPr="00D550BD" w:rsidDel="00650ED4">
          <w:delText>Inverse Distance Weighted Method</w:delText>
        </w:r>
        <w:bookmarkStart w:id="2705" w:name="_Toc121824760"/>
        <w:bookmarkStart w:id="2706" w:name="_Toc121825398"/>
        <w:bookmarkStart w:id="2707" w:name="_Toc121826038"/>
        <w:bookmarkStart w:id="2708" w:name="_Toc121826902"/>
        <w:bookmarkStart w:id="2709" w:name="_Toc121834325"/>
        <w:bookmarkStart w:id="2710" w:name="_Toc125550192"/>
        <w:bookmarkStart w:id="2711" w:name="_Toc125555687"/>
        <w:bookmarkStart w:id="2712" w:name="_Toc125557559"/>
        <w:bookmarkStart w:id="2713" w:name="_Toc125559446"/>
        <w:bookmarkStart w:id="2714" w:name="_Toc125618624"/>
        <w:bookmarkStart w:id="2715" w:name="_Toc125640071"/>
        <w:bookmarkStart w:id="2716" w:name="_Toc125642286"/>
        <w:bookmarkStart w:id="2717" w:name="_Toc125974056"/>
        <w:bookmarkStart w:id="2718" w:name="_Toc125974341"/>
        <w:bookmarkStart w:id="2719" w:name="_Toc126055258"/>
        <w:bookmarkStart w:id="2720" w:name="_Toc126058050"/>
        <w:bookmarkEnd w:id="2703"/>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del>
    </w:p>
    <w:p w14:paraId="753D0D9B" w14:textId="06F0FA0D" w:rsidR="006238CC" w:rsidRPr="006238CC" w:rsidDel="00650ED4" w:rsidRDefault="006238CC" w:rsidP="006238CC">
      <w:pPr>
        <w:rPr>
          <w:del w:id="2721" w:author="Kumar Baral" w:date="2022-12-12T16:36:00Z"/>
        </w:rPr>
      </w:pPr>
      <w:del w:id="2722" w:author="Kumar Baral" w:date="2022-12-12T16:36:00Z">
        <w:r w:rsidRPr="006238CC" w:rsidDel="00650ED4">
          <w:delText>In Inverse distance weighted method the weightage is assigned based on the distance between the point where rainfall is to be known and the gauged station. As the distance between the two increases the weightage decreases.</w:delText>
        </w:r>
        <w:bookmarkStart w:id="2723" w:name="_Toc121824761"/>
        <w:bookmarkStart w:id="2724" w:name="_Toc121825399"/>
        <w:bookmarkStart w:id="2725" w:name="_Toc121826039"/>
        <w:bookmarkStart w:id="2726" w:name="_Toc121826903"/>
        <w:bookmarkStart w:id="2727" w:name="_Toc121834326"/>
        <w:bookmarkStart w:id="2728" w:name="_Toc125550193"/>
        <w:bookmarkStart w:id="2729" w:name="_Toc125555688"/>
        <w:bookmarkStart w:id="2730" w:name="_Toc125557560"/>
        <w:bookmarkStart w:id="2731" w:name="_Toc125559447"/>
        <w:bookmarkStart w:id="2732" w:name="_Toc125618625"/>
        <w:bookmarkStart w:id="2733" w:name="_Toc125640072"/>
        <w:bookmarkStart w:id="2734" w:name="_Toc125642287"/>
        <w:bookmarkStart w:id="2735" w:name="_Toc125974057"/>
        <w:bookmarkStart w:id="2736" w:name="_Toc125974342"/>
        <w:bookmarkStart w:id="2737" w:name="_Toc126055259"/>
        <w:bookmarkStart w:id="2738" w:name="_Toc126058051"/>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del>
    </w:p>
    <w:p w14:paraId="30389D63" w14:textId="7F609C38" w:rsidR="00D550BD" w:rsidDel="00650ED4" w:rsidRDefault="008F6CE4" w:rsidP="00D550BD">
      <w:pPr>
        <w:keepNext/>
        <w:rPr>
          <w:del w:id="2739" w:author="Kumar Baral" w:date="2022-12-12T16:36:00Z"/>
        </w:rPr>
      </w:pPr>
      <w:del w:id="2740" w:author="Kumar Baral" w:date="2022-12-12T16:36:00Z">
        <w:r w:rsidDel="00650ED4">
          <w:rPr>
            <w:noProof/>
            <w:lang w:bidi="ne-NP"/>
          </w:rPr>
          <w:drawing>
            <wp:inline distT="0" distB="0" distL="0" distR="0" wp14:anchorId="4B4B5C91" wp14:editId="5A5C52DA">
              <wp:extent cx="4619625" cy="3419475"/>
              <wp:effectExtent l="0" t="0" r="9525" b="9525"/>
              <wp:docPr id="9"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7">
                        <a:extLst>
                          <a:ext uri="{28A0092B-C50C-407E-A947-70E740481C1C}">
                            <a14:useLocalDpi xmlns:a14="http://schemas.microsoft.com/office/drawing/2010/main" val="0"/>
                          </a:ext>
                        </a:extLst>
                      </a:blip>
                      <a:srcRect l="1459" t="1501" r="520" b="42421"/>
                      <a:stretch>
                        <a:fillRect/>
                      </a:stretch>
                    </pic:blipFill>
                    <pic:spPr bwMode="auto">
                      <a:xfrm>
                        <a:off x="0" y="0"/>
                        <a:ext cx="4619625" cy="3419475"/>
                      </a:xfrm>
                      <a:prstGeom prst="rect">
                        <a:avLst/>
                      </a:prstGeom>
                      <a:noFill/>
                      <a:ln>
                        <a:noFill/>
                      </a:ln>
                    </pic:spPr>
                  </pic:pic>
                </a:graphicData>
              </a:graphic>
            </wp:inline>
          </w:drawing>
        </w:r>
        <w:bookmarkStart w:id="2741" w:name="_Toc121824762"/>
        <w:bookmarkStart w:id="2742" w:name="_Toc121825400"/>
        <w:bookmarkStart w:id="2743" w:name="_Toc121826040"/>
        <w:bookmarkStart w:id="2744" w:name="_Toc121826904"/>
        <w:bookmarkStart w:id="2745" w:name="_Toc121834327"/>
        <w:bookmarkStart w:id="2746" w:name="_Toc125550194"/>
        <w:bookmarkStart w:id="2747" w:name="_Toc125555689"/>
        <w:bookmarkStart w:id="2748" w:name="_Toc125557561"/>
        <w:bookmarkStart w:id="2749" w:name="_Toc125559448"/>
        <w:bookmarkStart w:id="2750" w:name="_Toc125618626"/>
        <w:bookmarkStart w:id="2751" w:name="_Toc125640073"/>
        <w:bookmarkStart w:id="2752" w:name="_Toc125642288"/>
        <w:bookmarkStart w:id="2753" w:name="_Toc125974058"/>
        <w:bookmarkStart w:id="2754" w:name="_Toc125974343"/>
        <w:bookmarkStart w:id="2755" w:name="_Toc126055260"/>
        <w:bookmarkStart w:id="2756" w:name="_Toc126058052"/>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del>
    </w:p>
    <w:p w14:paraId="27881BB4" w14:textId="358EA5AB" w:rsidR="006238CC" w:rsidRPr="006238CC" w:rsidDel="00650ED4" w:rsidRDefault="00D550BD" w:rsidP="00D550BD">
      <w:pPr>
        <w:pStyle w:val="Caption"/>
        <w:rPr>
          <w:del w:id="2757" w:author="Kumar Baral" w:date="2022-12-12T16:36:00Z"/>
        </w:rPr>
      </w:pPr>
      <w:del w:id="2758" w:author="Kumar Baral" w:date="2022-12-12T16:36:00Z">
        <w:r w:rsidDel="00650ED4">
          <w:delText xml:space="preserve">Figure </w:delText>
        </w:r>
        <w:r w:rsidR="003D276E" w:rsidDel="00650ED4">
          <w:fldChar w:fldCharType="begin"/>
        </w:r>
        <w:r w:rsidR="003D276E" w:rsidDel="00650ED4">
          <w:delInstrText xml:space="preserve"> STYLEREF 1 \s </w:delInstrText>
        </w:r>
        <w:r w:rsidR="003D276E" w:rsidDel="00650ED4">
          <w:fldChar w:fldCharType="separate"/>
        </w:r>
        <w:r w:rsidR="00EA54C4" w:rsidDel="00650ED4">
          <w:rPr>
            <w:noProof/>
          </w:rPr>
          <w:delText>2</w:delText>
        </w:r>
        <w:r w:rsidR="003D276E" w:rsidDel="00650ED4">
          <w:rPr>
            <w:noProof/>
          </w:rPr>
          <w:fldChar w:fldCharType="end"/>
        </w:r>
        <w:r w:rsidR="006B63D6" w:rsidDel="00650ED4">
          <w:noBreakHyphen/>
        </w:r>
        <w:r w:rsidR="003D276E" w:rsidDel="00650ED4">
          <w:fldChar w:fldCharType="begin"/>
        </w:r>
        <w:r w:rsidR="003D276E" w:rsidDel="00650ED4">
          <w:delInstrText xml:space="preserve"> SEQ Figure \* ARABIC \s 1 </w:delInstrText>
        </w:r>
        <w:r w:rsidR="003D276E" w:rsidDel="00650ED4">
          <w:fldChar w:fldCharType="separate"/>
        </w:r>
        <w:r w:rsidR="00EA54C4" w:rsidDel="00650ED4">
          <w:rPr>
            <w:noProof/>
          </w:rPr>
          <w:delText>6</w:delText>
        </w:r>
        <w:r w:rsidR="003D276E" w:rsidDel="00650ED4">
          <w:rPr>
            <w:noProof/>
          </w:rPr>
          <w:fldChar w:fldCharType="end"/>
        </w:r>
        <w:bookmarkStart w:id="2759" w:name="_Toc62563727"/>
        <w:r w:rsidR="006238CC" w:rsidRPr="006238CC" w:rsidDel="00650ED4">
          <w:delText>: Inverse distance weighted map for catchment of Myagdi Khola hydropower project</w:delText>
        </w:r>
        <w:bookmarkStart w:id="2760" w:name="_Toc121824763"/>
        <w:bookmarkStart w:id="2761" w:name="_Toc121825401"/>
        <w:bookmarkStart w:id="2762" w:name="_Toc121826041"/>
        <w:bookmarkStart w:id="2763" w:name="_Toc121826905"/>
        <w:bookmarkStart w:id="2764" w:name="_Toc121834328"/>
        <w:bookmarkStart w:id="2765" w:name="_Toc125550195"/>
        <w:bookmarkStart w:id="2766" w:name="_Toc125555690"/>
        <w:bookmarkStart w:id="2767" w:name="_Toc125557562"/>
        <w:bookmarkStart w:id="2768" w:name="_Toc125559449"/>
        <w:bookmarkStart w:id="2769" w:name="_Toc125618627"/>
        <w:bookmarkStart w:id="2770" w:name="_Toc125640074"/>
        <w:bookmarkStart w:id="2771" w:name="_Toc125642289"/>
        <w:bookmarkStart w:id="2772" w:name="_Toc125974059"/>
        <w:bookmarkStart w:id="2773" w:name="_Toc125974344"/>
        <w:bookmarkStart w:id="2774" w:name="_Toc126055261"/>
        <w:bookmarkStart w:id="2775" w:name="_Toc126058053"/>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del>
    </w:p>
    <w:p w14:paraId="2B9B9DCF" w14:textId="3B5EEC4E" w:rsidR="006238CC" w:rsidRPr="006238CC" w:rsidDel="00650ED4" w:rsidRDefault="006238CC" w:rsidP="006238CC">
      <w:pPr>
        <w:rPr>
          <w:del w:id="2776" w:author="Kumar Baral" w:date="2022-12-12T16:36:00Z"/>
        </w:rPr>
      </w:pPr>
      <w:del w:id="2777" w:author="Kumar Baral" w:date="2022-12-12T16:36:00Z">
        <w:r w:rsidRPr="006238CC" w:rsidDel="00650ED4">
          <w:delText>The rainfall estimated from the Inverse distance weighted method has been adopted for further study. Hence the annual average rainfall in the project catchment is estimated to be 1735.45mm.</w:delText>
        </w:r>
        <w:bookmarkStart w:id="2778" w:name="_Toc121824764"/>
        <w:bookmarkStart w:id="2779" w:name="_Toc121825402"/>
        <w:bookmarkStart w:id="2780" w:name="_Toc121826042"/>
        <w:bookmarkStart w:id="2781" w:name="_Toc121826906"/>
        <w:bookmarkStart w:id="2782" w:name="_Toc121834329"/>
        <w:bookmarkStart w:id="2783" w:name="_Toc125550196"/>
        <w:bookmarkStart w:id="2784" w:name="_Toc125555691"/>
        <w:bookmarkStart w:id="2785" w:name="_Toc125557563"/>
        <w:bookmarkStart w:id="2786" w:name="_Toc125559450"/>
        <w:bookmarkStart w:id="2787" w:name="_Toc125618628"/>
        <w:bookmarkStart w:id="2788" w:name="_Toc125640075"/>
        <w:bookmarkStart w:id="2789" w:name="_Toc125642290"/>
        <w:bookmarkStart w:id="2790" w:name="_Toc125974060"/>
        <w:bookmarkStart w:id="2791" w:name="_Toc125974345"/>
        <w:bookmarkStart w:id="2792" w:name="_Toc126055262"/>
        <w:bookmarkStart w:id="2793" w:name="_Toc126058054"/>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del>
    </w:p>
    <w:p w14:paraId="0C01EABD" w14:textId="2F9AE158" w:rsidR="006238CC" w:rsidRDefault="00347AC2" w:rsidP="00573E74">
      <w:pPr>
        <w:pStyle w:val="Heading2"/>
        <w:rPr>
          <w:ins w:id="2794" w:author="Kumar Baral" w:date="2022-12-12T16:37:00Z"/>
        </w:rPr>
      </w:pPr>
      <w:bookmarkStart w:id="2795" w:name="_Toc126058055"/>
      <w:bookmarkStart w:id="2796" w:name="_Toc402364319"/>
      <w:bookmarkStart w:id="2797" w:name="_Toc474766069"/>
      <w:bookmarkStart w:id="2798" w:name="_Toc62563955"/>
      <w:ins w:id="2799" w:author="Kumar Baral" w:date="2022-12-12T16:36:00Z">
        <w:r>
          <w:t>Long Term Mean Monthly Flow</w:t>
        </w:r>
      </w:ins>
      <w:bookmarkEnd w:id="2795"/>
      <w:del w:id="2800" w:author="Kumar Baral" w:date="2022-12-12T16:36:00Z">
        <w:r w:rsidR="006238CC" w:rsidRPr="006238CC" w:rsidDel="00347AC2">
          <w:delText>Flow Measurement</w:delText>
        </w:r>
      </w:del>
      <w:bookmarkEnd w:id="2796"/>
      <w:bookmarkEnd w:id="2797"/>
      <w:bookmarkEnd w:id="2798"/>
      <w:r w:rsidR="006238CC" w:rsidRPr="006238CC">
        <w:t xml:space="preserve"> </w:t>
      </w:r>
    </w:p>
    <w:p w14:paraId="011976E3" w14:textId="3D142BC2" w:rsidR="002A46D1" w:rsidRDefault="002A46D1" w:rsidP="002A46D1">
      <w:pPr>
        <w:pStyle w:val="Heading3"/>
      </w:pPr>
      <w:bookmarkStart w:id="2801" w:name="_Toc126058056"/>
      <w:bookmarkStart w:id="2802" w:name="_Toc92369059"/>
      <w:bookmarkStart w:id="2803" w:name="_Toc92876304"/>
      <w:r>
        <w:t>Direct measured data</w:t>
      </w:r>
      <w:bookmarkEnd w:id="2801"/>
    </w:p>
    <w:p w14:paraId="72D08602" w14:textId="3451AB5D" w:rsidR="005C2E26" w:rsidRDefault="005C2E26" w:rsidP="005C2E26">
      <w:pPr>
        <w:rPr>
          <w:rFonts w:eastAsiaTheme="minorHAnsi" w:cstheme="minorBidi"/>
          <w:szCs w:val="22"/>
        </w:rPr>
      </w:pPr>
      <w:r w:rsidRPr="003446EB">
        <w:rPr>
          <w:rFonts w:eastAsiaTheme="minorHAnsi" w:cstheme="minorBidi"/>
          <w:szCs w:val="22"/>
        </w:rPr>
        <w:t>Long-term mean monthly flow is a critical component of hydropower project design and management, as it affects the energy production and efficiency of the project. In the context of hydropower projects, long-term mean monthly flow refers to the average flow of water in a river or stream over a period of several decades.</w:t>
      </w:r>
    </w:p>
    <w:p w14:paraId="3C27F164" w14:textId="1CDB582E" w:rsidR="003A45A2" w:rsidRPr="003446EB" w:rsidRDefault="003A45A2" w:rsidP="005C2E26">
      <w:pPr>
        <w:rPr>
          <w:rFonts w:eastAsiaTheme="minorHAnsi" w:cstheme="minorBidi"/>
          <w:szCs w:val="22"/>
        </w:rPr>
      </w:pPr>
      <w:r>
        <w:rPr>
          <w:noProof/>
          <w:lang w:bidi="ne-NP"/>
        </w:rPr>
        <w:lastRenderedPageBreak/>
        <w:drawing>
          <wp:inline distT="0" distB="0" distL="0" distR="0" wp14:anchorId="25D293C9" wp14:editId="5B2E3FD7">
            <wp:extent cx="5934075" cy="2943225"/>
            <wp:effectExtent l="0" t="0" r="9525" b="952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FD577AB" w14:textId="77777777" w:rsidR="003A45A2" w:rsidRDefault="003A45A2" w:rsidP="005C2E26">
      <w:pPr>
        <w:rPr>
          <w:rFonts w:eastAsiaTheme="minorHAnsi" w:cstheme="minorBidi"/>
          <w:szCs w:val="22"/>
        </w:rPr>
      </w:pPr>
    </w:p>
    <w:p w14:paraId="44B1EA38" w14:textId="5D31BA93" w:rsidR="005C2E26" w:rsidRDefault="005C2E26" w:rsidP="005C2E26">
      <w:pPr>
        <w:rPr>
          <w:rFonts w:eastAsiaTheme="minorHAnsi" w:cstheme="minorBidi"/>
          <w:szCs w:val="22"/>
        </w:rPr>
      </w:pPr>
      <w:r w:rsidRPr="003446EB">
        <w:rPr>
          <w:rFonts w:eastAsiaTheme="minorHAnsi" w:cstheme="minorBidi"/>
          <w:szCs w:val="22"/>
        </w:rPr>
        <w:t>Hydropower projects rely on a consistent flow of water to generate energy, and the long-term mean monthly flow provides crucial information about the availability and reliability of this resource. By understanding the long-term mean monthly flow of a river or stream, hydropower project developers can design and operate the project in a manner that optimizes energy production while also considering the impacts on the river and its associated ecosystems.</w:t>
      </w:r>
    </w:p>
    <w:p w14:paraId="57CF72CA" w14:textId="433BD594" w:rsidR="003D3773" w:rsidRPr="003446EB" w:rsidRDefault="003D3773" w:rsidP="005C2E26">
      <w:pPr>
        <w:rPr>
          <w:rFonts w:eastAsiaTheme="minorHAnsi" w:cstheme="minorBidi"/>
          <w:szCs w:val="22"/>
        </w:rPr>
      </w:pPr>
      <w:r>
        <w:rPr>
          <w:noProof/>
          <w:lang w:bidi="ne-NP"/>
        </w:rPr>
        <w:drawing>
          <wp:inline distT="0" distB="0" distL="0" distR="0" wp14:anchorId="697D6F7F" wp14:editId="789F1146">
            <wp:extent cx="5960745" cy="3609975"/>
            <wp:effectExtent l="0" t="0" r="1905"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8734AF8" w14:textId="77777777" w:rsidR="005C2E26" w:rsidRPr="003446EB" w:rsidRDefault="005C2E26" w:rsidP="005C2E26">
      <w:pPr>
        <w:rPr>
          <w:rFonts w:eastAsiaTheme="minorHAnsi" w:cstheme="minorBidi"/>
          <w:szCs w:val="22"/>
        </w:rPr>
      </w:pPr>
      <w:r w:rsidRPr="003446EB">
        <w:rPr>
          <w:rFonts w:eastAsiaTheme="minorHAnsi" w:cstheme="minorBidi"/>
          <w:szCs w:val="22"/>
        </w:rPr>
        <w:t xml:space="preserve">In the context of hydropower projects, the long-term mean monthly flow is used to estimate the potential energy generation of the project, and to determine the size and capacity of the project's infrastructure. This information is critical for the planning and design of the project, as it helps to ensure that the project </w:t>
      </w:r>
      <w:r w:rsidRPr="003446EB">
        <w:rPr>
          <w:rFonts w:eastAsiaTheme="minorHAnsi" w:cstheme="minorBidi"/>
          <w:szCs w:val="22"/>
        </w:rPr>
        <w:lastRenderedPageBreak/>
        <w:t>is appropriately sized to meet the energy needs of the region, while also ensuring that the project operates in a sustainable and responsible manner.</w:t>
      </w:r>
    </w:p>
    <w:p w14:paraId="7A100A1F" w14:textId="77777777" w:rsidR="005C2E26" w:rsidRPr="003446EB" w:rsidRDefault="005C2E26" w:rsidP="005C2E26">
      <w:pPr>
        <w:rPr>
          <w:rFonts w:eastAsiaTheme="minorHAnsi" w:cstheme="minorBidi"/>
          <w:szCs w:val="22"/>
        </w:rPr>
      </w:pPr>
      <w:r w:rsidRPr="003446EB">
        <w:rPr>
          <w:rFonts w:eastAsiaTheme="minorHAnsi" w:cstheme="minorBidi"/>
          <w:szCs w:val="22"/>
        </w:rPr>
        <w:t>The long-term mean monthly flow also helps to inform decisions about the operation of the project, including the scheduling of energy generation, the management of water releases, and the maintenance of the project's infrastructure. By understanding the long-term mean monthly flow, hydropower project managers can optimize the project's operation and efficiency, and ensure that the project is meeting the energy needs of the region while also protecting and preserving the health of the river and its associated ecosystems.</w:t>
      </w:r>
    </w:p>
    <w:p w14:paraId="5461352E" w14:textId="77777777" w:rsidR="005C2E26" w:rsidRDefault="005C2E26" w:rsidP="005C2E26">
      <w:r>
        <w:t xml:space="preserve">The Mean monthly flow from the collect data over the period of 29 years of data is presented in the </w:t>
      </w:r>
    </w:p>
    <w:p w14:paraId="30421189" w14:textId="4030CAD9" w:rsidR="005C2E26" w:rsidRDefault="00166AD4" w:rsidP="00166AD4">
      <w:pPr>
        <w:pStyle w:val="Caption"/>
      </w:pPr>
      <w:bookmarkStart w:id="2804" w:name="_Toc126055282"/>
      <w:r>
        <w:t xml:space="preserve">Table </w:t>
      </w:r>
      <w:fldSimple w:instr=" STYLEREF 1 \s ">
        <w:r w:rsidR="00C27344">
          <w:rPr>
            <w:noProof/>
          </w:rPr>
          <w:t>1</w:t>
        </w:r>
      </w:fldSimple>
      <w:r w:rsidR="00C27344">
        <w:noBreakHyphen/>
      </w:r>
      <w:fldSimple w:instr=" SEQ Table \* ARABIC \s 1 ">
        <w:r w:rsidR="00C27344">
          <w:rPr>
            <w:noProof/>
          </w:rPr>
          <w:t>2</w:t>
        </w:r>
      </w:fldSimple>
      <w:r w:rsidR="005F6047">
        <w:t>: Mean Monthly Flow of Jhimruk River</w:t>
      </w:r>
      <w:bookmarkEnd w:id="2804"/>
    </w:p>
    <w:tbl>
      <w:tblPr>
        <w:tblW w:w="44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5321"/>
      </w:tblGrid>
      <w:tr w:rsidR="005C2E26" w:rsidRPr="00CC72F6" w14:paraId="2BDF9218" w14:textId="77777777" w:rsidTr="000D028B">
        <w:trPr>
          <w:trHeight w:val="319"/>
          <w:tblHeader/>
        </w:trPr>
        <w:tc>
          <w:tcPr>
            <w:tcW w:w="1782" w:type="pct"/>
            <w:shd w:val="clear" w:color="auto" w:fill="D9D9D9" w:themeFill="background1" w:themeFillShade="D9"/>
            <w:noWrap/>
            <w:vAlign w:val="center"/>
            <w:hideMark/>
          </w:tcPr>
          <w:p w14:paraId="71A776DB" w14:textId="77777777" w:rsidR="005C2E26" w:rsidRPr="00CC72F6" w:rsidRDefault="005C2E26" w:rsidP="00185774">
            <w:pPr>
              <w:spacing w:after="0" w:line="240" w:lineRule="auto"/>
              <w:jc w:val="center"/>
              <w:rPr>
                <w:rFonts w:cs="Calibri"/>
                <w:b/>
                <w:bCs/>
                <w:color w:val="000000"/>
                <w:lang w:bidi="ne-NP"/>
              </w:rPr>
            </w:pPr>
            <w:r w:rsidRPr="00CC72F6">
              <w:rPr>
                <w:rFonts w:cs="Calibri"/>
                <w:b/>
                <w:bCs/>
                <w:color w:val="000000"/>
                <w:lang w:bidi="ne-NP"/>
              </w:rPr>
              <w:t>Month</w:t>
            </w:r>
          </w:p>
        </w:tc>
        <w:tc>
          <w:tcPr>
            <w:tcW w:w="3218" w:type="pct"/>
            <w:shd w:val="clear" w:color="auto" w:fill="D9D9D9" w:themeFill="background1" w:themeFillShade="D9"/>
            <w:noWrap/>
            <w:vAlign w:val="center"/>
            <w:hideMark/>
          </w:tcPr>
          <w:p w14:paraId="40879157" w14:textId="77777777" w:rsidR="005C2E26" w:rsidRPr="00CC72F6" w:rsidRDefault="005C2E26" w:rsidP="00185774">
            <w:pPr>
              <w:spacing w:after="0" w:line="240" w:lineRule="auto"/>
              <w:jc w:val="center"/>
              <w:rPr>
                <w:rFonts w:cs="Calibri"/>
                <w:b/>
                <w:bCs/>
                <w:color w:val="000000"/>
                <w:lang w:bidi="ne-NP"/>
              </w:rPr>
            </w:pPr>
            <w:r w:rsidRPr="00CC72F6">
              <w:rPr>
                <w:rFonts w:cs="Calibri"/>
                <w:b/>
                <w:bCs/>
                <w:color w:val="000000"/>
                <w:lang w:bidi="ne-NP"/>
              </w:rPr>
              <w:t>Discharge (m3/s)</w:t>
            </w:r>
          </w:p>
        </w:tc>
      </w:tr>
      <w:tr w:rsidR="005C2E26" w:rsidRPr="00CC72F6" w14:paraId="08E9024B" w14:textId="77777777" w:rsidTr="000D028B">
        <w:trPr>
          <w:trHeight w:val="319"/>
        </w:trPr>
        <w:tc>
          <w:tcPr>
            <w:tcW w:w="1782" w:type="pct"/>
            <w:shd w:val="clear" w:color="auto" w:fill="auto"/>
            <w:noWrap/>
            <w:vAlign w:val="center"/>
            <w:hideMark/>
          </w:tcPr>
          <w:p w14:paraId="3AF4743E"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Baishakh</w:t>
            </w:r>
            <w:proofErr w:type="spellEnd"/>
          </w:p>
        </w:tc>
        <w:tc>
          <w:tcPr>
            <w:tcW w:w="3218" w:type="pct"/>
            <w:shd w:val="clear" w:color="auto" w:fill="auto"/>
            <w:noWrap/>
            <w:vAlign w:val="center"/>
            <w:hideMark/>
          </w:tcPr>
          <w:p w14:paraId="4F1C39FA"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3.69</w:t>
            </w:r>
          </w:p>
        </w:tc>
      </w:tr>
      <w:tr w:rsidR="005C2E26" w:rsidRPr="00CC72F6" w14:paraId="110746C8" w14:textId="77777777" w:rsidTr="000D028B">
        <w:trPr>
          <w:trHeight w:val="319"/>
        </w:trPr>
        <w:tc>
          <w:tcPr>
            <w:tcW w:w="1782" w:type="pct"/>
            <w:shd w:val="clear" w:color="auto" w:fill="auto"/>
            <w:noWrap/>
            <w:vAlign w:val="center"/>
            <w:hideMark/>
          </w:tcPr>
          <w:p w14:paraId="6E099BE2"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Jestha</w:t>
            </w:r>
            <w:proofErr w:type="spellEnd"/>
          </w:p>
        </w:tc>
        <w:tc>
          <w:tcPr>
            <w:tcW w:w="3218" w:type="pct"/>
            <w:shd w:val="clear" w:color="auto" w:fill="auto"/>
            <w:noWrap/>
            <w:vAlign w:val="center"/>
            <w:hideMark/>
          </w:tcPr>
          <w:p w14:paraId="01AE267D"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6.38</w:t>
            </w:r>
          </w:p>
        </w:tc>
      </w:tr>
      <w:tr w:rsidR="005C2E26" w:rsidRPr="00CC72F6" w14:paraId="5CC79718" w14:textId="77777777" w:rsidTr="000D028B">
        <w:trPr>
          <w:trHeight w:val="319"/>
        </w:trPr>
        <w:tc>
          <w:tcPr>
            <w:tcW w:w="1782" w:type="pct"/>
            <w:shd w:val="clear" w:color="auto" w:fill="auto"/>
            <w:noWrap/>
            <w:vAlign w:val="center"/>
            <w:hideMark/>
          </w:tcPr>
          <w:p w14:paraId="5F331111"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Ashadh</w:t>
            </w:r>
            <w:proofErr w:type="spellEnd"/>
          </w:p>
        </w:tc>
        <w:tc>
          <w:tcPr>
            <w:tcW w:w="3218" w:type="pct"/>
            <w:shd w:val="clear" w:color="auto" w:fill="auto"/>
            <w:noWrap/>
            <w:vAlign w:val="center"/>
            <w:hideMark/>
          </w:tcPr>
          <w:p w14:paraId="4522A2AD"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36.22</w:t>
            </w:r>
          </w:p>
        </w:tc>
      </w:tr>
      <w:tr w:rsidR="005C2E26" w:rsidRPr="00CC72F6" w14:paraId="2684C529" w14:textId="77777777" w:rsidTr="000D028B">
        <w:trPr>
          <w:trHeight w:val="319"/>
        </w:trPr>
        <w:tc>
          <w:tcPr>
            <w:tcW w:w="1782" w:type="pct"/>
            <w:shd w:val="clear" w:color="auto" w:fill="auto"/>
            <w:noWrap/>
            <w:vAlign w:val="center"/>
            <w:hideMark/>
          </w:tcPr>
          <w:p w14:paraId="6FFC6229"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Shrawan</w:t>
            </w:r>
            <w:proofErr w:type="spellEnd"/>
          </w:p>
        </w:tc>
        <w:tc>
          <w:tcPr>
            <w:tcW w:w="3218" w:type="pct"/>
            <w:shd w:val="clear" w:color="auto" w:fill="auto"/>
            <w:noWrap/>
            <w:vAlign w:val="center"/>
            <w:hideMark/>
          </w:tcPr>
          <w:p w14:paraId="404EB50F"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75.01</w:t>
            </w:r>
          </w:p>
        </w:tc>
      </w:tr>
      <w:tr w:rsidR="005C2E26" w:rsidRPr="00CC72F6" w14:paraId="223CF5DE" w14:textId="77777777" w:rsidTr="000D028B">
        <w:trPr>
          <w:trHeight w:val="319"/>
        </w:trPr>
        <w:tc>
          <w:tcPr>
            <w:tcW w:w="1782" w:type="pct"/>
            <w:shd w:val="clear" w:color="auto" w:fill="auto"/>
            <w:noWrap/>
            <w:vAlign w:val="center"/>
            <w:hideMark/>
          </w:tcPr>
          <w:p w14:paraId="4E8C7F06"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Bhadra</w:t>
            </w:r>
            <w:proofErr w:type="spellEnd"/>
          </w:p>
        </w:tc>
        <w:tc>
          <w:tcPr>
            <w:tcW w:w="3218" w:type="pct"/>
            <w:shd w:val="clear" w:color="auto" w:fill="auto"/>
            <w:noWrap/>
            <w:vAlign w:val="center"/>
            <w:hideMark/>
          </w:tcPr>
          <w:p w14:paraId="7EF1EDCE"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75.34</w:t>
            </w:r>
          </w:p>
        </w:tc>
      </w:tr>
      <w:tr w:rsidR="005C2E26" w:rsidRPr="00CC72F6" w14:paraId="084BA1B3" w14:textId="77777777" w:rsidTr="000D028B">
        <w:trPr>
          <w:trHeight w:val="319"/>
        </w:trPr>
        <w:tc>
          <w:tcPr>
            <w:tcW w:w="1782" w:type="pct"/>
            <w:shd w:val="clear" w:color="auto" w:fill="auto"/>
            <w:noWrap/>
            <w:vAlign w:val="center"/>
            <w:hideMark/>
          </w:tcPr>
          <w:p w14:paraId="17B10D35"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Ashwin</w:t>
            </w:r>
            <w:proofErr w:type="spellEnd"/>
          </w:p>
        </w:tc>
        <w:tc>
          <w:tcPr>
            <w:tcW w:w="3218" w:type="pct"/>
            <w:shd w:val="clear" w:color="auto" w:fill="auto"/>
            <w:noWrap/>
            <w:vAlign w:val="center"/>
            <w:hideMark/>
          </w:tcPr>
          <w:p w14:paraId="7E546FA2"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43.92</w:t>
            </w:r>
          </w:p>
        </w:tc>
      </w:tr>
      <w:tr w:rsidR="005C2E26" w:rsidRPr="00CC72F6" w14:paraId="703A8C72" w14:textId="77777777" w:rsidTr="000D028B">
        <w:trPr>
          <w:trHeight w:val="319"/>
        </w:trPr>
        <w:tc>
          <w:tcPr>
            <w:tcW w:w="1782" w:type="pct"/>
            <w:shd w:val="clear" w:color="auto" w:fill="auto"/>
            <w:noWrap/>
            <w:vAlign w:val="center"/>
            <w:hideMark/>
          </w:tcPr>
          <w:p w14:paraId="58870FA4"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Kartik</w:t>
            </w:r>
            <w:proofErr w:type="spellEnd"/>
          </w:p>
        </w:tc>
        <w:tc>
          <w:tcPr>
            <w:tcW w:w="3218" w:type="pct"/>
            <w:shd w:val="clear" w:color="auto" w:fill="auto"/>
            <w:noWrap/>
            <w:vAlign w:val="center"/>
            <w:hideMark/>
          </w:tcPr>
          <w:p w14:paraId="506FE895"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16.98</w:t>
            </w:r>
          </w:p>
        </w:tc>
      </w:tr>
      <w:tr w:rsidR="005C2E26" w:rsidRPr="00CC72F6" w14:paraId="6C570603" w14:textId="77777777" w:rsidTr="000D028B">
        <w:trPr>
          <w:trHeight w:val="319"/>
        </w:trPr>
        <w:tc>
          <w:tcPr>
            <w:tcW w:w="1782" w:type="pct"/>
            <w:shd w:val="clear" w:color="auto" w:fill="auto"/>
            <w:noWrap/>
            <w:vAlign w:val="center"/>
            <w:hideMark/>
          </w:tcPr>
          <w:p w14:paraId="112AD5F9"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Mangsir</w:t>
            </w:r>
            <w:proofErr w:type="spellEnd"/>
          </w:p>
        </w:tc>
        <w:tc>
          <w:tcPr>
            <w:tcW w:w="3218" w:type="pct"/>
            <w:shd w:val="clear" w:color="auto" w:fill="auto"/>
            <w:noWrap/>
            <w:vAlign w:val="center"/>
            <w:hideMark/>
          </w:tcPr>
          <w:p w14:paraId="335F5BF1"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9.07</w:t>
            </w:r>
          </w:p>
        </w:tc>
      </w:tr>
      <w:tr w:rsidR="005C2E26" w:rsidRPr="00CC72F6" w14:paraId="54CFCA69" w14:textId="77777777" w:rsidTr="000D028B">
        <w:trPr>
          <w:trHeight w:val="319"/>
        </w:trPr>
        <w:tc>
          <w:tcPr>
            <w:tcW w:w="1782" w:type="pct"/>
            <w:shd w:val="clear" w:color="auto" w:fill="auto"/>
            <w:noWrap/>
            <w:vAlign w:val="center"/>
            <w:hideMark/>
          </w:tcPr>
          <w:p w14:paraId="618E9CA5"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Poush</w:t>
            </w:r>
            <w:proofErr w:type="spellEnd"/>
          </w:p>
        </w:tc>
        <w:tc>
          <w:tcPr>
            <w:tcW w:w="3218" w:type="pct"/>
            <w:shd w:val="clear" w:color="auto" w:fill="auto"/>
            <w:noWrap/>
            <w:vAlign w:val="center"/>
            <w:hideMark/>
          </w:tcPr>
          <w:p w14:paraId="371C5403"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6.66</w:t>
            </w:r>
          </w:p>
        </w:tc>
      </w:tr>
      <w:tr w:rsidR="005C2E26" w:rsidRPr="00CC72F6" w14:paraId="16B0FE9C" w14:textId="77777777" w:rsidTr="000D028B">
        <w:trPr>
          <w:trHeight w:val="319"/>
        </w:trPr>
        <w:tc>
          <w:tcPr>
            <w:tcW w:w="1782" w:type="pct"/>
            <w:shd w:val="clear" w:color="auto" w:fill="auto"/>
            <w:noWrap/>
            <w:vAlign w:val="center"/>
            <w:hideMark/>
          </w:tcPr>
          <w:p w14:paraId="4294F762"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Magh</w:t>
            </w:r>
            <w:proofErr w:type="spellEnd"/>
          </w:p>
        </w:tc>
        <w:tc>
          <w:tcPr>
            <w:tcW w:w="3218" w:type="pct"/>
            <w:shd w:val="clear" w:color="auto" w:fill="auto"/>
            <w:noWrap/>
            <w:vAlign w:val="center"/>
            <w:hideMark/>
          </w:tcPr>
          <w:p w14:paraId="67E35140"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5.72</w:t>
            </w:r>
          </w:p>
        </w:tc>
      </w:tr>
      <w:tr w:rsidR="005C2E26" w:rsidRPr="00CC72F6" w14:paraId="2D78820D" w14:textId="77777777" w:rsidTr="000D028B">
        <w:trPr>
          <w:trHeight w:val="319"/>
        </w:trPr>
        <w:tc>
          <w:tcPr>
            <w:tcW w:w="1782" w:type="pct"/>
            <w:shd w:val="clear" w:color="auto" w:fill="auto"/>
            <w:noWrap/>
            <w:vAlign w:val="center"/>
            <w:hideMark/>
          </w:tcPr>
          <w:p w14:paraId="1F2471E7"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Falgun</w:t>
            </w:r>
            <w:proofErr w:type="spellEnd"/>
          </w:p>
        </w:tc>
        <w:tc>
          <w:tcPr>
            <w:tcW w:w="3218" w:type="pct"/>
            <w:shd w:val="clear" w:color="auto" w:fill="auto"/>
            <w:noWrap/>
            <w:vAlign w:val="center"/>
            <w:hideMark/>
          </w:tcPr>
          <w:p w14:paraId="54326C7B"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4.81</w:t>
            </w:r>
          </w:p>
        </w:tc>
      </w:tr>
      <w:tr w:rsidR="005C2E26" w:rsidRPr="00CC72F6" w14:paraId="76AC2B86" w14:textId="77777777" w:rsidTr="000D028B">
        <w:trPr>
          <w:trHeight w:val="319"/>
        </w:trPr>
        <w:tc>
          <w:tcPr>
            <w:tcW w:w="1782" w:type="pct"/>
            <w:shd w:val="clear" w:color="auto" w:fill="auto"/>
            <w:noWrap/>
            <w:vAlign w:val="center"/>
            <w:hideMark/>
          </w:tcPr>
          <w:p w14:paraId="0321FEA0"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Chaitra</w:t>
            </w:r>
          </w:p>
        </w:tc>
        <w:tc>
          <w:tcPr>
            <w:tcW w:w="3218" w:type="pct"/>
            <w:shd w:val="clear" w:color="auto" w:fill="auto"/>
            <w:noWrap/>
            <w:vAlign w:val="center"/>
            <w:hideMark/>
          </w:tcPr>
          <w:p w14:paraId="4A31E1B1"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4.00</w:t>
            </w:r>
          </w:p>
        </w:tc>
      </w:tr>
    </w:tbl>
    <w:p w14:paraId="460EBDEC" w14:textId="77777777" w:rsidR="005C2E26" w:rsidRDefault="005C2E26" w:rsidP="005C2E26"/>
    <w:p w14:paraId="3E98E585" w14:textId="77777777" w:rsidR="005C2E26" w:rsidRDefault="005C2E26" w:rsidP="005C2E26">
      <w:r>
        <w:rPr>
          <w:noProof/>
          <w:lang w:bidi="ne-NP"/>
        </w:rPr>
        <w:lastRenderedPageBreak/>
        <w:drawing>
          <wp:inline distT="0" distB="0" distL="0" distR="0" wp14:anchorId="347DB414" wp14:editId="196EFC0F">
            <wp:extent cx="5267325" cy="3190875"/>
            <wp:effectExtent l="0" t="0" r="9525" b="952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AA9F08B" w14:textId="1EA959FB" w:rsidR="005C2E26" w:rsidRDefault="005F6047" w:rsidP="005F6047">
      <w:pPr>
        <w:pStyle w:val="Caption"/>
      </w:pPr>
      <w:bookmarkStart w:id="2805" w:name="_Toc126058072"/>
      <w:r>
        <w:t xml:space="preserve">Figure </w:t>
      </w:r>
      <w:fldSimple w:instr=" STYLEREF 1 \s ">
        <w:r w:rsidR="002E2821">
          <w:rPr>
            <w:noProof/>
          </w:rPr>
          <w:t>1</w:t>
        </w:r>
      </w:fldSimple>
      <w:r w:rsidR="002E2821">
        <w:noBreakHyphen/>
      </w:r>
      <w:fldSimple w:instr=" SEQ Figure \* ARABIC \s 1 ">
        <w:r w:rsidR="002E2821">
          <w:rPr>
            <w:noProof/>
          </w:rPr>
          <w:t>1</w:t>
        </w:r>
      </w:fldSimple>
      <w:r>
        <w:t>: Hydrographical representation of Mean Monthly flow of Jhimruk River</w:t>
      </w:r>
      <w:bookmarkEnd w:id="2805"/>
    </w:p>
    <w:p w14:paraId="49DF86BF" w14:textId="77777777" w:rsidR="005C2E26" w:rsidRPr="005C2E26" w:rsidRDefault="005C2E26" w:rsidP="005C2E26"/>
    <w:p w14:paraId="5E0F430A" w14:textId="297A7F69" w:rsidR="002E2821" w:rsidRDefault="002A46D1" w:rsidP="002E2821">
      <w:pPr>
        <w:pStyle w:val="Heading3"/>
      </w:pPr>
      <w:bookmarkStart w:id="2806" w:name="_Toc126058057"/>
      <w:bookmarkEnd w:id="2802"/>
      <w:bookmarkEnd w:id="2803"/>
      <w:proofErr w:type="spellStart"/>
      <w:r>
        <w:lastRenderedPageBreak/>
        <w:t>Comparision</w:t>
      </w:r>
      <w:proofErr w:type="spellEnd"/>
      <w:r>
        <w:t xml:space="preserve"> with implemented Mean Monthly Flow</w:t>
      </w:r>
      <w:bookmarkEnd w:id="2806"/>
    </w:p>
    <w:p w14:paraId="2B892AD0" w14:textId="55167DFB" w:rsidR="002E2821" w:rsidRPr="002E2821" w:rsidRDefault="00170DF3" w:rsidP="002E2821">
      <w:r>
        <w:rPr>
          <w:noProof/>
          <w:lang w:bidi="ne-NP"/>
        </w:rPr>
        <w:drawing>
          <wp:inline distT="0" distB="0" distL="0" distR="0" wp14:anchorId="5AEBF59A" wp14:editId="41AB0E20">
            <wp:extent cx="5960745" cy="4782185"/>
            <wp:effectExtent l="0" t="0" r="1905" b="1841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21F0399" w14:textId="35F06C65" w:rsidR="002E2821" w:rsidRPr="002E2821" w:rsidRDefault="002E2821" w:rsidP="002E2821">
      <w:pPr>
        <w:rPr>
          <w:ins w:id="2807" w:author="Kumar Baral" w:date="2022-12-12T16:39:00Z"/>
        </w:rPr>
      </w:pPr>
    </w:p>
    <w:p w14:paraId="2CC001FD" w14:textId="51583E4B" w:rsidR="00347AC2" w:rsidRDefault="002E2821" w:rsidP="002E2821">
      <w:pPr>
        <w:pStyle w:val="Caption"/>
      </w:pPr>
      <w:bookmarkStart w:id="2808" w:name="_Toc126058073"/>
      <w:bookmarkStart w:id="2809" w:name="_Toc90989301"/>
      <w:bookmarkStart w:id="2810" w:name="_Toc91255217"/>
      <w:r>
        <w:t xml:space="preserve">Figure </w:t>
      </w:r>
      <w:fldSimple w:instr=" STYLEREF 1 \s ">
        <w:r>
          <w:rPr>
            <w:noProof/>
          </w:rPr>
          <w:t>1</w:t>
        </w:r>
      </w:fldSimple>
      <w:r>
        <w:noBreakHyphen/>
      </w:r>
      <w:fldSimple w:instr=" SEQ Figure \* ARABIC \s 1 ">
        <w:r>
          <w:rPr>
            <w:noProof/>
          </w:rPr>
          <w:t>2</w:t>
        </w:r>
      </w:fldSimple>
      <w:r>
        <w:t>: Comparison of implemented mean monthly flow and measured mean monthly flow</w:t>
      </w:r>
      <w:bookmarkEnd w:id="2808"/>
    </w:p>
    <w:p w14:paraId="415AB596" w14:textId="0CE261CB" w:rsidR="00170DF3" w:rsidRDefault="00170DF3" w:rsidP="00170DF3">
      <w:r>
        <w:t xml:space="preserve">Only in the month of </w:t>
      </w:r>
      <w:proofErr w:type="spellStart"/>
      <w:r>
        <w:t>Shrawan</w:t>
      </w:r>
      <w:proofErr w:type="spellEnd"/>
      <w:r>
        <w:t>, the measured data is lesser than the hydrological estimation during UFSR. In the dry months the measured data is almost similar as that of estimated data. For the wet months (</w:t>
      </w:r>
      <w:proofErr w:type="spellStart"/>
      <w:r>
        <w:t>Jestha</w:t>
      </w:r>
      <w:proofErr w:type="spellEnd"/>
      <w:r>
        <w:t xml:space="preserve">, </w:t>
      </w:r>
      <w:proofErr w:type="spellStart"/>
      <w:r>
        <w:t>Ashadh</w:t>
      </w:r>
      <w:proofErr w:type="spellEnd"/>
      <w:r>
        <w:t xml:space="preserve">, </w:t>
      </w:r>
      <w:proofErr w:type="spellStart"/>
      <w:r>
        <w:t>Bhadra</w:t>
      </w:r>
      <w:proofErr w:type="spellEnd"/>
      <w:r>
        <w:t xml:space="preserve">, </w:t>
      </w:r>
      <w:proofErr w:type="spellStart"/>
      <w:r>
        <w:t>Ashwin</w:t>
      </w:r>
      <w:proofErr w:type="spellEnd"/>
      <w:r>
        <w:t xml:space="preserve">) the measured data are greater than the estimated flow during UFSR. </w:t>
      </w:r>
    </w:p>
    <w:p w14:paraId="1D7938E2" w14:textId="70B38B9B" w:rsidR="00170DF3" w:rsidRDefault="00170DF3">
      <w:pPr>
        <w:pStyle w:val="Heading3"/>
        <w:pPrChange w:id="2811" w:author="Kumar Baral" w:date="2022-12-12T17:30:00Z">
          <w:pPr>
            <w:pStyle w:val="Heading2"/>
            <w:keepLines/>
            <w:numPr>
              <w:ilvl w:val="2"/>
              <w:numId w:val="51"/>
            </w:numPr>
            <w:spacing w:before="40" w:line="276" w:lineRule="auto"/>
            <w:ind w:left="709" w:right="-46" w:hanging="709"/>
            <w:jc w:val="both"/>
          </w:pPr>
        </w:pPrChange>
      </w:pPr>
      <w:r>
        <w:t xml:space="preserve">Water Sharing in </w:t>
      </w:r>
      <w:proofErr w:type="spellStart"/>
      <w:r>
        <w:t>Andhi</w:t>
      </w:r>
      <w:proofErr w:type="spellEnd"/>
      <w:r>
        <w:t xml:space="preserve"> Khola</w:t>
      </w:r>
    </w:p>
    <w:p w14:paraId="32FFB431" w14:textId="36AC1830" w:rsidR="00170DF3" w:rsidRPr="00170DF3" w:rsidRDefault="00170DF3" w:rsidP="00170DF3">
      <w:pPr>
        <w:rPr>
          <w:ins w:id="2812" w:author="Kumar Baral" w:date="2022-12-12T16:39:00Z"/>
        </w:rPr>
      </w:pPr>
      <w:r>
        <w:t xml:space="preserve">There are some irrigation systems in the </w:t>
      </w:r>
      <w:proofErr w:type="spellStart"/>
      <w:r>
        <w:t>Andhi</w:t>
      </w:r>
      <w:proofErr w:type="spellEnd"/>
      <w:r>
        <w:t xml:space="preserve"> Khola River Basin. </w:t>
      </w:r>
      <w:proofErr w:type="spellStart"/>
      <w:r>
        <w:t>Dahathum</w:t>
      </w:r>
      <w:proofErr w:type="spellEnd"/>
      <w:r w:rsidR="0083305E">
        <w:t xml:space="preserve"> </w:t>
      </w:r>
      <w:proofErr w:type="spellStart"/>
      <w:r w:rsidR="0083305E">
        <w:t>Changchangdi</w:t>
      </w:r>
      <w:proofErr w:type="spellEnd"/>
      <w:r w:rsidR="0083305E">
        <w:t xml:space="preserve"> Irrigation scheme, </w:t>
      </w:r>
      <w:proofErr w:type="spellStart"/>
      <w:r w:rsidR="0083305E">
        <w:t>Damuwa</w:t>
      </w:r>
      <w:proofErr w:type="spellEnd"/>
      <w:r w:rsidR="0083305E">
        <w:t xml:space="preserve"> </w:t>
      </w:r>
      <w:proofErr w:type="spellStart"/>
      <w:r w:rsidR="0083305E">
        <w:t>Phant</w:t>
      </w:r>
      <w:proofErr w:type="spellEnd"/>
      <w:r w:rsidR="0083305E">
        <w:t xml:space="preserve"> Proposed scheme, </w:t>
      </w:r>
      <w:proofErr w:type="spellStart"/>
      <w:r w:rsidR="0083305E">
        <w:t>Sataun</w:t>
      </w:r>
      <w:proofErr w:type="spellEnd"/>
      <w:r w:rsidR="0083305E">
        <w:t xml:space="preserve"> </w:t>
      </w:r>
      <w:proofErr w:type="spellStart"/>
      <w:r w:rsidR="0083305E">
        <w:t>Tapu</w:t>
      </w:r>
      <w:proofErr w:type="spellEnd"/>
      <w:r w:rsidR="0083305E">
        <w:t xml:space="preserve"> Irrigation scheme, </w:t>
      </w:r>
      <w:proofErr w:type="spellStart"/>
      <w:r w:rsidR="0083305E">
        <w:t>Kulbandh</w:t>
      </w:r>
      <w:proofErr w:type="spellEnd"/>
      <w:r w:rsidR="0083305E">
        <w:t xml:space="preserve"> Irrigation </w:t>
      </w:r>
      <w:proofErr w:type="spellStart"/>
      <w:r w:rsidR="0083305E">
        <w:t>schme</w:t>
      </w:r>
      <w:proofErr w:type="spellEnd"/>
      <w:r w:rsidR="0083305E">
        <w:t xml:space="preserve">, </w:t>
      </w:r>
      <w:proofErr w:type="spellStart"/>
      <w:r w:rsidR="0083305E">
        <w:t>Lamage</w:t>
      </w:r>
      <w:proofErr w:type="spellEnd"/>
      <w:r w:rsidR="0083305E">
        <w:t xml:space="preserve"> </w:t>
      </w:r>
      <w:proofErr w:type="spellStart"/>
      <w:r w:rsidR="0083305E">
        <w:t>Phant</w:t>
      </w:r>
      <w:proofErr w:type="spellEnd"/>
      <w:r w:rsidR="0083305E">
        <w:t xml:space="preserve"> Irrigation scheme, </w:t>
      </w:r>
      <w:proofErr w:type="spellStart"/>
      <w:r w:rsidR="0083305E">
        <w:t>Thuli</w:t>
      </w:r>
      <w:proofErr w:type="spellEnd"/>
      <w:r w:rsidR="0083305E">
        <w:t xml:space="preserve"> </w:t>
      </w:r>
      <w:proofErr w:type="spellStart"/>
      <w:r w:rsidR="0083305E">
        <w:t>Benshi</w:t>
      </w:r>
      <w:proofErr w:type="spellEnd"/>
      <w:r w:rsidR="0083305E">
        <w:t xml:space="preserve"> Irrigation Scheme, </w:t>
      </w:r>
      <w:proofErr w:type="spellStart"/>
      <w:r w:rsidR="0083305E">
        <w:t>Tikaja</w:t>
      </w:r>
      <w:proofErr w:type="spellEnd"/>
      <w:r w:rsidR="0083305E">
        <w:t xml:space="preserve"> </w:t>
      </w:r>
      <w:proofErr w:type="spellStart"/>
      <w:r w:rsidR="0083305E">
        <w:t>Phant</w:t>
      </w:r>
      <w:proofErr w:type="spellEnd"/>
      <w:r w:rsidR="0083305E">
        <w:t xml:space="preserve"> Irrigation scheme are the in operation. Some of them are in normal operation whereas some of them are damaged and operate in monsoon season only. The above mentioned irrigation systems are located in the upstream of the intake of </w:t>
      </w:r>
      <w:proofErr w:type="spellStart"/>
      <w:r w:rsidR="0083305E">
        <w:t>Andhi</w:t>
      </w:r>
      <w:proofErr w:type="spellEnd"/>
      <w:r w:rsidR="0083305E">
        <w:t xml:space="preserve"> khola. There are no schemes in the </w:t>
      </w:r>
      <w:proofErr w:type="spellStart"/>
      <w:r w:rsidR="0083305E">
        <w:t>down stream</w:t>
      </w:r>
      <w:proofErr w:type="spellEnd"/>
      <w:r w:rsidR="0083305E">
        <w:t xml:space="preserve"> of the Intake of the project.</w:t>
      </w:r>
    </w:p>
    <w:p w14:paraId="63CE71CD" w14:textId="77777777" w:rsidR="00170DF3" w:rsidRPr="00170DF3" w:rsidRDefault="00170DF3" w:rsidP="00170DF3">
      <w:pPr>
        <w:rPr>
          <w:ins w:id="2813" w:author="Kumar Baral" w:date="2022-12-12T16:39:00Z"/>
        </w:rPr>
      </w:pPr>
    </w:p>
    <w:p w14:paraId="1AC75B9D" w14:textId="77777777" w:rsidR="00347AC2" w:rsidRDefault="00347AC2">
      <w:pPr>
        <w:pStyle w:val="Heading3"/>
        <w:rPr>
          <w:ins w:id="2814" w:author="Kumar Baral" w:date="2022-12-12T16:39:00Z"/>
        </w:rPr>
        <w:pPrChange w:id="2815" w:author="Kumar Baral" w:date="2022-12-12T17:30:00Z">
          <w:pPr>
            <w:pStyle w:val="Heading2"/>
            <w:keepLines/>
            <w:numPr>
              <w:ilvl w:val="2"/>
              <w:numId w:val="51"/>
            </w:numPr>
            <w:spacing w:before="40" w:line="276" w:lineRule="auto"/>
            <w:ind w:left="709" w:right="-46" w:hanging="709"/>
            <w:jc w:val="both"/>
          </w:pPr>
        </w:pPrChange>
      </w:pPr>
      <w:bookmarkStart w:id="2816" w:name="_Toc90989303"/>
      <w:bookmarkStart w:id="2817" w:name="_Toc91255219"/>
      <w:bookmarkStart w:id="2818" w:name="_Toc92369062"/>
      <w:bookmarkStart w:id="2819" w:name="_Toc92876307"/>
      <w:bookmarkStart w:id="2820" w:name="_Toc126058058"/>
      <w:bookmarkEnd w:id="2809"/>
      <w:bookmarkEnd w:id="2810"/>
      <w:ins w:id="2821" w:author="Kumar Baral" w:date="2022-12-12T16:39:00Z">
        <w:r w:rsidRPr="001C0EA0">
          <w:lastRenderedPageBreak/>
          <w:t>Riparian Release</w:t>
        </w:r>
        <w:bookmarkEnd w:id="2816"/>
        <w:bookmarkEnd w:id="2817"/>
        <w:bookmarkEnd w:id="2818"/>
        <w:bookmarkEnd w:id="2819"/>
        <w:bookmarkEnd w:id="2820"/>
      </w:ins>
    </w:p>
    <w:p w14:paraId="22AAA1B3" w14:textId="77777777" w:rsidR="005C2E26" w:rsidRPr="003D5D60" w:rsidRDefault="005C2E26" w:rsidP="005C2E26">
      <w:pPr>
        <w:rPr>
          <w:rFonts w:eastAsiaTheme="minorHAnsi" w:cstheme="minorBidi"/>
          <w:szCs w:val="22"/>
        </w:rPr>
      </w:pPr>
      <w:r w:rsidRPr="003D5D60">
        <w:rPr>
          <w:rFonts w:eastAsiaTheme="minorHAnsi" w:cstheme="minorBidi"/>
          <w:szCs w:val="22"/>
        </w:rPr>
        <w:t>Riparian release is a critical component of hydropower project management, as it affects the water quality, aquatic ecology, and overall health of the river and its associated ecosystems. In the context of hydropower projects, riparian release refers to the discharge of water from the project back into the river downstream.</w:t>
      </w:r>
    </w:p>
    <w:p w14:paraId="070A0FA5" w14:textId="77777777" w:rsidR="005C2E26" w:rsidRPr="003D5D60" w:rsidRDefault="005C2E26" w:rsidP="005C2E26">
      <w:pPr>
        <w:rPr>
          <w:rFonts w:eastAsiaTheme="minorHAnsi" w:cstheme="minorBidi"/>
          <w:szCs w:val="22"/>
        </w:rPr>
      </w:pPr>
      <w:r w:rsidRPr="003D5D60">
        <w:rPr>
          <w:rFonts w:eastAsiaTheme="minorHAnsi" w:cstheme="minorBidi"/>
          <w:szCs w:val="22"/>
        </w:rPr>
        <w:t>Hydropower projects can have significant impacts on the natural flow regime of rivers and streams, and riparian release is used to mitigate these impacts and maintain the health of the river and its associated ecosystems. Riparian release involves the release of water from the project at specific rates, times, and seasons to mimic the natural flow regime and to maintain the ecological and hydrological balance of the river.</w:t>
      </w:r>
    </w:p>
    <w:p w14:paraId="2806E896" w14:textId="77777777" w:rsidR="005C2E26" w:rsidRPr="003D5D60" w:rsidRDefault="005C2E26" w:rsidP="005C2E26">
      <w:pPr>
        <w:rPr>
          <w:rFonts w:eastAsiaTheme="minorHAnsi" w:cstheme="minorBidi"/>
          <w:szCs w:val="22"/>
        </w:rPr>
      </w:pPr>
      <w:r w:rsidRPr="003D5D60">
        <w:rPr>
          <w:rFonts w:eastAsiaTheme="minorHAnsi" w:cstheme="minorBidi"/>
          <w:szCs w:val="22"/>
        </w:rPr>
        <w:t>In the context of hydropower projects, riparian release is used to maintain the water quality, temperature, and flow regimes required for the survival and productivity of fish and other aquatic species. This helps to maintain the overall health and diversity of the river and its associated ecosystems, as well as to support the recreational and commercial uses of the river, such as fishing, boating, and wildlife watching.</w:t>
      </w:r>
    </w:p>
    <w:p w14:paraId="2C158C73" w14:textId="77777777" w:rsidR="005C2E26" w:rsidRPr="003D5D60" w:rsidRDefault="005C2E26" w:rsidP="005C2E26">
      <w:pPr>
        <w:rPr>
          <w:rFonts w:eastAsiaTheme="minorHAnsi" w:cstheme="minorBidi"/>
          <w:szCs w:val="22"/>
        </w:rPr>
      </w:pPr>
      <w:r w:rsidRPr="003D5D60">
        <w:rPr>
          <w:rFonts w:eastAsiaTheme="minorHAnsi" w:cstheme="minorBidi"/>
          <w:szCs w:val="22"/>
        </w:rPr>
        <w:t>Riparian release is also critical for the water quality management of the river, as it helps to maintain the natural water chemistry, including pH, dissolved oxygen levels, and nutrient levels, which are important for the health of the river and its associated ecosystems.</w:t>
      </w:r>
    </w:p>
    <w:p w14:paraId="51B9D5F8" w14:textId="77777777" w:rsidR="005C2E26" w:rsidRPr="003D5D60" w:rsidRDefault="005C2E26" w:rsidP="005C2E26">
      <w:pPr>
        <w:rPr>
          <w:rFonts w:eastAsiaTheme="minorHAnsi" w:cstheme="minorBidi"/>
          <w:szCs w:val="22"/>
        </w:rPr>
      </w:pPr>
      <w:r w:rsidRPr="003D5D60">
        <w:rPr>
          <w:rFonts w:eastAsiaTheme="minorHAnsi" w:cstheme="minorBidi"/>
          <w:szCs w:val="22"/>
        </w:rPr>
        <w:t>By implementing appropriate riparian release strategies, hydropower projects can be designed and operated in a sustainable and responsible manner, providing clean and reliable energy while also protecting and preserving the health of the river and its associated ecosystems.</w:t>
      </w:r>
    </w:p>
    <w:p w14:paraId="75E7E6BA" w14:textId="3AED962B" w:rsidR="00347AC2" w:rsidRPr="00C9316A" w:rsidRDefault="0083305E" w:rsidP="00347AC2">
      <w:pPr>
        <w:ind w:right="-46"/>
        <w:rPr>
          <w:ins w:id="2822" w:author="Kumar Baral" w:date="2022-12-12T16:39:00Z"/>
        </w:rPr>
      </w:pPr>
      <w:r>
        <w:t>As per UFSR, t</w:t>
      </w:r>
      <w:ins w:id="2823" w:author="Kumar Baral" w:date="2022-12-12T16:39:00Z">
        <w:r w:rsidR="00347AC2" w:rsidRPr="001C0EA0">
          <w:t xml:space="preserve">he long-term mean monthly flow for driest month, </w:t>
        </w:r>
      </w:ins>
      <w:r>
        <w:t>Chaitra</w:t>
      </w:r>
      <w:ins w:id="2824" w:author="Kumar Baral" w:date="2022-12-12T16:39:00Z">
        <w:r w:rsidR="00347AC2" w:rsidRPr="001C0EA0">
          <w:t xml:space="preserve"> at the </w:t>
        </w:r>
        <w:r w:rsidR="00347AC2">
          <w:t>intake</w:t>
        </w:r>
        <w:r w:rsidR="00347AC2" w:rsidRPr="001C0EA0">
          <w:t xml:space="preserve"> of is </w:t>
        </w:r>
      </w:ins>
      <w:r>
        <w:t>2.63</w:t>
      </w:r>
      <w:ins w:id="2825" w:author="Kumar Baral" w:date="2022-12-12T16:39:00Z">
        <w:r w:rsidR="00347AC2" w:rsidRPr="001C0EA0">
          <w:t xml:space="preserve"> m</w:t>
        </w:r>
        <w:r w:rsidR="00347AC2" w:rsidRPr="00C9316A">
          <w:rPr>
            <w:vertAlign w:val="superscript"/>
          </w:rPr>
          <w:t>3</w:t>
        </w:r>
        <w:r w:rsidR="00347AC2" w:rsidRPr="001C0EA0">
          <w:t xml:space="preserve">/s. As per prevailing environment act of Nepal, the downstream release should be 10% of minimum long-term mean monthly flow, i.e., </w:t>
        </w:r>
        <w:r w:rsidR="00347AC2">
          <w:t>0.</w:t>
        </w:r>
      </w:ins>
      <w:r>
        <w:t>26</w:t>
      </w:r>
      <w:ins w:id="2826" w:author="Kumar Baral" w:date="2022-12-12T16:39:00Z">
        <w:r w:rsidR="00347AC2" w:rsidRPr="001C0EA0">
          <w:t>m</w:t>
        </w:r>
        <w:r w:rsidR="00347AC2" w:rsidRPr="00C9316A">
          <w:rPr>
            <w:vertAlign w:val="superscript"/>
          </w:rPr>
          <w:t>3</w:t>
        </w:r>
        <w:r w:rsidR="00347AC2" w:rsidRPr="001C0EA0">
          <w:t>/s will be released downstream as the riparian release for aquatic life.</w:t>
        </w:r>
      </w:ins>
    </w:p>
    <w:p w14:paraId="63C3BF77" w14:textId="77777777" w:rsidR="00347AC2" w:rsidRPr="00347AC2" w:rsidRDefault="00347AC2">
      <w:pPr>
        <w:pPrChange w:id="2827" w:author="Kumar Baral" w:date="2022-12-12T16:37:00Z">
          <w:pPr>
            <w:pStyle w:val="Heading2"/>
          </w:pPr>
        </w:pPrChange>
      </w:pPr>
    </w:p>
    <w:p w14:paraId="00BB1DE7" w14:textId="5016C290" w:rsidR="006238CC" w:rsidRDefault="006238CC" w:rsidP="00573E74">
      <w:pPr>
        <w:pStyle w:val="Heading2"/>
        <w:rPr>
          <w:ins w:id="2828" w:author="Kumar Baral" w:date="2022-12-12T16:41:00Z"/>
        </w:rPr>
      </w:pPr>
      <w:bookmarkStart w:id="2829" w:name="_Toc402364316"/>
      <w:bookmarkStart w:id="2830" w:name="_Toc474766066"/>
      <w:bookmarkStart w:id="2831" w:name="_Toc62563956"/>
      <w:del w:id="2832" w:author="Kumar Baral" w:date="2022-12-12T16:41:00Z">
        <w:r w:rsidRPr="006238CC" w:rsidDel="00347AC2">
          <w:delText>Stream Flow</w:delText>
        </w:r>
      </w:del>
      <w:bookmarkStart w:id="2833" w:name="_Toc126058059"/>
      <w:bookmarkEnd w:id="2829"/>
      <w:bookmarkEnd w:id="2830"/>
      <w:bookmarkEnd w:id="2831"/>
      <w:ins w:id="2834" w:author="Kumar Baral" w:date="2022-12-12T16:41:00Z">
        <w:r w:rsidR="00347AC2">
          <w:t>Flow Duration Curve (FDC) and Design Discharge</w:t>
        </w:r>
        <w:bookmarkEnd w:id="2833"/>
      </w:ins>
    </w:p>
    <w:p w14:paraId="10798B12" w14:textId="2081DF05" w:rsidR="005C2E26" w:rsidRPr="003D5D60" w:rsidRDefault="005C2E26" w:rsidP="005C2E26">
      <w:pPr>
        <w:rPr>
          <w:rFonts w:eastAsiaTheme="minorHAnsi" w:cstheme="minorBidi"/>
          <w:szCs w:val="22"/>
        </w:rPr>
      </w:pPr>
      <w:r w:rsidRPr="003D5D60">
        <w:rPr>
          <w:rFonts w:eastAsiaTheme="minorHAnsi" w:cstheme="minorBidi"/>
          <w:szCs w:val="22"/>
        </w:rPr>
        <w:t>Flow duration curve (FDC) is an important tool in the assessment of the reliability and sustainability of hydropower projects. The FDC graphically represents the relationship between flow volume and frequency, showing the proportion of time that a river or stream experiences various flow rates.</w:t>
      </w:r>
    </w:p>
    <w:p w14:paraId="21D8FD72" w14:textId="77777777" w:rsidR="005C2E26" w:rsidRPr="003D5D60" w:rsidRDefault="005C2E26" w:rsidP="005C2E26">
      <w:pPr>
        <w:rPr>
          <w:rFonts w:eastAsiaTheme="minorHAnsi" w:cstheme="minorBidi"/>
          <w:szCs w:val="22"/>
        </w:rPr>
      </w:pPr>
      <w:r w:rsidRPr="003D5D60">
        <w:rPr>
          <w:rFonts w:eastAsiaTheme="minorHAnsi" w:cstheme="minorBidi"/>
          <w:szCs w:val="22"/>
        </w:rPr>
        <w:t>FDC provides important information on the expected flow regime, including the magnitude and frequency of low flow, high flow, and average flow conditions. This information is critical for the design and operation of hydropower projects, as it affects the availability of water for power generation and the environmental impacts of the project.</w:t>
      </w:r>
    </w:p>
    <w:p w14:paraId="1C7FB1F8" w14:textId="77777777" w:rsidR="005C2E26" w:rsidRPr="003D5D60" w:rsidRDefault="005C2E26" w:rsidP="005C2E26">
      <w:pPr>
        <w:rPr>
          <w:rFonts w:eastAsiaTheme="minorHAnsi" w:cstheme="minorBidi"/>
          <w:szCs w:val="22"/>
        </w:rPr>
      </w:pPr>
      <w:r w:rsidRPr="003D5D60">
        <w:rPr>
          <w:rFonts w:eastAsiaTheme="minorHAnsi" w:cstheme="minorBidi"/>
          <w:szCs w:val="22"/>
        </w:rPr>
        <w:t>By using FDC analysis, hydropower project developers and operators can determine the most appropriate design for the project, including the size of the dam, the capacity of the power generation equipment, and the water management practices to be implemented. This information can also be used to assess the project's reliability and sustainability, including its ability to generate power during low flow periods, its capacity to meet energy demands, and its potential to impact the environment.</w:t>
      </w:r>
    </w:p>
    <w:p w14:paraId="69DB295E" w14:textId="7C51E252" w:rsidR="005C2E26" w:rsidRDefault="005C2E26" w:rsidP="005C2E26">
      <w:pPr>
        <w:rPr>
          <w:rFonts w:eastAsiaTheme="minorHAnsi" w:cstheme="minorBidi"/>
          <w:szCs w:val="22"/>
        </w:rPr>
      </w:pPr>
      <w:r w:rsidRPr="003D5D60">
        <w:rPr>
          <w:rFonts w:eastAsiaTheme="minorHAnsi" w:cstheme="minorBidi"/>
          <w:szCs w:val="22"/>
        </w:rPr>
        <w:t>FDC analysis is also an important tool in water resources management, as it provides valuable information on the flow regime of a river or stream, including the occurrence of low flow, high flow, and average flow conditions. This information can be used to determine the water availability for various uses, including irrigation, drinking water, and industrial water supply, and to assess the potential impact of hydropower projects on the environment.</w:t>
      </w:r>
    </w:p>
    <w:p w14:paraId="70C6B636" w14:textId="77777777" w:rsidR="003A45A2" w:rsidRDefault="003A45A2" w:rsidP="003A45A2">
      <w:pPr>
        <w:rPr>
          <w:rFonts w:eastAsiaTheme="minorHAnsi" w:cstheme="minorBidi"/>
          <w:szCs w:val="22"/>
        </w:rPr>
      </w:pPr>
      <w:r>
        <w:rPr>
          <w:rFonts w:eastAsiaTheme="minorHAnsi" w:cstheme="minorBidi"/>
          <w:szCs w:val="22"/>
        </w:rPr>
        <w:lastRenderedPageBreak/>
        <w:t xml:space="preserve">As per USFR, the design discharge is 4.87 m3/s which is available for 65% of the time in the certain year. </w:t>
      </w:r>
    </w:p>
    <w:p w14:paraId="6C6470F4" w14:textId="77777777" w:rsidR="003A45A2" w:rsidRPr="003D5D60" w:rsidRDefault="003A45A2" w:rsidP="005C2E26">
      <w:pPr>
        <w:rPr>
          <w:rFonts w:eastAsiaTheme="minorHAnsi" w:cstheme="minorBidi"/>
          <w:szCs w:val="22"/>
        </w:rPr>
      </w:pPr>
    </w:p>
    <w:p w14:paraId="6E70EBA0" w14:textId="4E0B29F7" w:rsidR="00347AC2" w:rsidRDefault="002A46D1">
      <w:pPr>
        <w:pStyle w:val="Heading3"/>
        <w:pPrChange w:id="2835" w:author="Kumar Baral" w:date="2022-12-12T17:30:00Z">
          <w:pPr>
            <w:pStyle w:val="Heading2"/>
            <w:keepLines/>
            <w:numPr>
              <w:ilvl w:val="2"/>
              <w:numId w:val="51"/>
            </w:numPr>
            <w:spacing w:before="40" w:line="276" w:lineRule="auto"/>
            <w:ind w:left="709" w:right="-46" w:hanging="709"/>
            <w:jc w:val="both"/>
          </w:pPr>
        </w:pPrChange>
      </w:pPr>
      <w:bookmarkStart w:id="2836" w:name="_Toc126058060"/>
      <w:r>
        <w:t>FDC from the measured data</w:t>
      </w:r>
      <w:bookmarkEnd w:id="2836"/>
    </w:p>
    <w:p w14:paraId="0BEA90CB" w14:textId="6A09D21B" w:rsidR="00347AC2" w:rsidRDefault="00347AC2" w:rsidP="00347AC2">
      <w:pPr>
        <w:spacing w:before="0" w:after="160" w:line="259" w:lineRule="auto"/>
        <w:jc w:val="left"/>
        <w:rPr>
          <w:ins w:id="2837" w:author="Kumar Baral" w:date="2022-12-12T16:42:00Z"/>
        </w:rPr>
      </w:pPr>
    </w:p>
    <w:p w14:paraId="40C161F6" w14:textId="7AFBC6B6" w:rsidR="00347AC2" w:rsidRDefault="00373A50">
      <w:pPr>
        <w:pStyle w:val="Heading3"/>
        <w:pPrChange w:id="2838" w:author="Kumar Baral" w:date="2022-12-12T17:30:00Z">
          <w:pPr>
            <w:pStyle w:val="Heading2"/>
            <w:keepLines/>
            <w:numPr>
              <w:ilvl w:val="2"/>
              <w:numId w:val="51"/>
            </w:numPr>
            <w:spacing w:before="40" w:line="276" w:lineRule="auto"/>
            <w:ind w:left="709" w:right="-46" w:hanging="709"/>
            <w:jc w:val="both"/>
          </w:pPr>
        </w:pPrChange>
      </w:pPr>
      <w:bookmarkStart w:id="2839" w:name="_Toc126058061"/>
      <w:ins w:id="2840" w:author="Kumar Baral" w:date="2023-02-03T14:36:00Z">
        <w:r>
          <w:t xml:space="preserve"> </w:t>
        </w:r>
      </w:ins>
      <w:proofErr w:type="spellStart"/>
      <w:r w:rsidR="002A46D1">
        <w:t>Comparision</w:t>
      </w:r>
      <w:proofErr w:type="spellEnd"/>
      <w:r w:rsidR="002A46D1">
        <w:t xml:space="preserve"> of FDC</w:t>
      </w:r>
      <w:bookmarkEnd w:id="2839"/>
      <w:r w:rsidR="00215E71">
        <w:t xml:space="preserve"> of UFSR</w:t>
      </w:r>
    </w:p>
    <w:p w14:paraId="184C3E08" w14:textId="255A07B2" w:rsidR="00215E71" w:rsidRPr="00215E71" w:rsidRDefault="007D39AF" w:rsidP="00215E71">
      <w:r>
        <w:rPr>
          <w:noProof/>
          <w:lang w:bidi="ne-NP"/>
        </w:rPr>
        <w:drawing>
          <wp:inline distT="0" distB="0" distL="0" distR="0" wp14:anchorId="09E60152" wp14:editId="5310FAF5">
            <wp:extent cx="5915025" cy="3952875"/>
            <wp:effectExtent l="0" t="0" r="9525" b="952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BA8712E" w14:textId="77777777" w:rsidR="003965AE" w:rsidRPr="003965AE" w:rsidRDefault="003965AE" w:rsidP="003965AE">
      <w:pPr>
        <w:rPr>
          <w:ins w:id="2841" w:author="Kumar Baral" w:date="2022-12-12T16:42:00Z"/>
        </w:rPr>
      </w:pPr>
    </w:p>
    <w:p w14:paraId="527D8DAB" w14:textId="77777777" w:rsidR="006238CC" w:rsidRPr="006238CC" w:rsidRDefault="006238CC" w:rsidP="001F4328">
      <w:pPr>
        <w:pStyle w:val="Heading2"/>
      </w:pPr>
      <w:bookmarkStart w:id="2842" w:name="_Toc351715576"/>
      <w:bookmarkStart w:id="2843" w:name="_Toc393365361"/>
      <w:bookmarkStart w:id="2844" w:name="_Toc402364322"/>
      <w:bookmarkStart w:id="2845" w:name="_Toc474766071"/>
      <w:bookmarkStart w:id="2846" w:name="_Toc62563960"/>
      <w:bookmarkStart w:id="2847" w:name="_Toc126058062"/>
      <w:r w:rsidRPr="006238CC">
        <w:t>Flood Analysis</w:t>
      </w:r>
      <w:bookmarkEnd w:id="2842"/>
      <w:bookmarkEnd w:id="2843"/>
      <w:bookmarkEnd w:id="2844"/>
      <w:bookmarkEnd w:id="2845"/>
      <w:bookmarkEnd w:id="2846"/>
      <w:bookmarkEnd w:id="2847"/>
    </w:p>
    <w:p w14:paraId="1DBBCDF0" w14:textId="77777777" w:rsidR="005C2E26" w:rsidRDefault="005C2E26" w:rsidP="005C2E26">
      <w:bookmarkStart w:id="2848" w:name="_Toc483917658"/>
      <w:r w:rsidRPr="003D5D60">
        <w:rPr>
          <w:rFonts w:cstheme="minorBidi"/>
        </w:rPr>
        <w:t>Flood flow is the maximum flow of water that occurs in a river, usually caused by heavy rainfall or the rapid melting of snow. Flood flows are typically much higher than the normal or average flow of a river, and can cause significant damage to property and infrastructure along the river banks. Flood flows are often characterized by their magnitude, duration, frequency, and timing. In hydrology, understanding flood flows is important for managing and mitigating the risk of flood damage, designing and building flood protection infrastructure, and ensuring the safe and sustainable use of water resources. To better understand flood flows, hydrologists use various tools and techniques, such as monitoring streamflow data, conducting hydrological modeling, and studying historical flood events. Knowledge of the characteristics of flood flows in a certain river basin is critical for making informed decisions and developing effective flood management strategies.</w:t>
      </w:r>
    </w:p>
    <w:p w14:paraId="48D83E7D" w14:textId="77777777" w:rsidR="005C2E26" w:rsidRPr="003D5D60" w:rsidRDefault="005C2E26" w:rsidP="005C2E26">
      <w:pPr>
        <w:spacing w:after="160" w:line="259" w:lineRule="auto"/>
        <w:rPr>
          <w:rFonts w:eastAsiaTheme="minorHAnsi" w:cstheme="minorBidi"/>
          <w:szCs w:val="22"/>
        </w:rPr>
      </w:pPr>
      <w:r w:rsidRPr="003D5D60">
        <w:rPr>
          <w:rFonts w:eastAsiaTheme="minorHAnsi" w:cstheme="minorBidi"/>
          <w:szCs w:val="22"/>
        </w:rPr>
        <w:t xml:space="preserve">In addition to monitoring and modeling, hydrologists may also use flood frequency analysis to estimate the probability of a flood of a certain magnitude occurring in a river basin. This information can be used to set flood warning thresholds, design flood protection infrastructure, and plan for emergency response. Furthermore, knowledge of the distribution of flood flows in a river basin can also provide insights into </w:t>
      </w:r>
      <w:r w:rsidRPr="003D5D60">
        <w:rPr>
          <w:rFonts w:eastAsiaTheme="minorHAnsi" w:cstheme="minorBidi"/>
          <w:szCs w:val="22"/>
        </w:rPr>
        <w:lastRenderedPageBreak/>
        <w:t>the vulnerability of different communities and ecosystems to flooding, and help guide decision-making in terms of land use planning, urbanization, and other human activities that may impact the flood regime.</w:t>
      </w:r>
    </w:p>
    <w:p w14:paraId="2AE21422" w14:textId="06497698" w:rsidR="005C2E26" w:rsidRDefault="005C2E26" w:rsidP="005C2E26">
      <w:pPr>
        <w:spacing w:before="0" w:after="160" w:line="259" w:lineRule="auto"/>
        <w:rPr>
          <w:rFonts w:eastAsiaTheme="minorHAnsi" w:cstheme="minorBidi"/>
          <w:szCs w:val="22"/>
        </w:rPr>
      </w:pPr>
      <w:r w:rsidRPr="003D5D60">
        <w:rPr>
          <w:rFonts w:eastAsiaTheme="minorHAnsi" w:cstheme="minorBidi"/>
          <w:szCs w:val="22"/>
        </w:rPr>
        <w:t>It is important to note that climate change and human activities, such as deforestation and land use changes, can impact the magnitude and frequency of flood flows. As a result, ongoing monitoring and analysis of flood flows is critical to ensure that flood management strategies remain effective over time. By better understanding flood flows, we can ensure the safe and sustainable use of water resources, reduce the risk of flood damage, and protect communities and ecosystems from the impacts of flooding.</w:t>
      </w:r>
    </w:p>
    <w:tbl>
      <w:tblPr>
        <w:tblStyle w:val="TableGrid"/>
        <w:tblW w:w="0" w:type="auto"/>
        <w:tblLook w:val="04A0" w:firstRow="1" w:lastRow="0" w:firstColumn="1" w:lastColumn="0" w:noHBand="0" w:noVBand="1"/>
      </w:tblPr>
      <w:tblGrid>
        <w:gridCol w:w="2155"/>
        <w:gridCol w:w="1595"/>
        <w:gridCol w:w="1875"/>
        <w:gridCol w:w="1876"/>
        <w:gridCol w:w="1876"/>
      </w:tblGrid>
      <w:tr w:rsidR="00C442D0" w14:paraId="71DE9F14" w14:textId="77777777" w:rsidTr="00C442D0">
        <w:tc>
          <w:tcPr>
            <w:tcW w:w="2155" w:type="dxa"/>
            <w:vMerge w:val="restart"/>
            <w:shd w:val="clear" w:color="auto" w:fill="BFBFBF" w:themeFill="background1" w:themeFillShade="BF"/>
            <w:vAlign w:val="center"/>
          </w:tcPr>
          <w:p w14:paraId="1A251F0A" w14:textId="49262731" w:rsidR="00C442D0" w:rsidRPr="00C442D0" w:rsidRDefault="00C442D0" w:rsidP="00C442D0">
            <w:pPr>
              <w:spacing w:before="0" w:after="160" w:line="259" w:lineRule="auto"/>
              <w:jc w:val="center"/>
              <w:rPr>
                <w:rFonts w:eastAsiaTheme="minorHAnsi" w:cstheme="minorBidi"/>
                <w:b/>
                <w:bCs/>
                <w:szCs w:val="22"/>
              </w:rPr>
            </w:pPr>
            <w:r w:rsidRPr="00C442D0">
              <w:rPr>
                <w:rFonts w:eastAsiaTheme="minorHAnsi" w:cstheme="minorBidi"/>
                <w:b/>
                <w:bCs/>
                <w:szCs w:val="22"/>
              </w:rPr>
              <w:t>Method</w:t>
            </w:r>
          </w:p>
        </w:tc>
        <w:tc>
          <w:tcPr>
            <w:tcW w:w="7222" w:type="dxa"/>
            <w:gridSpan w:val="4"/>
            <w:shd w:val="clear" w:color="auto" w:fill="BFBFBF" w:themeFill="background1" w:themeFillShade="BF"/>
            <w:vAlign w:val="center"/>
          </w:tcPr>
          <w:p w14:paraId="7DD51048" w14:textId="21CCE6C1" w:rsidR="00C442D0" w:rsidRPr="00C442D0" w:rsidRDefault="00C442D0" w:rsidP="00C442D0">
            <w:pPr>
              <w:spacing w:before="0" w:after="160" w:line="259" w:lineRule="auto"/>
              <w:jc w:val="center"/>
              <w:rPr>
                <w:rFonts w:eastAsiaTheme="minorHAnsi" w:cstheme="minorBidi"/>
                <w:b/>
                <w:bCs/>
                <w:szCs w:val="22"/>
              </w:rPr>
            </w:pPr>
            <w:r w:rsidRPr="00C442D0">
              <w:rPr>
                <w:rFonts w:eastAsiaTheme="minorHAnsi" w:cstheme="minorBidi"/>
                <w:b/>
                <w:bCs/>
                <w:szCs w:val="22"/>
              </w:rPr>
              <w:t>Flood flows</w:t>
            </w:r>
          </w:p>
        </w:tc>
      </w:tr>
      <w:tr w:rsidR="00C442D0" w14:paraId="5770DF3A" w14:textId="77777777" w:rsidTr="00C442D0">
        <w:tc>
          <w:tcPr>
            <w:tcW w:w="2155" w:type="dxa"/>
            <w:vMerge/>
            <w:shd w:val="clear" w:color="auto" w:fill="BFBFBF" w:themeFill="background1" w:themeFillShade="BF"/>
          </w:tcPr>
          <w:p w14:paraId="61EE9B6B" w14:textId="1B91F30E" w:rsidR="00C442D0" w:rsidRPr="00C442D0" w:rsidRDefault="00C442D0" w:rsidP="005C2E26">
            <w:pPr>
              <w:spacing w:before="0" w:after="160" w:line="259" w:lineRule="auto"/>
              <w:rPr>
                <w:rFonts w:eastAsiaTheme="minorHAnsi" w:cstheme="minorBidi"/>
                <w:b/>
                <w:bCs/>
                <w:szCs w:val="22"/>
              </w:rPr>
            </w:pPr>
          </w:p>
        </w:tc>
        <w:tc>
          <w:tcPr>
            <w:tcW w:w="1595" w:type="dxa"/>
            <w:shd w:val="clear" w:color="auto" w:fill="BFBFBF" w:themeFill="background1" w:themeFillShade="BF"/>
          </w:tcPr>
          <w:p w14:paraId="19CD4FFC" w14:textId="79DE49FC" w:rsidR="00C442D0" w:rsidRPr="00C442D0" w:rsidRDefault="00C442D0" w:rsidP="005C2E26">
            <w:pPr>
              <w:spacing w:before="0" w:after="160" w:line="259" w:lineRule="auto"/>
              <w:rPr>
                <w:rFonts w:eastAsiaTheme="minorHAnsi" w:cstheme="minorBidi"/>
                <w:b/>
                <w:bCs/>
                <w:szCs w:val="22"/>
              </w:rPr>
            </w:pPr>
            <w:r w:rsidRPr="00C442D0">
              <w:rPr>
                <w:rFonts w:eastAsiaTheme="minorHAnsi" w:cstheme="minorBidi"/>
                <w:b/>
                <w:bCs/>
                <w:szCs w:val="22"/>
              </w:rPr>
              <w:t>1 in 2-yr</w:t>
            </w:r>
          </w:p>
        </w:tc>
        <w:tc>
          <w:tcPr>
            <w:tcW w:w="1875" w:type="dxa"/>
            <w:shd w:val="clear" w:color="auto" w:fill="BFBFBF" w:themeFill="background1" w:themeFillShade="BF"/>
          </w:tcPr>
          <w:p w14:paraId="7482308A" w14:textId="17C376AB" w:rsidR="00C442D0" w:rsidRPr="00C442D0" w:rsidRDefault="00C442D0" w:rsidP="0066076F">
            <w:pPr>
              <w:spacing w:before="0" w:after="160" w:line="259" w:lineRule="auto"/>
              <w:rPr>
                <w:rFonts w:eastAsiaTheme="minorHAnsi" w:cstheme="minorBidi"/>
                <w:b/>
                <w:bCs/>
                <w:szCs w:val="22"/>
              </w:rPr>
            </w:pPr>
            <w:r w:rsidRPr="00C442D0">
              <w:rPr>
                <w:rFonts w:eastAsiaTheme="minorHAnsi" w:cstheme="minorBidi"/>
                <w:b/>
                <w:bCs/>
                <w:szCs w:val="22"/>
              </w:rPr>
              <w:t>1 in 10-yr</w:t>
            </w:r>
          </w:p>
        </w:tc>
        <w:tc>
          <w:tcPr>
            <w:tcW w:w="1876" w:type="dxa"/>
            <w:shd w:val="clear" w:color="auto" w:fill="BFBFBF" w:themeFill="background1" w:themeFillShade="BF"/>
          </w:tcPr>
          <w:p w14:paraId="418D0E9A" w14:textId="4455D672" w:rsidR="00C442D0" w:rsidRPr="00C442D0" w:rsidRDefault="00C442D0" w:rsidP="005C2E26">
            <w:pPr>
              <w:spacing w:before="0" w:after="160" w:line="259" w:lineRule="auto"/>
              <w:rPr>
                <w:rFonts w:eastAsiaTheme="minorHAnsi" w:cstheme="minorBidi"/>
                <w:b/>
                <w:bCs/>
                <w:szCs w:val="22"/>
              </w:rPr>
            </w:pPr>
            <w:r w:rsidRPr="00C442D0">
              <w:rPr>
                <w:rFonts w:eastAsiaTheme="minorHAnsi" w:cstheme="minorBidi"/>
                <w:b/>
                <w:bCs/>
                <w:szCs w:val="22"/>
              </w:rPr>
              <w:t>1 in 20-yr</w:t>
            </w:r>
          </w:p>
        </w:tc>
        <w:tc>
          <w:tcPr>
            <w:tcW w:w="1876" w:type="dxa"/>
            <w:shd w:val="clear" w:color="auto" w:fill="BFBFBF" w:themeFill="background1" w:themeFillShade="BF"/>
          </w:tcPr>
          <w:p w14:paraId="5B75F625" w14:textId="0DAFCFFE" w:rsidR="00C442D0" w:rsidRPr="00C442D0" w:rsidRDefault="00C442D0" w:rsidP="0066076F">
            <w:pPr>
              <w:spacing w:before="0" w:after="160" w:line="259" w:lineRule="auto"/>
              <w:rPr>
                <w:rFonts w:eastAsiaTheme="minorHAnsi" w:cstheme="minorBidi"/>
                <w:b/>
                <w:bCs/>
                <w:szCs w:val="22"/>
              </w:rPr>
            </w:pPr>
            <w:r w:rsidRPr="00C442D0">
              <w:rPr>
                <w:rFonts w:eastAsiaTheme="minorHAnsi" w:cstheme="minorBidi"/>
                <w:b/>
                <w:bCs/>
                <w:szCs w:val="22"/>
              </w:rPr>
              <w:t>1 in 100-yr</w:t>
            </w:r>
          </w:p>
        </w:tc>
      </w:tr>
      <w:tr w:rsidR="0066076F" w14:paraId="7E2493E3" w14:textId="77777777" w:rsidTr="00C442D0">
        <w:tc>
          <w:tcPr>
            <w:tcW w:w="2155" w:type="dxa"/>
          </w:tcPr>
          <w:p w14:paraId="2030A298" w14:textId="04C0BD7E" w:rsidR="0066076F" w:rsidRDefault="0066076F" w:rsidP="005C2E26">
            <w:pPr>
              <w:spacing w:before="0" w:after="160" w:line="259" w:lineRule="auto"/>
              <w:rPr>
                <w:rFonts w:eastAsiaTheme="minorHAnsi" w:cstheme="minorBidi"/>
                <w:szCs w:val="22"/>
              </w:rPr>
            </w:pPr>
            <w:r>
              <w:rPr>
                <w:rFonts w:eastAsiaTheme="minorHAnsi" w:cstheme="minorBidi"/>
                <w:szCs w:val="22"/>
              </w:rPr>
              <w:t>Log Normal</w:t>
            </w:r>
          </w:p>
        </w:tc>
        <w:tc>
          <w:tcPr>
            <w:tcW w:w="1595" w:type="dxa"/>
          </w:tcPr>
          <w:p w14:paraId="04DA51A0" w14:textId="2C8F6EF3" w:rsidR="0066076F" w:rsidRDefault="00C442D0" w:rsidP="005C2E26">
            <w:pPr>
              <w:spacing w:before="0" w:after="160" w:line="259" w:lineRule="auto"/>
              <w:rPr>
                <w:rFonts w:eastAsiaTheme="minorHAnsi" w:cstheme="minorBidi"/>
                <w:szCs w:val="22"/>
              </w:rPr>
            </w:pPr>
            <w:r>
              <w:rPr>
                <w:rFonts w:eastAsiaTheme="minorHAnsi" w:cstheme="minorBidi"/>
                <w:szCs w:val="22"/>
              </w:rPr>
              <w:t>561</w:t>
            </w:r>
          </w:p>
        </w:tc>
        <w:tc>
          <w:tcPr>
            <w:tcW w:w="1875" w:type="dxa"/>
          </w:tcPr>
          <w:p w14:paraId="467A27A3" w14:textId="0D3C86CF" w:rsidR="0066076F" w:rsidRDefault="00C442D0" w:rsidP="005C2E26">
            <w:pPr>
              <w:spacing w:before="0" w:after="160" w:line="259" w:lineRule="auto"/>
              <w:rPr>
                <w:rFonts w:eastAsiaTheme="minorHAnsi" w:cstheme="minorBidi"/>
                <w:szCs w:val="22"/>
              </w:rPr>
            </w:pPr>
            <w:r>
              <w:rPr>
                <w:rFonts w:eastAsiaTheme="minorHAnsi" w:cstheme="minorBidi"/>
                <w:szCs w:val="22"/>
              </w:rPr>
              <w:t>907</w:t>
            </w:r>
          </w:p>
        </w:tc>
        <w:tc>
          <w:tcPr>
            <w:tcW w:w="1876" w:type="dxa"/>
          </w:tcPr>
          <w:p w14:paraId="574F811D" w14:textId="1F891807" w:rsidR="0066076F" w:rsidRDefault="00C442D0" w:rsidP="005C2E26">
            <w:pPr>
              <w:spacing w:before="0" w:after="160" w:line="259" w:lineRule="auto"/>
              <w:rPr>
                <w:rFonts w:eastAsiaTheme="minorHAnsi" w:cstheme="minorBidi"/>
                <w:szCs w:val="22"/>
              </w:rPr>
            </w:pPr>
            <w:r>
              <w:rPr>
                <w:rFonts w:eastAsiaTheme="minorHAnsi" w:cstheme="minorBidi"/>
                <w:szCs w:val="22"/>
              </w:rPr>
              <w:t>1005</w:t>
            </w:r>
          </w:p>
        </w:tc>
        <w:tc>
          <w:tcPr>
            <w:tcW w:w="1876" w:type="dxa"/>
          </w:tcPr>
          <w:p w14:paraId="20191AC4" w14:textId="2EC3B28A" w:rsidR="0066076F" w:rsidRDefault="00C442D0" w:rsidP="005C2E26">
            <w:pPr>
              <w:spacing w:before="0" w:after="160" w:line="259" w:lineRule="auto"/>
              <w:rPr>
                <w:rFonts w:eastAsiaTheme="minorHAnsi" w:cstheme="minorBidi"/>
                <w:szCs w:val="22"/>
              </w:rPr>
            </w:pPr>
            <w:r>
              <w:rPr>
                <w:rFonts w:eastAsiaTheme="minorHAnsi" w:cstheme="minorBidi"/>
                <w:szCs w:val="22"/>
              </w:rPr>
              <w:t>1189</w:t>
            </w:r>
          </w:p>
        </w:tc>
      </w:tr>
      <w:tr w:rsidR="0066076F" w14:paraId="5FAF73D5" w14:textId="77777777" w:rsidTr="00C442D0">
        <w:tc>
          <w:tcPr>
            <w:tcW w:w="2155" w:type="dxa"/>
          </w:tcPr>
          <w:p w14:paraId="5C4A5EA1" w14:textId="5629E039" w:rsidR="0066076F" w:rsidRDefault="0066076F" w:rsidP="005C2E26">
            <w:pPr>
              <w:spacing w:before="0" w:after="160" w:line="259" w:lineRule="auto"/>
              <w:rPr>
                <w:rFonts w:eastAsiaTheme="minorHAnsi" w:cstheme="minorBidi"/>
                <w:szCs w:val="22"/>
              </w:rPr>
            </w:pPr>
            <w:r>
              <w:rPr>
                <w:rFonts w:eastAsiaTheme="minorHAnsi" w:cstheme="minorBidi"/>
                <w:szCs w:val="22"/>
              </w:rPr>
              <w:t>Log Pearson Type III</w:t>
            </w:r>
          </w:p>
        </w:tc>
        <w:tc>
          <w:tcPr>
            <w:tcW w:w="1595" w:type="dxa"/>
          </w:tcPr>
          <w:p w14:paraId="2C1D275F" w14:textId="243A3955" w:rsidR="0066076F" w:rsidRDefault="00C442D0" w:rsidP="005C2E26">
            <w:pPr>
              <w:spacing w:before="0" w:after="160" w:line="259" w:lineRule="auto"/>
              <w:rPr>
                <w:rFonts w:eastAsiaTheme="minorHAnsi" w:cstheme="minorBidi"/>
                <w:szCs w:val="22"/>
              </w:rPr>
            </w:pPr>
            <w:r>
              <w:rPr>
                <w:rFonts w:eastAsiaTheme="minorHAnsi" w:cstheme="minorBidi"/>
                <w:szCs w:val="22"/>
              </w:rPr>
              <w:t>507</w:t>
            </w:r>
          </w:p>
        </w:tc>
        <w:tc>
          <w:tcPr>
            <w:tcW w:w="1875" w:type="dxa"/>
          </w:tcPr>
          <w:p w14:paraId="757C3C07" w14:textId="74BE6E44" w:rsidR="0066076F" w:rsidRDefault="00C442D0" w:rsidP="005C2E26">
            <w:pPr>
              <w:spacing w:before="0" w:after="160" w:line="259" w:lineRule="auto"/>
              <w:rPr>
                <w:rFonts w:eastAsiaTheme="minorHAnsi" w:cstheme="minorBidi"/>
                <w:szCs w:val="22"/>
              </w:rPr>
            </w:pPr>
            <w:r>
              <w:rPr>
                <w:rFonts w:eastAsiaTheme="minorHAnsi" w:cstheme="minorBidi"/>
                <w:szCs w:val="22"/>
              </w:rPr>
              <w:t>893</w:t>
            </w:r>
          </w:p>
        </w:tc>
        <w:tc>
          <w:tcPr>
            <w:tcW w:w="1876" w:type="dxa"/>
          </w:tcPr>
          <w:p w14:paraId="3A17D48D" w14:textId="1B4A82F6" w:rsidR="0066076F" w:rsidRDefault="00C442D0" w:rsidP="005C2E26">
            <w:pPr>
              <w:spacing w:before="0" w:after="160" w:line="259" w:lineRule="auto"/>
              <w:rPr>
                <w:rFonts w:eastAsiaTheme="minorHAnsi" w:cstheme="minorBidi"/>
                <w:szCs w:val="22"/>
              </w:rPr>
            </w:pPr>
            <w:r>
              <w:rPr>
                <w:rFonts w:eastAsiaTheme="minorHAnsi" w:cstheme="minorBidi"/>
                <w:szCs w:val="22"/>
              </w:rPr>
              <w:t>1052</w:t>
            </w:r>
          </w:p>
        </w:tc>
        <w:tc>
          <w:tcPr>
            <w:tcW w:w="1876" w:type="dxa"/>
          </w:tcPr>
          <w:p w14:paraId="3F41F060" w14:textId="499EC4EF" w:rsidR="0066076F" w:rsidRDefault="00C442D0" w:rsidP="005C2E26">
            <w:pPr>
              <w:spacing w:before="0" w:after="160" w:line="259" w:lineRule="auto"/>
              <w:rPr>
                <w:rFonts w:eastAsiaTheme="minorHAnsi" w:cstheme="minorBidi"/>
                <w:szCs w:val="22"/>
              </w:rPr>
            </w:pPr>
            <w:r>
              <w:rPr>
                <w:rFonts w:eastAsiaTheme="minorHAnsi" w:cstheme="minorBidi"/>
                <w:szCs w:val="22"/>
              </w:rPr>
              <w:t>1434</w:t>
            </w:r>
          </w:p>
        </w:tc>
      </w:tr>
      <w:tr w:rsidR="0066076F" w14:paraId="080FA4CB" w14:textId="77777777" w:rsidTr="00C442D0">
        <w:tc>
          <w:tcPr>
            <w:tcW w:w="2155" w:type="dxa"/>
          </w:tcPr>
          <w:p w14:paraId="68FB8DDD" w14:textId="7665DCB0" w:rsidR="0066076F" w:rsidRDefault="0066076F" w:rsidP="005C2E26">
            <w:pPr>
              <w:spacing w:before="0" w:after="160" w:line="259" w:lineRule="auto"/>
              <w:rPr>
                <w:rFonts w:eastAsiaTheme="minorHAnsi" w:cstheme="minorBidi"/>
                <w:szCs w:val="22"/>
              </w:rPr>
            </w:pPr>
            <w:r>
              <w:rPr>
                <w:rFonts w:eastAsiaTheme="minorHAnsi" w:cstheme="minorBidi"/>
                <w:szCs w:val="22"/>
              </w:rPr>
              <w:t>Gumbel</w:t>
            </w:r>
          </w:p>
        </w:tc>
        <w:tc>
          <w:tcPr>
            <w:tcW w:w="1595" w:type="dxa"/>
          </w:tcPr>
          <w:p w14:paraId="157E4F2C" w14:textId="6E3024B4" w:rsidR="0066076F" w:rsidRDefault="00C442D0" w:rsidP="005C2E26">
            <w:pPr>
              <w:spacing w:before="0" w:after="160" w:line="259" w:lineRule="auto"/>
              <w:rPr>
                <w:rFonts w:eastAsiaTheme="minorHAnsi" w:cstheme="minorBidi"/>
                <w:szCs w:val="22"/>
              </w:rPr>
            </w:pPr>
            <w:r>
              <w:rPr>
                <w:rFonts w:eastAsiaTheme="minorHAnsi" w:cstheme="minorBidi"/>
                <w:szCs w:val="22"/>
              </w:rPr>
              <w:t>516</w:t>
            </w:r>
          </w:p>
        </w:tc>
        <w:tc>
          <w:tcPr>
            <w:tcW w:w="1875" w:type="dxa"/>
          </w:tcPr>
          <w:p w14:paraId="29B01670" w14:textId="3EB86208" w:rsidR="0066076F" w:rsidRDefault="00C442D0" w:rsidP="005C2E26">
            <w:pPr>
              <w:spacing w:before="0" w:after="160" w:line="259" w:lineRule="auto"/>
              <w:rPr>
                <w:rFonts w:eastAsiaTheme="minorHAnsi" w:cstheme="minorBidi"/>
                <w:szCs w:val="22"/>
              </w:rPr>
            </w:pPr>
            <w:r>
              <w:rPr>
                <w:rFonts w:eastAsiaTheme="minorHAnsi" w:cstheme="minorBidi"/>
                <w:szCs w:val="22"/>
              </w:rPr>
              <w:t>863</w:t>
            </w:r>
          </w:p>
        </w:tc>
        <w:tc>
          <w:tcPr>
            <w:tcW w:w="1876" w:type="dxa"/>
          </w:tcPr>
          <w:p w14:paraId="63599D27" w14:textId="645DFBA8" w:rsidR="0066076F" w:rsidRDefault="00C442D0" w:rsidP="005C2E26">
            <w:pPr>
              <w:spacing w:before="0" w:after="160" w:line="259" w:lineRule="auto"/>
              <w:rPr>
                <w:rFonts w:eastAsiaTheme="minorHAnsi" w:cstheme="minorBidi"/>
                <w:szCs w:val="22"/>
              </w:rPr>
            </w:pPr>
            <w:r>
              <w:rPr>
                <w:rFonts w:eastAsiaTheme="minorHAnsi" w:cstheme="minorBidi"/>
                <w:szCs w:val="22"/>
              </w:rPr>
              <w:t>996</w:t>
            </w:r>
          </w:p>
        </w:tc>
        <w:tc>
          <w:tcPr>
            <w:tcW w:w="1876" w:type="dxa"/>
          </w:tcPr>
          <w:p w14:paraId="7FEED288" w14:textId="68FEDE5A" w:rsidR="0066076F" w:rsidRDefault="00C442D0" w:rsidP="005C2E26">
            <w:pPr>
              <w:spacing w:before="0" w:after="160" w:line="259" w:lineRule="auto"/>
              <w:rPr>
                <w:rFonts w:eastAsiaTheme="minorHAnsi" w:cstheme="minorBidi"/>
                <w:szCs w:val="22"/>
              </w:rPr>
            </w:pPr>
            <w:r>
              <w:rPr>
                <w:rFonts w:eastAsiaTheme="minorHAnsi" w:cstheme="minorBidi"/>
                <w:szCs w:val="22"/>
              </w:rPr>
              <w:t>1297</w:t>
            </w:r>
          </w:p>
        </w:tc>
      </w:tr>
    </w:tbl>
    <w:p w14:paraId="4B574E34" w14:textId="53C92DEA" w:rsidR="0066076F" w:rsidRDefault="0066076F" w:rsidP="005C2E26">
      <w:pPr>
        <w:spacing w:before="0" w:after="160" w:line="259" w:lineRule="auto"/>
        <w:rPr>
          <w:rFonts w:eastAsiaTheme="minorHAnsi" w:cstheme="minorBidi"/>
          <w:szCs w:val="22"/>
        </w:rPr>
      </w:pPr>
    </w:p>
    <w:p w14:paraId="67F35C1F" w14:textId="260B53E1" w:rsidR="00C442D0" w:rsidDel="00415DC4" w:rsidRDefault="00C442D0" w:rsidP="005C2E26">
      <w:pPr>
        <w:spacing w:before="0" w:after="160" w:line="259" w:lineRule="auto"/>
        <w:rPr>
          <w:del w:id="2849" w:author="Kumar Baral" w:date="2023-02-02T16:49:00Z"/>
          <w:rFonts w:eastAsiaTheme="minorHAnsi" w:cstheme="minorBidi"/>
          <w:szCs w:val="22"/>
        </w:rPr>
      </w:pPr>
    </w:p>
    <w:p w14:paraId="1B9DA5C3" w14:textId="77777777" w:rsidR="00C442D0" w:rsidRDefault="00C442D0" w:rsidP="005C2E26">
      <w:pPr>
        <w:spacing w:before="0" w:after="160" w:line="259" w:lineRule="auto"/>
        <w:rPr>
          <w:rFonts w:eastAsiaTheme="minorHAnsi" w:cstheme="minorBidi"/>
          <w:szCs w:val="22"/>
        </w:rPr>
      </w:pPr>
    </w:p>
    <w:tbl>
      <w:tblPr>
        <w:tblStyle w:val="TableGrid"/>
        <w:tblW w:w="0" w:type="auto"/>
        <w:tblLook w:val="04A0" w:firstRow="1" w:lastRow="0" w:firstColumn="1" w:lastColumn="0" w:noHBand="0" w:noVBand="1"/>
      </w:tblPr>
      <w:tblGrid>
        <w:gridCol w:w="2155"/>
        <w:gridCol w:w="1595"/>
        <w:gridCol w:w="1875"/>
        <w:gridCol w:w="1876"/>
        <w:gridCol w:w="1876"/>
      </w:tblGrid>
      <w:tr w:rsidR="00C442D0" w14:paraId="309F57A1" w14:textId="77777777" w:rsidTr="005341F5">
        <w:tc>
          <w:tcPr>
            <w:tcW w:w="2155" w:type="dxa"/>
            <w:vMerge w:val="restart"/>
            <w:shd w:val="clear" w:color="auto" w:fill="BFBFBF" w:themeFill="background1" w:themeFillShade="BF"/>
            <w:vAlign w:val="center"/>
          </w:tcPr>
          <w:p w14:paraId="43DDFED0" w14:textId="77777777" w:rsidR="00C442D0" w:rsidRPr="00C442D0" w:rsidRDefault="00C442D0" w:rsidP="005341F5">
            <w:pPr>
              <w:spacing w:before="0" w:after="160" w:line="259" w:lineRule="auto"/>
              <w:jc w:val="center"/>
              <w:rPr>
                <w:rFonts w:eastAsiaTheme="minorHAnsi" w:cstheme="minorBidi"/>
                <w:b/>
                <w:bCs/>
                <w:szCs w:val="22"/>
              </w:rPr>
            </w:pPr>
            <w:r w:rsidRPr="00C442D0">
              <w:rPr>
                <w:rFonts w:eastAsiaTheme="minorHAnsi" w:cstheme="minorBidi"/>
                <w:b/>
                <w:bCs/>
                <w:szCs w:val="22"/>
              </w:rPr>
              <w:t>Method</w:t>
            </w:r>
          </w:p>
        </w:tc>
        <w:tc>
          <w:tcPr>
            <w:tcW w:w="7222" w:type="dxa"/>
            <w:gridSpan w:val="4"/>
            <w:shd w:val="clear" w:color="auto" w:fill="BFBFBF" w:themeFill="background1" w:themeFillShade="BF"/>
            <w:vAlign w:val="center"/>
          </w:tcPr>
          <w:p w14:paraId="36853DC4" w14:textId="77777777" w:rsidR="00C442D0" w:rsidRPr="00C442D0" w:rsidRDefault="00C442D0" w:rsidP="005341F5">
            <w:pPr>
              <w:spacing w:before="0" w:after="160" w:line="259" w:lineRule="auto"/>
              <w:jc w:val="center"/>
              <w:rPr>
                <w:rFonts w:eastAsiaTheme="minorHAnsi" w:cstheme="minorBidi"/>
                <w:b/>
                <w:bCs/>
                <w:szCs w:val="22"/>
              </w:rPr>
            </w:pPr>
            <w:r w:rsidRPr="00C442D0">
              <w:rPr>
                <w:rFonts w:eastAsiaTheme="minorHAnsi" w:cstheme="minorBidi"/>
                <w:b/>
                <w:bCs/>
                <w:szCs w:val="22"/>
              </w:rPr>
              <w:t>Flood flows</w:t>
            </w:r>
          </w:p>
        </w:tc>
      </w:tr>
      <w:tr w:rsidR="00C442D0" w14:paraId="5117D641" w14:textId="77777777" w:rsidTr="005341F5">
        <w:tc>
          <w:tcPr>
            <w:tcW w:w="2155" w:type="dxa"/>
            <w:vMerge/>
            <w:shd w:val="clear" w:color="auto" w:fill="BFBFBF" w:themeFill="background1" w:themeFillShade="BF"/>
          </w:tcPr>
          <w:p w14:paraId="6BF183A4" w14:textId="77777777" w:rsidR="00C442D0" w:rsidRPr="00C442D0" w:rsidRDefault="00C442D0" w:rsidP="005341F5">
            <w:pPr>
              <w:spacing w:before="0" w:after="160" w:line="259" w:lineRule="auto"/>
              <w:rPr>
                <w:rFonts w:eastAsiaTheme="minorHAnsi" w:cstheme="minorBidi"/>
                <w:b/>
                <w:bCs/>
                <w:szCs w:val="22"/>
              </w:rPr>
            </w:pPr>
          </w:p>
        </w:tc>
        <w:tc>
          <w:tcPr>
            <w:tcW w:w="1595" w:type="dxa"/>
            <w:shd w:val="clear" w:color="auto" w:fill="BFBFBF" w:themeFill="background1" w:themeFillShade="BF"/>
          </w:tcPr>
          <w:p w14:paraId="2B5427B6" w14:textId="77777777" w:rsidR="00C442D0" w:rsidRPr="00C442D0" w:rsidRDefault="00C442D0" w:rsidP="005341F5">
            <w:pPr>
              <w:spacing w:before="0" w:after="160" w:line="259" w:lineRule="auto"/>
              <w:rPr>
                <w:rFonts w:eastAsiaTheme="minorHAnsi" w:cstheme="minorBidi"/>
                <w:b/>
                <w:bCs/>
                <w:szCs w:val="22"/>
              </w:rPr>
            </w:pPr>
            <w:r w:rsidRPr="00C442D0">
              <w:rPr>
                <w:rFonts w:eastAsiaTheme="minorHAnsi" w:cstheme="minorBidi"/>
                <w:b/>
                <w:bCs/>
                <w:szCs w:val="22"/>
              </w:rPr>
              <w:t>1 in 2-yr</w:t>
            </w:r>
          </w:p>
        </w:tc>
        <w:tc>
          <w:tcPr>
            <w:tcW w:w="1875" w:type="dxa"/>
            <w:shd w:val="clear" w:color="auto" w:fill="BFBFBF" w:themeFill="background1" w:themeFillShade="BF"/>
          </w:tcPr>
          <w:p w14:paraId="568431C7" w14:textId="77777777" w:rsidR="00C442D0" w:rsidRPr="00C442D0" w:rsidRDefault="00C442D0" w:rsidP="005341F5">
            <w:pPr>
              <w:spacing w:before="0" w:after="160" w:line="259" w:lineRule="auto"/>
              <w:rPr>
                <w:rFonts w:eastAsiaTheme="minorHAnsi" w:cstheme="minorBidi"/>
                <w:b/>
                <w:bCs/>
                <w:szCs w:val="22"/>
              </w:rPr>
            </w:pPr>
            <w:r w:rsidRPr="00C442D0">
              <w:rPr>
                <w:rFonts w:eastAsiaTheme="minorHAnsi" w:cstheme="minorBidi"/>
                <w:b/>
                <w:bCs/>
                <w:szCs w:val="22"/>
              </w:rPr>
              <w:t>1 in 10-yr</w:t>
            </w:r>
          </w:p>
        </w:tc>
        <w:tc>
          <w:tcPr>
            <w:tcW w:w="1876" w:type="dxa"/>
            <w:shd w:val="clear" w:color="auto" w:fill="BFBFBF" w:themeFill="background1" w:themeFillShade="BF"/>
          </w:tcPr>
          <w:p w14:paraId="28769622" w14:textId="77777777" w:rsidR="00C442D0" w:rsidRPr="00C442D0" w:rsidRDefault="00C442D0" w:rsidP="005341F5">
            <w:pPr>
              <w:spacing w:before="0" w:after="160" w:line="259" w:lineRule="auto"/>
              <w:rPr>
                <w:rFonts w:eastAsiaTheme="minorHAnsi" w:cstheme="minorBidi"/>
                <w:b/>
                <w:bCs/>
                <w:szCs w:val="22"/>
              </w:rPr>
            </w:pPr>
            <w:r w:rsidRPr="00C442D0">
              <w:rPr>
                <w:rFonts w:eastAsiaTheme="minorHAnsi" w:cstheme="minorBidi"/>
                <w:b/>
                <w:bCs/>
                <w:szCs w:val="22"/>
              </w:rPr>
              <w:t>1 in 20-yr</w:t>
            </w:r>
          </w:p>
        </w:tc>
        <w:tc>
          <w:tcPr>
            <w:tcW w:w="1876" w:type="dxa"/>
            <w:shd w:val="clear" w:color="auto" w:fill="BFBFBF" w:themeFill="background1" w:themeFillShade="BF"/>
          </w:tcPr>
          <w:p w14:paraId="686A4CF9" w14:textId="77777777" w:rsidR="00C442D0" w:rsidRPr="00C442D0" w:rsidRDefault="00C442D0" w:rsidP="005341F5">
            <w:pPr>
              <w:spacing w:before="0" w:after="160" w:line="259" w:lineRule="auto"/>
              <w:rPr>
                <w:rFonts w:eastAsiaTheme="minorHAnsi" w:cstheme="minorBidi"/>
                <w:b/>
                <w:bCs/>
                <w:szCs w:val="22"/>
              </w:rPr>
            </w:pPr>
            <w:r w:rsidRPr="00C442D0">
              <w:rPr>
                <w:rFonts w:eastAsiaTheme="minorHAnsi" w:cstheme="minorBidi"/>
                <w:b/>
                <w:bCs/>
                <w:szCs w:val="22"/>
              </w:rPr>
              <w:t>1 in 100-yr</w:t>
            </w:r>
          </w:p>
        </w:tc>
      </w:tr>
      <w:tr w:rsidR="00C442D0" w14:paraId="660306A4" w14:textId="77777777" w:rsidTr="005341F5">
        <w:tc>
          <w:tcPr>
            <w:tcW w:w="2155" w:type="dxa"/>
          </w:tcPr>
          <w:p w14:paraId="1A8367BD" w14:textId="77777777" w:rsidR="00C442D0" w:rsidRDefault="00C442D0" w:rsidP="005341F5">
            <w:pPr>
              <w:spacing w:before="0" w:after="160" w:line="259" w:lineRule="auto"/>
              <w:rPr>
                <w:rFonts w:eastAsiaTheme="minorHAnsi" w:cstheme="minorBidi"/>
                <w:szCs w:val="22"/>
              </w:rPr>
            </w:pPr>
            <w:r>
              <w:rPr>
                <w:rFonts w:eastAsiaTheme="minorHAnsi" w:cstheme="minorBidi"/>
                <w:szCs w:val="22"/>
              </w:rPr>
              <w:t>Log Normal</w:t>
            </w:r>
          </w:p>
        </w:tc>
        <w:tc>
          <w:tcPr>
            <w:tcW w:w="1595" w:type="dxa"/>
          </w:tcPr>
          <w:p w14:paraId="3E2F7542" w14:textId="56EB4BC9" w:rsidR="00C442D0" w:rsidRDefault="005341F5" w:rsidP="005341F5">
            <w:pPr>
              <w:spacing w:before="0" w:after="160" w:line="259" w:lineRule="auto"/>
              <w:rPr>
                <w:rFonts w:eastAsiaTheme="minorHAnsi" w:cstheme="minorBidi"/>
                <w:szCs w:val="22"/>
              </w:rPr>
            </w:pPr>
            <w:r>
              <w:rPr>
                <w:rFonts w:eastAsiaTheme="minorHAnsi" w:cstheme="minorBidi"/>
                <w:szCs w:val="22"/>
              </w:rPr>
              <w:t>328</w:t>
            </w:r>
          </w:p>
        </w:tc>
        <w:tc>
          <w:tcPr>
            <w:tcW w:w="1875" w:type="dxa"/>
          </w:tcPr>
          <w:p w14:paraId="3DB23646" w14:textId="6E8C8F86" w:rsidR="00C442D0" w:rsidRDefault="005341F5" w:rsidP="005341F5">
            <w:pPr>
              <w:spacing w:before="0" w:after="160" w:line="259" w:lineRule="auto"/>
              <w:rPr>
                <w:rFonts w:eastAsiaTheme="minorHAnsi" w:cstheme="minorBidi"/>
                <w:szCs w:val="22"/>
              </w:rPr>
            </w:pPr>
            <w:r>
              <w:rPr>
                <w:rFonts w:eastAsiaTheme="minorHAnsi" w:cstheme="minorBidi"/>
                <w:szCs w:val="22"/>
              </w:rPr>
              <w:t>678</w:t>
            </w:r>
          </w:p>
        </w:tc>
        <w:tc>
          <w:tcPr>
            <w:tcW w:w="1876" w:type="dxa"/>
          </w:tcPr>
          <w:p w14:paraId="78D8F856" w14:textId="50174063" w:rsidR="00C442D0" w:rsidRDefault="005341F5" w:rsidP="005341F5">
            <w:pPr>
              <w:spacing w:before="0" w:after="160" w:line="259" w:lineRule="auto"/>
              <w:rPr>
                <w:rFonts w:eastAsiaTheme="minorHAnsi" w:cstheme="minorBidi"/>
                <w:szCs w:val="22"/>
              </w:rPr>
            </w:pPr>
            <w:r>
              <w:rPr>
                <w:rFonts w:eastAsiaTheme="minorHAnsi" w:cstheme="minorBidi"/>
                <w:szCs w:val="22"/>
              </w:rPr>
              <w:t>834</w:t>
            </w:r>
          </w:p>
        </w:tc>
        <w:tc>
          <w:tcPr>
            <w:tcW w:w="1876" w:type="dxa"/>
          </w:tcPr>
          <w:p w14:paraId="36BC0470" w14:textId="0179C78B" w:rsidR="00C442D0" w:rsidRDefault="005341F5" w:rsidP="005341F5">
            <w:pPr>
              <w:spacing w:before="0" w:after="160" w:line="259" w:lineRule="auto"/>
              <w:rPr>
                <w:rFonts w:eastAsiaTheme="minorHAnsi" w:cstheme="minorBidi"/>
                <w:szCs w:val="22"/>
              </w:rPr>
            </w:pPr>
            <w:r>
              <w:rPr>
                <w:rFonts w:eastAsiaTheme="minorHAnsi" w:cstheme="minorBidi"/>
                <w:szCs w:val="22"/>
              </w:rPr>
              <w:t>1227</w:t>
            </w:r>
          </w:p>
        </w:tc>
      </w:tr>
      <w:tr w:rsidR="00C442D0" w14:paraId="7F61CAAE" w14:textId="77777777" w:rsidTr="005341F5">
        <w:tc>
          <w:tcPr>
            <w:tcW w:w="2155" w:type="dxa"/>
          </w:tcPr>
          <w:p w14:paraId="1D22A622" w14:textId="77777777" w:rsidR="00C442D0" w:rsidRDefault="00C442D0" w:rsidP="005341F5">
            <w:pPr>
              <w:spacing w:before="0" w:after="160" w:line="259" w:lineRule="auto"/>
              <w:rPr>
                <w:rFonts w:eastAsiaTheme="minorHAnsi" w:cstheme="minorBidi"/>
                <w:szCs w:val="22"/>
              </w:rPr>
            </w:pPr>
            <w:r>
              <w:rPr>
                <w:rFonts w:eastAsiaTheme="minorHAnsi" w:cstheme="minorBidi"/>
                <w:szCs w:val="22"/>
              </w:rPr>
              <w:t>Log Pearson Type III</w:t>
            </w:r>
          </w:p>
        </w:tc>
        <w:tc>
          <w:tcPr>
            <w:tcW w:w="1595" w:type="dxa"/>
          </w:tcPr>
          <w:p w14:paraId="554C370C" w14:textId="6B8C4D0C" w:rsidR="00C442D0" w:rsidRDefault="005341F5" w:rsidP="005341F5">
            <w:pPr>
              <w:spacing w:before="0" w:after="160" w:line="259" w:lineRule="auto"/>
              <w:rPr>
                <w:rFonts w:eastAsiaTheme="minorHAnsi" w:cstheme="minorBidi"/>
                <w:szCs w:val="22"/>
              </w:rPr>
            </w:pPr>
            <w:r>
              <w:rPr>
                <w:rFonts w:eastAsiaTheme="minorHAnsi" w:cstheme="minorBidi"/>
                <w:szCs w:val="22"/>
              </w:rPr>
              <w:t>332</w:t>
            </w:r>
          </w:p>
        </w:tc>
        <w:tc>
          <w:tcPr>
            <w:tcW w:w="1875" w:type="dxa"/>
          </w:tcPr>
          <w:p w14:paraId="67E8B940" w14:textId="0C9883D3" w:rsidR="00C442D0" w:rsidRDefault="005341F5" w:rsidP="005341F5">
            <w:pPr>
              <w:spacing w:before="0" w:after="160" w:line="259" w:lineRule="auto"/>
              <w:rPr>
                <w:rFonts w:eastAsiaTheme="minorHAnsi" w:cstheme="minorBidi"/>
                <w:szCs w:val="22"/>
              </w:rPr>
            </w:pPr>
            <w:r>
              <w:rPr>
                <w:rFonts w:eastAsiaTheme="minorHAnsi" w:cstheme="minorBidi"/>
                <w:szCs w:val="22"/>
              </w:rPr>
              <w:t>672</w:t>
            </w:r>
          </w:p>
        </w:tc>
        <w:tc>
          <w:tcPr>
            <w:tcW w:w="1876" w:type="dxa"/>
          </w:tcPr>
          <w:p w14:paraId="6617A9AF" w14:textId="40798275" w:rsidR="00C442D0" w:rsidRDefault="005341F5" w:rsidP="005341F5">
            <w:pPr>
              <w:spacing w:before="0" w:after="160" w:line="259" w:lineRule="auto"/>
              <w:rPr>
                <w:rFonts w:eastAsiaTheme="minorHAnsi" w:cstheme="minorBidi"/>
                <w:szCs w:val="22"/>
              </w:rPr>
            </w:pPr>
            <w:r>
              <w:rPr>
                <w:rFonts w:eastAsiaTheme="minorHAnsi" w:cstheme="minorBidi"/>
                <w:szCs w:val="22"/>
              </w:rPr>
              <w:t>815</w:t>
            </w:r>
          </w:p>
        </w:tc>
        <w:tc>
          <w:tcPr>
            <w:tcW w:w="1876" w:type="dxa"/>
          </w:tcPr>
          <w:p w14:paraId="34D58BD2" w14:textId="19AC3C8C" w:rsidR="00C442D0" w:rsidRDefault="005341F5" w:rsidP="005341F5">
            <w:pPr>
              <w:spacing w:before="0" w:after="160" w:line="259" w:lineRule="auto"/>
              <w:rPr>
                <w:rFonts w:eastAsiaTheme="minorHAnsi" w:cstheme="minorBidi"/>
                <w:szCs w:val="22"/>
              </w:rPr>
            </w:pPr>
            <w:r>
              <w:rPr>
                <w:rFonts w:eastAsiaTheme="minorHAnsi" w:cstheme="minorBidi"/>
                <w:szCs w:val="22"/>
              </w:rPr>
              <w:t>1158</w:t>
            </w:r>
          </w:p>
        </w:tc>
      </w:tr>
      <w:tr w:rsidR="00C442D0" w14:paraId="2F77B730" w14:textId="77777777" w:rsidTr="005341F5">
        <w:tc>
          <w:tcPr>
            <w:tcW w:w="2155" w:type="dxa"/>
          </w:tcPr>
          <w:p w14:paraId="65A97BC8" w14:textId="77777777" w:rsidR="00C442D0" w:rsidRDefault="00C442D0" w:rsidP="005341F5">
            <w:pPr>
              <w:spacing w:before="0" w:after="160" w:line="259" w:lineRule="auto"/>
              <w:rPr>
                <w:rFonts w:eastAsiaTheme="minorHAnsi" w:cstheme="minorBidi"/>
                <w:szCs w:val="22"/>
              </w:rPr>
            </w:pPr>
            <w:r>
              <w:rPr>
                <w:rFonts w:eastAsiaTheme="minorHAnsi" w:cstheme="minorBidi"/>
                <w:szCs w:val="22"/>
              </w:rPr>
              <w:t>Gumbel</w:t>
            </w:r>
          </w:p>
        </w:tc>
        <w:tc>
          <w:tcPr>
            <w:tcW w:w="1595" w:type="dxa"/>
          </w:tcPr>
          <w:p w14:paraId="31FE8A30" w14:textId="5C0E3F7A" w:rsidR="00C442D0" w:rsidRDefault="005341F5" w:rsidP="005341F5">
            <w:pPr>
              <w:spacing w:before="0" w:after="160" w:line="259" w:lineRule="auto"/>
              <w:rPr>
                <w:rFonts w:eastAsiaTheme="minorHAnsi" w:cstheme="minorBidi"/>
                <w:szCs w:val="22"/>
              </w:rPr>
            </w:pPr>
            <w:r>
              <w:rPr>
                <w:rFonts w:eastAsiaTheme="minorHAnsi" w:cstheme="minorBidi"/>
                <w:szCs w:val="22"/>
              </w:rPr>
              <w:t>345</w:t>
            </w:r>
          </w:p>
        </w:tc>
        <w:tc>
          <w:tcPr>
            <w:tcW w:w="1875" w:type="dxa"/>
          </w:tcPr>
          <w:p w14:paraId="0D0827CF" w14:textId="20E9B487" w:rsidR="00C442D0" w:rsidRDefault="005341F5" w:rsidP="005341F5">
            <w:pPr>
              <w:spacing w:before="0" w:after="160" w:line="259" w:lineRule="auto"/>
              <w:rPr>
                <w:rFonts w:eastAsiaTheme="minorHAnsi" w:cstheme="minorBidi"/>
                <w:szCs w:val="22"/>
              </w:rPr>
            </w:pPr>
            <w:r>
              <w:rPr>
                <w:rFonts w:eastAsiaTheme="minorHAnsi" w:cstheme="minorBidi"/>
                <w:szCs w:val="22"/>
              </w:rPr>
              <w:t>646</w:t>
            </w:r>
          </w:p>
        </w:tc>
        <w:tc>
          <w:tcPr>
            <w:tcW w:w="1876" w:type="dxa"/>
          </w:tcPr>
          <w:p w14:paraId="0CEBF7E9" w14:textId="017CB54C" w:rsidR="00C442D0" w:rsidRDefault="005341F5" w:rsidP="005341F5">
            <w:pPr>
              <w:spacing w:before="0" w:after="160" w:line="259" w:lineRule="auto"/>
              <w:rPr>
                <w:rFonts w:eastAsiaTheme="minorHAnsi" w:cstheme="minorBidi"/>
                <w:szCs w:val="22"/>
              </w:rPr>
            </w:pPr>
            <w:r>
              <w:rPr>
                <w:rFonts w:eastAsiaTheme="minorHAnsi" w:cstheme="minorBidi"/>
                <w:szCs w:val="22"/>
              </w:rPr>
              <w:t>761</w:t>
            </w:r>
          </w:p>
        </w:tc>
        <w:tc>
          <w:tcPr>
            <w:tcW w:w="1876" w:type="dxa"/>
          </w:tcPr>
          <w:p w14:paraId="5392529A" w14:textId="49D8FCC9" w:rsidR="00C442D0" w:rsidRDefault="005341F5" w:rsidP="005341F5">
            <w:pPr>
              <w:spacing w:before="0" w:after="160" w:line="259" w:lineRule="auto"/>
              <w:rPr>
                <w:rFonts w:eastAsiaTheme="minorHAnsi" w:cstheme="minorBidi"/>
                <w:szCs w:val="22"/>
              </w:rPr>
            </w:pPr>
            <w:r>
              <w:rPr>
                <w:rFonts w:eastAsiaTheme="minorHAnsi" w:cstheme="minorBidi"/>
                <w:szCs w:val="22"/>
              </w:rPr>
              <w:t>1021</w:t>
            </w:r>
          </w:p>
        </w:tc>
      </w:tr>
    </w:tbl>
    <w:p w14:paraId="451A9FBE" w14:textId="72429735" w:rsidR="00C442D0" w:rsidRDefault="00C442D0" w:rsidP="005C2E26">
      <w:pPr>
        <w:spacing w:before="0" w:after="160" w:line="259" w:lineRule="auto"/>
        <w:rPr>
          <w:rFonts w:eastAsiaTheme="minorHAnsi" w:cstheme="minorBidi"/>
          <w:szCs w:val="22"/>
        </w:rPr>
      </w:pPr>
    </w:p>
    <w:p w14:paraId="7FAFBCF1" w14:textId="67955A6D" w:rsidR="005341F5" w:rsidRPr="003D5D60" w:rsidRDefault="00AF43E8" w:rsidP="005C2E26">
      <w:pPr>
        <w:spacing w:before="0" w:after="160" w:line="259" w:lineRule="auto"/>
        <w:rPr>
          <w:rFonts w:eastAsiaTheme="minorHAnsi" w:cstheme="minorBidi"/>
          <w:szCs w:val="22"/>
        </w:rPr>
      </w:pPr>
      <w:ins w:id="2850" w:author="Kumar Baral" w:date="2023-02-02T13:27:00Z">
        <w:r>
          <w:rPr>
            <w:rFonts w:eastAsiaTheme="minorHAnsi" w:cstheme="minorBidi"/>
            <w:szCs w:val="22"/>
          </w:rPr>
          <w:t xml:space="preserve">Flood seems to be frequent. </w:t>
        </w:r>
      </w:ins>
    </w:p>
    <w:p w14:paraId="565B03C3" w14:textId="77777777" w:rsidR="00766887" w:rsidRPr="00741F02" w:rsidRDefault="00766887" w:rsidP="00766887"/>
    <w:p w14:paraId="7CAC2601" w14:textId="77777777" w:rsidR="00766887" w:rsidRPr="00741F02" w:rsidRDefault="00766887">
      <w:pPr>
        <w:pStyle w:val="Heading3"/>
        <w:pPrChange w:id="2851" w:author="Kumar Baral" w:date="2022-12-12T17:30:00Z">
          <w:pPr>
            <w:pStyle w:val="Heading3"/>
            <w:tabs>
              <w:tab w:val="num" w:pos="0"/>
            </w:tabs>
            <w:spacing w:before="120" w:line="280" w:lineRule="atLeast"/>
          </w:pPr>
        </w:pPrChange>
      </w:pPr>
      <w:bookmarkStart w:id="2852" w:name="_Toc108707411"/>
      <w:bookmarkStart w:id="2853" w:name="_Toc126058063"/>
      <w:r w:rsidRPr="00741F02">
        <w:t>Diversion during Construction Flood</w:t>
      </w:r>
      <w:bookmarkEnd w:id="2848"/>
      <w:bookmarkEnd w:id="2852"/>
      <w:bookmarkEnd w:id="2853"/>
    </w:p>
    <w:p w14:paraId="25EA8A75" w14:textId="77777777" w:rsidR="005C2E26" w:rsidRPr="003D5D60" w:rsidRDefault="005C2E26" w:rsidP="005C2E26">
      <w:pPr>
        <w:rPr>
          <w:rFonts w:eastAsiaTheme="minorHAnsi" w:cstheme="minorBidi"/>
          <w:szCs w:val="22"/>
        </w:rPr>
      </w:pPr>
      <w:r w:rsidRPr="003D5D60">
        <w:rPr>
          <w:rFonts w:eastAsiaTheme="minorHAnsi" w:cstheme="minorBidi"/>
          <w:szCs w:val="22"/>
        </w:rPr>
        <w:t>Construction flood flow is the maximum flow of water that is calculated for a dry period, typically during the construction phase of a project that is located near a river or stream. This flow rate is an important consideration in the design and construction of projects, as it represents the highest flow rate that can be expected during the driest period of the year. The purpose of calculating the construction flood flow is to ensure that the project is designed and built to withstand the highest possible flow of water, and to prevent damage or failure of the project during a flood event.</w:t>
      </w:r>
    </w:p>
    <w:p w14:paraId="31CE76C8" w14:textId="77777777" w:rsidR="005C2E26" w:rsidRPr="003D5D60" w:rsidRDefault="005C2E26" w:rsidP="005C2E26">
      <w:pPr>
        <w:rPr>
          <w:rFonts w:eastAsiaTheme="minorHAnsi" w:cstheme="minorBidi"/>
          <w:szCs w:val="22"/>
        </w:rPr>
      </w:pPr>
      <w:r w:rsidRPr="003D5D60">
        <w:rPr>
          <w:rFonts w:eastAsiaTheme="minorHAnsi" w:cstheme="minorBidi"/>
          <w:szCs w:val="22"/>
        </w:rPr>
        <w:t>Construction flood flow is typically calculated based on historical streamflow data and/or hydrological modeling, taking into account the local climate, land use, and other factors that can impact the flow of water in the river or stream. The calculation of construction flood flow is important for a variety of projects, including bridges, dams, levees, and other infrastructure that are located in or near a river or stream. It is also a critical consideration for projects that have the potential to impact the flow regime of a river or stream, such as large scale land use changes or the construction of new reservoirs.</w:t>
      </w:r>
    </w:p>
    <w:p w14:paraId="58AFAD0C" w14:textId="77777777" w:rsidR="005C2E26" w:rsidRPr="003D5D60" w:rsidRDefault="005C2E26" w:rsidP="005C2E26">
      <w:pPr>
        <w:rPr>
          <w:rFonts w:eastAsiaTheme="minorHAnsi" w:cstheme="minorBidi"/>
          <w:szCs w:val="22"/>
        </w:rPr>
      </w:pPr>
      <w:r w:rsidRPr="003D5D60">
        <w:rPr>
          <w:rFonts w:eastAsiaTheme="minorHAnsi" w:cstheme="minorBidi"/>
          <w:szCs w:val="22"/>
        </w:rPr>
        <w:t xml:space="preserve">By taking into account the construction flood flow in the design and construction of projects, we can ensure that these projects are safe, sustainable, and resilient to the impacts of flooding. This helps to </w:t>
      </w:r>
      <w:r w:rsidRPr="003D5D60">
        <w:rPr>
          <w:rFonts w:eastAsiaTheme="minorHAnsi" w:cstheme="minorBidi"/>
          <w:szCs w:val="22"/>
        </w:rPr>
        <w:lastRenderedPageBreak/>
        <w:t>reduce the risk of damage or failure, and protects communities and ecosystems from the impacts of flooding.</w:t>
      </w:r>
    </w:p>
    <w:p w14:paraId="557BD256" w14:textId="7A26E478" w:rsidR="00766887" w:rsidDel="00766887" w:rsidRDefault="00766887" w:rsidP="006238CC">
      <w:pPr>
        <w:rPr>
          <w:del w:id="2854" w:author="Kumar Baral" w:date="2022-12-12T14:04:00Z"/>
        </w:rPr>
      </w:pPr>
    </w:p>
    <w:p w14:paraId="3783DED9" w14:textId="4117B6D8" w:rsidR="00766887" w:rsidDel="00766887" w:rsidRDefault="00766887" w:rsidP="006238CC">
      <w:pPr>
        <w:rPr>
          <w:del w:id="2855" w:author="Kumar Baral" w:date="2022-12-12T14:04:00Z"/>
        </w:rPr>
      </w:pPr>
    </w:p>
    <w:p w14:paraId="1CE6051E" w14:textId="45CE61FF" w:rsidR="006238CC" w:rsidRPr="006238CC" w:rsidDel="00766887" w:rsidRDefault="006238CC" w:rsidP="00056B0E">
      <w:pPr>
        <w:pStyle w:val="Caption"/>
        <w:rPr>
          <w:del w:id="2856" w:author="Kumar Baral" w:date="2022-12-12T14:04:00Z"/>
        </w:rPr>
      </w:pPr>
    </w:p>
    <w:p w14:paraId="6691BAC7" w14:textId="19925233" w:rsidR="006238CC" w:rsidRPr="006238CC" w:rsidDel="00766887" w:rsidRDefault="006238CC" w:rsidP="00056B0E">
      <w:pPr>
        <w:pStyle w:val="Caption"/>
        <w:rPr>
          <w:del w:id="2857" w:author="Kumar Baral" w:date="2022-12-12T14:04:00Z"/>
        </w:rPr>
      </w:pPr>
    </w:p>
    <w:p w14:paraId="75227B13" w14:textId="5AA322C2" w:rsidR="006238CC" w:rsidRDefault="006238CC" w:rsidP="006238CC"/>
    <w:p w14:paraId="7AF3F4D3" w14:textId="16730E12" w:rsidR="00727053" w:rsidRDefault="006238CC" w:rsidP="005C2E26">
      <w:pPr>
        <w:pStyle w:val="Heading2"/>
      </w:pPr>
      <w:bookmarkStart w:id="2858" w:name="_Toc444150616"/>
      <w:bookmarkStart w:id="2859" w:name="_Toc454649671"/>
      <w:bookmarkStart w:id="2860" w:name="_Toc477261938"/>
      <w:bookmarkStart w:id="2861" w:name="_Toc23762134"/>
      <w:bookmarkStart w:id="2862" w:name="_Toc68879976"/>
      <w:bookmarkStart w:id="2863" w:name="_Toc126058064"/>
      <w:r w:rsidRPr="006238CC">
        <w:t>Low Flow</w:t>
      </w:r>
      <w:bookmarkEnd w:id="2858"/>
      <w:bookmarkEnd w:id="2859"/>
      <w:bookmarkEnd w:id="2860"/>
      <w:bookmarkEnd w:id="2861"/>
      <w:bookmarkEnd w:id="2862"/>
      <w:bookmarkEnd w:id="2863"/>
    </w:p>
    <w:p w14:paraId="2A76D99D" w14:textId="77777777" w:rsidR="005C2E26" w:rsidRPr="003D5D60" w:rsidRDefault="005C2E26" w:rsidP="005C2E26">
      <w:pPr>
        <w:rPr>
          <w:rFonts w:eastAsiaTheme="minorHAnsi" w:cstheme="minorBidi"/>
          <w:szCs w:val="22"/>
        </w:rPr>
      </w:pPr>
      <w:r w:rsidRPr="003D5D60">
        <w:rPr>
          <w:rFonts w:eastAsiaTheme="minorHAnsi" w:cstheme="minorBidi"/>
          <w:szCs w:val="22"/>
        </w:rPr>
        <w:t>Low flow is a term used in hydrology to describe a period of reduced flow in a river or stream, typically characterized by a decrease in the volume and velocity of water. Low flow can occur due to a variety of reasons, including low rainfall, high evaporation, increased water withdrawals for human use, or a combination of these factors. Low flow is an important consideration in water resources management, as it can impact the availability of water for various purposes, including drinking water, irrigation, and hydroelectric power generation.</w:t>
      </w:r>
    </w:p>
    <w:p w14:paraId="2C872A30" w14:textId="77777777" w:rsidR="005C2E26" w:rsidRPr="003D5D60" w:rsidRDefault="005C2E26" w:rsidP="005C2E26">
      <w:pPr>
        <w:spacing w:after="160" w:line="259" w:lineRule="auto"/>
        <w:rPr>
          <w:rFonts w:eastAsiaTheme="minorHAnsi" w:cstheme="minorBidi"/>
          <w:szCs w:val="22"/>
        </w:rPr>
      </w:pPr>
      <w:r w:rsidRPr="003D5D60">
        <w:rPr>
          <w:rFonts w:eastAsiaTheme="minorHAnsi" w:cstheme="minorBidi"/>
          <w:szCs w:val="22"/>
        </w:rPr>
        <w:t>Low flow can have a significant impact on hydropower projects, as it affects the ability of the project to generate electricity. Hydropower projects rely on a steady flow of water to generate electricity, and low flow can result in reduced electricity generation and revenue. This is particularly relevant for hydropower projects that operate with limited storage capacity and are dependent on streamflow for power generation.</w:t>
      </w:r>
    </w:p>
    <w:p w14:paraId="586A3838" w14:textId="77777777" w:rsidR="005C2E26" w:rsidRPr="003D5D60" w:rsidRDefault="005C2E26" w:rsidP="005C2E26">
      <w:pPr>
        <w:spacing w:before="0" w:after="160" w:line="259" w:lineRule="auto"/>
        <w:rPr>
          <w:rFonts w:eastAsiaTheme="minorHAnsi" w:cstheme="minorBidi"/>
          <w:szCs w:val="22"/>
        </w:rPr>
      </w:pPr>
      <w:r w:rsidRPr="003D5D60">
        <w:rPr>
          <w:rFonts w:eastAsiaTheme="minorHAnsi" w:cstheme="minorBidi"/>
          <w:szCs w:val="22"/>
        </w:rPr>
        <w:t>In addition to the financial implications, low flow can also impact the operation of hydropower projects and the environment. For example, low flow can increase the risk of water quality problems, such as increased water temperature and reduced oxygen levels, which can harm aquatic ecosystems and fish populations. Low flow can also result in increased erosion, which can impact the stability of the dam and its ability to function properly.</w:t>
      </w:r>
    </w:p>
    <w:p w14:paraId="7DFBB2CD" w14:textId="77777777" w:rsidR="005C2E26" w:rsidRPr="003D5D60" w:rsidRDefault="005C2E26" w:rsidP="005C2E26">
      <w:pPr>
        <w:spacing w:before="0" w:after="160" w:line="259" w:lineRule="auto"/>
        <w:rPr>
          <w:rFonts w:eastAsiaTheme="minorHAnsi" w:cstheme="minorBidi"/>
          <w:szCs w:val="22"/>
        </w:rPr>
      </w:pPr>
      <w:r w:rsidRPr="003D5D60">
        <w:rPr>
          <w:rFonts w:eastAsiaTheme="minorHAnsi" w:cstheme="minorBidi"/>
          <w:szCs w:val="22"/>
        </w:rPr>
        <w:t>To minimize the impacts of low flow on hydropower projects, project operators use various management strategies, such as using advanced forecasting tools and water management practices, such as reducing water withdrawals during low flow periods, increasing water releases during high flow periods, and implementing fish passage measures. By managing low flow effectively, hydropower projects can maintain their operational efficiency and minimize their impacts on the environment.</w:t>
      </w:r>
    </w:p>
    <w:p w14:paraId="56EF756C" w14:textId="77C53196" w:rsidR="005C2E26" w:rsidRPr="005C2E26" w:rsidDel="00343816" w:rsidRDefault="005C2E26" w:rsidP="005C2E26">
      <w:pPr>
        <w:spacing w:before="0" w:after="160" w:line="259" w:lineRule="auto"/>
        <w:rPr>
          <w:del w:id="2864" w:author="Windows User" w:date="2022-12-12T22:16:00Z"/>
          <w:rFonts w:eastAsiaTheme="minorHAnsi" w:cstheme="minorBidi"/>
          <w:szCs w:val="22"/>
        </w:rPr>
      </w:pPr>
      <w:r w:rsidRPr="003D5D60">
        <w:rPr>
          <w:rFonts w:eastAsiaTheme="minorHAnsi" w:cstheme="minorBidi"/>
          <w:szCs w:val="22"/>
        </w:rPr>
        <w:t>Overall, low flow is an important consideration in the design, operation, and management of hydropower projects, as it affects the financial performance and environmental impacts of these projects. By taking a proactive and strategic approach to low flow management, hydropower projects can be designed and operated in a sustainable and resilient manner, providing clean and reliable energy for communities and businesses.</w:t>
      </w:r>
    </w:p>
    <w:p w14:paraId="2D35D7AA" w14:textId="77777777" w:rsidR="00BC6CD0" w:rsidDel="00343816" w:rsidRDefault="00BC6CD0" w:rsidP="005C2E26">
      <w:pPr>
        <w:rPr>
          <w:del w:id="2865" w:author="Windows User" w:date="2022-12-12T22:16:00Z"/>
        </w:rPr>
      </w:pPr>
    </w:p>
    <w:p w14:paraId="40306EF6" w14:textId="77777777" w:rsidR="00BC6CD0" w:rsidRDefault="00BC6CD0" w:rsidP="005C2E26"/>
    <w:p w14:paraId="076DBF40" w14:textId="278C7569" w:rsidR="006238CC" w:rsidRDefault="006238CC" w:rsidP="00573E74">
      <w:pPr>
        <w:pStyle w:val="Heading2"/>
      </w:pPr>
      <w:bookmarkStart w:id="2866" w:name="_Toc126058065"/>
      <w:r w:rsidRPr="006238CC">
        <w:t>Glacier Lake Outburst Flood (GLOF)</w:t>
      </w:r>
      <w:bookmarkEnd w:id="2617"/>
      <w:bookmarkEnd w:id="2618"/>
      <w:bookmarkEnd w:id="2619"/>
      <w:bookmarkEnd w:id="2620"/>
      <w:bookmarkEnd w:id="2866"/>
    </w:p>
    <w:p w14:paraId="42BF3013" w14:textId="0888DD94" w:rsidR="002A46D1" w:rsidRDefault="002A46D1" w:rsidP="002A46D1">
      <w:pPr>
        <w:pStyle w:val="Heading2"/>
      </w:pPr>
      <w:bookmarkStart w:id="2867" w:name="_Toc126058066"/>
      <w:r>
        <w:t>Trend Analysis</w:t>
      </w:r>
      <w:bookmarkEnd w:id="2867"/>
    </w:p>
    <w:p w14:paraId="05A931E3" w14:textId="1814EA93" w:rsidR="005F6047" w:rsidRPr="005F6047" w:rsidRDefault="005F6047" w:rsidP="005F6047">
      <w:pPr>
        <w:pStyle w:val="Heading3"/>
      </w:pPr>
      <w:bookmarkStart w:id="2868" w:name="_Toc126058067"/>
      <w:r>
        <w:t>Methodology</w:t>
      </w:r>
      <w:bookmarkEnd w:id="2868"/>
    </w:p>
    <w:p w14:paraId="127B541A" w14:textId="77777777" w:rsidR="005C2E26" w:rsidRPr="006339B0" w:rsidRDefault="005C2E26" w:rsidP="005C2E26">
      <w:pPr>
        <w:rPr>
          <w:bCs/>
        </w:rPr>
      </w:pPr>
      <w:r w:rsidRPr="006339B0">
        <w:rPr>
          <w:bCs/>
        </w:rPr>
        <w:t>The Mann-Kendall test is a statistical test used to determine whether there is a monotonic trend in a time series data set. The test is non-parametric, which means that it does not assume any particular distribution for the data.</w:t>
      </w:r>
    </w:p>
    <w:p w14:paraId="20562DEF" w14:textId="77777777" w:rsidR="005C2E26" w:rsidRPr="006339B0" w:rsidRDefault="005C2E26" w:rsidP="005C2E26">
      <w:pPr>
        <w:rPr>
          <w:bCs/>
        </w:rPr>
      </w:pPr>
      <w:r w:rsidRPr="006339B0">
        <w:rPr>
          <w:bCs/>
        </w:rPr>
        <w:t>The test statistic for the Mann-Kendall test is based on the number of "concordant" and "discordant" pairs in the data set. A concordant pair is a pair of values that are either both increasing or both decreasing, while a discordant pair is a pair of values that are increasing and decreasing. The test statistic is calculated as the difference between the number of concordant pairs and the number of discordant pairs, divided by the total number of pairs.</w:t>
      </w:r>
    </w:p>
    <w:p w14:paraId="252CDE0D" w14:textId="77777777" w:rsidR="005C2E26" w:rsidRPr="00976A12" w:rsidRDefault="005C2E26" w:rsidP="005C2E26">
      <w:r w:rsidRPr="006339B0">
        <w:rPr>
          <w:bCs/>
        </w:rPr>
        <w:lastRenderedPageBreak/>
        <w:t>The null hypothesis for the Mann-Kendall test is that there is no trend in the data, while the alternative hypothesis is that there is a trend. If the test statistic is positive and the p-value is less than a certain threshold (such</w:t>
      </w:r>
      <w:r w:rsidRPr="00976A12">
        <w:t xml:space="preserve"> as 0.05), then the null hypothesis is rejected, and it can be concluded that there is a monotonic trend in the data.</w:t>
      </w:r>
    </w:p>
    <w:p w14:paraId="454F635A" w14:textId="77777777" w:rsidR="005C2E26" w:rsidRPr="00976A12" w:rsidRDefault="005C2E26" w:rsidP="005C2E26">
      <w:r w:rsidRPr="00976A12">
        <w:t>The Mann-Kendall test is often used in climate research to detect trends in temperature and precipitation data, as well as in other fields where time series data is collected such as hydrology, economics, and finance.</w:t>
      </w:r>
    </w:p>
    <w:p w14:paraId="11A34A3E" w14:textId="77777777" w:rsidR="005C2E26" w:rsidRPr="00976A12" w:rsidRDefault="005C2E26" w:rsidP="005C2E26">
      <w:r w:rsidRPr="00976A12">
        <w:t>It is important to mention that Mann-Kendall test is sensitive to the presence of outliers, so it's important to preprocess the data accordingly.</w:t>
      </w:r>
    </w:p>
    <w:p w14:paraId="4063D822" w14:textId="77777777" w:rsidR="005C2E26" w:rsidRPr="00976A12" w:rsidRDefault="005C2E26" w:rsidP="005C2E26">
      <w:r w:rsidRPr="00976A12">
        <w:t>The Mann-Kendall test is a nonparametric statistical test used to determine if there is a monotonic trend in a time series. The p-value is the probability of obtaining a test statistic as extreme or more extreme than the one calculated from the sample, assuming that the null hypothesis is true. A small p-value (typically less than 0.05) indicates that the trend is statistically significant and that the null hypothesis can be rejected.</w:t>
      </w:r>
    </w:p>
    <w:p w14:paraId="51675F40" w14:textId="77777777" w:rsidR="005C2E26" w:rsidRPr="00976A12" w:rsidRDefault="005C2E26" w:rsidP="005C2E26">
      <w:r w:rsidRPr="00976A12">
        <w:t>The p-value for the Mann-Kendall test can be calculated using the following steps:</w:t>
      </w:r>
    </w:p>
    <w:p w14:paraId="05BDFE5C" w14:textId="77777777" w:rsidR="005C2E26" w:rsidRPr="00976A12" w:rsidRDefault="005C2E26" w:rsidP="005C2E26">
      <w:pPr>
        <w:pStyle w:val="ListParagraph"/>
        <w:numPr>
          <w:ilvl w:val="0"/>
          <w:numId w:val="137"/>
        </w:numPr>
        <w:spacing w:before="0" w:after="160" w:line="259" w:lineRule="auto"/>
        <w:jc w:val="left"/>
      </w:pPr>
      <w:r w:rsidRPr="00976A12">
        <w:t>Calculate the test statistic, S. This is the sum of the signed ranks of the differences between each pair of observations in the time series.</w:t>
      </w:r>
    </w:p>
    <w:p w14:paraId="64D3B64F" w14:textId="77777777" w:rsidR="005C2E26" w:rsidRPr="00976A12" w:rsidRDefault="005C2E26" w:rsidP="005C2E26">
      <w:pPr>
        <w:pStyle w:val="ListParagraph"/>
        <w:numPr>
          <w:ilvl w:val="0"/>
          <w:numId w:val="137"/>
        </w:numPr>
        <w:spacing w:before="0" w:after="160" w:line="259" w:lineRule="auto"/>
        <w:jc w:val="left"/>
      </w:pPr>
      <w:r w:rsidRPr="00976A12">
        <w:t>Determine the number of observations in the time series, n.</w:t>
      </w:r>
    </w:p>
    <w:p w14:paraId="2905D8F4" w14:textId="77777777" w:rsidR="005C2E26" w:rsidRPr="00976A12" w:rsidRDefault="005C2E26" w:rsidP="005C2E26">
      <w:pPr>
        <w:pStyle w:val="ListParagraph"/>
        <w:numPr>
          <w:ilvl w:val="0"/>
          <w:numId w:val="137"/>
        </w:numPr>
        <w:spacing w:before="0" w:after="160" w:line="259" w:lineRule="auto"/>
        <w:jc w:val="left"/>
      </w:pPr>
      <w:r w:rsidRPr="00976A12">
        <w:t xml:space="preserve">Calculate the standard normal deviate, Z. This is given by: Z = (S - (n * (n - 1) / 4)) / </w:t>
      </w:r>
      <w:proofErr w:type="spellStart"/>
      <w:proofErr w:type="gramStart"/>
      <w:r w:rsidRPr="00976A12">
        <w:t>sqrt</w:t>
      </w:r>
      <w:proofErr w:type="spellEnd"/>
      <w:r w:rsidRPr="00976A12">
        <w:t>(</w:t>
      </w:r>
      <w:proofErr w:type="gramEnd"/>
      <w:r w:rsidRPr="00976A12">
        <w:t>(n * (n - 1) * (2 * n + 5) / 18))</w:t>
      </w:r>
    </w:p>
    <w:p w14:paraId="6060E3D4" w14:textId="77777777" w:rsidR="005C2E26" w:rsidRPr="00976A12" w:rsidRDefault="005C2E26" w:rsidP="005C2E26">
      <w:pPr>
        <w:pStyle w:val="ListParagraph"/>
        <w:numPr>
          <w:ilvl w:val="0"/>
          <w:numId w:val="137"/>
        </w:numPr>
        <w:spacing w:before="0" w:after="160" w:line="259" w:lineRule="auto"/>
        <w:jc w:val="left"/>
      </w:pPr>
      <w:r w:rsidRPr="00976A12">
        <w:t>Look up the p-value for the Z-score in a standard normal table or calculate it using a software package.</w:t>
      </w:r>
    </w:p>
    <w:p w14:paraId="00111808" w14:textId="77777777" w:rsidR="005C2E26" w:rsidRPr="00976A12" w:rsidRDefault="005C2E26" w:rsidP="005C2E26">
      <w:pPr>
        <w:pStyle w:val="ListParagraph"/>
        <w:numPr>
          <w:ilvl w:val="0"/>
          <w:numId w:val="137"/>
        </w:numPr>
        <w:spacing w:before="0" w:after="160" w:line="259" w:lineRule="auto"/>
        <w:jc w:val="left"/>
      </w:pPr>
      <w:r w:rsidRPr="00976A12">
        <w:t>Interpret the p-value. A small p-value (typically less than 0.05) indicates that the trend is statistically significant, and the null hypothesis can be rejected.</w:t>
      </w:r>
    </w:p>
    <w:p w14:paraId="2AD3A07B" w14:textId="77777777" w:rsidR="005C2E26" w:rsidRPr="00976A12" w:rsidRDefault="005C2E26" w:rsidP="005C2E26">
      <w:r w:rsidRPr="00976A12">
        <w:t>Note that this method assumes that the data is independent and the time series is not serially correlated. Also, different software packages might have different method to calculate the p-value.</w:t>
      </w:r>
    </w:p>
    <w:p w14:paraId="19DFE3EA" w14:textId="5F8D5E11" w:rsidR="005C2E26" w:rsidRDefault="005C2E26" w:rsidP="005C2E26"/>
    <w:p w14:paraId="0BCAC76B" w14:textId="6A460727" w:rsidR="005433E9" w:rsidRPr="005C2E26" w:rsidRDefault="00A31B7A" w:rsidP="005C2E26">
      <w:r>
        <w:t>Result and discussion</w:t>
      </w:r>
    </w:p>
    <w:p w14:paraId="5280F6EA" w14:textId="0B91BC56" w:rsidR="002A46D1" w:rsidRDefault="002A46D1" w:rsidP="002A46D1">
      <w:pPr>
        <w:pStyle w:val="Heading2"/>
      </w:pPr>
      <w:bookmarkStart w:id="2869" w:name="_Toc126058068"/>
      <w:r w:rsidRPr="006238CC">
        <w:t>Glacier Lake Outburst Flood (GLOF)</w:t>
      </w:r>
      <w:bookmarkEnd w:id="2869"/>
    </w:p>
    <w:p w14:paraId="319F8CF8" w14:textId="2B25C9A9" w:rsidR="00A31B7A" w:rsidRPr="00976A12" w:rsidRDefault="00A31B7A" w:rsidP="00A31B7A">
      <w:r>
        <w:t xml:space="preserve">No sign of GLOF is recorded in the catchment. </w:t>
      </w:r>
    </w:p>
    <w:p w14:paraId="70F2E9FC" w14:textId="77777777" w:rsidR="00A31B7A" w:rsidRPr="00A31B7A" w:rsidRDefault="00A31B7A" w:rsidP="00A31B7A"/>
    <w:p w14:paraId="430B4F5B" w14:textId="77777777" w:rsidR="006238CC" w:rsidRPr="006238CC" w:rsidRDefault="006238CC" w:rsidP="001F4328">
      <w:pPr>
        <w:pStyle w:val="Heading2"/>
      </w:pPr>
      <w:bookmarkStart w:id="2870" w:name="_Toc444150620"/>
      <w:bookmarkStart w:id="2871" w:name="_Toc454649676"/>
      <w:bookmarkStart w:id="2872" w:name="_Toc477261951"/>
      <w:bookmarkStart w:id="2873" w:name="_Toc23762146"/>
      <w:bookmarkStart w:id="2874" w:name="_Toc68879987"/>
      <w:bookmarkStart w:id="2875" w:name="_Toc126058069"/>
      <w:r w:rsidRPr="006238CC">
        <w:t>Conclusions</w:t>
      </w:r>
      <w:bookmarkEnd w:id="2870"/>
      <w:bookmarkEnd w:id="2871"/>
      <w:bookmarkEnd w:id="2872"/>
      <w:bookmarkEnd w:id="2873"/>
      <w:bookmarkEnd w:id="2874"/>
      <w:bookmarkEnd w:id="2875"/>
    </w:p>
    <w:p w14:paraId="23F038F7" w14:textId="77777777" w:rsidR="006238CC" w:rsidRPr="006238CC" w:rsidRDefault="006238CC" w:rsidP="006238CC">
      <w:r w:rsidRPr="006238CC">
        <w:t>Based on the above studies on hydrology, followings conclusions can be drawn for the design of hydropower project components.</w:t>
      </w:r>
    </w:p>
    <w:p w14:paraId="51C62C94" w14:textId="3EDEBC6C" w:rsidR="006238CC" w:rsidRPr="006238CC" w:rsidRDefault="006238CC" w:rsidP="00F96D25">
      <w:pPr>
        <w:numPr>
          <w:ilvl w:val="0"/>
          <w:numId w:val="23"/>
        </w:numPr>
      </w:pPr>
      <w:r w:rsidRPr="006238CC">
        <w:t>The design discharge has been adopted to be 12.50 m</w:t>
      </w:r>
      <w:r w:rsidRPr="00BE1CE9">
        <w:rPr>
          <w:vertAlign w:val="superscript"/>
        </w:rPr>
        <w:t>3</w:t>
      </w:r>
      <w:r w:rsidRPr="006238CC">
        <w:t>/s</w:t>
      </w:r>
      <w:ins w:id="2876" w:author="Kumar Baral" w:date="2022-12-12T15:22:00Z">
        <w:r w:rsidR="000C269E">
          <w:t>.</w:t>
        </w:r>
      </w:ins>
      <w:del w:id="2877" w:author="Kumar Baral" w:date="2022-12-12T15:22:00Z">
        <w:r w:rsidRPr="006238CC" w:rsidDel="000C269E">
          <w:delText xml:space="preserve"> (35.</w:delText>
        </w:r>
        <w:r w:rsidR="000F1267" w:rsidDel="000C269E">
          <w:delText>9</w:delText>
        </w:r>
        <w:r w:rsidRPr="006238CC" w:rsidDel="000C269E">
          <w:delText>% exceedance flow</w:delText>
        </w:r>
        <w:r w:rsidR="00095876" w:rsidDel="000C269E">
          <w:delText xml:space="preserve"> as per this study</w:delText>
        </w:r>
        <w:r w:rsidRPr="006238CC" w:rsidDel="000C269E">
          <w:delText>).</w:delText>
        </w:r>
      </w:del>
    </w:p>
    <w:p w14:paraId="3AA9033B" w14:textId="780B678C" w:rsidR="006238CC" w:rsidRPr="006238CC" w:rsidRDefault="006238CC" w:rsidP="00F96D25">
      <w:pPr>
        <w:numPr>
          <w:ilvl w:val="0"/>
          <w:numId w:val="23"/>
        </w:numPr>
      </w:pPr>
      <w:r w:rsidRPr="006238CC">
        <w:t>100 years return period flood at the proposed intake</w:t>
      </w:r>
      <w:r w:rsidR="001D4996">
        <w:t xml:space="preserve"> of Myagdi river is 49</w:t>
      </w:r>
      <w:ins w:id="2878" w:author="Kumar Baral" w:date="2022-12-12T16:47:00Z">
        <w:r w:rsidR="00A04755">
          <w:t>7</w:t>
        </w:r>
      </w:ins>
      <w:del w:id="2879" w:author="Kumar Baral" w:date="2022-12-12T16:47:00Z">
        <w:r w:rsidR="001D4996" w:rsidDel="00A04755">
          <w:delText>6.54</w:delText>
        </w:r>
      </w:del>
      <w:r w:rsidR="001D4996">
        <w:t>m</w:t>
      </w:r>
      <w:r w:rsidR="001D4996" w:rsidRPr="00964ABA">
        <w:rPr>
          <w:vertAlign w:val="superscript"/>
        </w:rPr>
        <w:t>3</w:t>
      </w:r>
      <w:r w:rsidR="001D4996">
        <w:t xml:space="preserve">/s, at intake of </w:t>
      </w:r>
      <w:proofErr w:type="spellStart"/>
      <w:r w:rsidR="001D4996">
        <w:t>Kunaban</w:t>
      </w:r>
      <w:proofErr w:type="spellEnd"/>
      <w:r w:rsidR="001D4996">
        <w:t xml:space="preserve"> river is 170.32 m</w:t>
      </w:r>
      <w:r w:rsidR="001D4996" w:rsidRPr="00BE1CE9">
        <w:rPr>
          <w:vertAlign w:val="superscript"/>
        </w:rPr>
        <w:t>3</w:t>
      </w:r>
      <w:r w:rsidR="001D4996">
        <w:t>/s</w:t>
      </w:r>
      <w:r w:rsidRPr="006238CC">
        <w:t xml:space="preserve"> and tailrace site of the project is </w:t>
      </w:r>
      <w:ins w:id="2880" w:author="Kumar Baral" w:date="2022-12-12T16:48:00Z">
        <w:r w:rsidR="00A04755">
          <w:t>691.70</w:t>
        </w:r>
      </w:ins>
      <w:del w:id="2881" w:author="Kumar Baral" w:date="2022-12-12T16:48:00Z">
        <w:r w:rsidRPr="001D4996" w:rsidDel="00A04755">
          <w:delText>731.49</w:delText>
        </w:r>
      </w:del>
      <w:r w:rsidRPr="001D4996">
        <w:t xml:space="preserve"> m</w:t>
      </w:r>
      <w:r w:rsidRPr="00BE1CE9">
        <w:rPr>
          <w:vertAlign w:val="superscript"/>
        </w:rPr>
        <w:t>3</w:t>
      </w:r>
      <w:r w:rsidRPr="001D4996">
        <w:t>/s respectively.</w:t>
      </w:r>
    </w:p>
    <w:p w14:paraId="2733B3CC" w14:textId="395186C1" w:rsidR="00BE1CE9" w:rsidRPr="006238CC" w:rsidRDefault="00BE1CE9" w:rsidP="00F96D25">
      <w:pPr>
        <w:numPr>
          <w:ilvl w:val="0"/>
          <w:numId w:val="23"/>
        </w:numPr>
      </w:pPr>
      <w:r w:rsidRPr="006238CC">
        <w:t xml:space="preserve">The construction flood of 1 in 20 years return period at the proposed </w:t>
      </w:r>
      <w:proofErr w:type="spellStart"/>
      <w:r w:rsidRPr="006238CC">
        <w:t>headworks</w:t>
      </w:r>
      <w:proofErr w:type="spellEnd"/>
      <w:r w:rsidRPr="006238CC">
        <w:t xml:space="preserve"> site</w:t>
      </w:r>
      <w:r>
        <w:t>s</w:t>
      </w:r>
      <w:r w:rsidRPr="006238CC">
        <w:t xml:space="preserve"> of the project is </w:t>
      </w:r>
      <w:ins w:id="2882" w:author="Kumar Baral" w:date="2022-12-12T16:47:00Z">
        <w:r w:rsidR="00A04755">
          <w:t>33.13</w:t>
        </w:r>
      </w:ins>
      <w:del w:id="2883" w:author="Kumar Baral" w:date="2022-12-12T16:47:00Z">
        <w:r w:rsidR="00F22BE5" w:rsidDel="00A04755">
          <w:delText>19.40</w:delText>
        </w:r>
      </w:del>
      <w:r w:rsidRPr="00BE1CE9">
        <w:t xml:space="preserve"> m</w:t>
      </w:r>
      <w:r w:rsidRPr="00BE1CE9">
        <w:rPr>
          <w:vertAlign w:val="superscript"/>
        </w:rPr>
        <w:t>3</w:t>
      </w:r>
      <w:r w:rsidRPr="00BE1CE9">
        <w:t xml:space="preserve">/s and </w:t>
      </w:r>
      <w:ins w:id="2884" w:author="Kumar Baral" w:date="2022-12-12T16:47:00Z">
        <w:r w:rsidR="00A04755">
          <w:t>17.35</w:t>
        </w:r>
      </w:ins>
      <w:del w:id="2885" w:author="Kumar Baral" w:date="2022-12-12T16:47:00Z">
        <w:r w:rsidRPr="00BE1CE9" w:rsidDel="00A04755">
          <w:delText>1</w:delText>
        </w:r>
        <w:r w:rsidR="00F22BE5" w:rsidDel="00A04755">
          <w:delText>0.14</w:delText>
        </w:r>
      </w:del>
      <w:r w:rsidRPr="00BE1CE9">
        <w:t xml:space="preserve"> m</w:t>
      </w:r>
      <w:r w:rsidRPr="00BE1CE9">
        <w:rPr>
          <w:vertAlign w:val="superscript"/>
        </w:rPr>
        <w:t>3</w:t>
      </w:r>
      <w:r w:rsidRPr="00BE1CE9">
        <w:t>/s</w:t>
      </w:r>
      <w:r>
        <w:t xml:space="preserve"> for Myagdi Intake and </w:t>
      </w:r>
      <w:proofErr w:type="spellStart"/>
      <w:r>
        <w:t>Kunban</w:t>
      </w:r>
      <w:proofErr w:type="spellEnd"/>
      <w:r>
        <w:t xml:space="preserve"> Intake.</w:t>
      </w:r>
    </w:p>
    <w:p w14:paraId="328ED49E" w14:textId="359767C7" w:rsidR="006238CC" w:rsidRPr="006238CC" w:rsidRDefault="006238CC">
      <w:pPr>
        <w:numPr>
          <w:ilvl w:val="0"/>
          <w:numId w:val="23"/>
        </w:numPr>
        <w:pPrChange w:id="2886" w:author="Kumar Baral" w:date="2022-12-12T16:48:00Z">
          <w:pPr/>
        </w:pPrChange>
      </w:pPr>
      <w:r w:rsidRPr="006238CC">
        <w:lastRenderedPageBreak/>
        <w:t>Similarly, based on the final report on Glacier Lakes and Glacial Lake Outburst Floods in Nepal prepared by ICIMOD (2011)</w:t>
      </w:r>
      <w:r w:rsidR="00201D80">
        <w:t xml:space="preserve"> t</w:t>
      </w:r>
      <w:r w:rsidRPr="006238CC">
        <w:t>he project does not have any glacier lake and hence, it is</w:t>
      </w:r>
      <w:r w:rsidR="00E75D9C">
        <w:t xml:space="preserve"> considered</w:t>
      </w:r>
      <w:r w:rsidRPr="006238CC">
        <w:t xml:space="preserve"> out of GLOF risk. </w:t>
      </w:r>
      <w:bookmarkStart w:id="2887" w:name="_Toc444150621"/>
    </w:p>
    <w:p w14:paraId="2C7F73DD" w14:textId="77777777" w:rsidR="006238CC" w:rsidRPr="006238CC" w:rsidRDefault="006238CC" w:rsidP="001F4328">
      <w:pPr>
        <w:pStyle w:val="Heading2"/>
      </w:pPr>
      <w:bookmarkStart w:id="2888" w:name="_Toc454649677"/>
      <w:bookmarkStart w:id="2889" w:name="_Toc477261952"/>
      <w:bookmarkStart w:id="2890" w:name="_Toc23762147"/>
      <w:bookmarkStart w:id="2891" w:name="_Toc68879988"/>
      <w:bookmarkStart w:id="2892" w:name="_Toc126058070"/>
      <w:r w:rsidRPr="006238CC">
        <w:t>Recommendations</w:t>
      </w:r>
      <w:bookmarkEnd w:id="2887"/>
      <w:bookmarkEnd w:id="2888"/>
      <w:bookmarkEnd w:id="2889"/>
      <w:bookmarkEnd w:id="2890"/>
      <w:bookmarkEnd w:id="2891"/>
      <w:bookmarkEnd w:id="2892"/>
    </w:p>
    <w:p w14:paraId="308C9D2F" w14:textId="77777777" w:rsidR="006238CC" w:rsidRPr="006238CC" w:rsidRDefault="006238CC" w:rsidP="006238CC">
      <w:r w:rsidRPr="006238CC">
        <w:t>For reliability of the adopted monthly flow at proposed intake site of the project, it is recommended for further work prior to the detail design as;</w:t>
      </w:r>
    </w:p>
    <w:p w14:paraId="1D76DAE2" w14:textId="2BEBD237" w:rsidR="006238CC" w:rsidRPr="006238CC" w:rsidRDefault="006238CC" w:rsidP="00F96D25">
      <w:pPr>
        <w:numPr>
          <w:ilvl w:val="0"/>
          <w:numId w:val="22"/>
        </w:numPr>
      </w:pPr>
      <w:r w:rsidRPr="006238CC">
        <w:t>Continuous measurement of the flows at intake site of the Myagdi Khola to obtain long-term time series of the flow data</w:t>
      </w:r>
      <w:r w:rsidR="00183E95">
        <w:t>.</w:t>
      </w:r>
    </w:p>
    <w:p w14:paraId="11B5E09D" w14:textId="77777777" w:rsidR="00BB7826" w:rsidRDefault="006238CC" w:rsidP="006238CC">
      <w:r w:rsidRPr="006238CC">
        <w:t>Similarly, for improvement of the rating curve developed at weir axis and tailrace of the Myagdi Khola,</w:t>
      </w:r>
    </w:p>
    <w:p w14:paraId="6F940B5F" w14:textId="39EF49B7" w:rsidR="006238CC" w:rsidRPr="006238CC" w:rsidRDefault="006238CC" w:rsidP="00F96D25">
      <w:pPr>
        <w:numPr>
          <w:ilvl w:val="0"/>
          <w:numId w:val="22"/>
        </w:numPr>
      </w:pPr>
      <w:r w:rsidRPr="006238CC">
        <w:t xml:space="preserve">the rating curve has to be developed based on the measured flow data in the </w:t>
      </w:r>
      <w:r w:rsidR="00183E95" w:rsidRPr="006238CC">
        <w:t>future.</w:t>
      </w:r>
    </w:p>
    <w:p w14:paraId="1D851DBF" w14:textId="77777777" w:rsidR="006238CC" w:rsidRPr="006238CC" w:rsidRDefault="006238CC" w:rsidP="006238CC">
      <w:r w:rsidRPr="006238CC">
        <w:t>Moreover, based on the final report on Glacier Lakes and Glacial Lake Outburst Floods in Nepal prepared by ICIMOD (2011), the project area is out of GLOF risk. However;</w:t>
      </w:r>
    </w:p>
    <w:p w14:paraId="114A9FE0" w14:textId="145CDE79" w:rsidR="001F4328" w:rsidRDefault="006238CC" w:rsidP="00F96D25">
      <w:pPr>
        <w:numPr>
          <w:ilvl w:val="0"/>
          <w:numId w:val="22"/>
        </w:numPr>
      </w:pPr>
      <w:r w:rsidRPr="006238CC">
        <w:t>Monitoring of large glaciers in upper part of the catchment has to be recommended in the future for considering the formation of glacier lakes.</w:t>
      </w:r>
    </w:p>
    <w:p w14:paraId="208E8C3D" w14:textId="77777777" w:rsidR="000C7DC9" w:rsidRDefault="000C7DC9">
      <w:pPr>
        <w:spacing w:before="0" w:after="0" w:line="240" w:lineRule="auto"/>
        <w:jc w:val="left"/>
        <w:rPr>
          <w:b/>
          <w:bCs/>
          <w:caps/>
          <w:kern w:val="32"/>
          <w:sz w:val="28"/>
          <w:szCs w:val="32"/>
        </w:rPr>
      </w:pPr>
      <w:bookmarkStart w:id="2893" w:name="_Toc257037412"/>
      <w:bookmarkStart w:id="2894" w:name="_Toc269719496"/>
      <w:bookmarkStart w:id="2895" w:name="_Toc483425861"/>
      <w:bookmarkStart w:id="2896" w:name="_Toc483427538"/>
      <w:bookmarkStart w:id="2897" w:name="_Toc483462498"/>
      <w:bookmarkStart w:id="2898" w:name="_Toc483468490"/>
      <w:bookmarkStart w:id="2899" w:name="_Toc483468636"/>
      <w:bookmarkStart w:id="2900" w:name="_Toc483475401"/>
      <w:bookmarkStart w:id="2901" w:name="_Toc483475451"/>
      <w:bookmarkStart w:id="2902" w:name="_Toc483482819"/>
      <w:bookmarkStart w:id="2903" w:name="_Toc483491643"/>
      <w:bookmarkEnd w:id="2893"/>
      <w:bookmarkEnd w:id="2894"/>
      <w:bookmarkEnd w:id="2895"/>
      <w:bookmarkEnd w:id="2896"/>
      <w:bookmarkEnd w:id="2897"/>
      <w:bookmarkEnd w:id="2898"/>
      <w:bookmarkEnd w:id="2899"/>
      <w:bookmarkEnd w:id="2900"/>
      <w:bookmarkEnd w:id="2901"/>
      <w:bookmarkEnd w:id="2902"/>
      <w:bookmarkEnd w:id="2903"/>
      <w:r>
        <w:br w:type="page"/>
      </w:r>
    </w:p>
    <w:p w14:paraId="5E8F5E6A" w14:textId="1CF29017" w:rsidR="00AA0E54" w:rsidRPr="006D015F" w:rsidRDefault="00AA0E54" w:rsidP="00545CE7">
      <w:pPr>
        <w:pStyle w:val="Heading1"/>
      </w:pPr>
      <w:bookmarkStart w:id="2904" w:name="_Toc126058071"/>
      <w:r w:rsidRPr="006D015F">
        <w:lastRenderedPageBreak/>
        <w:t>REFERENCES</w:t>
      </w:r>
      <w:bookmarkEnd w:id="2904"/>
    </w:p>
    <w:sectPr w:rsidR="00AA0E54" w:rsidRPr="006D015F" w:rsidSect="009124BA">
      <w:headerReference w:type="default" r:id="rId23"/>
      <w:footerReference w:type="default" r:id="rId24"/>
      <w:pgSz w:w="11907" w:h="16839" w:code="9"/>
      <w:pgMar w:top="1296" w:right="1080" w:bottom="1296"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DE749A" w16cid:durableId="2742EE5D"/>
  <w16cid:commentId w16cid:paraId="3409BA79" w16cid:durableId="2742EE5E"/>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5EA76C" w14:textId="77777777" w:rsidR="009618C2" w:rsidRDefault="009618C2" w:rsidP="00E93729">
      <w:pPr>
        <w:spacing w:before="0" w:after="0" w:line="240" w:lineRule="auto"/>
      </w:pPr>
      <w:r>
        <w:separator/>
      </w:r>
    </w:p>
  </w:endnote>
  <w:endnote w:type="continuationSeparator" w:id="0">
    <w:p w14:paraId="270134EA" w14:textId="77777777" w:rsidR="009618C2" w:rsidRDefault="009618C2" w:rsidP="00E9372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ill Sans Light">
    <w:altName w:val="Arial"/>
    <w:charset w:val="00"/>
    <w:family w:val="swiss"/>
    <w:pitch w:val="variable"/>
    <w:sig w:usb0="00000001" w:usb1="00000000" w:usb2="00000000" w:usb3="00000000" w:csb0="00000093" w:csb1="00000000"/>
  </w:font>
  <w:font w:name="Mangal">
    <w:panose1 w:val="00000400000000000000"/>
    <w:charset w:val="00"/>
    <w:family w:val="roman"/>
    <w:pitch w:val="variable"/>
    <w:sig w:usb0="00008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ngsana New">
    <w:panose1 w:val="02020603050405020304"/>
    <w:charset w:val="DE"/>
    <w:family w:val="roman"/>
    <w:notTrueType/>
    <w:pitch w:val="variable"/>
    <w:sig w:usb0="01000001" w:usb1="00000000" w:usb2="00000000" w:usb3="00000000" w:csb0="0001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Univers 55">
    <w:altName w:val="Times New Roman"/>
    <w:charset w:val="00"/>
    <w:family w:val="auto"/>
    <w:pitch w:val="variable"/>
    <w:sig w:usb0="00000003" w:usb1="00000000" w:usb2="00000000" w:usb3="00000000" w:csb0="00000001" w:csb1="00000000"/>
  </w:font>
  <w:font w:name="Gill Sans">
    <w:altName w:val="Century Gothic"/>
    <w:charset w:val="00"/>
    <w:family w:val="swiss"/>
    <w:pitch w:val="variable"/>
    <w:sig w:usb0="00000005" w:usb1="00000000" w:usb2="00000000" w:usb3="00000000" w:csb0="00000093" w:csb1="00000000"/>
  </w:font>
  <w:font w:name="MS Mincho">
    <w:altName w:val="ＭＳ 明朝"/>
    <w:panose1 w:val="02020609040205080304"/>
    <w:charset w:val="80"/>
    <w:family w:val="roman"/>
    <w:notTrueType/>
    <w:pitch w:val="fixed"/>
    <w:sig w:usb0="00000000" w:usb1="08070000" w:usb2="00000010" w:usb3="00000000" w:csb0="00020000" w:csb1="00000000"/>
  </w:font>
  <w:font w:name="Univers">
    <w:altName w:val="Arial"/>
    <w:charset w:val="00"/>
    <w:family w:val="swiss"/>
    <w:pitch w:val="variable"/>
    <w:sig w:usb0="00000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A062D0" w14:textId="4CB11E72" w:rsidR="00AA6F48" w:rsidRPr="00FC10D0" w:rsidRDefault="00AA6F48" w:rsidP="00BB43BD">
    <w:pPr>
      <w:pStyle w:val="Footer"/>
      <w:tabs>
        <w:tab w:val="clear" w:pos="9360"/>
        <w:tab w:val="right" w:pos="9072"/>
      </w:tabs>
      <w:jc w:val="center"/>
      <w:rPr>
        <w:rFonts w:ascii="Gill Sans MT" w:hAnsi="Gill Sans MT"/>
        <w:i/>
        <w:sz w:val="18"/>
        <w:szCs w:val="18"/>
      </w:rPr>
    </w:pPr>
    <w:r w:rsidRPr="00FC10D0">
      <w:rPr>
        <w:rFonts w:ascii="Gill Sans MT" w:hAnsi="Gill Sans MT"/>
        <w:i/>
        <w:sz w:val="18"/>
        <w:szCs w:val="18"/>
      </w:rPr>
      <w:t>Hydro-Consult Engineering</w:t>
    </w:r>
    <w:r>
      <w:rPr>
        <w:rFonts w:ascii="Gill Sans MT" w:hAnsi="Gill Sans MT"/>
        <w:i/>
        <w:sz w:val="18"/>
        <w:szCs w:val="18"/>
      </w:rPr>
      <w:t xml:space="preserve"> Ltd.</w:t>
    </w:r>
    <w:r w:rsidRPr="00FC10D0">
      <w:rPr>
        <w:rFonts w:ascii="Gill Sans MT" w:hAnsi="Gill Sans MT"/>
        <w:i/>
        <w:sz w:val="18"/>
        <w:szCs w:val="18"/>
      </w:rPr>
      <w:tab/>
    </w:r>
    <w:r w:rsidRPr="00FC10D0">
      <w:rPr>
        <w:rFonts w:ascii="Gill Sans MT" w:hAnsi="Gill Sans MT"/>
        <w:i/>
        <w:sz w:val="18"/>
        <w:szCs w:val="18"/>
      </w:rPr>
      <w:tab/>
      <w:t xml:space="preserve">Page </w:t>
    </w:r>
    <w:r w:rsidRPr="00FC10D0">
      <w:rPr>
        <w:rFonts w:ascii="Gill Sans MT" w:hAnsi="Gill Sans MT"/>
        <w:i/>
        <w:sz w:val="18"/>
        <w:szCs w:val="18"/>
      </w:rPr>
      <w:fldChar w:fldCharType="begin"/>
    </w:r>
    <w:r w:rsidRPr="00FC10D0">
      <w:rPr>
        <w:rFonts w:ascii="Gill Sans MT" w:hAnsi="Gill Sans MT"/>
        <w:i/>
        <w:sz w:val="18"/>
        <w:szCs w:val="18"/>
      </w:rPr>
      <w:instrText xml:space="preserve"> PAGE   \* MERGEFORMAT </w:instrText>
    </w:r>
    <w:r w:rsidRPr="00FC10D0">
      <w:rPr>
        <w:rFonts w:ascii="Gill Sans MT" w:hAnsi="Gill Sans MT"/>
        <w:i/>
        <w:sz w:val="18"/>
        <w:szCs w:val="18"/>
      </w:rPr>
      <w:fldChar w:fldCharType="separate"/>
    </w:r>
    <w:r w:rsidR="0052662E">
      <w:rPr>
        <w:rFonts w:ascii="Gill Sans MT" w:hAnsi="Gill Sans MT"/>
        <w:i/>
        <w:noProof/>
        <w:sz w:val="18"/>
        <w:szCs w:val="18"/>
      </w:rPr>
      <w:t>v</w:t>
    </w:r>
    <w:r w:rsidRPr="00FC10D0">
      <w:rPr>
        <w:rFonts w:ascii="Gill Sans MT" w:hAnsi="Gill Sans MT"/>
        <w:i/>
        <w:sz w:val="18"/>
        <w:szCs w:val="18"/>
      </w:rPr>
      <w:fldChar w:fldCharType="end"/>
    </w:r>
  </w:p>
  <w:p w14:paraId="74FB852C" w14:textId="77777777" w:rsidR="00AA6F48" w:rsidRDefault="00AA6F4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6D45BF" w14:textId="6526B1D0" w:rsidR="00AA6F48" w:rsidRPr="00FC10D0" w:rsidRDefault="00AA6F48" w:rsidP="005118F5">
    <w:pPr>
      <w:pStyle w:val="Footer"/>
      <w:tabs>
        <w:tab w:val="clear" w:pos="9360"/>
        <w:tab w:val="right" w:pos="9072"/>
      </w:tabs>
      <w:jc w:val="center"/>
      <w:rPr>
        <w:rFonts w:ascii="Gill Sans MT" w:hAnsi="Gill Sans MT"/>
        <w:i/>
        <w:sz w:val="18"/>
        <w:szCs w:val="18"/>
      </w:rPr>
    </w:pPr>
    <w:r w:rsidRPr="00FC10D0">
      <w:rPr>
        <w:rFonts w:ascii="Gill Sans MT" w:hAnsi="Gill Sans MT"/>
        <w:i/>
        <w:sz w:val="18"/>
        <w:szCs w:val="18"/>
      </w:rPr>
      <w:t>Hydro-Consult Engineering</w:t>
    </w:r>
    <w:r>
      <w:rPr>
        <w:rFonts w:ascii="Gill Sans MT" w:hAnsi="Gill Sans MT"/>
        <w:i/>
        <w:sz w:val="18"/>
        <w:szCs w:val="18"/>
      </w:rPr>
      <w:t xml:space="preserve"> Ltd.</w:t>
    </w:r>
    <w:r w:rsidRPr="00FC10D0">
      <w:rPr>
        <w:rFonts w:ascii="Gill Sans MT" w:hAnsi="Gill Sans MT"/>
        <w:i/>
        <w:sz w:val="18"/>
        <w:szCs w:val="18"/>
      </w:rPr>
      <w:tab/>
    </w:r>
    <w:r w:rsidRPr="00FC10D0">
      <w:rPr>
        <w:rFonts w:ascii="Gill Sans MT" w:hAnsi="Gill Sans MT"/>
        <w:i/>
        <w:sz w:val="18"/>
        <w:szCs w:val="18"/>
      </w:rPr>
      <w:tab/>
    </w:r>
    <w:r w:rsidRPr="00FC10D0">
      <w:rPr>
        <w:rFonts w:ascii="Gill Sans MT" w:hAnsi="Gill Sans MT"/>
        <w:i/>
        <w:sz w:val="18"/>
        <w:szCs w:val="18"/>
      </w:rPr>
      <w:fldChar w:fldCharType="begin"/>
    </w:r>
    <w:r w:rsidRPr="00FC10D0">
      <w:rPr>
        <w:rFonts w:ascii="Gill Sans MT" w:hAnsi="Gill Sans MT"/>
        <w:i/>
        <w:sz w:val="18"/>
        <w:szCs w:val="18"/>
      </w:rPr>
      <w:instrText xml:space="preserve"> PAGE   \* MERGEFORMAT </w:instrText>
    </w:r>
    <w:r w:rsidRPr="00FC10D0">
      <w:rPr>
        <w:rFonts w:ascii="Gill Sans MT" w:hAnsi="Gill Sans MT"/>
        <w:i/>
        <w:sz w:val="18"/>
        <w:szCs w:val="18"/>
      </w:rPr>
      <w:fldChar w:fldCharType="separate"/>
    </w:r>
    <w:r w:rsidR="0052662E">
      <w:rPr>
        <w:rFonts w:ascii="Gill Sans MT" w:hAnsi="Gill Sans MT"/>
        <w:i/>
        <w:noProof/>
        <w:sz w:val="18"/>
        <w:szCs w:val="18"/>
      </w:rPr>
      <w:t>19</w:t>
    </w:r>
    <w:r w:rsidRPr="00FC10D0">
      <w:rPr>
        <w:rFonts w:ascii="Gill Sans MT" w:hAnsi="Gill Sans MT"/>
        <w:i/>
        <w:sz w:val="18"/>
        <w:szCs w:val="18"/>
      </w:rPr>
      <w:fldChar w:fldCharType="end"/>
    </w:r>
  </w:p>
  <w:p w14:paraId="481986A1" w14:textId="77777777" w:rsidR="00AA6F48" w:rsidRPr="005118F5" w:rsidRDefault="00AA6F48" w:rsidP="005118F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7D65FB" w14:textId="77777777" w:rsidR="009618C2" w:rsidRDefault="009618C2" w:rsidP="00E93729">
      <w:pPr>
        <w:spacing w:before="0" w:after="0" w:line="240" w:lineRule="auto"/>
      </w:pPr>
      <w:r>
        <w:separator/>
      </w:r>
    </w:p>
  </w:footnote>
  <w:footnote w:type="continuationSeparator" w:id="0">
    <w:p w14:paraId="7A302F20" w14:textId="77777777" w:rsidR="009618C2" w:rsidRDefault="009618C2" w:rsidP="00E9372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0EEF9" w14:textId="6460C9F4" w:rsidR="00AA6F48" w:rsidRPr="002E23EF" w:rsidRDefault="00AA6F48" w:rsidP="00607207">
    <w:pPr>
      <w:pStyle w:val="Header"/>
      <w:tabs>
        <w:tab w:val="clear" w:pos="4680"/>
        <w:tab w:val="clear" w:pos="9360"/>
        <w:tab w:val="center" w:pos="4140"/>
        <w:tab w:val="right" w:pos="9180"/>
      </w:tabs>
      <w:ind w:right="-63"/>
      <w:rPr>
        <w:rFonts w:ascii="Gill Sans MT" w:hAnsi="Gill Sans MT"/>
        <w:i/>
        <w:sz w:val="20"/>
      </w:rPr>
    </w:pPr>
    <w:proofErr w:type="spellStart"/>
    <w:r>
      <w:rPr>
        <w:rFonts w:ascii="Gill Sans MT" w:hAnsi="Gill Sans MT"/>
        <w:i/>
        <w:sz w:val="20"/>
      </w:rPr>
      <w:t>Butwal</w:t>
    </w:r>
    <w:proofErr w:type="spellEnd"/>
    <w:r>
      <w:rPr>
        <w:rFonts w:ascii="Gill Sans MT" w:hAnsi="Gill Sans MT"/>
        <w:i/>
        <w:sz w:val="20"/>
      </w:rPr>
      <w:t xml:space="preserve"> Power Company Ltd.                         </w:t>
    </w:r>
    <w:r>
      <w:rPr>
        <w:rFonts w:ascii="Gill Sans MT" w:hAnsi="Gill Sans MT"/>
        <w:i/>
        <w:sz w:val="20"/>
      </w:rPr>
      <w:tab/>
    </w:r>
    <w:r>
      <w:rPr>
        <w:rFonts w:ascii="Gill Sans MT" w:hAnsi="Gill Sans MT"/>
        <w:i/>
        <w:sz w:val="20"/>
      </w:rPr>
      <w:tab/>
    </w:r>
    <w:del w:id="47" w:author="Kumar Baral" w:date="2023-01-30T16:39:00Z">
      <w:r w:rsidDel="008B66D5">
        <w:rPr>
          <w:rFonts w:ascii="Gill Sans MT" w:hAnsi="Gill Sans MT"/>
          <w:i/>
          <w:sz w:val="20"/>
        </w:rPr>
        <w:delText>Jhimruk</w:delText>
      </w:r>
      <w:r w:rsidRPr="00141336" w:rsidDel="008B66D5">
        <w:rPr>
          <w:rFonts w:ascii="Gill Sans MT" w:hAnsi="Gill Sans MT"/>
          <w:i/>
          <w:sz w:val="20"/>
        </w:rPr>
        <w:delText xml:space="preserve"> </w:delText>
      </w:r>
    </w:del>
    <w:proofErr w:type="spellStart"/>
    <w:ins w:id="48" w:author="Kumar Baral" w:date="2023-01-30T16:39:00Z">
      <w:r>
        <w:rPr>
          <w:rFonts w:ascii="Gill Sans MT" w:hAnsi="Gill Sans MT"/>
          <w:i/>
          <w:sz w:val="20"/>
        </w:rPr>
        <w:t>Andhi</w:t>
      </w:r>
      <w:proofErr w:type="spellEnd"/>
      <w:r>
        <w:rPr>
          <w:rFonts w:ascii="Gill Sans MT" w:hAnsi="Gill Sans MT"/>
          <w:i/>
          <w:sz w:val="20"/>
        </w:rPr>
        <w:t xml:space="preserve"> Khola</w:t>
      </w:r>
      <w:r w:rsidRPr="00141336">
        <w:rPr>
          <w:rFonts w:ascii="Gill Sans MT" w:hAnsi="Gill Sans MT"/>
          <w:i/>
          <w:sz w:val="20"/>
        </w:rPr>
        <w:t xml:space="preserve"> </w:t>
      </w:r>
    </w:ins>
    <w:r w:rsidRPr="00141336">
      <w:rPr>
        <w:rFonts w:ascii="Gill Sans MT" w:hAnsi="Gill Sans MT"/>
        <w:i/>
        <w:sz w:val="20"/>
      </w:rPr>
      <w:t xml:space="preserve">Hydropower Project </w:t>
    </w:r>
    <w:del w:id="49" w:author="Kumar Baral" w:date="2023-01-30T16:39:00Z">
      <w:r w:rsidDel="008B66D5">
        <w:rPr>
          <w:rFonts w:ascii="Gill Sans MT" w:hAnsi="Gill Sans MT"/>
          <w:i/>
          <w:sz w:val="20"/>
        </w:rPr>
        <w:delText>(12</w:delText>
      </w:r>
    </w:del>
    <w:del w:id="50" w:author="Kumar Baral" w:date="2022-12-12T17:04:00Z">
      <w:r w:rsidDel="00BC56BD">
        <w:rPr>
          <w:rFonts w:ascii="Gill Sans MT" w:hAnsi="Gill Sans MT"/>
          <w:i/>
          <w:sz w:val="20"/>
        </w:rPr>
        <w:delText>57.3</w:delText>
      </w:r>
    </w:del>
    <w:del w:id="51" w:author="Kumar Baral" w:date="2023-01-30T16:39:00Z">
      <w:r w:rsidDel="008B66D5">
        <w:rPr>
          <w:rFonts w:ascii="Gill Sans MT" w:hAnsi="Gill Sans MT"/>
          <w:i/>
          <w:sz w:val="20"/>
        </w:rPr>
        <w:delText xml:space="preserve"> MW)</w:delText>
      </w:r>
    </w:del>
  </w:p>
  <w:p w14:paraId="371C9D60" w14:textId="2B57E466" w:rsidR="00AA6F48" w:rsidRPr="000E17ED" w:rsidRDefault="00AA6F48" w:rsidP="002439C7">
    <w:pPr>
      <w:pStyle w:val="Header"/>
      <w:tabs>
        <w:tab w:val="clear" w:pos="9360"/>
        <w:tab w:val="right" w:pos="9090"/>
      </w:tabs>
      <w:rPr>
        <w:rFonts w:ascii="Gill Sans MT" w:hAnsi="Gill Sans MT"/>
        <w:sz w:val="20"/>
      </w:rPr>
    </w:pPr>
    <w:r w:rsidRPr="00141336">
      <w:rPr>
        <w:rFonts w:ascii="Gill Sans MT" w:hAnsi="Gill Sans MT"/>
        <w:i/>
        <w:sz w:val="20"/>
      </w:rPr>
      <w:tab/>
    </w:r>
    <w:r w:rsidRPr="00141336">
      <w:rPr>
        <w:rFonts w:ascii="Gill Sans MT" w:hAnsi="Gill Sans MT"/>
        <w:i/>
        <w:sz w:val="20"/>
      </w:rPr>
      <w:tab/>
    </w:r>
    <w:r>
      <w:rPr>
        <w:rFonts w:ascii="Gill Sans MT" w:hAnsi="Gill Sans MT"/>
        <w:i/>
        <w:sz w:val="20"/>
      </w:rPr>
      <w:t>Hydrological Study Report</w:t>
    </w:r>
    <w:ins w:id="52" w:author="Kumar Baral" w:date="2023-01-30T16:39:00Z">
      <w:r>
        <w:rPr>
          <w:rFonts w:ascii="Gill Sans MT" w:hAnsi="Gill Sans MT"/>
          <w:i/>
          <w:sz w:val="20"/>
        </w:rPr>
        <w:t>-9.4 MW</w:t>
      </w:r>
    </w:ins>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62FF1" w14:textId="2C4FA0FB" w:rsidR="00AA6F48" w:rsidRPr="002E23EF" w:rsidRDefault="00AA6F48" w:rsidP="005118F5">
    <w:pPr>
      <w:pStyle w:val="Header"/>
      <w:tabs>
        <w:tab w:val="clear" w:pos="4680"/>
        <w:tab w:val="clear" w:pos="9360"/>
        <w:tab w:val="center" w:pos="4140"/>
        <w:tab w:val="right" w:pos="9180"/>
      </w:tabs>
      <w:ind w:right="-63"/>
      <w:rPr>
        <w:rFonts w:ascii="Gill Sans MT" w:hAnsi="Gill Sans MT"/>
        <w:i/>
        <w:sz w:val="20"/>
      </w:rPr>
    </w:pPr>
    <w:proofErr w:type="spellStart"/>
    <w:r>
      <w:rPr>
        <w:rFonts w:ascii="Gill Sans MT" w:hAnsi="Gill Sans MT"/>
        <w:i/>
        <w:sz w:val="20"/>
      </w:rPr>
      <w:t>Butwal</w:t>
    </w:r>
    <w:proofErr w:type="spellEnd"/>
    <w:r>
      <w:rPr>
        <w:rFonts w:ascii="Gill Sans MT" w:hAnsi="Gill Sans MT"/>
        <w:i/>
        <w:sz w:val="20"/>
      </w:rPr>
      <w:t xml:space="preserve"> Power Company Ltd.                         </w:t>
    </w:r>
    <w:r>
      <w:rPr>
        <w:rFonts w:ascii="Gill Sans MT" w:hAnsi="Gill Sans MT"/>
        <w:i/>
        <w:sz w:val="20"/>
      </w:rPr>
      <w:tab/>
    </w:r>
    <w:r>
      <w:rPr>
        <w:rFonts w:ascii="Gill Sans MT" w:hAnsi="Gill Sans MT"/>
        <w:i/>
        <w:sz w:val="20"/>
      </w:rPr>
      <w:tab/>
    </w:r>
    <w:del w:id="2905" w:author="Kumar Baral" w:date="2023-01-30T16:39:00Z">
      <w:r w:rsidDel="008B66D5">
        <w:rPr>
          <w:rFonts w:ascii="Gill Sans MT" w:hAnsi="Gill Sans MT"/>
          <w:i/>
          <w:sz w:val="20"/>
        </w:rPr>
        <w:delText>Jhimruk</w:delText>
      </w:r>
      <w:r w:rsidRPr="00141336" w:rsidDel="008B66D5">
        <w:rPr>
          <w:rFonts w:ascii="Gill Sans MT" w:hAnsi="Gill Sans MT"/>
          <w:i/>
          <w:sz w:val="20"/>
        </w:rPr>
        <w:delText xml:space="preserve"> Hydropower Project</w:delText>
      </w:r>
    </w:del>
    <w:proofErr w:type="spellStart"/>
    <w:ins w:id="2906" w:author="Kumar Baral" w:date="2023-01-30T16:39:00Z">
      <w:r>
        <w:rPr>
          <w:rFonts w:ascii="Gill Sans MT" w:hAnsi="Gill Sans MT"/>
          <w:i/>
          <w:sz w:val="20"/>
        </w:rPr>
        <w:t>AndhiKhola</w:t>
      </w:r>
      <w:proofErr w:type="spellEnd"/>
      <w:r>
        <w:rPr>
          <w:rFonts w:ascii="Gill Sans MT" w:hAnsi="Gill Sans MT"/>
          <w:i/>
          <w:sz w:val="20"/>
        </w:rPr>
        <w:t xml:space="preserve"> Hydropower Project (U)</w:t>
      </w:r>
    </w:ins>
    <w:r w:rsidRPr="00141336">
      <w:rPr>
        <w:rFonts w:ascii="Gill Sans MT" w:hAnsi="Gill Sans MT"/>
        <w:i/>
        <w:sz w:val="20"/>
      </w:rPr>
      <w:t xml:space="preserve"> </w:t>
    </w:r>
    <w:del w:id="2907" w:author="Kumar Baral" w:date="2023-01-30T16:39:00Z">
      <w:r w:rsidDel="008B66D5">
        <w:rPr>
          <w:rFonts w:ascii="Gill Sans MT" w:hAnsi="Gill Sans MT"/>
          <w:i/>
          <w:sz w:val="20"/>
        </w:rPr>
        <w:delText>(9</w:delText>
      </w:r>
    </w:del>
    <w:del w:id="2908" w:author="Kumar Baral" w:date="2022-12-13T09:53:00Z">
      <w:r w:rsidDel="009B7EF6">
        <w:rPr>
          <w:rFonts w:ascii="Gill Sans MT" w:hAnsi="Gill Sans MT"/>
          <w:i/>
          <w:sz w:val="20"/>
        </w:rPr>
        <w:delText>57.3</w:delText>
      </w:r>
    </w:del>
    <w:del w:id="2909" w:author="Kumar Baral" w:date="2023-01-30T16:39:00Z">
      <w:r w:rsidDel="008B66D5">
        <w:rPr>
          <w:rFonts w:ascii="Gill Sans MT" w:hAnsi="Gill Sans MT"/>
          <w:i/>
          <w:sz w:val="20"/>
        </w:rPr>
        <w:delText xml:space="preserve"> MW)</w:delText>
      </w:r>
    </w:del>
  </w:p>
  <w:p w14:paraId="7DAA1BC5" w14:textId="11279BC6" w:rsidR="00AA6F48" w:rsidRPr="00085B18" w:rsidRDefault="00AA6F48" w:rsidP="005118F5">
    <w:pPr>
      <w:pStyle w:val="Header"/>
      <w:tabs>
        <w:tab w:val="clear" w:pos="9360"/>
        <w:tab w:val="right" w:pos="9090"/>
      </w:tabs>
      <w:rPr>
        <w:rFonts w:ascii="Gill Sans MT" w:hAnsi="Gill Sans MT"/>
        <w:sz w:val="20"/>
      </w:rPr>
    </w:pPr>
    <w:r w:rsidRPr="00141336">
      <w:rPr>
        <w:rFonts w:ascii="Gill Sans MT" w:hAnsi="Gill Sans MT"/>
        <w:i/>
        <w:sz w:val="20"/>
      </w:rPr>
      <w:tab/>
    </w:r>
    <w:r w:rsidRPr="00141336">
      <w:rPr>
        <w:rFonts w:ascii="Gill Sans MT" w:hAnsi="Gill Sans MT"/>
        <w:i/>
        <w:sz w:val="20"/>
      </w:rPr>
      <w:tab/>
    </w:r>
    <w:r>
      <w:rPr>
        <w:rFonts w:ascii="Gill Sans MT" w:hAnsi="Gill Sans MT"/>
        <w:i/>
        <w:sz w:val="20"/>
      </w:rPr>
      <w:t>Hydrological Study Report</w:t>
    </w:r>
    <w:ins w:id="2910" w:author="Kumar Baral" w:date="2023-01-30T16:39:00Z">
      <w:r>
        <w:rPr>
          <w:rFonts w:ascii="Gill Sans MT" w:hAnsi="Gill Sans MT"/>
          <w:i/>
          <w:sz w:val="20"/>
        </w:rPr>
        <w:t>-9</w:t>
      </w:r>
    </w:ins>
    <w:ins w:id="2911" w:author="Kumar Baral" w:date="2023-01-30T16:40:00Z">
      <w:r>
        <w:rPr>
          <w:rFonts w:ascii="Gill Sans MT" w:hAnsi="Gill Sans MT"/>
          <w:i/>
          <w:sz w:val="20"/>
        </w:rPr>
        <w:t>.4</w:t>
      </w:r>
    </w:ins>
    <w:ins w:id="2912" w:author="Kumar Baral" w:date="2023-01-30T16:39:00Z">
      <w:r>
        <w:rPr>
          <w:rFonts w:ascii="Gill Sans MT" w:hAnsi="Gill Sans MT"/>
          <w:i/>
          <w:sz w:val="20"/>
        </w:rPr>
        <w:t xml:space="preserve"> MW</w:t>
      </w:r>
    </w:ins>
  </w:p>
  <w:p w14:paraId="01F85213" w14:textId="77777777" w:rsidR="00AA6F48" w:rsidRPr="005118F5" w:rsidRDefault="00AA6F48" w:rsidP="005118F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48F3"/>
    <w:multiLevelType w:val="hybridMultilevel"/>
    <w:tmpl w:val="D13C698E"/>
    <w:lvl w:ilvl="0" w:tplc="04090017">
      <w:start w:val="1"/>
      <w:numFmt w:val="lowerLetter"/>
      <w:lvlText w:val="%1)"/>
      <w:lvlJc w:val="left"/>
      <w:pPr>
        <w:ind w:left="720" w:hanging="360"/>
      </w:pPr>
      <w:rPr>
        <w:rFonts w:hint="default"/>
        <w:color w:val="auto"/>
      </w:rPr>
    </w:lvl>
    <w:lvl w:ilvl="1" w:tplc="3FF4E9F4">
      <w:start w:val="1"/>
      <w:numFmt w:val="lowerLetter"/>
      <w:lvlText w:val="%2."/>
      <w:lvlJc w:val="left"/>
      <w:pPr>
        <w:ind w:left="1440" w:hanging="360"/>
      </w:pPr>
    </w:lvl>
    <w:lvl w:ilvl="2" w:tplc="FA86787C">
      <w:start w:val="1"/>
      <w:numFmt w:val="lowerRoman"/>
      <w:lvlText w:val="%3."/>
      <w:lvlJc w:val="right"/>
      <w:pPr>
        <w:ind w:left="2160" w:hanging="180"/>
      </w:pPr>
    </w:lvl>
    <w:lvl w:ilvl="3" w:tplc="93D277FA">
      <w:start w:val="1"/>
      <w:numFmt w:val="decimal"/>
      <w:lvlText w:val="%4."/>
      <w:lvlJc w:val="left"/>
      <w:pPr>
        <w:ind w:left="2880" w:hanging="360"/>
      </w:pPr>
    </w:lvl>
    <w:lvl w:ilvl="4" w:tplc="56B82670">
      <w:start w:val="1"/>
      <w:numFmt w:val="lowerLetter"/>
      <w:lvlText w:val="%5."/>
      <w:lvlJc w:val="left"/>
      <w:pPr>
        <w:ind w:left="3600" w:hanging="360"/>
      </w:pPr>
    </w:lvl>
    <w:lvl w:ilvl="5" w:tplc="F9F4ADA2">
      <w:start w:val="1"/>
      <w:numFmt w:val="lowerRoman"/>
      <w:lvlText w:val="%6."/>
      <w:lvlJc w:val="right"/>
      <w:pPr>
        <w:ind w:left="4320" w:hanging="180"/>
      </w:pPr>
    </w:lvl>
    <w:lvl w:ilvl="6" w:tplc="CE88DDFC">
      <w:start w:val="1"/>
      <w:numFmt w:val="decimal"/>
      <w:lvlText w:val="%7."/>
      <w:lvlJc w:val="left"/>
      <w:pPr>
        <w:ind w:left="5040" w:hanging="360"/>
      </w:pPr>
    </w:lvl>
    <w:lvl w:ilvl="7" w:tplc="94CCEAF8">
      <w:start w:val="1"/>
      <w:numFmt w:val="lowerLetter"/>
      <w:lvlText w:val="%8."/>
      <w:lvlJc w:val="left"/>
      <w:pPr>
        <w:ind w:left="5760" w:hanging="360"/>
      </w:pPr>
    </w:lvl>
    <w:lvl w:ilvl="8" w:tplc="CCE2729C">
      <w:start w:val="1"/>
      <w:numFmt w:val="lowerRoman"/>
      <w:lvlText w:val="%9."/>
      <w:lvlJc w:val="right"/>
      <w:pPr>
        <w:ind w:left="6480" w:hanging="180"/>
      </w:pPr>
    </w:lvl>
  </w:abstractNum>
  <w:abstractNum w:abstractNumId="1" w15:restartNumberingAfterBreak="0">
    <w:nsid w:val="00515AE5"/>
    <w:multiLevelType w:val="hybridMultilevel"/>
    <w:tmpl w:val="D7765424"/>
    <w:lvl w:ilvl="0" w:tplc="5B54F944">
      <w:start w:val="1"/>
      <w:numFmt w:val="upperLetter"/>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461805"/>
    <w:multiLevelType w:val="singleLevel"/>
    <w:tmpl w:val="862A84AE"/>
    <w:lvl w:ilvl="0">
      <w:start w:val="1"/>
      <w:numFmt w:val="lowerLetter"/>
      <w:pStyle w:val="NumListLong"/>
      <w:lvlText w:val="%1)"/>
      <w:lvlJc w:val="left"/>
      <w:pPr>
        <w:tabs>
          <w:tab w:val="num" w:pos="1134"/>
        </w:tabs>
        <w:ind w:left="1134" w:hanging="567"/>
      </w:pPr>
    </w:lvl>
  </w:abstractNum>
  <w:abstractNum w:abstractNumId="3" w15:restartNumberingAfterBreak="0">
    <w:nsid w:val="0258173B"/>
    <w:multiLevelType w:val="multilevel"/>
    <w:tmpl w:val="4FD2B6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tyle2"/>
      <w:lvlText w:val="%1.%2.%3"/>
      <w:lvlJc w:val="left"/>
      <w:pPr>
        <w:ind w:left="720" w:hanging="720"/>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342325D"/>
    <w:multiLevelType w:val="hybridMultilevel"/>
    <w:tmpl w:val="AAE461F2"/>
    <w:lvl w:ilvl="0" w:tplc="04090001">
      <w:start w:val="5"/>
      <w:numFmt w:val="decimal"/>
      <w:pStyle w:val="StyleHeading4Left0Firstline0Before6ptAfter"/>
      <w:lvlText w:val="%1.9.1.1"/>
      <w:lvlJc w:val="right"/>
      <w:pPr>
        <w:ind w:left="720" w:hanging="360"/>
      </w:pPr>
      <w:rPr>
        <w:rFonts w:hint="default"/>
        <w:b/>
        <w:i w:val="0"/>
        <w:sz w:val="24"/>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 w15:restartNumberingAfterBreak="0">
    <w:nsid w:val="037A15FC"/>
    <w:multiLevelType w:val="hybridMultilevel"/>
    <w:tmpl w:val="58E01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2D58DE"/>
    <w:multiLevelType w:val="hybridMultilevel"/>
    <w:tmpl w:val="24B6B2DC"/>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63D0DCC"/>
    <w:multiLevelType w:val="hybridMultilevel"/>
    <w:tmpl w:val="1654EC66"/>
    <w:lvl w:ilvl="0" w:tplc="04090017">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064073F0"/>
    <w:multiLevelType w:val="hybridMultilevel"/>
    <w:tmpl w:val="2C68F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69A6CE3"/>
    <w:multiLevelType w:val="hybridMultilevel"/>
    <w:tmpl w:val="07DCE4C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6C6187D"/>
    <w:multiLevelType w:val="hybridMultilevel"/>
    <w:tmpl w:val="EBEA1BF6"/>
    <w:lvl w:ilvl="0" w:tplc="0409000B">
      <w:start w:val="1"/>
      <w:numFmt w:val="bullet"/>
      <w:pStyle w:val="Salutation"/>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85F61A9"/>
    <w:multiLevelType w:val="hybridMultilevel"/>
    <w:tmpl w:val="5834409C"/>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2" w15:restartNumberingAfterBreak="0">
    <w:nsid w:val="097E6A62"/>
    <w:multiLevelType w:val="multilevel"/>
    <w:tmpl w:val="21981598"/>
    <w:styleLink w:val="mystyle1"/>
    <w:lvl w:ilvl="0">
      <w:start w:val="1"/>
      <w:numFmt w:val="none"/>
      <w:lvlText w:val="1"/>
      <w:lvlJc w:val="left"/>
      <w:pPr>
        <w:tabs>
          <w:tab w:val="num" w:pos="360"/>
        </w:tabs>
        <w:ind w:left="360" w:hanging="360"/>
      </w:pPr>
      <w:rPr>
        <w:rFonts w:hint="default"/>
      </w:rPr>
    </w:lvl>
    <w:lvl w:ilvl="1">
      <w:start w:val="1"/>
      <w:numFmt w:val="decimal"/>
      <w:lvlText w:val="%2%1.2"/>
      <w:lvlJc w:val="left"/>
      <w:pPr>
        <w:tabs>
          <w:tab w:val="num" w:pos="792"/>
        </w:tabs>
        <w:ind w:left="792" w:hanging="432"/>
      </w:pPr>
      <w:rPr>
        <w:rFonts w:hint="default"/>
      </w:rPr>
    </w:lvl>
    <w:lvl w:ilvl="2">
      <w:start w:val="1"/>
      <w:numFmt w:val="decimal"/>
      <w:lvlText w:val="%11.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0A1200C6"/>
    <w:multiLevelType w:val="hybridMultilevel"/>
    <w:tmpl w:val="CE9A7C6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1C734B"/>
    <w:multiLevelType w:val="hybridMultilevel"/>
    <w:tmpl w:val="C5DAE868"/>
    <w:lvl w:ilvl="0" w:tplc="04090001">
      <w:start w:val="1"/>
      <w:numFmt w:val="decimal"/>
      <w:lvlText w:val="Table %1."/>
      <w:lvlJc w:val="left"/>
      <w:pPr>
        <w:ind w:left="648"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5" w15:restartNumberingAfterBreak="0">
    <w:nsid w:val="0C7062CC"/>
    <w:multiLevelType w:val="hybridMultilevel"/>
    <w:tmpl w:val="EA6E331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0D1D4A84"/>
    <w:multiLevelType w:val="hybridMultilevel"/>
    <w:tmpl w:val="B6B4C2F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0D801483"/>
    <w:multiLevelType w:val="hybridMultilevel"/>
    <w:tmpl w:val="A01A7DAE"/>
    <w:lvl w:ilvl="0" w:tplc="C540AA7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FD104A8"/>
    <w:multiLevelType w:val="hybridMultilevel"/>
    <w:tmpl w:val="0088B562"/>
    <w:lvl w:ilvl="0" w:tplc="BEC8824E">
      <w:start w:val="1"/>
      <w:numFmt w:val="bullet"/>
      <w:pStyle w:val="BuletLongChar"/>
      <w:lvlText w:val=""/>
      <w:lvlJc w:val="left"/>
      <w:pPr>
        <w:tabs>
          <w:tab w:val="num" w:pos="927"/>
        </w:tabs>
        <w:ind w:left="927" w:hanging="360"/>
      </w:pPr>
      <w:rPr>
        <w:rFonts w:ascii="Wingdings" w:hAnsi="Wingdings" w:hint="default"/>
      </w:rPr>
    </w:lvl>
    <w:lvl w:ilvl="1" w:tplc="04090003" w:tentative="1">
      <w:start w:val="1"/>
      <w:numFmt w:val="bullet"/>
      <w:lvlText w:val="o"/>
      <w:lvlJc w:val="left"/>
      <w:pPr>
        <w:tabs>
          <w:tab w:val="num" w:pos="589"/>
        </w:tabs>
        <w:ind w:left="589" w:hanging="360"/>
      </w:pPr>
      <w:rPr>
        <w:rFonts w:ascii="Courier New" w:hAnsi="Courier New" w:cs="Courier New" w:hint="default"/>
      </w:rPr>
    </w:lvl>
    <w:lvl w:ilvl="2" w:tplc="04090005" w:tentative="1">
      <w:start w:val="1"/>
      <w:numFmt w:val="bullet"/>
      <w:lvlText w:val=""/>
      <w:lvlJc w:val="left"/>
      <w:pPr>
        <w:tabs>
          <w:tab w:val="num" w:pos="1309"/>
        </w:tabs>
        <w:ind w:left="1309" w:hanging="360"/>
      </w:pPr>
      <w:rPr>
        <w:rFonts w:ascii="Wingdings" w:hAnsi="Wingdings" w:hint="default"/>
      </w:rPr>
    </w:lvl>
    <w:lvl w:ilvl="3" w:tplc="04090001" w:tentative="1">
      <w:start w:val="1"/>
      <w:numFmt w:val="bullet"/>
      <w:lvlText w:val=""/>
      <w:lvlJc w:val="left"/>
      <w:pPr>
        <w:tabs>
          <w:tab w:val="num" w:pos="2029"/>
        </w:tabs>
        <w:ind w:left="2029" w:hanging="360"/>
      </w:pPr>
      <w:rPr>
        <w:rFonts w:ascii="Symbol" w:hAnsi="Symbol" w:hint="default"/>
      </w:rPr>
    </w:lvl>
    <w:lvl w:ilvl="4" w:tplc="04090003" w:tentative="1">
      <w:start w:val="1"/>
      <w:numFmt w:val="bullet"/>
      <w:lvlText w:val="o"/>
      <w:lvlJc w:val="left"/>
      <w:pPr>
        <w:tabs>
          <w:tab w:val="num" w:pos="2749"/>
        </w:tabs>
        <w:ind w:left="2749" w:hanging="360"/>
      </w:pPr>
      <w:rPr>
        <w:rFonts w:ascii="Courier New" w:hAnsi="Courier New" w:cs="Courier New" w:hint="default"/>
      </w:rPr>
    </w:lvl>
    <w:lvl w:ilvl="5" w:tplc="04090005" w:tentative="1">
      <w:start w:val="1"/>
      <w:numFmt w:val="bullet"/>
      <w:lvlText w:val=""/>
      <w:lvlJc w:val="left"/>
      <w:pPr>
        <w:tabs>
          <w:tab w:val="num" w:pos="3469"/>
        </w:tabs>
        <w:ind w:left="3469" w:hanging="360"/>
      </w:pPr>
      <w:rPr>
        <w:rFonts w:ascii="Wingdings" w:hAnsi="Wingdings" w:hint="default"/>
      </w:rPr>
    </w:lvl>
    <w:lvl w:ilvl="6" w:tplc="04090001" w:tentative="1">
      <w:start w:val="1"/>
      <w:numFmt w:val="bullet"/>
      <w:lvlText w:val=""/>
      <w:lvlJc w:val="left"/>
      <w:pPr>
        <w:tabs>
          <w:tab w:val="num" w:pos="4189"/>
        </w:tabs>
        <w:ind w:left="4189" w:hanging="360"/>
      </w:pPr>
      <w:rPr>
        <w:rFonts w:ascii="Symbol" w:hAnsi="Symbol" w:hint="default"/>
      </w:rPr>
    </w:lvl>
    <w:lvl w:ilvl="7" w:tplc="04090003" w:tentative="1">
      <w:start w:val="1"/>
      <w:numFmt w:val="bullet"/>
      <w:lvlText w:val="o"/>
      <w:lvlJc w:val="left"/>
      <w:pPr>
        <w:tabs>
          <w:tab w:val="num" w:pos="4909"/>
        </w:tabs>
        <w:ind w:left="4909" w:hanging="360"/>
      </w:pPr>
      <w:rPr>
        <w:rFonts w:ascii="Courier New" w:hAnsi="Courier New" w:cs="Courier New" w:hint="default"/>
      </w:rPr>
    </w:lvl>
    <w:lvl w:ilvl="8" w:tplc="04090005" w:tentative="1">
      <w:start w:val="1"/>
      <w:numFmt w:val="bullet"/>
      <w:lvlText w:val=""/>
      <w:lvlJc w:val="left"/>
      <w:pPr>
        <w:tabs>
          <w:tab w:val="num" w:pos="5629"/>
        </w:tabs>
        <w:ind w:left="5629" w:hanging="360"/>
      </w:pPr>
      <w:rPr>
        <w:rFonts w:ascii="Wingdings" w:hAnsi="Wingdings" w:hint="default"/>
      </w:rPr>
    </w:lvl>
  </w:abstractNum>
  <w:abstractNum w:abstractNumId="19" w15:restartNumberingAfterBreak="0">
    <w:nsid w:val="10314BD6"/>
    <w:multiLevelType w:val="hybridMultilevel"/>
    <w:tmpl w:val="4336F38A"/>
    <w:lvl w:ilvl="0" w:tplc="0409001B">
      <w:start w:val="1"/>
      <w:numFmt w:val="lowerRoman"/>
      <w:lvlText w:val="%1."/>
      <w:lvlJc w:val="right"/>
      <w:pPr>
        <w:ind w:left="1540" w:hanging="360"/>
      </w:p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20" w15:restartNumberingAfterBreak="0">
    <w:nsid w:val="1154708D"/>
    <w:multiLevelType w:val="hybridMultilevel"/>
    <w:tmpl w:val="DBF49D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13322A9D"/>
    <w:multiLevelType w:val="hybridMultilevel"/>
    <w:tmpl w:val="2BEEC5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F54295"/>
    <w:multiLevelType w:val="multilevel"/>
    <w:tmpl w:val="5E6857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4.%3"/>
      <w:lvlJc w:val="left"/>
      <w:pPr>
        <w:ind w:left="720" w:hanging="720"/>
      </w:pPr>
      <w:rPr>
        <w:rFonts w:hint="default"/>
      </w:rPr>
    </w:lvl>
    <w:lvl w:ilvl="3">
      <w:start w:val="1"/>
      <w:numFmt w:val="decimal"/>
      <w:lvlText w:val="4.5.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15650A75"/>
    <w:multiLevelType w:val="hybridMultilevel"/>
    <w:tmpl w:val="76680132"/>
    <w:lvl w:ilvl="0" w:tplc="CD501D84">
      <w:start w:val="7"/>
      <w:numFmt w:val="bullet"/>
      <w:lvlText w:val=""/>
      <w:lvlJc w:val="left"/>
      <w:pPr>
        <w:tabs>
          <w:tab w:val="num" w:pos="645"/>
        </w:tabs>
        <w:ind w:left="645" w:hanging="405"/>
      </w:pPr>
      <w:rPr>
        <w:rFonts w:ascii="Symbol" w:hAnsi="Symbol" w:hint="default"/>
        <w:color w:val="auto"/>
        <w:sz w:val="2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6591871"/>
    <w:multiLevelType w:val="hybridMultilevel"/>
    <w:tmpl w:val="D26CFF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187D3B36"/>
    <w:multiLevelType w:val="hybridMultilevel"/>
    <w:tmpl w:val="7F0094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A7B0605"/>
    <w:multiLevelType w:val="multilevel"/>
    <w:tmpl w:val="326805C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1B25189C"/>
    <w:multiLevelType w:val="hybridMultilevel"/>
    <w:tmpl w:val="A670B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D964C66"/>
    <w:multiLevelType w:val="hybridMultilevel"/>
    <w:tmpl w:val="71AEB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DB25C24"/>
    <w:multiLevelType w:val="hybridMultilevel"/>
    <w:tmpl w:val="397CA7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F54162F"/>
    <w:multiLevelType w:val="hybridMultilevel"/>
    <w:tmpl w:val="AA0405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18E7996"/>
    <w:multiLevelType w:val="hybridMultilevel"/>
    <w:tmpl w:val="74DE0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1DD5148"/>
    <w:multiLevelType w:val="hybridMultilevel"/>
    <w:tmpl w:val="E3FE0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37504E7"/>
    <w:multiLevelType w:val="hybridMultilevel"/>
    <w:tmpl w:val="A192CC50"/>
    <w:lvl w:ilvl="0" w:tplc="010A244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3E2533B"/>
    <w:multiLevelType w:val="hybridMultilevel"/>
    <w:tmpl w:val="8E12CD92"/>
    <w:lvl w:ilvl="0" w:tplc="91FCE332">
      <w:start w:val="1"/>
      <w:numFmt w:val="decimal"/>
      <w:lvlText w:val="%1."/>
      <w:lvlJc w:val="left"/>
      <w:pPr>
        <w:ind w:left="342" w:hanging="360"/>
      </w:pPr>
      <w:rPr>
        <w:rFonts w:hint="default"/>
      </w:rPr>
    </w:lvl>
    <w:lvl w:ilvl="1" w:tplc="AF5879CA" w:tentative="1">
      <w:start w:val="1"/>
      <w:numFmt w:val="lowerLetter"/>
      <w:lvlText w:val="%2."/>
      <w:lvlJc w:val="left"/>
      <w:pPr>
        <w:ind w:left="1062" w:hanging="360"/>
      </w:pPr>
    </w:lvl>
    <w:lvl w:ilvl="2" w:tplc="C9EE3A18" w:tentative="1">
      <w:start w:val="1"/>
      <w:numFmt w:val="lowerRoman"/>
      <w:lvlText w:val="%3."/>
      <w:lvlJc w:val="right"/>
      <w:pPr>
        <w:ind w:left="1782" w:hanging="180"/>
      </w:pPr>
    </w:lvl>
    <w:lvl w:ilvl="3" w:tplc="00BA3280" w:tentative="1">
      <w:start w:val="1"/>
      <w:numFmt w:val="decimal"/>
      <w:lvlText w:val="%4."/>
      <w:lvlJc w:val="left"/>
      <w:pPr>
        <w:ind w:left="2502" w:hanging="360"/>
      </w:pPr>
    </w:lvl>
    <w:lvl w:ilvl="4" w:tplc="AB521558" w:tentative="1">
      <w:start w:val="1"/>
      <w:numFmt w:val="lowerLetter"/>
      <w:lvlText w:val="%5."/>
      <w:lvlJc w:val="left"/>
      <w:pPr>
        <w:ind w:left="3222" w:hanging="360"/>
      </w:pPr>
    </w:lvl>
    <w:lvl w:ilvl="5" w:tplc="237E18D0" w:tentative="1">
      <w:start w:val="1"/>
      <w:numFmt w:val="lowerRoman"/>
      <w:lvlText w:val="%6."/>
      <w:lvlJc w:val="right"/>
      <w:pPr>
        <w:ind w:left="3942" w:hanging="180"/>
      </w:pPr>
    </w:lvl>
    <w:lvl w:ilvl="6" w:tplc="4236A812" w:tentative="1">
      <w:start w:val="1"/>
      <w:numFmt w:val="decimal"/>
      <w:lvlText w:val="%7."/>
      <w:lvlJc w:val="left"/>
      <w:pPr>
        <w:ind w:left="4662" w:hanging="360"/>
      </w:pPr>
    </w:lvl>
    <w:lvl w:ilvl="7" w:tplc="3FA273F2" w:tentative="1">
      <w:start w:val="1"/>
      <w:numFmt w:val="lowerLetter"/>
      <w:lvlText w:val="%8."/>
      <w:lvlJc w:val="left"/>
      <w:pPr>
        <w:ind w:left="5382" w:hanging="360"/>
      </w:pPr>
    </w:lvl>
    <w:lvl w:ilvl="8" w:tplc="84181B92" w:tentative="1">
      <w:start w:val="1"/>
      <w:numFmt w:val="lowerRoman"/>
      <w:lvlText w:val="%9."/>
      <w:lvlJc w:val="right"/>
      <w:pPr>
        <w:ind w:left="6102" w:hanging="180"/>
      </w:pPr>
    </w:lvl>
  </w:abstractNum>
  <w:abstractNum w:abstractNumId="35" w15:restartNumberingAfterBreak="0">
    <w:nsid w:val="24D0006F"/>
    <w:multiLevelType w:val="hybridMultilevel"/>
    <w:tmpl w:val="7CECF4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5B009AA"/>
    <w:multiLevelType w:val="hybridMultilevel"/>
    <w:tmpl w:val="28E4F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28003BE6"/>
    <w:multiLevelType w:val="hybridMultilevel"/>
    <w:tmpl w:val="38E62A02"/>
    <w:lvl w:ilvl="0" w:tplc="0409000D">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8" w15:restartNumberingAfterBreak="0">
    <w:nsid w:val="297515E2"/>
    <w:multiLevelType w:val="hybridMultilevel"/>
    <w:tmpl w:val="CB0ADFDC"/>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9" w15:restartNumberingAfterBreak="0">
    <w:nsid w:val="2A2A5087"/>
    <w:multiLevelType w:val="hybridMultilevel"/>
    <w:tmpl w:val="2D36B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EDA0B2F"/>
    <w:multiLevelType w:val="hybridMultilevel"/>
    <w:tmpl w:val="674C6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02786C"/>
    <w:multiLevelType w:val="hybridMultilevel"/>
    <w:tmpl w:val="3F32B11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307E1E20"/>
    <w:multiLevelType w:val="hybridMultilevel"/>
    <w:tmpl w:val="C22C8C38"/>
    <w:lvl w:ilvl="0" w:tplc="04090017">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1147A92"/>
    <w:multiLevelType w:val="hybridMultilevel"/>
    <w:tmpl w:val="1EFAC210"/>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4" w15:restartNumberingAfterBreak="0">
    <w:nsid w:val="32180F58"/>
    <w:multiLevelType w:val="hybridMultilevel"/>
    <w:tmpl w:val="C9FEA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3364B52"/>
    <w:multiLevelType w:val="multilevel"/>
    <w:tmpl w:val="5B8ECDC2"/>
    <w:lvl w:ilvl="0">
      <w:start w:val="1"/>
      <w:numFmt w:val="bullet"/>
      <w:lvlText w:val=""/>
      <w:lvlJc w:val="left"/>
      <w:pPr>
        <w:tabs>
          <w:tab w:val="num" w:pos="720"/>
        </w:tabs>
        <w:ind w:left="720" w:hanging="360"/>
      </w:pPr>
      <w:rPr>
        <w:rFonts w:ascii="Symbol" w:hAnsi="Symbol" w:hint="default"/>
      </w:rPr>
    </w:lvl>
    <w:lvl w:ilvl="1">
      <w:start w:val="29"/>
      <w:numFmt w:val="decimal"/>
      <w:lvlText w:val="%2"/>
      <w:lvlJc w:val="left"/>
      <w:pPr>
        <w:ind w:left="1494" w:hanging="360"/>
      </w:pPr>
      <w:rPr>
        <w:rFonts w:hint="default"/>
      </w:rPr>
    </w:lvl>
    <w:lvl w:ilvl="2">
      <w:start w:val="1"/>
      <w:numFmt w:val="lowerLetter"/>
      <w:lvlText w:val="(%3)"/>
      <w:lvlJc w:val="left"/>
      <w:pPr>
        <w:ind w:left="360" w:hanging="360"/>
      </w:pPr>
      <w:rPr>
        <w:rFonts w:hint="default"/>
      </w:rPr>
    </w:lvl>
    <w:lvl w:ilvl="3">
      <w:start w:val="2"/>
      <w:numFmt w:val="lowerRoman"/>
      <w:lvlText w:val="(%4)"/>
      <w:lvlJc w:val="left"/>
      <w:pPr>
        <w:ind w:left="720" w:hanging="720"/>
      </w:pPr>
      <w:rPr>
        <w:rFonts w:hint="default"/>
      </w:rPr>
    </w:lvl>
    <w:lvl w:ilvl="4">
      <w:start w:val="1"/>
      <w:numFmt w:val="upperRoman"/>
      <w:lvlText w:val="(%5)"/>
      <w:lvlJc w:val="left"/>
      <w:pPr>
        <w:ind w:left="3960" w:hanging="720"/>
      </w:pPr>
      <w:rPr>
        <w:rFont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Tahoma"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335A4BCE"/>
    <w:multiLevelType w:val="multilevel"/>
    <w:tmpl w:val="F4D885CA"/>
    <w:lvl w:ilvl="0">
      <w:start w:val="1"/>
      <w:numFmt w:val="bullet"/>
      <w:pStyle w:val="zzz1"/>
      <w:lvlText w:val=""/>
      <w:lvlJc w:val="left"/>
      <w:pPr>
        <w:tabs>
          <w:tab w:val="num" w:pos="720"/>
        </w:tabs>
        <w:ind w:left="720" w:hanging="360"/>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cs="Wingdings" w:hint="default"/>
      </w:rPr>
    </w:lvl>
    <w:lvl w:ilvl="2" w:tentative="1">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Wingding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Wingdings"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34AD2086"/>
    <w:multiLevelType w:val="hybridMultilevel"/>
    <w:tmpl w:val="CC125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35ED77C8"/>
    <w:multiLevelType w:val="hybridMultilevel"/>
    <w:tmpl w:val="203042F2"/>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9" w15:restartNumberingAfterBreak="0">
    <w:nsid w:val="363E1994"/>
    <w:multiLevelType w:val="hybridMultilevel"/>
    <w:tmpl w:val="2D66F87E"/>
    <w:lvl w:ilvl="0" w:tplc="9BE66D6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74A5664"/>
    <w:multiLevelType w:val="hybridMultilevel"/>
    <w:tmpl w:val="CB0ADFDC"/>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1" w15:restartNumberingAfterBreak="0">
    <w:nsid w:val="38AE2C4A"/>
    <w:multiLevelType w:val="multilevel"/>
    <w:tmpl w:val="C8120A7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39867B8D"/>
    <w:multiLevelType w:val="multilevel"/>
    <w:tmpl w:val="6CC4003A"/>
    <w:lvl w:ilvl="0">
      <w:start w:val="1"/>
      <w:numFmt w:val="decimal"/>
      <w:pStyle w:val="Heading1"/>
      <w:lvlText w:val="%1"/>
      <w:lvlJc w:val="left"/>
      <w:pPr>
        <w:ind w:left="432" w:hanging="432"/>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0" w:firstLine="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3" w15:restartNumberingAfterBreak="0">
    <w:nsid w:val="39F24492"/>
    <w:multiLevelType w:val="hybridMultilevel"/>
    <w:tmpl w:val="8EACCC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3ACA118B"/>
    <w:multiLevelType w:val="hybridMultilevel"/>
    <w:tmpl w:val="86143D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3C845DD8"/>
    <w:multiLevelType w:val="hybridMultilevel"/>
    <w:tmpl w:val="E9BE9AE8"/>
    <w:lvl w:ilvl="0" w:tplc="04090001">
      <w:start w:val="1"/>
      <w:numFmt w:val="bullet"/>
      <w:lvlText w:val=""/>
      <w:lvlJc w:val="left"/>
      <w:pPr>
        <w:tabs>
          <w:tab w:val="num" w:pos="216"/>
        </w:tabs>
        <w:ind w:left="216" w:hanging="216"/>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56" w15:restartNumberingAfterBreak="0">
    <w:nsid w:val="3CA42223"/>
    <w:multiLevelType w:val="hybridMultilevel"/>
    <w:tmpl w:val="318AED6A"/>
    <w:lvl w:ilvl="0" w:tplc="8CCE31B8">
      <w:start w:val="1"/>
      <w:numFmt w:val="bullet"/>
      <w:lvlText w:val="-"/>
      <w:lvlJc w:val="left"/>
      <w:pPr>
        <w:ind w:left="1440" w:hanging="360"/>
      </w:pPr>
      <w:rPr>
        <w:rFonts w:ascii="Gill Sans MT" w:eastAsia="Times New Roman" w:hAnsi="Gill Sans MT"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3CDF02C8"/>
    <w:multiLevelType w:val="hybridMultilevel"/>
    <w:tmpl w:val="7EDAD92C"/>
    <w:lvl w:ilvl="0" w:tplc="08ECC42A">
      <w:start w:val="1"/>
      <w:numFmt w:val="low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D1A526F"/>
    <w:multiLevelType w:val="hybridMultilevel"/>
    <w:tmpl w:val="7EF61F1A"/>
    <w:lvl w:ilvl="0" w:tplc="04090001">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9" w15:restartNumberingAfterBreak="0">
    <w:nsid w:val="3FDC2F32"/>
    <w:multiLevelType w:val="hybridMultilevel"/>
    <w:tmpl w:val="95AC7CBC"/>
    <w:lvl w:ilvl="0" w:tplc="0792D818">
      <w:start w:val="1"/>
      <w:numFmt w:val="lowerLetter"/>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60" w15:restartNumberingAfterBreak="0">
    <w:nsid w:val="40AD5DBD"/>
    <w:multiLevelType w:val="hybridMultilevel"/>
    <w:tmpl w:val="AA6A34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449842EB"/>
    <w:multiLevelType w:val="multilevel"/>
    <w:tmpl w:val="FF5E4030"/>
    <w:lvl w:ilvl="0">
      <w:start w:val="3"/>
      <w:numFmt w:val="decimal"/>
      <w:lvlText w:val="%1"/>
      <w:lvlJc w:val="left"/>
      <w:pPr>
        <w:ind w:left="405" w:hanging="405"/>
      </w:pPr>
      <w:rPr>
        <w:rFonts w:cs="Arial" w:hint="default"/>
      </w:rPr>
    </w:lvl>
    <w:lvl w:ilvl="1">
      <w:start w:val="20"/>
      <w:numFmt w:val="decimal"/>
      <w:lvlText w:val="%1.%2"/>
      <w:lvlJc w:val="left"/>
      <w:pPr>
        <w:ind w:left="585" w:hanging="405"/>
      </w:pPr>
      <w:rPr>
        <w:rFonts w:cs="Arial" w:hint="default"/>
      </w:rPr>
    </w:lvl>
    <w:lvl w:ilvl="2">
      <w:start w:val="1"/>
      <w:numFmt w:val="decimal"/>
      <w:lvlText w:val="%1.%2.%3"/>
      <w:lvlJc w:val="left"/>
      <w:pPr>
        <w:ind w:left="1080" w:hanging="720"/>
      </w:pPr>
      <w:rPr>
        <w:rFonts w:cs="Arial" w:hint="default"/>
      </w:rPr>
    </w:lvl>
    <w:lvl w:ilvl="3">
      <w:start w:val="1"/>
      <w:numFmt w:val="decimal"/>
      <w:lvlText w:val="%1.%2.%3.%4"/>
      <w:lvlJc w:val="left"/>
      <w:pPr>
        <w:ind w:left="1260" w:hanging="720"/>
      </w:pPr>
      <w:rPr>
        <w:rFonts w:cs="Arial" w:hint="default"/>
      </w:rPr>
    </w:lvl>
    <w:lvl w:ilvl="4">
      <w:start w:val="1"/>
      <w:numFmt w:val="decimal"/>
      <w:lvlText w:val="%1.%2.%3.%4.%5"/>
      <w:lvlJc w:val="left"/>
      <w:pPr>
        <w:ind w:left="1800" w:hanging="1080"/>
      </w:pPr>
      <w:rPr>
        <w:rFonts w:cs="Arial" w:hint="default"/>
      </w:rPr>
    </w:lvl>
    <w:lvl w:ilvl="5">
      <w:start w:val="1"/>
      <w:numFmt w:val="decimal"/>
      <w:lvlText w:val="%1.%2.%3.%4.%5.%6"/>
      <w:lvlJc w:val="left"/>
      <w:pPr>
        <w:ind w:left="1980" w:hanging="1080"/>
      </w:pPr>
      <w:rPr>
        <w:rFonts w:cs="Arial" w:hint="default"/>
      </w:rPr>
    </w:lvl>
    <w:lvl w:ilvl="6">
      <w:start w:val="1"/>
      <w:numFmt w:val="decimal"/>
      <w:lvlText w:val="%1.%2.%3.%4.%5.%6.%7"/>
      <w:lvlJc w:val="left"/>
      <w:pPr>
        <w:ind w:left="2520" w:hanging="1440"/>
      </w:pPr>
      <w:rPr>
        <w:rFonts w:cs="Arial" w:hint="default"/>
      </w:rPr>
    </w:lvl>
    <w:lvl w:ilvl="7">
      <w:start w:val="1"/>
      <w:numFmt w:val="decimal"/>
      <w:lvlText w:val="%1.%2.%3.%4.%5.%6.%7.%8"/>
      <w:lvlJc w:val="left"/>
      <w:pPr>
        <w:ind w:left="2700" w:hanging="1440"/>
      </w:pPr>
      <w:rPr>
        <w:rFonts w:cs="Arial" w:hint="default"/>
      </w:rPr>
    </w:lvl>
    <w:lvl w:ilvl="8">
      <w:start w:val="1"/>
      <w:numFmt w:val="decimal"/>
      <w:lvlText w:val="%1.%2.%3.%4.%5.%6.%7.%8.%9"/>
      <w:lvlJc w:val="left"/>
      <w:pPr>
        <w:ind w:left="3240" w:hanging="1800"/>
      </w:pPr>
      <w:rPr>
        <w:rFonts w:cs="Arial" w:hint="default"/>
      </w:rPr>
    </w:lvl>
  </w:abstractNum>
  <w:abstractNum w:abstractNumId="62" w15:restartNumberingAfterBreak="0">
    <w:nsid w:val="449D0A45"/>
    <w:multiLevelType w:val="hybridMultilevel"/>
    <w:tmpl w:val="75723096"/>
    <w:lvl w:ilvl="0" w:tplc="251A97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8AE7E08"/>
    <w:multiLevelType w:val="hybridMultilevel"/>
    <w:tmpl w:val="46FA769C"/>
    <w:lvl w:ilvl="0" w:tplc="FFFFFFFF">
      <w:start w:val="1"/>
      <w:numFmt w:val="lowerRoman"/>
      <w:lvlText w:val="%1)"/>
      <w:lvlJc w:val="left"/>
      <w:pPr>
        <w:ind w:left="2160" w:hanging="72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64" w15:restartNumberingAfterBreak="0">
    <w:nsid w:val="48C329FC"/>
    <w:multiLevelType w:val="hybridMultilevel"/>
    <w:tmpl w:val="03C4C9E0"/>
    <w:lvl w:ilvl="0" w:tplc="04090017">
      <w:start w:val="1"/>
      <w:numFmt w:val="upperLetter"/>
      <w:lvlText w:val="%1."/>
      <w:lvlJc w:val="left"/>
      <w:pPr>
        <w:ind w:left="3763" w:hanging="360"/>
      </w:pPr>
      <w:rPr>
        <w:rFonts w:ascii="Gill Sans MT" w:hAnsi="Gill Sans MT"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5" w15:restartNumberingAfterBreak="0">
    <w:nsid w:val="4B3916C6"/>
    <w:multiLevelType w:val="multilevel"/>
    <w:tmpl w:val="44F6FE98"/>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4C2A2A31"/>
    <w:multiLevelType w:val="hybridMultilevel"/>
    <w:tmpl w:val="837A74FE"/>
    <w:lvl w:ilvl="0" w:tplc="22207A88">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7" w15:restartNumberingAfterBreak="0">
    <w:nsid w:val="4D561A08"/>
    <w:multiLevelType w:val="hybridMultilevel"/>
    <w:tmpl w:val="CB0ADFDC"/>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8" w15:restartNumberingAfterBreak="0">
    <w:nsid w:val="4EBA0708"/>
    <w:multiLevelType w:val="hybridMultilevel"/>
    <w:tmpl w:val="CB0ADFDC"/>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9" w15:restartNumberingAfterBreak="0">
    <w:nsid w:val="4F401296"/>
    <w:multiLevelType w:val="hybridMultilevel"/>
    <w:tmpl w:val="DFE4D8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50812E93"/>
    <w:multiLevelType w:val="hybridMultilevel"/>
    <w:tmpl w:val="466C2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0AE60BF"/>
    <w:multiLevelType w:val="hybridMultilevel"/>
    <w:tmpl w:val="B05A0294"/>
    <w:lvl w:ilvl="0" w:tplc="0809000F">
      <w:start w:val="1"/>
      <w:numFmt w:val="decimal"/>
      <w:lvlText w:val="%1."/>
      <w:lvlJc w:val="left"/>
      <w:pPr>
        <w:ind w:left="1242" w:hanging="360"/>
      </w:pPr>
      <w:rPr>
        <w:rFonts w:hint="default"/>
      </w:rPr>
    </w:lvl>
    <w:lvl w:ilvl="1" w:tplc="FFFFFFFF" w:tentative="1">
      <w:start w:val="1"/>
      <w:numFmt w:val="lowerLetter"/>
      <w:lvlText w:val="%2."/>
      <w:lvlJc w:val="left"/>
      <w:pPr>
        <w:ind w:left="1962" w:hanging="360"/>
      </w:pPr>
    </w:lvl>
    <w:lvl w:ilvl="2" w:tplc="FFFFFFFF" w:tentative="1">
      <w:start w:val="1"/>
      <w:numFmt w:val="lowerRoman"/>
      <w:lvlText w:val="%3."/>
      <w:lvlJc w:val="right"/>
      <w:pPr>
        <w:ind w:left="2682" w:hanging="180"/>
      </w:pPr>
    </w:lvl>
    <w:lvl w:ilvl="3" w:tplc="FFFFFFFF" w:tentative="1">
      <w:start w:val="1"/>
      <w:numFmt w:val="decimal"/>
      <w:lvlText w:val="%4."/>
      <w:lvlJc w:val="left"/>
      <w:pPr>
        <w:ind w:left="3402" w:hanging="360"/>
      </w:pPr>
    </w:lvl>
    <w:lvl w:ilvl="4" w:tplc="FFFFFFFF" w:tentative="1">
      <w:start w:val="1"/>
      <w:numFmt w:val="lowerLetter"/>
      <w:lvlText w:val="%5."/>
      <w:lvlJc w:val="left"/>
      <w:pPr>
        <w:ind w:left="4122" w:hanging="360"/>
      </w:pPr>
    </w:lvl>
    <w:lvl w:ilvl="5" w:tplc="FFFFFFFF" w:tentative="1">
      <w:start w:val="1"/>
      <w:numFmt w:val="lowerRoman"/>
      <w:lvlText w:val="%6."/>
      <w:lvlJc w:val="right"/>
      <w:pPr>
        <w:ind w:left="4842" w:hanging="180"/>
      </w:pPr>
    </w:lvl>
    <w:lvl w:ilvl="6" w:tplc="FFFFFFFF" w:tentative="1">
      <w:start w:val="1"/>
      <w:numFmt w:val="decimal"/>
      <w:lvlText w:val="%7."/>
      <w:lvlJc w:val="left"/>
      <w:pPr>
        <w:ind w:left="5562" w:hanging="360"/>
      </w:pPr>
    </w:lvl>
    <w:lvl w:ilvl="7" w:tplc="FFFFFFFF" w:tentative="1">
      <w:start w:val="1"/>
      <w:numFmt w:val="lowerLetter"/>
      <w:lvlText w:val="%8."/>
      <w:lvlJc w:val="left"/>
      <w:pPr>
        <w:ind w:left="6282" w:hanging="360"/>
      </w:pPr>
    </w:lvl>
    <w:lvl w:ilvl="8" w:tplc="FFFFFFFF" w:tentative="1">
      <w:start w:val="1"/>
      <w:numFmt w:val="lowerRoman"/>
      <w:lvlText w:val="%9."/>
      <w:lvlJc w:val="right"/>
      <w:pPr>
        <w:ind w:left="7002" w:hanging="180"/>
      </w:pPr>
    </w:lvl>
  </w:abstractNum>
  <w:abstractNum w:abstractNumId="72" w15:restartNumberingAfterBreak="0">
    <w:nsid w:val="50F937B6"/>
    <w:multiLevelType w:val="hybridMultilevel"/>
    <w:tmpl w:val="EAFEA3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45630E8"/>
    <w:multiLevelType w:val="hybridMultilevel"/>
    <w:tmpl w:val="378E9B8C"/>
    <w:lvl w:ilvl="0" w:tplc="0409000D">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4F9109F"/>
    <w:multiLevelType w:val="hybridMultilevel"/>
    <w:tmpl w:val="AA7A80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934624A"/>
    <w:multiLevelType w:val="hybridMultilevel"/>
    <w:tmpl w:val="F8D0DB8A"/>
    <w:lvl w:ilvl="0" w:tplc="280E2F20">
      <w:start w:val="1"/>
      <w:numFmt w:val="bullet"/>
      <w:lvlText w:val=""/>
      <w:lvlJc w:val="left"/>
      <w:pPr>
        <w:ind w:left="720" w:hanging="360"/>
      </w:pPr>
      <w:rPr>
        <w:rFonts w:ascii="Symbol" w:hAnsi="Symbol" w:cs="Symbol" w:hint="default"/>
        <w:color w:val="auto"/>
      </w:rPr>
    </w:lvl>
    <w:lvl w:ilvl="1" w:tplc="3FF4E9F4">
      <w:start w:val="1"/>
      <w:numFmt w:val="lowerLetter"/>
      <w:lvlText w:val="%2."/>
      <w:lvlJc w:val="left"/>
      <w:pPr>
        <w:ind w:left="1440" w:hanging="360"/>
      </w:pPr>
    </w:lvl>
    <w:lvl w:ilvl="2" w:tplc="FA86787C">
      <w:start w:val="1"/>
      <w:numFmt w:val="lowerRoman"/>
      <w:lvlText w:val="%3."/>
      <w:lvlJc w:val="right"/>
      <w:pPr>
        <w:ind w:left="2160" w:hanging="180"/>
      </w:pPr>
    </w:lvl>
    <w:lvl w:ilvl="3" w:tplc="93D277FA">
      <w:start w:val="1"/>
      <w:numFmt w:val="decimal"/>
      <w:lvlText w:val="%4."/>
      <w:lvlJc w:val="left"/>
      <w:pPr>
        <w:ind w:left="2880" w:hanging="360"/>
      </w:pPr>
    </w:lvl>
    <w:lvl w:ilvl="4" w:tplc="56B82670">
      <w:start w:val="1"/>
      <w:numFmt w:val="lowerLetter"/>
      <w:lvlText w:val="%5."/>
      <w:lvlJc w:val="left"/>
      <w:pPr>
        <w:ind w:left="3600" w:hanging="360"/>
      </w:pPr>
    </w:lvl>
    <w:lvl w:ilvl="5" w:tplc="F9F4ADA2">
      <w:start w:val="1"/>
      <w:numFmt w:val="lowerRoman"/>
      <w:lvlText w:val="%6."/>
      <w:lvlJc w:val="right"/>
      <w:pPr>
        <w:ind w:left="4320" w:hanging="180"/>
      </w:pPr>
    </w:lvl>
    <w:lvl w:ilvl="6" w:tplc="CE88DDFC">
      <w:start w:val="1"/>
      <w:numFmt w:val="decimal"/>
      <w:lvlText w:val="%7."/>
      <w:lvlJc w:val="left"/>
      <w:pPr>
        <w:ind w:left="5040" w:hanging="360"/>
      </w:pPr>
    </w:lvl>
    <w:lvl w:ilvl="7" w:tplc="94CCEAF8">
      <w:start w:val="1"/>
      <w:numFmt w:val="lowerLetter"/>
      <w:lvlText w:val="%8."/>
      <w:lvlJc w:val="left"/>
      <w:pPr>
        <w:ind w:left="5760" w:hanging="360"/>
      </w:pPr>
    </w:lvl>
    <w:lvl w:ilvl="8" w:tplc="CCE2729C">
      <w:start w:val="1"/>
      <w:numFmt w:val="lowerRoman"/>
      <w:lvlText w:val="%9."/>
      <w:lvlJc w:val="right"/>
      <w:pPr>
        <w:ind w:left="6480" w:hanging="180"/>
      </w:pPr>
    </w:lvl>
  </w:abstractNum>
  <w:abstractNum w:abstractNumId="76" w15:restartNumberingAfterBreak="0">
    <w:nsid w:val="5A6E0216"/>
    <w:multiLevelType w:val="hybridMultilevel"/>
    <w:tmpl w:val="59D01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AB51CD1"/>
    <w:multiLevelType w:val="hybridMultilevel"/>
    <w:tmpl w:val="6BFE701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5AE42055"/>
    <w:multiLevelType w:val="hybridMultilevel"/>
    <w:tmpl w:val="ACE425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EF349B4"/>
    <w:multiLevelType w:val="hybridMultilevel"/>
    <w:tmpl w:val="693EDE38"/>
    <w:lvl w:ilvl="0" w:tplc="36B055DA">
      <w:start w:val="1"/>
      <w:numFmt w:val="bullet"/>
      <w:lvlText w:val=""/>
      <w:lvlJc w:val="left"/>
      <w:pPr>
        <w:ind w:left="2160" w:hanging="360"/>
      </w:pPr>
      <w:rPr>
        <w:rFonts w:ascii="Symbol" w:hAnsi="Symbol"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80" w15:restartNumberingAfterBreak="0">
    <w:nsid w:val="61C51104"/>
    <w:multiLevelType w:val="multilevel"/>
    <w:tmpl w:val="0DDC0F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63823580"/>
    <w:multiLevelType w:val="multilevel"/>
    <w:tmpl w:val="514C619C"/>
    <w:lvl w:ilvl="0">
      <w:start w:val="1"/>
      <w:numFmt w:val="decimal"/>
      <w:lvlText w:val="%1."/>
      <w:lvlJc w:val="left"/>
      <w:pPr>
        <w:ind w:left="432" w:hanging="432"/>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846" w:hanging="576"/>
      </w:pPr>
      <w:rPr>
        <w:b/>
        <w:bCs/>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170"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2" w15:restartNumberingAfterBreak="0">
    <w:nsid w:val="63E51570"/>
    <w:multiLevelType w:val="hybridMultilevel"/>
    <w:tmpl w:val="5534FE56"/>
    <w:lvl w:ilvl="0" w:tplc="AB28A4AA">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83" w15:restartNumberingAfterBreak="0">
    <w:nsid w:val="63FC15A7"/>
    <w:multiLevelType w:val="hybridMultilevel"/>
    <w:tmpl w:val="BFA487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5511EED"/>
    <w:multiLevelType w:val="hybridMultilevel"/>
    <w:tmpl w:val="3A3EBC80"/>
    <w:lvl w:ilvl="0" w:tplc="2C204A62">
      <w:start w:val="1"/>
      <w:numFmt w:val="lowerRoman"/>
      <w:lvlText w:val="%1."/>
      <w:lvlJc w:val="right"/>
      <w:pPr>
        <w:ind w:left="720" w:hanging="360"/>
      </w:pPr>
      <w:rPr>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65762D18"/>
    <w:multiLevelType w:val="hybridMultilevel"/>
    <w:tmpl w:val="45CC35D6"/>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663422B5"/>
    <w:multiLevelType w:val="hybridMultilevel"/>
    <w:tmpl w:val="AB243558"/>
    <w:lvl w:ilvl="0" w:tplc="04090001">
      <w:start w:val="1"/>
      <w:numFmt w:val="decimal"/>
      <w:pStyle w:val="B1"/>
      <w:lvlText w:val="%1."/>
      <w:lvlJc w:val="left"/>
      <w:pPr>
        <w:tabs>
          <w:tab w:val="num" w:pos="720"/>
        </w:tabs>
        <w:ind w:left="720" w:hanging="720"/>
      </w:pPr>
      <w:rPr>
        <w:rFonts w:ascii="Arial" w:hAnsi="Arial" w:hint="default"/>
        <w:b w:val="0"/>
        <w:i w:val="0"/>
        <w:caps w:val="0"/>
        <w:strike w:val="0"/>
        <w:dstrike w:val="0"/>
        <w:vanish w:val="0"/>
        <w:color w:val="000000"/>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87" w15:restartNumberingAfterBreak="0">
    <w:nsid w:val="684605F8"/>
    <w:multiLevelType w:val="multilevel"/>
    <w:tmpl w:val="A092917E"/>
    <w:lvl w:ilvl="0">
      <w:start w:val="1"/>
      <w:numFmt w:val="decimal"/>
      <w:lvlText w:val="%1"/>
      <w:lvlJc w:val="left"/>
      <w:pPr>
        <w:ind w:left="432" w:hanging="432"/>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lvlText w:val="%1.%2"/>
      <w:lvlJc w:val="left"/>
      <w:pPr>
        <w:ind w:left="846" w:hanging="576"/>
      </w:pPr>
      <w:rPr>
        <w:rFonts w:hint="default"/>
        <w:b/>
        <w:bCs/>
        <w:i w:val="0"/>
        <w:iCs w:val="0"/>
        <w:caps w:val="0"/>
        <w:smallCaps w:val="0"/>
        <w:strike w:val="0"/>
        <w:dstrike w:val="0"/>
        <w:vanish w:val="0"/>
        <w:color w:val="000000"/>
        <w:spacing w:val="0"/>
        <w:kern w:val="0"/>
        <w:position w:val="0"/>
        <w:u w:val="none"/>
        <w:effect w:val="none"/>
        <w:vertAlign w:val="baseline"/>
        <w:em w:val="none"/>
      </w:rPr>
    </w:lvl>
    <w:lvl w:ilvl="2">
      <w:start w:val="1"/>
      <w:numFmt w:val="decimal"/>
      <w:lvlText w:val="%1.%2.%3"/>
      <w:lvlJc w:val="left"/>
      <w:pPr>
        <w:ind w:left="1170" w:hanging="72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8" w15:restartNumberingAfterBreak="0">
    <w:nsid w:val="69715A3F"/>
    <w:multiLevelType w:val="hybridMultilevel"/>
    <w:tmpl w:val="C3AE76F0"/>
    <w:lvl w:ilvl="0" w:tplc="0409000F">
      <w:start w:val="1"/>
      <w:numFmt w:val="bullet"/>
      <w:lvlText w:val=""/>
      <w:lvlJc w:val="left"/>
      <w:pPr>
        <w:ind w:left="1440" w:hanging="360"/>
      </w:pPr>
      <w:rPr>
        <w:rFonts w:ascii="Symbol" w:hAnsi="Symbol" w:hint="default"/>
      </w:rPr>
    </w:lvl>
    <w:lvl w:ilvl="1" w:tplc="04090019" w:tentative="1">
      <w:start w:val="1"/>
      <w:numFmt w:val="bullet"/>
      <w:lvlText w:val="o"/>
      <w:lvlJc w:val="left"/>
      <w:pPr>
        <w:ind w:left="2160" w:hanging="360"/>
      </w:pPr>
      <w:rPr>
        <w:rFonts w:ascii="Courier New" w:hAnsi="Courier New" w:cs="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cs="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cs="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89" w15:restartNumberingAfterBreak="0">
    <w:nsid w:val="6DB61ECD"/>
    <w:multiLevelType w:val="hybridMultilevel"/>
    <w:tmpl w:val="8A52D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E8125C0"/>
    <w:multiLevelType w:val="hybridMultilevel"/>
    <w:tmpl w:val="C2B08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6EF02FD0"/>
    <w:multiLevelType w:val="hybridMultilevel"/>
    <w:tmpl w:val="134EF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08625F6"/>
    <w:multiLevelType w:val="hybridMultilevel"/>
    <w:tmpl w:val="FD3E0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48C68AA"/>
    <w:multiLevelType w:val="hybridMultilevel"/>
    <w:tmpl w:val="22BCFA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75CA20F2"/>
    <w:multiLevelType w:val="hybridMultilevel"/>
    <w:tmpl w:val="1D4A0210"/>
    <w:lvl w:ilvl="0" w:tplc="CF9AFD22">
      <w:start w:val="1"/>
      <w:numFmt w:val="bullet"/>
      <w:lvlText w:val="-"/>
      <w:lvlJc w:val="left"/>
      <w:pPr>
        <w:ind w:left="2160" w:hanging="360"/>
      </w:pPr>
      <w:rPr>
        <w:rFonts w:ascii="Gill Sans MT" w:eastAsia="Times New Roman" w:hAnsi="Gill Sans MT" w:cs="Times New Roman" w:hint="default"/>
      </w:rPr>
    </w:lvl>
    <w:lvl w:ilvl="1" w:tplc="04090019" w:tentative="1">
      <w:start w:val="1"/>
      <w:numFmt w:val="bullet"/>
      <w:lvlText w:val="o"/>
      <w:lvlJc w:val="left"/>
      <w:pPr>
        <w:ind w:left="2880" w:hanging="360"/>
      </w:pPr>
      <w:rPr>
        <w:rFonts w:ascii="Courier New" w:hAnsi="Courier New" w:cs="Courier New" w:hint="default"/>
      </w:rPr>
    </w:lvl>
    <w:lvl w:ilvl="2" w:tplc="0409001B" w:tentative="1">
      <w:start w:val="1"/>
      <w:numFmt w:val="bullet"/>
      <w:lvlText w:val=""/>
      <w:lvlJc w:val="left"/>
      <w:pPr>
        <w:ind w:left="3600" w:hanging="360"/>
      </w:pPr>
      <w:rPr>
        <w:rFonts w:ascii="Wingdings" w:hAnsi="Wingdings" w:hint="default"/>
      </w:rPr>
    </w:lvl>
    <w:lvl w:ilvl="3" w:tplc="0409000F" w:tentative="1">
      <w:start w:val="1"/>
      <w:numFmt w:val="bullet"/>
      <w:lvlText w:val=""/>
      <w:lvlJc w:val="left"/>
      <w:pPr>
        <w:ind w:left="4320" w:hanging="360"/>
      </w:pPr>
      <w:rPr>
        <w:rFonts w:ascii="Symbol" w:hAnsi="Symbol" w:hint="default"/>
      </w:rPr>
    </w:lvl>
    <w:lvl w:ilvl="4" w:tplc="04090019" w:tentative="1">
      <w:start w:val="1"/>
      <w:numFmt w:val="bullet"/>
      <w:lvlText w:val="o"/>
      <w:lvlJc w:val="left"/>
      <w:pPr>
        <w:ind w:left="5040" w:hanging="360"/>
      </w:pPr>
      <w:rPr>
        <w:rFonts w:ascii="Courier New" w:hAnsi="Courier New" w:cs="Courier New" w:hint="default"/>
      </w:rPr>
    </w:lvl>
    <w:lvl w:ilvl="5" w:tplc="0409001B" w:tentative="1">
      <w:start w:val="1"/>
      <w:numFmt w:val="bullet"/>
      <w:lvlText w:val=""/>
      <w:lvlJc w:val="left"/>
      <w:pPr>
        <w:ind w:left="5760" w:hanging="360"/>
      </w:pPr>
      <w:rPr>
        <w:rFonts w:ascii="Wingdings" w:hAnsi="Wingdings" w:hint="default"/>
      </w:rPr>
    </w:lvl>
    <w:lvl w:ilvl="6" w:tplc="0409000F" w:tentative="1">
      <w:start w:val="1"/>
      <w:numFmt w:val="bullet"/>
      <w:lvlText w:val=""/>
      <w:lvlJc w:val="left"/>
      <w:pPr>
        <w:ind w:left="6480" w:hanging="360"/>
      </w:pPr>
      <w:rPr>
        <w:rFonts w:ascii="Symbol" w:hAnsi="Symbol" w:hint="default"/>
      </w:rPr>
    </w:lvl>
    <w:lvl w:ilvl="7" w:tplc="04090019" w:tentative="1">
      <w:start w:val="1"/>
      <w:numFmt w:val="bullet"/>
      <w:lvlText w:val="o"/>
      <w:lvlJc w:val="left"/>
      <w:pPr>
        <w:ind w:left="7200" w:hanging="360"/>
      </w:pPr>
      <w:rPr>
        <w:rFonts w:ascii="Courier New" w:hAnsi="Courier New" w:cs="Courier New" w:hint="default"/>
      </w:rPr>
    </w:lvl>
    <w:lvl w:ilvl="8" w:tplc="0409001B" w:tentative="1">
      <w:start w:val="1"/>
      <w:numFmt w:val="bullet"/>
      <w:lvlText w:val=""/>
      <w:lvlJc w:val="left"/>
      <w:pPr>
        <w:ind w:left="7920" w:hanging="360"/>
      </w:pPr>
      <w:rPr>
        <w:rFonts w:ascii="Wingdings" w:hAnsi="Wingdings" w:hint="default"/>
      </w:rPr>
    </w:lvl>
  </w:abstractNum>
  <w:abstractNum w:abstractNumId="95" w15:restartNumberingAfterBreak="0">
    <w:nsid w:val="76A738CD"/>
    <w:multiLevelType w:val="hybridMultilevel"/>
    <w:tmpl w:val="865AA9F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77E97D7E"/>
    <w:multiLevelType w:val="hybridMultilevel"/>
    <w:tmpl w:val="36F012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7" w15:restartNumberingAfterBreak="0">
    <w:nsid w:val="7B1E0A9D"/>
    <w:multiLevelType w:val="hybridMultilevel"/>
    <w:tmpl w:val="097AE394"/>
    <w:lvl w:ilvl="0" w:tplc="4EBCDF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B6355A8"/>
    <w:multiLevelType w:val="multilevel"/>
    <w:tmpl w:val="22604648"/>
    <w:lvl w:ilvl="0">
      <w:start w:val="1"/>
      <w:numFmt w:val="decimal"/>
      <w:lvlText w:val="%1"/>
      <w:lvlJc w:val="left"/>
      <w:pPr>
        <w:ind w:left="432" w:hanging="432"/>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lvlText w:val="%1.%2"/>
      <w:lvlJc w:val="left"/>
      <w:pPr>
        <w:ind w:left="846" w:hanging="576"/>
      </w:pPr>
      <w:rPr>
        <w:rFonts w:hint="default"/>
        <w:b/>
        <w:bCs/>
        <w:i w:val="0"/>
        <w:iCs w:val="0"/>
        <w:caps w:val="0"/>
        <w:smallCaps w:val="0"/>
        <w:strike w:val="0"/>
        <w:dstrike w:val="0"/>
        <w:vanish w:val="0"/>
        <w:color w:val="000000"/>
        <w:spacing w:val="0"/>
        <w:kern w:val="0"/>
        <w:position w:val="0"/>
        <w:u w:val="none"/>
        <w:effect w:val="none"/>
        <w:vertAlign w:val="baseline"/>
        <w:em w:val="none"/>
      </w:rPr>
    </w:lvl>
    <w:lvl w:ilvl="2">
      <w:start w:val="1"/>
      <w:numFmt w:val="decimal"/>
      <w:lvlText w:val="%1.%2.%3"/>
      <w:lvlJc w:val="left"/>
      <w:pPr>
        <w:ind w:left="1170" w:hanging="72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9" w15:restartNumberingAfterBreak="0">
    <w:nsid w:val="7BD915E0"/>
    <w:multiLevelType w:val="hybridMultilevel"/>
    <w:tmpl w:val="BFB28C5A"/>
    <w:lvl w:ilvl="0" w:tplc="CF9AFD22">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00" w15:restartNumberingAfterBreak="0">
    <w:nsid w:val="7D840553"/>
    <w:multiLevelType w:val="hybridMultilevel"/>
    <w:tmpl w:val="C22C8C38"/>
    <w:lvl w:ilvl="0" w:tplc="00CCE42A">
      <w:start w:val="1"/>
      <w:numFmt w:val="decimal"/>
      <w:lvlText w:val="%1."/>
      <w:lvlJc w:val="center"/>
      <w:pPr>
        <w:ind w:left="720" w:hanging="360"/>
      </w:pPr>
      <w:rPr>
        <w:rFonts w:hint="default"/>
      </w:rPr>
    </w:lvl>
    <w:lvl w:ilvl="1" w:tplc="E4D2D0F8" w:tentative="1">
      <w:start w:val="1"/>
      <w:numFmt w:val="lowerLetter"/>
      <w:lvlText w:val="%2."/>
      <w:lvlJc w:val="left"/>
      <w:pPr>
        <w:ind w:left="1440" w:hanging="360"/>
      </w:pPr>
    </w:lvl>
    <w:lvl w:ilvl="2" w:tplc="55CABDAA" w:tentative="1">
      <w:start w:val="1"/>
      <w:numFmt w:val="lowerRoman"/>
      <w:lvlText w:val="%3."/>
      <w:lvlJc w:val="right"/>
      <w:pPr>
        <w:ind w:left="2160" w:hanging="180"/>
      </w:pPr>
    </w:lvl>
    <w:lvl w:ilvl="3" w:tplc="ABFC75A2" w:tentative="1">
      <w:start w:val="1"/>
      <w:numFmt w:val="decimal"/>
      <w:lvlText w:val="%4."/>
      <w:lvlJc w:val="left"/>
      <w:pPr>
        <w:ind w:left="2880" w:hanging="360"/>
      </w:pPr>
    </w:lvl>
    <w:lvl w:ilvl="4" w:tplc="588C5B1A" w:tentative="1">
      <w:start w:val="1"/>
      <w:numFmt w:val="lowerLetter"/>
      <w:lvlText w:val="%5."/>
      <w:lvlJc w:val="left"/>
      <w:pPr>
        <w:ind w:left="3600" w:hanging="360"/>
      </w:pPr>
    </w:lvl>
    <w:lvl w:ilvl="5" w:tplc="6B3A2D58" w:tentative="1">
      <w:start w:val="1"/>
      <w:numFmt w:val="lowerRoman"/>
      <w:lvlText w:val="%6."/>
      <w:lvlJc w:val="right"/>
      <w:pPr>
        <w:ind w:left="4320" w:hanging="180"/>
      </w:pPr>
    </w:lvl>
    <w:lvl w:ilvl="6" w:tplc="E7789646" w:tentative="1">
      <w:start w:val="1"/>
      <w:numFmt w:val="decimal"/>
      <w:lvlText w:val="%7."/>
      <w:lvlJc w:val="left"/>
      <w:pPr>
        <w:ind w:left="5040" w:hanging="360"/>
      </w:pPr>
    </w:lvl>
    <w:lvl w:ilvl="7" w:tplc="91E43E62" w:tentative="1">
      <w:start w:val="1"/>
      <w:numFmt w:val="lowerLetter"/>
      <w:lvlText w:val="%8."/>
      <w:lvlJc w:val="left"/>
      <w:pPr>
        <w:ind w:left="5760" w:hanging="360"/>
      </w:pPr>
    </w:lvl>
    <w:lvl w:ilvl="8" w:tplc="BFD2958A" w:tentative="1">
      <w:start w:val="1"/>
      <w:numFmt w:val="lowerRoman"/>
      <w:lvlText w:val="%9."/>
      <w:lvlJc w:val="right"/>
      <w:pPr>
        <w:ind w:left="6480" w:hanging="180"/>
      </w:pPr>
    </w:lvl>
  </w:abstractNum>
  <w:abstractNum w:abstractNumId="101" w15:restartNumberingAfterBreak="0">
    <w:nsid w:val="7FD90B7E"/>
    <w:multiLevelType w:val="hybridMultilevel"/>
    <w:tmpl w:val="13BA14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40"/>
  </w:num>
  <w:num w:numId="3">
    <w:abstractNumId w:val="2"/>
  </w:num>
  <w:num w:numId="4">
    <w:abstractNumId w:val="39"/>
  </w:num>
  <w:num w:numId="5">
    <w:abstractNumId w:val="70"/>
  </w:num>
  <w:num w:numId="6">
    <w:abstractNumId w:val="8"/>
  </w:num>
  <w:num w:numId="7">
    <w:abstractNumId w:val="44"/>
  </w:num>
  <w:num w:numId="8">
    <w:abstractNumId w:val="10"/>
  </w:num>
  <w:num w:numId="9">
    <w:abstractNumId w:val="25"/>
  </w:num>
  <w:num w:numId="10">
    <w:abstractNumId w:val="55"/>
  </w:num>
  <w:num w:numId="11">
    <w:abstractNumId w:val="75"/>
  </w:num>
  <w:num w:numId="12">
    <w:abstractNumId w:val="13"/>
  </w:num>
  <w:num w:numId="13">
    <w:abstractNumId w:val="3"/>
  </w:num>
  <w:num w:numId="14">
    <w:abstractNumId w:val="99"/>
  </w:num>
  <w:num w:numId="15">
    <w:abstractNumId w:val="93"/>
  </w:num>
  <w:num w:numId="16">
    <w:abstractNumId w:val="49"/>
  </w:num>
  <w:num w:numId="17">
    <w:abstractNumId w:val="72"/>
  </w:num>
  <w:num w:numId="18">
    <w:abstractNumId w:val="0"/>
  </w:num>
  <w:num w:numId="19">
    <w:abstractNumId w:val="78"/>
  </w:num>
  <w:num w:numId="20">
    <w:abstractNumId w:val="54"/>
  </w:num>
  <w:num w:numId="21">
    <w:abstractNumId w:val="47"/>
  </w:num>
  <w:num w:numId="22">
    <w:abstractNumId w:val="36"/>
  </w:num>
  <w:num w:numId="23">
    <w:abstractNumId w:val="60"/>
  </w:num>
  <w:num w:numId="24">
    <w:abstractNumId w:val="18"/>
  </w:num>
  <w:num w:numId="25">
    <w:abstractNumId w:val="12"/>
  </w:num>
  <w:num w:numId="26">
    <w:abstractNumId w:val="69"/>
  </w:num>
  <w:num w:numId="27">
    <w:abstractNumId w:val="1"/>
  </w:num>
  <w:num w:numId="28">
    <w:abstractNumId w:val="52"/>
  </w:num>
  <w:num w:numId="29">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num>
  <w:num w:numId="31">
    <w:abstractNumId w:val="101"/>
  </w:num>
  <w:num w:numId="32">
    <w:abstractNumId w:val="43"/>
  </w:num>
  <w:num w:numId="33">
    <w:abstractNumId w:val="67"/>
  </w:num>
  <w:num w:numId="34">
    <w:abstractNumId w:val="68"/>
  </w:num>
  <w:num w:numId="35">
    <w:abstractNumId w:val="38"/>
  </w:num>
  <w:num w:numId="36">
    <w:abstractNumId w:val="50"/>
  </w:num>
  <w:num w:numId="37">
    <w:abstractNumId w:val="7"/>
  </w:num>
  <w:num w:numId="38">
    <w:abstractNumId w:val="97"/>
  </w:num>
  <w:num w:numId="39">
    <w:abstractNumId w:val="17"/>
  </w:num>
  <w:num w:numId="40">
    <w:abstractNumId w:val="19"/>
  </w:num>
  <w:num w:numId="41">
    <w:abstractNumId w:val="56"/>
  </w:num>
  <w:num w:numId="42">
    <w:abstractNumId w:val="84"/>
  </w:num>
  <w:num w:numId="43">
    <w:abstractNumId w:val="85"/>
  </w:num>
  <w:num w:numId="44">
    <w:abstractNumId w:val="11"/>
  </w:num>
  <w:num w:numId="45">
    <w:abstractNumId w:val="62"/>
  </w:num>
  <w:num w:numId="46">
    <w:abstractNumId w:val="90"/>
  </w:num>
  <w:num w:numId="47">
    <w:abstractNumId w:val="41"/>
  </w:num>
  <w:num w:numId="48">
    <w:abstractNumId w:val="95"/>
  </w:num>
  <w:num w:numId="49">
    <w:abstractNumId w:val="5"/>
  </w:num>
  <w:num w:numId="50">
    <w:abstractNumId w:val="52"/>
  </w:num>
  <w:num w:numId="51">
    <w:abstractNumId w:val="51"/>
  </w:num>
  <w:num w:numId="52">
    <w:abstractNumId w:val="65"/>
  </w:num>
  <w:num w:numId="53">
    <w:abstractNumId w:val="61"/>
  </w:num>
  <w:num w:numId="54">
    <w:abstractNumId w:val="22"/>
  </w:num>
  <w:num w:numId="55">
    <w:abstractNumId w:val="45"/>
  </w:num>
  <w:num w:numId="56">
    <w:abstractNumId w:val="77"/>
  </w:num>
  <w:num w:numId="57">
    <w:abstractNumId w:val="37"/>
  </w:num>
  <w:num w:numId="58">
    <w:abstractNumId w:val="48"/>
  </w:num>
  <w:num w:numId="59">
    <w:abstractNumId w:val="15"/>
  </w:num>
  <w:num w:numId="60">
    <w:abstractNumId w:val="26"/>
  </w:num>
  <w:num w:numId="61">
    <w:abstractNumId w:val="80"/>
  </w:num>
  <w:num w:numId="62">
    <w:abstractNumId w:val="53"/>
  </w:num>
  <w:num w:numId="63">
    <w:abstractNumId w:val="24"/>
  </w:num>
  <w:num w:numId="64">
    <w:abstractNumId w:val="59"/>
  </w:num>
  <w:num w:numId="65">
    <w:abstractNumId w:val="21"/>
  </w:num>
  <w:num w:numId="66">
    <w:abstractNumId w:val="30"/>
  </w:num>
  <w:num w:numId="67">
    <w:abstractNumId w:val="57"/>
  </w:num>
  <w:num w:numId="68">
    <w:abstractNumId w:val="35"/>
  </w:num>
  <w:num w:numId="69">
    <w:abstractNumId w:val="46"/>
  </w:num>
  <w:num w:numId="70">
    <w:abstractNumId w:val="71"/>
  </w:num>
  <w:num w:numId="71">
    <w:abstractNumId w:val="16"/>
  </w:num>
  <w:num w:numId="72">
    <w:abstractNumId w:val="9"/>
  </w:num>
  <w:num w:numId="73">
    <w:abstractNumId w:val="6"/>
  </w:num>
  <w:num w:numId="74">
    <w:abstractNumId w:val="63"/>
  </w:num>
  <w:num w:numId="75">
    <w:abstractNumId w:val="88"/>
  </w:num>
  <w:num w:numId="76">
    <w:abstractNumId w:val="94"/>
  </w:num>
  <w:num w:numId="77">
    <w:abstractNumId w:val="20"/>
  </w:num>
  <w:num w:numId="78">
    <w:abstractNumId w:val="79"/>
  </w:num>
  <w:num w:numId="79">
    <w:abstractNumId w:val="23"/>
  </w:num>
  <w:num w:numId="80">
    <w:abstractNumId w:val="52"/>
  </w:num>
  <w:num w:numId="81">
    <w:abstractNumId w:val="52"/>
  </w:num>
  <w:num w:numId="82">
    <w:abstractNumId w:val="52"/>
  </w:num>
  <w:num w:numId="83">
    <w:abstractNumId w:val="52"/>
  </w:num>
  <w:num w:numId="84">
    <w:abstractNumId w:val="52"/>
  </w:num>
  <w:num w:numId="85">
    <w:abstractNumId w:val="52"/>
  </w:num>
  <w:num w:numId="86">
    <w:abstractNumId w:val="52"/>
  </w:num>
  <w:num w:numId="87">
    <w:abstractNumId w:val="52"/>
  </w:num>
  <w:num w:numId="88">
    <w:abstractNumId w:val="33"/>
  </w:num>
  <w:num w:numId="89">
    <w:abstractNumId w:val="66"/>
  </w:num>
  <w:num w:numId="90">
    <w:abstractNumId w:val="100"/>
  </w:num>
  <w:num w:numId="91">
    <w:abstractNumId w:val="73"/>
  </w:num>
  <w:num w:numId="92">
    <w:abstractNumId w:val="14"/>
  </w:num>
  <w:num w:numId="93">
    <w:abstractNumId w:val="74"/>
  </w:num>
  <w:num w:numId="94">
    <w:abstractNumId w:val="86"/>
  </w:num>
  <w:num w:numId="95">
    <w:abstractNumId w:val="42"/>
  </w:num>
  <w:num w:numId="96">
    <w:abstractNumId w:val="82"/>
  </w:num>
  <w:num w:numId="97">
    <w:abstractNumId w:val="83"/>
  </w:num>
  <w:num w:numId="98">
    <w:abstractNumId w:val="32"/>
  </w:num>
  <w:num w:numId="99">
    <w:abstractNumId w:val="96"/>
  </w:num>
  <w:num w:numId="100">
    <w:abstractNumId w:val="52"/>
  </w:num>
  <w:num w:numId="101">
    <w:abstractNumId w:val="58"/>
  </w:num>
  <w:num w:numId="102">
    <w:abstractNumId w:val="92"/>
  </w:num>
  <w:num w:numId="103">
    <w:abstractNumId w:val="4"/>
  </w:num>
  <w:num w:numId="104">
    <w:abstractNumId w:val="89"/>
  </w:num>
  <w:num w:numId="105">
    <w:abstractNumId w:val="28"/>
  </w:num>
  <w:num w:numId="106">
    <w:abstractNumId w:val="81"/>
  </w:num>
  <w:num w:numId="107">
    <w:abstractNumId w:val="87"/>
  </w:num>
  <w:num w:numId="108">
    <w:abstractNumId w:val="98"/>
  </w:num>
  <w:num w:numId="109">
    <w:abstractNumId w:val="9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76"/>
  </w:num>
  <w:num w:numId="111">
    <w:abstractNumId w:val="9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52"/>
  </w:num>
  <w:num w:numId="113">
    <w:abstractNumId w:val="52"/>
  </w:num>
  <w:num w:numId="114">
    <w:abstractNumId w:val="52"/>
  </w:num>
  <w:num w:numId="115">
    <w:abstractNumId w:val="52"/>
  </w:num>
  <w:num w:numId="116">
    <w:abstractNumId w:val="52"/>
  </w:num>
  <w:num w:numId="117">
    <w:abstractNumId w:val="52"/>
  </w:num>
  <w:num w:numId="118">
    <w:abstractNumId w:val="52"/>
  </w:num>
  <w:num w:numId="119">
    <w:abstractNumId w:val="52"/>
  </w:num>
  <w:num w:numId="120">
    <w:abstractNumId w:val="52"/>
  </w:num>
  <w:num w:numId="121">
    <w:abstractNumId w:val="52"/>
  </w:num>
  <w:num w:numId="122">
    <w:abstractNumId w:val="52"/>
  </w:num>
  <w:num w:numId="123">
    <w:abstractNumId w:val="52"/>
  </w:num>
  <w:num w:numId="124">
    <w:abstractNumId w:val="52"/>
  </w:num>
  <w:num w:numId="125">
    <w:abstractNumId w:val="52"/>
  </w:num>
  <w:num w:numId="126">
    <w:abstractNumId w:val="52"/>
  </w:num>
  <w:num w:numId="127">
    <w:abstractNumId w:val="52"/>
  </w:num>
  <w:num w:numId="128">
    <w:abstractNumId w:val="52"/>
  </w:num>
  <w:num w:numId="129">
    <w:abstractNumId w:val="52"/>
  </w:num>
  <w:num w:numId="130">
    <w:abstractNumId w:val="52"/>
  </w:num>
  <w:num w:numId="131">
    <w:abstractNumId w:val="52"/>
  </w:num>
  <w:num w:numId="132">
    <w:abstractNumId w:val="52"/>
  </w:num>
  <w:num w:numId="133">
    <w:abstractNumId w:val="52"/>
  </w:num>
  <w:num w:numId="134">
    <w:abstractNumId w:val="52"/>
  </w:num>
  <w:num w:numId="135">
    <w:abstractNumId w:val="91"/>
  </w:num>
  <w:num w:numId="136">
    <w:abstractNumId w:val="31"/>
  </w:num>
  <w:num w:numId="137">
    <w:abstractNumId w:val="27"/>
  </w:num>
  <w:numIdMacAtCleanup w:val="135"/>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umar Baral">
    <w15:presenceInfo w15:providerId="None" w15:userId="Kumar Baral"/>
  </w15:person>
  <w15:person w15:author="Shyam Bhusal">
    <w15:presenceInfo w15:providerId="AD" w15:userId="S-1-5-21-2237983844-3594422194-1566261666-1296"/>
  </w15:person>
  <w15:person w15:author="Pravash Mool">
    <w15:presenceInfo w15:providerId="AD" w15:userId="S-1-5-21-2237983844-3594422194-1566261666-1138"/>
  </w15:person>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spelling="clean" w:grammar="clean"/>
  <w:trackRevisions/>
  <w:defaultTabStop w:val="720"/>
  <w:drawingGridHorizontalSpacing w:val="110"/>
  <w:displayHorizontalDrawingGridEvery w:val="2"/>
  <w:characterSpacingControl w:val="doNotCompress"/>
  <w:hdrShapeDefaults>
    <o:shapedefaults v:ext="edit" spidmax="2049" style="mso-position-horizontal:left;mso-position-horizontal-relative:margin;mso-width-relative:margin;mso-height-relative:margin" fill="f" fillcolor="white" stroke="f">
      <v:fill color="white" on="f"/>
      <v:stroke on="f"/>
      <o:colormru v:ext="edit" colors="#eaeaea,#6f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2CE"/>
    <w:rsid w:val="000002D7"/>
    <w:rsid w:val="00001B2C"/>
    <w:rsid w:val="00001EA1"/>
    <w:rsid w:val="000023C5"/>
    <w:rsid w:val="00002448"/>
    <w:rsid w:val="00002B4A"/>
    <w:rsid w:val="00002E6C"/>
    <w:rsid w:val="00002F9A"/>
    <w:rsid w:val="0000376A"/>
    <w:rsid w:val="00003E22"/>
    <w:rsid w:val="000045AC"/>
    <w:rsid w:val="00004738"/>
    <w:rsid w:val="000049D3"/>
    <w:rsid w:val="00004B7A"/>
    <w:rsid w:val="00004F85"/>
    <w:rsid w:val="00005370"/>
    <w:rsid w:val="0000575C"/>
    <w:rsid w:val="00005763"/>
    <w:rsid w:val="000057D2"/>
    <w:rsid w:val="00005BB6"/>
    <w:rsid w:val="00005C86"/>
    <w:rsid w:val="000066A1"/>
    <w:rsid w:val="00006BE0"/>
    <w:rsid w:val="00006D0C"/>
    <w:rsid w:val="0000773C"/>
    <w:rsid w:val="00007D19"/>
    <w:rsid w:val="000109BA"/>
    <w:rsid w:val="000110EA"/>
    <w:rsid w:val="0001137A"/>
    <w:rsid w:val="000125D6"/>
    <w:rsid w:val="00012BD8"/>
    <w:rsid w:val="00012E53"/>
    <w:rsid w:val="00012F84"/>
    <w:rsid w:val="00013641"/>
    <w:rsid w:val="00014AA1"/>
    <w:rsid w:val="000155D9"/>
    <w:rsid w:val="0001577B"/>
    <w:rsid w:val="0001625F"/>
    <w:rsid w:val="000162C1"/>
    <w:rsid w:val="00016377"/>
    <w:rsid w:val="00016379"/>
    <w:rsid w:val="0001659B"/>
    <w:rsid w:val="00016880"/>
    <w:rsid w:val="00016B2F"/>
    <w:rsid w:val="00016CE1"/>
    <w:rsid w:val="0001727E"/>
    <w:rsid w:val="00020CCF"/>
    <w:rsid w:val="000221A5"/>
    <w:rsid w:val="00022CCA"/>
    <w:rsid w:val="00023DD7"/>
    <w:rsid w:val="000248D8"/>
    <w:rsid w:val="00026994"/>
    <w:rsid w:val="0002723D"/>
    <w:rsid w:val="00027716"/>
    <w:rsid w:val="00027CF8"/>
    <w:rsid w:val="00027E4C"/>
    <w:rsid w:val="000300DE"/>
    <w:rsid w:val="00030439"/>
    <w:rsid w:val="00030B52"/>
    <w:rsid w:val="00030C8A"/>
    <w:rsid w:val="00031814"/>
    <w:rsid w:val="0003238F"/>
    <w:rsid w:val="00032871"/>
    <w:rsid w:val="00033735"/>
    <w:rsid w:val="00033EB7"/>
    <w:rsid w:val="000347F9"/>
    <w:rsid w:val="00034E4F"/>
    <w:rsid w:val="0003535C"/>
    <w:rsid w:val="000356E4"/>
    <w:rsid w:val="00035E4A"/>
    <w:rsid w:val="00036584"/>
    <w:rsid w:val="0003692D"/>
    <w:rsid w:val="00037493"/>
    <w:rsid w:val="00037C2D"/>
    <w:rsid w:val="0004103D"/>
    <w:rsid w:val="00041F92"/>
    <w:rsid w:val="00042341"/>
    <w:rsid w:val="0004294D"/>
    <w:rsid w:val="00042A98"/>
    <w:rsid w:val="000439E5"/>
    <w:rsid w:val="00043B96"/>
    <w:rsid w:val="00044875"/>
    <w:rsid w:val="000451E1"/>
    <w:rsid w:val="00045239"/>
    <w:rsid w:val="000458E4"/>
    <w:rsid w:val="00045BF0"/>
    <w:rsid w:val="00045F87"/>
    <w:rsid w:val="00050986"/>
    <w:rsid w:val="00050A8D"/>
    <w:rsid w:val="00050B88"/>
    <w:rsid w:val="00050D8C"/>
    <w:rsid w:val="00051670"/>
    <w:rsid w:val="000538D7"/>
    <w:rsid w:val="00053D9D"/>
    <w:rsid w:val="0005443B"/>
    <w:rsid w:val="00054F41"/>
    <w:rsid w:val="000553A4"/>
    <w:rsid w:val="000556F3"/>
    <w:rsid w:val="00055CA1"/>
    <w:rsid w:val="00055EBF"/>
    <w:rsid w:val="00055F20"/>
    <w:rsid w:val="000564CD"/>
    <w:rsid w:val="00056B0E"/>
    <w:rsid w:val="00057BBC"/>
    <w:rsid w:val="00062C96"/>
    <w:rsid w:val="00062EF4"/>
    <w:rsid w:val="00063075"/>
    <w:rsid w:val="00063B95"/>
    <w:rsid w:val="000646F2"/>
    <w:rsid w:val="000661F4"/>
    <w:rsid w:val="00066E78"/>
    <w:rsid w:val="00066F19"/>
    <w:rsid w:val="00067170"/>
    <w:rsid w:val="000671C9"/>
    <w:rsid w:val="0006774D"/>
    <w:rsid w:val="00067CE9"/>
    <w:rsid w:val="00067FC4"/>
    <w:rsid w:val="0007032A"/>
    <w:rsid w:val="0007036F"/>
    <w:rsid w:val="0007064E"/>
    <w:rsid w:val="000708C2"/>
    <w:rsid w:val="0007178E"/>
    <w:rsid w:val="00071945"/>
    <w:rsid w:val="00072798"/>
    <w:rsid w:val="0007282A"/>
    <w:rsid w:val="00072CA6"/>
    <w:rsid w:val="00072D95"/>
    <w:rsid w:val="00072F0C"/>
    <w:rsid w:val="00073687"/>
    <w:rsid w:val="00074B26"/>
    <w:rsid w:val="00074BC8"/>
    <w:rsid w:val="00074BDA"/>
    <w:rsid w:val="0007500B"/>
    <w:rsid w:val="000751CF"/>
    <w:rsid w:val="000753F4"/>
    <w:rsid w:val="00075ECE"/>
    <w:rsid w:val="00076384"/>
    <w:rsid w:val="0007661E"/>
    <w:rsid w:val="000768BF"/>
    <w:rsid w:val="00076993"/>
    <w:rsid w:val="0007735F"/>
    <w:rsid w:val="000779DD"/>
    <w:rsid w:val="00080022"/>
    <w:rsid w:val="000808A1"/>
    <w:rsid w:val="00080B31"/>
    <w:rsid w:val="0008130A"/>
    <w:rsid w:val="000814CF"/>
    <w:rsid w:val="00081628"/>
    <w:rsid w:val="00081B7B"/>
    <w:rsid w:val="00081F87"/>
    <w:rsid w:val="0008223F"/>
    <w:rsid w:val="0008353B"/>
    <w:rsid w:val="00083720"/>
    <w:rsid w:val="00083B70"/>
    <w:rsid w:val="00083C96"/>
    <w:rsid w:val="00084371"/>
    <w:rsid w:val="00084B2E"/>
    <w:rsid w:val="00084B54"/>
    <w:rsid w:val="000850D7"/>
    <w:rsid w:val="00085B18"/>
    <w:rsid w:val="000867AB"/>
    <w:rsid w:val="000876AD"/>
    <w:rsid w:val="000876F8"/>
    <w:rsid w:val="00087E0C"/>
    <w:rsid w:val="00087E80"/>
    <w:rsid w:val="0009007B"/>
    <w:rsid w:val="000908C1"/>
    <w:rsid w:val="0009091E"/>
    <w:rsid w:val="00090941"/>
    <w:rsid w:val="00090F0E"/>
    <w:rsid w:val="00091047"/>
    <w:rsid w:val="00091167"/>
    <w:rsid w:val="00091174"/>
    <w:rsid w:val="000917C9"/>
    <w:rsid w:val="0009218E"/>
    <w:rsid w:val="000922B8"/>
    <w:rsid w:val="000928D7"/>
    <w:rsid w:val="00092C67"/>
    <w:rsid w:val="00092E6A"/>
    <w:rsid w:val="000935F8"/>
    <w:rsid w:val="00093B61"/>
    <w:rsid w:val="00093D3F"/>
    <w:rsid w:val="00093F33"/>
    <w:rsid w:val="000940D0"/>
    <w:rsid w:val="000942B4"/>
    <w:rsid w:val="000946A5"/>
    <w:rsid w:val="0009516E"/>
    <w:rsid w:val="00095876"/>
    <w:rsid w:val="00096053"/>
    <w:rsid w:val="00096FC4"/>
    <w:rsid w:val="000A0511"/>
    <w:rsid w:val="000A0BF7"/>
    <w:rsid w:val="000A0D38"/>
    <w:rsid w:val="000A149A"/>
    <w:rsid w:val="000A36BE"/>
    <w:rsid w:val="000A3F28"/>
    <w:rsid w:val="000A4D4E"/>
    <w:rsid w:val="000A6265"/>
    <w:rsid w:val="000A66D6"/>
    <w:rsid w:val="000A6B00"/>
    <w:rsid w:val="000A6D8A"/>
    <w:rsid w:val="000A71D6"/>
    <w:rsid w:val="000A7612"/>
    <w:rsid w:val="000A77A1"/>
    <w:rsid w:val="000A77EC"/>
    <w:rsid w:val="000B0258"/>
    <w:rsid w:val="000B0C03"/>
    <w:rsid w:val="000B0CFF"/>
    <w:rsid w:val="000B0ECD"/>
    <w:rsid w:val="000B24F4"/>
    <w:rsid w:val="000B27B7"/>
    <w:rsid w:val="000B27DC"/>
    <w:rsid w:val="000B2837"/>
    <w:rsid w:val="000B308B"/>
    <w:rsid w:val="000B3171"/>
    <w:rsid w:val="000B3817"/>
    <w:rsid w:val="000B3879"/>
    <w:rsid w:val="000B3BF0"/>
    <w:rsid w:val="000B3FE8"/>
    <w:rsid w:val="000B40B3"/>
    <w:rsid w:val="000B4197"/>
    <w:rsid w:val="000B5219"/>
    <w:rsid w:val="000B54FA"/>
    <w:rsid w:val="000B54FD"/>
    <w:rsid w:val="000B5C05"/>
    <w:rsid w:val="000B6634"/>
    <w:rsid w:val="000B66E0"/>
    <w:rsid w:val="000B6C8E"/>
    <w:rsid w:val="000B7887"/>
    <w:rsid w:val="000C05C4"/>
    <w:rsid w:val="000C1543"/>
    <w:rsid w:val="000C1948"/>
    <w:rsid w:val="000C1E03"/>
    <w:rsid w:val="000C23BC"/>
    <w:rsid w:val="000C269E"/>
    <w:rsid w:val="000C28F9"/>
    <w:rsid w:val="000C2EAB"/>
    <w:rsid w:val="000C2F84"/>
    <w:rsid w:val="000C36C0"/>
    <w:rsid w:val="000C3730"/>
    <w:rsid w:val="000C403F"/>
    <w:rsid w:val="000C4FAD"/>
    <w:rsid w:val="000C5A23"/>
    <w:rsid w:val="000C5A61"/>
    <w:rsid w:val="000C666F"/>
    <w:rsid w:val="000C6897"/>
    <w:rsid w:val="000C712C"/>
    <w:rsid w:val="000C7BA0"/>
    <w:rsid w:val="000C7C48"/>
    <w:rsid w:val="000C7D11"/>
    <w:rsid w:val="000C7DC9"/>
    <w:rsid w:val="000D028B"/>
    <w:rsid w:val="000D0882"/>
    <w:rsid w:val="000D1098"/>
    <w:rsid w:val="000D1C26"/>
    <w:rsid w:val="000D1C68"/>
    <w:rsid w:val="000D1DF1"/>
    <w:rsid w:val="000D21C6"/>
    <w:rsid w:val="000D22D2"/>
    <w:rsid w:val="000D2658"/>
    <w:rsid w:val="000D26D2"/>
    <w:rsid w:val="000D2E4A"/>
    <w:rsid w:val="000D3082"/>
    <w:rsid w:val="000D3099"/>
    <w:rsid w:val="000D39B8"/>
    <w:rsid w:val="000D3D53"/>
    <w:rsid w:val="000D541D"/>
    <w:rsid w:val="000D5833"/>
    <w:rsid w:val="000D5E45"/>
    <w:rsid w:val="000D6BE8"/>
    <w:rsid w:val="000D75AB"/>
    <w:rsid w:val="000D75C6"/>
    <w:rsid w:val="000D7725"/>
    <w:rsid w:val="000E07A6"/>
    <w:rsid w:val="000E0B4D"/>
    <w:rsid w:val="000E0D77"/>
    <w:rsid w:val="000E0FA4"/>
    <w:rsid w:val="000E17ED"/>
    <w:rsid w:val="000E1FBA"/>
    <w:rsid w:val="000E2724"/>
    <w:rsid w:val="000E38D6"/>
    <w:rsid w:val="000E3F25"/>
    <w:rsid w:val="000E4A7E"/>
    <w:rsid w:val="000E4FE5"/>
    <w:rsid w:val="000E5853"/>
    <w:rsid w:val="000E64F9"/>
    <w:rsid w:val="000E70AA"/>
    <w:rsid w:val="000F038D"/>
    <w:rsid w:val="000F06DE"/>
    <w:rsid w:val="000F1267"/>
    <w:rsid w:val="000F1569"/>
    <w:rsid w:val="000F1A01"/>
    <w:rsid w:val="000F2523"/>
    <w:rsid w:val="000F404C"/>
    <w:rsid w:val="000F472C"/>
    <w:rsid w:val="000F4983"/>
    <w:rsid w:val="000F5346"/>
    <w:rsid w:val="000F5397"/>
    <w:rsid w:val="000F59A7"/>
    <w:rsid w:val="000F59EB"/>
    <w:rsid w:val="000F5E4E"/>
    <w:rsid w:val="000F65AB"/>
    <w:rsid w:val="000F69DE"/>
    <w:rsid w:val="00100217"/>
    <w:rsid w:val="0010065D"/>
    <w:rsid w:val="00100BD4"/>
    <w:rsid w:val="00101132"/>
    <w:rsid w:val="001024E0"/>
    <w:rsid w:val="001027B1"/>
    <w:rsid w:val="00102D90"/>
    <w:rsid w:val="00102EF7"/>
    <w:rsid w:val="001047BE"/>
    <w:rsid w:val="00105373"/>
    <w:rsid w:val="00105A1F"/>
    <w:rsid w:val="00105DD7"/>
    <w:rsid w:val="00106702"/>
    <w:rsid w:val="00106DA5"/>
    <w:rsid w:val="00106EAD"/>
    <w:rsid w:val="00106EAE"/>
    <w:rsid w:val="001072B2"/>
    <w:rsid w:val="00107717"/>
    <w:rsid w:val="00107C6D"/>
    <w:rsid w:val="00110559"/>
    <w:rsid w:val="00110FF5"/>
    <w:rsid w:val="00111CBF"/>
    <w:rsid w:val="00111E01"/>
    <w:rsid w:val="00112BCA"/>
    <w:rsid w:val="00112ECA"/>
    <w:rsid w:val="0011302C"/>
    <w:rsid w:val="001133B8"/>
    <w:rsid w:val="00113BFE"/>
    <w:rsid w:val="00114110"/>
    <w:rsid w:val="0011424B"/>
    <w:rsid w:val="0011426A"/>
    <w:rsid w:val="00114B11"/>
    <w:rsid w:val="00114BC6"/>
    <w:rsid w:val="00114E6E"/>
    <w:rsid w:val="0011520B"/>
    <w:rsid w:val="001153DA"/>
    <w:rsid w:val="00115D23"/>
    <w:rsid w:val="001162F1"/>
    <w:rsid w:val="001163CD"/>
    <w:rsid w:val="0011643D"/>
    <w:rsid w:val="00116562"/>
    <w:rsid w:val="001173E5"/>
    <w:rsid w:val="0011788F"/>
    <w:rsid w:val="00117917"/>
    <w:rsid w:val="001216FD"/>
    <w:rsid w:val="001218C1"/>
    <w:rsid w:val="00122080"/>
    <w:rsid w:val="00122855"/>
    <w:rsid w:val="00122F5D"/>
    <w:rsid w:val="001237A8"/>
    <w:rsid w:val="00123D3E"/>
    <w:rsid w:val="00123DF5"/>
    <w:rsid w:val="00123E93"/>
    <w:rsid w:val="00124880"/>
    <w:rsid w:val="00124DB3"/>
    <w:rsid w:val="00124ECA"/>
    <w:rsid w:val="00125B4F"/>
    <w:rsid w:val="0012617E"/>
    <w:rsid w:val="001265B4"/>
    <w:rsid w:val="00127CF3"/>
    <w:rsid w:val="001308B5"/>
    <w:rsid w:val="00131AD9"/>
    <w:rsid w:val="00133209"/>
    <w:rsid w:val="00133314"/>
    <w:rsid w:val="00134255"/>
    <w:rsid w:val="001349E2"/>
    <w:rsid w:val="00134A70"/>
    <w:rsid w:val="00135A69"/>
    <w:rsid w:val="00135BF5"/>
    <w:rsid w:val="001360A8"/>
    <w:rsid w:val="001363F4"/>
    <w:rsid w:val="0013662E"/>
    <w:rsid w:val="001366BA"/>
    <w:rsid w:val="00137083"/>
    <w:rsid w:val="00137973"/>
    <w:rsid w:val="00137995"/>
    <w:rsid w:val="001406F9"/>
    <w:rsid w:val="00140A41"/>
    <w:rsid w:val="00140E69"/>
    <w:rsid w:val="00141336"/>
    <w:rsid w:val="00141539"/>
    <w:rsid w:val="001428B8"/>
    <w:rsid w:val="001436BF"/>
    <w:rsid w:val="00143928"/>
    <w:rsid w:val="001443A0"/>
    <w:rsid w:val="00144AB4"/>
    <w:rsid w:val="00144D64"/>
    <w:rsid w:val="0014584B"/>
    <w:rsid w:val="0014593F"/>
    <w:rsid w:val="00145B5C"/>
    <w:rsid w:val="00145DF6"/>
    <w:rsid w:val="00145FC2"/>
    <w:rsid w:val="00146641"/>
    <w:rsid w:val="001467B8"/>
    <w:rsid w:val="00146919"/>
    <w:rsid w:val="00146ACC"/>
    <w:rsid w:val="00146D99"/>
    <w:rsid w:val="00147251"/>
    <w:rsid w:val="001503DC"/>
    <w:rsid w:val="0015057C"/>
    <w:rsid w:val="0015168B"/>
    <w:rsid w:val="00151755"/>
    <w:rsid w:val="001529E3"/>
    <w:rsid w:val="00152EC7"/>
    <w:rsid w:val="001542DD"/>
    <w:rsid w:val="001546BC"/>
    <w:rsid w:val="00155FD6"/>
    <w:rsid w:val="00156116"/>
    <w:rsid w:val="001566BB"/>
    <w:rsid w:val="001567FB"/>
    <w:rsid w:val="00156AA8"/>
    <w:rsid w:val="001577AC"/>
    <w:rsid w:val="001579DE"/>
    <w:rsid w:val="00157A8B"/>
    <w:rsid w:val="00160465"/>
    <w:rsid w:val="00160519"/>
    <w:rsid w:val="00160B06"/>
    <w:rsid w:val="0016130A"/>
    <w:rsid w:val="001614C9"/>
    <w:rsid w:val="00161AB6"/>
    <w:rsid w:val="00161B29"/>
    <w:rsid w:val="00161F76"/>
    <w:rsid w:val="001620E9"/>
    <w:rsid w:val="00162140"/>
    <w:rsid w:val="00162872"/>
    <w:rsid w:val="00162D48"/>
    <w:rsid w:val="001637E5"/>
    <w:rsid w:val="0016385F"/>
    <w:rsid w:val="00164098"/>
    <w:rsid w:val="001649BD"/>
    <w:rsid w:val="00164EF9"/>
    <w:rsid w:val="001653CD"/>
    <w:rsid w:val="00165888"/>
    <w:rsid w:val="00165F6D"/>
    <w:rsid w:val="00165FB1"/>
    <w:rsid w:val="00166034"/>
    <w:rsid w:val="001665D3"/>
    <w:rsid w:val="00166814"/>
    <w:rsid w:val="00166AD4"/>
    <w:rsid w:val="00166C31"/>
    <w:rsid w:val="00166EC9"/>
    <w:rsid w:val="001675CC"/>
    <w:rsid w:val="00167A1A"/>
    <w:rsid w:val="00170D8F"/>
    <w:rsid w:val="00170DF3"/>
    <w:rsid w:val="00171C8B"/>
    <w:rsid w:val="001722E1"/>
    <w:rsid w:val="00172CFA"/>
    <w:rsid w:val="001731FA"/>
    <w:rsid w:val="00173CB4"/>
    <w:rsid w:val="00174D64"/>
    <w:rsid w:val="00175EB5"/>
    <w:rsid w:val="00176C5B"/>
    <w:rsid w:val="00177264"/>
    <w:rsid w:val="00177659"/>
    <w:rsid w:val="0018150E"/>
    <w:rsid w:val="00181D69"/>
    <w:rsid w:val="001825B5"/>
    <w:rsid w:val="00182637"/>
    <w:rsid w:val="00182EAA"/>
    <w:rsid w:val="00182F01"/>
    <w:rsid w:val="001832EB"/>
    <w:rsid w:val="00183895"/>
    <w:rsid w:val="00183C1B"/>
    <w:rsid w:val="00183CE4"/>
    <w:rsid w:val="00183E56"/>
    <w:rsid w:val="00183E95"/>
    <w:rsid w:val="0018423B"/>
    <w:rsid w:val="001843BB"/>
    <w:rsid w:val="00185387"/>
    <w:rsid w:val="0018542E"/>
    <w:rsid w:val="00185774"/>
    <w:rsid w:val="00186903"/>
    <w:rsid w:val="00187174"/>
    <w:rsid w:val="001877B5"/>
    <w:rsid w:val="0019013A"/>
    <w:rsid w:val="00192010"/>
    <w:rsid w:val="00192279"/>
    <w:rsid w:val="00192955"/>
    <w:rsid w:val="00192D67"/>
    <w:rsid w:val="00192FEA"/>
    <w:rsid w:val="00193007"/>
    <w:rsid w:val="0019338F"/>
    <w:rsid w:val="00194EBD"/>
    <w:rsid w:val="00195562"/>
    <w:rsid w:val="0019633A"/>
    <w:rsid w:val="0019711F"/>
    <w:rsid w:val="001976AC"/>
    <w:rsid w:val="001977F9"/>
    <w:rsid w:val="00197B13"/>
    <w:rsid w:val="00197EB7"/>
    <w:rsid w:val="001A0429"/>
    <w:rsid w:val="001A053C"/>
    <w:rsid w:val="001A087C"/>
    <w:rsid w:val="001A0E4F"/>
    <w:rsid w:val="001A1780"/>
    <w:rsid w:val="001A2318"/>
    <w:rsid w:val="001A2921"/>
    <w:rsid w:val="001A2963"/>
    <w:rsid w:val="001A2C41"/>
    <w:rsid w:val="001A3225"/>
    <w:rsid w:val="001A3362"/>
    <w:rsid w:val="001A3AB9"/>
    <w:rsid w:val="001A4704"/>
    <w:rsid w:val="001A48E4"/>
    <w:rsid w:val="001A4B75"/>
    <w:rsid w:val="001A5C05"/>
    <w:rsid w:val="001A5DFC"/>
    <w:rsid w:val="001A64D5"/>
    <w:rsid w:val="001A6622"/>
    <w:rsid w:val="001A665E"/>
    <w:rsid w:val="001A7C5F"/>
    <w:rsid w:val="001B0064"/>
    <w:rsid w:val="001B0287"/>
    <w:rsid w:val="001B0D7C"/>
    <w:rsid w:val="001B0F17"/>
    <w:rsid w:val="001B1955"/>
    <w:rsid w:val="001B1CD0"/>
    <w:rsid w:val="001B2410"/>
    <w:rsid w:val="001B2947"/>
    <w:rsid w:val="001B2F5F"/>
    <w:rsid w:val="001B3AC1"/>
    <w:rsid w:val="001B416A"/>
    <w:rsid w:val="001B46AE"/>
    <w:rsid w:val="001B4901"/>
    <w:rsid w:val="001B497C"/>
    <w:rsid w:val="001B4D20"/>
    <w:rsid w:val="001B4D53"/>
    <w:rsid w:val="001B5120"/>
    <w:rsid w:val="001B5E97"/>
    <w:rsid w:val="001B6869"/>
    <w:rsid w:val="001B6C99"/>
    <w:rsid w:val="001B7481"/>
    <w:rsid w:val="001B77A7"/>
    <w:rsid w:val="001B7999"/>
    <w:rsid w:val="001B7AB5"/>
    <w:rsid w:val="001C00B8"/>
    <w:rsid w:val="001C0907"/>
    <w:rsid w:val="001C0D7A"/>
    <w:rsid w:val="001C352E"/>
    <w:rsid w:val="001C3547"/>
    <w:rsid w:val="001C386B"/>
    <w:rsid w:val="001C3E84"/>
    <w:rsid w:val="001C408B"/>
    <w:rsid w:val="001C40E7"/>
    <w:rsid w:val="001C4104"/>
    <w:rsid w:val="001C4528"/>
    <w:rsid w:val="001C7793"/>
    <w:rsid w:val="001C788D"/>
    <w:rsid w:val="001D06BB"/>
    <w:rsid w:val="001D1824"/>
    <w:rsid w:val="001D18CA"/>
    <w:rsid w:val="001D2059"/>
    <w:rsid w:val="001D3126"/>
    <w:rsid w:val="001D31D0"/>
    <w:rsid w:val="001D32FB"/>
    <w:rsid w:val="001D4247"/>
    <w:rsid w:val="001D452A"/>
    <w:rsid w:val="001D4996"/>
    <w:rsid w:val="001D4CB5"/>
    <w:rsid w:val="001D6FF3"/>
    <w:rsid w:val="001D72CA"/>
    <w:rsid w:val="001E10B9"/>
    <w:rsid w:val="001E3A43"/>
    <w:rsid w:val="001E3ADA"/>
    <w:rsid w:val="001E3BC8"/>
    <w:rsid w:val="001E46DE"/>
    <w:rsid w:val="001E4E2A"/>
    <w:rsid w:val="001E53E7"/>
    <w:rsid w:val="001E5467"/>
    <w:rsid w:val="001E5855"/>
    <w:rsid w:val="001E5A51"/>
    <w:rsid w:val="001E5F06"/>
    <w:rsid w:val="001E7BC2"/>
    <w:rsid w:val="001E7E8F"/>
    <w:rsid w:val="001F01C4"/>
    <w:rsid w:val="001F058A"/>
    <w:rsid w:val="001F0C0E"/>
    <w:rsid w:val="001F122A"/>
    <w:rsid w:val="001F143F"/>
    <w:rsid w:val="001F1895"/>
    <w:rsid w:val="001F2264"/>
    <w:rsid w:val="001F2E5E"/>
    <w:rsid w:val="001F3021"/>
    <w:rsid w:val="001F3348"/>
    <w:rsid w:val="001F36F3"/>
    <w:rsid w:val="001F4328"/>
    <w:rsid w:val="001F4DAF"/>
    <w:rsid w:val="001F4E37"/>
    <w:rsid w:val="001F5299"/>
    <w:rsid w:val="001F5CEC"/>
    <w:rsid w:val="001F62C1"/>
    <w:rsid w:val="001F63C6"/>
    <w:rsid w:val="001F66FE"/>
    <w:rsid w:val="001F6955"/>
    <w:rsid w:val="002004B2"/>
    <w:rsid w:val="00200A07"/>
    <w:rsid w:val="002018DE"/>
    <w:rsid w:val="00201D80"/>
    <w:rsid w:val="00201EFC"/>
    <w:rsid w:val="00201F79"/>
    <w:rsid w:val="00202364"/>
    <w:rsid w:val="002023F4"/>
    <w:rsid w:val="0020243B"/>
    <w:rsid w:val="00202EED"/>
    <w:rsid w:val="002038BE"/>
    <w:rsid w:val="00203A37"/>
    <w:rsid w:val="00203C39"/>
    <w:rsid w:val="002040E2"/>
    <w:rsid w:val="002042B5"/>
    <w:rsid w:val="00204B09"/>
    <w:rsid w:val="00204C34"/>
    <w:rsid w:val="00204FB6"/>
    <w:rsid w:val="00205175"/>
    <w:rsid w:val="00205AB3"/>
    <w:rsid w:val="00205F13"/>
    <w:rsid w:val="00206245"/>
    <w:rsid w:val="002065EB"/>
    <w:rsid w:val="00207713"/>
    <w:rsid w:val="00207878"/>
    <w:rsid w:val="00207AA4"/>
    <w:rsid w:val="00207F5B"/>
    <w:rsid w:val="00210347"/>
    <w:rsid w:val="00210402"/>
    <w:rsid w:val="002105BA"/>
    <w:rsid w:val="00210AA5"/>
    <w:rsid w:val="002110B1"/>
    <w:rsid w:val="002116BA"/>
    <w:rsid w:val="00211844"/>
    <w:rsid w:val="00211F10"/>
    <w:rsid w:val="00212AC7"/>
    <w:rsid w:val="00212C59"/>
    <w:rsid w:val="002132EB"/>
    <w:rsid w:val="00213409"/>
    <w:rsid w:val="00214260"/>
    <w:rsid w:val="00214347"/>
    <w:rsid w:val="00214CA5"/>
    <w:rsid w:val="00215457"/>
    <w:rsid w:val="00215E71"/>
    <w:rsid w:val="002165F9"/>
    <w:rsid w:val="00216A0C"/>
    <w:rsid w:val="0021772A"/>
    <w:rsid w:val="00217FF7"/>
    <w:rsid w:val="0022034C"/>
    <w:rsid w:val="002204FA"/>
    <w:rsid w:val="00220E3E"/>
    <w:rsid w:val="00222CF8"/>
    <w:rsid w:val="0022324C"/>
    <w:rsid w:val="00223812"/>
    <w:rsid w:val="00224134"/>
    <w:rsid w:val="002241B2"/>
    <w:rsid w:val="002243A8"/>
    <w:rsid w:val="00224CF3"/>
    <w:rsid w:val="00225CB5"/>
    <w:rsid w:val="00225DF2"/>
    <w:rsid w:val="00226141"/>
    <w:rsid w:val="00226731"/>
    <w:rsid w:val="00226921"/>
    <w:rsid w:val="00226B29"/>
    <w:rsid w:val="00226E73"/>
    <w:rsid w:val="00227814"/>
    <w:rsid w:val="00227922"/>
    <w:rsid w:val="00227BD8"/>
    <w:rsid w:val="002300BB"/>
    <w:rsid w:val="0023183A"/>
    <w:rsid w:val="00231A26"/>
    <w:rsid w:val="00231A57"/>
    <w:rsid w:val="0023322B"/>
    <w:rsid w:val="00233985"/>
    <w:rsid w:val="00233E42"/>
    <w:rsid w:val="00234FDC"/>
    <w:rsid w:val="002358AC"/>
    <w:rsid w:val="00235DC8"/>
    <w:rsid w:val="0023624A"/>
    <w:rsid w:val="00236C84"/>
    <w:rsid w:val="00236ECB"/>
    <w:rsid w:val="002372ED"/>
    <w:rsid w:val="0023739E"/>
    <w:rsid w:val="002400AD"/>
    <w:rsid w:val="002404BF"/>
    <w:rsid w:val="002409B2"/>
    <w:rsid w:val="00240A5E"/>
    <w:rsid w:val="00240CFC"/>
    <w:rsid w:val="00241A3C"/>
    <w:rsid w:val="0024250F"/>
    <w:rsid w:val="00242B56"/>
    <w:rsid w:val="00242CA2"/>
    <w:rsid w:val="002435AC"/>
    <w:rsid w:val="00243886"/>
    <w:rsid w:val="002438E6"/>
    <w:rsid w:val="002439C7"/>
    <w:rsid w:val="002446A4"/>
    <w:rsid w:val="00244B27"/>
    <w:rsid w:val="002452B3"/>
    <w:rsid w:val="00245704"/>
    <w:rsid w:val="00245953"/>
    <w:rsid w:val="002465FD"/>
    <w:rsid w:val="00246AF5"/>
    <w:rsid w:val="00246DAE"/>
    <w:rsid w:val="002470A7"/>
    <w:rsid w:val="0024783F"/>
    <w:rsid w:val="00247A8F"/>
    <w:rsid w:val="00247FE3"/>
    <w:rsid w:val="00250290"/>
    <w:rsid w:val="002506AE"/>
    <w:rsid w:val="002508F7"/>
    <w:rsid w:val="002515C4"/>
    <w:rsid w:val="00251BC8"/>
    <w:rsid w:val="00252FD2"/>
    <w:rsid w:val="00253236"/>
    <w:rsid w:val="0025356A"/>
    <w:rsid w:val="0025366B"/>
    <w:rsid w:val="00253807"/>
    <w:rsid w:val="00253991"/>
    <w:rsid w:val="00253DE4"/>
    <w:rsid w:val="00253FFE"/>
    <w:rsid w:val="002543E4"/>
    <w:rsid w:val="00254AC3"/>
    <w:rsid w:val="00255721"/>
    <w:rsid w:val="002557E8"/>
    <w:rsid w:val="00255F8B"/>
    <w:rsid w:val="00256483"/>
    <w:rsid w:val="00257697"/>
    <w:rsid w:val="00257E8F"/>
    <w:rsid w:val="0026052F"/>
    <w:rsid w:val="0026063A"/>
    <w:rsid w:val="002615EA"/>
    <w:rsid w:val="00261AFC"/>
    <w:rsid w:val="00262115"/>
    <w:rsid w:val="00262451"/>
    <w:rsid w:val="00262624"/>
    <w:rsid w:val="00262845"/>
    <w:rsid w:val="00262A5E"/>
    <w:rsid w:val="00262B5D"/>
    <w:rsid w:val="00263602"/>
    <w:rsid w:val="0026411C"/>
    <w:rsid w:val="00264A0F"/>
    <w:rsid w:val="00265186"/>
    <w:rsid w:val="00265276"/>
    <w:rsid w:val="00265D9F"/>
    <w:rsid w:val="00266044"/>
    <w:rsid w:val="00266E4E"/>
    <w:rsid w:val="002678AA"/>
    <w:rsid w:val="0027023F"/>
    <w:rsid w:val="002704C1"/>
    <w:rsid w:val="00270778"/>
    <w:rsid w:val="0027112E"/>
    <w:rsid w:val="00271E5E"/>
    <w:rsid w:val="00271E8D"/>
    <w:rsid w:val="0027205D"/>
    <w:rsid w:val="002733C6"/>
    <w:rsid w:val="0027355D"/>
    <w:rsid w:val="00273D4B"/>
    <w:rsid w:val="00274CC3"/>
    <w:rsid w:val="00274FB1"/>
    <w:rsid w:val="002757F5"/>
    <w:rsid w:val="002759C7"/>
    <w:rsid w:val="00275EC6"/>
    <w:rsid w:val="00275FAD"/>
    <w:rsid w:val="00276625"/>
    <w:rsid w:val="00277049"/>
    <w:rsid w:val="0027708E"/>
    <w:rsid w:val="0027733A"/>
    <w:rsid w:val="00277B64"/>
    <w:rsid w:val="00277D5A"/>
    <w:rsid w:val="002807B4"/>
    <w:rsid w:val="00280DA7"/>
    <w:rsid w:val="00282009"/>
    <w:rsid w:val="00282409"/>
    <w:rsid w:val="00282FEC"/>
    <w:rsid w:val="00283859"/>
    <w:rsid w:val="00283E17"/>
    <w:rsid w:val="002841B2"/>
    <w:rsid w:val="002848FC"/>
    <w:rsid w:val="00284AD0"/>
    <w:rsid w:val="00285C8D"/>
    <w:rsid w:val="002860F5"/>
    <w:rsid w:val="0028665A"/>
    <w:rsid w:val="00286BAC"/>
    <w:rsid w:val="00286C79"/>
    <w:rsid w:val="00286DE6"/>
    <w:rsid w:val="00287663"/>
    <w:rsid w:val="002908C9"/>
    <w:rsid w:val="00290B4C"/>
    <w:rsid w:val="00290F6A"/>
    <w:rsid w:val="002911DD"/>
    <w:rsid w:val="00292945"/>
    <w:rsid w:val="00292A76"/>
    <w:rsid w:val="00293098"/>
    <w:rsid w:val="00293897"/>
    <w:rsid w:val="00293B5D"/>
    <w:rsid w:val="00294390"/>
    <w:rsid w:val="002944F6"/>
    <w:rsid w:val="002946DF"/>
    <w:rsid w:val="0029498D"/>
    <w:rsid w:val="0029549A"/>
    <w:rsid w:val="002967A0"/>
    <w:rsid w:val="00296DDE"/>
    <w:rsid w:val="00297139"/>
    <w:rsid w:val="0029785B"/>
    <w:rsid w:val="002979D1"/>
    <w:rsid w:val="00297C13"/>
    <w:rsid w:val="002A01E8"/>
    <w:rsid w:val="002A077C"/>
    <w:rsid w:val="002A0DA3"/>
    <w:rsid w:val="002A1256"/>
    <w:rsid w:val="002A15E0"/>
    <w:rsid w:val="002A187B"/>
    <w:rsid w:val="002A1C65"/>
    <w:rsid w:val="002A424F"/>
    <w:rsid w:val="002A46D1"/>
    <w:rsid w:val="002A4A05"/>
    <w:rsid w:val="002A4C1F"/>
    <w:rsid w:val="002A4CB9"/>
    <w:rsid w:val="002A4D73"/>
    <w:rsid w:val="002A504B"/>
    <w:rsid w:val="002A5055"/>
    <w:rsid w:val="002A545C"/>
    <w:rsid w:val="002A5598"/>
    <w:rsid w:val="002A5D78"/>
    <w:rsid w:val="002A60DD"/>
    <w:rsid w:val="002A6257"/>
    <w:rsid w:val="002A7601"/>
    <w:rsid w:val="002A7E5D"/>
    <w:rsid w:val="002B042D"/>
    <w:rsid w:val="002B1750"/>
    <w:rsid w:val="002B1A09"/>
    <w:rsid w:val="002B1B2B"/>
    <w:rsid w:val="002B1DB0"/>
    <w:rsid w:val="002B25D7"/>
    <w:rsid w:val="002B27DD"/>
    <w:rsid w:val="002B42BC"/>
    <w:rsid w:val="002B4690"/>
    <w:rsid w:val="002B490C"/>
    <w:rsid w:val="002B498A"/>
    <w:rsid w:val="002B4A93"/>
    <w:rsid w:val="002B5555"/>
    <w:rsid w:val="002B5BF0"/>
    <w:rsid w:val="002B66AD"/>
    <w:rsid w:val="002B69F6"/>
    <w:rsid w:val="002B797F"/>
    <w:rsid w:val="002B7B6A"/>
    <w:rsid w:val="002C003D"/>
    <w:rsid w:val="002C00F0"/>
    <w:rsid w:val="002C041B"/>
    <w:rsid w:val="002C08B0"/>
    <w:rsid w:val="002C18C7"/>
    <w:rsid w:val="002C1C86"/>
    <w:rsid w:val="002C3933"/>
    <w:rsid w:val="002C3B6F"/>
    <w:rsid w:val="002C47B0"/>
    <w:rsid w:val="002C4FDA"/>
    <w:rsid w:val="002C5117"/>
    <w:rsid w:val="002C5F2A"/>
    <w:rsid w:val="002C6904"/>
    <w:rsid w:val="002C7197"/>
    <w:rsid w:val="002D03C0"/>
    <w:rsid w:val="002D0516"/>
    <w:rsid w:val="002D1343"/>
    <w:rsid w:val="002D1FBD"/>
    <w:rsid w:val="002D2301"/>
    <w:rsid w:val="002D253C"/>
    <w:rsid w:val="002D301E"/>
    <w:rsid w:val="002D335D"/>
    <w:rsid w:val="002D3EF9"/>
    <w:rsid w:val="002D44D6"/>
    <w:rsid w:val="002D4A70"/>
    <w:rsid w:val="002D4CD0"/>
    <w:rsid w:val="002D5246"/>
    <w:rsid w:val="002D55E6"/>
    <w:rsid w:val="002D59D7"/>
    <w:rsid w:val="002D5FF0"/>
    <w:rsid w:val="002D7B6D"/>
    <w:rsid w:val="002D7E63"/>
    <w:rsid w:val="002E0262"/>
    <w:rsid w:val="002E05F2"/>
    <w:rsid w:val="002E09C1"/>
    <w:rsid w:val="002E10A7"/>
    <w:rsid w:val="002E12D6"/>
    <w:rsid w:val="002E211C"/>
    <w:rsid w:val="002E2387"/>
    <w:rsid w:val="002E23EF"/>
    <w:rsid w:val="002E243A"/>
    <w:rsid w:val="002E2821"/>
    <w:rsid w:val="002E2E99"/>
    <w:rsid w:val="002E318A"/>
    <w:rsid w:val="002E3DD7"/>
    <w:rsid w:val="002E3EAD"/>
    <w:rsid w:val="002E4015"/>
    <w:rsid w:val="002E4ABD"/>
    <w:rsid w:val="002E4C93"/>
    <w:rsid w:val="002E4E08"/>
    <w:rsid w:val="002E5B4E"/>
    <w:rsid w:val="002E6814"/>
    <w:rsid w:val="002E7AA8"/>
    <w:rsid w:val="002F1665"/>
    <w:rsid w:val="002F1B70"/>
    <w:rsid w:val="002F1F45"/>
    <w:rsid w:val="002F377F"/>
    <w:rsid w:val="002F3A15"/>
    <w:rsid w:val="002F3F7F"/>
    <w:rsid w:val="002F461A"/>
    <w:rsid w:val="002F4981"/>
    <w:rsid w:val="002F4C61"/>
    <w:rsid w:val="002F5252"/>
    <w:rsid w:val="002F641B"/>
    <w:rsid w:val="002F71F9"/>
    <w:rsid w:val="002F734A"/>
    <w:rsid w:val="002F75F7"/>
    <w:rsid w:val="002F7B1D"/>
    <w:rsid w:val="002F7FBD"/>
    <w:rsid w:val="002F7FD4"/>
    <w:rsid w:val="0030024F"/>
    <w:rsid w:val="0030149F"/>
    <w:rsid w:val="003016D7"/>
    <w:rsid w:val="003019F1"/>
    <w:rsid w:val="00301A0A"/>
    <w:rsid w:val="00301E56"/>
    <w:rsid w:val="00302721"/>
    <w:rsid w:val="0030295D"/>
    <w:rsid w:val="0030314B"/>
    <w:rsid w:val="00304249"/>
    <w:rsid w:val="00304668"/>
    <w:rsid w:val="00304BF7"/>
    <w:rsid w:val="003050AD"/>
    <w:rsid w:val="003057B5"/>
    <w:rsid w:val="003062C0"/>
    <w:rsid w:val="00306AA2"/>
    <w:rsid w:val="00306AEB"/>
    <w:rsid w:val="00307F9E"/>
    <w:rsid w:val="003100E9"/>
    <w:rsid w:val="00310848"/>
    <w:rsid w:val="00310DE8"/>
    <w:rsid w:val="00310FA7"/>
    <w:rsid w:val="0031181A"/>
    <w:rsid w:val="003138FE"/>
    <w:rsid w:val="00315AE3"/>
    <w:rsid w:val="003163B6"/>
    <w:rsid w:val="00316915"/>
    <w:rsid w:val="00316E7D"/>
    <w:rsid w:val="00316FB0"/>
    <w:rsid w:val="00317D0B"/>
    <w:rsid w:val="00320008"/>
    <w:rsid w:val="00320508"/>
    <w:rsid w:val="0032112B"/>
    <w:rsid w:val="0032132E"/>
    <w:rsid w:val="003223F5"/>
    <w:rsid w:val="00322FCA"/>
    <w:rsid w:val="00323CFB"/>
    <w:rsid w:val="00324095"/>
    <w:rsid w:val="0032413B"/>
    <w:rsid w:val="003241DF"/>
    <w:rsid w:val="0032421F"/>
    <w:rsid w:val="003246B1"/>
    <w:rsid w:val="00325D60"/>
    <w:rsid w:val="00325FC6"/>
    <w:rsid w:val="00326A06"/>
    <w:rsid w:val="00327693"/>
    <w:rsid w:val="003279EB"/>
    <w:rsid w:val="00327BD4"/>
    <w:rsid w:val="0033089C"/>
    <w:rsid w:val="0033150C"/>
    <w:rsid w:val="00331E97"/>
    <w:rsid w:val="00332448"/>
    <w:rsid w:val="0033280A"/>
    <w:rsid w:val="00333137"/>
    <w:rsid w:val="0033352E"/>
    <w:rsid w:val="00334154"/>
    <w:rsid w:val="00334377"/>
    <w:rsid w:val="00334490"/>
    <w:rsid w:val="00334956"/>
    <w:rsid w:val="00334E72"/>
    <w:rsid w:val="003378A3"/>
    <w:rsid w:val="0034050E"/>
    <w:rsid w:val="0034095B"/>
    <w:rsid w:val="003420AA"/>
    <w:rsid w:val="003427C5"/>
    <w:rsid w:val="003427FD"/>
    <w:rsid w:val="00342CFB"/>
    <w:rsid w:val="003431A6"/>
    <w:rsid w:val="003431B6"/>
    <w:rsid w:val="0034348F"/>
    <w:rsid w:val="00343617"/>
    <w:rsid w:val="00343816"/>
    <w:rsid w:val="00343E23"/>
    <w:rsid w:val="00343EB5"/>
    <w:rsid w:val="003444D1"/>
    <w:rsid w:val="00344A80"/>
    <w:rsid w:val="00345540"/>
    <w:rsid w:val="00345975"/>
    <w:rsid w:val="00346265"/>
    <w:rsid w:val="003462CA"/>
    <w:rsid w:val="003469B9"/>
    <w:rsid w:val="00346D58"/>
    <w:rsid w:val="0034781A"/>
    <w:rsid w:val="00347AC2"/>
    <w:rsid w:val="00347C7A"/>
    <w:rsid w:val="003504E2"/>
    <w:rsid w:val="00351122"/>
    <w:rsid w:val="00351408"/>
    <w:rsid w:val="0035148A"/>
    <w:rsid w:val="00351797"/>
    <w:rsid w:val="00352AA1"/>
    <w:rsid w:val="00353123"/>
    <w:rsid w:val="00353B8C"/>
    <w:rsid w:val="00353CCA"/>
    <w:rsid w:val="00353E74"/>
    <w:rsid w:val="00354052"/>
    <w:rsid w:val="003546C8"/>
    <w:rsid w:val="00354E41"/>
    <w:rsid w:val="00354EB6"/>
    <w:rsid w:val="00355049"/>
    <w:rsid w:val="003551F2"/>
    <w:rsid w:val="00355542"/>
    <w:rsid w:val="00355B6A"/>
    <w:rsid w:val="003567FA"/>
    <w:rsid w:val="00356CF3"/>
    <w:rsid w:val="003571F7"/>
    <w:rsid w:val="00357863"/>
    <w:rsid w:val="00357DBC"/>
    <w:rsid w:val="00360BE8"/>
    <w:rsid w:val="00360DC7"/>
    <w:rsid w:val="0036143B"/>
    <w:rsid w:val="00361DB0"/>
    <w:rsid w:val="0036230C"/>
    <w:rsid w:val="0036270B"/>
    <w:rsid w:val="00362A31"/>
    <w:rsid w:val="00362D97"/>
    <w:rsid w:val="00362FF5"/>
    <w:rsid w:val="00363388"/>
    <w:rsid w:val="00363BB7"/>
    <w:rsid w:val="0036426F"/>
    <w:rsid w:val="0036432F"/>
    <w:rsid w:val="003647CF"/>
    <w:rsid w:val="00364BED"/>
    <w:rsid w:val="00365549"/>
    <w:rsid w:val="00365A16"/>
    <w:rsid w:val="00365F00"/>
    <w:rsid w:val="0036659F"/>
    <w:rsid w:val="00366CA9"/>
    <w:rsid w:val="00367D2E"/>
    <w:rsid w:val="0037027F"/>
    <w:rsid w:val="003704A2"/>
    <w:rsid w:val="00370915"/>
    <w:rsid w:val="00370A48"/>
    <w:rsid w:val="0037126F"/>
    <w:rsid w:val="00372599"/>
    <w:rsid w:val="00373554"/>
    <w:rsid w:val="00373851"/>
    <w:rsid w:val="003738EF"/>
    <w:rsid w:val="00373A50"/>
    <w:rsid w:val="00374B8F"/>
    <w:rsid w:val="003755A6"/>
    <w:rsid w:val="00375ADA"/>
    <w:rsid w:val="003764D9"/>
    <w:rsid w:val="003767F1"/>
    <w:rsid w:val="0037708C"/>
    <w:rsid w:val="0037737A"/>
    <w:rsid w:val="003800FE"/>
    <w:rsid w:val="003807EA"/>
    <w:rsid w:val="00381631"/>
    <w:rsid w:val="00382C75"/>
    <w:rsid w:val="00382FC0"/>
    <w:rsid w:val="003847DB"/>
    <w:rsid w:val="00384AA3"/>
    <w:rsid w:val="00385067"/>
    <w:rsid w:val="003857ED"/>
    <w:rsid w:val="003858EB"/>
    <w:rsid w:val="00385DC2"/>
    <w:rsid w:val="00386237"/>
    <w:rsid w:val="00386820"/>
    <w:rsid w:val="003871AA"/>
    <w:rsid w:val="003877A6"/>
    <w:rsid w:val="00387C7C"/>
    <w:rsid w:val="00387E5F"/>
    <w:rsid w:val="00390131"/>
    <w:rsid w:val="003913C9"/>
    <w:rsid w:val="0039142A"/>
    <w:rsid w:val="00391817"/>
    <w:rsid w:val="00391EEF"/>
    <w:rsid w:val="00392156"/>
    <w:rsid w:val="003924B1"/>
    <w:rsid w:val="003931F7"/>
    <w:rsid w:val="003933FC"/>
    <w:rsid w:val="003943A1"/>
    <w:rsid w:val="003947B6"/>
    <w:rsid w:val="00394C79"/>
    <w:rsid w:val="00394CFE"/>
    <w:rsid w:val="0039535D"/>
    <w:rsid w:val="003956CC"/>
    <w:rsid w:val="00395A4F"/>
    <w:rsid w:val="003965AE"/>
    <w:rsid w:val="00396865"/>
    <w:rsid w:val="003968C6"/>
    <w:rsid w:val="00397303"/>
    <w:rsid w:val="00397A7B"/>
    <w:rsid w:val="003A019A"/>
    <w:rsid w:val="003A023A"/>
    <w:rsid w:val="003A0335"/>
    <w:rsid w:val="003A0649"/>
    <w:rsid w:val="003A106C"/>
    <w:rsid w:val="003A19B0"/>
    <w:rsid w:val="003A1BAD"/>
    <w:rsid w:val="003A29D4"/>
    <w:rsid w:val="003A3C8F"/>
    <w:rsid w:val="003A4158"/>
    <w:rsid w:val="003A4432"/>
    <w:rsid w:val="003A45A2"/>
    <w:rsid w:val="003A4C98"/>
    <w:rsid w:val="003A4D1F"/>
    <w:rsid w:val="003A4EE8"/>
    <w:rsid w:val="003A614E"/>
    <w:rsid w:val="003A6C4A"/>
    <w:rsid w:val="003A7A3B"/>
    <w:rsid w:val="003A7ECA"/>
    <w:rsid w:val="003B01CF"/>
    <w:rsid w:val="003B17DE"/>
    <w:rsid w:val="003B20E0"/>
    <w:rsid w:val="003B2142"/>
    <w:rsid w:val="003B2305"/>
    <w:rsid w:val="003B2F07"/>
    <w:rsid w:val="003B40D8"/>
    <w:rsid w:val="003B44D8"/>
    <w:rsid w:val="003B464D"/>
    <w:rsid w:val="003B4CA7"/>
    <w:rsid w:val="003B4CD6"/>
    <w:rsid w:val="003B584D"/>
    <w:rsid w:val="003B60A0"/>
    <w:rsid w:val="003B659C"/>
    <w:rsid w:val="003B7795"/>
    <w:rsid w:val="003B7E3B"/>
    <w:rsid w:val="003C0A55"/>
    <w:rsid w:val="003C1AD3"/>
    <w:rsid w:val="003C259D"/>
    <w:rsid w:val="003C298A"/>
    <w:rsid w:val="003C2E58"/>
    <w:rsid w:val="003C34F1"/>
    <w:rsid w:val="003C36F3"/>
    <w:rsid w:val="003C4710"/>
    <w:rsid w:val="003C47F0"/>
    <w:rsid w:val="003C4F96"/>
    <w:rsid w:val="003C55E3"/>
    <w:rsid w:val="003C5DFC"/>
    <w:rsid w:val="003C626E"/>
    <w:rsid w:val="003C6919"/>
    <w:rsid w:val="003C724C"/>
    <w:rsid w:val="003C72B0"/>
    <w:rsid w:val="003C7B8D"/>
    <w:rsid w:val="003D108A"/>
    <w:rsid w:val="003D14E8"/>
    <w:rsid w:val="003D1FE8"/>
    <w:rsid w:val="003D276E"/>
    <w:rsid w:val="003D2778"/>
    <w:rsid w:val="003D32AB"/>
    <w:rsid w:val="003D3564"/>
    <w:rsid w:val="003D3773"/>
    <w:rsid w:val="003D37DF"/>
    <w:rsid w:val="003D406B"/>
    <w:rsid w:val="003D50BD"/>
    <w:rsid w:val="003D54F3"/>
    <w:rsid w:val="003D5634"/>
    <w:rsid w:val="003D5682"/>
    <w:rsid w:val="003D6AA8"/>
    <w:rsid w:val="003D71C5"/>
    <w:rsid w:val="003D756C"/>
    <w:rsid w:val="003D7667"/>
    <w:rsid w:val="003D7A0E"/>
    <w:rsid w:val="003D7A40"/>
    <w:rsid w:val="003E046F"/>
    <w:rsid w:val="003E0486"/>
    <w:rsid w:val="003E0CBB"/>
    <w:rsid w:val="003E103D"/>
    <w:rsid w:val="003E114B"/>
    <w:rsid w:val="003E145E"/>
    <w:rsid w:val="003E1522"/>
    <w:rsid w:val="003E1633"/>
    <w:rsid w:val="003E1B24"/>
    <w:rsid w:val="003E1C3F"/>
    <w:rsid w:val="003E1F10"/>
    <w:rsid w:val="003E1F2E"/>
    <w:rsid w:val="003E2BEA"/>
    <w:rsid w:val="003E3885"/>
    <w:rsid w:val="003E53B2"/>
    <w:rsid w:val="003E5E32"/>
    <w:rsid w:val="003E5E61"/>
    <w:rsid w:val="003E6BE4"/>
    <w:rsid w:val="003E6FD6"/>
    <w:rsid w:val="003E710B"/>
    <w:rsid w:val="003E71F6"/>
    <w:rsid w:val="003E7C96"/>
    <w:rsid w:val="003F06F4"/>
    <w:rsid w:val="003F0793"/>
    <w:rsid w:val="003F1405"/>
    <w:rsid w:val="003F1B02"/>
    <w:rsid w:val="003F2226"/>
    <w:rsid w:val="003F2732"/>
    <w:rsid w:val="003F28EB"/>
    <w:rsid w:val="003F2A3E"/>
    <w:rsid w:val="003F34DD"/>
    <w:rsid w:val="003F3A38"/>
    <w:rsid w:val="003F4232"/>
    <w:rsid w:val="003F4981"/>
    <w:rsid w:val="003F5B49"/>
    <w:rsid w:val="003F5D84"/>
    <w:rsid w:val="003F668D"/>
    <w:rsid w:val="003F6EAE"/>
    <w:rsid w:val="003F7870"/>
    <w:rsid w:val="003F7B6A"/>
    <w:rsid w:val="003F7E67"/>
    <w:rsid w:val="0040060C"/>
    <w:rsid w:val="0040067C"/>
    <w:rsid w:val="00400AFA"/>
    <w:rsid w:val="00400C9C"/>
    <w:rsid w:val="0040237D"/>
    <w:rsid w:val="0040238F"/>
    <w:rsid w:val="0040317B"/>
    <w:rsid w:val="00403ADA"/>
    <w:rsid w:val="00404AC4"/>
    <w:rsid w:val="00404DA1"/>
    <w:rsid w:val="00404DFA"/>
    <w:rsid w:val="00405450"/>
    <w:rsid w:val="00405895"/>
    <w:rsid w:val="00405C6F"/>
    <w:rsid w:val="004062BF"/>
    <w:rsid w:val="004067A2"/>
    <w:rsid w:val="004071AE"/>
    <w:rsid w:val="00407458"/>
    <w:rsid w:val="0040753B"/>
    <w:rsid w:val="004102F0"/>
    <w:rsid w:val="00410426"/>
    <w:rsid w:val="00410743"/>
    <w:rsid w:val="004108BD"/>
    <w:rsid w:val="00410C35"/>
    <w:rsid w:val="004117DA"/>
    <w:rsid w:val="004126AA"/>
    <w:rsid w:val="00412E31"/>
    <w:rsid w:val="004133C9"/>
    <w:rsid w:val="004133D4"/>
    <w:rsid w:val="00414D1E"/>
    <w:rsid w:val="00415D23"/>
    <w:rsid w:val="00415D8E"/>
    <w:rsid w:val="00415DC4"/>
    <w:rsid w:val="00416020"/>
    <w:rsid w:val="004163C1"/>
    <w:rsid w:val="004164CC"/>
    <w:rsid w:val="00416580"/>
    <w:rsid w:val="004169A5"/>
    <w:rsid w:val="00416A81"/>
    <w:rsid w:val="0041709D"/>
    <w:rsid w:val="00417217"/>
    <w:rsid w:val="00417449"/>
    <w:rsid w:val="00417742"/>
    <w:rsid w:val="00417A49"/>
    <w:rsid w:val="00417F40"/>
    <w:rsid w:val="0042021A"/>
    <w:rsid w:val="00420AEF"/>
    <w:rsid w:val="00420F0E"/>
    <w:rsid w:val="00421C6C"/>
    <w:rsid w:val="004222E3"/>
    <w:rsid w:val="00422419"/>
    <w:rsid w:val="0042272D"/>
    <w:rsid w:val="0042297A"/>
    <w:rsid w:val="004236A4"/>
    <w:rsid w:val="00423943"/>
    <w:rsid w:val="0042397D"/>
    <w:rsid w:val="00425858"/>
    <w:rsid w:val="00425996"/>
    <w:rsid w:val="00426124"/>
    <w:rsid w:val="0042617A"/>
    <w:rsid w:val="004264EF"/>
    <w:rsid w:val="004269C8"/>
    <w:rsid w:val="00426DC9"/>
    <w:rsid w:val="00427297"/>
    <w:rsid w:val="00427947"/>
    <w:rsid w:val="00427D09"/>
    <w:rsid w:val="00430412"/>
    <w:rsid w:val="00431589"/>
    <w:rsid w:val="00431616"/>
    <w:rsid w:val="00431C75"/>
    <w:rsid w:val="00432170"/>
    <w:rsid w:val="004324D0"/>
    <w:rsid w:val="00432D80"/>
    <w:rsid w:val="00433F64"/>
    <w:rsid w:val="0043435E"/>
    <w:rsid w:val="00434BD7"/>
    <w:rsid w:val="00435177"/>
    <w:rsid w:val="00435659"/>
    <w:rsid w:val="004356D7"/>
    <w:rsid w:val="00436181"/>
    <w:rsid w:val="00436706"/>
    <w:rsid w:val="00436835"/>
    <w:rsid w:val="00436AB6"/>
    <w:rsid w:val="00436C14"/>
    <w:rsid w:val="00436FBA"/>
    <w:rsid w:val="0043744C"/>
    <w:rsid w:val="00437709"/>
    <w:rsid w:val="00437A15"/>
    <w:rsid w:val="004406DA"/>
    <w:rsid w:val="00440797"/>
    <w:rsid w:val="00441981"/>
    <w:rsid w:val="00441A58"/>
    <w:rsid w:val="00441EE6"/>
    <w:rsid w:val="004421B7"/>
    <w:rsid w:val="00442363"/>
    <w:rsid w:val="004426D6"/>
    <w:rsid w:val="00444E64"/>
    <w:rsid w:val="00445747"/>
    <w:rsid w:val="0044598A"/>
    <w:rsid w:val="00445C7A"/>
    <w:rsid w:val="004479D9"/>
    <w:rsid w:val="00447C9F"/>
    <w:rsid w:val="00450227"/>
    <w:rsid w:val="0045033C"/>
    <w:rsid w:val="0045063F"/>
    <w:rsid w:val="00450857"/>
    <w:rsid w:val="004513F9"/>
    <w:rsid w:val="00451506"/>
    <w:rsid w:val="00451C02"/>
    <w:rsid w:val="0045316A"/>
    <w:rsid w:val="0045327B"/>
    <w:rsid w:val="00453A29"/>
    <w:rsid w:val="00454438"/>
    <w:rsid w:val="00454828"/>
    <w:rsid w:val="004548FE"/>
    <w:rsid w:val="00454BCA"/>
    <w:rsid w:val="00455157"/>
    <w:rsid w:val="0045521F"/>
    <w:rsid w:val="004561BF"/>
    <w:rsid w:val="0045674D"/>
    <w:rsid w:val="00456AC9"/>
    <w:rsid w:val="00456F0C"/>
    <w:rsid w:val="0045721D"/>
    <w:rsid w:val="004574D9"/>
    <w:rsid w:val="00461508"/>
    <w:rsid w:val="00462148"/>
    <w:rsid w:val="0046236B"/>
    <w:rsid w:val="00462A88"/>
    <w:rsid w:val="004631EE"/>
    <w:rsid w:val="0046331A"/>
    <w:rsid w:val="0046370F"/>
    <w:rsid w:val="00463D1D"/>
    <w:rsid w:val="0046478E"/>
    <w:rsid w:val="00464D3E"/>
    <w:rsid w:val="0046600A"/>
    <w:rsid w:val="00466826"/>
    <w:rsid w:val="00466A69"/>
    <w:rsid w:val="00466AAB"/>
    <w:rsid w:val="004676F2"/>
    <w:rsid w:val="00467811"/>
    <w:rsid w:val="00467A40"/>
    <w:rsid w:val="00470424"/>
    <w:rsid w:val="00470CAF"/>
    <w:rsid w:val="0047148E"/>
    <w:rsid w:val="00472031"/>
    <w:rsid w:val="0047278F"/>
    <w:rsid w:val="004729C2"/>
    <w:rsid w:val="00472A40"/>
    <w:rsid w:val="00472DCF"/>
    <w:rsid w:val="004734D9"/>
    <w:rsid w:val="00474300"/>
    <w:rsid w:val="00474348"/>
    <w:rsid w:val="00474859"/>
    <w:rsid w:val="00474BCA"/>
    <w:rsid w:val="0047500E"/>
    <w:rsid w:val="0047513E"/>
    <w:rsid w:val="00475575"/>
    <w:rsid w:val="00475D17"/>
    <w:rsid w:val="00475E37"/>
    <w:rsid w:val="00477021"/>
    <w:rsid w:val="004771AE"/>
    <w:rsid w:val="00477234"/>
    <w:rsid w:val="004774DC"/>
    <w:rsid w:val="00477C4A"/>
    <w:rsid w:val="00480E39"/>
    <w:rsid w:val="004812D8"/>
    <w:rsid w:val="004815C7"/>
    <w:rsid w:val="00481E35"/>
    <w:rsid w:val="00481E8F"/>
    <w:rsid w:val="0048266C"/>
    <w:rsid w:val="0048287A"/>
    <w:rsid w:val="00482D1D"/>
    <w:rsid w:val="00483457"/>
    <w:rsid w:val="00483708"/>
    <w:rsid w:val="00483D77"/>
    <w:rsid w:val="004840D0"/>
    <w:rsid w:val="00485491"/>
    <w:rsid w:val="0048572A"/>
    <w:rsid w:val="004869A7"/>
    <w:rsid w:val="00486D36"/>
    <w:rsid w:val="00487A2D"/>
    <w:rsid w:val="00490103"/>
    <w:rsid w:val="00490EE5"/>
    <w:rsid w:val="00491FE8"/>
    <w:rsid w:val="00492015"/>
    <w:rsid w:val="0049259C"/>
    <w:rsid w:val="0049297B"/>
    <w:rsid w:val="00493847"/>
    <w:rsid w:val="004945B1"/>
    <w:rsid w:val="00494A35"/>
    <w:rsid w:val="00494D5E"/>
    <w:rsid w:val="0049530B"/>
    <w:rsid w:val="00495B8C"/>
    <w:rsid w:val="00495DBE"/>
    <w:rsid w:val="00495F96"/>
    <w:rsid w:val="00496046"/>
    <w:rsid w:val="004965BD"/>
    <w:rsid w:val="0049670B"/>
    <w:rsid w:val="00496AD0"/>
    <w:rsid w:val="004970FA"/>
    <w:rsid w:val="00497595"/>
    <w:rsid w:val="004A029D"/>
    <w:rsid w:val="004A05A7"/>
    <w:rsid w:val="004A0752"/>
    <w:rsid w:val="004A0CC3"/>
    <w:rsid w:val="004A0CE0"/>
    <w:rsid w:val="004A1022"/>
    <w:rsid w:val="004A1227"/>
    <w:rsid w:val="004A12D0"/>
    <w:rsid w:val="004A130D"/>
    <w:rsid w:val="004A1E3B"/>
    <w:rsid w:val="004A1F9A"/>
    <w:rsid w:val="004A20F4"/>
    <w:rsid w:val="004A232F"/>
    <w:rsid w:val="004A2CD1"/>
    <w:rsid w:val="004A2E97"/>
    <w:rsid w:val="004A2EF0"/>
    <w:rsid w:val="004A3837"/>
    <w:rsid w:val="004A4503"/>
    <w:rsid w:val="004A45B2"/>
    <w:rsid w:val="004A4E8F"/>
    <w:rsid w:val="004A5334"/>
    <w:rsid w:val="004A5661"/>
    <w:rsid w:val="004A5FED"/>
    <w:rsid w:val="004B056E"/>
    <w:rsid w:val="004B082B"/>
    <w:rsid w:val="004B0D52"/>
    <w:rsid w:val="004B1241"/>
    <w:rsid w:val="004B1810"/>
    <w:rsid w:val="004B1AAA"/>
    <w:rsid w:val="004B1C56"/>
    <w:rsid w:val="004B1E52"/>
    <w:rsid w:val="004B2899"/>
    <w:rsid w:val="004B343C"/>
    <w:rsid w:val="004B37AD"/>
    <w:rsid w:val="004B37BB"/>
    <w:rsid w:val="004B3B10"/>
    <w:rsid w:val="004B4027"/>
    <w:rsid w:val="004B4FEF"/>
    <w:rsid w:val="004B5038"/>
    <w:rsid w:val="004B5317"/>
    <w:rsid w:val="004B5E23"/>
    <w:rsid w:val="004B5F5E"/>
    <w:rsid w:val="004B5FEE"/>
    <w:rsid w:val="004B673A"/>
    <w:rsid w:val="004B6F4C"/>
    <w:rsid w:val="004B7413"/>
    <w:rsid w:val="004C032F"/>
    <w:rsid w:val="004C07D1"/>
    <w:rsid w:val="004C16B7"/>
    <w:rsid w:val="004C1F9D"/>
    <w:rsid w:val="004C324C"/>
    <w:rsid w:val="004C38E1"/>
    <w:rsid w:val="004C4D4D"/>
    <w:rsid w:val="004C514A"/>
    <w:rsid w:val="004C51CD"/>
    <w:rsid w:val="004C615C"/>
    <w:rsid w:val="004C73B7"/>
    <w:rsid w:val="004C74F5"/>
    <w:rsid w:val="004C79A5"/>
    <w:rsid w:val="004C7A47"/>
    <w:rsid w:val="004C7BA8"/>
    <w:rsid w:val="004D0382"/>
    <w:rsid w:val="004D0D6D"/>
    <w:rsid w:val="004D20F3"/>
    <w:rsid w:val="004D2123"/>
    <w:rsid w:val="004D235B"/>
    <w:rsid w:val="004D27E0"/>
    <w:rsid w:val="004D2F23"/>
    <w:rsid w:val="004D3849"/>
    <w:rsid w:val="004D4269"/>
    <w:rsid w:val="004D4408"/>
    <w:rsid w:val="004D4FFD"/>
    <w:rsid w:val="004D5F39"/>
    <w:rsid w:val="004E01D5"/>
    <w:rsid w:val="004E0839"/>
    <w:rsid w:val="004E0ACB"/>
    <w:rsid w:val="004E166B"/>
    <w:rsid w:val="004E1A30"/>
    <w:rsid w:val="004E2007"/>
    <w:rsid w:val="004E206B"/>
    <w:rsid w:val="004E3212"/>
    <w:rsid w:val="004E40A9"/>
    <w:rsid w:val="004E4200"/>
    <w:rsid w:val="004E5FA9"/>
    <w:rsid w:val="004E62F1"/>
    <w:rsid w:val="004E68E3"/>
    <w:rsid w:val="004E6A93"/>
    <w:rsid w:val="004E7127"/>
    <w:rsid w:val="004E72B5"/>
    <w:rsid w:val="004E75BC"/>
    <w:rsid w:val="004E7C51"/>
    <w:rsid w:val="004F0D62"/>
    <w:rsid w:val="004F1524"/>
    <w:rsid w:val="004F152C"/>
    <w:rsid w:val="004F2907"/>
    <w:rsid w:val="004F3AA1"/>
    <w:rsid w:val="004F418A"/>
    <w:rsid w:val="004F46D2"/>
    <w:rsid w:val="004F5C5D"/>
    <w:rsid w:val="004F5E10"/>
    <w:rsid w:val="004F617B"/>
    <w:rsid w:val="004F6696"/>
    <w:rsid w:val="004F69F5"/>
    <w:rsid w:val="004F7093"/>
    <w:rsid w:val="004F79E2"/>
    <w:rsid w:val="004F7A4B"/>
    <w:rsid w:val="005002DC"/>
    <w:rsid w:val="00500B47"/>
    <w:rsid w:val="005011EF"/>
    <w:rsid w:val="00501445"/>
    <w:rsid w:val="0050261F"/>
    <w:rsid w:val="00502E11"/>
    <w:rsid w:val="00502F1C"/>
    <w:rsid w:val="00503E82"/>
    <w:rsid w:val="00504233"/>
    <w:rsid w:val="005047F4"/>
    <w:rsid w:val="00504994"/>
    <w:rsid w:val="00504E8F"/>
    <w:rsid w:val="00505B40"/>
    <w:rsid w:val="005064ED"/>
    <w:rsid w:val="0050669B"/>
    <w:rsid w:val="00506FB1"/>
    <w:rsid w:val="0051006D"/>
    <w:rsid w:val="00510D27"/>
    <w:rsid w:val="0051121F"/>
    <w:rsid w:val="005112E9"/>
    <w:rsid w:val="005118F5"/>
    <w:rsid w:val="005123B5"/>
    <w:rsid w:val="00512408"/>
    <w:rsid w:val="005124D8"/>
    <w:rsid w:val="00512856"/>
    <w:rsid w:val="00513059"/>
    <w:rsid w:val="00513137"/>
    <w:rsid w:val="00513416"/>
    <w:rsid w:val="00513D4E"/>
    <w:rsid w:val="0051437C"/>
    <w:rsid w:val="005147EE"/>
    <w:rsid w:val="0051555F"/>
    <w:rsid w:val="005156CB"/>
    <w:rsid w:val="00515D48"/>
    <w:rsid w:val="00516486"/>
    <w:rsid w:val="005172D8"/>
    <w:rsid w:val="005200C5"/>
    <w:rsid w:val="005209B9"/>
    <w:rsid w:val="005211DB"/>
    <w:rsid w:val="005217F6"/>
    <w:rsid w:val="00522138"/>
    <w:rsid w:val="0052251E"/>
    <w:rsid w:val="005225D1"/>
    <w:rsid w:val="00522C40"/>
    <w:rsid w:val="00522D7D"/>
    <w:rsid w:val="00522F17"/>
    <w:rsid w:val="00522F2B"/>
    <w:rsid w:val="00524924"/>
    <w:rsid w:val="00524A71"/>
    <w:rsid w:val="00525A3E"/>
    <w:rsid w:val="00526412"/>
    <w:rsid w:val="0052662E"/>
    <w:rsid w:val="00526C9B"/>
    <w:rsid w:val="00527279"/>
    <w:rsid w:val="00527C89"/>
    <w:rsid w:val="00527D52"/>
    <w:rsid w:val="0053047A"/>
    <w:rsid w:val="0053121A"/>
    <w:rsid w:val="005317DF"/>
    <w:rsid w:val="00532559"/>
    <w:rsid w:val="00532585"/>
    <w:rsid w:val="005326A7"/>
    <w:rsid w:val="00533240"/>
    <w:rsid w:val="0053388C"/>
    <w:rsid w:val="00533961"/>
    <w:rsid w:val="00533D9E"/>
    <w:rsid w:val="005341F5"/>
    <w:rsid w:val="0053549F"/>
    <w:rsid w:val="005354C8"/>
    <w:rsid w:val="0053575D"/>
    <w:rsid w:val="005358CF"/>
    <w:rsid w:val="0053591D"/>
    <w:rsid w:val="00535B5D"/>
    <w:rsid w:val="005365D1"/>
    <w:rsid w:val="00537833"/>
    <w:rsid w:val="00537B91"/>
    <w:rsid w:val="00537C57"/>
    <w:rsid w:val="00537E81"/>
    <w:rsid w:val="0054013D"/>
    <w:rsid w:val="0054042B"/>
    <w:rsid w:val="00540D97"/>
    <w:rsid w:val="00541486"/>
    <w:rsid w:val="00541D8C"/>
    <w:rsid w:val="00541E7A"/>
    <w:rsid w:val="005422CC"/>
    <w:rsid w:val="0054253B"/>
    <w:rsid w:val="0054253D"/>
    <w:rsid w:val="005428A6"/>
    <w:rsid w:val="0054297F"/>
    <w:rsid w:val="005433E9"/>
    <w:rsid w:val="00543FCA"/>
    <w:rsid w:val="0054428D"/>
    <w:rsid w:val="00544369"/>
    <w:rsid w:val="00544B39"/>
    <w:rsid w:val="00545932"/>
    <w:rsid w:val="00545CAE"/>
    <w:rsid w:val="00545CE7"/>
    <w:rsid w:val="00546151"/>
    <w:rsid w:val="00546471"/>
    <w:rsid w:val="00547E85"/>
    <w:rsid w:val="005504D6"/>
    <w:rsid w:val="00550B93"/>
    <w:rsid w:val="005519D6"/>
    <w:rsid w:val="005528E0"/>
    <w:rsid w:val="00554525"/>
    <w:rsid w:val="005553F6"/>
    <w:rsid w:val="005558ED"/>
    <w:rsid w:val="00555C6C"/>
    <w:rsid w:val="00556AA2"/>
    <w:rsid w:val="0055785F"/>
    <w:rsid w:val="00557E43"/>
    <w:rsid w:val="00557FE9"/>
    <w:rsid w:val="00560C47"/>
    <w:rsid w:val="005610F6"/>
    <w:rsid w:val="00562D4C"/>
    <w:rsid w:val="00563390"/>
    <w:rsid w:val="00563CE9"/>
    <w:rsid w:val="00563EC7"/>
    <w:rsid w:val="00564021"/>
    <w:rsid w:val="00564810"/>
    <w:rsid w:val="00564914"/>
    <w:rsid w:val="0056574B"/>
    <w:rsid w:val="0056619D"/>
    <w:rsid w:val="00567809"/>
    <w:rsid w:val="005678C2"/>
    <w:rsid w:val="005679A4"/>
    <w:rsid w:val="005706B0"/>
    <w:rsid w:val="0057112E"/>
    <w:rsid w:val="005714BB"/>
    <w:rsid w:val="0057160B"/>
    <w:rsid w:val="00571C49"/>
    <w:rsid w:val="00572E05"/>
    <w:rsid w:val="00573309"/>
    <w:rsid w:val="00573E74"/>
    <w:rsid w:val="005741C0"/>
    <w:rsid w:val="00574DD3"/>
    <w:rsid w:val="005753B9"/>
    <w:rsid w:val="0057691A"/>
    <w:rsid w:val="00576AF0"/>
    <w:rsid w:val="00576B1D"/>
    <w:rsid w:val="005772AB"/>
    <w:rsid w:val="00577459"/>
    <w:rsid w:val="005779FC"/>
    <w:rsid w:val="00580684"/>
    <w:rsid w:val="00581257"/>
    <w:rsid w:val="005814DA"/>
    <w:rsid w:val="00581932"/>
    <w:rsid w:val="00581B68"/>
    <w:rsid w:val="005822B8"/>
    <w:rsid w:val="00582388"/>
    <w:rsid w:val="00582B3E"/>
    <w:rsid w:val="005833F5"/>
    <w:rsid w:val="00583D4E"/>
    <w:rsid w:val="00583EFF"/>
    <w:rsid w:val="005842F4"/>
    <w:rsid w:val="00584456"/>
    <w:rsid w:val="005845AF"/>
    <w:rsid w:val="0058477B"/>
    <w:rsid w:val="0058481A"/>
    <w:rsid w:val="005848EF"/>
    <w:rsid w:val="00584D81"/>
    <w:rsid w:val="00584F93"/>
    <w:rsid w:val="00585398"/>
    <w:rsid w:val="0058656A"/>
    <w:rsid w:val="00586699"/>
    <w:rsid w:val="00586E53"/>
    <w:rsid w:val="00586F20"/>
    <w:rsid w:val="0058759C"/>
    <w:rsid w:val="00587BD9"/>
    <w:rsid w:val="00587F4C"/>
    <w:rsid w:val="00591694"/>
    <w:rsid w:val="005918D6"/>
    <w:rsid w:val="00591C44"/>
    <w:rsid w:val="00591C58"/>
    <w:rsid w:val="00591CB5"/>
    <w:rsid w:val="0059205F"/>
    <w:rsid w:val="00592288"/>
    <w:rsid w:val="00592AD9"/>
    <w:rsid w:val="005936E7"/>
    <w:rsid w:val="00593785"/>
    <w:rsid w:val="00593D71"/>
    <w:rsid w:val="0059438E"/>
    <w:rsid w:val="00594798"/>
    <w:rsid w:val="005948D7"/>
    <w:rsid w:val="005953D7"/>
    <w:rsid w:val="00595778"/>
    <w:rsid w:val="005960B8"/>
    <w:rsid w:val="00596494"/>
    <w:rsid w:val="00596876"/>
    <w:rsid w:val="00596B54"/>
    <w:rsid w:val="00596D06"/>
    <w:rsid w:val="0059718A"/>
    <w:rsid w:val="005971BB"/>
    <w:rsid w:val="00597416"/>
    <w:rsid w:val="0059750B"/>
    <w:rsid w:val="00597FAB"/>
    <w:rsid w:val="005A0870"/>
    <w:rsid w:val="005A177C"/>
    <w:rsid w:val="005A3180"/>
    <w:rsid w:val="005A321F"/>
    <w:rsid w:val="005A3488"/>
    <w:rsid w:val="005A37E4"/>
    <w:rsid w:val="005A3CDE"/>
    <w:rsid w:val="005A422F"/>
    <w:rsid w:val="005A4257"/>
    <w:rsid w:val="005A525E"/>
    <w:rsid w:val="005A5C19"/>
    <w:rsid w:val="005A5CA8"/>
    <w:rsid w:val="005A5CCB"/>
    <w:rsid w:val="005A6041"/>
    <w:rsid w:val="005A663C"/>
    <w:rsid w:val="005A72EB"/>
    <w:rsid w:val="005A7B16"/>
    <w:rsid w:val="005A7F56"/>
    <w:rsid w:val="005B0DE7"/>
    <w:rsid w:val="005B1775"/>
    <w:rsid w:val="005B17F6"/>
    <w:rsid w:val="005B198B"/>
    <w:rsid w:val="005B1E63"/>
    <w:rsid w:val="005B20C5"/>
    <w:rsid w:val="005B2650"/>
    <w:rsid w:val="005B27D4"/>
    <w:rsid w:val="005B2925"/>
    <w:rsid w:val="005B2FF1"/>
    <w:rsid w:val="005B3316"/>
    <w:rsid w:val="005B370E"/>
    <w:rsid w:val="005B3F3E"/>
    <w:rsid w:val="005B4B08"/>
    <w:rsid w:val="005B59C4"/>
    <w:rsid w:val="005B5DA4"/>
    <w:rsid w:val="005B5F94"/>
    <w:rsid w:val="005B6550"/>
    <w:rsid w:val="005B6688"/>
    <w:rsid w:val="005B6A83"/>
    <w:rsid w:val="005B72DB"/>
    <w:rsid w:val="005B740D"/>
    <w:rsid w:val="005C01DE"/>
    <w:rsid w:val="005C0263"/>
    <w:rsid w:val="005C0AEA"/>
    <w:rsid w:val="005C10B8"/>
    <w:rsid w:val="005C1454"/>
    <w:rsid w:val="005C15D6"/>
    <w:rsid w:val="005C20CC"/>
    <w:rsid w:val="005C231A"/>
    <w:rsid w:val="005C28BF"/>
    <w:rsid w:val="005C2C9C"/>
    <w:rsid w:val="005C2D41"/>
    <w:rsid w:val="005C2E26"/>
    <w:rsid w:val="005C3413"/>
    <w:rsid w:val="005C3968"/>
    <w:rsid w:val="005C52E6"/>
    <w:rsid w:val="005C52FA"/>
    <w:rsid w:val="005C5849"/>
    <w:rsid w:val="005C59D1"/>
    <w:rsid w:val="005C5B68"/>
    <w:rsid w:val="005C61B3"/>
    <w:rsid w:val="005C670F"/>
    <w:rsid w:val="005C6C69"/>
    <w:rsid w:val="005C6EF0"/>
    <w:rsid w:val="005C6F55"/>
    <w:rsid w:val="005C7342"/>
    <w:rsid w:val="005C76B3"/>
    <w:rsid w:val="005C795D"/>
    <w:rsid w:val="005D0628"/>
    <w:rsid w:val="005D0FBA"/>
    <w:rsid w:val="005D1597"/>
    <w:rsid w:val="005D2160"/>
    <w:rsid w:val="005D2518"/>
    <w:rsid w:val="005D3C5A"/>
    <w:rsid w:val="005D3CD4"/>
    <w:rsid w:val="005D4175"/>
    <w:rsid w:val="005D44BC"/>
    <w:rsid w:val="005D4D24"/>
    <w:rsid w:val="005D689A"/>
    <w:rsid w:val="005D6951"/>
    <w:rsid w:val="005D6AA4"/>
    <w:rsid w:val="005D7BEF"/>
    <w:rsid w:val="005D7DCB"/>
    <w:rsid w:val="005E05E3"/>
    <w:rsid w:val="005E06A8"/>
    <w:rsid w:val="005E0A93"/>
    <w:rsid w:val="005E1D8D"/>
    <w:rsid w:val="005E27C7"/>
    <w:rsid w:val="005E3A67"/>
    <w:rsid w:val="005E3BDB"/>
    <w:rsid w:val="005E40E9"/>
    <w:rsid w:val="005E48A7"/>
    <w:rsid w:val="005E5748"/>
    <w:rsid w:val="005E6BC0"/>
    <w:rsid w:val="005E77C9"/>
    <w:rsid w:val="005E7B65"/>
    <w:rsid w:val="005F01FA"/>
    <w:rsid w:val="005F0695"/>
    <w:rsid w:val="005F0724"/>
    <w:rsid w:val="005F1232"/>
    <w:rsid w:val="005F1318"/>
    <w:rsid w:val="005F1443"/>
    <w:rsid w:val="005F1FFE"/>
    <w:rsid w:val="005F20F7"/>
    <w:rsid w:val="005F29A7"/>
    <w:rsid w:val="005F2D9A"/>
    <w:rsid w:val="005F3079"/>
    <w:rsid w:val="005F38E6"/>
    <w:rsid w:val="005F3D3D"/>
    <w:rsid w:val="005F406D"/>
    <w:rsid w:val="005F41AA"/>
    <w:rsid w:val="005F42AE"/>
    <w:rsid w:val="005F515D"/>
    <w:rsid w:val="005F56D2"/>
    <w:rsid w:val="005F5710"/>
    <w:rsid w:val="005F59B2"/>
    <w:rsid w:val="005F6047"/>
    <w:rsid w:val="005F6BDC"/>
    <w:rsid w:val="005F6ED7"/>
    <w:rsid w:val="00600CC9"/>
    <w:rsid w:val="006010F6"/>
    <w:rsid w:val="006012F3"/>
    <w:rsid w:val="006012F4"/>
    <w:rsid w:val="00601F1E"/>
    <w:rsid w:val="00602424"/>
    <w:rsid w:val="0060358C"/>
    <w:rsid w:val="006036D8"/>
    <w:rsid w:val="00603734"/>
    <w:rsid w:val="006041C7"/>
    <w:rsid w:val="006043F7"/>
    <w:rsid w:val="0060463B"/>
    <w:rsid w:val="00604A20"/>
    <w:rsid w:val="0060517D"/>
    <w:rsid w:val="00605747"/>
    <w:rsid w:val="00605B65"/>
    <w:rsid w:val="00605F1D"/>
    <w:rsid w:val="006060F2"/>
    <w:rsid w:val="006061CC"/>
    <w:rsid w:val="00606E1B"/>
    <w:rsid w:val="00607207"/>
    <w:rsid w:val="006078A1"/>
    <w:rsid w:val="00607A59"/>
    <w:rsid w:val="00607B15"/>
    <w:rsid w:val="00607C17"/>
    <w:rsid w:val="00607EA2"/>
    <w:rsid w:val="006109F1"/>
    <w:rsid w:val="006143F3"/>
    <w:rsid w:val="0061463D"/>
    <w:rsid w:val="00615750"/>
    <w:rsid w:val="006161B8"/>
    <w:rsid w:val="00616A87"/>
    <w:rsid w:val="00616F99"/>
    <w:rsid w:val="00617834"/>
    <w:rsid w:val="006205BB"/>
    <w:rsid w:val="00620957"/>
    <w:rsid w:val="00620990"/>
    <w:rsid w:val="00620A07"/>
    <w:rsid w:val="00621A2C"/>
    <w:rsid w:val="00621BA3"/>
    <w:rsid w:val="00621E6B"/>
    <w:rsid w:val="006238CC"/>
    <w:rsid w:val="0062406C"/>
    <w:rsid w:val="006242B9"/>
    <w:rsid w:val="006259B1"/>
    <w:rsid w:val="00625A61"/>
    <w:rsid w:val="00626FEB"/>
    <w:rsid w:val="00627062"/>
    <w:rsid w:val="0062763B"/>
    <w:rsid w:val="0063007F"/>
    <w:rsid w:val="00630082"/>
    <w:rsid w:val="00630535"/>
    <w:rsid w:val="00630AF2"/>
    <w:rsid w:val="00631282"/>
    <w:rsid w:val="006320AD"/>
    <w:rsid w:val="00632CD5"/>
    <w:rsid w:val="00632D36"/>
    <w:rsid w:val="00633829"/>
    <w:rsid w:val="00633F71"/>
    <w:rsid w:val="00635267"/>
    <w:rsid w:val="006353F3"/>
    <w:rsid w:val="006354C2"/>
    <w:rsid w:val="00635556"/>
    <w:rsid w:val="006356B4"/>
    <w:rsid w:val="006369C0"/>
    <w:rsid w:val="00636B26"/>
    <w:rsid w:val="00636CEA"/>
    <w:rsid w:val="00636D59"/>
    <w:rsid w:val="006370D6"/>
    <w:rsid w:val="00637897"/>
    <w:rsid w:val="0063795C"/>
    <w:rsid w:val="0064087B"/>
    <w:rsid w:val="006411AF"/>
    <w:rsid w:val="00641300"/>
    <w:rsid w:val="00641701"/>
    <w:rsid w:val="00641B67"/>
    <w:rsid w:val="00642B92"/>
    <w:rsid w:val="00642CD0"/>
    <w:rsid w:val="00642DC2"/>
    <w:rsid w:val="00643B2D"/>
    <w:rsid w:val="006440A2"/>
    <w:rsid w:val="00644112"/>
    <w:rsid w:val="00644194"/>
    <w:rsid w:val="0064473B"/>
    <w:rsid w:val="006447DB"/>
    <w:rsid w:val="006447FD"/>
    <w:rsid w:val="00644C47"/>
    <w:rsid w:val="00645802"/>
    <w:rsid w:val="00645E0C"/>
    <w:rsid w:val="006461BD"/>
    <w:rsid w:val="006467A1"/>
    <w:rsid w:val="00646AF2"/>
    <w:rsid w:val="006470D2"/>
    <w:rsid w:val="0065063C"/>
    <w:rsid w:val="0065067A"/>
    <w:rsid w:val="00650ED4"/>
    <w:rsid w:val="00651533"/>
    <w:rsid w:val="00651682"/>
    <w:rsid w:val="0065195A"/>
    <w:rsid w:val="00651C01"/>
    <w:rsid w:val="006527E6"/>
    <w:rsid w:val="00652A4D"/>
    <w:rsid w:val="00652DC3"/>
    <w:rsid w:val="006533C4"/>
    <w:rsid w:val="00653C2F"/>
    <w:rsid w:val="00653CE0"/>
    <w:rsid w:val="00653D5F"/>
    <w:rsid w:val="006544C6"/>
    <w:rsid w:val="006548AE"/>
    <w:rsid w:val="006551E9"/>
    <w:rsid w:val="00655207"/>
    <w:rsid w:val="006553AB"/>
    <w:rsid w:val="00655BA1"/>
    <w:rsid w:val="00656C12"/>
    <w:rsid w:val="00657CEA"/>
    <w:rsid w:val="0066016F"/>
    <w:rsid w:val="0066076D"/>
    <w:rsid w:val="0066076F"/>
    <w:rsid w:val="00660A91"/>
    <w:rsid w:val="00660D8A"/>
    <w:rsid w:val="006623DF"/>
    <w:rsid w:val="00662A41"/>
    <w:rsid w:val="00662DAA"/>
    <w:rsid w:val="006631C0"/>
    <w:rsid w:val="0066349E"/>
    <w:rsid w:val="0066402E"/>
    <w:rsid w:val="0066559A"/>
    <w:rsid w:val="00665E9F"/>
    <w:rsid w:val="00666DBF"/>
    <w:rsid w:val="00667D1C"/>
    <w:rsid w:val="00667E4C"/>
    <w:rsid w:val="006702BD"/>
    <w:rsid w:val="006703DE"/>
    <w:rsid w:val="00670C9E"/>
    <w:rsid w:val="00670EC0"/>
    <w:rsid w:val="006716F8"/>
    <w:rsid w:val="0067205F"/>
    <w:rsid w:val="006722A7"/>
    <w:rsid w:val="0067433F"/>
    <w:rsid w:val="00674AAA"/>
    <w:rsid w:val="00674B2A"/>
    <w:rsid w:val="00674C11"/>
    <w:rsid w:val="00674CAB"/>
    <w:rsid w:val="00674DCC"/>
    <w:rsid w:val="00675952"/>
    <w:rsid w:val="0067595C"/>
    <w:rsid w:val="00675E8C"/>
    <w:rsid w:val="006764BF"/>
    <w:rsid w:val="00676855"/>
    <w:rsid w:val="00676E04"/>
    <w:rsid w:val="006770C2"/>
    <w:rsid w:val="0067719F"/>
    <w:rsid w:val="00677278"/>
    <w:rsid w:val="00677947"/>
    <w:rsid w:val="00681C89"/>
    <w:rsid w:val="0068299F"/>
    <w:rsid w:val="00682B5E"/>
    <w:rsid w:val="00683BF2"/>
    <w:rsid w:val="00683F66"/>
    <w:rsid w:val="0068421E"/>
    <w:rsid w:val="00685356"/>
    <w:rsid w:val="006858CA"/>
    <w:rsid w:val="00685AF0"/>
    <w:rsid w:val="00685BC9"/>
    <w:rsid w:val="00685C15"/>
    <w:rsid w:val="00686147"/>
    <w:rsid w:val="006866D6"/>
    <w:rsid w:val="006866EA"/>
    <w:rsid w:val="006871C6"/>
    <w:rsid w:val="0068736D"/>
    <w:rsid w:val="00687B69"/>
    <w:rsid w:val="00687E72"/>
    <w:rsid w:val="0069095C"/>
    <w:rsid w:val="00690D56"/>
    <w:rsid w:val="00690F88"/>
    <w:rsid w:val="006910B1"/>
    <w:rsid w:val="006915F2"/>
    <w:rsid w:val="00693029"/>
    <w:rsid w:val="0069379E"/>
    <w:rsid w:val="00693CC2"/>
    <w:rsid w:val="00694CD8"/>
    <w:rsid w:val="0069515E"/>
    <w:rsid w:val="00695673"/>
    <w:rsid w:val="00695C6C"/>
    <w:rsid w:val="00696378"/>
    <w:rsid w:val="00696458"/>
    <w:rsid w:val="00696AB3"/>
    <w:rsid w:val="00696E79"/>
    <w:rsid w:val="0069751F"/>
    <w:rsid w:val="00697550"/>
    <w:rsid w:val="00697588"/>
    <w:rsid w:val="0069768E"/>
    <w:rsid w:val="006A0377"/>
    <w:rsid w:val="006A03BB"/>
    <w:rsid w:val="006A05A3"/>
    <w:rsid w:val="006A07F6"/>
    <w:rsid w:val="006A21F4"/>
    <w:rsid w:val="006A26DA"/>
    <w:rsid w:val="006A33A2"/>
    <w:rsid w:val="006A3500"/>
    <w:rsid w:val="006A3E1B"/>
    <w:rsid w:val="006A3EAA"/>
    <w:rsid w:val="006A4EE0"/>
    <w:rsid w:val="006A52A8"/>
    <w:rsid w:val="006A56DB"/>
    <w:rsid w:val="006A5D9B"/>
    <w:rsid w:val="006A6161"/>
    <w:rsid w:val="006A6441"/>
    <w:rsid w:val="006A6A05"/>
    <w:rsid w:val="006A718D"/>
    <w:rsid w:val="006A77D4"/>
    <w:rsid w:val="006B0456"/>
    <w:rsid w:val="006B0F8F"/>
    <w:rsid w:val="006B15DD"/>
    <w:rsid w:val="006B1F78"/>
    <w:rsid w:val="006B23F1"/>
    <w:rsid w:val="006B375D"/>
    <w:rsid w:val="006B3C9C"/>
    <w:rsid w:val="006B4440"/>
    <w:rsid w:val="006B49C5"/>
    <w:rsid w:val="006B4ED0"/>
    <w:rsid w:val="006B584B"/>
    <w:rsid w:val="006B5CBD"/>
    <w:rsid w:val="006B6251"/>
    <w:rsid w:val="006B63D6"/>
    <w:rsid w:val="006B640B"/>
    <w:rsid w:val="006B66B3"/>
    <w:rsid w:val="006B73AB"/>
    <w:rsid w:val="006C01B9"/>
    <w:rsid w:val="006C07AB"/>
    <w:rsid w:val="006C2905"/>
    <w:rsid w:val="006C2A5C"/>
    <w:rsid w:val="006C32E6"/>
    <w:rsid w:val="006C44A7"/>
    <w:rsid w:val="006C466B"/>
    <w:rsid w:val="006C5842"/>
    <w:rsid w:val="006C5DDE"/>
    <w:rsid w:val="006C601C"/>
    <w:rsid w:val="006C60E7"/>
    <w:rsid w:val="006C6590"/>
    <w:rsid w:val="006C66EC"/>
    <w:rsid w:val="006C6905"/>
    <w:rsid w:val="006C6E0B"/>
    <w:rsid w:val="006C7BB3"/>
    <w:rsid w:val="006D015F"/>
    <w:rsid w:val="006D0473"/>
    <w:rsid w:val="006D08F3"/>
    <w:rsid w:val="006D1250"/>
    <w:rsid w:val="006D1470"/>
    <w:rsid w:val="006D1915"/>
    <w:rsid w:val="006D1D95"/>
    <w:rsid w:val="006D2486"/>
    <w:rsid w:val="006D2E08"/>
    <w:rsid w:val="006D2FE5"/>
    <w:rsid w:val="006D40AB"/>
    <w:rsid w:val="006D4786"/>
    <w:rsid w:val="006D47AF"/>
    <w:rsid w:val="006D5254"/>
    <w:rsid w:val="006D52FC"/>
    <w:rsid w:val="006D5FCE"/>
    <w:rsid w:val="006D60A1"/>
    <w:rsid w:val="006D64D5"/>
    <w:rsid w:val="006D6882"/>
    <w:rsid w:val="006D755F"/>
    <w:rsid w:val="006E05CA"/>
    <w:rsid w:val="006E061D"/>
    <w:rsid w:val="006E071C"/>
    <w:rsid w:val="006E0827"/>
    <w:rsid w:val="006E0878"/>
    <w:rsid w:val="006E0BCE"/>
    <w:rsid w:val="006E2A54"/>
    <w:rsid w:val="006E313F"/>
    <w:rsid w:val="006E370E"/>
    <w:rsid w:val="006E3C71"/>
    <w:rsid w:val="006E4E2F"/>
    <w:rsid w:val="006E518B"/>
    <w:rsid w:val="006E567E"/>
    <w:rsid w:val="006E5B88"/>
    <w:rsid w:val="006E6328"/>
    <w:rsid w:val="006E696A"/>
    <w:rsid w:val="006E6CB4"/>
    <w:rsid w:val="006E6F7A"/>
    <w:rsid w:val="006E74F6"/>
    <w:rsid w:val="006E75F3"/>
    <w:rsid w:val="006E7A71"/>
    <w:rsid w:val="006F0E2E"/>
    <w:rsid w:val="006F1035"/>
    <w:rsid w:val="006F10C8"/>
    <w:rsid w:val="006F47C2"/>
    <w:rsid w:val="006F5333"/>
    <w:rsid w:val="006F5FEC"/>
    <w:rsid w:val="006F6153"/>
    <w:rsid w:val="006F6210"/>
    <w:rsid w:val="006F6344"/>
    <w:rsid w:val="006F6627"/>
    <w:rsid w:val="006F7172"/>
    <w:rsid w:val="006F750C"/>
    <w:rsid w:val="006F7EC9"/>
    <w:rsid w:val="00701033"/>
    <w:rsid w:val="0070237C"/>
    <w:rsid w:val="0070253D"/>
    <w:rsid w:val="00702F4F"/>
    <w:rsid w:val="007036C6"/>
    <w:rsid w:val="00703CC0"/>
    <w:rsid w:val="00704741"/>
    <w:rsid w:val="00704A37"/>
    <w:rsid w:val="00704B93"/>
    <w:rsid w:val="007057FD"/>
    <w:rsid w:val="00705CF5"/>
    <w:rsid w:val="00705F0C"/>
    <w:rsid w:val="00706123"/>
    <w:rsid w:val="00706CFA"/>
    <w:rsid w:val="00707B64"/>
    <w:rsid w:val="00707D59"/>
    <w:rsid w:val="00707D67"/>
    <w:rsid w:val="00707EE6"/>
    <w:rsid w:val="00707F8A"/>
    <w:rsid w:val="00710613"/>
    <w:rsid w:val="007107F7"/>
    <w:rsid w:val="007108BB"/>
    <w:rsid w:val="00710A42"/>
    <w:rsid w:val="007120FE"/>
    <w:rsid w:val="007129DC"/>
    <w:rsid w:val="007131E5"/>
    <w:rsid w:val="0071373F"/>
    <w:rsid w:val="007138A5"/>
    <w:rsid w:val="00713957"/>
    <w:rsid w:val="00713F48"/>
    <w:rsid w:val="007145BE"/>
    <w:rsid w:val="0071511A"/>
    <w:rsid w:val="0071518D"/>
    <w:rsid w:val="00715377"/>
    <w:rsid w:val="0071581A"/>
    <w:rsid w:val="00715CBE"/>
    <w:rsid w:val="00716ED2"/>
    <w:rsid w:val="007174D1"/>
    <w:rsid w:val="00717F1C"/>
    <w:rsid w:val="0072046B"/>
    <w:rsid w:val="007208D2"/>
    <w:rsid w:val="00721398"/>
    <w:rsid w:val="00722896"/>
    <w:rsid w:val="0072339D"/>
    <w:rsid w:val="00723B8F"/>
    <w:rsid w:val="00723D37"/>
    <w:rsid w:val="00723DB6"/>
    <w:rsid w:val="00723F00"/>
    <w:rsid w:val="00724397"/>
    <w:rsid w:val="00724B56"/>
    <w:rsid w:val="00725247"/>
    <w:rsid w:val="00725FBC"/>
    <w:rsid w:val="00726849"/>
    <w:rsid w:val="00726DEA"/>
    <w:rsid w:val="00727053"/>
    <w:rsid w:val="0072744D"/>
    <w:rsid w:val="00727456"/>
    <w:rsid w:val="0073223D"/>
    <w:rsid w:val="00732891"/>
    <w:rsid w:val="0073296F"/>
    <w:rsid w:val="00732BC5"/>
    <w:rsid w:val="00733092"/>
    <w:rsid w:val="00733249"/>
    <w:rsid w:val="00734469"/>
    <w:rsid w:val="0073555C"/>
    <w:rsid w:val="007355EA"/>
    <w:rsid w:val="00735D6A"/>
    <w:rsid w:val="00736031"/>
    <w:rsid w:val="007365D3"/>
    <w:rsid w:val="0073674E"/>
    <w:rsid w:val="0073746A"/>
    <w:rsid w:val="00737C27"/>
    <w:rsid w:val="00741804"/>
    <w:rsid w:val="00743835"/>
    <w:rsid w:val="00743B18"/>
    <w:rsid w:val="00743E8E"/>
    <w:rsid w:val="0074439B"/>
    <w:rsid w:val="00744611"/>
    <w:rsid w:val="00744D31"/>
    <w:rsid w:val="007451F0"/>
    <w:rsid w:val="00745392"/>
    <w:rsid w:val="00745612"/>
    <w:rsid w:val="00745B84"/>
    <w:rsid w:val="00745E51"/>
    <w:rsid w:val="00745E63"/>
    <w:rsid w:val="00745F44"/>
    <w:rsid w:val="00746537"/>
    <w:rsid w:val="00747899"/>
    <w:rsid w:val="007509E9"/>
    <w:rsid w:val="007509F2"/>
    <w:rsid w:val="00750D68"/>
    <w:rsid w:val="007516E0"/>
    <w:rsid w:val="00751723"/>
    <w:rsid w:val="00751CCA"/>
    <w:rsid w:val="00752C3F"/>
    <w:rsid w:val="007530E3"/>
    <w:rsid w:val="007533A1"/>
    <w:rsid w:val="00755577"/>
    <w:rsid w:val="00755B1D"/>
    <w:rsid w:val="00755F3B"/>
    <w:rsid w:val="00756385"/>
    <w:rsid w:val="00756542"/>
    <w:rsid w:val="00756816"/>
    <w:rsid w:val="00757CD7"/>
    <w:rsid w:val="00760DC5"/>
    <w:rsid w:val="00760E0F"/>
    <w:rsid w:val="00761B59"/>
    <w:rsid w:val="00761B9F"/>
    <w:rsid w:val="00761F6D"/>
    <w:rsid w:val="007621B5"/>
    <w:rsid w:val="007624C5"/>
    <w:rsid w:val="00762C32"/>
    <w:rsid w:val="007635A2"/>
    <w:rsid w:val="007636A2"/>
    <w:rsid w:val="00764710"/>
    <w:rsid w:val="007649E6"/>
    <w:rsid w:val="00764D53"/>
    <w:rsid w:val="007653F9"/>
    <w:rsid w:val="00765908"/>
    <w:rsid w:val="00765972"/>
    <w:rsid w:val="00765CA0"/>
    <w:rsid w:val="007661EE"/>
    <w:rsid w:val="00766404"/>
    <w:rsid w:val="00766550"/>
    <w:rsid w:val="007665B0"/>
    <w:rsid w:val="00766887"/>
    <w:rsid w:val="007676B3"/>
    <w:rsid w:val="00767722"/>
    <w:rsid w:val="00767FCA"/>
    <w:rsid w:val="007706AF"/>
    <w:rsid w:val="00770A29"/>
    <w:rsid w:val="00771699"/>
    <w:rsid w:val="007718DE"/>
    <w:rsid w:val="00771E32"/>
    <w:rsid w:val="0077202D"/>
    <w:rsid w:val="00773506"/>
    <w:rsid w:val="007735B3"/>
    <w:rsid w:val="00773D85"/>
    <w:rsid w:val="00774B9C"/>
    <w:rsid w:val="007755F6"/>
    <w:rsid w:val="00775AC5"/>
    <w:rsid w:val="00775E14"/>
    <w:rsid w:val="00776471"/>
    <w:rsid w:val="0077656A"/>
    <w:rsid w:val="0077679C"/>
    <w:rsid w:val="00777419"/>
    <w:rsid w:val="00777590"/>
    <w:rsid w:val="0077766A"/>
    <w:rsid w:val="0078017E"/>
    <w:rsid w:val="00780C50"/>
    <w:rsid w:val="00780ED2"/>
    <w:rsid w:val="0078260F"/>
    <w:rsid w:val="007826EF"/>
    <w:rsid w:val="00782A9A"/>
    <w:rsid w:val="00782D16"/>
    <w:rsid w:val="007831CA"/>
    <w:rsid w:val="00783849"/>
    <w:rsid w:val="00783BB2"/>
    <w:rsid w:val="0078487C"/>
    <w:rsid w:val="00784895"/>
    <w:rsid w:val="0078534B"/>
    <w:rsid w:val="007860AC"/>
    <w:rsid w:val="007862D3"/>
    <w:rsid w:val="00786332"/>
    <w:rsid w:val="007864FA"/>
    <w:rsid w:val="00786A49"/>
    <w:rsid w:val="00786E15"/>
    <w:rsid w:val="00786F33"/>
    <w:rsid w:val="00787358"/>
    <w:rsid w:val="00790108"/>
    <w:rsid w:val="007911DE"/>
    <w:rsid w:val="0079245B"/>
    <w:rsid w:val="00792933"/>
    <w:rsid w:val="00792999"/>
    <w:rsid w:val="00792CB1"/>
    <w:rsid w:val="00792D26"/>
    <w:rsid w:val="00793332"/>
    <w:rsid w:val="007938F0"/>
    <w:rsid w:val="007943AC"/>
    <w:rsid w:val="00794C5F"/>
    <w:rsid w:val="00795327"/>
    <w:rsid w:val="007956E0"/>
    <w:rsid w:val="00795BB5"/>
    <w:rsid w:val="007964F2"/>
    <w:rsid w:val="00797D14"/>
    <w:rsid w:val="007A0EAC"/>
    <w:rsid w:val="007A175C"/>
    <w:rsid w:val="007A2976"/>
    <w:rsid w:val="007A2F84"/>
    <w:rsid w:val="007A30CD"/>
    <w:rsid w:val="007A33D0"/>
    <w:rsid w:val="007A34E3"/>
    <w:rsid w:val="007A4053"/>
    <w:rsid w:val="007A44AD"/>
    <w:rsid w:val="007A4796"/>
    <w:rsid w:val="007A4CB3"/>
    <w:rsid w:val="007A4D8E"/>
    <w:rsid w:val="007A527A"/>
    <w:rsid w:val="007A528B"/>
    <w:rsid w:val="007A5EA7"/>
    <w:rsid w:val="007A70EA"/>
    <w:rsid w:val="007A74DB"/>
    <w:rsid w:val="007A75B3"/>
    <w:rsid w:val="007A76C0"/>
    <w:rsid w:val="007A78DE"/>
    <w:rsid w:val="007A7EE0"/>
    <w:rsid w:val="007A7F7D"/>
    <w:rsid w:val="007B00B3"/>
    <w:rsid w:val="007B102D"/>
    <w:rsid w:val="007B1031"/>
    <w:rsid w:val="007B129E"/>
    <w:rsid w:val="007B25B5"/>
    <w:rsid w:val="007B25CE"/>
    <w:rsid w:val="007B2D53"/>
    <w:rsid w:val="007B315E"/>
    <w:rsid w:val="007B31E9"/>
    <w:rsid w:val="007B37D5"/>
    <w:rsid w:val="007B3BCF"/>
    <w:rsid w:val="007B56F2"/>
    <w:rsid w:val="007B57AD"/>
    <w:rsid w:val="007B5A55"/>
    <w:rsid w:val="007B5C09"/>
    <w:rsid w:val="007B6227"/>
    <w:rsid w:val="007B643B"/>
    <w:rsid w:val="007B6B0D"/>
    <w:rsid w:val="007B6C63"/>
    <w:rsid w:val="007B7848"/>
    <w:rsid w:val="007B7DF6"/>
    <w:rsid w:val="007C1485"/>
    <w:rsid w:val="007C15B1"/>
    <w:rsid w:val="007C204B"/>
    <w:rsid w:val="007C2161"/>
    <w:rsid w:val="007C335E"/>
    <w:rsid w:val="007C39E8"/>
    <w:rsid w:val="007C468C"/>
    <w:rsid w:val="007D0454"/>
    <w:rsid w:val="007D0649"/>
    <w:rsid w:val="007D0849"/>
    <w:rsid w:val="007D0894"/>
    <w:rsid w:val="007D0F7A"/>
    <w:rsid w:val="007D2466"/>
    <w:rsid w:val="007D28C6"/>
    <w:rsid w:val="007D3001"/>
    <w:rsid w:val="007D31BA"/>
    <w:rsid w:val="007D3266"/>
    <w:rsid w:val="007D36D3"/>
    <w:rsid w:val="007D39AF"/>
    <w:rsid w:val="007D3B0A"/>
    <w:rsid w:val="007D4869"/>
    <w:rsid w:val="007D5224"/>
    <w:rsid w:val="007D53CE"/>
    <w:rsid w:val="007D55AC"/>
    <w:rsid w:val="007D57C8"/>
    <w:rsid w:val="007D589A"/>
    <w:rsid w:val="007D598A"/>
    <w:rsid w:val="007D5E0B"/>
    <w:rsid w:val="007D6397"/>
    <w:rsid w:val="007D6D50"/>
    <w:rsid w:val="007D74D7"/>
    <w:rsid w:val="007E04CE"/>
    <w:rsid w:val="007E0D94"/>
    <w:rsid w:val="007E1B81"/>
    <w:rsid w:val="007E2458"/>
    <w:rsid w:val="007E27AC"/>
    <w:rsid w:val="007E2952"/>
    <w:rsid w:val="007E469A"/>
    <w:rsid w:val="007E46D0"/>
    <w:rsid w:val="007E49C4"/>
    <w:rsid w:val="007E52F0"/>
    <w:rsid w:val="007E5CA8"/>
    <w:rsid w:val="007E6735"/>
    <w:rsid w:val="007E6A18"/>
    <w:rsid w:val="007E6A76"/>
    <w:rsid w:val="007E6CD1"/>
    <w:rsid w:val="007E72C2"/>
    <w:rsid w:val="007E7560"/>
    <w:rsid w:val="007E7613"/>
    <w:rsid w:val="007E7700"/>
    <w:rsid w:val="007E7775"/>
    <w:rsid w:val="007E7AE1"/>
    <w:rsid w:val="007F0739"/>
    <w:rsid w:val="007F0B5D"/>
    <w:rsid w:val="007F14B0"/>
    <w:rsid w:val="007F261F"/>
    <w:rsid w:val="007F2817"/>
    <w:rsid w:val="007F2C53"/>
    <w:rsid w:val="007F39AD"/>
    <w:rsid w:val="007F3AA1"/>
    <w:rsid w:val="007F3DAC"/>
    <w:rsid w:val="007F424C"/>
    <w:rsid w:val="007F4E3B"/>
    <w:rsid w:val="007F6832"/>
    <w:rsid w:val="007F6E17"/>
    <w:rsid w:val="007F76DF"/>
    <w:rsid w:val="0080003F"/>
    <w:rsid w:val="00800044"/>
    <w:rsid w:val="00800517"/>
    <w:rsid w:val="00800913"/>
    <w:rsid w:val="00800DC3"/>
    <w:rsid w:val="008016C8"/>
    <w:rsid w:val="0080179D"/>
    <w:rsid w:val="008029AA"/>
    <w:rsid w:val="00802F96"/>
    <w:rsid w:val="008032AB"/>
    <w:rsid w:val="008037BF"/>
    <w:rsid w:val="00803856"/>
    <w:rsid w:val="00803EB7"/>
    <w:rsid w:val="00804255"/>
    <w:rsid w:val="008046C6"/>
    <w:rsid w:val="00805692"/>
    <w:rsid w:val="00805CC5"/>
    <w:rsid w:val="00806575"/>
    <w:rsid w:val="008069A8"/>
    <w:rsid w:val="00806E0F"/>
    <w:rsid w:val="008079C4"/>
    <w:rsid w:val="00807B83"/>
    <w:rsid w:val="008102B8"/>
    <w:rsid w:val="0081151C"/>
    <w:rsid w:val="00811647"/>
    <w:rsid w:val="00811D03"/>
    <w:rsid w:val="00811FDC"/>
    <w:rsid w:val="008121DC"/>
    <w:rsid w:val="0081234C"/>
    <w:rsid w:val="0081270A"/>
    <w:rsid w:val="00812B8A"/>
    <w:rsid w:val="00812FBB"/>
    <w:rsid w:val="00814190"/>
    <w:rsid w:val="00814611"/>
    <w:rsid w:val="00814A82"/>
    <w:rsid w:val="00816541"/>
    <w:rsid w:val="00817084"/>
    <w:rsid w:val="008171C0"/>
    <w:rsid w:val="00817379"/>
    <w:rsid w:val="00817661"/>
    <w:rsid w:val="008176B6"/>
    <w:rsid w:val="00817E43"/>
    <w:rsid w:val="00820356"/>
    <w:rsid w:val="00821E08"/>
    <w:rsid w:val="00822AAB"/>
    <w:rsid w:val="0082317D"/>
    <w:rsid w:val="00823D7C"/>
    <w:rsid w:val="008246FA"/>
    <w:rsid w:val="0082509E"/>
    <w:rsid w:val="0082563A"/>
    <w:rsid w:val="0082570F"/>
    <w:rsid w:val="00825BF8"/>
    <w:rsid w:val="00826025"/>
    <w:rsid w:val="008263B2"/>
    <w:rsid w:val="008263EA"/>
    <w:rsid w:val="00826767"/>
    <w:rsid w:val="008267C2"/>
    <w:rsid w:val="00827226"/>
    <w:rsid w:val="008274CC"/>
    <w:rsid w:val="008277F8"/>
    <w:rsid w:val="0082785C"/>
    <w:rsid w:val="00827AE0"/>
    <w:rsid w:val="008302D5"/>
    <w:rsid w:val="008303C9"/>
    <w:rsid w:val="0083094D"/>
    <w:rsid w:val="00830EF9"/>
    <w:rsid w:val="0083147C"/>
    <w:rsid w:val="0083150D"/>
    <w:rsid w:val="0083265F"/>
    <w:rsid w:val="008329DE"/>
    <w:rsid w:val="0083305E"/>
    <w:rsid w:val="00833336"/>
    <w:rsid w:val="00833454"/>
    <w:rsid w:val="00833513"/>
    <w:rsid w:val="0083371E"/>
    <w:rsid w:val="00833797"/>
    <w:rsid w:val="008344E0"/>
    <w:rsid w:val="00834619"/>
    <w:rsid w:val="00834D50"/>
    <w:rsid w:val="0083516F"/>
    <w:rsid w:val="008352FF"/>
    <w:rsid w:val="0083556D"/>
    <w:rsid w:val="00835761"/>
    <w:rsid w:val="00835E96"/>
    <w:rsid w:val="008365BA"/>
    <w:rsid w:val="00837020"/>
    <w:rsid w:val="008372A1"/>
    <w:rsid w:val="00837362"/>
    <w:rsid w:val="00837A6D"/>
    <w:rsid w:val="00837B4E"/>
    <w:rsid w:val="008411CA"/>
    <w:rsid w:val="00841FA2"/>
    <w:rsid w:val="008420D5"/>
    <w:rsid w:val="008429AB"/>
    <w:rsid w:val="00842AF4"/>
    <w:rsid w:val="00843F95"/>
    <w:rsid w:val="00844FED"/>
    <w:rsid w:val="00845262"/>
    <w:rsid w:val="008458CA"/>
    <w:rsid w:val="00846067"/>
    <w:rsid w:val="008460E0"/>
    <w:rsid w:val="0084683B"/>
    <w:rsid w:val="00846E98"/>
    <w:rsid w:val="00846F1E"/>
    <w:rsid w:val="00846F91"/>
    <w:rsid w:val="00847318"/>
    <w:rsid w:val="008473FC"/>
    <w:rsid w:val="00847F73"/>
    <w:rsid w:val="0085011B"/>
    <w:rsid w:val="00850410"/>
    <w:rsid w:val="00850761"/>
    <w:rsid w:val="00850845"/>
    <w:rsid w:val="00851457"/>
    <w:rsid w:val="0085231E"/>
    <w:rsid w:val="0085267A"/>
    <w:rsid w:val="00853366"/>
    <w:rsid w:val="00853546"/>
    <w:rsid w:val="00853573"/>
    <w:rsid w:val="00853605"/>
    <w:rsid w:val="0085397D"/>
    <w:rsid w:val="00853FDE"/>
    <w:rsid w:val="008540B7"/>
    <w:rsid w:val="0085447F"/>
    <w:rsid w:val="008544D4"/>
    <w:rsid w:val="00854F36"/>
    <w:rsid w:val="00855048"/>
    <w:rsid w:val="0085504A"/>
    <w:rsid w:val="00855C88"/>
    <w:rsid w:val="00856755"/>
    <w:rsid w:val="0085680D"/>
    <w:rsid w:val="0085681C"/>
    <w:rsid w:val="00856AA3"/>
    <w:rsid w:val="00856BE2"/>
    <w:rsid w:val="00856DB2"/>
    <w:rsid w:val="00857AC5"/>
    <w:rsid w:val="00860431"/>
    <w:rsid w:val="00860590"/>
    <w:rsid w:val="00860720"/>
    <w:rsid w:val="00860999"/>
    <w:rsid w:val="00860E25"/>
    <w:rsid w:val="0086134E"/>
    <w:rsid w:val="0086138F"/>
    <w:rsid w:val="008635D6"/>
    <w:rsid w:val="0086389C"/>
    <w:rsid w:val="00863E2C"/>
    <w:rsid w:val="00864E7C"/>
    <w:rsid w:val="008665AA"/>
    <w:rsid w:val="00866986"/>
    <w:rsid w:val="00866D98"/>
    <w:rsid w:val="008671B8"/>
    <w:rsid w:val="008671C1"/>
    <w:rsid w:val="0086765A"/>
    <w:rsid w:val="008702E2"/>
    <w:rsid w:val="008707FD"/>
    <w:rsid w:val="00870C37"/>
    <w:rsid w:val="00871FB9"/>
    <w:rsid w:val="008723CF"/>
    <w:rsid w:val="0087250E"/>
    <w:rsid w:val="0087262F"/>
    <w:rsid w:val="00873139"/>
    <w:rsid w:val="00873A58"/>
    <w:rsid w:val="0087445F"/>
    <w:rsid w:val="008746AC"/>
    <w:rsid w:val="0087484C"/>
    <w:rsid w:val="00874F27"/>
    <w:rsid w:val="00875509"/>
    <w:rsid w:val="00875517"/>
    <w:rsid w:val="00876913"/>
    <w:rsid w:val="00876FFE"/>
    <w:rsid w:val="00877219"/>
    <w:rsid w:val="0087786E"/>
    <w:rsid w:val="00877AF8"/>
    <w:rsid w:val="0088046A"/>
    <w:rsid w:val="00880506"/>
    <w:rsid w:val="00880F8D"/>
    <w:rsid w:val="008816E1"/>
    <w:rsid w:val="008839A6"/>
    <w:rsid w:val="008848C7"/>
    <w:rsid w:val="00884FC5"/>
    <w:rsid w:val="00885136"/>
    <w:rsid w:val="00885E62"/>
    <w:rsid w:val="00885E94"/>
    <w:rsid w:val="0088602A"/>
    <w:rsid w:val="008868F4"/>
    <w:rsid w:val="0088718D"/>
    <w:rsid w:val="008871E2"/>
    <w:rsid w:val="0088744B"/>
    <w:rsid w:val="00887D57"/>
    <w:rsid w:val="00890B04"/>
    <w:rsid w:val="00890ED5"/>
    <w:rsid w:val="00890EF2"/>
    <w:rsid w:val="00891727"/>
    <w:rsid w:val="00891A02"/>
    <w:rsid w:val="00891AA2"/>
    <w:rsid w:val="00892DCA"/>
    <w:rsid w:val="00894748"/>
    <w:rsid w:val="00894B6B"/>
    <w:rsid w:val="00894CE2"/>
    <w:rsid w:val="008964B8"/>
    <w:rsid w:val="00896506"/>
    <w:rsid w:val="008970C7"/>
    <w:rsid w:val="00897225"/>
    <w:rsid w:val="00897BF4"/>
    <w:rsid w:val="008A06C2"/>
    <w:rsid w:val="008A0B0E"/>
    <w:rsid w:val="008A1442"/>
    <w:rsid w:val="008A1825"/>
    <w:rsid w:val="008A2038"/>
    <w:rsid w:val="008A2707"/>
    <w:rsid w:val="008A2AAC"/>
    <w:rsid w:val="008A2C2F"/>
    <w:rsid w:val="008A2FAE"/>
    <w:rsid w:val="008A3FE7"/>
    <w:rsid w:val="008A4300"/>
    <w:rsid w:val="008A438B"/>
    <w:rsid w:val="008A53FE"/>
    <w:rsid w:val="008A67DD"/>
    <w:rsid w:val="008A6BD0"/>
    <w:rsid w:val="008A6E8F"/>
    <w:rsid w:val="008A706F"/>
    <w:rsid w:val="008A7FA5"/>
    <w:rsid w:val="008B0ACD"/>
    <w:rsid w:val="008B0DD7"/>
    <w:rsid w:val="008B1492"/>
    <w:rsid w:val="008B241C"/>
    <w:rsid w:val="008B370A"/>
    <w:rsid w:val="008B384D"/>
    <w:rsid w:val="008B38AB"/>
    <w:rsid w:val="008B4D01"/>
    <w:rsid w:val="008B5A93"/>
    <w:rsid w:val="008B66D5"/>
    <w:rsid w:val="008B6BDF"/>
    <w:rsid w:val="008B6D92"/>
    <w:rsid w:val="008B71D4"/>
    <w:rsid w:val="008B7511"/>
    <w:rsid w:val="008B7FA5"/>
    <w:rsid w:val="008C0E8D"/>
    <w:rsid w:val="008C0F28"/>
    <w:rsid w:val="008C0FEE"/>
    <w:rsid w:val="008C117A"/>
    <w:rsid w:val="008C13B1"/>
    <w:rsid w:val="008C15E2"/>
    <w:rsid w:val="008C192F"/>
    <w:rsid w:val="008C1938"/>
    <w:rsid w:val="008C1C26"/>
    <w:rsid w:val="008C2648"/>
    <w:rsid w:val="008C269D"/>
    <w:rsid w:val="008C2B72"/>
    <w:rsid w:val="008C2E0B"/>
    <w:rsid w:val="008C3168"/>
    <w:rsid w:val="008C32B1"/>
    <w:rsid w:val="008C5051"/>
    <w:rsid w:val="008C508F"/>
    <w:rsid w:val="008C52DE"/>
    <w:rsid w:val="008C55E4"/>
    <w:rsid w:val="008C561B"/>
    <w:rsid w:val="008C5934"/>
    <w:rsid w:val="008C5BE6"/>
    <w:rsid w:val="008C5D73"/>
    <w:rsid w:val="008C5E61"/>
    <w:rsid w:val="008C5EA6"/>
    <w:rsid w:val="008C61A1"/>
    <w:rsid w:val="008C62BB"/>
    <w:rsid w:val="008C6361"/>
    <w:rsid w:val="008C68DC"/>
    <w:rsid w:val="008C6D98"/>
    <w:rsid w:val="008C6DBC"/>
    <w:rsid w:val="008C6E80"/>
    <w:rsid w:val="008C732A"/>
    <w:rsid w:val="008C766C"/>
    <w:rsid w:val="008C7C15"/>
    <w:rsid w:val="008C7CA4"/>
    <w:rsid w:val="008D0C0E"/>
    <w:rsid w:val="008D1435"/>
    <w:rsid w:val="008D16F4"/>
    <w:rsid w:val="008D1B55"/>
    <w:rsid w:val="008D1F93"/>
    <w:rsid w:val="008D1FFA"/>
    <w:rsid w:val="008D22E0"/>
    <w:rsid w:val="008D23EA"/>
    <w:rsid w:val="008D25AB"/>
    <w:rsid w:val="008D2A6F"/>
    <w:rsid w:val="008D2DB2"/>
    <w:rsid w:val="008D32B0"/>
    <w:rsid w:val="008D409D"/>
    <w:rsid w:val="008D4BC3"/>
    <w:rsid w:val="008D50F6"/>
    <w:rsid w:val="008D528F"/>
    <w:rsid w:val="008D5A71"/>
    <w:rsid w:val="008D5CE7"/>
    <w:rsid w:val="008D61AA"/>
    <w:rsid w:val="008D64EB"/>
    <w:rsid w:val="008D6C77"/>
    <w:rsid w:val="008D796E"/>
    <w:rsid w:val="008E12B5"/>
    <w:rsid w:val="008E18E0"/>
    <w:rsid w:val="008E1E20"/>
    <w:rsid w:val="008E1EE2"/>
    <w:rsid w:val="008E36AB"/>
    <w:rsid w:val="008E3CE8"/>
    <w:rsid w:val="008E3FA6"/>
    <w:rsid w:val="008E4EB2"/>
    <w:rsid w:val="008E50D5"/>
    <w:rsid w:val="008E548D"/>
    <w:rsid w:val="008E5933"/>
    <w:rsid w:val="008E5EAA"/>
    <w:rsid w:val="008E5EE2"/>
    <w:rsid w:val="008E648F"/>
    <w:rsid w:val="008E65AE"/>
    <w:rsid w:val="008E66C4"/>
    <w:rsid w:val="008E690A"/>
    <w:rsid w:val="008E6B5A"/>
    <w:rsid w:val="008E7957"/>
    <w:rsid w:val="008E7A15"/>
    <w:rsid w:val="008E7FEC"/>
    <w:rsid w:val="008F02E3"/>
    <w:rsid w:val="008F033D"/>
    <w:rsid w:val="008F0624"/>
    <w:rsid w:val="008F0EDE"/>
    <w:rsid w:val="008F0F0A"/>
    <w:rsid w:val="008F1BE6"/>
    <w:rsid w:val="008F28C5"/>
    <w:rsid w:val="008F2E2F"/>
    <w:rsid w:val="008F3641"/>
    <w:rsid w:val="008F3701"/>
    <w:rsid w:val="008F48CE"/>
    <w:rsid w:val="008F51F5"/>
    <w:rsid w:val="008F53D4"/>
    <w:rsid w:val="008F5AFC"/>
    <w:rsid w:val="008F6A61"/>
    <w:rsid w:val="008F6CE4"/>
    <w:rsid w:val="008F6E48"/>
    <w:rsid w:val="008F7529"/>
    <w:rsid w:val="008F7D38"/>
    <w:rsid w:val="0090039E"/>
    <w:rsid w:val="00900ADA"/>
    <w:rsid w:val="00900C92"/>
    <w:rsid w:val="00900D64"/>
    <w:rsid w:val="00901774"/>
    <w:rsid w:val="00901C4E"/>
    <w:rsid w:val="009028D5"/>
    <w:rsid w:val="00903209"/>
    <w:rsid w:val="0090344A"/>
    <w:rsid w:val="00903A0C"/>
    <w:rsid w:val="00903D83"/>
    <w:rsid w:val="0090474B"/>
    <w:rsid w:val="009056D6"/>
    <w:rsid w:val="00905FD0"/>
    <w:rsid w:val="009063D4"/>
    <w:rsid w:val="00906C42"/>
    <w:rsid w:val="00910A92"/>
    <w:rsid w:val="0091249B"/>
    <w:rsid w:val="009124BA"/>
    <w:rsid w:val="009127C2"/>
    <w:rsid w:val="00912ACE"/>
    <w:rsid w:val="00914E1D"/>
    <w:rsid w:val="00914F57"/>
    <w:rsid w:val="00915337"/>
    <w:rsid w:val="0091544A"/>
    <w:rsid w:val="00915541"/>
    <w:rsid w:val="0091587E"/>
    <w:rsid w:val="00915FBF"/>
    <w:rsid w:val="00916465"/>
    <w:rsid w:val="009171A7"/>
    <w:rsid w:val="00917241"/>
    <w:rsid w:val="00921133"/>
    <w:rsid w:val="009216E7"/>
    <w:rsid w:val="00921FFA"/>
    <w:rsid w:val="00922352"/>
    <w:rsid w:val="009224B0"/>
    <w:rsid w:val="00922759"/>
    <w:rsid w:val="00922852"/>
    <w:rsid w:val="00922A8E"/>
    <w:rsid w:val="00923853"/>
    <w:rsid w:val="00923BC6"/>
    <w:rsid w:val="00923E8D"/>
    <w:rsid w:val="00923EBF"/>
    <w:rsid w:val="00924901"/>
    <w:rsid w:val="00924918"/>
    <w:rsid w:val="009250E2"/>
    <w:rsid w:val="009253B5"/>
    <w:rsid w:val="00926B80"/>
    <w:rsid w:val="00926F57"/>
    <w:rsid w:val="00927707"/>
    <w:rsid w:val="00927ACD"/>
    <w:rsid w:val="00927C2C"/>
    <w:rsid w:val="00930069"/>
    <w:rsid w:val="00930556"/>
    <w:rsid w:val="00930982"/>
    <w:rsid w:val="009309B4"/>
    <w:rsid w:val="00930E4D"/>
    <w:rsid w:val="009317D4"/>
    <w:rsid w:val="0093217D"/>
    <w:rsid w:val="0093219C"/>
    <w:rsid w:val="009323DB"/>
    <w:rsid w:val="009333AE"/>
    <w:rsid w:val="00933D23"/>
    <w:rsid w:val="00933E8A"/>
    <w:rsid w:val="00934610"/>
    <w:rsid w:val="00934626"/>
    <w:rsid w:val="00934C3B"/>
    <w:rsid w:val="00935E0B"/>
    <w:rsid w:val="00936116"/>
    <w:rsid w:val="009361F5"/>
    <w:rsid w:val="009366A5"/>
    <w:rsid w:val="00937108"/>
    <w:rsid w:val="00937FCC"/>
    <w:rsid w:val="0094004A"/>
    <w:rsid w:val="009400CD"/>
    <w:rsid w:val="009401BB"/>
    <w:rsid w:val="009414D9"/>
    <w:rsid w:val="009418BB"/>
    <w:rsid w:val="009422F4"/>
    <w:rsid w:val="0094245E"/>
    <w:rsid w:val="00942759"/>
    <w:rsid w:val="00942777"/>
    <w:rsid w:val="00942F53"/>
    <w:rsid w:val="00943841"/>
    <w:rsid w:val="0094386F"/>
    <w:rsid w:val="00943C41"/>
    <w:rsid w:val="00944AD9"/>
    <w:rsid w:val="00945DF6"/>
    <w:rsid w:val="00945FC9"/>
    <w:rsid w:val="00946503"/>
    <w:rsid w:val="00947CD6"/>
    <w:rsid w:val="00950282"/>
    <w:rsid w:val="00950348"/>
    <w:rsid w:val="00951965"/>
    <w:rsid w:val="00951CAD"/>
    <w:rsid w:val="00952598"/>
    <w:rsid w:val="00954095"/>
    <w:rsid w:val="00954E9E"/>
    <w:rsid w:val="009562D0"/>
    <w:rsid w:val="0095643B"/>
    <w:rsid w:val="009567B4"/>
    <w:rsid w:val="00960A41"/>
    <w:rsid w:val="009616A9"/>
    <w:rsid w:val="00961849"/>
    <w:rsid w:val="009618C2"/>
    <w:rsid w:val="009618C9"/>
    <w:rsid w:val="00961A9E"/>
    <w:rsid w:val="00961D1D"/>
    <w:rsid w:val="00961FF8"/>
    <w:rsid w:val="00962788"/>
    <w:rsid w:val="00963453"/>
    <w:rsid w:val="00963DCC"/>
    <w:rsid w:val="009644DA"/>
    <w:rsid w:val="0096498D"/>
    <w:rsid w:val="00964ABA"/>
    <w:rsid w:val="00965427"/>
    <w:rsid w:val="00965730"/>
    <w:rsid w:val="00965A42"/>
    <w:rsid w:val="00965DDD"/>
    <w:rsid w:val="009660B4"/>
    <w:rsid w:val="009662D3"/>
    <w:rsid w:val="00966A6D"/>
    <w:rsid w:val="00966AD6"/>
    <w:rsid w:val="00966B96"/>
    <w:rsid w:val="009673D1"/>
    <w:rsid w:val="00967A13"/>
    <w:rsid w:val="0097017D"/>
    <w:rsid w:val="0097033F"/>
    <w:rsid w:val="009704AF"/>
    <w:rsid w:val="00972945"/>
    <w:rsid w:val="00972D39"/>
    <w:rsid w:val="009734A5"/>
    <w:rsid w:val="00973DAE"/>
    <w:rsid w:val="0097448F"/>
    <w:rsid w:val="00975130"/>
    <w:rsid w:val="00975508"/>
    <w:rsid w:val="00975AA5"/>
    <w:rsid w:val="00975FE7"/>
    <w:rsid w:val="0097644B"/>
    <w:rsid w:val="00976527"/>
    <w:rsid w:val="00976631"/>
    <w:rsid w:val="009777DC"/>
    <w:rsid w:val="0097787E"/>
    <w:rsid w:val="00977DC1"/>
    <w:rsid w:val="00980245"/>
    <w:rsid w:val="0098035E"/>
    <w:rsid w:val="00981170"/>
    <w:rsid w:val="0098149A"/>
    <w:rsid w:val="0098222D"/>
    <w:rsid w:val="009823B7"/>
    <w:rsid w:val="00982DA1"/>
    <w:rsid w:val="00983572"/>
    <w:rsid w:val="00983CD0"/>
    <w:rsid w:val="009845A8"/>
    <w:rsid w:val="00984D92"/>
    <w:rsid w:val="0098521B"/>
    <w:rsid w:val="0098672C"/>
    <w:rsid w:val="00986946"/>
    <w:rsid w:val="00986ED4"/>
    <w:rsid w:val="00986FEC"/>
    <w:rsid w:val="00987CA5"/>
    <w:rsid w:val="00990B82"/>
    <w:rsid w:val="00990FAD"/>
    <w:rsid w:val="00991B37"/>
    <w:rsid w:val="00992878"/>
    <w:rsid w:val="009928A9"/>
    <w:rsid w:val="00992D03"/>
    <w:rsid w:val="009936EA"/>
    <w:rsid w:val="0099405E"/>
    <w:rsid w:val="00994388"/>
    <w:rsid w:val="009947ED"/>
    <w:rsid w:val="00995C92"/>
    <w:rsid w:val="00995D13"/>
    <w:rsid w:val="00995E35"/>
    <w:rsid w:val="00995F99"/>
    <w:rsid w:val="0099605C"/>
    <w:rsid w:val="00996C52"/>
    <w:rsid w:val="00996F7E"/>
    <w:rsid w:val="00997035"/>
    <w:rsid w:val="00997458"/>
    <w:rsid w:val="009974BB"/>
    <w:rsid w:val="00997B19"/>
    <w:rsid w:val="00997B82"/>
    <w:rsid w:val="00997DFD"/>
    <w:rsid w:val="00997E9A"/>
    <w:rsid w:val="009A0EB8"/>
    <w:rsid w:val="009A1701"/>
    <w:rsid w:val="009A1A27"/>
    <w:rsid w:val="009A1E23"/>
    <w:rsid w:val="009A2236"/>
    <w:rsid w:val="009A23EE"/>
    <w:rsid w:val="009A28D9"/>
    <w:rsid w:val="009A349D"/>
    <w:rsid w:val="009A3DF8"/>
    <w:rsid w:val="009A4534"/>
    <w:rsid w:val="009A54A5"/>
    <w:rsid w:val="009A5F29"/>
    <w:rsid w:val="009A71BF"/>
    <w:rsid w:val="009A74F1"/>
    <w:rsid w:val="009A76BF"/>
    <w:rsid w:val="009A78CD"/>
    <w:rsid w:val="009A7E3C"/>
    <w:rsid w:val="009B056A"/>
    <w:rsid w:val="009B0AFB"/>
    <w:rsid w:val="009B10E2"/>
    <w:rsid w:val="009B11E9"/>
    <w:rsid w:val="009B191F"/>
    <w:rsid w:val="009B216F"/>
    <w:rsid w:val="009B2ECD"/>
    <w:rsid w:val="009B3453"/>
    <w:rsid w:val="009B3994"/>
    <w:rsid w:val="009B3A30"/>
    <w:rsid w:val="009B3A8C"/>
    <w:rsid w:val="009B4275"/>
    <w:rsid w:val="009B492D"/>
    <w:rsid w:val="009B4B64"/>
    <w:rsid w:val="009B5191"/>
    <w:rsid w:val="009B6998"/>
    <w:rsid w:val="009B7233"/>
    <w:rsid w:val="009B7EF6"/>
    <w:rsid w:val="009C098D"/>
    <w:rsid w:val="009C12DA"/>
    <w:rsid w:val="009C1DC2"/>
    <w:rsid w:val="009C23EC"/>
    <w:rsid w:val="009C32BD"/>
    <w:rsid w:val="009C3593"/>
    <w:rsid w:val="009C3A14"/>
    <w:rsid w:val="009C3BD6"/>
    <w:rsid w:val="009C428B"/>
    <w:rsid w:val="009C47C8"/>
    <w:rsid w:val="009C4F8F"/>
    <w:rsid w:val="009C53D8"/>
    <w:rsid w:val="009C5CE5"/>
    <w:rsid w:val="009C5EC6"/>
    <w:rsid w:val="009C5F64"/>
    <w:rsid w:val="009C601C"/>
    <w:rsid w:val="009C6124"/>
    <w:rsid w:val="009C6B4A"/>
    <w:rsid w:val="009C7405"/>
    <w:rsid w:val="009C79D6"/>
    <w:rsid w:val="009C7C46"/>
    <w:rsid w:val="009C7CFC"/>
    <w:rsid w:val="009C7FDE"/>
    <w:rsid w:val="009D0114"/>
    <w:rsid w:val="009D06A4"/>
    <w:rsid w:val="009D16F6"/>
    <w:rsid w:val="009D1B39"/>
    <w:rsid w:val="009D1F4B"/>
    <w:rsid w:val="009D2154"/>
    <w:rsid w:val="009D2314"/>
    <w:rsid w:val="009D2FEF"/>
    <w:rsid w:val="009D3229"/>
    <w:rsid w:val="009D32BF"/>
    <w:rsid w:val="009D39C4"/>
    <w:rsid w:val="009D411E"/>
    <w:rsid w:val="009D41C6"/>
    <w:rsid w:val="009D4328"/>
    <w:rsid w:val="009D4C81"/>
    <w:rsid w:val="009D4D7E"/>
    <w:rsid w:val="009D5232"/>
    <w:rsid w:val="009D61C1"/>
    <w:rsid w:val="009D6482"/>
    <w:rsid w:val="009D653B"/>
    <w:rsid w:val="009D708C"/>
    <w:rsid w:val="009E1734"/>
    <w:rsid w:val="009E1B45"/>
    <w:rsid w:val="009E22AD"/>
    <w:rsid w:val="009E37B8"/>
    <w:rsid w:val="009E60C9"/>
    <w:rsid w:val="009E6120"/>
    <w:rsid w:val="009E65FA"/>
    <w:rsid w:val="009E6618"/>
    <w:rsid w:val="009E66DB"/>
    <w:rsid w:val="009E6992"/>
    <w:rsid w:val="009E6A14"/>
    <w:rsid w:val="009E71F7"/>
    <w:rsid w:val="009E7C7C"/>
    <w:rsid w:val="009F0A46"/>
    <w:rsid w:val="009F1377"/>
    <w:rsid w:val="009F163F"/>
    <w:rsid w:val="009F2265"/>
    <w:rsid w:val="009F2FB1"/>
    <w:rsid w:val="009F375C"/>
    <w:rsid w:val="009F3BAE"/>
    <w:rsid w:val="009F3BB8"/>
    <w:rsid w:val="009F4891"/>
    <w:rsid w:val="009F4CA4"/>
    <w:rsid w:val="009F4F82"/>
    <w:rsid w:val="009F593F"/>
    <w:rsid w:val="009F676E"/>
    <w:rsid w:val="009F6ADE"/>
    <w:rsid w:val="009F6D87"/>
    <w:rsid w:val="009F6DAE"/>
    <w:rsid w:val="009F72F6"/>
    <w:rsid w:val="009F7A92"/>
    <w:rsid w:val="009F7E66"/>
    <w:rsid w:val="00A000BA"/>
    <w:rsid w:val="00A002B3"/>
    <w:rsid w:val="00A00E7F"/>
    <w:rsid w:val="00A00EBB"/>
    <w:rsid w:val="00A01530"/>
    <w:rsid w:val="00A01A60"/>
    <w:rsid w:val="00A02B14"/>
    <w:rsid w:val="00A02B2C"/>
    <w:rsid w:val="00A03F40"/>
    <w:rsid w:val="00A04755"/>
    <w:rsid w:val="00A049AD"/>
    <w:rsid w:val="00A053F2"/>
    <w:rsid w:val="00A066B9"/>
    <w:rsid w:val="00A06AE3"/>
    <w:rsid w:val="00A07334"/>
    <w:rsid w:val="00A074D3"/>
    <w:rsid w:val="00A1051C"/>
    <w:rsid w:val="00A10C58"/>
    <w:rsid w:val="00A10FEA"/>
    <w:rsid w:val="00A12C62"/>
    <w:rsid w:val="00A1301D"/>
    <w:rsid w:val="00A131EF"/>
    <w:rsid w:val="00A132E5"/>
    <w:rsid w:val="00A134BC"/>
    <w:rsid w:val="00A13509"/>
    <w:rsid w:val="00A135AE"/>
    <w:rsid w:val="00A13B48"/>
    <w:rsid w:val="00A13D80"/>
    <w:rsid w:val="00A13F8D"/>
    <w:rsid w:val="00A142F6"/>
    <w:rsid w:val="00A14315"/>
    <w:rsid w:val="00A14DAB"/>
    <w:rsid w:val="00A15D42"/>
    <w:rsid w:val="00A16100"/>
    <w:rsid w:val="00A16A7F"/>
    <w:rsid w:val="00A17724"/>
    <w:rsid w:val="00A17A8B"/>
    <w:rsid w:val="00A17C36"/>
    <w:rsid w:val="00A17DD2"/>
    <w:rsid w:val="00A17F32"/>
    <w:rsid w:val="00A20061"/>
    <w:rsid w:val="00A202D6"/>
    <w:rsid w:val="00A2037E"/>
    <w:rsid w:val="00A208C0"/>
    <w:rsid w:val="00A20A39"/>
    <w:rsid w:val="00A20F09"/>
    <w:rsid w:val="00A21331"/>
    <w:rsid w:val="00A22A59"/>
    <w:rsid w:val="00A22C52"/>
    <w:rsid w:val="00A24B11"/>
    <w:rsid w:val="00A24B55"/>
    <w:rsid w:val="00A257EB"/>
    <w:rsid w:val="00A262C3"/>
    <w:rsid w:val="00A26BE0"/>
    <w:rsid w:val="00A27079"/>
    <w:rsid w:val="00A2709E"/>
    <w:rsid w:val="00A27300"/>
    <w:rsid w:val="00A2733B"/>
    <w:rsid w:val="00A27380"/>
    <w:rsid w:val="00A279F8"/>
    <w:rsid w:val="00A27EAD"/>
    <w:rsid w:val="00A302A8"/>
    <w:rsid w:val="00A30A44"/>
    <w:rsid w:val="00A31383"/>
    <w:rsid w:val="00A31839"/>
    <w:rsid w:val="00A31B5A"/>
    <w:rsid w:val="00A31B7A"/>
    <w:rsid w:val="00A32264"/>
    <w:rsid w:val="00A32523"/>
    <w:rsid w:val="00A32C55"/>
    <w:rsid w:val="00A3364C"/>
    <w:rsid w:val="00A337B8"/>
    <w:rsid w:val="00A34269"/>
    <w:rsid w:val="00A34501"/>
    <w:rsid w:val="00A348FC"/>
    <w:rsid w:val="00A34A39"/>
    <w:rsid w:val="00A34AE0"/>
    <w:rsid w:val="00A34CA0"/>
    <w:rsid w:val="00A3553D"/>
    <w:rsid w:val="00A35B85"/>
    <w:rsid w:val="00A35BDF"/>
    <w:rsid w:val="00A364D3"/>
    <w:rsid w:val="00A365F2"/>
    <w:rsid w:val="00A3717B"/>
    <w:rsid w:val="00A37F97"/>
    <w:rsid w:val="00A41FCA"/>
    <w:rsid w:val="00A4300D"/>
    <w:rsid w:val="00A43157"/>
    <w:rsid w:val="00A43385"/>
    <w:rsid w:val="00A43477"/>
    <w:rsid w:val="00A447C0"/>
    <w:rsid w:val="00A44B9C"/>
    <w:rsid w:val="00A45014"/>
    <w:rsid w:val="00A4569C"/>
    <w:rsid w:val="00A4578D"/>
    <w:rsid w:val="00A460B0"/>
    <w:rsid w:val="00A464DF"/>
    <w:rsid w:val="00A46634"/>
    <w:rsid w:val="00A47A39"/>
    <w:rsid w:val="00A50166"/>
    <w:rsid w:val="00A50DA6"/>
    <w:rsid w:val="00A5140E"/>
    <w:rsid w:val="00A51985"/>
    <w:rsid w:val="00A52353"/>
    <w:rsid w:val="00A52589"/>
    <w:rsid w:val="00A52C30"/>
    <w:rsid w:val="00A52CDD"/>
    <w:rsid w:val="00A52CEA"/>
    <w:rsid w:val="00A52DAD"/>
    <w:rsid w:val="00A53068"/>
    <w:rsid w:val="00A53F77"/>
    <w:rsid w:val="00A543CB"/>
    <w:rsid w:val="00A544CD"/>
    <w:rsid w:val="00A54609"/>
    <w:rsid w:val="00A55489"/>
    <w:rsid w:val="00A5617E"/>
    <w:rsid w:val="00A5644F"/>
    <w:rsid w:val="00A56C4E"/>
    <w:rsid w:val="00A57A4F"/>
    <w:rsid w:val="00A57CD6"/>
    <w:rsid w:val="00A6060A"/>
    <w:rsid w:val="00A609F9"/>
    <w:rsid w:val="00A60B26"/>
    <w:rsid w:val="00A610D0"/>
    <w:rsid w:val="00A62A7C"/>
    <w:rsid w:val="00A62B91"/>
    <w:rsid w:val="00A63CA2"/>
    <w:rsid w:val="00A63F65"/>
    <w:rsid w:val="00A64211"/>
    <w:rsid w:val="00A64573"/>
    <w:rsid w:val="00A64BFA"/>
    <w:rsid w:val="00A64FCB"/>
    <w:rsid w:val="00A64FFF"/>
    <w:rsid w:val="00A65234"/>
    <w:rsid w:val="00A658D6"/>
    <w:rsid w:val="00A65CE5"/>
    <w:rsid w:val="00A6607D"/>
    <w:rsid w:val="00A66B81"/>
    <w:rsid w:val="00A66EF5"/>
    <w:rsid w:val="00A67009"/>
    <w:rsid w:val="00A70160"/>
    <w:rsid w:val="00A70800"/>
    <w:rsid w:val="00A70E53"/>
    <w:rsid w:val="00A71920"/>
    <w:rsid w:val="00A7193E"/>
    <w:rsid w:val="00A72167"/>
    <w:rsid w:val="00A73200"/>
    <w:rsid w:val="00A7329B"/>
    <w:rsid w:val="00A74786"/>
    <w:rsid w:val="00A74828"/>
    <w:rsid w:val="00A75519"/>
    <w:rsid w:val="00A75738"/>
    <w:rsid w:val="00A75CA9"/>
    <w:rsid w:val="00A76ABC"/>
    <w:rsid w:val="00A76BF9"/>
    <w:rsid w:val="00A7707B"/>
    <w:rsid w:val="00A7753F"/>
    <w:rsid w:val="00A77623"/>
    <w:rsid w:val="00A77667"/>
    <w:rsid w:val="00A77FCA"/>
    <w:rsid w:val="00A80046"/>
    <w:rsid w:val="00A80373"/>
    <w:rsid w:val="00A80D5B"/>
    <w:rsid w:val="00A80DDE"/>
    <w:rsid w:val="00A8172A"/>
    <w:rsid w:val="00A81B04"/>
    <w:rsid w:val="00A82898"/>
    <w:rsid w:val="00A832A9"/>
    <w:rsid w:val="00A840B5"/>
    <w:rsid w:val="00A846F2"/>
    <w:rsid w:val="00A84C63"/>
    <w:rsid w:val="00A85790"/>
    <w:rsid w:val="00A859F5"/>
    <w:rsid w:val="00A86938"/>
    <w:rsid w:val="00A86E0B"/>
    <w:rsid w:val="00A86E78"/>
    <w:rsid w:val="00A87BDA"/>
    <w:rsid w:val="00A9276F"/>
    <w:rsid w:val="00A928E8"/>
    <w:rsid w:val="00A92A93"/>
    <w:rsid w:val="00A936B5"/>
    <w:rsid w:val="00A9371A"/>
    <w:rsid w:val="00A94DEC"/>
    <w:rsid w:val="00A95586"/>
    <w:rsid w:val="00A95A6A"/>
    <w:rsid w:val="00A963D2"/>
    <w:rsid w:val="00A9640D"/>
    <w:rsid w:val="00A971C1"/>
    <w:rsid w:val="00AA01B1"/>
    <w:rsid w:val="00AA0CDF"/>
    <w:rsid w:val="00AA0E54"/>
    <w:rsid w:val="00AA1E55"/>
    <w:rsid w:val="00AA2ADC"/>
    <w:rsid w:val="00AA2C03"/>
    <w:rsid w:val="00AA3B2A"/>
    <w:rsid w:val="00AA47A3"/>
    <w:rsid w:val="00AA5940"/>
    <w:rsid w:val="00AA6F48"/>
    <w:rsid w:val="00AA722D"/>
    <w:rsid w:val="00AA7B68"/>
    <w:rsid w:val="00AB00CD"/>
    <w:rsid w:val="00AB0853"/>
    <w:rsid w:val="00AB0944"/>
    <w:rsid w:val="00AB0A02"/>
    <w:rsid w:val="00AB0A66"/>
    <w:rsid w:val="00AB0EFC"/>
    <w:rsid w:val="00AB1878"/>
    <w:rsid w:val="00AB2832"/>
    <w:rsid w:val="00AB31B8"/>
    <w:rsid w:val="00AB378F"/>
    <w:rsid w:val="00AB3DB6"/>
    <w:rsid w:val="00AB45C6"/>
    <w:rsid w:val="00AB57F1"/>
    <w:rsid w:val="00AB5882"/>
    <w:rsid w:val="00AB6478"/>
    <w:rsid w:val="00AB652D"/>
    <w:rsid w:val="00AB6CE0"/>
    <w:rsid w:val="00AB740F"/>
    <w:rsid w:val="00AB7808"/>
    <w:rsid w:val="00AB7E01"/>
    <w:rsid w:val="00AC042A"/>
    <w:rsid w:val="00AC05D2"/>
    <w:rsid w:val="00AC06AB"/>
    <w:rsid w:val="00AC0AD7"/>
    <w:rsid w:val="00AC0F5B"/>
    <w:rsid w:val="00AC1297"/>
    <w:rsid w:val="00AC1604"/>
    <w:rsid w:val="00AC36C5"/>
    <w:rsid w:val="00AC440F"/>
    <w:rsid w:val="00AC4B28"/>
    <w:rsid w:val="00AC4DBE"/>
    <w:rsid w:val="00AC511E"/>
    <w:rsid w:val="00AC55F6"/>
    <w:rsid w:val="00AC5A62"/>
    <w:rsid w:val="00AC5D4A"/>
    <w:rsid w:val="00AC6342"/>
    <w:rsid w:val="00AC7BC3"/>
    <w:rsid w:val="00AD0658"/>
    <w:rsid w:val="00AD0706"/>
    <w:rsid w:val="00AD0811"/>
    <w:rsid w:val="00AD13E6"/>
    <w:rsid w:val="00AD1A2C"/>
    <w:rsid w:val="00AD2549"/>
    <w:rsid w:val="00AD2886"/>
    <w:rsid w:val="00AD30F7"/>
    <w:rsid w:val="00AD3685"/>
    <w:rsid w:val="00AD44E4"/>
    <w:rsid w:val="00AD48E4"/>
    <w:rsid w:val="00AD49FE"/>
    <w:rsid w:val="00AD5392"/>
    <w:rsid w:val="00AD5644"/>
    <w:rsid w:val="00AD5691"/>
    <w:rsid w:val="00AD5811"/>
    <w:rsid w:val="00AD5F3B"/>
    <w:rsid w:val="00AD68B7"/>
    <w:rsid w:val="00AD786D"/>
    <w:rsid w:val="00AD7881"/>
    <w:rsid w:val="00AE00B5"/>
    <w:rsid w:val="00AE0E53"/>
    <w:rsid w:val="00AE1168"/>
    <w:rsid w:val="00AE1C8C"/>
    <w:rsid w:val="00AE280F"/>
    <w:rsid w:val="00AE2AC9"/>
    <w:rsid w:val="00AE3520"/>
    <w:rsid w:val="00AE3E0C"/>
    <w:rsid w:val="00AE3E64"/>
    <w:rsid w:val="00AE3FB0"/>
    <w:rsid w:val="00AE4568"/>
    <w:rsid w:val="00AE5B45"/>
    <w:rsid w:val="00AE6770"/>
    <w:rsid w:val="00AE6784"/>
    <w:rsid w:val="00AE6E74"/>
    <w:rsid w:val="00AE74F5"/>
    <w:rsid w:val="00AE76C1"/>
    <w:rsid w:val="00AF00F1"/>
    <w:rsid w:val="00AF05C8"/>
    <w:rsid w:val="00AF0EDA"/>
    <w:rsid w:val="00AF1307"/>
    <w:rsid w:val="00AF1778"/>
    <w:rsid w:val="00AF1A65"/>
    <w:rsid w:val="00AF1B27"/>
    <w:rsid w:val="00AF1DC4"/>
    <w:rsid w:val="00AF1F40"/>
    <w:rsid w:val="00AF2C9E"/>
    <w:rsid w:val="00AF3EE5"/>
    <w:rsid w:val="00AF43AF"/>
    <w:rsid w:val="00AF43E8"/>
    <w:rsid w:val="00AF4446"/>
    <w:rsid w:val="00AF4DE2"/>
    <w:rsid w:val="00AF5284"/>
    <w:rsid w:val="00AF5354"/>
    <w:rsid w:val="00AF56B7"/>
    <w:rsid w:val="00AF5DCC"/>
    <w:rsid w:val="00AF61D4"/>
    <w:rsid w:val="00AF660E"/>
    <w:rsid w:val="00AF6C32"/>
    <w:rsid w:val="00AF6F35"/>
    <w:rsid w:val="00AF7298"/>
    <w:rsid w:val="00AF7B9B"/>
    <w:rsid w:val="00AF7E35"/>
    <w:rsid w:val="00B001F4"/>
    <w:rsid w:val="00B003FD"/>
    <w:rsid w:val="00B01A77"/>
    <w:rsid w:val="00B01D62"/>
    <w:rsid w:val="00B02711"/>
    <w:rsid w:val="00B03248"/>
    <w:rsid w:val="00B0342D"/>
    <w:rsid w:val="00B03580"/>
    <w:rsid w:val="00B03902"/>
    <w:rsid w:val="00B04199"/>
    <w:rsid w:val="00B04C04"/>
    <w:rsid w:val="00B04C83"/>
    <w:rsid w:val="00B04F7A"/>
    <w:rsid w:val="00B06526"/>
    <w:rsid w:val="00B067D8"/>
    <w:rsid w:val="00B06BD5"/>
    <w:rsid w:val="00B06EB9"/>
    <w:rsid w:val="00B076EB"/>
    <w:rsid w:val="00B0789A"/>
    <w:rsid w:val="00B103D9"/>
    <w:rsid w:val="00B106A7"/>
    <w:rsid w:val="00B10ECD"/>
    <w:rsid w:val="00B1176E"/>
    <w:rsid w:val="00B1194E"/>
    <w:rsid w:val="00B11E0F"/>
    <w:rsid w:val="00B1213F"/>
    <w:rsid w:val="00B12F40"/>
    <w:rsid w:val="00B1361B"/>
    <w:rsid w:val="00B13E6A"/>
    <w:rsid w:val="00B155E1"/>
    <w:rsid w:val="00B15B31"/>
    <w:rsid w:val="00B15BA1"/>
    <w:rsid w:val="00B16272"/>
    <w:rsid w:val="00B170D6"/>
    <w:rsid w:val="00B17E7F"/>
    <w:rsid w:val="00B20160"/>
    <w:rsid w:val="00B20686"/>
    <w:rsid w:val="00B211F4"/>
    <w:rsid w:val="00B21280"/>
    <w:rsid w:val="00B21813"/>
    <w:rsid w:val="00B2181A"/>
    <w:rsid w:val="00B21B0F"/>
    <w:rsid w:val="00B21BAE"/>
    <w:rsid w:val="00B21C3F"/>
    <w:rsid w:val="00B2207D"/>
    <w:rsid w:val="00B22088"/>
    <w:rsid w:val="00B22127"/>
    <w:rsid w:val="00B22922"/>
    <w:rsid w:val="00B22FB0"/>
    <w:rsid w:val="00B23FF7"/>
    <w:rsid w:val="00B2444F"/>
    <w:rsid w:val="00B24E1E"/>
    <w:rsid w:val="00B25884"/>
    <w:rsid w:val="00B25886"/>
    <w:rsid w:val="00B2592B"/>
    <w:rsid w:val="00B26F85"/>
    <w:rsid w:val="00B275C9"/>
    <w:rsid w:val="00B27613"/>
    <w:rsid w:val="00B276F2"/>
    <w:rsid w:val="00B27706"/>
    <w:rsid w:val="00B2799D"/>
    <w:rsid w:val="00B301ED"/>
    <w:rsid w:val="00B306E5"/>
    <w:rsid w:val="00B31849"/>
    <w:rsid w:val="00B328BD"/>
    <w:rsid w:val="00B32DC5"/>
    <w:rsid w:val="00B32E04"/>
    <w:rsid w:val="00B32EA7"/>
    <w:rsid w:val="00B33570"/>
    <w:rsid w:val="00B33C07"/>
    <w:rsid w:val="00B34109"/>
    <w:rsid w:val="00B35065"/>
    <w:rsid w:val="00B35470"/>
    <w:rsid w:val="00B355C3"/>
    <w:rsid w:val="00B355DF"/>
    <w:rsid w:val="00B3595F"/>
    <w:rsid w:val="00B35F13"/>
    <w:rsid w:val="00B360C8"/>
    <w:rsid w:val="00B36BE1"/>
    <w:rsid w:val="00B36E87"/>
    <w:rsid w:val="00B37019"/>
    <w:rsid w:val="00B37151"/>
    <w:rsid w:val="00B37895"/>
    <w:rsid w:val="00B37987"/>
    <w:rsid w:val="00B37E0A"/>
    <w:rsid w:val="00B40F95"/>
    <w:rsid w:val="00B4166E"/>
    <w:rsid w:val="00B41945"/>
    <w:rsid w:val="00B429B8"/>
    <w:rsid w:val="00B42B1B"/>
    <w:rsid w:val="00B42FC3"/>
    <w:rsid w:val="00B431BE"/>
    <w:rsid w:val="00B431E8"/>
    <w:rsid w:val="00B432F1"/>
    <w:rsid w:val="00B433B6"/>
    <w:rsid w:val="00B44947"/>
    <w:rsid w:val="00B44D1B"/>
    <w:rsid w:val="00B45FC5"/>
    <w:rsid w:val="00B4640F"/>
    <w:rsid w:val="00B46E06"/>
    <w:rsid w:val="00B47026"/>
    <w:rsid w:val="00B47069"/>
    <w:rsid w:val="00B4751A"/>
    <w:rsid w:val="00B47E63"/>
    <w:rsid w:val="00B506D2"/>
    <w:rsid w:val="00B517B3"/>
    <w:rsid w:val="00B51A33"/>
    <w:rsid w:val="00B51DD8"/>
    <w:rsid w:val="00B525B1"/>
    <w:rsid w:val="00B52750"/>
    <w:rsid w:val="00B5282C"/>
    <w:rsid w:val="00B532AF"/>
    <w:rsid w:val="00B545BB"/>
    <w:rsid w:val="00B55295"/>
    <w:rsid w:val="00B55646"/>
    <w:rsid w:val="00B55D10"/>
    <w:rsid w:val="00B57285"/>
    <w:rsid w:val="00B5729D"/>
    <w:rsid w:val="00B57788"/>
    <w:rsid w:val="00B57A0F"/>
    <w:rsid w:val="00B60A01"/>
    <w:rsid w:val="00B60B21"/>
    <w:rsid w:val="00B60B33"/>
    <w:rsid w:val="00B60B4F"/>
    <w:rsid w:val="00B614C9"/>
    <w:rsid w:val="00B61907"/>
    <w:rsid w:val="00B61E99"/>
    <w:rsid w:val="00B6218E"/>
    <w:rsid w:val="00B63280"/>
    <w:rsid w:val="00B63B0B"/>
    <w:rsid w:val="00B641DF"/>
    <w:rsid w:val="00B643C6"/>
    <w:rsid w:val="00B64BF9"/>
    <w:rsid w:val="00B64C8B"/>
    <w:rsid w:val="00B64D26"/>
    <w:rsid w:val="00B65331"/>
    <w:rsid w:val="00B65740"/>
    <w:rsid w:val="00B672D4"/>
    <w:rsid w:val="00B67685"/>
    <w:rsid w:val="00B70F9A"/>
    <w:rsid w:val="00B70FB5"/>
    <w:rsid w:val="00B7124C"/>
    <w:rsid w:val="00B7210D"/>
    <w:rsid w:val="00B7266F"/>
    <w:rsid w:val="00B7280D"/>
    <w:rsid w:val="00B73B7B"/>
    <w:rsid w:val="00B749F5"/>
    <w:rsid w:val="00B752A8"/>
    <w:rsid w:val="00B757FF"/>
    <w:rsid w:val="00B766DD"/>
    <w:rsid w:val="00B7683A"/>
    <w:rsid w:val="00B7797F"/>
    <w:rsid w:val="00B80231"/>
    <w:rsid w:val="00B802EC"/>
    <w:rsid w:val="00B8073B"/>
    <w:rsid w:val="00B81828"/>
    <w:rsid w:val="00B81AE6"/>
    <w:rsid w:val="00B81B11"/>
    <w:rsid w:val="00B81B1E"/>
    <w:rsid w:val="00B81D81"/>
    <w:rsid w:val="00B81E5E"/>
    <w:rsid w:val="00B81FC7"/>
    <w:rsid w:val="00B82870"/>
    <w:rsid w:val="00B82AF6"/>
    <w:rsid w:val="00B82C63"/>
    <w:rsid w:val="00B82E53"/>
    <w:rsid w:val="00B83265"/>
    <w:rsid w:val="00B83813"/>
    <w:rsid w:val="00B84151"/>
    <w:rsid w:val="00B851EE"/>
    <w:rsid w:val="00B86068"/>
    <w:rsid w:val="00B87CEF"/>
    <w:rsid w:val="00B90263"/>
    <w:rsid w:val="00B90594"/>
    <w:rsid w:val="00B906B5"/>
    <w:rsid w:val="00B90885"/>
    <w:rsid w:val="00B9186B"/>
    <w:rsid w:val="00B924EF"/>
    <w:rsid w:val="00B92D65"/>
    <w:rsid w:val="00B937F4"/>
    <w:rsid w:val="00B93B72"/>
    <w:rsid w:val="00B94E16"/>
    <w:rsid w:val="00B94E71"/>
    <w:rsid w:val="00B95B02"/>
    <w:rsid w:val="00B95C3E"/>
    <w:rsid w:val="00B95F2C"/>
    <w:rsid w:val="00B96799"/>
    <w:rsid w:val="00B96F3D"/>
    <w:rsid w:val="00B9713E"/>
    <w:rsid w:val="00B971D8"/>
    <w:rsid w:val="00B97479"/>
    <w:rsid w:val="00B97513"/>
    <w:rsid w:val="00BA0503"/>
    <w:rsid w:val="00BA08F3"/>
    <w:rsid w:val="00BA192F"/>
    <w:rsid w:val="00BA204A"/>
    <w:rsid w:val="00BA20E1"/>
    <w:rsid w:val="00BA278D"/>
    <w:rsid w:val="00BA2935"/>
    <w:rsid w:val="00BA415D"/>
    <w:rsid w:val="00BA4426"/>
    <w:rsid w:val="00BA4A58"/>
    <w:rsid w:val="00BA4DA1"/>
    <w:rsid w:val="00BA51DE"/>
    <w:rsid w:val="00BA5811"/>
    <w:rsid w:val="00BA61CC"/>
    <w:rsid w:val="00BA6645"/>
    <w:rsid w:val="00BA67D0"/>
    <w:rsid w:val="00BA71DE"/>
    <w:rsid w:val="00BB08D3"/>
    <w:rsid w:val="00BB19F6"/>
    <w:rsid w:val="00BB26A0"/>
    <w:rsid w:val="00BB2BF9"/>
    <w:rsid w:val="00BB30DA"/>
    <w:rsid w:val="00BB34C3"/>
    <w:rsid w:val="00BB39A1"/>
    <w:rsid w:val="00BB3AA9"/>
    <w:rsid w:val="00BB3C56"/>
    <w:rsid w:val="00BB41B3"/>
    <w:rsid w:val="00BB43AF"/>
    <w:rsid w:val="00BB43BD"/>
    <w:rsid w:val="00BB49FF"/>
    <w:rsid w:val="00BB4AD4"/>
    <w:rsid w:val="00BB4F4D"/>
    <w:rsid w:val="00BB5615"/>
    <w:rsid w:val="00BB5F3E"/>
    <w:rsid w:val="00BB607C"/>
    <w:rsid w:val="00BB66E8"/>
    <w:rsid w:val="00BB6D6D"/>
    <w:rsid w:val="00BB7389"/>
    <w:rsid w:val="00BB7398"/>
    <w:rsid w:val="00BB7616"/>
    <w:rsid w:val="00BB7826"/>
    <w:rsid w:val="00BC012D"/>
    <w:rsid w:val="00BC0B7F"/>
    <w:rsid w:val="00BC1AA3"/>
    <w:rsid w:val="00BC2631"/>
    <w:rsid w:val="00BC29A4"/>
    <w:rsid w:val="00BC2B2D"/>
    <w:rsid w:val="00BC335E"/>
    <w:rsid w:val="00BC3C63"/>
    <w:rsid w:val="00BC459F"/>
    <w:rsid w:val="00BC4FFA"/>
    <w:rsid w:val="00BC56BD"/>
    <w:rsid w:val="00BC5F19"/>
    <w:rsid w:val="00BC683C"/>
    <w:rsid w:val="00BC6CD0"/>
    <w:rsid w:val="00BC6F85"/>
    <w:rsid w:val="00BC7028"/>
    <w:rsid w:val="00BC7390"/>
    <w:rsid w:val="00BD0841"/>
    <w:rsid w:val="00BD102F"/>
    <w:rsid w:val="00BD1078"/>
    <w:rsid w:val="00BD1925"/>
    <w:rsid w:val="00BD1C58"/>
    <w:rsid w:val="00BD2710"/>
    <w:rsid w:val="00BD2E9E"/>
    <w:rsid w:val="00BD32B3"/>
    <w:rsid w:val="00BD33D2"/>
    <w:rsid w:val="00BD35AA"/>
    <w:rsid w:val="00BD39B4"/>
    <w:rsid w:val="00BD3D10"/>
    <w:rsid w:val="00BD42D9"/>
    <w:rsid w:val="00BD4875"/>
    <w:rsid w:val="00BD489E"/>
    <w:rsid w:val="00BD4F31"/>
    <w:rsid w:val="00BD510A"/>
    <w:rsid w:val="00BD5D19"/>
    <w:rsid w:val="00BD5DF1"/>
    <w:rsid w:val="00BD6122"/>
    <w:rsid w:val="00BD63E7"/>
    <w:rsid w:val="00BD68AA"/>
    <w:rsid w:val="00BD72DB"/>
    <w:rsid w:val="00BE04F9"/>
    <w:rsid w:val="00BE0836"/>
    <w:rsid w:val="00BE0F0D"/>
    <w:rsid w:val="00BE1012"/>
    <w:rsid w:val="00BE14C1"/>
    <w:rsid w:val="00BE1CE9"/>
    <w:rsid w:val="00BE2067"/>
    <w:rsid w:val="00BE23AF"/>
    <w:rsid w:val="00BE2E35"/>
    <w:rsid w:val="00BE3532"/>
    <w:rsid w:val="00BE35F0"/>
    <w:rsid w:val="00BE36CB"/>
    <w:rsid w:val="00BE41CF"/>
    <w:rsid w:val="00BE4C3B"/>
    <w:rsid w:val="00BE56FB"/>
    <w:rsid w:val="00BE59EE"/>
    <w:rsid w:val="00BE5B9B"/>
    <w:rsid w:val="00BE5C9F"/>
    <w:rsid w:val="00BE6181"/>
    <w:rsid w:val="00BE77DE"/>
    <w:rsid w:val="00BE78F7"/>
    <w:rsid w:val="00BF04D9"/>
    <w:rsid w:val="00BF12DB"/>
    <w:rsid w:val="00BF1A1B"/>
    <w:rsid w:val="00BF36E4"/>
    <w:rsid w:val="00BF3AD9"/>
    <w:rsid w:val="00BF3B6C"/>
    <w:rsid w:val="00BF497E"/>
    <w:rsid w:val="00BF4DDA"/>
    <w:rsid w:val="00BF62B5"/>
    <w:rsid w:val="00BF6504"/>
    <w:rsid w:val="00BF656E"/>
    <w:rsid w:val="00BF681F"/>
    <w:rsid w:val="00BF6965"/>
    <w:rsid w:val="00BF6ECF"/>
    <w:rsid w:val="00BF7B7C"/>
    <w:rsid w:val="00C00863"/>
    <w:rsid w:val="00C008B3"/>
    <w:rsid w:val="00C01753"/>
    <w:rsid w:val="00C0196A"/>
    <w:rsid w:val="00C01C8B"/>
    <w:rsid w:val="00C028B7"/>
    <w:rsid w:val="00C0325C"/>
    <w:rsid w:val="00C036A9"/>
    <w:rsid w:val="00C03DA7"/>
    <w:rsid w:val="00C0439F"/>
    <w:rsid w:val="00C0486B"/>
    <w:rsid w:val="00C04BAB"/>
    <w:rsid w:val="00C05293"/>
    <w:rsid w:val="00C05D20"/>
    <w:rsid w:val="00C0799E"/>
    <w:rsid w:val="00C1026D"/>
    <w:rsid w:val="00C10319"/>
    <w:rsid w:val="00C104A4"/>
    <w:rsid w:val="00C10683"/>
    <w:rsid w:val="00C10A74"/>
    <w:rsid w:val="00C10F0A"/>
    <w:rsid w:val="00C11153"/>
    <w:rsid w:val="00C1245A"/>
    <w:rsid w:val="00C1274E"/>
    <w:rsid w:val="00C1291C"/>
    <w:rsid w:val="00C13485"/>
    <w:rsid w:val="00C13F79"/>
    <w:rsid w:val="00C14CDF"/>
    <w:rsid w:val="00C1509F"/>
    <w:rsid w:val="00C15537"/>
    <w:rsid w:val="00C155EA"/>
    <w:rsid w:val="00C15D07"/>
    <w:rsid w:val="00C162A9"/>
    <w:rsid w:val="00C166C8"/>
    <w:rsid w:val="00C17D1D"/>
    <w:rsid w:val="00C20262"/>
    <w:rsid w:val="00C20BA1"/>
    <w:rsid w:val="00C21117"/>
    <w:rsid w:val="00C21236"/>
    <w:rsid w:val="00C2132B"/>
    <w:rsid w:val="00C219EC"/>
    <w:rsid w:val="00C22C6F"/>
    <w:rsid w:val="00C22DB2"/>
    <w:rsid w:val="00C230AB"/>
    <w:rsid w:val="00C24135"/>
    <w:rsid w:val="00C24F2C"/>
    <w:rsid w:val="00C252C6"/>
    <w:rsid w:val="00C25CE1"/>
    <w:rsid w:val="00C27344"/>
    <w:rsid w:val="00C274C3"/>
    <w:rsid w:val="00C2794D"/>
    <w:rsid w:val="00C30A3C"/>
    <w:rsid w:val="00C30FC4"/>
    <w:rsid w:val="00C31084"/>
    <w:rsid w:val="00C32004"/>
    <w:rsid w:val="00C32F52"/>
    <w:rsid w:val="00C33155"/>
    <w:rsid w:val="00C33ACB"/>
    <w:rsid w:val="00C344D9"/>
    <w:rsid w:val="00C34746"/>
    <w:rsid w:val="00C35090"/>
    <w:rsid w:val="00C359F0"/>
    <w:rsid w:val="00C36197"/>
    <w:rsid w:val="00C361C3"/>
    <w:rsid w:val="00C36EFE"/>
    <w:rsid w:val="00C371C7"/>
    <w:rsid w:val="00C37AA1"/>
    <w:rsid w:val="00C37B78"/>
    <w:rsid w:val="00C37F86"/>
    <w:rsid w:val="00C4155D"/>
    <w:rsid w:val="00C415C9"/>
    <w:rsid w:val="00C41B13"/>
    <w:rsid w:val="00C41B42"/>
    <w:rsid w:val="00C41B5C"/>
    <w:rsid w:val="00C42B83"/>
    <w:rsid w:val="00C42D6C"/>
    <w:rsid w:val="00C4330A"/>
    <w:rsid w:val="00C442D0"/>
    <w:rsid w:val="00C44EFE"/>
    <w:rsid w:val="00C45A93"/>
    <w:rsid w:val="00C45C66"/>
    <w:rsid w:val="00C45CB1"/>
    <w:rsid w:val="00C4611C"/>
    <w:rsid w:val="00C46277"/>
    <w:rsid w:val="00C46AED"/>
    <w:rsid w:val="00C46BB3"/>
    <w:rsid w:val="00C46CD6"/>
    <w:rsid w:val="00C46F91"/>
    <w:rsid w:val="00C4753F"/>
    <w:rsid w:val="00C47C87"/>
    <w:rsid w:val="00C47DD5"/>
    <w:rsid w:val="00C506B4"/>
    <w:rsid w:val="00C509E5"/>
    <w:rsid w:val="00C50ECB"/>
    <w:rsid w:val="00C51100"/>
    <w:rsid w:val="00C51486"/>
    <w:rsid w:val="00C5227F"/>
    <w:rsid w:val="00C52322"/>
    <w:rsid w:val="00C526F2"/>
    <w:rsid w:val="00C53B4C"/>
    <w:rsid w:val="00C53D9E"/>
    <w:rsid w:val="00C54A35"/>
    <w:rsid w:val="00C54F8D"/>
    <w:rsid w:val="00C554DA"/>
    <w:rsid w:val="00C55588"/>
    <w:rsid w:val="00C55FD3"/>
    <w:rsid w:val="00C56270"/>
    <w:rsid w:val="00C56B1E"/>
    <w:rsid w:val="00C574F9"/>
    <w:rsid w:val="00C57861"/>
    <w:rsid w:val="00C57C0F"/>
    <w:rsid w:val="00C57F92"/>
    <w:rsid w:val="00C57F94"/>
    <w:rsid w:val="00C601C3"/>
    <w:rsid w:val="00C603E3"/>
    <w:rsid w:val="00C60719"/>
    <w:rsid w:val="00C60D7A"/>
    <w:rsid w:val="00C61A39"/>
    <w:rsid w:val="00C62555"/>
    <w:rsid w:val="00C62800"/>
    <w:rsid w:val="00C6329B"/>
    <w:rsid w:val="00C633F5"/>
    <w:rsid w:val="00C6391C"/>
    <w:rsid w:val="00C63B42"/>
    <w:rsid w:val="00C64318"/>
    <w:rsid w:val="00C6443C"/>
    <w:rsid w:val="00C654CE"/>
    <w:rsid w:val="00C6581B"/>
    <w:rsid w:val="00C658ED"/>
    <w:rsid w:val="00C65E76"/>
    <w:rsid w:val="00C66E07"/>
    <w:rsid w:val="00C6728D"/>
    <w:rsid w:val="00C67636"/>
    <w:rsid w:val="00C6772A"/>
    <w:rsid w:val="00C6791F"/>
    <w:rsid w:val="00C67FD9"/>
    <w:rsid w:val="00C7011D"/>
    <w:rsid w:val="00C70200"/>
    <w:rsid w:val="00C71875"/>
    <w:rsid w:val="00C71F44"/>
    <w:rsid w:val="00C721DD"/>
    <w:rsid w:val="00C7250B"/>
    <w:rsid w:val="00C72AE3"/>
    <w:rsid w:val="00C7317E"/>
    <w:rsid w:val="00C731B9"/>
    <w:rsid w:val="00C740DF"/>
    <w:rsid w:val="00C74946"/>
    <w:rsid w:val="00C754C6"/>
    <w:rsid w:val="00C7568C"/>
    <w:rsid w:val="00C7589C"/>
    <w:rsid w:val="00C75AAC"/>
    <w:rsid w:val="00C760E1"/>
    <w:rsid w:val="00C760F9"/>
    <w:rsid w:val="00C767C4"/>
    <w:rsid w:val="00C80B71"/>
    <w:rsid w:val="00C815A8"/>
    <w:rsid w:val="00C81930"/>
    <w:rsid w:val="00C81BF8"/>
    <w:rsid w:val="00C81F1B"/>
    <w:rsid w:val="00C83AF8"/>
    <w:rsid w:val="00C83D3F"/>
    <w:rsid w:val="00C8409A"/>
    <w:rsid w:val="00C8437C"/>
    <w:rsid w:val="00C84981"/>
    <w:rsid w:val="00C84E00"/>
    <w:rsid w:val="00C84F9C"/>
    <w:rsid w:val="00C85551"/>
    <w:rsid w:val="00C85BEF"/>
    <w:rsid w:val="00C85F9C"/>
    <w:rsid w:val="00C8656A"/>
    <w:rsid w:val="00C86723"/>
    <w:rsid w:val="00C90640"/>
    <w:rsid w:val="00C907F8"/>
    <w:rsid w:val="00C909BB"/>
    <w:rsid w:val="00C90A96"/>
    <w:rsid w:val="00C90D65"/>
    <w:rsid w:val="00C92DF5"/>
    <w:rsid w:val="00C93471"/>
    <w:rsid w:val="00C93803"/>
    <w:rsid w:val="00C93AC6"/>
    <w:rsid w:val="00C93BB8"/>
    <w:rsid w:val="00C93DA7"/>
    <w:rsid w:val="00C9465F"/>
    <w:rsid w:val="00C94742"/>
    <w:rsid w:val="00C94B03"/>
    <w:rsid w:val="00C94D83"/>
    <w:rsid w:val="00C94F77"/>
    <w:rsid w:val="00C95B61"/>
    <w:rsid w:val="00C95C7E"/>
    <w:rsid w:val="00C977F4"/>
    <w:rsid w:val="00CA059E"/>
    <w:rsid w:val="00CA06A4"/>
    <w:rsid w:val="00CA132E"/>
    <w:rsid w:val="00CA13E6"/>
    <w:rsid w:val="00CA1ACA"/>
    <w:rsid w:val="00CA1E3C"/>
    <w:rsid w:val="00CA26E2"/>
    <w:rsid w:val="00CA33A4"/>
    <w:rsid w:val="00CA4006"/>
    <w:rsid w:val="00CA464D"/>
    <w:rsid w:val="00CA491A"/>
    <w:rsid w:val="00CA49CF"/>
    <w:rsid w:val="00CA4AE9"/>
    <w:rsid w:val="00CA4F08"/>
    <w:rsid w:val="00CA6F83"/>
    <w:rsid w:val="00CA738F"/>
    <w:rsid w:val="00CA74CB"/>
    <w:rsid w:val="00CA7A84"/>
    <w:rsid w:val="00CA7ABE"/>
    <w:rsid w:val="00CA7B33"/>
    <w:rsid w:val="00CA7B91"/>
    <w:rsid w:val="00CB0CA7"/>
    <w:rsid w:val="00CB0FED"/>
    <w:rsid w:val="00CB104A"/>
    <w:rsid w:val="00CB1574"/>
    <w:rsid w:val="00CB17F6"/>
    <w:rsid w:val="00CB1C09"/>
    <w:rsid w:val="00CB2256"/>
    <w:rsid w:val="00CB2583"/>
    <w:rsid w:val="00CB2C21"/>
    <w:rsid w:val="00CB2C72"/>
    <w:rsid w:val="00CB2C7F"/>
    <w:rsid w:val="00CB3051"/>
    <w:rsid w:val="00CB34EB"/>
    <w:rsid w:val="00CB3B2D"/>
    <w:rsid w:val="00CB42BB"/>
    <w:rsid w:val="00CB4649"/>
    <w:rsid w:val="00CB4EFF"/>
    <w:rsid w:val="00CB688A"/>
    <w:rsid w:val="00CC0233"/>
    <w:rsid w:val="00CC0BF0"/>
    <w:rsid w:val="00CC0F10"/>
    <w:rsid w:val="00CC22F7"/>
    <w:rsid w:val="00CC2E15"/>
    <w:rsid w:val="00CC3143"/>
    <w:rsid w:val="00CC3A9F"/>
    <w:rsid w:val="00CC3C3B"/>
    <w:rsid w:val="00CC4025"/>
    <w:rsid w:val="00CC430D"/>
    <w:rsid w:val="00CC4DD6"/>
    <w:rsid w:val="00CC5539"/>
    <w:rsid w:val="00CC6148"/>
    <w:rsid w:val="00CC6565"/>
    <w:rsid w:val="00CC7258"/>
    <w:rsid w:val="00CC7323"/>
    <w:rsid w:val="00CC7437"/>
    <w:rsid w:val="00CC7B6E"/>
    <w:rsid w:val="00CD1923"/>
    <w:rsid w:val="00CD34D1"/>
    <w:rsid w:val="00CD3CBE"/>
    <w:rsid w:val="00CD4D26"/>
    <w:rsid w:val="00CD5901"/>
    <w:rsid w:val="00CD61E1"/>
    <w:rsid w:val="00CD62A9"/>
    <w:rsid w:val="00CD7164"/>
    <w:rsid w:val="00CD7820"/>
    <w:rsid w:val="00CD7D9E"/>
    <w:rsid w:val="00CE037A"/>
    <w:rsid w:val="00CE0AB1"/>
    <w:rsid w:val="00CE1171"/>
    <w:rsid w:val="00CE22BA"/>
    <w:rsid w:val="00CE2934"/>
    <w:rsid w:val="00CE2969"/>
    <w:rsid w:val="00CE2C8C"/>
    <w:rsid w:val="00CE2E19"/>
    <w:rsid w:val="00CE2F79"/>
    <w:rsid w:val="00CE37A0"/>
    <w:rsid w:val="00CE49DB"/>
    <w:rsid w:val="00CE5635"/>
    <w:rsid w:val="00CE6DDC"/>
    <w:rsid w:val="00CE6F94"/>
    <w:rsid w:val="00CF00F3"/>
    <w:rsid w:val="00CF015D"/>
    <w:rsid w:val="00CF0BFE"/>
    <w:rsid w:val="00CF171C"/>
    <w:rsid w:val="00CF1AB4"/>
    <w:rsid w:val="00CF402C"/>
    <w:rsid w:val="00CF4269"/>
    <w:rsid w:val="00CF4793"/>
    <w:rsid w:val="00CF483A"/>
    <w:rsid w:val="00CF4A9B"/>
    <w:rsid w:val="00CF6510"/>
    <w:rsid w:val="00CF6CDE"/>
    <w:rsid w:val="00CF7005"/>
    <w:rsid w:val="00CF73F3"/>
    <w:rsid w:val="00D0022E"/>
    <w:rsid w:val="00D0030B"/>
    <w:rsid w:val="00D00890"/>
    <w:rsid w:val="00D00E98"/>
    <w:rsid w:val="00D021B6"/>
    <w:rsid w:val="00D031C2"/>
    <w:rsid w:val="00D038E7"/>
    <w:rsid w:val="00D039C2"/>
    <w:rsid w:val="00D03C08"/>
    <w:rsid w:val="00D03C9A"/>
    <w:rsid w:val="00D03DB3"/>
    <w:rsid w:val="00D03DB6"/>
    <w:rsid w:val="00D04644"/>
    <w:rsid w:val="00D04796"/>
    <w:rsid w:val="00D04A2E"/>
    <w:rsid w:val="00D05974"/>
    <w:rsid w:val="00D05FC1"/>
    <w:rsid w:val="00D06CD7"/>
    <w:rsid w:val="00D07848"/>
    <w:rsid w:val="00D078BA"/>
    <w:rsid w:val="00D10682"/>
    <w:rsid w:val="00D115CB"/>
    <w:rsid w:val="00D120C4"/>
    <w:rsid w:val="00D12551"/>
    <w:rsid w:val="00D13B93"/>
    <w:rsid w:val="00D1575E"/>
    <w:rsid w:val="00D160AB"/>
    <w:rsid w:val="00D161FB"/>
    <w:rsid w:val="00D1684E"/>
    <w:rsid w:val="00D16AC8"/>
    <w:rsid w:val="00D17584"/>
    <w:rsid w:val="00D1794F"/>
    <w:rsid w:val="00D201DF"/>
    <w:rsid w:val="00D20341"/>
    <w:rsid w:val="00D20E7B"/>
    <w:rsid w:val="00D21B3D"/>
    <w:rsid w:val="00D21F79"/>
    <w:rsid w:val="00D222E9"/>
    <w:rsid w:val="00D224DB"/>
    <w:rsid w:val="00D225FC"/>
    <w:rsid w:val="00D22845"/>
    <w:rsid w:val="00D22F46"/>
    <w:rsid w:val="00D22FF2"/>
    <w:rsid w:val="00D235C3"/>
    <w:rsid w:val="00D23934"/>
    <w:rsid w:val="00D23F61"/>
    <w:rsid w:val="00D24048"/>
    <w:rsid w:val="00D24506"/>
    <w:rsid w:val="00D24F45"/>
    <w:rsid w:val="00D25620"/>
    <w:rsid w:val="00D25F52"/>
    <w:rsid w:val="00D25FB3"/>
    <w:rsid w:val="00D2638D"/>
    <w:rsid w:val="00D26DAC"/>
    <w:rsid w:val="00D27763"/>
    <w:rsid w:val="00D278EA"/>
    <w:rsid w:val="00D27ADA"/>
    <w:rsid w:val="00D301EE"/>
    <w:rsid w:val="00D305D6"/>
    <w:rsid w:val="00D30B05"/>
    <w:rsid w:val="00D30F29"/>
    <w:rsid w:val="00D30FB0"/>
    <w:rsid w:val="00D310EF"/>
    <w:rsid w:val="00D31795"/>
    <w:rsid w:val="00D31E1E"/>
    <w:rsid w:val="00D31E5D"/>
    <w:rsid w:val="00D32315"/>
    <w:rsid w:val="00D32373"/>
    <w:rsid w:val="00D32910"/>
    <w:rsid w:val="00D3346D"/>
    <w:rsid w:val="00D3417C"/>
    <w:rsid w:val="00D34B84"/>
    <w:rsid w:val="00D34D45"/>
    <w:rsid w:val="00D35261"/>
    <w:rsid w:val="00D35479"/>
    <w:rsid w:val="00D35535"/>
    <w:rsid w:val="00D35C26"/>
    <w:rsid w:val="00D36420"/>
    <w:rsid w:val="00D36608"/>
    <w:rsid w:val="00D37909"/>
    <w:rsid w:val="00D37A8F"/>
    <w:rsid w:val="00D40140"/>
    <w:rsid w:val="00D403B5"/>
    <w:rsid w:val="00D407B4"/>
    <w:rsid w:val="00D407CD"/>
    <w:rsid w:val="00D40864"/>
    <w:rsid w:val="00D415F7"/>
    <w:rsid w:val="00D41939"/>
    <w:rsid w:val="00D42441"/>
    <w:rsid w:val="00D42990"/>
    <w:rsid w:val="00D42EB2"/>
    <w:rsid w:val="00D42FD8"/>
    <w:rsid w:val="00D459CE"/>
    <w:rsid w:val="00D4617D"/>
    <w:rsid w:val="00D461A2"/>
    <w:rsid w:val="00D468C7"/>
    <w:rsid w:val="00D46AF5"/>
    <w:rsid w:val="00D47153"/>
    <w:rsid w:val="00D47A4E"/>
    <w:rsid w:val="00D50AED"/>
    <w:rsid w:val="00D50CB9"/>
    <w:rsid w:val="00D50F9E"/>
    <w:rsid w:val="00D5172B"/>
    <w:rsid w:val="00D52BED"/>
    <w:rsid w:val="00D52FFC"/>
    <w:rsid w:val="00D53423"/>
    <w:rsid w:val="00D5354E"/>
    <w:rsid w:val="00D53579"/>
    <w:rsid w:val="00D54092"/>
    <w:rsid w:val="00D546F3"/>
    <w:rsid w:val="00D54779"/>
    <w:rsid w:val="00D54DDA"/>
    <w:rsid w:val="00D550BD"/>
    <w:rsid w:val="00D55484"/>
    <w:rsid w:val="00D554E8"/>
    <w:rsid w:val="00D56A8D"/>
    <w:rsid w:val="00D573C0"/>
    <w:rsid w:val="00D57BF7"/>
    <w:rsid w:val="00D60063"/>
    <w:rsid w:val="00D60BDD"/>
    <w:rsid w:val="00D612CE"/>
    <w:rsid w:val="00D616A5"/>
    <w:rsid w:val="00D619B3"/>
    <w:rsid w:val="00D623CF"/>
    <w:rsid w:val="00D62722"/>
    <w:rsid w:val="00D62A15"/>
    <w:rsid w:val="00D634B8"/>
    <w:rsid w:val="00D635A5"/>
    <w:rsid w:val="00D64338"/>
    <w:rsid w:val="00D645B9"/>
    <w:rsid w:val="00D65535"/>
    <w:rsid w:val="00D65974"/>
    <w:rsid w:val="00D65AA9"/>
    <w:rsid w:val="00D65EF6"/>
    <w:rsid w:val="00D6761E"/>
    <w:rsid w:val="00D676F3"/>
    <w:rsid w:val="00D67BA2"/>
    <w:rsid w:val="00D70211"/>
    <w:rsid w:val="00D70619"/>
    <w:rsid w:val="00D707B8"/>
    <w:rsid w:val="00D712A6"/>
    <w:rsid w:val="00D719B8"/>
    <w:rsid w:val="00D72026"/>
    <w:rsid w:val="00D730A2"/>
    <w:rsid w:val="00D73187"/>
    <w:rsid w:val="00D735B7"/>
    <w:rsid w:val="00D74154"/>
    <w:rsid w:val="00D742B3"/>
    <w:rsid w:val="00D7469E"/>
    <w:rsid w:val="00D758C2"/>
    <w:rsid w:val="00D75C8D"/>
    <w:rsid w:val="00D76054"/>
    <w:rsid w:val="00D76951"/>
    <w:rsid w:val="00D801FB"/>
    <w:rsid w:val="00D80E43"/>
    <w:rsid w:val="00D810D8"/>
    <w:rsid w:val="00D81926"/>
    <w:rsid w:val="00D81A8F"/>
    <w:rsid w:val="00D81FEF"/>
    <w:rsid w:val="00D823C1"/>
    <w:rsid w:val="00D82B67"/>
    <w:rsid w:val="00D83ECA"/>
    <w:rsid w:val="00D84030"/>
    <w:rsid w:val="00D844E6"/>
    <w:rsid w:val="00D84826"/>
    <w:rsid w:val="00D8537B"/>
    <w:rsid w:val="00D85633"/>
    <w:rsid w:val="00D915BC"/>
    <w:rsid w:val="00D91D41"/>
    <w:rsid w:val="00D91D4D"/>
    <w:rsid w:val="00D9237B"/>
    <w:rsid w:val="00D924E0"/>
    <w:rsid w:val="00D926C5"/>
    <w:rsid w:val="00D92945"/>
    <w:rsid w:val="00D94C7E"/>
    <w:rsid w:val="00D9579B"/>
    <w:rsid w:val="00D96C08"/>
    <w:rsid w:val="00D976A4"/>
    <w:rsid w:val="00D97928"/>
    <w:rsid w:val="00D97A3F"/>
    <w:rsid w:val="00D97D6E"/>
    <w:rsid w:val="00DA034D"/>
    <w:rsid w:val="00DA0AD7"/>
    <w:rsid w:val="00DA1CA5"/>
    <w:rsid w:val="00DA24C3"/>
    <w:rsid w:val="00DA24E9"/>
    <w:rsid w:val="00DA259D"/>
    <w:rsid w:val="00DA2782"/>
    <w:rsid w:val="00DA2E59"/>
    <w:rsid w:val="00DA3013"/>
    <w:rsid w:val="00DA3EDA"/>
    <w:rsid w:val="00DA40ED"/>
    <w:rsid w:val="00DA446B"/>
    <w:rsid w:val="00DA4484"/>
    <w:rsid w:val="00DA52CE"/>
    <w:rsid w:val="00DA77FA"/>
    <w:rsid w:val="00DA791A"/>
    <w:rsid w:val="00DA7A90"/>
    <w:rsid w:val="00DB08A2"/>
    <w:rsid w:val="00DB0E64"/>
    <w:rsid w:val="00DB0F8D"/>
    <w:rsid w:val="00DB101D"/>
    <w:rsid w:val="00DB15E0"/>
    <w:rsid w:val="00DB2BDC"/>
    <w:rsid w:val="00DB2F1B"/>
    <w:rsid w:val="00DB355E"/>
    <w:rsid w:val="00DB373F"/>
    <w:rsid w:val="00DB3E1B"/>
    <w:rsid w:val="00DB4118"/>
    <w:rsid w:val="00DB4564"/>
    <w:rsid w:val="00DB535B"/>
    <w:rsid w:val="00DB5436"/>
    <w:rsid w:val="00DB6166"/>
    <w:rsid w:val="00DB658D"/>
    <w:rsid w:val="00DB6935"/>
    <w:rsid w:val="00DB7134"/>
    <w:rsid w:val="00DB7542"/>
    <w:rsid w:val="00DB7836"/>
    <w:rsid w:val="00DB7ACC"/>
    <w:rsid w:val="00DC0599"/>
    <w:rsid w:val="00DC0A24"/>
    <w:rsid w:val="00DC1E39"/>
    <w:rsid w:val="00DC214A"/>
    <w:rsid w:val="00DC2742"/>
    <w:rsid w:val="00DC2922"/>
    <w:rsid w:val="00DC3BF0"/>
    <w:rsid w:val="00DC467D"/>
    <w:rsid w:val="00DC5435"/>
    <w:rsid w:val="00DC57E5"/>
    <w:rsid w:val="00DC6745"/>
    <w:rsid w:val="00DC68E6"/>
    <w:rsid w:val="00DC7565"/>
    <w:rsid w:val="00DC76DD"/>
    <w:rsid w:val="00DC7C57"/>
    <w:rsid w:val="00DD004B"/>
    <w:rsid w:val="00DD105B"/>
    <w:rsid w:val="00DD1C5D"/>
    <w:rsid w:val="00DD1EFA"/>
    <w:rsid w:val="00DD3A51"/>
    <w:rsid w:val="00DD3ACD"/>
    <w:rsid w:val="00DD4641"/>
    <w:rsid w:val="00DD47C4"/>
    <w:rsid w:val="00DD50CA"/>
    <w:rsid w:val="00DD583B"/>
    <w:rsid w:val="00DD585E"/>
    <w:rsid w:val="00DD5A61"/>
    <w:rsid w:val="00DD5DAE"/>
    <w:rsid w:val="00DD5DC3"/>
    <w:rsid w:val="00DD6D5D"/>
    <w:rsid w:val="00DD7314"/>
    <w:rsid w:val="00DD7B75"/>
    <w:rsid w:val="00DD7CC9"/>
    <w:rsid w:val="00DE003D"/>
    <w:rsid w:val="00DE176A"/>
    <w:rsid w:val="00DE1E12"/>
    <w:rsid w:val="00DE28DE"/>
    <w:rsid w:val="00DE3CD1"/>
    <w:rsid w:val="00DE3F67"/>
    <w:rsid w:val="00DE47AC"/>
    <w:rsid w:val="00DE4E53"/>
    <w:rsid w:val="00DE4F9C"/>
    <w:rsid w:val="00DE5223"/>
    <w:rsid w:val="00DE5516"/>
    <w:rsid w:val="00DE5BAA"/>
    <w:rsid w:val="00DE6515"/>
    <w:rsid w:val="00DE6529"/>
    <w:rsid w:val="00DE660E"/>
    <w:rsid w:val="00DE675F"/>
    <w:rsid w:val="00DE6C7C"/>
    <w:rsid w:val="00DE6CFE"/>
    <w:rsid w:val="00DE6DD3"/>
    <w:rsid w:val="00DE76C9"/>
    <w:rsid w:val="00DE79D4"/>
    <w:rsid w:val="00DF088A"/>
    <w:rsid w:val="00DF0E62"/>
    <w:rsid w:val="00DF0F49"/>
    <w:rsid w:val="00DF10CF"/>
    <w:rsid w:val="00DF20D6"/>
    <w:rsid w:val="00DF2DD6"/>
    <w:rsid w:val="00DF3856"/>
    <w:rsid w:val="00DF4287"/>
    <w:rsid w:val="00DF4BD8"/>
    <w:rsid w:val="00DF4DA5"/>
    <w:rsid w:val="00DF50A3"/>
    <w:rsid w:val="00DF59EC"/>
    <w:rsid w:val="00DF7727"/>
    <w:rsid w:val="00DF781D"/>
    <w:rsid w:val="00DF7E85"/>
    <w:rsid w:val="00E00B84"/>
    <w:rsid w:val="00E00B9F"/>
    <w:rsid w:val="00E00CAD"/>
    <w:rsid w:val="00E00CE2"/>
    <w:rsid w:val="00E01458"/>
    <w:rsid w:val="00E01AA2"/>
    <w:rsid w:val="00E01CF2"/>
    <w:rsid w:val="00E01EC8"/>
    <w:rsid w:val="00E02936"/>
    <w:rsid w:val="00E03182"/>
    <w:rsid w:val="00E03AAF"/>
    <w:rsid w:val="00E03C26"/>
    <w:rsid w:val="00E03CB7"/>
    <w:rsid w:val="00E045FA"/>
    <w:rsid w:val="00E0766B"/>
    <w:rsid w:val="00E07721"/>
    <w:rsid w:val="00E07F75"/>
    <w:rsid w:val="00E10D3D"/>
    <w:rsid w:val="00E12113"/>
    <w:rsid w:val="00E12348"/>
    <w:rsid w:val="00E12411"/>
    <w:rsid w:val="00E12A75"/>
    <w:rsid w:val="00E13517"/>
    <w:rsid w:val="00E1463D"/>
    <w:rsid w:val="00E1480C"/>
    <w:rsid w:val="00E15316"/>
    <w:rsid w:val="00E154F9"/>
    <w:rsid w:val="00E15A9C"/>
    <w:rsid w:val="00E15BB2"/>
    <w:rsid w:val="00E15C9D"/>
    <w:rsid w:val="00E1614D"/>
    <w:rsid w:val="00E17E39"/>
    <w:rsid w:val="00E2148C"/>
    <w:rsid w:val="00E21D95"/>
    <w:rsid w:val="00E22BFA"/>
    <w:rsid w:val="00E22FE1"/>
    <w:rsid w:val="00E230A0"/>
    <w:rsid w:val="00E23E36"/>
    <w:rsid w:val="00E24642"/>
    <w:rsid w:val="00E25B50"/>
    <w:rsid w:val="00E279FE"/>
    <w:rsid w:val="00E27B6B"/>
    <w:rsid w:val="00E30282"/>
    <w:rsid w:val="00E3064A"/>
    <w:rsid w:val="00E30A21"/>
    <w:rsid w:val="00E30C6D"/>
    <w:rsid w:val="00E30E83"/>
    <w:rsid w:val="00E31E18"/>
    <w:rsid w:val="00E3243C"/>
    <w:rsid w:val="00E324D9"/>
    <w:rsid w:val="00E32504"/>
    <w:rsid w:val="00E325D8"/>
    <w:rsid w:val="00E339E3"/>
    <w:rsid w:val="00E343AA"/>
    <w:rsid w:val="00E34F8C"/>
    <w:rsid w:val="00E34FB3"/>
    <w:rsid w:val="00E35C89"/>
    <w:rsid w:val="00E36074"/>
    <w:rsid w:val="00E36487"/>
    <w:rsid w:val="00E36656"/>
    <w:rsid w:val="00E3677F"/>
    <w:rsid w:val="00E370BA"/>
    <w:rsid w:val="00E37110"/>
    <w:rsid w:val="00E3795E"/>
    <w:rsid w:val="00E40115"/>
    <w:rsid w:val="00E402CD"/>
    <w:rsid w:val="00E40DB8"/>
    <w:rsid w:val="00E41DA5"/>
    <w:rsid w:val="00E41F79"/>
    <w:rsid w:val="00E423FD"/>
    <w:rsid w:val="00E424AD"/>
    <w:rsid w:val="00E42610"/>
    <w:rsid w:val="00E426E0"/>
    <w:rsid w:val="00E43549"/>
    <w:rsid w:val="00E438AB"/>
    <w:rsid w:val="00E43A4C"/>
    <w:rsid w:val="00E43CF1"/>
    <w:rsid w:val="00E43FCA"/>
    <w:rsid w:val="00E4414A"/>
    <w:rsid w:val="00E44B38"/>
    <w:rsid w:val="00E44D16"/>
    <w:rsid w:val="00E44FA8"/>
    <w:rsid w:val="00E451B2"/>
    <w:rsid w:val="00E45251"/>
    <w:rsid w:val="00E464A6"/>
    <w:rsid w:val="00E474DB"/>
    <w:rsid w:val="00E475AB"/>
    <w:rsid w:val="00E4777D"/>
    <w:rsid w:val="00E508A4"/>
    <w:rsid w:val="00E50F04"/>
    <w:rsid w:val="00E51A36"/>
    <w:rsid w:val="00E520F5"/>
    <w:rsid w:val="00E52856"/>
    <w:rsid w:val="00E5492E"/>
    <w:rsid w:val="00E549E2"/>
    <w:rsid w:val="00E54C22"/>
    <w:rsid w:val="00E56138"/>
    <w:rsid w:val="00E567ED"/>
    <w:rsid w:val="00E574E8"/>
    <w:rsid w:val="00E60DB5"/>
    <w:rsid w:val="00E60FF4"/>
    <w:rsid w:val="00E6191F"/>
    <w:rsid w:val="00E61B40"/>
    <w:rsid w:val="00E6226D"/>
    <w:rsid w:val="00E625DB"/>
    <w:rsid w:val="00E65F69"/>
    <w:rsid w:val="00E660CB"/>
    <w:rsid w:val="00E662A3"/>
    <w:rsid w:val="00E663D9"/>
    <w:rsid w:val="00E6693F"/>
    <w:rsid w:val="00E669F0"/>
    <w:rsid w:val="00E67986"/>
    <w:rsid w:val="00E67ADD"/>
    <w:rsid w:val="00E7124D"/>
    <w:rsid w:val="00E716A9"/>
    <w:rsid w:val="00E719D8"/>
    <w:rsid w:val="00E71A75"/>
    <w:rsid w:val="00E72077"/>
    <w:rsid w:val="00E72F34"/>
    <w:rsid w:val="00E7339D"/>
    <w:rsid w:val="00E7343F"/>
    <w:rsid w:val="00E73CD9"/>
    <w:rsid w:val="00E740BB"/>
    <w:rsid w:val="00E74CEC"/>
    <w:rsid w:val="00E75519"/>
    <w:rsid w:val="00E75D9C"/>
    <w:rsid w:val="00E766BD"/>
    <w:rsid w:val="00E770A3"/>
    <w:rsid w:val="00E77829"/>
    <w:rsid w:val="00E77D7C"/>
    <w:rsid w:val="00E80AB0"/>
    <w:rsid w:val="00E80AC7"/>
    <w:rsid w:val="00E83BF8"/>
    <w:rsid w:val="00E83E86"/>
    <w:rsid w:val="00E841F9"/>
    <w:rsid w:val="00E84A57"/>
    <w:rsid w:val="00E84AAF"/>
    <w:rsid w:val="00E84E49"/>
    <w:rsid w:val="00E85280"/>
    <w:rsid w:val="00E8614A"/>
    <w:rsid w:val="00E861E6"/>
    <w:rsid w:val="00E867F7"/>
    <w:rsid w:val="00E86CAB"/>
    <w:rsid w:val="00E87CE6"/>
    <w:rsid w:val="00E9074A"/>
    <w:rsid w:val="00E9080F"/>
    <w:rsid w:val="00E90A65"/>
    <w:rsid w:val="00E90C0A"/>
    <w:rsid w:val="00E923A6"/>
    <w:rsid w:val="00E92B0D"/>
    <w:rsid w:val="00E92ED5"/>
    <w:rsid w:val="00E93729"/>
    <w:rsid w:val="00E939E3"/>
    <w:rsid w:val="00E93F2B"/>
    <w:rsid w:val="00E9411B"/>
    <w:rsid w:val="00E94AFB"/>
    <w:rsid w:val="00E94E5F"/>
    <w:rsid w:val="00E96D40"/>
    <w:rsid w:val="00E97F02"/>
    <w:rsid w:val="00EA088C"/>
    <w:rsid w:val="00EA0FFE"/>
    <w:rsid w:val="00EA1388"/>
    <w:rsid w:val="00EA13C4"/>
    <w:rsid w:val="00EA1F8D"/>
    <w:rsid w:val="00EA320D"/>
    <w:rsid w:val="00EA33CD"/>
    <w:rsid w:val="00EA4A02"/>
    <w:rsid w:val="00EA4D0F"/>
    <w:rsid w:val="00EA53C2"/>
    <w:rsid w:val="00EA54C4"/>
    <w:rsid w:val="00EA6181"/>
    <w:rsid w:val="00EA65C4"/>
    <w:rsid w:val="00EA6E7E"/>
    <w:rsid w:val="00EA780C"/>
    <w:rsid w:val="00EA7886"/>
    <w:rsid w:val="00EA7EEE"/>
    <w:rsid w:val="00EB1B94"/>
    <w:rsid w:val="00EB2005"/>
    <w:rsid w:val="00EB2726"/>
    <w:rsid w:val="00EB2DDA"/>
    <w:rsid w:val="00EB34E9"/>
    <w:rsid w:val="00EB3547"/>
    <w:rsid w:val="00EB3B1D"/>
    <w:rsid w:val="00EB3F90"/>
    <w:rsid w:val="00EB470B"/>
    <w:rsid w:val="00EB5691"/>
    <w:rsid w:val="00EB5934"/>
    <w:rsid w:val="00EB5C5C"/>
    <w:rsid w:val="00EB61A7"/>
    <w:rsid w:val="00EB64DE"/>
    <w:rsid w:val="00EB679A"/>
    <w:rsid w:val="00EB6816"/>
    <w:rsid w:val="00EB6898"/>
    <w:rsid w:val="00EB6C53"/>
    <w:rsid w:val="00EB7034"/>
    <w:rsid w:val="00EB7A66"/>
    <w:rsid w:val="00EB7D34"/>
    <w:rsid w:val="00EB7EB8"/>
    <w:rsid w:val="00EC02A2"/>
    <w:rsid w:val="00EC0352"/>
    <w:rsid w:val="00EC03EA"/>
    <w:rsid w:val="00EC089A"/>
    <w:rsid w:val="00EC1053"/>
    <w:rsid w:val="00EC118D"/>
    <w:rsid w:val="00EC1469"/>
    <w:rsid w:val="00EC1493"/>
    <w:rsid w:val="00EC1FE3"/>
    <w:rsid w:val="00EC2440"/>
    <w:rsid w:val="00EC291E"/>
    <w:rsid w:val="00EC3C1B"/>
    <w:rsid w:val="00EC45AF"/>
    <w:rsid w:val="00EC58FA"/>
    <w:rsid w:val="00EC5AD1"/>
    <w:rsid w:val="00EC5AE8"/>
    <w:rsid w:val="00EC6594"/>
    <w:rsid w:val="00EC65D7"/>
    <w:rsid w:val="00EC6703"/>
    <w:rsid w:val="00EC69B5"/>
    <w:rsid w:val="00EC6A2D"/>
    <w:rsid w:val="00EC6FDB"/>
    <w:rsid w:val="00EC753F"/>
    <w:rsid w:val="00EC7A6F"/>
    <w:rsid w:val="00EC7A7F"/>
    <w:rsid w:val="00EC7B06"/>
    <w:rsid w:val="00ED04EC"/>
    <w:rsid w:val="00ED0AA3"/>
    <w:rsid w:val="00ED0E0C"/>
    <w:rsid w:val="00ED0FE4"/>
    <w:rsid w:val="00ED1475"/>
    <w:rsid w:val="00ED14DA"/>
    <w:rsid w:val="00ED1659"/>
    <w:rsid w:val="00ED39FF"/>
    <w:rsid w:val="00ED3A40"/>
    <w:rsid w:val="00ED3C53"/>
    <w:rsid w:val="00ED445E"/>
    <w:rsid w:val="00ED5651"/>
    <w:rsid w:val="00ED5BFC"/>
    <w:rsid w:val="00ED64DC"/>
    <w:rsid w:val="00ED6B5A"/>
    <w:rsid w:val="00ED707A"/>
    <w:rsid w:val="00ED73DA"/>
    <w:rsid w:val="00EE013B"/>
    <w:rsid w:val="00EE0176"/>
    <w:rsid w:val="00EE06B8"/>
    <w:rsid w:val="00EE1010"/>
    <w:rsid w:val="00EE1FAA"/>
    <w:rsid w:val="00EE257B"/>
    <w:rsid w:val="00EE2B32"/>
    <w:rsid w:val="00EE2F84"/>
    <w:rsid w:val="00EE3585"/>
    <w:rsid w:val="00EE3AB3"/>
    <w:rsid w:val="00EE4123"/>
    <w:rsid w:val="00EE5D38"/>
    <w:rsid w:val="00EE5D81"/>
    <w:rsid w:val="00EE644B"/>
    <w:rsid w:val="00EE7059"/>
    <w:rsid w:val="00EE71E1"/>
    <w:rsid w:val="00EE7402"/>
    <w:rsid w:val="00EF05D6"/>
    <w:rsid w:val="00EF0AEC"/>
    <w:rsid w:val="00EF13D1"/>
    <w:rsid w:val="00EF1A17"/>
    <w:rsid w:val="00EF1FA2"/>
    <w:rsid w:val="00EF298F"/>
    <w:rsid w:val="00EF2BC4"/>
    <w:rsid w:val="00EF2BF0"/>
    <w:rsid w:val="00EF43B2"/>
    <w:rsid w:val="00EF4A0C"/>
    <w:rsid w:val="00EF4D2E"/>
    <w:rsid w:val="00EF549A"/>
    <w:rsid w:val="00EF6458"/>
    <w:rsid w:val="00EF66D0"/>
    <w:rsid w:val="00EF6EDE"/>
    <w:rsid w:val="00F00A13"/>
    <w:rsid w:val="00F00FEA"/>
    <w:rsid w:val="00F015AC"/>
    <w:rsid w:val="00F02869"/>
    <w:rsid w:val="00F02915"/>
    <w:rsid w:val="00F035F0"/>
    <w:rsid w:val="00F036D4"/>
    <w:rsid w:val="00F03723"/>
    <w:rsid w:val="00F03734"/>
    <w:rsid w:val="00F04B7A"/>
    <w:rsid w:val="00F05C53"/>
    <w:rsid w:val="00F05DCB"/>
    <w:rsid w:val="00F06F26"/>
    <w:rsid w:val="00F07494"/>
    <w:rsid w:val="00F07A5E"/>
    <w:rsid w:val="00F07B71"/>
    <w:rsid w:val="00F1062B"/>
    <w:rsid w:val="00F1081B"/>
    <w:rsid w:val="00F12296"/>
    <w:rsid w:val="00F1274D"/>
    <w:rsid w:val="00F13ED0"/>
    <w:rsid w:val="00F14203"/>
    <w:rsid w:val="00F153AC"/>
    <w:rsid w:val="00F153E4"/>
    <w:rsid w:val="00F1545E"/>
    <w:rsid w:val="00F15D07"/>
    <w:rsid w:val="00F15E91"/>
    <w:rsid w:val="00F1641A"/>
    <w:rsid w:val="00F20959"/>
    <w:rsid w:val="00F20DCD"/>
    <w:rsid w:val="00F21080"/>
    <w:rsid w:val="00F217FA"/>
    <w:rsid w:val="00F21933"/>
    <w:rsid w:val="00F21BBE"/>
    <w:rsid w:val="00F21E60"/>
    <w:rsid w:val="00F21EA0"/>
    <w:rsid w:val="00F22BE5"/>
    <w:rsid w:val="00F22E62"/>
    <w:rsid w:val="00F23319"/>
    <w:rsid w:val="00F2395C"/>
    <w:rsid w:val="00F23D1D"/>
    <w:rsid w:val="00F23EF2"/>
    <w:rsid w:val="00F2521C"/>
    <w:rsid w:val="00F25C33"/>
    <w:rsid w:val="00F2614E"/>
    <w:rsid w:val="00F264B4"/>
    <w:rsid w:val="00F26B26"/>
    <w:rsid w:val="00F26F33"/>
    <w:rsid w:val="00F27A68"/>
    <w:rsid w:val="00F27DBE"/>
    <w:rsid w:val="00F30F44"/>
    <w:rsid w:val="00F31722"/>
    <w:rsid w:val="00F32073"/>
    <w:rsid w:val="00F32B3F"/>
    <w:rsid w:val="00F32CDD"/>
    <w:rsid w:val="00F32E8D"/>
    <w:rsid w:val="00F33030"/>
    <w:rsid w:val="00F337BC"/>
    <w:rsid w:val="00F3536D"/>
    <w:rsid w:val="00F3548E"/>
    <w:rsid w:val="00F3588F"/>
    <w:rsid w:val="00F36011"/>
    <w:rsid w:val="00F36C53"/>
    <w:rsid w:val="00F36CB0"/>
    <w:rsid w:val="00F37B24"/>
    <w:rsid w:val="00F37B5D"/>
    <w:rsid w:val="00F37C3B"/>
    <w:rsid w:val="00F37F8C"/>
    <w:rsid w:val="00F41322"/>
    <w:rsid w:val="00F41486"/>
    <w:rsid w:val="00F418AC"/>
    <w:rsid w:val="00F42CB7"/>
    <w:rsid w:val="00F431A9"/>
    <w:rsid w:val="00F434B0"/>
    <w:rsid w:val="00F43B7D"/>
    <w:rsid w:val="00F43CFB"/>
    <w:rsid w:val="00F43F47"/>
    <w:rsid w:val="00F446FE"/>
    <w:rsid w:val="00F44BB0"/>
    <w:rsid w:val="00F45502"/>
    <w:rsid w:val="00F45737"/>
    <w:rsid w:val="00F45AD5"/>
    <w:rsid w:val="00F45B94"/>
    <w:rsid w:val="00F4645D"/>
    <w:rsid w:val="00F46463"/>
    <w:rsid w:val="00F4773D"/>
    <w:rsid w:val="00F479B1"/>
    <w:rsid w:val="00F47E75"/>
    <w:rsid w:val="00F5005E"/>
    <w:rsid w:val="00F5097F"/>
    <w:rsid w:val="00F50A93"/>
    <w:rsid w:val="00F50AE5"/>
    <w:rsid w:val="00F50F3D"/>
    <w:rsid w:val="00F50FD3"/>
    <w:rsid w:val="00F51288"/>
    <w:rsid w:val="00F5174A"/>
    <w:rsid w:val="00F51A30"/>
    <w:rsid w:val="00F52086"/>
    <w:rsid w:val="00F5213D"/>
    <w:rsid w:val="00F526FF"/>
    <w:rsid w:val="00F52E3F"/>
    <w:rsid w:val="00F5345E"/>
    <w:rsid w:val="00F5408E"/>
    <w:rsid w:val="00F544BB"/>
    <w:rsid w:val="00F547B5"/>
    <w:rsid w:val="00F55BAC"/>
    <w:rsid w:val="00F56E65"/>
    <w:rsid w:val="00F57EC7"/>
    <w:rsid w:val="00F57FD7"/>
    <w:rsid w:val="00F6005D"/>
    <w:rsid w:val="00F604B6"/>
    <w:rsid w:val="00F60A91"/>
    <w:rsid w:val="00F6116C"/>
    <w:rsid w:val="00F61B51"/>
    <w:rsid w:val="00F62524"/>
    <w:rsid w:val="00F627A8"/>
    <w:rsid w:val="00F627B5"/>
    <w:rsid w:val="00F63288"/>
    <w:rsid w:val="00F640B8"/>
    <w:rsid w:val="00F64AC5"/>
    <w:rsid w:val="00F65647"/>
    <w:rsid w:val="00F664CE"/>
    <w:rsid w:val="00F66646"/>
    <w:rsid w:val="00F6798C"/>
    <w:rsid w:val="00F67DE4"/>
    <w:rsid w:val="00F67E66"/>
    <w:rsid w:val="00F70968"/>
    <w:rsid w:val="00F70B15"/>
    <w:rsid w:val="00F70BBB"/>
    <w:rsid w:val="00F717AA"/>
    <w:rsid w:val="00F729B6"/>
    <w:rsid w:val="00F72AA5"/>
    <w:rsid w:val="00F72CF6"/>
    <w:rsid w:val="00F73628"/>
    <w:rsid w:val="00F76F0D"/>
    <w:rsid w:val="00F77346"/>
    <w:rsid w:val="00F77B5E"/>
    <w:rsid w:val="00F803D0"/>
    <w:rsid w:val="00F81818"/>
    <w:rsid w:val="00F81F49"/>
    <w:rsid w:val="00F82698"/>
    <w:rsid w:val="00F83103"/>
    <w:rsid w:val="00F833B8"/>
    <w:rsid w:val="00F83920"/>
    <w:rsid w:val="00F84867"/>
    <w:rsid w:val="00F84BA0"/>
    <w:rsid w:val="00F84D21"/>
    <w:rsid w:val="00F850B4"/>
    <w:rsid w:val="00F8518A"/>
    <w:rsid w:val="00F8632B"/>
    <w:rsid w:val="00F86692"/>
    <w:rsid w:val="00F87459"/>
    <w:rsid w:val="00F87D09"/>
    <w:rsid w:val="00F900D6"/>
    <w:rsid w:val="00F90634"/>
    <w:rsid w:val="00F908F7"/>
    <w:rsid w:val="00F911E0"/>
    <w:rsid w:val="00F92855"/>
    <w:rsid w:val="00F92872"/>
    <w:rsid w:val="00F9302B"/>
    <w:rsid w:val="00F936FB"/>
    <w:rsid w:val="00F9370B"/>
    <w:rsid w:val="00F93D35"/>
    <w:rsid w:val="00F93EF8"/>
    <w:rsid w:val="00F93F7D"/>
    <w:rsid w:val="00F9407C"/>
    <w:rsid w:val="00F940E7"/>
    <w:rsid w:val="00F940EF"/>
    <w:rsid w:val="00F95390"/>
    <w:rsid w:val="00F957E7"/>
    <w:rsid w:val="00F9619B"/>
    <w:rsid w:val="00F9664D"/>
    <w:rsid w:val="00F96D25"/>
    <w:rsid w:val="00F97006"/>
    <w:rsid w:val="00F97CAD"/>
    <w:rsid w:val="00FA0967"/>
    <w:rsid w:val="00FA1178"/>
    <w:rsid w:val="00FA1778"/>
    <w:rsid w:val="00FA1D7F"/>
    <w:rsid w:val="00FA1F39"/>
    <w:rsid w:val="00FA209F"/>
    <w:rsid w:val="00FA27CC"/>
    <w:rsid w:val="00FA355F"/>
    <w:rsid w:val="00FA45F7"/>
    <w:rsid w:val="00FA4D16"/>
    <w:rsid w:val="00FA5181"/>
    <w:rsid w:val="00FA56B8"/>
    <w:rsid w:val="00FA5BE0"/>
    <w:rsid w:val="00FA5CC1"/>
    <w:rsid w:val="00FA6406"/>
    <w:rsid w:val="00FA6638"/>
    <w:rsid w:val="00FA69A2"/>
    <w:rsid w:val="00FA6ACD"/>
    <w:rsid w:val="00FA70AA"/>
    <w:rsid w:val="00FA7BF2"/>
    <w:rsid w:val="00FA7D9D"/>
    <w:rsid w:val="00FB00A8"/>
    <w:rsid w:val="00FB0DD6"/>
    <w:rsid w:val="00FB11B4"/>
    <w:rsid w:val="00FB14AC"/>
    <w:rsid w:val="00FB1830"/>
    <w:rsid w:val="00FB22E9"/>
    <w:rsid w:val="00FB23F0"/>
    <w:rsid w:val="00FB2597"/>
    <w:rsid w:val="00FB2EA2"/>
    <w:rsid w:val="00FB335E"/>
    <w:rsid w:val="00FB41DB"/>
    <w:rsid w:val="00FB4463"/>
    <w:rsid w:val="00FB44F4"/>
    <w:rsid w:val="00FB464F"/>
    <w:rsid w:val="00FB481F"/>
    <w:rsid w:val="00FB4A62"/>
    <w:rsid w:val="00FB4C9E"/>
    <w:rsid w:val="00FB5902"/>
    <w:rsid w:val="00FB63F1"/>
    <w:rsid w:val="00FB6559"/>
    <w:rsid w:val="00FB6A98"/>
    <w:rsid w:val="00FB6B68"/>
    <w:rsid w:val="00FB6ECE"/>
    <w:rsid w:val="00FB778A"/>
    <w:rsid w:val="00FB7A5B"/>
    <w:rsid w:val="00FB7E93"/>
    <w:rsid w:val="00FC0085"/>
    <w:rsid w:val="00FC0729"/>
    <w:rsid w:val="00FC0C32"/>
    <w:rsid w:val="00FC0CCD"/>
    <w:rsid w:val="00FC0F80"/>
    <w:rsid w:val="00FC10D0"/>
    <w:rsid w:val="00FC151A"/>
    <w:rsid w:val="00FC15CA"/>
    <w:rsid w:val="00FC1B21"/>
    <w:rsid w:val="00FC241E"/>
    <w:rsid w:val="00FC2A26"/>
    <w:rsid w:val="00FC349F"/>
    <w:rsid w:val="00FC3668"/>
    <w:rsid w:val="00FC3712"/>
    <w:rsid w:val="00FC37D0"/>
    <w:rsid w:val="00FC3D84"/>
    <w:rsid w:val="00FC5D48"/>
    <w:rsid w:val="00FC688F"/>
    <w:rsid w:val="00FC6D78"/>
    <w:rsid w:val="00FC6F62"/>
    <w:rsid w:val="00FD0D82"/>
    <w:rsid w:val="00FD0F23"/>
    <w:rsid w:val="00FD1256"/>
    <w:rsid w:val="00FD151F"/>
    <w:rsid w:val="00FD1E37"/>
    <w:rsid w:val="00FD235F"/>
    <w:rsid w:val="00FD2D0B"/>
    <w:rsid w:val="00FD340B"/>
    <w:rsid w:val="00FD3E3E"/>
    <w:rsid w:val="00FD47E2"/>
    <w:rsid w:val="00FD4DEA"/>
    <w:rsid w:val="00FD4F60"/>
    <w:rsid w:val="00FD56BF"/>
    <w:rsid w:val="00FD56D8"/>
    <w:rsid w:val="00FD62FB"/>
    <w:rsid w:val="00FD63F5"/>
    <w:rsid w:val="00FE0CC0"/>
    <w:rsid w:val="00FE14FA"/>
    <w:rsid w:val="00FE191B"/>
    <w:rsid w:val="00FE3171"/>
    <w:rsid w:val="00FE318F"/>
    <w:rsid w:val="00FE3449"/>
    <w:rsid w:val="00FE3703"/>
    <w:rsid w:val="00FE5094"/>
    <w:rsid w:val="00FE516F"/>
    <w:rsid w:val="00FE52CF"/>
    <w:rsid w:val="00FE5FBC"/>
    <w:rsid w:val="00FE6047"/>
    <w:rsid w:val="00FE618B"/>
    <w:rsid w:val="00FE6486"/>
    <w:rsid w:val="00FE656B"/>
    <w:rsid w:val="00FE6857"/>
    <w:rsid w:val="00FE7005"/>
    <w:rsid w:val="00FE7A2D"/>
    <w:rsid w:val="00FF05B8"/>
    <w:rsid w:val="00FF08E8"/>
    <w:rsid w:val="00FF0EBE"/>
    <w:rsid w:val="00FF1A4F"/>
    <w:rsid w:val="00FF2816"/>
    <w:rsid w:val="00FF4437"/>
    <w:rsid w:val="00FF49A6"/>
    <w:rsid w:val="00FF4FC2"/>
    <w:rsid w:val="00FF5576"/>
    <w:rsid w:val="00FF6DAC"/>
    <w:rsid w:val="00FF6F40"/>
    <w:rsid w:val="00FF7D0B"/>
  </w:rsids>
  <m:mathPr>
    <m:mathFont m:val="Cambria Math"/>
    <m:brkBin m:val="before"/>
    <m:brkBinSub m:val="--"/>
    <m:smallFrac/>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left;mso-position-horizontal-relative:margin;mso-width-relative:margin;mso-height-relative:margin" fill="f" fillcolor="white" stroke="f">
      <v:fill color="white" on="f"/>
      <v:stroke on="f"/>
      <o:colormru v:ext="edit" colors="#eaeaea,#6f3"/>
    </o:shapedefaults>
    <o:shapelayout v:ext="edit">
      <o:idmap v:ext="edit" data="1"/>
    </o:shapelayout>
  </w:shapeDefaults>
  <w:decimalSymbol w:val="."/>
  <w:listSeparator w:val=","/>
  <w14:docId w14:val="3DBA1879"/>
  <w15:docId w15:val="{6E87415B-2E7A-417E-B753-86C40F87C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0E62"/>
    <w:pPr>
      <w:spacing w:before="120" w:after="120" w:line="300" w:lineRule="atLeast"/>
      <w:jc w:val="both"/>
    </w:pPr>
    <w:rPr>
      <w:rFonts w:ascii="Gill Sans MT" w:hAnsi="Gill Sans MT"/>
      <w:sz w:val="22"/>
    </w:rPr>
  </w:style>
  <w:style w:type="paragraph" w:styleId="Heading1">
    <w:name w:val="heading 1"/>
    <w:aliases w:val="h1,b1,smal-head 1,Char,Chapter,smal-head 1 Char Char Char,China1,smal-head 1 Char Char,Document Header1,KG,111,ClauseGroup_Title,level1,Kopf Firma,Chapter Heading,MARIE1,Heading A,Top,Header-1, Char"/>
    <w:basedOn w:val="Normal"/>
    <w:next w:val="Normal"/>
    <w:link w:val="Heading1Char"/>
    <w:qFormat/>
    <w:rsid w:val="008D528F"/>
    <w:pPr>
      <w:keepNext/>
      <w:numPr>
        <w:numId w:val="28"/>
      </w:numPr>
      <w:spacing w:before="0" w:after="0"/>
      <w:jc w:val="left"/>
      <w:outlineLvl w:val="0"/>
    </w:pPr>
    <w:rPr>
      <w:b/>
      <w:bCs/>
      <w:caps/>
      <w:kern w:val="32"/>
      <w:sz w:val="28"/>
      <w:szCs w:val="32"/>
    </w:rPr>
  </w:style>
  <w:style w:type="paragraph" w:styleId="Heading2">
    <w:name w:val="heading 2"/>
    <w:aliases w:val="Style DHV 2,smal-head2,Style DHV 2 Char Char,ADB Heading 2,China2,?? 2,smal-head2 Char Char,h2,1,Heading 2 Char Char Char Char Char,A-FS Überschrift 2,LUDB Heading 2,Heading 1 Char + 14 pt,Black,Justified,Before:  12 pt,head 0,Header-2"/>
    <w:basedOn w:val="Heading1"/>
    <w:next w:val="Normal"/>
    <w:link w:val="Heading2Char"/>
    <w:qFormat/>
    <w:rsid w:val="001B497C"/>
    <w:pPr>
      <w:numPr>
        <w:ilvl w:val="1"/>
      </w:numPr>
      <w:spacing w:before="160" w:after="240" w:line="240" w:lineRule="auto"/>
      <w:outlineLvl w:val="1"/>
    </w:pPr>
    <w:rPr>
      <w:caps w:val="0"/>
      <w:sz w:val="24"/>
    </w:rPr>
  </w:style>
  <w:style w:type="paragraph" w:styleId="Heading3">
    <w:name w:val="heading 3"/>
    <w:aliases w:val="small-head3,h3,h3 Char Char Char Char,h3 Char Char,h3 Char Char Char Char Char,h3 Char Char Char Char Char Char Char C,h3 Char Char Char Char Char Char Char C Char Char Char Char,Heading_aer 3 Char,heading3,Heading 3 new,PA Minor Section,11"/>
    <w:basedOn w:val="Heading2"/>
    <w:next w:val="Normal"/>
    <w:link w:val="Heading3Char"/>
    <w:autoRedefine/>
    <w:uiPriority w:val="9"/>
    <w:qFormat/>
    <w:rsid w:val="004F7093"/>
    <w:pPr>
      <w:numPr>
        <w:ilvl w:val="2"/>
      </w:numPr>
      <w:outlineLvl w:val="2"/>
    </w:pPr>
    <w:rPr>
      <w:sz w:val="22"/>
      <w:szCs w:val="24"/>
    </w:rPr>
  </w:style>
  <w:style w:type="paragraph" w:styleId="Heading4">
    <w:name w:val="heading 4"/>
    <w:aliases w:val="Heading 4_Palun,small-head4,h4,4,I4,l4,heading4,heading,Level 2 - a,Heading 4mod,Sub-Clause Sub-paragraph,ClauseSubSub_No&amp;Name,A-FS, Sub-Clause Sub-paragraph"/>
    <w:basedOn w:val="Heading3"/>
    <w:next w:val="Normal"/>
    <w:link w:val="Heading4Char"/>
    <w:autoRedefine/>
    <w:unhideWhenUsed/>
    <w:qFormat/>
    <w:rsid w:val="00AD3685"/>
    <w:pPr>
      <w:numPr>
        <w:ilvl w:val="3"/>
      </w:numPr>
      <w:tabs>
        <w:tab w:val="left" w:pos="851"/>
      </w:tabs>
      <w:outlineLvl w:val="3"/>
    </w:pPr>
  </w:style>
  <w:style w:type="paragraph" w:styleId="Heading5">
    <w:name w:val="heading 5"/>
    <w:aliases w:val="NOrmal text"/>
    <w:basedOn w:val="Heading1"/>
    <w:next w:val="Normal"/>
    <w:link w:val="Heading5Char"/>
    <w:unhideWhenUsed/>
    <w:qFormat/>
    <w:rsid w:val="00E21D95"/>
    <w:pPr>
      <w:numPr>
        <w:ilvl w:val="4"/>
      </w:numPr>
      <w:spacing w:before="120" w:after="120" w:line="240" w:lineRule="auto"/>
      <w:outlineLvl w:val="4"/>
    </w:pPr>
    <w:rPr>
      <w:b w:val="0"/>
      <w:caps w:val="0"/>
      <w:sz w:val="24"/>
      <w:szCs w:val="24"/>
      <w:u w:val="single"/>
    </w:rPr>
  </w:style>
  <w:style w:type="paragraph" w:styleId="Heading6">
    <w:name w:val="heading 6"/>
    <w:aliases w:val="China6,?? 6,SUB HEADING"/>
    <w:basedOn w:val="Normal"/>
    <w:next w:val="Normal"/>
    <w:link w:val="Heading6Char"/>
    <w:unhideWhenUsed/>
    <w:qFormat/>
    <w:rsid w:val="00E21D95"/>
    <w:pPr>
      <w:keepNext/>
      <w:keepLines/>
      <w:numPr>
        <w:ilvl w:val="5"/>
        <w:numId w:val="28"/>
      </w:numPr>
      <w:spacing w:before="200" w:after="0"/>
      <w:outlineLvl w:val="5"/>
    </w:pPr>
    <w:rPr>
      <w:iCs/>
      <w:u w:val="single"/>
    </w:rPr>
  </w:style>
  <w:style w:type="paragraph" w:styleId="Heading7">
    <w:name w:val="heading 7"/>
    <w:aliases w:val="1.1 HEADING"/>
    <w:basedOn w:val="Normal"/>
    <w:next w:val="Normal"/>
    <w:link w:val="Heading7Char"/>
    <w:qFormat/>
    <w:rsid w:val="001F3021"/>
    <w:pPr>
      <w:keepNext/>
      <w:numPr>
        <w:ilvl w:val="6"/>
        <w:numId w:val="28"/>
      </w:numPr>
      <w:spacing w:before="0" w:after="0" w:line="240" w:lineRule="auto"/>
      <w:outlineLvl w:val="6"/>
    </w:pPr>
    <w:rPr>
      <w:rFonts w:ascii="Arial" w:hAnsi="Arial"/>
    </w:rPr>
  </w:style>
  <w:style w:type="paragraph" w:styleId="Heading8">
    <w:name w:val="heading 8"/>
    <w:basedOn w:val="Normal"/>
    <w:next w:val="Normal"/>
    <w:link w:val="Heading8Char"/>
    <w:qFormat/>
    <w:rsid w:val="001F3021"/>
    <w:pPr>
      <w:numPr>
        <w:ilvl w:val="7"/>
        <w:numId w:val="28"/>
      </w:numPr>
      <w:spacing w:before="0" w:after="0" w:line="240" w:lineRule="auto"/>
      <w:outlineLvl w:val="7"/>
    </w:pPr>
    <w:rPr>
      <w:rFonts w:ascii="Arial" w:hAnsi="Arial"/>
    </w:rPr>
  </w:style>
  <w:style w:type="paragraph" w:styleId="Heading9">
    <w:name w:val="heading 9"/>
    <w:basedOn w:val="Normal"/>
    <w:next w:val="Normal"/>
    <w:link w:val="Heading9Char"/>
    <w:qFormat/>
    <w:rsid w:val="001F3021"/>
    <w:pPr>
      <w:keepNext/>
      <w:numPr>
        <w:ilvl w:val="8"/>
        <w:numId w:val="28"/>
      </w:numPr>
      <w:spacing w:before="0" w:after="0" w:line="240" w:lineRule="auto"/>
      <w:jc w:val="right"/>
      <w:outlineLvl w:val="8"/>
    </w:pPr>
    <w:rPr>
      <w:rFonts w:ascii="Arial" w:hAnsi="Arial"/>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b1 Char,smal-head 1 Char,Char Char,Chapter Char,smal-head 1 Char Char Char Char,China1 Char,smal-head 1 Char Char Char1,Document Header1 Char,KG Char,111 Char,ClauseGroup_Title Char,level1 Char,Kopf Firma Char,Chapter Heading Char"/>
    <w:link w:val="Heading1"/>
    <w:rsid w:val="008D528F"/>
    <w:rPr>
      <w:rFonts w:ascii="Gill Sans MT" w:hAnsi="Gill Sans MT"/>
      <w:b/>
      <w:bCs/>
      <w:caps/>
      <w:kern w:val="32"/>
      <w:sz w:val="28"/>
      <w:szCs w:val="32"/>
    </w:rPr>
  </w:style>
  <w:style w:type="character" w:customStyle="1" w:styleId="Heading2Char">
    <w:name w:val="Heading 2 Char"/>
    <w:aliases w:val="Style DHV 2 Char,smal-head2 Char,Style DHV 2 Char Char Char,ADB Heading 2 Char,China2 Char,?? 2 Char,smal-head2 Char Char Char,h2 Char,1 Char,Heading 2 Char Char Char Char Char Char,A-FS Überschrift 2 Char,LUDB Heading 2 Char,Black Char"/>
    <w:link w:val="Heading2"/>
    <w:rsid w:val="001B497C"/>
    <w:rPr>
      <w:rFonts w:ascii="Gill Sans MT" w:hAnsi="Gill Sans MT"/>
      <w:b/>
      <w:bCs/>
      <w:kern w:val="32"/>
      <w:sz w:val="24"/>
      <w:szCs w:val="32"/>
    </w:rPr>
  </w:style>
  <w:style w:type="character" w:customStyle="1" w:styleId="Heading3Char">
    <w:name w:val="Heading 3 Char"/>
    <w:aliases w:val="small-head3 Char,h3 Char,h3 Char Char Char Char Char1,h3 Char Char Char,h3 Char Char Char Char Char Char,h3 Char Char Char Char Char Char Char C Char,h3 Char Char Char Char Char Char Char C Char Char Char Char Char,Heading_aer 3 Char Char"/>
    <w:link w:val="Heading3"/>
    <w:uiPriority w:val="9"/>
    <w:rsid w:val="004F7093"/>
    <w:rPr>
      <w:rFonts w:ascii="Gill Sans MT" w:hAnsi="Gill Sans MT"/>
      <w:b/>
      <w:bCs/>
      <w:kern w:val="32"/>
      <w:sz w:val="22"/>
      <w:szCs w:val="24"/>
    </w:rPr>
  </w:style>
  <w:style w:type="character" w:customStyle="1" w:styleId="Heading4Char">
    <w:name w:val="Heading 4 Char"/>
    <w:aliases w:val="Heading 4_Palun Char,small-head4 Char,h4 Char,4 Char,I4 Char,l4 Char,heading4 Char,heading Char,Level 2 - a Char,Heading 4mod Char,Sub-Clause Sub-paragraph Char,ClauseSubSub_No&amp;Name Char,A-FS Char, Sub-Clause Sub-paragraph Char"/>
    <w:link w:val="Heading4"/>
    <w:rsid w:val="00AD3685"/>
    <w:rPr>
      <w:rFonts w:ascii="Gill Sans MT" w:hAnsi="Gill Sans MT"/>
      <w:b/>
      <w:bCs/>
      <w:kern w:val="32"/>
      <w:sz w:val="22"/>
      <w:szCs w:val="24"/>
    </w:rPr>
  </w:style>
  <w:style w:type="character" w:customStyle="1" w:styleId="Heading5Char">
    <w:name w:val="Heading 5 Char"/>
    <w:aliases w:val="NOrmal text Char"/>
    <w:link w:val="Heading5"/>
    <w:rsid w:val="00E21D95"/>
    <w:rPr>
      <w:rFonts w:ascii="Gill Sans MT" w:hAnsi="Gill Sans MT"/>
      <w:bCs/>
      <w:kern w:val="32"/>
      <w:sz w:val="24"/>
      <w:szCs w:val="24"/>
      <w:u w:val="single"/>
    </w:rPr>
  </w:style>
  <w:style w:type="character" w:customStyle="1" w:styleId="Heading6Char">
    <w:name w:val="Heading 6 Char"/>
    <w:aliases w:val="China6 Char,?? 6 Char,SUB HEADING Char"/>
    <w:link w:val="Heading6"/>
    <w:rsid w:val="00E21D95"/>
    <w:rPr>
      <w:rFonts w:ascii="Gill Sans MT" w:hAnsi="Gill Sans MT"/>
      <w:iCs/>
      <w:sz w:val="22"/>
      <w:u w:val="single"/>
    </w:rPr>
  </w:style>
  <w:style w:type="character" w:customStyle="1" w:styleId="Heading7Char">
    <w:name w:val="Heading 7 Char"/>
    <w:aliases w:val="1.1 HEADING Char"/>
    <w:link w:val="Heading7"/>
    <w:rsid w:val="001F3021"/>
    <w:rPr>
      <w:rFonts w:ascii="Arial" w:hAnsi="Arial"/>
      <w:sz w:val="22"/>
    </w:rPr>
  </w:style>
  <w:style w:type="character" w:customStyle="1" w:styleId="Heading8Char">
    <w:name w:val="Heading 8 Char"/>
    <w:link w:val="Heading8"/>
    <w:rsid w:val="001F3021"/>
    <w:rPr>
      <w:rFonts w:ascii="Arial" w:hAnsi="Arial"/>
      <w:sz w:val="22"/>
    </w:rPr>
  </w:style>
  <w:style w:type="character" w:customStyle="1" w:styleId="Heading9Char">
    <w:name w:val="Heading 9 Char"/>
    <w:link w:val="Heading9"/>
    <w:rsid w:val="001F3021"/>
    <w:rPr>
      <w:rFonts w:ascii="Arial" w:hAnsi="Arial"/>
      <w:b/>
      <w:sz w:val="28"/>
    </w:rPr>
  </w:style>
  <w:style w:type="paragraph" w:styleId="Caption">
    <w:name w:val="caption"/>
    <w:aliases w:val="Tables,Caption-Table,Caption1,Caption-Table Char Char Char,Caption-Table Char Char Char Char,Caption-Table Char Char,Figur/Tabell-Nr,Tables1,Table F2.,FIgure,caption, Char Char1,headings,CPR Caption,Caption: FIGURES"/>
    <w:basedOn w:val="Normal"/>
    <w:next w:val="Normal"/>
    <w:link w:val="CaptionChar"/>
    <w:unhideWhenUsed/>
    <w:qFormat/>
    <w:rsid w:val="002038BE"/>
    <w:pPr>
      <w:spacing w:before="240" w:after="200" w:line="240" w:lineRule="auto"/>
    </w:pPr>
    <w:rPr>
      <w:b/>
      <w:bCs/>
      <w:szCs w:val="18"/>
    </w:rPr>
  </w:style>
  <w:style w:type="character" w:customStyle="1" w:styleId="CaptionChar">
    <w:name w:val="Caption Char"/>
    <w:aliases w:val="Tables Char,Caption-Table Char,Caption1 Char,Caption-Table Char Char Char Char1,Caption-Table Char Char Char Char Char,Caption-Table Char Char Char1,Figur/Tabell-Nr Char,Tables1 Char,Table F2. Char,FIgure Char,caption Char, Char Char1 Char"/>
    <w:link w:val="Caption"/>
    <w:uiPriority w:val="35"/>
    <w:qFormat/>
    <w:rsid w:val="002038BE"/>
    <w:rPr>
      <w:rFonts w:ascii="Gill Sans MT" w:hAnsi="Gill Sans MT"/>
      <w:b/>
      <w:bCs/>
      <w:sz w:val="22"/>
      <w:szCs w:val="18"/>
    </w:rPr>
  </w:style>
  <w:style w:type="paragraph" w:styleId="TableofFigures">
    <w:name w:val="table of figures"/>
    <w:basedOn w:val="Normal"/>
    <w:next w:val="Normal"/>
    <w:uiPriority w:val="99"/>
    <w:unhideWhenUsed/>
    <w:rsid w:val="00EC3C1B"/>
    <w:pPr>
      <w:spacing w:after="0"/>
    </w:pPr>
  </w:style>
  <w:style w:type="character" w:styleId="Hyperlink">
    <w:name w:val="Hyperlink"/>
    <w:uiPriority w:val="99"/>
    <w:unhideWhenUsed/>
    <w:rsid w:val="00EC3C1B"/>
    <w:rPr>
      <w:color w:val="0000FF"/>
      <w:u w:val="single"/>
    </w:rPr>
  </w:style>
  <w:style w:type="table" w:styleId="TableGrid">
    <w:name w:val="Table Grid"/>
    <w:aliases w:val="DVN"/>
    <w:basedOn w:val="TableNormal"/>
    <w:uiPriority w:val="59"/>
    <w:rsid w:val="004054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B23F0"/>
    <w:pPr>
      <w:keepLines/>
      <w:numPr>
        <w:numId w:val="0"/>
      </w:numPr>
      <w:spacing w:before="480"/>
      <w:outlineLvl w:val="9"/>
    </w:pPr>
    <w:rPr>
      <w:rFonts w:ascii="Cambria" w:hAnsi="Cambria"/>
      <w:caps w:val="0"/>
      <w:color w:val="365F91"/>
      <w:kern w:val="0"/>
      <w:szCs w:val="28"/>
    </w:rPr>
  </w:style>
  <w:style w:type="paragraph" w:styleId="TOC1">
    <w:name w:val="toc 1"/>
    <w:basedOn w:val="Normal"/>
    <w:next w:val="Normal"/>
    <w:autoRedefine/>
    <w:uiPriority w:val="39"/>
    <w:unhideWhenUsed/>
    <w:qFormat/>
    <w:rsid w:val="00E01AA2"/>
    <w:pPr>
      <w:tabs>
        <w:tab w:val="left" w:pos="480"/>
        <w:tab w:val="right" w:leader="dot" w:pos="9017"/>
      </w:tabs>
      <w:spacing w:after="100"/>
      <w:jc w:val="center"/>
    </w:pPr>
    <w:rPr>
      <w:b/>
      <w:noProof/>
      <w:sz w:val="24"/>
    </w:rPr>
  </w:style>
  <w:style w:type="paragraph" w:styleId="TOC2">
    <w:name w:val="toc 2"/>
    <w:basedOn w:val="Normal"/>
    <w:next w:val="Normal"/>
    <w:autoRedefine/>
    <w:uiPriority w:val="39"/>
    <w:unhideWhenUsed/>
    <w:qFormat/>
    <w:rsid w:val="00926F57"/>
    <w:pPr>
      <w:tabs>
        <w:tab w:val="left" w:pos="880"/>
        <w:tab w:val="right" w:leader="dot" w:pos="9017"/>
      </w:tabs>
      <w:spacing w:after="100"/>
      <w:ind w:left="240"/>
      <w:jc w:val="right"/>
    </w:pPr>
  </w:style>
  <w:style w:type="paragraph" w:styleId="BalloonText">
    <w:name w:val="Balloon Text"/>
    <w:basedOn w:val="Normal"/>
    <w:link w:val="BalloonTextChar"/>
    <w:uiPriority w:val="99"/>
    <w:unhideWhenUsed/>
    <w:rsid w:val="00FB23F0"/>
    <w:pPr>
      <w:spacing w:before="0" w:after="0" w:line="240" w:lineRule="auto"/>
    </w:pPr>
    <w:rPr>
      <w:rFonts w:ascii="Tahoma" w:hAnsi="Tahoma"/>
      <w:sz w:val="16"/>
      <w:szCs w:val="16"/>
    </w:rPr>
  </w:style>
  <w:style w:type="character" w:customStyle="1" w:styleId="BalloonTextChar">
    <w:name w:val="Balloon Text Char"/>
    <w:link w:val="BalloonText"/>
    <w:uiPriority w:val="99"/>
    <w:rsid w:val="00FB23F0"/>
    <w:rPr>
      <w:rFonts w:ascii="Tahoma" w:hAnsi="Tahoma" w:cs="Tahoma"/>
      <w:sz w:val="16"/>
      <w:szCs w:val="16"/>
    </w:rPr>
  </w:style>
  <w:style w:type="paragraph" w:styleId="Header">
    <w:name w:val="header"/>
    <w:aliases w:val="Header portrait,Kuber A,Main Heading,heading 3 after h2,h,h3+,ContentsHeader,hd,*Header,Section Header,page-header,ph"/>
    <w:basedOn w:val="Normal"/>
    <w:link w:val="HeaderChar"/>
    <w:uiPriority w:val="99"/>
    <w:unhideWhenUsed/>
    <w:qFormat/>
    <w:rsid w:val="00E93729"/>
    <w:pPr>
      <w:tabs>
        <w:tab w:val="center" w:pos="4680"/>
        <w:tab w:val="right" w:pos="9360"/>
      </w:tabs>
      <w:spacing w:before="0" w:after="0" w:line="240" w:lineRule="auto"/>
    </w:pPr>
    <w:rPr>
      <w:rFonts w:ascii="Times New Roman" w:hAnsi="Times New Roman"/>
      <w:sz w:val="24"/>
    </w:rPr>
  </w:style>
  <w:style w:type="character" w:customStyle="1" w:styleId="HeaderChar">
    <w:name w:val="Header Char"/>
    <w:aliases w:val="Header portrait Char,Kuber A Char,Main Heading Char,heading 3 after h2 Char,h Char,h3+ Char,ContentsHeader Char,hd Char,*Header Char,Section Header Char,page-header Char,ph Char"/>
    <w:link w:val="Header"/>
    <w:uiPriority w:val="99"/>
    <w:rsid w:val="00E93729"/>
    <w:rPr>
      <w:sz w:val="24"/>
    </w:rPr>
  </w:style>
  <w:style w:type="paragraph" w:styleId="Footer">
    <w:name w:val="footer"/>
    <w:aliases w:val="eersteregel"/>
    <w:basedOn w:val="Normal"/>
    <w:link w:val="FooterChar"/>
    <w:uiPriority w:val="99"/>
    <w:unhideWhenUsed/>
    <w:qFormat/>
    <w:rsid w:val="00E93729"/>
    <w:pPr>
      <w:tabs>
        <w:tab w:val="center" w:pos="4680"/>
        <w:tab w:val="right" w:pos="9360"/>
      </w:tabs>
      <w:spacing w:before="0" w:after="0" w:line="240" w:lineRule="auto"/>
    </w:pPr>
    <w:rPr>
      <w:rFonts w:ascii="Times New Roman" w:hAnsi="Times New Roman"/>
      <w:sz w:val="24"/>
    </w:rPr>
  </w:style>
  <w:style w:type="character" w:customStyle="1" w:styleId="FooterChar">
    <w:name w:val="Footer Char"/>
    <w:aliases w:val="eersteregel Char"/>
    <w:link w:val="Footer"/>
    <w:uiPriority w:val="99"/>
    <w:rsid w:val="00E93729"/>
    <w:rPr>
      <w:sz w:val="24"/>
    </w:rPr>
  </w:style>
  <w:style w:type="character" w:styleId="PlaceholderText">
    <w:name w:val="Placeholder Text"/>
    <w:uiPriority w:val="99"/>
    <w:semiHidden/>
    <w:rsid w:val="00BB4F4D"/>
    <w:rPr>
      <w:color w:val="808080"/>
    </w:rPr>
  </w:style>
  <w:style w:type="paragraph" w:styleId="ListParagraph">
    <w:name w:val="List Paragraph"/>
    <w:aliases w:val="heading 4,Numbered List,List a)"/>
    <w:basedOn w:val="Normal"/>
    <w:link w:val="ListParagraphChar"/>
    <w:uiPriority w:val="34"/>
    <w:qFormat/>
    <w:rsid w:val="0014584B"/>
    <w:pPr>
      <w:ind w:left="720"/>
      <w:contextualSpacing/>
    </w:pPr>
  </w:style>
  <w:style w:type="character" w:customStyle="1" w:styleId="ListParagraphChar">
    <w:name w:val="List Paragraph Char"/>
    <w:aliases w:val="heading 4 Char,Numbered List Char,List a) Char"/>
    <w:link w:val="ListParagraph"/>
    <w:uiPriority w:val="34"/>
    <w:rsid w:val="0014584B"/>
    <w:rPr>
      <w:rFonts w:ascii="Gill Sans MT" w:hAnsi="Gill Sans MT"/>
      <w:sz w:val="22"/>
    </w:rPr>
  </w:style>
  <w:style w:type="paragraph" w:customStyle="1" w:styleId="BulletHeading">
    <w:name w:val="Bullet Heading"/>
    <w:basedOn w:val="ListParagraph"/>
    <w:link w:val="BulletHeadingChar"/>
    <w:qFormat/>
    <w:rsid w:val="005047F4"/>
    <w:pPr>
      <w:spacing w:line="240" w:lineRule="auto"/>
      <w:ind w:left="360" w:hanging="360"/>
    </w:pPr>
    <w:rPr>
      <w:b/>
    </w:rPr>
  </w:style>
  <w:style w:type="character" w:customStyle="1" w:styleId="BulletHeadingChar">
    <w:name w:val="Bullet Heading Char"/>
    <w:link w:val="BulletHeading"/>
    <w:rsid w:val="00564914"/>
    <w:rPr>
      <w:rFonts w:ascii="Gill Sans MT" w:hAnsi="Gill Sans MT"/>
      <w:b/>
      <w:sz w:val="22"/>
    </w:rPr>
  </w:style>
  <w:style w:type="paragraph" w:customStyle="1" w:styleId="Bullet">
    <w:name w:val="Bullet"/>
    <w:basedOn w:val="ListParagraph"/>
    <w:link w:val="BulletChar"/>
    <w:qFormat/>
    <w:rsid w:val="009A1E23"/>
    <w:pPr>
      <w:ind w:hanging="360"/>
    </w:pPr>
  </w:style>
  <w:style w:type="character" w:customStyle="1" w:styleId="BulletChar">
    <w:name w:val="Bullet Char"/>
    <w:link w:val="Bullet"/>
    <w:rsid w:val="009A1E23"/>
    <w:rPr>
      <w:sz w:val="24"/>
    </w:rPr>
  </w:style>
  <w:style w:type="paragraph" w:styleId="BodyText">
    <w:name w:val="Body Text"/>
    <w:basedOn w:val="Normal"/>
    <w:link w:val="BodyTextChar"/>
    <w:rsid w:val="00E00B9F"/>
    <w:pPr>
      <w:spacing w:before="60" w:after="60" w:line="240" w:lineRule="auto"/>
    </w:pPr>
    <w:rPr>
      <w:rFonts w:ascii="Arial" w:hAnsi="Arial"/>
      <w:lang w:val="en-GB"/>
    </w:rPr>
  </w:style>
  <w:style w:type="character" w:customStyle="1" w:styleId="BodyTextChar">
    <w:name w:val="Body Text Char"/>
    <w:link w:val="BodyText"/>
    <w:qFormat/>
    <w:rsid w:val="00E00B9F"/>
    <w:rPr>
      <w:rFonts w:ascii="Arial" w:hAnsi="Arial"/>
      <w:sz w:val="22"/>
      <w:lang w:val="en-GB"/>
    </w:rPr>
  </w:style>
  <w:style w:type="paragraph" w:styleId="FootnoteText">
    <w:name w:val="footnote text"/>
    <w:basedOn w:val="Normal"/>
    <w:link w:val="FootnoteTextChar"/>
    <w:rsid w:val="00762C32"/>
    <w:pPr>
      <w:spacing w:before="0" w:after="0" w:line="240" w:lineRule="auto"/>
      <w:jc w:val="left"/>
    </w:pPr>
    <w:rPr>
      <w:rFonts w:ascii="Arial" w:hAnsi="Arial"/>
      <w:sz w:val="20"/>
    </w:rPr>
  </w:style>
  <w:style w:type="character" w:customStyle="1" w:styleId="FootnoteTextChar">
    <w:name w:val="Footnote Text Char"/>
    <w:link w:val="FootnoteText"/>
    <w:rsid w:val="00762C32"/>
    <w:rPr>
      <w:rFonts w:ascii="Arial" w:hAnsi="Arial" w:cs="Arial"/>
    </w:rPr>
  </w:style>
  <w:style w:type="character" w:styleId="FootnoteReference">
    <w:name w:val="footnote reference"/>
    <w:rsid w:val="00762C32"/>
    <w:rPr>
      <w:vertAlign w:val="superscript"/>
    </w:rPr>
  </w:style>
  <w:style w:type="paragraph" w:styleId="ListBullet">
    <w:name w:val="List Bullet"/>
    <w:basedOn w:val="Normal"/>
    <w:autoRedefine/>
    <w:rsid w:val="00762C32"/>
    <w:pPr>
      <w:tabs>
        <w:tab w:val="num" w:pos="360"/>
      </w:tabs>
      <w:spacing w:before="0" w:after="0" w:line="240" w:lineRule="auto"/>
      <w:ind w:left="360" w:hanging="360"/>
      <w:jc w:val="left"/>
    </w:pPr>
    <w:rPr>
      <w:szCs w:val="24"/>
    </w:rPr>
  </w:style>
  <w:style w:type="paragraph" w:styleId="Subtitle">
    <w:name w:val="Subtitle"/>
    <w:aliases w:val="table"/>
    <w:basedOn w:val="Normal"/>
    <w:link w:val="SubtitleChar"/>
    <w:uiPriority w:val="11"/>
    <w:qFormat/>
    <w:rsid w:val="00762C32"/>
    <w:pPr>
      <w:spacing w:before="0" w:after="0" w:line="240" w:lineRule="auto"/>
      <w:jc w:val="center"/>
    </w:pPr>
    <w:rPr>
      <w:rFonts w:ascii="Times New Roman" w:hAnsi="Times New Roman"/>
      <w:b/>
      <w:bCs/>
      <w:sz w:val="28"/>
      <w:szCs w:val="28"/>
    </w:rPr>
  </w:style>
  <w:style w:type="character" w:customStyle="1" w:styleId="SubtitleChar">
    <w:name w:val="Subtitle Char"/>
    <w:aliases w:val="table Char"/>
    <w:link w:val="Subtitle"/>
    <w:uiPriority w:val="11"/>
    <w:rsid w:val="00762C32"/>
    <w:rPr>
      <w:b/>
      <w:bCs/>
      <w:sz w:val="28"/>
      <w:szCs w:val="28"/>
    </w:rPr>
  </w:style>
  <w:style w:type="paragraph" w:styleId="EndnoteText">
    <w:name w:val="endnote text"/>
    <w:basedOn w:val="Normal"/>
    <w:link w:val="EndnoteTextChar"/>
    <w:uiPriority w:val="99"/>
    <w:semiHidden/>
    <w:unhideWhenUsed/>
    <w:rsid w:val="00762C32"/>
    <w:pPr>
      <w:spacing w:before="0" w:after="0" w:line="240" w:lineRule="auto"/>
    </w:pPr>
    <w:rPr>
      <w:sz w:val="20"/>
    </w:rPr>
  </w:style>
  <w:style w:type="character" w:customStyle="1" w:styleId="EndnoteTextChar">
    <w:name w:val="Endnote Text Char"/>
    <w:basedOn w:val="DefaultParagraphFont"/>
    <w:link w:val="EndnoteText"/>
    <w:uiPriority w:val="99"/>
    <w:semiHidden/>
    <w:rsid w:val="00762C32"/>
  </w:style>
  <w:style w:type="character" w:styleId="EndnoteReference">
    <w:name w:val="endnote reference"/>
    <w:uiPriority w:val="99"/>
    <w:semiHidden/>
    <w:unhideWhenUsed/>
    <w:rsid w:val="00762C32"/>
    <w:rPr>
      <w:vertAlign w:val="superscript"/>
    </w:rPr>
  </w:style>
  <w:style w:type="paragraph" w:styleId="TOC3">
    <w:name w:val="toc 3"/>
    <w:basedOn w:val="Normal"/>
    <w:next w:val="Normal"/>
    <w:autoRedefine/>
    <w:uiPriority w:val="39"/>
    <w:unhideWhenUsed/>
    <w:qFormat/>
    <w:rsid w:val="00926F57"/>
    <w:pPr>
      <w:tabs>
        <w:tab w:val="left" w:pos="1320"/>
        <w:tab w:val="right" w:leader="dot" w:pos="9170"/>
      </w:tabs>
      <w:spacing w:after="100"/>
      <w:ind w:left="480"/>
    </w:pPr>
  </w:style>
  <w:style w:type="paragraph" w:styleId="TOC4">
    <w:name w:val="toc 4"/>
    <w:basedOn w:val="Normal"/>
    <w:next w:val="Normal"/>
    <w:autoRedefine/>
    <w:uiPriority w:val="39"/>
    <w:unhideWhenUsed/>
    <w:rsid w:val="00EA088C"/>
    <w:pPr>
      <w:spacing w:before="0" w:after="100"/>
      <w:ind w:left="660"/>
      <w:jc w:val="left"/>
    </w:pPr>
    <w:rPr>
      <w:szCs w:val="22"/>
    </w:rPr>
  </w:style>
  <w:style w:type="paragraph" w:styleId="TOC5">
    <w:name w:val="toc 5"/>
    <w:basedOn w:val="Normal"/>
    <w:next w:val="Normal"/>
    <w:autoRedefine/>
    <w:uiPriority w:val="39"/>
    <w:unhideWhenUsed/>
    <w:rsid w:val="00921FFA"/>
    <w:pPr>
      <w:spacing w:before="0" w:after="100"/>
      <w:ind w:left="880"/>
      <w:jc w:val="left"/>
    </w:pPr>
    <w:rPr>
      <w:rFonts w:ascii="Calibri" w:hAnsi="Calibri"/>
      <w:szCs w:val="22"/>
    </w:rPr>
  </w:style>
  <w:style w:type="paragraph" w:styleId="TOC6">
    <w:name w:val="toc 6"/>
    <w:basedOn w:val="Normal"/>
    <w:next w:val="Normal"/>
    <w:autoRedefine/>
    <w:uiPriority w:val="39"/>
    <w:unhideWhenUsed/>
    <w:rsid w:val="00921FFA"/>
    <w:pPr>
      <w:spacing w:before="0" w:after="100"/>
      <w:ind w:left="1100"/>
      <w:jc w:val="left"/>
    </w:pPr>
    <w:rPr>
      <w:rFonts w:ascii="Calibri" w:hAnsi="Calibri"/>
      <w:szCs w:val="22"/>
    </w:rPr>
  </w:style>
  <w:style w:type="paragraph" w:styleId="TOC7">
    <w:name w:val="toc 7"/>
    <w:basedOn w:val="Normal"/>
    <w:next w:val="Normal"/>
    <w:autoRedefine/>
    <w:uiPriority w:val="39"/>
    <w:unhideWhenUsed/>
    <w:rsid w:val="00921FFA"/>
    <w:pPr>
      <w:spacing w:before="0" w:after="100"/>
      <w:ind w:left="1320"/>
      <w:jc w:val="left"/>
    </w:pPr>
    <w:rPr>
      <w:rFonts w:ascii="Calibri" w:hAnsi="Calibri"/>
      <w:szCs w:val="22"/>
    </w:rPr>
  </w:style>
  <w:style w:type="paragraph" w:styleId="TOC8">
    <w:name w:val="toc 8"/>
    <w:basedOn w:val="Normal"/>
    <w:next w:val="Normal"/>
    <w:autoRedefine/>
    <w:uiPriority w:val="39"/>
    <w:unhideWhenUsed/>
    <w:rsid w:val="00921FFA"/>
    <w:pPr>
      <w:spacing w:before="0" w:after="100"/>
      <w:ind w:left="1540"/>
      <w:jc w:val="left"/>
    </w:pPr>
    <w:rPr>
      <w:rFonts w:ascii="Calibri" w:hAnsi="Calibri"/>
      <w:szCs w:val="22"/>
    </w:rPr>
  </w:style>
  <w:style w:type="paragraph" w:styleId="TOC9">
    <w:name w:val="toc 9"/>
    <w:basedOn w:val="Normal"/>
    <w:next w:val="Normal"/>
    <w:autoRedefine/>
    <w:uiPriority w:val="39"/>
    <w:unhideWhenUsed/>
    <w:rsid w:val="00921FFA"/>
    <w:pPr>
      <w:spacing w:before="0" w:after="100"/>
      <w:ind w:left="1760"/>
      <w:jc w:val="left"/>
    </w:pPr>
    <w:rPr>
      <w:rFonts w:ascii="Calibri" w:hAnsi="Calibri"/>
      <w:szCs w:val="22"/>
    </w:rPr>
  </w:style>
  <w:style w:type="character" w:styleId="CommentReference">
    <w:name w:val="annotation reference"/>
    <w:uiPriority w:val="99"/>
    <w:unhideWhenUsed/>
    <w:rsid w:val="00B24E1E"/>
    <w:rPr>
      <w:sz w:val="16"/>
      <w:szCs w:val="16"/>
    </w:rPr>
  </w:style>
  <w:style w:type="paragraph" w:styleId="CommentText">
    <w:name w:val="annotation text"/>
    <w:basedOn w:val="Normal"/>
    <w:link w:val="CommentTextChar"/>
    <w:uiPriority w:val="99"/>
    <w:unhideWhenUsed/>
    <w:rsid w:val="00B24E1E"/>
    <w:pPr>
      <w:spacing w:line="240" w:lineRule="auto"/>
    </w:pPr>
    <w:rPr>
      <w:sz w:val="20"/>
    </w:rPr>
  </w:style>
  <w:style w:type="character" w:customStyle="1" w:styleId="CommentTextChar">
    <w:name w:val="Comment Text Char"/>
    <w:link w:val="CommentText"/>
    <w:uiPriority w:val="99"/>
    <w:rsid w:val="00B24E1E"/>
    <w:rPr>
      <w:rFonts w:ascii="Gill Sans MT" w:hAnsi="Gill Sans MT"/>
    </w:rPr>
  </w:style>
  <w:style w:type="paragraph" w:styleId="CommentSubject">
    <w:name w:val="annotation subject"/>
    <w:basedOn w:val="CommentText"/>
    <w:next w:val="CommentText"/>
    <w:link w:val="CommentSubjectChar"/>
    <w:uiPriority w:val="99"/>
    <w:semiHidden/>
    <w:unhideWhenUsed/>
    <w:rsid w:val="00B24E1E"/>
    <w:rPr>
      <w:b/>
      <w:bCs/>
    </w:rPr>
  </w:style>
  <w:style w:type="character" w:customStyle="1" w:styleId="CommentSubjectChar">
    <w:name w:val="Comment Subject Char"/>
    <w:link w:val="CommentSubject"/>
    <w:uiPriority w:val="99"/>
    <w:semiHidden/>
    <w:rsid w:val="00B24E1E"/>
    <w:rPr>
      <w:rFonts w:ascii="Gill Sans MT" w:hAnsi="Gill Sans MT"/>
      <w:b/>
      <w:bCs/>
    </w:rPr>
  </w:style>
  <w:style w:type="paragraph" w:customStyle="1" w:styleId="BulletShort">
    <w:name w:val="BulletShort"/>
    <w:basedOn w:val="BodyText"/>
    <w:link w:val="BulletShortChar"/>
    <w:rsid w:val="0064087B"/>
    <w:pPr>
      <w:tabs>
        <w:tab w:val="num" w:pos="720"/>
      </w:tabs>
      <w:spacing w:before="0" w:after="0" w:line="280" w:lineRule="atLeast"/>
      <w:ind w:left="720" w:hanging="360"/>
    </w:pPr>
    <w:rPr>
      <w:rFonts w:ascii="Gill Sans MT" w:hAnsi="Gill Sans MT"/>
    </w:rPr>
  </w:style>
  <w:style w:type="paragraph" w:customStyle="1" w:styleId="StyleBodyText">
    <w:name w:val="Style Body Text"/>
    <w:basedOn w:val="BodyText"/>
    <w:next w:val="Normal"/>
    <w:rsid w:val="00301E56"/>
    <w:pPr>
      <w:spacing w:before="0" w:after="160"/>
    </w:pPr>
    <w:rPr>
      <w:rFonts w:ascii="Gill Sans MT" w:hAnsi="Gill Sans MT"/>
      <w:w w:val="104"/>
      <w:szCs w:val="22"/>
      <w:lang w:val="en-US"/>
    </w:rPr>
  </w:style>
  <w:style w:type="paragraph" w:customStyle="1" w:styleId="Tabletitle">
    <w:name w:val="Table title"/>
    <w:basedOn w:val="Normal"/>
    <w:link w:val="TabletitleChar"/>
    <w:qFormat/>
    <w:rsid w:val="003A019A"/>
    <w:pPr>
      <w:tabs>
        <w:tab w:val="left" w:pos="1440"/>
      </w:tabs>
      <w:spacing w:before="80" w:after="160" w:line="240" w:lineRule="auto"/>
    </w:pPr>
    <w:rPr>
      <w:rFonts w:ascii="Arial" w:hAnsi="Arial"/>
      <w:b/>
      <w:sz w:val="20"/>
      <w:lang w:val="en-GB"/>
    </w:rPr>
  </w:style>
  <w:style w:type="character" w:customStyle="1" w:styleId="TabletitleChar">
    <w:name w:val="Table title Char"/>
    <w:link w:val="Tabletitle"/>
    <w:rsid w:val="003A019A"/>
    <w:rPr>
      <w:rFonts w:ascii="Arial" w:hAnsi="Arial"/>
      <w:b/>
      <w:lang w:val="en-GB"/>
    </w:rPr>
  </w:style>
  <w:style w:type="paragraph" w:customStyle="1" w:styleId="TableText">
    <w:name w:val="TableText"/>
    <w:basedOn w:val="Normal"/>
    <w:rsid w:val="003A019A"/>
    <w:pPr>
      <w:spacing w:before="80" w:after="160" w:line="240" w:lineRule="auto"/>
      <w:outlineLvl w:val="0"/>
    </w:pPr>
    <w:rPr>
      <w:rFonts w:ascii="Arial" w:hAnsi="Arial"/>
      <w:sz w:val="20"/>
    </w:rPr>
  </w:style>
  <w:style w:type="paragraph" w:customStyle="1" w:styleId="TableNotes">
    <w:name w:val="TableNotes"/>
    <w:basedOn w:val="BodyText"/>
    <w:rsid w:val="003A019A"/>
    <w:pPr>
      <w:spacing w:before="40" w:after="0"/>
    </w:pPr>
    <w:rPr>
      <w:rFonts w:ascii="Gill Sans Light" w:hAnsi="Gill Sans Light"/>
      <w:sz w:val="18"/>
      <w:szCs w:val="18"/>
      <w:lang w:val="en-US"/>
    </w:rPr>
  </w:style>
  <w:style w:type="paragraph" w:customStyle="1" w:styleId="StyleHeading3small">
    <w:name w:val="Style Heading 3small"/>
    <w:basedOn w:val="Heading3"/>
    <w:next w:val="Normal"/>
    <w:link w:val="StyleHeading3smallChar"/>
    <w:rsid w:val="00D50AED"/>
    <w:pPr>
      <w:keepLines/>
      <w:numPr>
        <w:ilvl w:val="0"/>
        <w:numId w:val="0"/>
      </w:numPr>
      <w:suppressLineNumbers/>
      <w:tabs>
        <w:tab w:val="num" w:pos="0"/>
        <w:tab w:val="left" w:pos="1440"/>
      </w:tabs>
      <w:suppressAutoHyphens/>
      <w:spacing w:before="120"/>
    </w:pPr>
    <w:rPr>
      <w:rFonts w:cs="Mangal"/>
      <w:snapToGrid w:val="0"/>
      <w:kern w:val="0"/>
      <w:szCs w:val="22"/>
      <w:lang w:bidi="sa-IN"/>
    </w:rPr>
  </w:style>
  <w:style w:type="character" w:customStyle="1" w:styleId="StyleHeading3smallChar">
    <w:name w:val="Style Heading 3small Char"/>
    <w:link w:val="StyleHeading3small"/>
    <w:rsid w:val="00D50AED"/>
    <w:rPr>
      <w:rFonts w:ascii="Gill Sans MT" w:hAnsi="Gill Sans MT" w:cs="Mangal"/>
      <w:b/>
      <w:bCs/>
      <w:snapToGrid w:val="0"/>
      <w:sz w:val="22"/>
      <w:szCs w:val="22"/>
      <w:lang w:bidi="sa-IN"/>
    </w:rPr>
  </w:style>
  <w:style w:type="paragraph" w:styleId="NormalWeb">
    <w:name w:val="Normal (Web)"/>
    <w:basedOn w:val="Normal"/>
    <w:uiPriority w:val="99"/>
    <w:unhideWhenUsed/>
    <w:rsid w:val="006F5333"/>
    <w:pPr>
      <w:spacing w:before="100" w:beforeAutospacing="1" w:after="100" w:afterAutospacing="1" w:line="240" w:lineRule="auto"/>
      <w:jc w:val="left"/>
    </w:pPr>
    <w:rPr>
      <w:rFonts w:ascii="Times New Roman" w:hAnsi="Times New Roman"/>
      <w:sz w:val="24"/>
      <w:szCs w:val="24"/>
    </w:rPr>
  </w:style>
  <w:style w:type="paragraph" w:customStyle="1" w:styleId="H1">
    <w:name w:val="H1"/>
    <w:basedOn w:val="Normal"/>
    <w:rsid w:val="001F3021"/>
    <w:pPr>
      <w:tabs>
        <w:tab w:val="num" w:pos="360"/>
      </w:tabs>
      <w:spacing w:before="0" w:after="0" w:line="240" w:lineRule="auto"/>
      <w:ind w:left="360" w:hanging="360"/>
      <w:jc w:val="center"/>
    </w:pPr>
    <w:rPr>
      <w:rFonts w:ascii="Bookman Old Style" w:hAnsi="Bookman Old Style"/>
      <w:b/>
      <w:sz w:val="28"/>
      <w:lang w:val="en-GB"/>
    </w:rPr>
  </w:style>
  <w:style w:type="paragraph" w:customStyle="1" w:styleId="Table">
    <w:name w:val="Table"/>
    <w:basedOn w:val="Normal"/>
    <w:qFormat/>
    <w:rsid w:val="001F3021"/>
    <w:pPr>
      <w:spacing w:before="60" w:after="60" w:line="240" w:lineRule="auto"/>
    </w:pPr>
  </w:style>
  <w:style w:type="character" w:styleId="Strong">
    <w:name w:val="Strong"/>
    <w:aliases w:val="Content"/>
    <w:uiPriority w:val="22"/>
    <w:qFormat/>
    <w:rsid w:val="001F3021"/>
    <w:rPr>
      <w:b/>
      <w:bCs/>
    </w:rPr>
  </w:style>
  <w:style w:type="paragraph" w:styleId="DocumentMap">
    <w:name w:val="Document Map"/>
    <w:basedOn w:val="Normal"/>
    <w:link w:val="DocumentMapChar"/>
    <w:uiPriority w:val="99"/>
    <w:unhideWhenUsed/>
    <w:rsid w:val="0097644B"/>
    <w:pPr>
      <w:spacing w:before="0" w:after="0" w:line="240" w:lineRule="auto"/>
    </w:pPr>
    <w:rPr>
      <w:rFonts w:ascii="Tahoma" w:hAnsi="Tahoma"/>
      <w:sz w:val="16"/>
      <w:szCs w:val="16"/>
    </w:rPr>
  </w:style>
  <w:style w:type="character" w:customStyle="1" w:styleId="DocumentMapChar">
    <w:name w:val="Document Map Char"/>
    <w:link w:val="DocumentMap"/>
    <w:uiPriority w:val="99"/>
    <w:rsid w:val="0097644B"/>
    <w:rPr>
      <w:rFonts w:ascii="Tahoma" w:hAnsi="Tahoma" w:cs="Tahoma"/>
      <w:sz w:val="16"/>
      <w:szCs w:val="16"/>
    </w:rPr>
  </w:style>
  <w:style w:type="table" w:customStyle="1" w:styleId="TableGrid1">
    <w:name w:val="Table Grid1"/>
    <w:basedOn w:val="TableNormal"/>
    <w:next w:val="TableGrid"/>
    <w:rsid w:val="00FC00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3223F5"/>
    <w:rPr>
      <w:rFonts w:ascii="Gill Sans MT" w:hAnsi="Gill Sans MT"/>
      <w:sz w:val="22"/>
    </w:rPr>
  </w:style>
  <w:style w:type="paragraph" w:customStyle="1" w:styleId="BuletLong">
    <w:name w:val="BuletLong"/>
    <w:basedOn w:val="BulletShort"/>
    <w:rsid w:val="005F41AA"/>
    <w:pPr>
      <w:tabs>
        <w:tab w:val="clear" w:pos="720"/>
        <w:tab w:val="num" w:pos="927"/>
      </w:tabs>
      <w:spacing w:before="80" w:after="120" w:line="240" w:lineRule="auto"/>
      <w:ind w:left="567" w:firstLine="0"/>
    </w:pPr>
    <w:rPr>
      <w:rFonts w:ascii="Gill Sans Light" w:hAnsi="Gill Sans Light"/>
      <w:szCs w:val="22"/>
    </w:rPr>
  </w:style>
  <w:style w:type="paragraph" w:styleId="BodyTextIndent">
    <w:name w:val="Body Text Indent"/>
    <w:basedOn w:val="Normal"/>
    <w:link w:val="BodyTextIndentChar"/>
    <w:rsid w:val="00C50ECB"/>
    <w:pPr>
      <w:spacing w:before="0" w:after="0" w:line="240" w:lineRule="auto"/>
      <w:ind w:left="720"/>
      <w:jc w:val="left"/>
    </w:pPr>
    <w:rPr>
      <w:rFonts w:ascii="Times New Roman" w:hAnsi="Times New Roman" w:cs="Angsana New"/>
      <w:sz w:val="24"/>
      <w:szCs w:val="24"/>
    </w:rPr>
  </w:style>
  <w:style w:type="character" w:customStyle="1" w:styleId="BodyTextIndentChar">
    <w:name w:val="Body Text Indent Char"/>
    <w:link w:val="BodyTextIndent"/>
    <w:rsid w:val="00C50ECB"/>
    <w:rPr>
      <w:rFonts w:cs="Angsana New"/>
      <w:sz w:val="24"/>
      <w:szCs w:val="24"/>
    </w:rPr>
  </w:style>
  <w:style w:type="character" w:styleId="PageNumber">
    <w:name w:val="page number"/>
    <w:rsid w:val="00C50ECB"/>
  </w:style>
  <w:style w:type="paragraph" w:styleId="Title">
    <w:name w:val="Title"/>
    <w:basedOn w:val="Normal"/>
    <w:link w:val="TitleChar"/>
    <w:qFormat/>
    <w:rsid w:val="00C50ECB"/>
    <w:pPr>
      <w:spacing w:before="0" w:after="0" w:line="240" w:lineRule="auto"/>
      <w:jc w:val="center"/>
    </w:pPr>
    <w:rPr>
      <w:rFonts w:ascii="Times New Roman" w:hAnsi="Times New Roman" w:cs="Angsana New"/>
      <w:b/>
      <w:bCs/>
      <w:sz w:val="24"/>
      <w:szCs w:val="24"/>
    </w:rPr>
  </w:style>
  <w:style w:type="character" w:customStyle="1" w:styleId="TitleChar">
    <w:name w:val="Title Char"/>
    <w:link w:val="Title"/>
    <w:rsid w:val="00C50ECB"/>
    <w:rPr>
      <w:rFonts w:cs="Angsana New"/>
      <w:b/>
      <w:bCs/>
      <w:sz w:val="24"/>
      <w:szCs w:val="24"/>
    </w:rPr>
  </w:style>
  <w:style w:type="character" w:styleId="FollowedHyperlink">
    <w:name w:val="FollowedHyperlink"/>
    <w:uiPriority w:val="99"/>
    <w:rsid w:val="00C50ECB"/>
    <w:rPr>
      <w:color w:val="800080"/>
      <w:u w:val="single"/>
    </w:rPr>
  </w:style>
  <w:style w:type="paragraph" w:customStyle="1" w:styleId="Title1">
    <w:name w:val="Title_1"/>
    <w:basedOn w:val="Normal"/>
    <w:next w:val="Normal"/>
    <w:rsid w:val="00C50ECB"/>
    <w:pPr>
      <w:spacing w:before="240" w:after="0" w:line="360" w:lineRule="atLeast"/>
      <w:jc w:val="center"/>
    </w:pPr>
    <w:rPr>
      <w:rFonts w:ascii="Helvetica" w:hAnsi="Helvetica"/>
      <w:b/>
      <w:sz w:val="36"/>
    </w:rPr>
  </w:style>
  <w:style w:type="paragraph" w:customStyle="1" w:styleId="Text">
    <w:name w:val="Text"/>
    <w:basedOn w:val="Normal"/>
    <w:rsid w:val="00C50ECB"/>
    <w:pPr>
      <w:spacing w:line="240" w:lineRule="auto"/>
      <w:jc w:val="left"/>
    </w:pPr>
    <w:rPr>
      <w:rFonts w:ascii="Times" w:hAnsi="Times"/>
      <w:noProof/>
      <w:sz w:val="20"/>
    </w:rPr>
  </w:style>
  <w:style w:type="paragraph" w:customStyle="1" w:styleId="ReportText">
    <w:name w:val="Report Text"/>
    <w:basedOn w:val="Normal"/>
    <w:rsid w:val="00C50ECB"/>
    <w:pPr>
      <w:spacing w:before="0" w:after="0" w:line="240" w:lineRule="auto"/>
      <w:ind w:left="851"/>
    </w:pPr>
    <w:rPr>
      <w:rFonts w:ascii="Times New Roman" w:hAnsi="Times New Roman"/>
      <w:szCs w:val="22"/>
      <w:lang w:val="en-GB"/>
    </w:rPr>
  </w:style>
  <w:style w:type="paragraph" w:customStyle="1" w:styleId="Figure">
    <w:name w:val="Figure"/>
    <w:basedOn w:val="Normal"/>
    <w:rsid w:val="00C50ECB"/>
    <w:pPr>
      <w:spacing w:before="0" w:after="0" w:line="240" w:lineRule="auto"/>
      <w:jc w:val="center"/>
    </w:pPr>
    <w:rPr>
      <w:rFonts w:ascii="Arial" w:hAnsi="Arial"/>
      <w:b/>
      <w:i/>
      <w:sz w:val="18"/>
      <w:szCs w:val="24"/>
    </w:rPr>
  </w:style>
  <w:style w:type="paragraph" w:customStyle="1" w:styleId="theading">
    <w:name w:val="theading"/>
    <w:basedOn w:val="Normal"/>
    <w:rsid w:val="00C50ECB"/>
    <w:pPr>
      <w:shd w:val="clear" w:color="auto" w:fill="E6E6E6"/>
      <w:spacing w:before="0" w:after="0" w:line="240" w:lineRule="auto"/>
      <w:jc w:val="center"/>
    </w:pPr>
    <w:rPr>
      <w:rFonts w:ascii="Arial" w:hAnsi="Arial" w:cs="Arial"/>
      <w:b/>
      <w:sz w:val="16"/>
      <w:szCs w:val="16"/>
    </w:rPr>
  </w:style>
  <w:style w:type="paragraph" w:customStyle="1" w:styleId="Source">
    <w:name w:val="Source"/>
    <w:basedOn w:val="Normal"/>
    <w:rsid w:val="00C50ECB"/>
    <w:pPr>
      <w:spacing w:before="0" w:after="0" w:line="240" w:lineRule="auto"/>
    </w:pPr>
    <w:rPr>
      <w:rFonts w:ascii="Arial" w:hAnsi="Arial" w:cs="Arial"/>
      <w:i/>
      <w:sz w:val="18"/>
      <w:szCs w:val="22"/>
    </w:rPr>
  </w:style>
  <w:style w:type="table" w:customStyle="1" w:styleId="TableGrid2">
    <w:name w:val="Table Grid2"/>
    <w:basedOn w:val="TableNormal"/>
    <w:next w:val="TableGrid"/>
    <w:uiPriority w:val="59"/>
    <w:rsid w:val="00384AA3"/>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s">
    <w:name w:val="Table texts"/>
    <w:next w:val="Normal"/>
    <w:qFormat/>
    <w:rsid w:val="003C36F3"/>
    <w:pPr>
      <w:spacing w:line="276" w:lineRule="auto"/>
    </w:pPr>
    <w:rPr>
      <w:rFonts w:ascii="Calibri" w:hAnsi="Calibri"/>
      <w:bCs/>
      <w:sz w:val="22"/>
      <w:szCs w:val="24"/>
      <w:lang w:val="en-GB"/>
    </w:rPr>
  </w:style>
  <w:style w:type="paragraph" w:customStyle="1" w:styleId="Normaltable">
    <w:name w:val="Normal (table)"/>
    <w:basedOn w:val="Normal"/>
    <w:qFormat/>
    <w:rsid w:val="003C36F3"/>
    <w:pPr>
      <w:tabs>
        <w:tab w:val="center" w:pos="4536"/>
        <w:tab w:val="right" w:pos="9072"/>
      </w:tabs>
      <w:spacing w:line="240" w:lineRule="auto"/>
    </w:pPr>
    <w:rPr>
      <w:rFonts w:eastAsia="Calibri"/>
      <w:szCs w:val="22"/>
    </w:rPr>
  </w:style>
  <w:style w:type="paragraph" w:styleId="ListContinue">
    <w:name w:val="List Continue"/>
    <w:basedOn w:val="Normal"/>
    <w:rsid w:val="003C36F3"/>
    <w:pPr>
      <w:tabs>
        <w:tab w:val="left" w:pos="1440"/>
      </w:tabs>
      <w:spacing w:before="80" w:line="240" w:lineRule="auto"/>
      <w:ind w:left="360"/>
      <w:jc w:val="left"/>
    </w:pPr>
    <w:rPr>
      <w:rFonts w:ascii="Arial" w:hAnsi="Arial"/>
      <w:lang w:val="en-GB"/>
    </w:rPr>
  </w:style>
  <w:style w:type="paragraph" w:customStyle="1" w:styleId="Texte1">
    <w:name w:val="Texte 1"/>
    <w:basedOn w:val="Normal"/>
    <w:link w:val="Texte1Char"/>
    <w:rsid w:val="002E4E08"/>
    <w:pPr>
      <w:spacing w:before="240" w:after="0" w:line="312" w:lineRule="auto"/>
      <w:ind w:left="851"/>
    </w:pPr>
    <w:rPr>
      <w:rFonts w:ascii="Univers 55" w:hAnsi="Univers 55" w:cs="Arial"/>
      <w:spacing w:val="-2"/>
      <w:sz w:val="21"/>
      <w:szCs w:val="23"/>
      <w:lang w:val="en-GB" w:eastAsia="fr-FR"/>
    </w:rPr>
  </w:style>
  <w:style w:type="character" w:customStyle="1" w:styleId="Texte1Char">
    <w:name w:val="Texte 1 Char"/>
    <w:link w:val="Texte1"/>
    <w:rsid w:val="002E4E08"/>
    <w:rPr>
      <w:rFonts w:ascii="Univers 55" w:hAnsi="Univers 55" w:cs="Arial"/>
      <w:spacing w:val="-2"/>
      <w:sz w:val="21"/>
      <w:szCs w:val="23"/>
      <w:lang w:val="en-GB" w:eastAsia="fr-FR"/>
    </w:rPr>
  </w:style>
  <w:style w:type="paragraph" w:customStyle="1" w:styleId="MinorHeading">
    <w:name w:val="MinorHeading"/>
    <w:basedOn w:val="BodyText"/>
    <w:rsid w:val="000D21C6"/>
    <w:pPr>
      <w:keepNext/>
      <w:keepLines/>
      <w:suppressLineNumbers/>
      <w:tabs>
        <w:tab w:val="left" w:pos="0"/>
        <w:tab w:val="left" w:pos="425"/>
        <w:tab w:val="left" w:pos="720"/>
        <w:tab w:val="left" w:pos="1701"/>
      </w:tabs>
      <w:suppressAutoHyphens/>
      <w:spacing w:before="80" w:after="160"/>
    </w:pPr>
    <w:rPr>
      <w:i/>
      <w:szCs w:val="22"/>
    </w:rPr>
  </w:style>
  <w:style w:type="paragraph" w:customStyle="1" w:styleId="Default">
    <w:name w:val="Default"/>
    <w:rsid w:val="000D21C6"/>
    <w:pPr>
      <w:widowControl w:val="0"/>
      <w:autoSpaceDE w:val="0"/>
      <w:autoSpaceDN w:val="0"/>
      <w:adjustRightInd w:val="0"/>
    </w:pPr>
    <w:rPr>
      <w:rFonts w:ascii="Arial" w:hAnsi="Arial" w:cs="Arial"/>
      <w:color w:val="000000"/>
      <w:sz w:val="24"/>
      <w:szCs w:val="24"/>
    </w:rPr>
  </w:style>
  <w:style w:type="paragraph" w:customStyle="1" w:styleId="NumListLong">
    <w:name w:val="NumListLong"/>
    <w:basedOn w:val="Normal"/>
    <w:uiPriority w:val="99"/>
    <w:rsid w:val="000D21C6"/>
    <w:pPr>
      <w:numPr>
        <w:numId w:val="3"/>
      </w:numPr>
      <w:spacing w:before="0" w:line="240" w:lineRule="auto"/>
    </w:pPr>
    <w:rPr>
      <w:rFonts w:ascii="Gill Sans Light" w:hAnsi="Gill Sans Light"/>
      <w:szCs w:val="22"/>
    </w:rPr>
  </w:style>
  <w:style w:type="paragraph" w:styleId="NoSpacing">
    <w:name w:val="No Spacing"/>
    <w:link w:val="NoSpacingChar"/>
    <w:uiPriority w:val="1"/>
    <w:qFormat/>
    <w:rsid w:val="000D21C6"/>
    <w:rPr>
      <w:rFonts w:ascii="Gill Sans MT" w:eastAsia="Calibri" w:hAnsi="Gill Sans MT"/>
      <w:sz w:val="22"/>
      <w:szCs w:val="22"/>
    </w:rPr>
  </w:style>
  <w:style w:type="character" w:customStyle="1" w:styleId="TOCHeading1">
    <w:name w:val="TOC Heading1"/>
    <w:uiPriority w:val="1"/>
    <w:qFormat/>
    <w:rsid w:val="000D21C6"/>
    <w:rPr>
      <w:rFonts w:ascii="Gill Sans MT" w:eastAsia="Times New Roman" w:hAnsi="Gill Sans MT" w:cs="Mangal"/>
      <w:b/>
      <w:sz w:val="28"/>
      <w:lang w:bidi="sa-IN"/>
    </w:rPr>
  </w:style>
  <w:style w:type="paragraph" w:customStyle="1" w:styleId="MainText">
    <w:name w:val="Main Text"/>
    <w:basedOn w:val="Normal"/>
    <w:rsid w:val="0053575D"/>
    <w:pPr>
      <w:tabs>
        <w:tab w:val="left" w:pos="0"/>
        <w:tab w:val="right" w:pos="9072"/>
      </w:tabs>
      <w:spacing w:before="80" w:after="160" w:line="240" w:lineRule="auto"/>
    </w:pPr>
    <w:rPr>
      <w:rFonts w:ascii="Gill Sans" w:hAnsi="Gill Sans" w:cs="Mangal"/>
      <w:szCs w:val="22"/>
    </w:rPr>
  </w:style>
  <w:style w:type="character" w:customStyle="1" w:styleId="StyleGillSansMTBlack">
    <w:name w:val="Style Gill Sans MT Black"/>
    <w:rsid w:val="000D21C6"/>
    <w:rPr>
      <w:rFonts w:ascii="Gill Sans Light" w:hAnsi="Gill Sans Light"/>
      <w:color w:val="000000"/>
    </w:rPr>
  </w:style>
  <w:style w:type="paragraph" w:customStyle="1" w:styleId="headerlandscape">
    <w:name w:val="header landscape"/>
    <w:basedOn w:val="Header"/>
    <w:next w:val="Normal"/>
    <w:qFormat/>
    <w:rsid w:val="000D21C6"/>
    <w:pPr>
      <w:tabs>
        <w:tab w:val="clear" w:pos="4680"/>
        <w:tab w:val="clear" w:pos="9360"/>
        <w:tab w:val="center" w:pos="6804"/>
        <w:tab w:val="right" w:pos="13608"/>
      </w:tabs>
    </w:pPr>
    <w:rPr>
      <w:rFonts w:ascii="Gill Sans MT" w:eastAsia="Calibri" w:hAnsi="Gill Sans MT"/>
      <w:i/>
      <w:sz w:val="20"/>
      <w:szCs w:val="22"/>
    </w:rPr>
  </w:style>
  <w:style w:type="paragraph" w:customStyle="1" w:styleId="Headerlandscape0">
    <w:name w:val="Header landscape"/>
    <w:basedOn w:val="Header"/>
    <w:qFormat/>
    <w:rsid w:val="000D21C6"/>
    <w:pPr>
      <w:tabs>
        <w:tab w:val="clear" w:pos="4680"/>
        <w:tab w:val="clear" w:pos="9360"/>
        <w:tab w:val="center" w:pos="6804"/>
        <w:tab w:val="right" w:pos="13608"/>
      </w:tabs>
    </w:pPr>
    <w:rPr>
      <w:rFonts w:ascii="Gill Sans MT" w:eastAsia="Calibri" w:hAnsi="Gill Sans MT"/>
      <w:i/>
      <w:sz w:val="18"/>
      <w:szCs w:val="18"/>
    </w:rPr>
  </w:style>
  <w:style w:type="paragraph" w:styleId="Salutation">
    <w:name w:val="Salutation"/>
    <w:basedOn w:val="Normal"/>
    <w:next w:val="Normal"/>
    <w:link w:val="SalutationChar"/>
    <w:autoRedefine/>
    <w:rsid w:val="000D21C6"/>
    <w:pPr>
      <w:numPr>
        <w:numId w:val="8"/>
      </w:numPr>
      <w:tabs>
        <w:tab w:val="num" w:pos="900"/>
      </w:tabs>
      <w:spacing w:line="240" w:lineRule="auto"/>
      <w:ind w:left="2160" w:hanging="540"/>
    </w:pPr>
    <w:rPr>
      <w:rFonts w:ascii="Arial" w:eastAsia="MS Mincho" w:hAnsi="Arial"/>
      <w:kern w:val="24"/>
      <w:sz w:val="24"/>
      <w:szCs w:val="24"/>
      <w:lang w:val="en-GB"/>
    </w:rPr>
  </w:style>
  <w:style w:type="character" w:customStyle="1" w:styleId="SalutationChar">
    <w:name w:val="Salutation Char"/>
    <w:link w:val="Salutation"/>
    <w:rsid w:val="000D21C6"/>
    <w:rPr>
      <w:rFonts w:ascii="Arial" w:eastAsia="MS Mincho" w:hAnsi="Arial"/>
      <w:kern w:val="24"/>
      <w:sz w:val="24"/>
      <w:szCs w:val="24"/>
      <w:lang w:eastAsia="en-US"/>
    </w:rPr>
  </w:style>
  <w:style w:type="character" w:styleId="Emphasis">
    <w:name w:val="Emphasis"/>
    <w:qFormat/>
    <w:rsid w:val="000D21C6"/>
    <w:rPr>
      <w:rFonts w:ascii="Gill Sans MT" w:eastAsia="Times New Roman" w:hAnsi="Gill Sans MT"/>
      <w:b/>
      <w:bCs w:val="0"/>
      <w:sz w:val="28"/>
      <w:lang w:val="en-US"/>
    </w:rPr>
  </w:style>
  <w:style w:type="paragraph" w:customStyle="1" w:styleId="ztablehead">
    <w:name w:val="ztablehead"/>
    <w:basedOn w:val="Normal"/>
    <w:rsid w:val="000D21C6"/>
    <w:pPr>
      <w:tabs>
        <w:tab w:val="num" w:pos="810"/>
      </w:tabs>
      <w:spacing w:before="0" w:after="200"/>
      <w:ind w:left="810" w:hanging="450"/>
      <w:jc w:val="left"/>
    </w:pPr>
    <w:rPr>
      <w:rFonts w:eastAsia="Calibri"/>
      <w:szCs w:val="22"/>
    </w:rPr>
  </w:style>
  <w:style w:type="paragraph" w:customStyle="1" w:styleId="zutabhed">
    <w:name w:val="zutabhed"/>
    <w:basedOn w:val="Normal"/>
    <w:rsid w:val="000D21C6"/>
    <w:pPr>
      <w:tabs>
        <w:tab w:val="num" w:pos="780"/>
      </w:tabs>
      <w:spacing w:before="0" w:after="200"/>
      <w:ind w:left="780" w:hanging="420"/>
      <w:jc w:val="left"/>
    </w:pPr>
    <w:rPr>
      <w:rFonts w:eastAsia="Calibri"/>
      <w:szCs w:val="22"/>
    </w:rPr>
  </w:style>
  <w:style w:type="paragraph" w:customStyle="1" w:styleId="NumListShort">
    <w:name w:val="NumListShort"/>
    <w:basedOn w:val="BodyText"/>
    <w:rsid w:val="008B7FA5"/>
    <w:pPr>
      <w:tabs>
        <w:tab w:val="num" w:pos="1134"/>
      </w:tabs>
      <w:spacing w:before="0" w:after="0"/>
      <w:ind w:left="1134" w:hanging="567"/>
    </w:pPr>
    <w:rPr>
      <w:rFonts w:ascii="Gill Sans Light" w:hAnsi="Gill Sans Light"/>
      <w:szCs w:val="22"/>
      <w:lang w:val="en-US"/>
    </w:rPr>
  </w:style>
  <w:style w:type="paragraph" w:customStyle="1" w:styleId="Style1">
    <w:name w:val="Style1"/>
    <w:basedOn w:val="Normal"/>
    <w:next w:val="Normal"/>
    <w:link w:val="Style1Char"/>
    <w:rsid w:val="00261AFC"/>
    <w:pPr>
      <w:spacing w:before="0" w:after="160" w:line="259" w:lineRule="auto"/>
      <w:jc w:val="left"/>
    </w:pPr>
    <w:rPr>
      <w:rFonts w:eastAsia="Calibri"/>
      <w:sz w:val="28"/>
      <w:szCs w:val="22"/>
    </w:rPr>
  </w:style>
  <w:style w:type="character" w:customStyle="1" w:styleId="Style1Char">
    <w:name w:val="Style1 Char"/>
    <w:link w:val="Style1"/>
    <w:rsid w:val="00261AFC"/>
    <w:rPr>
      <w:rFonts w:ascii="Gill Sans MT" w:eastAsia="Calibri" w:hAnsi="Gill Sans MT"/>
      <w:sz w:val="28"/>
      <w:szCs w:val="22"/>
    </w:rPr>
  </w:style>
  <w:style w:type="character" w:styleId="SubtleEmphasis">
    <w:name w:val="Subtle Emphasis"/>
    <w:uiPriority w:val="19"/>
    <w:qFormat/>
    <w:rsid w:val="00261AFC"/>
    <w:rPr>
      <w:rFonts w:ascii="Gill Sans MT" w:hAnsi="Gill Sans MT"/>
      <w:b/>
      <w:i/>
    </w:rPr>
  </w:style>
  <w:style w:type="paragraph" w:customStyle="1" w:styleId="Style2">
    <w:name w:val="Style2"/>
    <w:basedOn w:val="ListParagraph"/>
    <w:next w:val="Heading2"/>
    <w:link w:val="Style2Char"/>
    <w:qFormat/>
    <w:rsid w:val="00261AFC"/>
    <w:pPr>
      <w:numPr>
        <w:ilvl w:val="2"/>
        <w:numId w:val="13"/>
      </w:numPr>
    </w:pPr>
    <w:rPr>
      <w:b/>
    </w:rPr>
  </w:style>
  <w:style w:type="character" w:customStyle="1" w:styleId="Style2Char">
    <w:name w:val="Style2 Char"/>
    <w:link w:val="Style2"/>
    <w:rsid w:val="00261AFC"/>
    <w:rPr>
      <w:rFonts w:ascii="Gill Sans MT" w:hAnsi="Gill Sans MT"/>
      <w:b/>
      <w:sz w:val="22"/>
      <w:lang w:val="en-US" w:eastAsia="en-US"/>
    </w:rPr>
  </w:style>
  <w:style w:type="character" w:customStyle="1" w:styleId="hvr">
    <w:name w:val="hvr"/>
    <w:rsid w:val="00AC05D2"/>
  </w:style>
  <w:style w:type="paragraph" w:styleId="PlainText">
    <w:name w:val="Plain Text"/>
    <w:basedOn w:val="Normal"/>
    <w:link w:val="PlainTextChar"/>
    <w:rsid w:val="00255721"/>
    <w:pPr>
      <w:spacing w:before="0" w:after="0" w:line="240" w:lineRule="auto"/>
    </w:pPr>
    <w:rPr>
      <w:rFonts w:ascii="Courier New" w:hAnsi="Courier New"/>
      <w:sz w:val="20"/>
    </w:rPr>
  </w:style>
  <w:style w:type="character" w:customStyle="1" w:styleId="PlainTextChar">
    <w:name w:val="Plain Text Char"/>
    <w:link w:val="PlainText"/>
    <w:rsid w:val="00255721"/>
    <w:rPr>
      <w:rFonts w:ascii="Courier New" w:hAnsi="Courier New"/>
    </w:rPr>
  </w:style>
  <w:style w:type="paragraph" w:customStyle="1" w:styleId="Maintext0">
    <w:name w:val="Main text"/>
    <w:basedOn w:val="Normal"/>
    <w:next w:val="Normal"/>
    <w:rsid w:val="0053575D"/>
    <w:pPr>
      <w:tabs>
        <w:tab w:val="left" w:pos="0"/>
        <w:tab w:val="right" w:pos="9072"/>
      </w:tabs>
      <w:spacing w:before="80" w:after="160" w:line="240" w:lineRule="auto"/>
    </w:pPr>
    <w:rPr>
      <w:rFonts w:ascii="Gill Sans" w:hAnsi="Gill Sans" w:cs="Mangal"/>
      <w:szCs w:val="22"/>
      <w:lang w:val="en-GB" w:bidi="sa-IN"/>
    </w:rPr>
  </w:style>
  <w:style w:type="character" w:customStyle="1" w:styleId="nd-word">
    <w:name w:val="nd-word"/>
    <w:basedOn w:val="DefaultParagraphFont"/>
    <w:rsid w:val="0053575D"/>
  </w:style>
  <w:style w:type="character" w:customStyle="1" w:styleId="article-sentence">
    <w:name w:val="article-sentence"/>
    <w:basedOn w:val="DefaultParagraphFont"/>
    <w:rsid w:val="0053575D"/>
  </w:style>
  <w:style w:type="character" w:customStyle="1" w:styleId="None">
    <w:name w:val="None"/>
    <w:rsid w:val="0053575D"/>
  </w:style>
  <w:style w:type="paragraph" w:customStyle="1" w:styleId="Adressefelt">
    <w:name w:val="Adressefelt"/>
    <w:rsid w:val="0053575D"/>
    <w:pPr>
      <w:spacing w:before="40"/>
    </w:pPr>
    <w:rPr>
      <w:rFonts w:ascii="Arial" w:eastAsia="Times" w:hAnsi="Arial"/>
      <w:noProof/>
      <w:sz w:val="16"/>
      <w:lang w:val="en-GB"/>
    </w:rPr>
  </w:style>
  <w:style w:type="paragraph" w:customStyle="1" w:styleId="ClientNameTitlePage">
    <w:name w:val="ClientNameTitlePage"/>
    <w:basedOn w:val="BodyText"/>
    <w:rsid w:val="0053575D"/>
    <w:pPr>
      <w:suppressAutoHyphens/>
      <w:spacing w:before="66"/>
    </w:pPr>
    <w:rPr>
      <w:rFonts w:ascii="Univers" w:hAnsi="Univers"/>
      <w:b/>
      <w:spacing w:val="-3"/>
      <w:sz w:val="28"/>
    </w:rPr>
  </w:style>
  <w:style w:type="paragraph" w:customStyle="1" w:styleId="ProjectTitle">
    <w:name w:val="ProjectTitle"/>
    <w:basedOn w:val="BodyText"/>
    <w:rsid w:val="0053575D"/>
    <w:pPr>
      <w:tabs>
        <w:tab w:val="left" w:pos="-1003"/>
        <w:tab w:val="left" w:pos="-283"/>
        <w:tab w:val="left" w:pos="391"/>
        <w:tab w:val="left" w:pos="1157"/>
        <w:tab w:val="left" w:pos="1877"/>
        <w:tab w:val="left" w:pos="2597"/>
        <w:tab w:val="left" w:pos="3317"/>
        <w:tab w:val="left" w:pos="4037"/>
        <w:tab w:val="left" w:pos="4757"/>
        <w:tab w:val="left" w:pos="5477"/>
        <w:tab w:val="left" w:pos="6197"/>
        <w:tab w:val="left" w:pos="6917"/>
        <w:tab w:val="left" w:pos="7637"/>
        <w:tab w:val="left" w:pos="8357"/>
        <w:tab w:val="left" w:pos="9077"/>
        <w:tab w:val="left" w:pos="9797"/>
        <w:tab w:val="left" w:pos="10517"/>
        <w:tab w:val="left" w:pos="11237"/>
        <w:tab w:val="left" w:pos="11957"/>
        <w:tab w:val="left" w:pos="12677"/>
        <w:tab w:val="left" w:pos="13397"/>
        <w:tab w:val="left" w:pos="14117"/>
        <w:tab w:val="left" w:pos="14837"/>
        <w:tab w:val="left" w:pos="15557"/>
        <w:tab w:val="left" w:pos="16277"/>
        <w:tab w:val="left" w:pos="16997"/>
        <w:tab w:val="left" w:pos="17717"/>
        <w:tab w:val="left" w:pos="18437"/>
      </w:tabs>
      <w:suppressAutoHyphens/>
    </w:pPr>
    <w:rPr>
      <w:rFonts w:ascii="Univers" w:hAnsi="Univers"/>
      <w:b/>
      <w:spacing w:val="-4"/>
      <w:sz w:val="40"/>
    </w:rPr>
  </w:style>
  <w:style w:type="paragraph" w:customStyle="1" w:styleId="ReportTitle">
    <w:name w:val="Report Title"/>
    <w:basedOn w:val="BodyText"/>
    <w:rsid w:val="0053575D"/>
    <w:pPr>
      <w:tabs>
        <w:tab w:val="left" w:pos="-1003"/>
        <w:tab w:val="left" w:pos="-283"/>
        <w:tab w:val="left" w:pos="391"/>
        <w:tab w:val="left" w:pos="1157"/>
        <w:tab w:val="left" w:pos="1877"/>
        <w:tab w:val="left" w:pos="2597"/>
        <w:tab w:val="left" w:pos="3317"/>
        <w:tab w:val="left" w:pos="4037"/>
        <w:tab w:val="left" w:pos="4757"/>
        <w:tab w:val="left" w:pos="5477"/>
        <w:tab w:val="left" w:pos="6197"/>
        <w:tab w:val="left" w:pos="6917"/>
        <w:tab w:val="left" w:pos="7637"/>
        <w:tab w:val="left" w:pos="8357"/>
        <w:tab w:val="left" w:pos="9077"/>
        <w:tab w:val="left" w:pos="9797"/>
        <w:tab w:val="left" w:pos="10517"/>
        <w:tab w:val="left" w:pos="11237"/>
        <w:tab w:val="left" w:pos="11957"/>
        <w:tab w:val="left" w:pos="12677"/>
        <w:tab w:val="left" w:pos="13397"/>
        <w:tab w:val="left" w:pos="14117"/>
        <w:tab w:val="left" w:pos="14837"/>
        <w:tab w:val="left" w:pos="15557"/>
        <w:tab w:val="left" w:pos="16277"/>
        <w:tab w:val="left" w:pos="16997"/>
        <w:tab w:val="left" w:pos="17717"/>
        <w:tab w:val="left" w:pos="18437"/>
      </w:tabs>
      <w:suppressAutoHyphens/>
    </w:pPr>
    <w:rPr>
      <w:rFonts w:ascii="Univers" w:hAnsi="Univers"/>
      <w:b/>
      <w:spacing w:val="-3"/>
      <w:sz w:val="36"/>
    </w:rPr>
  </w:style>
  <w:style w:type="paragraph" w:customStyle="1" w:styleId="BodyTextQuote">
    <w:name w:val="BodyText Quote"/>
    <w:basedOn w:val="BodyText"/>
    <w:next w:val="BodyText"/>
    <w:rsid w:val="0053575D"/>
    <w:pPr>
      <w:ind w:left="720" w:right="567"/>
    </w:pPr>
    <w:rPr>
      <w:rFonts w:ascii="Calibri" w:hAnsi="Calibri"/>
      <w:i/>
      <w:sz w:val="20"/>
    </w:rPr>
  </w:style>
  <w:style w:type="paragraph" w:customStyle="1" w:styleId="TableTitle0">
    <w:name w:val="TableTitle"/>
    <w:basedOn w:val="Normal"/>
    <w:rsid w:val="0053575D"/>
    <w:pPr>
      <w:keepNext/>
      <w:spacing w:before="0" w:after="80" w:line="240" w:lineRule="auto"/>
      <w:jc w:val="left"/>
    </w:pPr>
    <w:rPr>
      <w:rFonts w:ascii="Arial" w:hAnsi="Arial"/>
      <w:b/>
      <w:lang w:val="en-GB"/>
    </w:rPr>
  </w:style>
  <w:style w:type="paragraph" w:customStyle="1" w:styleId="MInorContents">
    <w:name w:val="MInor Contents"/>
    <w:basedOn w:val="TOC1"/>
    <w:rsid w:val="0053575D"/>
    <w:pPr>
      <w:keepNext/>
      <w:tabs>
        <w:tab w:val="clear" w:pos="480"/>
        <w:tab w:val="clear" w:pos="9017"/>
        <w:tab w:val="left" w:pos="400"/>
        <w:tab w:val="right" w:leader="dot" w:pos="9072"/>
        <w:tab w:val="right" w:pos="9170"/>
      </w:tabs>
      <w:spacing w:after="120" w:line="240" w:lineRule="auto"/>
      <w:ind w:left="425" w:right="-214" w:hanging="425"/>
      <w:jc w:val="both"/>
    </w:pPr>
    <w:rPr>
      <w:rFonts w:ascii="Arial" w:hAnsi="Arial"/>
      <w:caps/>
      <w:noProof w:val="0"/>
      <w:sz w:val="22"/>
      <w:lang w:val="en-GB"/>
    </w:rPr>
  </w:style>
  <w:style w:type="paragraph" w:customStyle="1" w:styleId="Abbreviations">
    <w:name w:val="Abbreviations"/>
    <w:basedOn w:val="BodyText"/>
    <w:rsid w:val="0053575D"/>
    <w:pPr>
      <w:spacing w:after="0"/>
    </w:pPr>
    <w:rPr>
      <w:rFonts w:ascii="Calibri" w:hAnsi="Calibri"/>
    </w:rPr>
  </w:style>
  <w:style w:type="paragraph" w:customStyle="1" w:styleId="FigureTitle">
    <w:name w:val="FigureTitle"/>
    <w:basedOn w:val="BodyText"/>
    <w:rsid w:val="0053575D"/>
    <w:pPr>
      <w:jc w:val="center"/>
    </w:pPr>
    <w:rPr>
      <w:rFonts w:ascii="Calibri" w:hAnsi="Calibri"/>
      <w:b/>
    </w:rPr>
  </w:style>
  <w:style w:type="paragraph" w:customStyle="1" w:styleId="BuletLongChar">
    <w:name w:val="BuletLong Char"/>
    <w:basedOn w:val="Normal"/>
    <w:rsid w:val="0053575D"/>
    <w:pPr>
      <w:numPr>
        <w:numId w:val="24"/>
      </w:numPr>
      <w:spacing w:before="0" w:after="0" w:line="240" w:lineRule="auto"/>
    </w:pPr>
    <w:rPr>
      <w:rFonts w:ascii="Arial" w:hAnsi="Arial"/>
      <w:lang w:val="en-GB"/>
    </w:rPr>
  </w:style>
  <w:style w:type="paragraph" w:customStyle="1" w:styleId="ReportHeading">
    <w:name w:val="Report Heading"/>
    <w:basedOn w:val="Normal"/>
    <w:rsid w:val="0053575D"/>
    <w:pPr>
      <w:spacing w:before="0" w:after="0" w:line="240" w:lineRule="auto"/>
      <w:jc w:val="center"/>
    </w:pPr>
    <w:rPr>
      <w:rFonts w:ascii="Arial" w:hAnsi="Arial"/>
      <w:b/>
      <w:caps/>
      <w:sz w:val="28"/>
      <w:lang w:val="en-GB" w:eastAsia="nb-NO"/>
    </w:rPr>
  </w:style>
  <w:style w:type="table" w:styleId="TableClassic2">
    <w:name w:val="Table Classic 2"/>
    <w:basedOn w:val="TableNormal"/>
    <w:rsid w:val="0053575D"/>
    <w:pPr>
      <w:spacing w:after="200" w:line="276" w:lineRule="auto"/>
      <w:ind w:left="1152" w:hanging="360"/>
      <w:jc w:val="both"/>
    </w:pPr>
    <w:rPr>
      <w:rFonts w:ascii="Times" w:eastAsia="Times" w:hAnsi="Time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ListNumber">
    <w:name w:val="List Number"/>
    <w:basedOn w:val="Normal"/>
    <w:rsid w:val="0053575D"/>
    <w:pPr>
      <w:suppressAutoHyphens/>
      <w:spacing w:before="0" w:after="0" w:line="240" w:lineRule="auto"/>
      <w:ind w:left="1260" w:hanging="360"/>
      <w:contextualSpacing/>
      <w:jc w:val="left"/>
    </w:pPr>
    <w:rPr>
      <w:rFonts w:ascii="Arial" w:eastAsia="Times" w:hAnsi="Arial"/>
      <w:color w:val="000000"/>
      <w:sz w:val="24"/>
      <w:lang w:val="en-GB"/>
    </w:rPr>
  </w:style>
  <w:style w:type="paragraph" w:customStyle="1" w:styleId="StyleHeading2NotItalic">
    <w:name w:val="Style Heading 2 + Not Italic"/>
    <w:basedOn w:val="Heading2"/>
    <w:next w:val="Heading2"/>
    <w:rsid w:val="0053575D"/>
    <w:pPr>
      <w:numPr>
        <w:ilvl w:val="0"/>
        <w:numId w:val="0"/>
      </w:numPr>
      <w:tabs>
        <w:tab w:val="num" w:pos="0"/>
      </w:tabs>
      <w:spacing w:before="240" w:after="60"/>
      <w:jc w:val="both"/>
    </w:pPr>
    <w:rPr>
      <w:rFonts w:ascii="Calibri" w:hAnsi="Calibri" w:cs="Arial"/>
      <w:kern w:val="0"/>
      <w:szCs w:val="28"/>
      <w:lang w:val="en-GB"/>
    </w:rPr>
  </w:style>
  <w:style w:type="paragraph" w:customStyle="1" w:styleId="StyleHeading2LatinCalibri">
    <w:name w:val="Style Heading 2 + (Latin) Calibri"/>
    <w:basedOn w:val="Heading2"/>
    <w:rsid w:val="0053575D"/>
    <w:pPr>
      <w:suppressAutoHyphens/>
      <w:spacing w:before="240" w:after="120"/>
      <w:ind w:left="576"/>
    </w:pPr>
    <w:rPr>
      <w:rFonts w:ascii="Calibri" w:eastAsia="Times" w:hAnsi="Calibri"/>
      <w:color w:val="000000"/>
      <w:kern w:val="0"/>
      <w:szCs w:val="20"/>
      <w:lang w:val="en-GB"/>
    </w:rPr>
  </w:style>
  <w:style w:type="numbering" w:customStyle="1" w:styleId="mystyle1">
    <w:name w:val="my style 1"/>
    <w:rsid w:val="0053575D"/>
    <w:pPr>
      <w:numPr>
        <w:numId w:val="25"/>
      </w:numPr>
    </w:pPr>
  </w:style>
  <w:style w:type="character" w:customStyle="1" w:styleId="NoSpacingChar">
    <w:name w:val="No Spacing Char"/>
    <w:link w:val="NoSpacing"/>
    <w:uiPriority w:val="1"/>
    <w:rsid w:val="0053575D"/>
    <w:rPr>
      <w:rFonts w:ascii="Gill Sans MT" w:eastAsia="Calibri" w:hAnsi="Gill Sans MT"/>
      <w:sz w:val="22"/>
      <w:szCs w:val="22"/>
      <w:lang w:val="en-US" w:eastAsia="en-US"/>
    </w:rPr>
  </w:style>
  <w:style w:type="character" w:customStyle="1" w:styleId="UnresolvedMention1">
    <w:name w:val="Unresolved Mention1"/>
    <w:uiPriority w:val="99"/>
    <w:semiHidden/>
    <w:unhideWhenUsed/>
    <w:rsid w:val="0053575D"/>
    <w:rPr>
      <w:color w:val="605E5C"/>
      <w:shd w:val="clear" w:color="auto" w:fill="E1DFDD"/>
    </w:rPr>
  </w:style>
  <w:style w:type="character" w:customStyle="1" w:styleId="UnresolvedMention2">
    <w:name w:val="Unresolved Mention2"/>
    <w:uiPriority w:val="99"/>
    <w:semiHidden/>
    <w:unhideWhenUsed/>
    <w:rsid w:val="008D528F"/>
    <w:rPr>
      <w:color w:val="605E5C"/>
      <w:shd w:val="clear" w:color="auto" w:fill="E1DFDD"/>
    </w:rPr>
  </w:style>
  <w:style w:type="paragraph" w:customStyle="1" w:styleId="TextBody">
    <w:name w:val="Text Body"/>
    <w:basedOn w:val="Normal"/>
    <w:rsid w:val="00B81FC7"/>
    <w:pPr>
      <w:suppressAutoHyphens/>
      <w:spacing w:before="0" w:after="160" w:line="240" w:lineRule="auto"/>
      <w:ind w:left="-360" w:right="360"/>
    </w:pPr>
    <w:rPr>
      <w:rFonts w:ascii="Gill Sans Light" w:hAnsi="Gill Sans Light"/>
      <w:szCs w:val="22"/>
    </w:rPr>
  </w:style>
  <w:style w:type="paragraph" w:customStyle="1" w:styleId="TableBody">
    <w:name w:val="Table Body"/>
    <w:link w:val="TableBodyChar"/>
    <w:autoRedefine/>
    <w:uiPriority w:val="99"/>
    <w:qFormat/>
    <w:rsid w:val="00B81FC7"/>
    <w:pPr>
      <w:ind w:left="90" w:right="86"/>
    </w:pPr>
    <w:rPr>
      <w:rFonts w:ascii="Calibri" w:eastAsia="Cambria" w:hAnsi="Calibri"/>
      <w:b/>
      <w:bCs/>
      <w:lang w:val="en-AU" w:eastAsia="en-AU"/>
    </w:rPr>
  </w:style>
  <w:style w:type="character" w:customStyle="1" w:styleId="TableBodyChar">
    <w:name w:val="Table Body Char"/>
    <w:link w:val="TableBody"/>
    <w:uiPriority w:val="99"/>
    <w:rsid w:val="00B81FC7"/>
    <w:rPr>
      <w:rFonts w:ascii="Calibri" w:eastAsia="Cambria" w:hAnsi="Calibri"/>
      <w:b/>
      <w:bCs/>
      <w:lang w:val="en-AU" w:eastAsia="en-AU"/>
    </w:rPr>
  </w:style>
  <w:style w:type="table" w:customStyle="1" w:styleId="PlainTable21">
    <w:name w:val="Plain Table 21"/>
    <w:basedOn w:val="TableNormal"/>
    <w:uiPriority w:val="42"/>
    <w:rsid w:val="00B81FC7"/>
    <w:rPr>
      <w:lang w:eastAsia="zh-CN" w:bidi="ne-NP"/>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leGrid3">
    <w:name w:val="Table Grid3"/>
    <w:basedOn w:val="TableNormal"/>
    <w:next w:val="TableGrid"/>
    <w:uiPriority w:val="59"/>
    <w:rsid w:val="00B81FC7"/>
    <w:pPr>
      <w:widowControl w:val="0"/>
    </w:pPr>
    <w:rPr>
      <w:rFonts w:ascii="Calibri" w:eastAsia="Calibri" w:hAnsi="Calibri" w:cs="Mangal"/>
      <w:sz w:val="22"/>
      <w:szCs w:val="22"/>
      <w:lang w:eastAsia="zh-CN" w:bidi="ne-N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2">
    <w:name w:val="Title_2"/>
    <w:basedOn w:val="Normal"/>
    <w:link w:val="Title2Char"/>
    <w:autoRedefine/>
    <w:qFormat/>
    <w:rsid w:val="00B81FC7"/>
    <w:pPr>
      <w:autoSpaceDE w:val="0"/>
      <w:autoSpaceDN w:val="0"/>
      <w:adjustRightInd w:val="0"/>
      <w:spacing w:before="100" w:beforeAutospacing="1" w:after="100" w:afterAutospacing="1" w:line="240" w:lineRule="auto"/>
      <w:jc w:val="left"/>
    </w:pPr>
    <w:rPr>
      <w:rFonts w:ascii="Times New Roman" w:eastAsia="Calibri" w:hAnsi="Times New Roman"/>
      <w:b/>
      <w:caps/>
      <w:noProof/>
      <w:sz w:val="24"/>
      <w:szCs w:val="24"/>
      <w:lang w:val="en-GB" w:bidi="ne-NP"/>
    </w:rPr>
  </w:style>
  <w:style w:type="character" w:customStyle="1" w:styleId="Title2Char">
    <w:name w:val="Title_2 Char"/>
    <w:link w:val="Title2"/>
    <w:rsid w:val="00B81FC7"/>
    <w:rPr>
      <w:rFonts w:eastAsia="Calibri"/>
      <w:b/>
      <w:caps/>
      <w:noProof/>
      <w:sz w:val="24"/>
      <w:szCs w:val="24"/>
      <w:lang w:eastAsia="en-US" w:bidi="ne-NP"/>
    </w:rPr>
  </w:style>
  <w:style w:type="table" w:customStyle="1" w:styleId="TableGrid4">
    <w:name w:val="Table Grid4"/>
    <w:basedOn w:val="TableNormal"/>
    <w:next w:val="TableGrid"/>
    <w:uiPriority w:val="59"/>
    <w:rsid w:val="00B81FC7"/>
    <w:rPr>
      <w:rFonts w:ascii="Calibri" w:eastAsia="Calibri" w:hAnsi="Calibri" w:cs="Mang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3">
    <w:name w:val="Unresolved Mention3"/>
    <w:basedOn w:val="DefaultParagraphFont"/>
    <w:uiPriority w:val="99"/>
    <w:semiHidden/>
    <w:unhideWhenUsed/>
    <w:rsid w:val="00B749F5"/>
    <w:rPr>
      <w:color w:val="605E5C"/>
      <w:shd w:val="clear" w:color="auto" w:fill="E1DFDD"/>
    </w:rPr>
  </w:style>
  <w:style w:type="paragraph" w:customStyle="1" w:styleId="Captiontablefigure">
    <w:name w:val="Caption table/figure"/>
    <w:basedOn w:val="Caption"/>
    <w:rsid w:val="00766887"/>
    <w:pPr>
      <w:spacing w:before="120" w:after="120"/>
    </w:pPr>
    <w:rPr>
      <w:szCs w:val="20"/>
      <w:lang w:val="en-GB"/>
    </w:rPr>
  </w:style>
  <w:style w:type="paragraph" w:customStyle="1" w:styleId="11style">
    <w:name w:val="1.1 style"/>
    <w:basedOn w:val="Heading2"/>
    <w:link w:val="11styleChar"/>
    <w:qFormat/>
    <w:rsid w:val="00347AC2"/>
    <w:pPr>
      <w:keepNext w:val="0"/>
      <w:keepLines/>
      <w:spacing w:before="240" w:line="276" w:lineRule="auto"/>
      <w:jc w:val="both"/>
    </w:pPr>
    <w:rPr>
      <w:bCs w:val="0"/>
      <w:kern w:val="0"/>
      <w:szCs w:val="24"/>
      <w:lang w:val="en-GB"/>
    </w:rPr>
  </w:style>
  <w:style w:type="character" w:customStyle="1" w:styleId="11styleChar">
    <w:name w:val="1.1 style Char"/>
    <w:link w:val="11style"/>
    <w:rsid w:val="00347AC2"/>
    <w:rPr>
      <w:rFonts w:ascii="Gill Sans MT" w:hAnsi="Gill Sans MT"/>
      <w:b/>
      <w:sz w:val="24"/>
      <w:szCs w:val="24"/>
      <w:lang w:val="en-GB"/>
    </w:rPr>
  </w:style>
  <w:style w:type="character" w:customStyle="1" w:styleId="BulletShortChar">
    <w:name w:val="BulletShort Char"/>
    <w:link w:val="BulletShort"/>
    <w:rsid w:val="00347AC2"/>
    <w:rPr>
      <w:rFonts w:ascii="Gill Sans MT" w:hAnsi="Gill Sans MT"/>
      <w:sz w:val="22"/>
      <w:lang w:val="en-GB"/>
    </w:rPr>
  </w:style>
  <w:style w:type="paragraph" w:customStyle="1" w:styleId="TableHeading">
    <w:name w:val="Table Heading"/>
    <w:basedOn w:val="Normal"/>
    <w:qFormat/>
    <w:rsid w:val="00347AC2"/>
    <w:pPr>
      <w:spacing w:before="0" w:line="240" w:lineRule="auto"/>
      <w:ind w:left="1008" w:hanging="1008"/>
      <w:jc w:val="left"/>
    </w:pPr>
    <w:rPr>
      <w:rFonts w:eastAsia="Calibri"/>
      <w:b/>
      <w:szCs w:val="22"/>
    </w:rPr>
  </w:style>
  <w:style w:type="paragraph" w:customStyle="1" w:styleId="BodyText2">
    <w:name w:val="Body Text2"/>
    <w:basedOn w:val="BodyText"/>
    <w:rsid w:val="00347AC2"/>
    <w:pPr>
      <w:spacing w:before="80" w:after="160"/>
    </w:pPr>
    <w:rPr>
      <w:rFonts w:ascii="Gill Sans" w:hAnsi="Gill Sans" w:cs="Gill Sans"/>
      <w:szCs w:val="22"/>
      <w:lang w:val="en-US"/>
    </w:rPr>
  </w:style>
  <w:style w:type="paragraph" w:customStyle="1" w:styleId="BodyText1">
    <w:name w:val="Body Text1"/>
    <w:basedOn w:val="BodyText"/>
    <w:link w:val="BodytextChar0"/>
    <w:qFormat/>
    <w:rsid w:val="00347AC2"/>
    <w:pPr>
      <w:spacing w:before="0" w:after="160"/>
      <w:ind w:right="360"/>
    </w:pPr>
    <w:rPr>
      <w:rFonts w:ascii="Gill Sans" w:hAnsi="Gill Sans"/>
      <w:lang w:val="x-none" w:eastAsia="x-none"/>
    </w:rPr>
  </w:style>
  <w:style w:type="character" w:customStyle="1" w:styleId="BodytextChar0">
    <w:name w:val="Body text Char"/>
    <w:link w:val="BodyText1"/>
    <w:rsid w:val="00347AC2"/>
    <w:rPr>
      <w:rFonts w:ascii="Gill Sans" w:hAnsi="Gill Sans"/>
      <w:sz w:val="22"/>
      <w:lang w:val="x-none" w:eastAsia="x-none"/>
    </w:rPr>
  </w:style>
  <w:style w:type="paragraph" w:customStyle="1" w:styleId="StyleBodyTextCharCharCharCharCharCharCharCharCharChar">
    <w:name w:val="Style Body TextChar Char Char Char Char Char Char  Char Char Char ..."/>
    <w:basedOn w:val="BodyText"/>
    <w:rsid w:val="00347AC2"/>
    <w:pPr>
      <w:spacing w:before="0" w:after="160"/>
      <w:ind w:right="360"/>
    </w:pPr>
    <w:rPr>
      <w:rFonts w:ascii="Gill Sans MT" w:hAnsi="Gill Sans MT"/>
      <w:w w:val="104"/>
      <w:szCs w:val="22"/>
      <w:lang w:val="en-US" w:eastAsia="x-none"/>
    </w:rPr>
  </w:style>
  <w:style w:type="paragraph" w:customStyle="1" w:styleId="CM90">
    <w:name w:val="CM90"/>
    <w:basedOn w:val="Normal"/>
    <w:next w:val="Normal"/>
    <w:uiPriority w:val="99"/>
    <w:rsid w:val="00347AC2"/>
    <w:pPr>
      <w:widowControl w:val="0"/>
      <w:autoSpaceDE w:val="0"/>
      <w:autoSpaceDN w:val="0"/>
      <w:adjustRightInd w:val="0"/>
      <w:spacing w:before="0" w:after="0" w:line="240" w:lineRule="auto"/>
      <w:jc w:val="left"/>
    </w:pPr>
    <w:rPr>
      <w:rFonts w:ascii="Arial" w:hAnsi="Arial" w:cs="Arial"/>
      <w:sz w:val="24"/>
      <w:szCs w:val="24"/>
    </w:rPr>
  </w:style>
  <w:style w:type="paragraph" w:styleId="BodyText20">
    <w:name w:val="Body Text 2"/>
    <w:basedOn w:val="Normal"/>
    <w:link w:val="BodyText2Char"/>
    <w:unhideWhenUsed/>
    <w:rsid w:val="00347AC2"/>
    <w:pPr>
      <w:spacing w:line="480" w:lineRule="auto"/>
      <w:ind w:right="360"/>
    </w:pPr>
    <w:rPr>
      <w:lang w:val="x-none" w:eastAsia="x-none"/>
    </w:rPr>
  </w:style>
  <w:style w:type="character" w:customStyle="1" w:styleId="BodyText2Char">
    <w:name w:val="Body Text 2 Char"/>
    <w:basedOn w:val="DefaultParagraphFont"/>
    <w:link w:val="BodyText20"/>
    <w:rsid w:val="00347AC2"/>
    <w:rPr>
      <w:rFonts w:ascii="Gill Sans MT" w:hAnsi="Gill Sans MT"/>
      <w:sz w:val="22"/>
      <w:lang w:val="x-none" w:eastAsia="x-none"/>
    </w:rPr>
  </w:style>
  <w:style w:type="character" w:customStyle="1" w:styleId="Heading2Char1">
    <w:name w:val="Heading 2 Char1"/>
    <w:aliases w:val="smal-head2 Char2,smal-head2 Char Char Char1,smal-head2 Char Char2,Style DHV 2 Char2,ADB Heading 2 Char1,Style DHV 2 Char Char2,Style DHV 2 Char Char Char1,China2 Char1,?? 2 Char1"/>
    <w:basedOn w:val="DefaultParagraphFont"/>
    <w:rsid w:val="00347AC2"/>
    <w:rPr>
      <w:rFonts w:ascii="Gill Sans MT" w:hAnsi="Gill Sans MT" w:cstheme="majorBidi"/>
      <w:b/>
      <w:i w:val="0"/>
      <w:color w:val="000000" w:themeColor="text1"/>
      <w:sz w:val="22"/>
      <w:szCs w:val="26"/>
    </w:rPr>
  </w:style>
  <w:style w:type="paragraph" w:customStyle="1" w:styleId="zzz1">
    <w:name w:val="zzz1"/>
    <w:basedOn w:val="Normal"/>
    <w:rsid w:val="00347AC2"/>
    <w:pPr>
      <w:numPr>
        <w:numId w:val="69"/>
      </w:numPr>
      <w:tabs>
        <w:tab w:val="clear" w:pos="720"/>
        <w:tab w:val="num" w:pos="927"/>
      </w:tabs>
      <w:spacing w:before="80" w:after="160" w:line="240" w:lineRule="auto"/>
      <w:ind w:right="360" w:firstLine="0"/>
    </w:pPr>
    <w:rPr>
      <w:rFonts w:ascii="Times New Roman" w:hAnsi="Times New Roman"/>
      <w:b/>
      <w:lang w:val="en-GB"/>
    </w:rPr>
  </w:style>
  <w:style w:type="character" w:styleId="BookTitle">
    <w:name w:val="Book Title"/>
    <w:uiPriority w:val="33"/>
    <w:qFormat/>
    <w:rsid w:val="00347AC2"/>
    <w:rPr>
      <w:b/>
      <w:bCs/>
      <w:smallCaps/>
      <w:spacing w:val="5"/>
    </w:rPr>
  </w:style>
  <w:style w:type="paragraph" w:customStyle="1" w:styleId="ConclusionsNumbering">
    <w:name w:val="Conclusions Numbering"/>
    <w:basedOn w:val="ListParagraph"/>
    <w:link w:val="ConclusionsNumberingChar"/>
    <w:autoRedefine/>
    <w:qFormat/>
    <w:rsid w:val="00347AC2"/>
    <w:pPr>
      <w:spacing w:line="240" w:lineRule="auto"/>
      <w:ind w:left="432" w:hanging="432"/>
      <w:contextualSpacing w:val="0"/>
    </w:pPr>
    <w:rPr>
      <w:lang w:val="x-none" w:eastAsia="x-none"/>
    </w:rPr>
  </w:style>
  <w:style w:type="character" w:customStyle="1" w:styleId="ConclusionsNumberingChar">
    <w:name w:val="Conclusions Numbering Char"/>
    <w:basedOn w:val="ListParagraphChar"/>
    <w:link w:val="ConclusionsNumbering"/>
    <w:rsid w:val="00347AC2"/>
    <w:rPr>
      <w:rFonts w:ascii="Gill Sans MT" w:hAnsi="Gill Sans MT"/>
      <w:sz w:val="22"/>
      <w:lang w:val="x-none" w:eastAsia="x-none"/>
    </w:rPr>
  </w:style>
  <w:style w:type="paragraph" w:customStyle="1" w:styleId="B1">
    <w:name w:val="B1"/>
    <w:basedOn w:val="Normal"/>
    <w:rsid w:val="00BE56FB"/>
    <w:pPr>
      <w:numPr>
        <w:numId w:val="94"/>
      </w:numPr>
      <w:spacing w:before="60" w:after="60" w:line="288" w:lineRule="auto"/>
    </w:pPr>
    <w:rPr>
      <w:rFonts w:ascii="Arial" w:hAnsi="Arial"/>
    </w:rPr>
  </w:style>
  <w:style w:type="character" w:customStyle="1" w:styleId="UnresolvedMention">
    <w:name w:val="Unresolved Mention"/>
    <w:basedOn w:val="DefaultParagraphFont"/>
    <w:uiPriority w:val="99"/>
    <w:semiHidden/>
    <w:unhideWhenUsed/>
    <w:rsid w:val="00A053F2"/>
    <w:rPr>
      <w:color w:val="605E5C"/>
      <w:shd w:val="clear" w:color="auto" w:fill="E1DFDD"/>
    </w:rPr>
  </w:style>
  <w:style w:type="paragraph" w:customStyle="1" w:styleId="StyleHeading4Left0Firstline0Before6ptAfter">
    <w:name w:val="Style Heading 4 + Left:  0&quot; First line:  0&quot; Before:  6 pt After:..."/>
    <w:basedOn w:val="Heading4"/>
    <w:rsid w:val="00A053F2"/>
    <w:pPr>
      <w:numPr>
        <w:ilvl w:val="0"/>
        <w:numId w:val="103"/>
      </w:numPr>
      <w:tabs>
        <w:tab w:val="clear" w:pos="851"/>
      </w:tabs>
      <w:spacing w:before="120" w:after="120" w:line="288" w:lineRule="auto"/>
      <w:jc w:val="both"/>
    </w:pPr>
    <w:rPr>
      <w:rFonts w:ascii="Times New Roman" w:hAnsi="Times New Roman"/>
      <w:i/>
      <w:kern w:val="0"/>
      <w:sz w:val="24"/>
      <w:szCs w:val="20"/>
      <w:lang w:eastAsia="x-none" w:bidi="ne-NP"/>
    </w:rPr>
  </w:style>
  <w:style w:type="table" w:styleId="GridTable2-Accent1">
    <w:name w:val="Grid Table 2 Accent 1"/>
    <w:basedOn w:val="TableNormal"/>
    <w:uiPriority w:val="47"/>
    <w:rsid w:val="00A053F2"/>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6349">
      <w:bodyDiv w:val="1"/>
      <w:marLeft w:val="0"/>
      <w:marRight w:val="0"/>
      <w:marTop w:val="0"/>
      <w:marBottom w:val="0"/>
      <w:divBdr>
        <w:top w:val="none" w:sz="0" w:space="0" w:color="auto"/>
        <w:left w:val="none" w:sz="0" w:space="0" w:color="auto"/>
        <w:bottom w:val="none" w:sz="0" w:space="0" w:color="auto"/>
        <w:right w:val="none" w:sz="0" w:space="0" w:color="auto"/>
      </w:divBdr>
    </w:div>
    <w:div w:id="4409656">
      <w:bodyDiv w:val="1"/>
      <w:marLeft w:val="0"/>
      <w:marRight w:val="0"/>
      <w:marTop w:val="0"/>
      <w:marBottom w:val="0"/>
      <w:divBdr>
        <w:top w:val="none" w:sz="0" w:space="0" w:color="auto"/>
        <w:left w:val="none" w:sz="0" w:space="0" w:color="auto"/>
        <w:bottom w:val="none" w:sz="0" w:space="0" w:color="auto"/>
        <w:right w:val="none" w:sz="0" w:space="0" w:color="auto"/>
      </w:divBdr>
    </w:div>
    <w:div w:id="26836959">
      <w:bodyDiv w:val="1"/>
      <w:marLeft w:val="0"/>
      <w:marRight w:val="0"/>
      <w:marTop w:val="0"/>
      <w:marBottom w:val="0"/>
      <w:divBdr>
        <w:top w:val="none" w:sz="0" w:space="0" w:color="auto"/>
        <w:left w:val="none" w:sz="0" w:space="0" w:color="auto"/>
        <w:bottom w:val="none" w:sz="0" w:space="0" w:color="auto"/>
        <w:right w:val="none" w:sz="0" w:space="0" w:color="auto"/>
      </w:divBdr>
    </w:div>
    <w:div w:id="34938149">
      <w:bodyDiv w:val="1"/>
      <w:marLeft w:val="0"/>
      <w:marRight w:val="0"/>
      <w:marTop w:val="0"/>
      <w:marBottom w:val="0"/>
      <w:divBdr>
        <w:top w:val="none" w:sz="0" w:space="0" w:color="auto"/>
        <w:left w:val="none" w:sz="0" w:space="0" w:color="auto"/>
        <w:bottom w:val="none" w:sz="0" w:space="0" w:color="auto"/>
        <w:right w:val="none" w:sz="0" w:space="0" w:color="auto"/>
      </w:divBdr>
    </w:div>
    <w:div w:id="52311812">
      <w:bodyDiv w:val="1"/>
      <w:marLeft w:val="0"/>
      <w:marRight w:val="0"/>
      <w:marTop w:val="0"/>
      <w:marBottom w:val="0"/>
      <w:divBdr>
        <w:top w:val="none" w:sz="0" w:space="0" w:color="auto"/>
        <w:left w:val="none" w:sz="0" w:space="0" w:color="auto"/>
        <w:bottom w:val="none" w:sz="0" w:space="0" w:color="auto"/>
        <w:right w:val="none" w:sz="0" w:space="0" w:color="auto"/>
      </w:divBdr>
    </w:div>
    <w:div w:id="61410414">
      <w:bodyDiv w:val="1"/>
      <w:marLeft w:val="0"/>
      <w:marRight w:val="0"/>
      <w:marTop w:val="0"/>
      <w:marBottom w:val="0"/>
      <w:divBdr>
        <w:top w:val="none" w:sz="0" w:space="0" w:color="auto"/>
        <w:left w:val="none" w:sz="0" w:space="0" w:color="auto"/>
        <w:bottom w:val="none" w:sz="0" w:space="0" w:color="auto"/>
        <w:right w:val="none" w:sz="0" w:space="0" w:color="auto"/>
      </w:divBdr>
    </w:div>
    <w:div w:id="64766802">
      <w:bodyDiv w:val="1"/>
      <w:marLeft w:val="0"/>
      <w:marRight w:val="0"/>
      <w:marTop w:val="0"/>
      <w:marBottom w:val="0"/>
      <w:divBdr>
        <w:top w:val="none" w:sz="0" w:space="0" w:color="auto"/>
        <w:left w:val="none" w:sz="0" w:space="0" w:color="auto"/>
        <w:bottom w:val="none" w:sz="0" w:space="0" w:color="auto"/>
        <w:right w:val="none" w:sz="0" w:space="0" w:color="auto"/>
      </w:divBdr>
    </w:div>
    <w:div w:id="72708009">
      <w:bodyDiv w:val="1"/>
      <w:marLeft w:val="0"/>
      <w:marRight w:val="0"/>
      <w:marTop w:val="0"/>
      <w:marBottom w:val="0"/>
      <w:divBdr>
        <w:top w:val="none" w:sz="0" w:space="0" w:color="auto"/>
        <w:left w:val="none" w:sz="0" w:space="0" w:color="auto"/>
        <w:bottom w:val="none" w:sz="0" w:space="0" w:color="auto"/>
        <w:right w:val="none" w:sz="0" w:space="0" w:color="auto"/>
      </w:divBdr>
    </w:div>
    <w:div w:id="92673996">
      <w:bodyDiv w:val="1"/>
      <w:marLeft w:val="0"/>
      <w:marRight w:val="0"/>
      <w:marTop w:val="0"/>
      <w:marBottom w:val="0"/>
      <w:divBdr>
        <w:top w:val="none" w:sz="0" w:space="0" w:color="auto"/>
        <w:left w:val="none" w:sz="0" w:space="0" w:color="auto"/>
        <w:bottom w:val="none" w:sz="0" w:space="0" w:color="auto"/>
        <w:right w:val="none" w:sz="0" w:space="0" w:color="auto"/>
      </w:divBdr>
    </w:div>
    <w:div w:id="95176860">
      <w:bodyDiv w:val="1"/>
      <w:marLeft w:val="0"/>
      <w:marRight w:val="0"/>
      <w:marTop w:val="0"/>
      <w:marBottom w:val="0"/>
      <w:divBdr>
        <w:top w:val="none" w:sz="0" w:space="0" w:color="auto"/>
        <w:left w:val="none" w:sz="0" w:space="0" w:color="auto"/>
        <w:bottom w:val="none" w:sz="0" w:space="0" w:color="auto"/>
        <w:right w:val="none" w:sz="0" w:space="0" w:color="auto"/>
      </w:divBdr>
    </w:div>
    <w:div w:id="99299802">
      <w:bodyDiv w:val="1"/>
      <w:marLeft w:val="0"/>
      <w:marRight w:val="0"/>
      <w:marTop w:val="0"/>
      <w:marBottom w:val="0"/>
      <w:divBdr>
        <w:top w:val="none" w:sz="0" w:space="0" w:color="auto"/>
        <w:left w:val="none" w:sz="0" w:space="0" w:color="auto"/>
        <w:bottom w:val="none" w:sz="0" w:space="0" w:color="auto"/>
        <w:right w:val="none" w:sz="0" w:space="0" w:color="auto"/>
      </w:divBdr>
    </w:div>
    <w:div w:id="103699480">
      <w:bodyDiv w:val="1"/>
      <w:marLeft w:val="0"/>
      <w:marRight w:val="0"/>
      <w:marTop w:val="0"/>
      <w:marBottom w:val="0"/>
      <w:divBdr>
        <w:top w:val="none" w:sz="0" w:space="0" w:color="auto"/>
        <w:left w:val="none" w:sz="0" w:space="0" w:color="auto"/>
        <w:bottom w:val="none" w:sz="0" w:space="0" w:color="auto"/>
        <w:right w:val="none" w:sz="0" w:space="0" w:color="auto"/>
      </w:divBdr>
    </w:div>
    <w:div w:id="116263014">
      <w:bodyDiv w:val="1"/>
      <w:marLeft w:val="0"/>
      <w:marRight w:val="0"/>
      <w:marTop w:val="0"/>
      <w:marBottom w:val="0"/>
      <w:divBdr>
        <w:top w:val="none" w:sz="0" w:space="0" w:color="auto"/>
        <w:left w:val="none" w:sz="0" w:space="0" w:color="auto"/>
        <w:bottom w:val="none" w:sz="0" w:space="0" w:color="auto"/>
        <w:right w:val="none" w:sz="0" w:space="0" w:color="auto"/>
      </w:divBdr>
    </w:div>
    <w:div w:id="140541917">
      <w:bodyDiv w:val="1"/>
      <w:marLeft w:val="0"/>
      <w:marRight w:val="0"/>
      <w:marTop w:val="0"/>
      <w:marBottom w:val="0"/>
      <w:divBdr>
        <w:top w:val="none" w:sz="0" w:space="0" w:color="auto"/>
        <w:left w:val="none" w:sz="0" w:space="0" w:color="auto"/>
        <w:bottom w:val="none" w:sz="0" w:space="0" w:color="auto"/>
        <w:right w:val="none" w:sz="0" w:space="0" w:color="auto"/>
      </w:divBdr>
    </w:div>
    <w:div w:id="146553557">
      <w:bodyDiv w:val="1"/>
      <w:marLeft w:val="0"/>
      <w:marRight w:val="0"/>
      <w:marTop w:val="0"/>
      <w:marBottom w:val="0"/>
      <w:divBdr>
        <w:top w:val="none" w:sz="0" w:space="0" w:color="auto"/>
        <w:left w:val="none" w:sz="0" w:space="0" w:color="auto"/>
        <w:bottom w:val="none" w:sz="0" w:space="0" w:color="auto"/>
        <w:right w:val="none" w:sz="0" w:space="0" w:color="auto"/>
      </w:divBdr>
    </w:div>
    <w:div w:id="161556821">
      <w:bodyDiv w:val="1"/>
      <w:marLeft w:val="0"/>
      <w:marRight w:val="0"/>
      <w:marTop w:val="0"/>
      <w:marBottom w:val="0"/>
      <w:divBdr>
        <w:top w:val="none" w:sz="0" w:space="0" w:color="auto"/>
        <w:left w:val="none" w:sz="0" w:space="0" w:color="auto"/>
        <w:bottom w:val="none" w:sz="0" w:space="0" w:color="auto"/>
        <w:right w:val="none" w:sz="0" w:space="0" w:color="auto"/>
      </w:divBdr>
    </w:div>
    <w:div w:id="183371054">
      <w:bodyDiv w:val="1"/>
      <w:marLeft w:val="0"/>
      <w:marRight w:val="0"/>
      <w:marTop w:val="0"/>
      <w:marBottom w:val="0"/>
      <w:divBdr>
        <w:top w:val="none" w:sz="0" w:space="0" w:color="auto"/>
        <w:left w:val="none" w:sz="0" w:space="0" w:color="auto"/>
        <w:bottom w:val="none" w:sz="0" w:space="0" w:color="auto"/>
        <w:right w:val="none" w:sz="0" w:space="0" w:color="auto"/>
      </w:divBdr>
    </w:div>
    <w:div w:id="185677231">
      <w:bodyDiv w:val="1"/>
      <w:marLeft w:val="0"/>
      <w:marRight w:val="0"/>
      <w:marTop w:val="0"/>
      <w:marBottom w:val="0"/>
      <w:divBdr>
        <w:top w:val="none" w:sz="0" w:space="0" w:color="auto"/>
        <w:left w:val="none" w:sz="0" w:space="0" w:color="auto"/>
        <w:bottom w:val="none" w:sz="0" w:space="0" w:color="auto"/>
        <w:right w:val="none" w:sz="0" w:space="0" w:color="auto"/>
      </w:divBdr>
    </w:div>
    <w:div w:id="188110513">
      <w:bodyDiv w:val="1"/>
      <w:marLeft w:val="0"/>
      <w:marRight w:val="0"/>
      <w:marTop w:val="0"/>
      <w:marBottom w:val="0"/>
      <w:divBdr>
        <w:top w:val="none" w:sz="0" w:space="0" w:color="auto"/>
        <w:left w:val="none" w:sz="0" w:space="0" w:color="auto"/>
        <w:bottom w:val="none" w:sz="0" w:space="0" w:color="auto"/>
        <w:right w:val="none" w:sz="0" w:space="0" w:color="auto"/>
      </w:divBdr>
    </w:div>
    <w:div w:id="190195451">
      <w:bodyDiv w:val="1"/>
      <w:marLeft w:val="0"/>
      <w:marRight w:val="0"/>
      <w:marTop w:val="0"/>
      <w:marBottom w:val="0"/>
      <w:divBdr>
        <w:top w:val="none" w:sz="0" w:space="0" w:color="auto"/>
        <w:left w:val="none" w:sz="0" w:space="0" w:color="auto"/>
        <w:bottom w:val="none" w:sz="0" w:space="0" w:color="auto"/>
        <w:right w:val="none" w:sz="0" w:space="0" w:color="auto"/>
      </w:divBdr>
    </w:div>
    <w:div w:id="208929300">
      <w:bodyDiv w:val="1"/>
      <w:marLeft w:val="0"/>
      <w:marRight w:val="0"/>
      <w:marTop w:val="0"/>
      <w:marBottom w:val="0"/>
      <w:divBdr>
        <w:top w:val="none" w:sz="0" w:space="0" w:color="auto"/>
        <w:left w:val="none" w:sz="0" w:space="0" w:color="auto"/>
        <w:bottom w:val="none" w:sz="0" w:space="0" w:color="auto"/>
        <w:right w:val="none" w:sz="0" w:space="0" w:color="auto"/>
      </w:divBdr>
    </w:div>
    <w:div w:id="210122017">
      <w:bodyDiv w:val="1"/>
      <w:marLeft w:val="0"/>
      <w:marRight w:val="0"/>
      <w:marTop w:val="0"/>
      <w:marBottom w:val="0"/>
      <w:divBdr>
        <w:top w:val="none" w:sz="0" w:space="0" w:color="auto"/>
        <w:left w:val="none" w:sz="0" w:space="0" w:color="auto"/>
        <w:bottom w:val="none" w:sz="0" w:space="0" w:color="auto"/>
        <w:right w:val="none" w:sz="0" w:space="0" w:color="auto"/>
      </w:divBdr>
    </w:div>
    <w:div w:id="213852086">
      <w:bodyDiv w:val="1"/>
      <w:marLeft w:val="0"/>
      <w:marRight w:val="0"/>
      <w:marTop w:val="0"/>
      <w:marBottom w:val="0"/>
      <w:divBdr>
        <w:top w:val="none" w:sz="0" w:space="0" w:color="auto"/>
        <w:left w:val="none" w:sz="0" w:space="0" w:color="auto"/>
        <w:bottom w:val="none" w:sz="0" w:space="0" w:color="auto"/>
        <w:right w:val="none" w:sz="0" w:space="0" w:color="auto"/>
      </w:divBdr>
    </w:div>
    <w:div w:id="244337197">
      <w:bodyDiv w:val="1"/>
      <w:marLeft w:val="0"/>
      <w:marRight w:val="0"/>
      <w:marTop w:val="0"/>
      <w:marBottom w:val="0"/>
      <w:divBdr>
        <w:top w:val="none" w:sz="0" w:space="0" w:color="auto"/>
        <w:left w:val="none" w:sz="0" w:space="0" w:color="auto"/>
        <w:bottom w:val="none" w:sz="0" w:space="0" w:color="auto"/>
        <w:right w:val="none" w:sz="0" w:space="0" w:color="auto"/>
      </w:divBdr>
    </w:div>
    <w:div w:id="246808695">
      <w:bodyDiv w:val="1"/>
      <w:marLeft w:val="0"/>
      <w:marRight w:val="0"/>
      <w:marTop w:val="0"/>
      <w:marBottom w:val="0"/>
      <w:divBdr>
        <w:top w:val="none" w:sz="0" w:space="0" w:color="auto"/>
        <w:left w:val="none" w:sz="0" w:space="0" w:color="auto"/>
        <w:bottom w:val="none" w:sz="0" w:space="0" w:color="auto"/>
        <w:right w:val="none" w:sz="0" w:space="0" w:color="auto"/>
      </w:divBdr>
    </w:div>
    <w:div w:id="247421292">
      <w:bodyDiv w:val="1"/>
      <w:marLeft w:val="0"/>
      <w:marRight w:val="0"/>
      <w:marTop w:val="0"/>
      <w:marBottom w:val="0"/>
      <w:divBdr>
        <w:top w:val="none" w:sz="0" w:space="0" w:color="auto"/>
        <w:left w:val="none" w:sz="0" w:space="0" w:color="auto"/>
        <w:bottom w:val="none" w:sz="0" w:space="0" w:color="auto"/>
        <w:right w:val="none" w:sz="0" w:space="0" w:color="auto"/>
      </w:divBdr>
    </w:div>
    <w:div w:id="254017969">
      <w:bodyDiv w:val="1"/>
      <w:marLeft w:val="0"/>
      <w:marRight w:val="0"/>
      <w:marTop w:val="0"/>
      <w:marBottom w:val="0"/>
      <w:divBdr>
        <w:top w:val="none" w:sz="0" w:space="0" w:color="auto"/>
        <w:left w:val="none" w:sz="0" w:space="0" w:color="auto"/>
        <w:bottom w:val="none" w:sz="0" w:space="0" w:color="auto"/>
        <w:right w:val="none" w:sz="0" w:space="0" w:color="auto"/>
      </w:divBdr>
    </w:div>
    <w:div w:id="258028713">
      <w:bodyDiv w:val="1"/>
      <w:marLeft w:val="0"/>
      <w:marRight w:val="0"/>
      <w:marTop w:val="0"/>
      <w:marBottom w:val="0"/>
      <w:divBdr>
        <w:top w:val="none" w:sz="0" w:space="0" w:color="auto"/>
        <w:left w:val="none" w:sz="0" w:space="0" w:color="auto"/>
        <w:bottom w:val="none" w:sz="0" w:space="0" w:color="auto"/>
        <w:right w:val="none" w:sz="0" w:space="0" w:color="auto"/>
      </w:divBdr>
    </w:div>
    <w:div w:id="274873620">
      <w:bodyDiv w:val="1"/>
      <w:marLeft w:val="0"/>
      <w:marRight w:val="0"/>
      <w:marTop w:val="0"/>
      <w:marBottom w:val="0"/>
      <w:divBdr>
        <w:top w:val="none" w:sz="0" w:space="0" w:color="auto"/>
        <w:left w:val="none" w:sz="0" w:space="0" w:color="auto"/>
        <w:bottom w:val="none" w:sz="0" w:space="0" w:color="auto"/>
        <w:right w:val="none" w:sz="0" w:space="0" w:color="auto"/>
      </w:divBdr>
    </w:div>
    <w:div w:id="288169069">
      <w:bodyDiv w:val="1"/>
      <w:marLeft w:val="0"/>
      <w:marRight w:val="0"/>
      <w:marTop w:val="0"/>
      <w:marBottom w:val="0"/>
      <w:divBdr>
        <w:top w:val="none" w:sz="0" w:space="0" w:color="auto"/>
        <w:left w:val="none" w:sz="0" w:space="0" w:color="auto"/>
        <w:bottom w:val="none" w:sz="0" w:space="0" w:color="auto"/>
        <w:right w:val="none" w:sz="0" w:space="0" w:color="auto"/>
      </w:divBdr>
    </w:div>
    <w:div w:id="293605686">
      <w:bodyDiv w:val="1"/>
      <w:marLeft w:val="0"/>
      <w:marRight w:val="0"/>
      <w:marTop w:val="0"/>
      <w:marBottom w:val="0"/>
      <w:divBdr>
        <w:top w:val="none" w:sz="0" w:space="0" w:color="auto"/>
        <w:left w:val="none" w:sz="0" w:space="0" w:color="auto"/>
        <w:bottom w:val="none" w:sz="0" w:space="0" w:color="auto"/>
        <w:right w:val="none" w:sz="0" w:space="0" w:color="auto"/>
      </w:divBdr>
    </w:div>
    <w:div w:id="293609651">
      <w:bodyDiv w:val="1"/>
      <w:marLeft w:val="0"/>
      <w:marRight w:val="0"/>
      <w:marTop w:val="0"/>
      <w:marBottom w:val="0"/>
      <w:divBdr>
        <w:top w:val="none" w:sz="0" w:space="0" w:color="auto"/>
        <w:left w:val="none" w:sz="0" w:space="0" w:color="auto"/>
        <w:bottom w:val="none" w:sz="0" w:space="0" w:color="auto"/>
        <w:right w:val="none" w:sz="0" w:space="0" w:color="auto"/>
      </w:divBdr>
    </w:div>
    <w:div w:id="310135506">
      <w:bodyDiv w:val="1"/>
      <w:marLeft w:val="0"/>
      <w:marRight w:val="0"/>
      <w:marTop w:val="0"/>
      <w:marBottom w:val="0"/>
      <w:divBdr>
        <w:top w:val="none" w:sz="0" w:space="0" w:color="auto"/>
        <w:left w:val="none" w:sz="0" w:space="0" w:color="auto"/>
        <w:bottom w:val="none" w:sz="0" w:space="0" w:color="auto"/>
        <w:right w:val="none" w:sz="0" w:space="0" w:color="auto"/>
      </w:divBdr>
    </w:div>
    <w:div w:id="315308636">
      <w:bodyDiv w:val="1"/>
      <w:marLeft w:val="0"/>
      <w:marRight w:val="0"/>
      <w:marTop w:val="0"/>
      <w:marBottom w:val="0"/>
      <w:divBdr>
        <w:top w:val="none" w:sz="0" w:space="0" w:color="auto"/>
        <w:left w:val="none" w:sz="0" w:space="0" w:color="auto"/>
        <w:bottom w:val="none" w:sz="0" w:space="0" w:color="auto"/>
        <w:right w:val="none" w:sz="0" w:space="0" w:color="auto"/>
      </w:divBdr>
    </w:div>
    <w:div w:id="325791262">
      <w:bodyDiv w:val="1"/>
      <w:marLeft w:val="0"/>
      <w:marRight w:val="0"/>
      <w:marTop w:val="0"/>
      <w:marBottom w:val="0"/>
      <w:divBdr>
        <w:top w:val="none" w:sz="0" w:space="0" w:color="auto"/>
        <w:left w:val="none" w:sz="0" w:space="0" w:color="auto"/>
        <w:bottom w:val="none" w:sz="0" w:space="0" w:color="auto"/>
        <w:right w:val="none" w:sz="0" w:space="0" w:color="auto"/>
      </w:divBdr>
    </w:div>
    <w:div w:id="331180591">
      <w:bodyDiv w:val="1"/>
      <w:marLeft w:val="0"/>
      <w:marRight w:val="0"/>
      <w:marTop w:val="0"/>
      <w:marBottom w:val="0"/>
      <w:divBdr>
        <w:top w:val="none" w:sz="0" w:space="0" w:color="auto"/>
        <w:left w:val="none" w:sz="0" w:space="0" w:color="auto"/>
        <w:bottom w:val="none" w:sz="0" w:space="0" w:color="auto"/>
        <w:right w:val="none" w:sz="0" w:space="0" w:color="auto"/>
      </w:divBdr>
    </w:div>
    <w:div w:id="332416325">
      <w:bodyDiv w:val="1"/>
      <w:marLeft w:val="0"/>
      <w:marRight w:val="0"/>
      <w:marTop w:val="0"/>
      <w:marBottom w:val="0"/>
      <w:divBdr>
        <w:top w:val="none" w:sz="0" w:space="0" w:color="auto"/>
        <w:left w:val="none" w:sz="0" w:space="0" w:color="auto"/>
        <w:bottom w:val="none" w:sz="0" w:space="0" w:color="auto"/>
        <w:right w:val="none" w:sz="0" w:space="0" w:color="auto"/>
      </w:divBdr>
    </w:div>
    <w:div w:id="338433944">
      <w:bodyDiv w:val="1"/>
      <w:marLeft w:val="0"/>
      <w:marRight w:val="0"/>
      <w:marTop w:val="0"/>
      <w:marBottom w:val="0"/>
      <w:divBdr>
        <w:top w:val="none" w:sz="0" w:space="0" w:color="auto"/>
        <w:left w:val="none" w:sz="0" w:space="0" w:color="auto"/>
        <w:bottom w:val="none" w:sz="0" w:space="0" w:color="auto"/>
        <w:right w:val="none" w:sz="0" w:space="0" w:color="auto"/>
      </w:divBdr>
    </w:div>
    <w:div w:id="341706086">
      <w:bodyDiv w:val="1"/>
      <w:marLeft w:val="0"/>
      <w:marRight w:val="0"/>
      <w:marTop w:val="0"/>
      <w:marBottom w:val="0"/>
      <w:divBdr>
        <w:top w:val="none" w:sz="0" w:space="0" w:color="auto"/>
        <w:left w:val="none" w:sz="0" w:space="0" w:color="auto"/>
        <w:bottom w:val="none" w:sz="0" w:space="0" w:color="auto"/>
        <w:right w:val="none" w:sz="0" w:space="0" w:color="auto"/>
      </w:divBdr>
    </w:div>
    <w:div w:id="359747494">
      <w:bodyDiv w:val="1"/>
      <w:marLeft w:val="0"/>
      <w:marRight w:val="0"/>
      <w:marTop w:val="0"/>
      <w:marBottom w:val="0"/>
      <w:divBdr>
        <w:top w:val="none" w:sz="0" w:space="0" w:color="auto"/>
        <w:left w:val="none" w:sz="0" w:space="0" w:color="auto"/>
        <w:bottom w:val="none" w:sz="0" w:space="0" w:color="auto"/>
        <w:right w:val="none" w:sz="0" w:space="0" w:color="auto"/>
      </w:divBdr>
    </w:div>
    <w:div w:id="375397710">
      <w:bodyDiv w:val="1"/>
      <w:marLeft w:val="0"/>
      <w:marRight w:val="0"/>
      <w:marTop w:val="0"/>
      <w:marBottom w:val="0"/>
      <w:divBdr>
        <w:top w:val="none" w:sz="0" w:space="0" w:color="auto"/>
        <w:left w:val="none" w:sz="0" w:space="0" w:color="auto"/>
        <w:bottom w:val="none" w:sz="0" w:space="0" w:color="auto"/>
        <w:right w:val="none" w:sz="0" w:space="0" w:color="auto"/>
      </w:divBdr>
    </w:div>
    <w:div w:id="388463446">
      <w:bodyDiv w:val="1"/>
      <w:marLeft w:val="0"/>
      <w:marRight w:val="0"/>
      <w:marTop w:val="0"/>
      <w:marBottom w:val="0"/>
      <w:divBdr>
        <w:top w:val="none" w:sz="0" w:space="0" w:color="auto"/>
        <w:left w:val="none" w:sz="0" w:space="0" w:color="auto"/>
        <w:bottom w:val="none" w:sz="0" w:space="0" w:color="auto"/>
        <w:right w:val="none" w:sz="0" w:space="0" w:color="auto"/>
      </w:divBdr>
    </w:div>
    <w:div w:id="396248031">
      <w:bodyDiv w:val="1"/>
      <w:marLeft w:val="0"/>
      <w:marRight w:val="0"/>
      <w:marTop w:val="0"/>
      <w:marBottom w:val="0"/>
      <w:divBdr>
        <w:top w:val="none" w:sz="0" w:space="0" w:color="auto"/>
        <w:left w:val="none" w:sz="0" w:space="0" w:color="auto"/>
        <w:bottom w:val="none" w:sz="0" w:space="0" w:color="auto"/>
        <w:right w:val="none" w:sz="0" w:space="0" w:color="auto"/>
      </w:divBdr>
    </w:div>
    <w:div w:id="405416246">
      <w:bodyDiv w:val="1"/>
      <w:marLeft w:val="0"/>
      <w:marRight w:val="0"/>
      <w:marTop w:val="0"/>
      <w:marBottom w:val="0"/>
      <w:divBdr>
        <w:top w:val="none" w:sz="0" w:space="0" w:color="auto"/>
        <w:left w:val="none" w:sz="0" w:space="0" w:color="auto"/>
        <w:bottom w:val="none" w:sz="0" w:space="0" w:color="auto"/>
        <w:right w:val="none" w:sz="0" w:space="0" w:color="auto"/>
      </w:divBdr>
    </w:div>
    <w:div w:id="419327114">
      <w:bodyDiv w:val="1"/>
      <w:marLeft w:val="0"/>
      <w:marRight w:val="0"/>
      <w:marTop w:val="0"/>
      <w:marBottom w:val="0"/>
      <w:divBdr>
        <w:top w:val="none" w:sz="0" w:space="0" w:color="auto"/>
        <w:left w:val="none" w:sz="0" w:space="0" w:color="auto"/>
        <w:bottom w:val="none" w:sz="0" w:space="0" w:color="auto"/>
        <w:right w:val="none" w:sz="0" w:space="0" w:color="auto"/>
      </w:divBdr>
    </w:div>
    <w:div w:id="427505439">
      <w:bodyDiv w:val="1"/>
      <w:marLeft w:val="0"/>
      <w:marRight w:val="0"/>
      <w:marTop w:val="0"/>
      <w:marBottom w:val="0"/>
      <w:divBdr>
        <w:top w:val="none" w:sz="0" w:space="0" w:color="auto"/>
        <w:left w:val="none" w:sz="0" w:space="0" w:color="auto"/>
        <w:bottom w:val="none" w:sz="0" w:space="0" w:color="auto"/>
        <w:right w:val="none" w:sz="0" w:space="0" w:color="auto"/>
      </w:divBdr>
    </w:div>
    <w:div w:id="427775698">
      <w:bodyDiv w:val="1"/>
      <w:marLeft w:val="0"/>
      <w:marRight w:val="0"/>
      <w:marTop w:val="0"/>
      <w:marBottom w:val="0"/>
      <w:divBdr>
        <w:top w:val="none" w:sz="0" w:space="0" w:color="auto"/>
        <w:left w:val="none" w:sz="0" w:space="0" w:color="auto"/>
        <w:bottom w:val="none" w:sz="0" w:space="0" w:color="auto"/>
        <w:right w:val="none" w:sz="0" w:space="0" w:color="auto"/>
      </w:divBdr>
    </w:div>
    <w:div w:id="430274691">
      <w:bodyDiv w:val="1"/>
      <w:marLeft w:val="0"/>
      <w:marRight w:val="0"/>
      <w:marTop w:val="0"/>
      <w:marBottom w:val="0"/>
      <w:divBdr>
        <w:top w:val="none" w:sz="0" w:space="0" w:color="auto"/>
        <w:left w:val="none" w:sz="0" w:space="0" w:color="auto"/>
        <w:bottom w:val="none" w:sz="0" w:space="0" w:color="auto"/>
        <w:right w:val="none" w:sz="0" w:space="0" w:color="auto"/>
      </w:divBdr>
    </w:div>
    <w:div w:id="433332747">
      <w:bodyDiv w:val="1"/>
      <w:marLeft w:val="0"/>
      <w:marRight w:val="0"/>
      <w:marTop w:val="0"/>
      <w:marBottom w:val="0"/>
      <w:divBdr>
        <w:top w:val="none" w:sz="0" w:space="0" w:color="auto"/>
        <w:left w:val="none" w:sz="0" w:space="0" w:color="auto"/>
        <w:bottom w:val="none" w:sz="0" w:space="0" w:color="auto"/>
        <w:right w:val="none" w:sz="0" w:space="0" w:color="auto"/>
      </w:divBdr>
    </w:div>
    <w:div w:id="436171878">
      <w:bodyDiv w:val="1"/>
      <w:marLeft w:val="0"/>
      <w:marRight w:val="0"/>
      <w:marTop w:val="0"/>
      <w:marBottom w:val="0"/>
      <w:divBdr>
        <w:top w:val="none" w:sz="0" w:space="0" w:color="auto"/>
        <w:left w:val="none" w:sz="0" w:space="0" w:color="auto"/>
        <w:bottom w:val="none" w:sz="0" w:space="0" w:color="auto"/>
        <w:right w:val="none" w:sz="0" w:space="0" w:color="auto"/>
      </w:divBdr>
    </w:div>
    <w:div w:id="442531274">
      <w:bodyDiv w:val="1"/>
      <w:marLeft w:val="0"/>
      <w:marRight w:val="0"/>
      <w:marTop w:val="0"/>
      <w:marBottom w:val="0"/>
      <w:divBdr>
        <w:top w:val="none" w:sz="0" w:space="0" w:color="auto"/>
        <w:left w:val="none" w:sz="0" w:space="0" w:color="auto"/>
        <w:bottom w:val="none" w:sz="0" w:space="0" w:color="auto"/>
        <w:right w:val="none" w:sz="0" w:space="0" w:color="auto"/>
      </w:divBdr>
    </w:div>
    <w:div w:id="443892313">
      <w:bodyDiv w:val="1"/>
      <w:marLeft w:val="0"/>
      <w:marRight w:val="0"/>
      <w:marTop w:val="0"/>
      <w:marBottom w:val="0"/>
      <w:divBdr>
        <w:top w:val="none" w:sz="0" w:space="0" w:color="auto"/>
        <w:left w:val="none" w:sz="0" w:space="0" w:color="auto"/>
        <w:bottom w:val="none" w:sz="0" w:space="0" w:color="auto"/>
        <w:right w:val="none" w:sz="0" w:space="0" w:color="auto"/>
      </w:divBdr>
    </w:div>
    <w:div w:id="444156236">
      <w:bodyDiv w:val="1"/>
      <w:marLeft w:val="0"/>
      <w:marRight w:val="0"/>
      <w:marTop w:val="0"/>
      <w:marBottom w:val="0"/>
      <w:divBdr>
        <w:top w:val="none" w:sz="0" w:space="0" w:color="auto"/>
        <w:left w:val="none" w:sz="0" w:space="0" w:color="auto"/>
        <w:bottom w:val="none" w:sz="0" w:space="0" w:color="auto"/>
        <w:right w:val="none" w:sz="0" w:space="0" w:color="auto"/>
      </w:divBdr>
    </w:div>
    <w:div w:id="455484659">
      <w:bodyDiv w:val="1"/>
      <w:marLeft w:val="0"/>
      <w:marRight w:val="0"/>
      <w:marTop w:val="0"/>
      <w:marBottom w:val="0"/>
      <w:divBdr>
        <w:top w:val="none" w:sz="0" w:space="0" w:color="auto"/>
        <w:left w:val="none" w:sz="0" w:space="0" w:color="auto"/>
        <w:bottom w:val="none" w:sz="0" w:space="0" w:color="auto"/>
        <w:right w:val="none" w:sz="0" w:space="0" w:color="auto"/>
      </w:divBdr>
    </w:div>
    <w:div w:id="456148213">
      <w:bodyDiv w:val="1"/>
      <w:marLeft w:val="0"/>
      <w:marRight w:val="0"/>
      <w:marTop w:val="0"/>
      <w:marBottom w:val="0"/>
      <w:divBdr>
        <w:top w:val="none" w:sz="0" w:space="0" w:color="auto"/>
        <w:left w:val="none" w:sz="0" w:space="0" w:color="auto"/>
        <w:bottom w:val="none" w:sz="0" w:space="0" w:color="auto"/>
        <w:right w:val="none" w:sz="0" w:space="0" w:color="auto"/>
      </w:divBdr>
    </w:div>
    <w:div w:id="467825762">
      <w:bodyDiv w:val="1"/>
      <w:marLeft w:val="0"/>
      <w:marRight w:val="0"/>
      <w:marTop w:val="0"/>
      <w:marBottom w:val="0"/>
      <w:divBdr>
        <w:top w:val="none" w:sz="0" w:space="0" w:color="auto"/>
        <w:left w:val="none" w:sz="0" w:space="0" w:color="auto"/>
        <w:bottom w:val="none" w:sz="0" w:space="0" w:color="auto"/>
        <w:right w:val="none" w:sz="0" w:space="0" w:color="auto"/>
      </w:divBdr>
    </w:div>
    <w:div w:id="473136141">
      <w:bodyDiv w:val="1"/>
      <w:marLeft w:val="0"/>
      <w:marRight w:val="0"/>
      <w:marTop w:val="0"/>
      <w:marBottom w:val="0"/>
      <w:divBdr>
        <w:top w:val="none" w:sz="0" w:space="0" w:color="auto"/>
        <w:left w:val="none" w:sz="0" w:space="0" w:color="auto"/>
        <w:bottom w:val="none" w:sz="0" w:space="0" w:color="auto"/>
        <w:right w:val="none" w:sz="0" w:space="0" w:color="auto"/>
      </w:divBdr>
    </w:div>
    <w:div w:id="480000447">
      <w:bodyDiv w:val="1"/>
      <w:marLeft w:val="0"/>
      <w:marRight w:val="0"/>
      <w:marTop w:val="0"/>
      <w:marBottom w:val="0"/>
      <w:divBdr>
        <w:top w:val="none" w:sz="0" w:space="0" w:color="auto"/>
        <w:left w:val="none" w:sz="0" w:space="0" w:color="auto"/>
        <w:bottom w:val="none" w:sz="0" w:space="0" w:color="auto"/>
        <w:right w:val="none" w:sz="0" w:space="0" w:color="auto"/>
      </w:divBdr>
    </w:div>
    <w:div w:id="496924218">
      <w:bodyDiv w:val="1"/>
      <w:marLeft w:val="0"/>
      <w:marRight w:val="0"/>
      <w:marTop w:val="0"/>
      <w:marBottom w:val="0"/>
      <w:divBdr>
        <w:top w:val="none" w:sz="0" w:space="0" w:color="auto"/>
        <w:left w:val="none" w:sz="0" w:space="0" w:color="auto"/>
        <w:bottom w:val="none" w:sz="0" w:space="0" w:color="auto"/>
        <w:right w:val="none" w:sz="0" w:space="0" w:color="auto"/>
      </w:divBdr>
    </w:div>
    <w:div w:id="499470464">
      <w:bodyDiv w:val="1"/>
      <w:marLeft w:val="0"/>
      <w:marRight w:val="0"/>
      <w:marTop w:val="0"/>
      <w:marBottom w:val="0"/>
      <w:divBdr>
        <w:top w:val="none" w:sz="0" w:space="0" w:color="auto"/>
        <w:left w:val="none" w:sz="0" w:space="0" w:color="auto"/>
        <w:bottom w:val="none" w:sz="0" w:space="0" w:color="auto"/>
        <w:right w:val="none" w:sz="0" w:space="0" w:color="auto"/>
      </w:divBdr>
    </w:div>
    <w:div w:id="505946331">
      <w:bodyDiv w:val="1"/>
      <w:marLeft w:val="0"/>
      <w:marRight w:val="0"/>
      <w:marTop w:val="0"/>
      <w:marBottom w:val="0"/>
      <w:divBdr>
        <w:top w:val="none" w:sz="0" w:space="0" w:color="auto"/>
        <w:left w:val="none" w:sz="0" w:space="0" w:color="auto"/>
        <w:bottom w:val="none" w:sz="0" w:space="0" w:color="auto"/>
        <w:right w:val="none" w:sz="0" w:space="0" w:color="auto"/>
      </w:divBdr>
    </w:div>
    <w:div w:id="510487013">
      <w:bodyDiv w:val="1"/>
      <w:marLeft w:val="0"/>
      <w:marRight w:val="0"/>
      <w:marTop w:val="0"/>
      <w:marBottom w:val="0"/>
      <w:divBdr>
        <w:top w:val="none" w:sz="0" w:space="0" w:color="auto"/>
        <w:left w:val="none" w:sz="0" w:space="0" w:color="auto"/>
        <w:bottom w:val="none" w:sz="0" w:space="0" w:color="auto"/>
        <w:right w:val="none" w:sz="0" w:space="0" w:color="auto"/>
      </w:divBdr>
    </w:div>
    <w:div w:id="523714176">
      <w:bodyDiv w:val="1"/>
      <w:marLeft w:val="0"/>
      <w:marRight w:val="0"/>
      <w:marTop w:val="0"/>
      <w:marBottom w:val="0"/>
      <w:divBdr>
        <w:top w:val="none" w:sz="0" w:space="0" w:color="auto"/>
        <w:left w:val="none" w:sz="0" w:space="0" w:color="auto"/>
        <w:bottom w:val="none" w:sz="0" w:space="0" w:color="auto"/>
        <w:right w:val="none" w:sz="0" w:space="0" w:color="auto"/>
      </w:divBdr>
    </w:div>
    <w:div w:id="555774187">
      <w:bodyDiv w:val="1"/>
      <w:marLeft w:val="0"/>
      <w:marRight w:val="0"/>
      <w:marTop w:val="0"/>
      <w:marBottom w:val="0"/>
      <w:divBdr>
        <w:top w:val="none" w:sz="0" w:space="0" w:color="auto"/>
        <w:left w:val="none" w:sz="0" w:space="0" w:color="auto"/>
        <w:bottom w:val="none" w:sz="0" w:space="0" w:color="auto"/>
        <w:right w:val="none" w:sz="0" w:space="0" w:color="auto"/>
      </w:divBdr>
    </w:div>
    <w:div w:id="557133026">
      <w:bodyDiv w:val="1"/>
      <w:marLeft w:val="0"/>
      <w:marRight w:val="0"/>
      <w:marTop w:val="0"/>
      <w:marBottom w:val="0"/>
      <w:divBdr>
        <w:top w:val="none" w:sz="0" w:space="0" w:color="auto"/>
        <w:left w:val="none" w:sz="0" w:space="0" w:color="auto"/>
        <w:bottom w:val="none" w:sz="0" w:space="0" w:color="auto"/>
        <w:right w:val="none" w:sz="0" w:space="0" w:color="auto"/>
      </w:divBdr>
    </w:div>
    <w:div w:id="568921822">
      <w:bodyDiv w:val="1"/>
      <w:marLeft w:val="0"/>
      <w:marRight w:val="0"/>
      <w:marTop w:val="0"/>
      <w:marBottom w:val="0"/>
      <w:divBdr>
        <w:top w:val="none" w:sz="0" w:space="0" w:color="auto"/>
        <w:left w:val="none" w:sz="0" w:space="0" w:color="auto"/>
        <w:bottom w:val="none" w:sz="0" w:space="0" w:color="auto"/>
        <w:right w:val="none" w:sz="0" w:space="0" w:color="auto"/>
      </w:divBdr>
    </w:div>
    <w:div w:id="573324447">
      <w:bodyDiv w:val="1"/>
      <w:marLeft w:val="0"/>
      <w:marRight w:val="0"/>
      <w:marTop w:val="0"/>
      <w:marBottom w:val="0"/>
      <w:divBdr>
        <w:top w:val="none" w:sz="0" w:space="0" w:color="auto"/>
        <w:left w:val="none" w:sz="0" w:space="0" w:color="auto"/>
        <w:bottom w:val="none" w:sz="0" w:space="0" w:color="auto"/>
        <w:right w:val="none" w:sz="0" w:space="0" w:color="auto"/>
      </w:divBdr>
    </w:div>
    <w:div w:id="575825862">
      <w:bodyDiv w:val="1"/>
      <w:marLeft w:val="0"/>
      <w:marRight w:val="0"/>
      <w:marTop w:val="0"/>
      <w:marBottom w:val="0"/>
      <w:divBdr>
        <w:top w:val="none" w:sz="0" w:space="0" w:color="auto"/>
        <w:left w:val="none" w:sz="0" w:space="0" w:color="auto"/>
        <w:bottom w:val="none" w:sz="0" w:space="0" w:color="auto"/>
        <w:right w:val="none" w:sz="0" w:space="0" w:color="auto"/>
      </w:divBdr>
    </w:div>
    <w:div w:id="582030046">
      <w:bodyDiv w:val="1"/>
      <w:marLeft w:val="0"/>
      <w:marRight w:val="0"/>
      <w:marTop w:val="0"/>
      <w:marBottom w:val="0"/>
      <w:divBdr>
        <w:top w:val="none" w:sz="0" w:space="0" w:color="auto"/>
        <w:left w:val="none" w:sz="0" w:space="0" w:color="auto"/>
        <w:bottom w:val="none" w:sz="0" w:space="0" w:color="auto"/>
        <w:right w:val="none" w:sz="0" w:space="0" w:color="auto"/>
      </w:divBdr>
    </w:div>
    <w:div w:id="582958221">
      <w:bodyDiv w:val="1"/>
      <w:marLeft w:val="0"/>
      <w:marRight w:val="0"/>
      <w:marTop w:val="0"/>
      <w:marBottom w:val="0"/>
      <w:divBdr>
        <w:top w:val="none" w:sz="0" w:space="0" w:color="auto"/>
        <w:left w:val="none" w:sz="0" w:space="0" w:color="auto"/>
        <w:bottom w:val="none" w:sz="0" w:space="0" w:color="auto"/>
        <w:right w:val="none" w:sz="0" w:space="0" w:color="auto"/>
      </w:divBdr>
    </w:div>
    <w:div w:id="593318746">
      <w:bodyDiv w:val="1"/>
      <w:marLeft w:val="0"/>
      <w:marRight w:val="0"/>
      <w:marTop w:val="0"/>
      <w:marBottom w:val="0"/>
      <w:divBdr>
        <w:top w:val="none" w:sz="0" w:space="0" w:color="auto"/>
        <w:left w:val="none" w:sz="0" w:space="0" w:color="auto"/>
        <w:bottom w:val="none" w:sz="0" w:space="0" w:color="auto"/>
        <w:right w:val="none" w:sz="0" w:space="0" w:color="auto"/>
      </w:divBdr>
    </w:div>
    <w:div w:id="596013448">
      <w:bodyDiv w:val="1"/>
      <w:marLeft w:val="0"/>
      <w:marRight w:val="0"/>
      <w:marTop w:val="0"/>
      <w:marBottom w:val="0"/>
      <w:divBdr>
        <w:top w:val="none" w:sz="0" w:space="0" w:color="auto"/>
        <w:left w:val="none" w:sz="0" w:space="0" w:color="auto"/>
        <w:bottom w:val="none" w:sz="0" w:space="0" w:color="auto"/>
        <w:right w:val="none" w:sz="0" w:space="0" w:color="auto"/>
      </w:divBdr>
    </w:div>
    <w:div w:id="597521475">
      <w:bodyDiv w:val="1"/>
      <w:marLeft w:val="0"/>
      <w:marRight w:val="0"/>
      <w:marTop w:val="0"/>
      <w:marBottom w:val="0"/>
      <w:divBdr>
        <w:top w:val="none" w:sz="0" w:space="0" w:color="auto"/>
        <w:left w:val="none" w:sz="0" w:space="0" w:color="auto"/>
        <w:bottom w:val="none" w:sz="0" w:space="0" w:color="auto"/>
        <w:right w:val="none" w:sz="0" w:space="0" w:color="auto"/>
      </w:divBdr>
    </w:div>
    <w:div w:id="608005012">
      <w:bodyDiv w:val="1"/>
      <w:marLeft w:val="0"/>
      <w:marRight w:val="0"/>
      <w:marTop w:val="0"/>
      <w:marBottom w:val="0"/>
      <w:divBdr>
        <w:top w:val="none" w:sz="0" w:space="0" w:color="auto"/>
        <w:left w:val="none" w:sz="0" w:space="0" w:color="auto"/>
        <w:bottom w:val="none" w:sz="0" w:space="0" w:color="auto"/>
        <w:right w:val="none" w:sz="0" w:space="0" w:color="auto"/>
      </w:divBdr>
    </w:div>
    <w:div w:id="610085986">
      <w:bodyDiv w:val="1"/>
      <w:marLeft w:val="0"/>
      <w:marRight w:val="0"/>
      <w:marTop w:val="0"/>
      <w:marBottom w:val="0"/>
      <w:divBdr>
        <w:top w:val="none" w:sz="0" w:space="0" w:color="auto"/>
        <w:left w:val="none" w:sz="0" w:space="0" w:color="auto"/>
        <w:bottom w:val="none" w:sz="0" w:space="0" w:color="auto"/>
        <w:right w:val="none" w:sz="0" w:space="0" w:color="auto"/>
      </w:divBdr>
    </w:div>
    <w:div w:id="652222968">
      <w:bodyDiv w:val="1"/>
      <w:marLeft w:val="0"/>
      <w:marRight w:val="0"/>
      <w:marTop w:val="0"/>
      <w:marBottom w:val="0"/>
      <w:divBdr>
        <w:top w:val="none" w:sz="0" w:space="0" w:color="auto"/>
        <w:left w:val="none" w:sz="0" w:space="0" w:color="auto"/>
        <w:bottom w:val="none" w:sz="0" w:space="0" w:color="auto"/>
        <w:right w:val="none" w:sz="0" w:space="0" w:color="auto"/>
      </w:divBdr>
    </w:div>
    <w:div w:id="658272439">
      <w:bodyDiv w:val="1"/>
      <w:marLeft w:val="0"/>
      <w:marRight w:val="0"/>
      <w:marTop w:val="0"/>
      <w:marBottom w:val="0"/>
      <w:divBdr>
        <w:top w:val="none" w:sz="0" w:space="0" w:color="auto"/>
        <w:left w:val="none" w:sz="0" w:space="0" w:color="auto"/>
        <w:bottom w:val="none" w:sz="0" w:space="0" w:color="auto"/>
        <w:right w:val="none" w:sz="0" w:space="0" w:color="auto"/>
      </w:divBdr>
    </w:div>
    <w:div w:id="660621609">
      <w:bodyDiv w:val="1"/>
      <w:marLeft w:val="0"/>
      <w:marRight w:val="0"/>
      <w:marTop w:val="0"/>
      <w:marBottom w:val="0"/>
      <w:divBdr>
        <w:top w:val="none" w:sz="0" w:space="0" w:color="auto"/>
        <w:left w:val="none" w:sz="0" w:space="0" w:color="auto"/>
        <w:bottom w:val="none" w:sz="0" w:space="0" w:color="auto"/>
        <w:right w:val="none" w:sz="0" w:space="0" w:color="auto"/>
      </w:divBdr>
    </w:div>
    <w:div w:id="666977631">
      <w:bodyDiv w:val="1"/>
      <w:marLeft w:val="0"/>
      <w:marRight w:val="0"/>
      <w:marTop w:val="0"/>
      <w:marBottom w:val="0"/>
      <w:divBdr>
        <w:top w:val="none" w:sz="0" w:space="0" w:color="auto"/>
        <w:left w:val="none" w:sz="0" w:space="0" w:color="auto"/>
        <w:bottom w:val="none" w:sz="0" w:space="0" w:color="auto"/>
        <w:right w:val="none" w:sz="0" w:space="0" w:color="auto"/>
      </w:divBdr>
    </w:div>
    <w:div w:id="667290825">
      <w:bodyDiv w:val="1"/>
      <w:marLeft w:val="0"/>
      <w:marRight w:val="0"/>
      <w:marTop w:val="0"/>
      <w:marBottom w:val="0"/>
      <w:divBdr>
        <w:top w:val="none" w:sz="0" w:space="0" w:color="auto"/>
        <w:left w:val="none" w:sz="0" w:space="0" w:color="auto"/>
        <w:bottom w:val="none" w:sz="0" w:space="0" w:color="auto"/>
        <w:right w:val="none" w:sz="0" w:space="0" w:color="auto"/>
      </w:divBdr>
    </w:div>
    <w:div w:id="677275408">
      <w:bodyDiv w:val="1"/>
      <w:marLeft w:val="0"/>
      <w:marRight w:val="0"/>
      <w:marTop w:val="0"/>
      <w:marBottom w:val="0"/>
      <w:divBdr>
        <w:top w:val="none" w:sz="0" w:space="0" w:color="auto"/>
        <w:left w:val="none" w:sz="0" w:space="0" w:color="auto"/>
        <w:bottom w:val="none" w:sz="0" w:space="0" w:color="auto"/>
        <w:right w:val="none" w:sz="0" w:space="0" w:color="auto"/>
      </w:divBdr>
    </w:div>
    <w:div w:id="677347137">
      <w:bodyDiv w:val="1"/>
      <w:marLeft w:val="0"/>
      <w:marRight w:val="0"/>
      <w:marTop w:val="0"/>
      <w:marBottom w:val="0"/>
      <w:divBdr>
        <w:top w:val="none" w:sz="0" w:space="0" w:color="auto"/>
        <w:left w:val="none" w:sz="0" w:space="0" w:color="auto"/>
        <w:bottom w:val="none" w:sz="0" w:space="0" w:color="auto"/>
        <w:right w:val="none" w:sz="0" w:space="0" w:color="auto"/>
      </w:divBdr>
    </w:div>
    <w:div w:id="678166880">
      <w:bodyDiv w:val="1"/>
      <w:marLeft w:val="0"/>
      <w:marRight w:val="0"/>
      <w:marTop w:val="0"/>
      <w:marBottom w:val="0"/>
      <w:divBdr>
        <w:top w:val="none" w:sz="0" w:space="0" w:color="auto"/>
        <w:left w:val="none" w:sz="0" w:space="0" w:color="auto"/>
        <w:bottom w:val="none" w:sz="0" w:space="0" w:color="auto"/>
        <w:right w:val="none" w:sz="0" w:space="0" w:color="auto"/>
      </w:divBdr>
    </w:div>
    <w:div w:id="685719676">
      <w:bodyDiv w:val="1"/>
      <w:marLeft w:val="0"/>
      <w:marRight w:val="0"/>
      <w:marTop w:val="0"/>
      <w:marBottom w:val="0"/>
      <w:divBdr>
        <w:top w:val="none" w:sz="0" w:space="0" w:color="auto"/>
        <w:left w:val="none" w:sz="0" w:space="0" w:color="auto"/>
        <w:bottom w:val="none" w:sz="0" w:space="0" w:color="auto"/>
        <w:right w:val="none" w:sz="0" w:space="0" w:color="auto"/>
      </w:divBdr>
    </w:div>
    <w:div w:id="685904810">
      <w:bodyDiv w:val="1"/>
      <w:marLeft w:val="0"/>
      <w:marRight w:val="0"/>
      <w:marTop w:val="0"/>
      <w:marBottom w:val="0"/>
      <w:divBdr>
        <w:top w:val="none" w:sz="0" w:space="0" w:color="auto"/>
        <w:left w:val="none" w:sz="0" w:space="0" w:color="auto"/>
        <w:bottom w:val="none" w:sz="0" w:space="0" w:color="auto"/>
        <w:right w:val="none" w:sz="0" w:space="0" w:color="auto"/>
      </w:divBdr>
    </w:div>
    <w:div w:id="697584148">
      <w:bodyDiv w:val="1"/>
      <w:marLeft w:val="0"/>
      <w:marRight w:val="0"/>
      <w:marTop w:val="0"/>
      <w:marBottom w:val="0"/>
      <w:divBdr>
        <w:top w:val="none" w:sz="0" w:space="0" w:color="auto"/>
        <w:left w:val="none" w:sz="0" w:space="0" w:color="auto"/>
        <w:bottom w:val="none" w:sz="0" w:space="0" w:color="auto"/>
        <w:right w:val="none" w:sz="0" w:space="0" w:color="auto"/>
      </w:divBdr>
    </w:div>
    <w:div w:id="712266001">
      <w:bodyDiv w:val="1"/>
      <w:marLeft w:val="0"/>
      <w:marRight w:val="0"/>
      <w:marTop w:val="0"/>
      <w:marBottom w:val="0"/>
      <w:divBdr>
        <w:top w:val="none" w:sz="0" w:space="0" w:color="auto"/>
        <w:left w:val="none" w:sz="0" w:space="0" w:color="auto"/>
        <w:bottom w:val="none" w:sz="0" w:space="0" w:color="auto"/>
        <w:right w:val="none" w:sz="0" w:space="0" w:color="auto"/>
      </w:divBdr>
    </w:div>
    <w:div w:id="714278377">
      <w:bodyDiv w:val="1"/>
      <w:marLeft w:val="0"/>
      <w:marRight w:val="0"/>
      <w:marTop w:val="0"/>
      <w:marBottom w:val="0"/>
      <w:divBdr>
        <w:top w:val="none" w:sz="0" w:space="0" w:color="auto"/>
        <w:left w:val="none" w:sz="0" w:space="0" w:color="auto"/>
        <w:bottom w:val="none" w:sz="0" w:space="0" w:color="auto"/>
        <w:right w:val="none" w:sz="0" w:space="0" w:color="auto"/>
      </w:divBdr>
    </w:div>
    <w:div w:id="726537978">
      <w:bodyDiv w:val="1"/>
      <w:marLeft w:val="0"/>
      <w:marRight w:val="0"/>
      <w:marTop w:val="0"/>
      <w:marBottom w:val="0"/>
      <w:divBdr>
        <w:top w:val="none" w:sz="0" w:space="0" w:color="auto"/>
        <w:left w:val="none" w:sz="0" w:space="0" w:color="auto"/>
        <w:bottom w:val="none" w:sz="0" w:space="0" w:color="auto"/>
        <w:right w:val="none" w:sz="0" w:space="0" w:color="auto"/>
      </w:divBdr>
    </w:div>
    <w:div w:id="743453789">
      <w:bodyDiv w:val="1"/>
      <w:marLeft w:val="0"/>
      <w:marRight w:val="0"/>
      <w:marTop w:val="0"/>
      <w:marBottom w:val="0"/>
      <w:divBdr>
        <w:top w:val="none" w:sz="0" w:space="0" w:color="auto"/>
        <w:left w:val="none" w:sz="0" w:space="0" w:color="auto"/>
        <w:bottom w:val="none" w:sz="0" w:space="0" w:color="auto"/>
        <w:right w:val="none" w:sz="0" w:space="0" w:color="auto"/>
      </w:divBdr>
    </w:div>
    <w:div w:id="751052347">
      <w:bodyDiv w:val="1"/>
      <w:marLeft w:val="0"/>
      <w:marRight w:val="0"/>
      <w:marTop w:val="0"/>
      <w:marBottom w:val="0"/>
      <w:divBdr>
        <w:top w:val="none" w:sz="0" w:space="0" w:color="auto"/>
        <w:left w:val="none" w:sz="0" w:space="0" w:color="auto"/>
        <w:bottom w:val="none" w:sz="0" w:space="0" w:color="auto"/>
        <w:right w:val="none" w:sz="0" w:space="0" w:color="auto"/>
      </w:divBdr>
    </w:div>
    <w:div w:id="759061192">
      <w:bodyDiv w:val="1"/>
      <w:marLeft w:val="0"/>
      <w:marRight w:val="0"/>
      <w:marTop w:val="0"/>
      <w:marBottom w:val="0"/>
      <w:divBdr>
        <w:top w:val="none" w:sz="0" w:space="0" w:color="auto"/>
        <w:left w:val="none" w:sz="0" w:space="0" w:color="auto"/>
        <w:bottom w:val="none" w:sz="0" w:space="0" w:color="auto"/>
        <w:right w:val="none" w:sz="0" w:space="0" w:color="auto"/>
      </w:divBdr>
    </w:div>
    <w:div w:id="759522749">
      <w:bodyDiv w:val="1"/>
      <w:marLeft w:val="0"/>
      <w:marRight w:val="0"/>
      <w:marTop w:val="0"/>
      <w:marBottom w:val="0"/>
      <w:divBdr>
        <w:top w:val="none" w:sz="0" w:space="0" w:color="auto"/>
        <w:left w:val="none" w:sz="0" w:space="0" w:color="auto"/>
        <w:bottom w:val="none" w:sz="0" w:space="0" w:color="auto"/>
        <w:right w:val="none" w:sz="0" w:space="0" w:color="auto"/>
      </w:divBdr>
    </w:div>
    <w:div w:id="774986358">
      <w:bodyDiv w:val="1"/>
      <w:marLeft w:val="0"/>
      <w:marRight w:val="0"/>
      <w:marTop w:val="0"/>
      <w:marBottom w:val="0"/>
      <w:divBdr>
        <w:top w:val="none" w:sz="0" w:space="0" w:color="auto"/>
        <w:left w:val="none" w:sz="0" w:space="0" w:color="auto"/>
        <w:bottom w:val="none" w:sz="0" w:space="0" w:color="auto"/>
        <w:right w:val="none" w:sz="0" w:space="0" w:color="auto"/>
      </w:divBdr>
    </w:div>
    <w:div w:id="782110956">
      <w:bodyDiv w:val="1"/>
      <w:marLeft w:val="0"/>
      <w:marRight w:val="0"/>
      <w:marTop w:val="0"/>
      <w:marBottom w:val="0"/>
      <w:divBdr>
        <w:top w:val="none" w:sz="0" w:space="0" w:color="auto"/>
        <w:left w:val="none" w:sz="0" w:space="0" w:color="auto"/>
        <w:bottom w:val="none" w:sz="0" w:space="0" w:color="auto"/>
        <w:right w:val="none" w:sz="0" w:space="0" w:color="auto"/>
      </w:divBdr>
    </w:div>
    <w:div w:id="785925496">
      <w:bodyDiv w:val="1"/>
      <w:marLeft w:val="0"/>
      <w:marRight w:val="0"/>
      <w:marTop w:val="0"/>
      <w:marBottom w:val="0"/>
      <w:divBdr>
        <w:top w:val="none" w:sz="0" w:space="0" w:color="auto"/>
        <w:left w:val="none" w:sz="0" w:space="0" w:color="auto"/>
        <w:bottom w:val="none" w:sz="0" w:space="0" w:color="auto"/>
        <w:right w:val="none" w:sz="0" w:space="0" w:color="auto"/>
      </w:divBdr>
    </w:div>
    <w:div w:id="788746041">
      <w:bodyDiv w:val="1"/>
      <w:marLeft w:val="0"/>
      <w:marRight w:val="0"/>
      <w:marTop w:val="0"/>
      <w:marBottom w:val="0"/>
      <w:divBdr>
        <w:top w:val="none" w:sz="0" w:space="0" w:color="auto"/>
        <w:left w:val="none" w:sz="0" w:space="0" w:color="auto"/>
        <w:bottom w:val="none" w:sz="0" w:space="0" w:color="auto"/>
        <w:right w:val="none" w:sz="0" w:space="0" w:color="auto"/>
      </w:divBdr>
    </w:div>
    <w:div w:id="820191242">
      <w:bodyDiv w:val="1"/>
      <w:marLeft w:val="0"/>
      <w:marRight w:val="0"/>
      <w:marTop w:val="0"/>
      <w:marBottom w:val="0"/>
      <w:divBdr>
        <w:top w:val="none" w:sz="0" w:space="0" w:color="auto"/>
        <w:left w:val="none" w:sz="0" w:space="0" w:color="auto"/>
        <w:bottom w:val="none" w:sz="0" w:space="0" w:color="auto"/>
        <w:right w:val="none" w:sz="0" w:space="0" w:color="auto"/>
      </w:divBdr>
    </w:div>
    <w:div w:id="840200791">
      <w:bodyDiv w:val="1"/>
      <w:marLeft w:val="0"/>
      <w:marRight w:val="0"/>
      <w:marTop w:val="0"/>
      <w:marBottom w:val="0"/>
      <w:divBdr>
        <w:top w:val="none" w:sz="0" w:space="0" w:color="auto"/>
        <w:left w:val="none" w:sz="0" w:space="0" w:color="auto"/>
        <w:bottom w:val="none" w:sz="0" w:space="0" w:color="auto"/>
        <w:right w:val="none" w:sz="0" w:space="0" w:color="auto"/>
      </w:divBdr>
    </w:div>
    <w:div w:id="846136093">
      <w:bodyDiv w:val="1"/>
      <w:marLeft w:val="0"/>
      <w:marRight w:val="0"/>
      <w:marTop w:val="0"/>
      <w:marBottom w:val="0"/>
      <w:divBdr>
        <w:top w:val="none" w:sz="0" w:space="0" w:color="auto"/>
        <w:left w:val="none" w:sz="0" w:space="0" w:color="auto"/>
        <w:bottom w:val="none" w:sz="0" w:space="0" w:color="auto"/>
        <w:right w:val="none" w:sz="0" w:space="0" w:color="auto"/>
      </w:divBdr>
    </w:div>
    <w:div w:id="846166090">
      <w:bodyDiv w:val="1"/>
      <w:marLeft w:val="0"/>
      <w:marRight w:val="0"/>
      <w:marTop w:val="0"/>
      <w:marBottom w:val="0"/>
      <w:divBdr>
        <w:top w:val="none" w:sz="0" w:space="0" w:color="auto"/>
        <w:left w:val="none" w:sz="0" w:space="0" w:color="auto"/>
        <w:bottom w:val="none" w:sz="0" w:space="0" w:color="auto"/>
        <w:right w:val="none" w:sz="0" w:space="0" w:color="auto"/>
      </w:divBdr>
    </w:div>
    <w:div w:id="846289552">
      <w:bodyDiv w:val="1"/>
      <w:marLeft w:val="0"/>
      <w:marRight w:val="0"/>
      <w:marTop w:val="0"/>
      <w:marBottom w:val="0"/>
      <w:divBdr>
        <w:top w:val="none" w:sz="0" w:space="0" w:color="auto"/>
        <w:left w:val="none" w:sz="0" w:space="0" w:color="auto"/>
        <w:bottom w:val="none" w:sz="0" w:space="0" w:color="auto"/>
        <w:right w:val="none" w:sz="0" w:space="0" w:color="auto"/>
      </w:divBdr>
    </w:div>
    <w:div w:id="849952411">
      <w:bodyDiv w:val="1"/>
      <w:marLeft w:val="0"/>
      <w:marRight w:val="0"/>
      <w:marTop w:val="0"/>
      <w:marBottom w:val="0"/>
      <w:divBdr>
        <w:top w:val="none" w:sz="0" w:space="0" w:color="auto"/>
        <w:left w:val="none" w:sz="0" w:space="0" w:color="auto"/>
        <w:bottom w:val="none" w:sz="0" w:space="0" w:color="auto"/>
        <w:right w:val="none" w:sz="0" w:space="0" w:color="auto"/>
      </w:divBdr>
    </w:div>
    <w:div w:id="862282532">
      <w:bodyDiv w:val="1"/>
      <w:marLeft w:val="0"/>
      <w:marRight w:val="0"/>
      <w:marTop w:val="0"/>
      <w:marBottom w:val="0"/>
      <w:divBdr>
        <w:top w:val="none" w:sz="0" w:space="0" w:color="auto"/>
        <w:left w:val="none" w:sz="0" w:space="0" w:color="auto"/>
        <w:bottom w:val="none" w:sz="0" w:space="0" w:color="auto"/>
        <w:right w:val="none" w:sz="0" w:space="0" w:color="auto"/>
      </w:divBdr>
    </w:div>
    <w:div w:id="864558062">
      <w:bodyDiv w:val="1"/>
      <w:marLeft w:val="0"/>
      <w:marRight w:val="0"/>
      <w:marTop w:val="0"/>
      <w:marBottom w:val="0"/>
      <w:divBdr>
        <w:top w:val="none" w:sz="0" w:space="0" w:color="auto"/>
        <w:left w:val="none" w:sz="0" w:space="0" w:color="auto"/>
        <w:bottom w:val="none" w:sz="0" w:space="0" w:color="auto"/>
        <w:right w:val="none" w:sz="0" w:space="0" w:color="auto"/>
      </w:divBdr>
    </w:div>
    <w:div w:id="866529831">
      <w:bodyDiv w:val="1"/>
      <w:marLeft w:val="0"/>
      <w:marRight w:val="0"/>
      <w:marTop w:val="0"/>
      <w:marBottom w:val="0"/>
      <w:divBdr>
        <w:top w:val="none" w:sz="0" w:space="0" w:color="auto"/>
        <w:left w:val="none" w:sz="0" w:space="0" w:color="auto"/>
        <w:bottom w:val="none" w:sz="0" w:space="0" w:color="auto"/>
        <w:right w:val="none" w:sz="0" w:space="0" w:color="auto"/>
      </w:divBdr>
    </w:div>
    <w:div w:id="873688737">
      <w:bodyDiv w:val="1"/>
      <w:marLeft w:val="0"/>
      <w:marRight w:val="0"/>
      <w:marTop w:val="0"/>
      <w:marBottom w:val="0"/>
      <w:divBdr>
        <w:top w:val="none" w:sz="0" w:space="0" w:color="auto"/>
        <w:left w:val="none" w:sz="0" w:space="0" w:color="auto"/>
        <w:bottom w:val="none" w:sz="0" w:space="0" w:color="auto"/>
        <w:right w:val="none" w:sz="0" w:space="0" w:color="auto"/>
      </w:divBdr>
    </w:div>
    <w:div w:id="877399587">
      <w:bodyDiv w:val="1"/>
      <w:marLeft w:val="0"/>
      <w:marRight w:val="0"/>
      <w:marTop w:val="0"/>
      <w:marBottom w:val="0"/>
      <w:divBdr>
        <w:top w:val="none" w:sz="0" w:space="0" w:color="auto"/>
        <w:left w:val="none" w:sz="0" w:space="0" w:color="auto"/>
        <w:bottom w:val="none" w:sz="0" w:space="0" w:color="auto"/>
        <w:right w:val="none" w:sz="0" w:space="0" w:color="auto"/>
      </w:divBdr>
    </w:div>
    <w:div w:id="883565188">
      <w:bodyDiv w:val="1"/>
      <w:marLeft w:val="0"/>
      <w:marRight w:val="0"/>
      <w:marTop w:val="0"/>
      <w:marBottom w:val="0"/>
      <w:divBdr>
        <w:top w:val="none" w:sz="0" w:space="0" w:color="auto"/>
        <w:left w:val="none" w:sz="0" w:space="0" w:color="auto"/>
        <w:bottom w:val="none" w:sz="0" w:space="0" w:color="auto"/>
        <w:right w:val="none" w:sz="0" w:space="0" w:color="auto"/>
      </w:divBdr>
    </w:div>
    <w:div w:id="885874659">
      <w:bodyDiv w:val="1"/>
      <w:marLeft w:val="0"/>
      <w:marRight w:val="0"/>
      <w:marTop w:val="0"/>
      <w:marBottom w:val="0"/>
      <w:divBdr>
        <w:top w:val="none" w:sz="0" w:space="0" w:color="auto"/>
        <w:left w:val="none" w:sz="0" w:space="0" w:color="auto"/>
        <w:bottom w:val="none" w:sz="0" w:space="0" w:color="auto"/>
        <w:right w:val="none" w:sz="0" w:space="0" w:color="auto"/>
      </w:divBdr>
    </w:div>
    <w:div w:id="895973933">
      <w:bodyDiv w:val="1"/>
      <w:marLeft w:val="0"/>
      <w:marRight w:val="0"/>
      <w:marTop w:val="0"/>
      <w:marBottom w:val="0"/>
      <w:divBdr>
        <w:top w:val="none" w:sz="0" w:space="0" w:color="auto"/>
        <w:left w:val="none" w:sz="0" w:space="0" w:color="auto"/>
        <w:bottom w:val="none" w:sz="0" w:space="0" w:color="auto"/>
        <w:right w:val="none" w:sz="0" w:space="0" w:color="auto"/>
      </w:divBdr>
    </w:div>
    <w:div w:id="896673703">
      <w:bodyDiv w:val="1"/>
      <w:marLeft w:val="0"/>
      <w:marRight w:val="0"/>
      <w:marTop w:val="0"/>
      <w:marBottom w:val="0"/>
      <w:divBdr>
        <w:top w:val="none" w:sz="0" w:space="0" w:color="auto"/>
        <w:left w:val="none" w:sz="0" w:space="0" w:color="auto"/>
        <w:bottom w:val="none" w:sz="0" w:space="0" w:color="auto"/>
        <w:right w:val="none" w:sz="0" w:space="0" w:color="auto"/>
      </w:divBdr>
    </w:div>
    <w:div w:id="904796540">
      <w:bodyDiv w:val="1"/>
      <w:marLeft w:val="0"/>
      <w:marRight w:val="0"/>
      <w:marTop w:val="0"/>
      <w:marBottom w:val="0"/>
      <w:divBdr>
        <w:top w:val="none" w:sz="0" w:space="0" w:color="auto"/>
        <w:left w:val="none" w:sz="0" w:space="0" w:color="auto"/>
        <w:bottom w:val="none" w:sz="0" w:space="0" w:color="auto"/>
        <w:right w:val="none" w:sz="0" w:space="0" w:color="auto"/>
      </w:divBdr>
    </w:div>
    <w:div w:id="919023605">
      <w:bodyDiv w:val="1"/>
      <w:marLeft w:val="0"/>
      <w:marRight w:val="0"/>
      <w:marTop w:val="0"/>
      <w:marBottom w:val="0"/>
      <w:divBdr>
        <w:top w:val="none" w:sz="0" w:space="0" w:color="auto"/>
        <w:left w:val="none" w:sz="0" w:space="0" w:color="auto"/>
        <w:bottom w:val="none" w:sz="0" w:space="0" w:color="auto"/>
        <w:right w:val="none" w:sz="0" w:space="0" w:color="auto"/>
      </w:divBdr>
    </w:div>
    <w:div w:id="919410454">
      <w:bodyDiv w:val="1"/>
      <w:marLeft w:val="0"/>
      <w:marRight w:val="0"/>
      <w:marTop w:val="0"/>
      <w:marBottom w:val="0"/>
      <w:divBdr>
        <w:top w:val="none" w:sz="0" w:space="0" w:color="auto"/>
        <w:left w:val="none" w:sz="0" w:space="0" w:color="auto"/>
        <w:bottom w:val="none" w:sz="0" w:space="0" w:color="auto"/>
        <w:right w:val="none" w:sz="0" w:space="0" w:color="auto"/>
      </w:divBdr>
    </w:div>
    <w:div w:id="920022746">
      <w:bodyDiv w:val="1"/>
      <w:marLeft w:val="0"/>
      <w:marRight w:val="0"/>
      <w:marTop w:val="0"/>
      <w:marBottom w:val="0"/>
      <w:divBdr>
        <w:top w:val="none" w:sz="0" w:space="0" w:color="auto"/>
        <w:left w:val="none" w:sz="0" w:space="0" w:color="auto"/>
        <w:bottom w:val="none" w:sz="0" w:space="0" w:color="auto"/>
        <w:right w:val="none" w:sz="0" w:space="0" w:color="auto"/>
      </w:divBdr>
    </w:div>
    <w:div w:id="929774576">
      <w:bodyDiv w:val="1"/>
      <w:marLeft w:val="0"/>
      <w:marRight w:val="0"/>
      <w:marTop w:val="0"/>
      <w:marBottom w:val="0"/>
      <w:divBdr>
        <w:top w:val="none" w:sz="0" w:space="0" w:color="auto"/>
        <w:left w:val="none" w:sz="0" w:space="0" w:color="auto"/>
        <w:bottom w:val="none" w:sz="0" w:space="0" w:color="auto"/>
        <w:right w:val="none" w:sz="0" w:space="0" w:color="auto"/>
      </w:divBdr>
    </w:div>
    <w:div w:id="945043499">
      <w:bodyDiv w:val="1"/>
      <w:marLeft w:val="0"/>
      <w:marRight w:val="0"/>
      <w:marTop w:val="0"/>
      <w:marBottom w:val="0"/>
      <w:divBdr>
        <w:top w:val="none" w:sz="0" w:space="0" w:color="auto"/>
        <w:left w:val="none" w:sz="0" w:space="0" w:color="auto"/>
        <w:bottom w:val="none" w:sz="0" w:space="0" w:color="auto"/>
        <w:right w:val="none" w:sz="0" w:space="0" w:color="auto"/>
      </w:divBdr>
    </w:div>
    <w:div w:id="949121060">
      <w:bodyDiv w:val="1"/>
      <w:marLeft w:val="0"/>
      <w:marRight w:val="0"/>
      <w:marTop w:val="0"/>
      <w:marBottom w:val="0"/>
      <w:divBdr>
        <w:top w:val="none" w:sz="0" w:space="0" w:color="auto"/>
        <w:left w:val="none" w:sz="0" w:space="0" w:color="auto"/>
        <w:bottom w:val="none" w:sz="0" w:space="0" w:color="auto"/>
        <w:right w:val="none" w:sz="0" w:space="0" w:color="auto"/>
      </w:divBdr>
    </w:div>
    <w:div w:id="963510928">
      <w:bodyDiv w:val="1"/>
      <w:marLeft w:val="0"/>
      <w:marRight w:val="0"/>
      <w:marTop w:val="0"/>
      <w:marBottom w:val="0"/>
      <w:divBdr>
        <w:top w:val="none" w:sz="0" w:space="0" w:color="auto"/>
        <w:left w:val="none" w:sz="0" w:space="0" w:color="auto"/>
        <w:bottom w:val="none" w:sz="0" w:space="0" w:color="auto"/>
        <w:right w:val="none" w:sz="0" w:space="0" w:color="auto"/>
      </w:divBdr>
    </w:div>
    <w:div w:id="972980204">
      <w:bodyDiv w:val="1"/>
      <w:marLeft w:val="0"/>
      <w:marRight w:val="0"/>
      <w:marTop w:val="0"/>
      <w:marBottom w:val="0"/>
      <w:divBdr>
        <w:top w:val="none" w:sz="0" w:space="0" w:color="auto"/>
        <w:left w:val="none" w:sz="0" w:space="0" w:color="auto"/>
        <w:bottom w:val="none" w:sz="0" w:space="0" w:color="auto"/>
        <w:right w:val="none" w:sz="0" w:space="0" w:color="auto"/>
      </w:divBdr>
    </w:div>
    <w:div w:id="983923081">
      <w:bodyDiv w:val="1"/>
      <w:marLeft w:val="0"/>
      <w:marRight w:val="0"/>
      <w:marTop w:val="0"/>
      <w:marBottom w:val="0"/>
      <w:divBdr>
        <w:top w:val="none" w:sz="0" w:space="0" w:color="auto"/>
        <w:left w:val="none" w:sz="0" w:space="0" w:color="auto"/>
        <w:bottom w:val="none" w:sz="0" w:space="0" w:color="auto"/>
        <w:right w:val="none" w:sz="0" w:space="0" w:color="auto"/>
      </w:divBdr>
    </w:div>
    <w:div w:id="1004553327">
      <w:bodyDiv w:val="1"/>
      <w:marLeft w:val="0"/>
      <w:marRight w:val="0"/>
      <w:marTop w:val="0"/>
      <w:marBottom w:val="0"/>
      <w:divBdr>
        <w:top w:val="none" w:sz="0" w:space="0" w:color="auto"/>
        <w:left w:val="none" w:sz="0" w:space="0" w:color="auto"/>
        <w:bottom w:val="none" w:sz="0" w:space="0" w:color="auto"/>
        <w:right w:val="none" w:sz="0" w:space="0" w:color="auto"/>
      </w:divBdr>
    </w:div>
    <w:div w:id="1015613023">
      <w:bodyDiv w:val="1"/>
      <w:marLeft w:val="0"/>
      <w:marRight w:val="0"/>
      <w:marTop w:val="0"/>
      <w:marBottom w:val="0"/>
      <w:divBdr>
        <w:top w:val="none" w:sz="0" w:space="0" w:color="auto"/>
        <w:left w:val="none" w:sz="0" w:space="0" w:color="auto"/>
        <w:bottom w:val="none" w:sz="0" w:space="0" w:color="auto"/>
        <w:right w:val="none" w:sz="0" w:space="0" w:color="auto"/>
      </w:divBdr>
    </w:div>
    <w:div w:id="1024287161">
      <w:bodyDiv w:val="1"/>
      <w:marLeft w:val="0"/>
      <w:marRight w:val="0"/>
      <w:marTop w:val="0"/>
      <w:marBottom w:val="0"/>
      <w:divBdr>
        <w:top w:val="none" w:sz="0" w:space="0" w:color="auto"/>
        <w:left w:val="none" w:sz="0" w:space="0" w:color="auto"/>
        <w:bottom w:val="none" w:sz="0" w:space="0" w:color="auto"/>
        <w:right w:val="none" w:sz="0" w:space="0" w:color="auto"/>
      </w:divBdr>
    </w:div>
    <w:div w:id="1025524290">
      <w:bodyDiv w:val="1"/>
      <w:marLeft w:val="0"/>
      <w:marRight w:val="0"/>
      <w:marTop w:val="0"/>
      <w:marBottom w:val="0"/>
      <w:divBdr>
        <w:top w:val="none" w:sz="0" w:space="0" w:color="auto"/>
        <w:left w:val="none" w:sz="0" w:space="0" w:color="auto"/>
        <w:bottom w:val="none" w:sz="0" w:space="0" w:color="auto"/>
        <w:right w:val="none" w:sz="0" w:space="0" w:color="auto"/>
      </w:divBdr>
    </w:div>
    <w:div w:id="1028947024">
      <w:bodyDiv w:val="1"/>
      <w:marLeft w:val="0"/>
      <w:marRight w:val="0"/>
      <w:marTop w:val="0"/>
      <w:marBottom w:val="0"/>
      <w:divBdr>
        <w:top w:val="none" w:sz="0" w:space="0" w:color="auto"/>
        <w:left w:val="none" w:sz="0" w:space="0" w:color="auto"/>
        <w:bottom w:val="none" w:sz="0" w:space="0" w:color="auto"/>
        <w:right w:val="none" w:sz="0" w:space="0" w:color="auto"/>
      </w:divBdr>
    </w:div>
    <w:div w:id="1029185496">
      <w:bodyDiv w:val="1"/>
      <w:marLeft w:val="0"/>
      <w:marRight w:val="0"/>
      <w:marTop w:val="0"/>
      <w:marBottom w:val="0"/>
      <w:divBdr>
        <w:top w:val="none" w:sz="0" w:space="0" w:color="auto"/>
        <w:left w:val="none" w:sz="0" w:space="0" w:color="auto"/>
        <w:bottom w:val="none" w:sz="0" w:space="0" w:color="auto"/>
        <w:right w:val="none" w:sz="0" w:space="0" w:color="auto"/>
      </w:divBdr>
    </w:div>
    <w:div w:id="1034698084">
      <w:bodyDiv w:val="1"/>
      <w:marLeft w:val="0"/>
      <w:marRight w:val="0"/>
      <w:marTop w:val="0"/>
      <w:marBottom w:val="0"/>
      <w:divBdr>
        <w:top w:val="none" w:sz="0" w:space="0" w:color="auto"/>
        <w:left w:val="none" w:sz="0" w:space="0" w:color="auto"/>
        <w:bottom w:val="none" w:sz="0" w:space="0" w:color="auto"/>
        <w:right w:val="none" w:sz="0" w:space="0" w:color="auto"/>
      </w:divBdr>
    </w:div>
    <w:div w:id="1050422349">
      <w:bodyDiv w:val="1"/>
      <w:marLeft w:val="0"/>
      <w:marRight w:val="0"/>
      <w:marTop w:val="0"/>
      <w:marBottom w:val="0"/>
      <w:divBdr>
        <w:top w:val="none" w:sz="0" w:space="0" w:color="auto"/>
        <w:left w:val="none" w:sz="0" w:space="0" w:color="auto"/>
        <w:bottom w:val="none" w:sz="0" w:space="0" w:color="auto"/>
        <w:right w:val="none" w:sz="0" w:space="0" w:color="auto"/>
      </w:divBdr>
    </w:div>
    <w:div w:id="1051927587">
      <w:bodyDiv w:val="1"/>
      <w:marLeft w:val="0"/>
      <w:marRight w:val="0"/>
      <w:marTop w:val="0"/>
      <w:marBottom w:val="0"/>
      <w:divBdr>
        <w:top w:val="none" w:sz="0" w:space="0" w:color="auto"/>
        <w:left w:val="none" w:sz="0" w:space="0" w:color="auto"/>
        <w:bottom w:val="none" w:sz="0" w:space="0" w:color="auto"/>
        <w:right w:val="none" w:sz="0" w:space="0" w:color="auto"/>
      </w:divBdr>
    </w:div>
    <w:div w:id="1052385244">
      <w:bodyDiv w:val="1"/>
      <w:marLeft w:val="0"/>
      <w:marRight w:val="0"/>
      <w:marTop w:val="0"/>
      <w:marBottom w:val="0"/>
      <w:divBdr>
        <w:top w:val="none" w:sz="0" w:space="0" w:color="auto"/>
        <w:left w:val="none" w:sz="0" w:space="0" w:color="auto"/>
        <w:bottom w:val="none" w:sz="0" w:space="0" w:color="auto"/>
        <w:right w:val="none" w:sz="0" w:space="0" w:color="auto"/>
      </w:divBdr>
    </w:div>
    <w:div w:id="1054155932">
      <w:bodyDiv w:val="1"/>
      <w:marLeft w:val="0"/>
      <w:marRight w:val="0"/>
      <w:marTop w:val="0"/>
      <w:marBottom w:val="0"/>
      <w:divBdr>
        <w:top w:val="none" w:sz="0" w:space="0" w:color="auto"/>
        <w:left w:val="none" w:sz="0" w:space="0" w:color="auto"/>
        <w:bottom w:val="none" w:sz="0" w:space="0" w:color="auto"/>
        <w:right w:val="none" w:sz="0" w:space="0" w:color="auto"/>
      </w:divBdr>
    </w:div>
    <w:div w:id="1061172250">
      <w:bodyDiv w:val="1"/>
      <w:marLeft w:val="0"/>
      <w:marRight w:val="0"/>
      <w:marTop w:val="0"/>
      <w:marBottom w:val="0"/>
      <w:divBdr>
        <w:top w:val="none" w:sz="0" w:space="0" w:color="auto"/>
        <w:left w:val="none" w:sz="0" w:space="0" w:color="auto"/>
        <w:bottom w:val="none" w:sz="0" w:space="0" w:color="auto"/>
        <w:right w:val="none" w:sz="0" w:space="0" w:color="auto"/>
      </w:divBdr>
    </w:div>
    <w:div w:id="1066804381">
      <w:bodyDiv w:val="1"/>
      <w:marLeft w:val="0"/>
      <w:marRight w:val="0"/>
      <w:marTop w:val="0"/>
      <w:marBottom w:val="0"/>
      <w:divBdr>
        <w:top w:val="none" w:sz="0" w:space="0" w:color="auto"/>
        <w:left w:val="none" w:sz="0" w:space="0" w:color="auto"/>
        <w:bottom w:val="none" w:sz="0" w:space="0" w:color="auto"/>
        <w:right w:val="none" w:sz="0" w:space="0" w:color="auto"/>
      </w:divBdr>
    </w:div>
    <w:div w:id="1068573770">
      <w:bodyDiv w:val="1"/>
      <w:marLeft w:val="0"/>
      <w:marRight w:val="0"/>
      <w:marTop w:val="0"/>
      <w:marBottom w:val="0"/>
      <w:divBdr>
        <w:top w:val="none" w:sz="0" w:space="0" w:color="auto"/>
        <w:left w:val="none" w:sz="0" w:space="0" w:color="auto"/>
        <w:bottom w:val="none" w:sz="0" w:space="0" w:color="auto"/>
        <w:right w:val="none" w:sz="0" w:space="0" w:color="auto"/>
      </w:divBdr>
    </w:div>
    <w:div w:id="1069234055">
      <w:bodyDiv w:val="1"/>
      <w:marLeft w:val="0"/>
      <w:marRight w:val="0"/>
      <w:marTop w:val="0"/>
      <w:marBottom w:val="0"/>
      <w:divBdr>
        <w:top w:val="none" w:sz="0" w:space="0" w:color="auto"/>
        <w:left w:val="none" w:sz="0" w:space="0" w:color="auto"/>
        <w:bottom w:val="none" w:sz="0" w:space="0" w:color="auto"/>
        <w:right w:val="none" w:sz="0" w:space="0" w:color="auto"/>
      </w:divBdr>
    </w:div>
    <w:div w:id="1083916068">
      <w:bodyDiv w:val="1"/>
      <w:marLeft w:val="0"/>
      <w:marRight w:val="0"/>
      <w:marTop w:val="0"/>
      <w:marBottom w:val="0"/>
      <w:divBdr>
        <w:top w:val="none" w:sz="0" w:space="0" w:color="auto"/>
        <w:left w:val="none" w:sz="0" w:space="0" w:color="auto"/>
        <w:bottom w:val="none" w:sz="0" w:space="0" w:color="auto"/>
        <w:right w:val="none" w:sz="0" w:space="0" w:color="auto"/>
      </w:divBdr>
    </w:div>
    <w:div w:id="1084644311">
      <w:bodyDiv w:val="1"/>
      <w:marLeft w:val="0"/>
      <w:marRight w:val="0"/>
      <w:marTop w:val="0"/>
      <w:marBottom w:val="0"/>
      <w:divBdr>
        <w:top w:val="none" w:sz="0" w:space="0" w:color="auto"/>
        <w:left w:val="none" w:sz="0" w:space="0" w:color="auto"/>
        <w:bottom w:val="none" w:sz="0" w:space="0" w:color="auto"/>
        <w:right w:val="none" w:sz="0" w:space="0" w:color="auto"/>
      </w:divBdr>
    </w:div>
    <w:div w:id="1084843433">
      <w:bodyDiv w:val="1"/>
      <w:marLeft w:val="0"/>
      <w:marRight w:val="0"/>
      <w:marTop w:val="0"/>
      <w:marBottom w:val="0"/>
      <w:divBdr>
        <w:top w:val="none" w:sz="0" w:space="0" w:color="auto"/>
        <w:left w:val="none" w:sz="0" w:space="0" w:color="auto"/>
        <w:bottom w:val="none" w:sz="0" w:space="0" w:color="auto"/>
        <w:right w:val="none" w:sz="0" w:space="0" w:color="auto"/>
      </w:divBdr>
    </w:div>
    <w:div w:id="1095784159">
      <w:bodyDiv w:val="1"/>
      <w:marLeft w:val="0"/>
      <w:marRight w:val="0"/>
      <w:marTop w:val="0"/>
      <w:marBottom w:val="0"/>
      <w:divBdr>
        <w:top w:val="none" w:sz="0" w:space="0" w:color="auto"/>
        <w:left w:val="none" w:sz="0" w:space="0" w:color="auto"/>
        <w:bottom w:val="none" w:sz="0" w:space="0" w:color="auto"/>
        <w:right w:val="none" w:sz="0" w:space="0" w:color="auto"/>
      </w:divBdr>
    </w:div>
    <w:div w:id="1119683210">
      <w:bodyDiv w:val="1"/>
      <w:marLeft w:val="0"/>
      <w:marRight w:val="0"/>
      <w:marTop w:val="0"/>
      <w:marBottom w:val="0"/>
      <w:divBdr>
        <w:top w:val="none" w:sz="0" w:space="0" w:color="auto"/>
        <w:left w:val="none" w:sz="0" w:space="0" w:color="auto"/>
        <w:bottom w:val="none" w:sz="0" w:space="0" w:color="auto"/>
        <w:right w:val="none" w:sz="0" w:space="0" w:color="auto"/>
      </w:divBdr>
    </w:div>
    <w:div w:id="1127242492">
      <w:bodyDiv w:val="1"/>
      <w:marLeft w:val="0"/>
      <w:marRight w:val="0"/>
      <w:marTop w:val="0"/>
      <w:marBottom w:val="0"/>
      <w:divBdr>
        <w:top w:val="none" w:sz="0" w:space="0" w:color="auto"/>
        <w:left w:val="none" w:sz="0" w:space="0" w:color="auto"/>
        <w:bottom w:val="none" w:sz="0" w:space="0" w:color="auto"/>
        <w:right w:val="none" w:sz="0" w:space="0" w:color="auto"/>
      </w:divBdr>
    </w:div>
    <w:div w:id="1127744343">
      <w:bodyDiv w:val="1"/>
      <w:marLeft w:val="0"/>
      <w:marRight w:val="0"/>
      <w:marTop w:val="0"/>
      <w:marBottom w:val="0"/>
      <w:divBdr>
        <w:top w:val="none" w:sz="0" w:space="0" w:color="auto"/>
        <w:left w:val="none" w:sz="0" w:space="0" w:color="auto"/>
        <w:bottom w:val="none" w:sz="0" w:space="0" w:color="auto"/>
        <w:right w:val="none" w:sz="0" w:space="0" w:color="auto"/>
      </w:divBdr>
    </w:div>
    <w:div w:id="1130707667">
      <w:bodyDiv w:val="1"/>
      <w:marLeft w:val="0"/>
      <w:marRight w:val="0"/>
      <w:marTop w:val="0"/>
      <w:marBottom w:val="0"/>
      <w:divBdr>
        <w:top w:val="none" w:sz="0" w:space="0" w:color="auto"/>
        <w:left w:val="none" w:sz="0" w:space="0" w:color="auto"/>
        <w:bottom w:val="none" w:sz="0" w:space="0" w:color="auto"/>
        <w:right w:val="none" w:sz="0" w:space="0" w:color="auto"/>
      </w:divBdr>
    </w:div>
    <w:div w:id="1135875328">
      <w:bodyDiv w:val="1"/>
      <w:marLeft w:val="0"/>
      <w:marRight w:val="0"/>
      <w:marTop w:val="0"/>
      <w:marBottom w:val="0"/>
      <w:divBdr>
        <w:top w:val="none" w:sz="0" w:space="0" w:color="auto"/>
        <w:left w:val="none" w:sz="0" w:space="0" w:color="auto"/>
        <w:bottom w:val="none" w:sz="0" w:space="0" w:color="auto"/>
        <w:right w:val="none" w:sz="0" w:space="0" w:color="auto"/>
      </w:divBdr>
    </w:div>
    <w:div w:id="1150026812">
      <w:bodyDiv w:val="1"/>
      <w:marLeft w:val="0"/>
      <w:marRight w:val="0"/>
      <w:marTop w:val="0"/>
      <w:marBottom w:val="0"/>
      <w:divBdr>
        <w:top w:val="none" w:sz="0" w:space="0" w:color="auto"/>
        <w:left w:val="none" w:sz="0" w:space="0" w:color="auto"/>
        <w:bottom w:val="none" w:sz="0" w:space="0" w:color="auto"/>
        <w:right w:val="none" w:sz="0" w:space="0" w:color="auto"/>
      </w:divBdr>
    </w:div>
    <w:div w:id="1158300648">
      <w:bodyDiv w:val="1"/>
      <w:marLeft w:val="0"/>
      <w:marRight w:val="0"/>
      <w:marTop w:val="0"/>
      <w:marBottom w:val="0"/>
      <w:divBdr>
        <w:top w:val="none" w:sz="0" w:space="0" w:color="auto"/>
        <w:left w:val="none" w:sz="0" w:space="0" w:color="auto"/>
        <w:bottom w:val="none" w:sz="0" w:space="0" w:color="auto"/>
        <w:right w:val="none" w:sz="0" w:space="0" w:color="auto"/>
      </w:divBdr>
    </w:div>
    <w:div w:id="1176848149">
      <w:bodyDiv w:val="1"/>
      <w:marLeft w:val="0"/>
      <w:marRight w:val="0"/>
      <w:marTop w:val="0"/>
      <w:marBottom w:val="0"/>
      <w:divBdr>
        <w:top w:val="none" w:sz="0" w:space="0" w:color="auto"/>
        <w:left w:val="none" w:sz="0" w:space="0" w:color="auto"/>
        <w:bottom w:val="none" w:sz="0" w:space="0" w:color="auto"/>
        <w:right w:val="none" w:sz="0" w:space="0" w:color="auto"/>
      </w:divBdr>
    </w:div>
    <w:div w:id="1186941104">
      <w:bodyDiv w:val="1"/>
      <w:marLeft w:val="0"/>
      <w:marRight w:val="0"/>
      <w:marTop w:val="0"/>
      <w:marBottom w:val="0"/>
      <w:divBdr>
        <w:top w:val="none" w:sz="0" w:space="0" w:color="auto"/>
        <w:left w:val="none" w:sz="0" w:space="0" w:color="auto"/>
        <w:bottom w:val="none" w:sz="0" w:space="0" w:color="auto"/>
        <w:right w:val="none" w:sz="0" w:space="0" w:color="auto"/>
      </w:divBdr>
    </w:div>
    <w:div w:id="1189560442">
      <w:bodyDiv w:val="1"/>
      <w:marLeft w:val="0"/>
      <w:marRight w:val="0"/>
      <w:marTop w:val="0"/>
      <w:marBottom w:val="0"/>
      <w:divBdr>
        <w:top w:val="none" w:sz="0" w:space="0" w:color="auto"/>
        <w:left w:val="none" w:sz="0" w:space="0" w:color="auto"/>
        <w:bottom w:val="none" w:sz="0" w:space="0" w:color="auto"/>
        <w:right w:val="none" w:sz="0" w:space="0" w:color="auto"/>
      </w:divBdr>
    </w:div>
    <w:div w:id="1196387507">
      <w:bodyDiv w:val="1"/>
      <w:marLeft w:val="0"/>
      <w:marRight w:val="0"/>
      <w:marTop w:val="0"/>
      <w:marBottom w:val="0"/>
      <w:divBdr>
        <w:top w:val="none" w:sz="0" w:space="0" w:color="auto"/>
        <w:left w:val="none" w:sz="0" w:space="0" w:color="auto"/>
        <w:bottom w:val="none" w:sz="0" w:space="0" w:color="auto"/>
        <w:right w:val="none" w:sz="0" w:space="0" w:color="auto"/>
      </w:divBdr>
    </w:div>
    <w:div w:id="1205409996">
      <w:bodyDiv w:val="1"/>
      <w:marLeft w:val="0"/>
      <w:marRight w:val="0"/>
      <w:marTop w:val="0"/>
      <w:marBottom w:val="0"/>
      <w:divBdr>
        <w:top w:val="none" w:sz="0" w:space="0" w:color="auto"/>
        <w:left w:val="none" w:sz="0" w:space="0" w:color="auto"/>
        <w:bottom w:val="none" w:sz="0" w:space="0" w:color="auto"/>
        <w:right w:val="none" w:sz="0" w:space="0" w:color="auto"/>
      </w:divBdr>
    </w:div>
    <w:div w:id="1209681557">
      <w:bodyDiv w:val="1"/>
      <w:marLeft w:val="0"/>
      <w:marRight w:val="0"/>
      <w:marTop w:val="0"/>
      <w:marBottom w:val="0"/>
      <w:divBdr>
        <w:top w:val="none" w:sz="0" w:space="0" w:color="auto"/>
        <w:left w:val="none" w:sz="0" w:space="0" w:color="auto"/>
        <w:bottom w:val="none" w:sz="0" w:space="0" w:color="auto"/>
        <w:right w:val="none" w:sz="0" w:space="0" w:color="auto"/>
      </w:divBdr>
    </w:div>
    <w:div w:id="1210653842">
      <w:bodyDiv w:val="1"/>
      <w:marLeft w:val="0"/>
      <w:marRight w:val="0"/>
      <w:marTop w:val="0"/>
      <w:marBottom w:val="0"/>
      <w:divBdr>
        <w:top w:val="none" w:sz="0" w:space="0" w:color="auto"/>
        <w:left w:val="none" w:sz="0" w:space="0" w:color="auto"/>
        <w:bottom w:val="none" w:sz="0" w:space="0" w:color="auto"/>
        <w:right w:val="none" w:sz="0" w:space="0" w:color="auto"/>
      </w:divBdr>
    </w:div>
    <w:div w:id="1212425042">
      <w:bodyDiv w:val="1"/>
      <w:marLeft w:val="0"/>
      <w:marRight w:val="0"/>
      <w:marTop w:val="0"/>
      <w:marBottom w:val="0"/>
      <w:divBdr>
        <w:top w:val="none" w:sz="0" w:space="0" w:color="auto"/>
        <w:left w:val="none" w:sz="0" w:space="0" w:color="auto"/>
        <w:bottom w:val="none" w:sz="0" w:space="0" w:color="auto"/>
        <w:right w:val="none" w:sz="0" w:space="0" w:color="auto"/>
      </w:divBdr>
    </w:div>
    <w:div w:id="1214849165">
      <w:bodyDiv w:val="1"/>
      <w:marLeft w:val="0"/>
      <w:marRight w:val="0"/>
      <w:marTop w:val="0"/>
      <w:marBottom w:val="0"/>
      <w:divBdr>
        <w:top w:val="none" w:sz="0" w:space="0" w:color="auto"/>
        <w:left w:val="none" w:sz="0" w:space="0" w:color="auto"/>
        <w:bottom w:val="none" w:sz="0" w:space="0" w:color="auto"/>
        <w:right w:val="none" w:sz="0" w:space="0" w:color="auto"/>
      </w:divBdr>
    </w:div>
    <w:div w:id="1224948041">
      <w:bodyDiv w:val="1"/>
      <w:marLeft w:val="0"/>
      <w:marRight w:val="0"/>
      <w:marTop w:val="0"/>
      <w:marBottom w:val="0"/>
      <w:divBdr>
        <w:top w:val="none" w:sz="0" w:space="0" w:color="auto"/>
        <w:left w:val="none" w:sz="0" w:space="0" w:color="auto"/>
        <w:bottom w:val="none" w:sz="0" w:space="0" w:color="auto"/>
        <w:right w:val="none" w:sz="0" w:space="0" w:color="auto"/>
      </w:divBdr>
    </w:div>
    <w:div w:id="1228498440">
      <w:bodyDiv w:val="1"/>
      <w:marLeft w:val="0"/>
      <w:marRight w:val="0"/>
      <w:marTop w:val="0"/>
      <w:marBottom w:val="0"/>
      <w:divBdr>
        <w:top w:val="none" w:sz="0" w:space="0" w:color="auto"/>
        <w:left w:val="none" w:sz="0" w:space="0" w:color="auto"/>
        <w:bottom w:val="none" w:sz="0" w:space="0" w:color="auto"/>
        <w:right w:val="none" w:sz="0" w:space="0" w:color="auto"/>
      </w:divBdr>
    </w:div>
    <w:div w:id="1231429576">
      <w:bodyDiv w:val="1"/>
      <w:marLeft w:val="0"/>
      <w:marRight w:val="0"/>
      <w:marTop w:val="0"/>
      <w:marBottom w:val="0"/>
      <w:divBdr>
        <w:top w:val="none" w:sz="0" w:space="0" w:color="auto"/>
        <w:left w:val="none" w:sz="0" w:space="0" w:color="auto"/>
        <w:bottom w:val="none" w:sz="0" w:space="0" w:color="auto"/>
        <w:right w:val="none" w:sz="0" w:space="0" w:color="auto"/>
      </w:divBdr>
    </w:div>
    <w:div w:id="1233155090">
      <w:bodyDiv w:val="1"/>
      <w:marLeft w:val="0"/>
      <w:marRight w:val="0"/>
      <w:marTop w:val="0"/>
      <w:marBottom w:val="0"/>
      <w:divBdr>
        <w:top w:val="none" w:sz="0" w:space="0" w:color="auto"/>
        <w:left w:val="none" w:sz="0" w:space="0" w:color="auto"/>
        <w:bottom w:val="none" w:sz="0" w:space="0" w:color="auto"/>
        <w:right w:val="none" w:sz="0" w:space="0" w:color="auto"/>
      </w:divBdr>
    </w:div>
    <w:div w:id="1246308149">
      <w:bodyDiv w:val="1"/>
      <w:marLeft w:val="0"/>
      <w:marRight w:val="0"/>
      <w:marTop w:val="0"/>
      <w:marBottom w:val="0"/>
      <w:divBdr>
        <w:top w:val="none" w:sz="0" w:space="0" w:color="auto"/>
        <w:left w:val="none" w:sz="0" w:space="0" w:color="auto"/>
        <w:bottom w:val="none" w:sz="0" w:space="0" w:color="auto"/>
        <w:right w:val="none" w:sz="0" w:space="0" w:color="auto"/>
      </w:divBdr>
    </w:div>
    <w:div w:id="1252086090">
      <w:bodyDiv w:val="1"/>
      <w:marLeft w:val="0"/>
      <w:marRight w:val="0"/>
      <w:marTop w:val="0"/>
      <w:marBottom w:val="0"/>
      <w:divBdr>
        <w:top w:val="none" w:sz="0" w:space="0" w:color="auto"/>
        <w:left w:val="none" w:sz="0" w:space="0" w:color="auto"/>
        <w:bottom w:val="none" w:sz="0" w:space="0" w:color="auto"/>
        <w:right w:val="none" w:sz="0" w:space="0" w:color="auto"/>
      </w:divBdr>
    </w:div>
    <w:div w:id="1252393322">
      <w:bodyDiv w:val="1"/>
      <w:marLeft w:val="0"/>
      <w:marRight w:val="0"/>
      <w:marTop w:val="0"/>
      <w:marBottom w:val="0"/>
      <w:divBdr>
        <w:top w:val="none" w:sz="0" w:space="0" w:color="auto"/>
        <w:left w:val="none" w:sz="0" w:space="0" w:color="auto"/>
        <w:bottom w:val="none" w:sz="0" w:space="0" w:color="auto"/>
        <w:right w:val="none" w:sz="0" w:space="0" w:color="auto"/>
      </w:divBdr>
    </w:div>
    <w:div w:id="1254313589">
      <w:bodyDiv w:val="1"/>
      <w:marLeft w:val="0"/>
      <w:marRight w:val="0"/>
      <w:marTop w:val="0"/>
      <w:marBottom w:val="0"/>
      <w:divBdr>
        <w:top w:val="none" w:sz="0" w:space="0" w:color="auto"/>
        <w:left w:val="none" w:sz="0" w:space="0" w:color="auto"/>
        <w:bottom w:val="none" w:sz="0" w:space="0" w:color="auto"/>
        <w:right w:val="none" w:sz="0" w:space="0" w:color="auto"/>
      </w:divBdr>
    </w:div>
    <w:div w:id="1257590471">
      <w:bodyDiv w:val="1"/>
      <w:marLeft w:val="0"/>
      <w:marRight w:val="0"/>
      <w:marTop w:val="0"/>
      <w:marBottom w:val="0"/>
      <w:divBdr>
        <w:top w:val="none" w:sz="0" w:space="0" w:color="auto"/>
        <w:left w:val="none" w:sz="0" w:space="0" w:color="auto"/>
        <w:bottom w:val="none" w:sz="0" w:space="0" w:color="auto"/>
        <w:right w:val="none" w:sz="0" w:space="0" w:color="auto"/>
      </w:divBdr>
    </w:div>
    <w:div w:id="1279145824">
      <w:bodyDiv w:val="1"/>
      <w:marLeft w:val="0"/>
      <w:marRight w:val="0"/>
      <w:marTop w:val="0"/>
      <w:marBottom w:val="0"/>
      <w:divBdr>
        <w:top w:val="none" w:sz="0" w:space="0" w:color="auto"/>
        <w:left w:val="none" w:sz="0" w:space="0" w:color="auto"/>
        <w:bottom w:val="none" w:sz="0" w:space="0" w:color="auto"/>
        <w:right w:val="none" w:sz="0" w:space="0" w:color="auto"/>
      </w:divBdr>
    </w:div>
    <w:div w:id="1295868159">
      <w:bodyDiv w:val="1"/>
      <w:marLeft w:val="0"/>
      <w:marRight w:val="0"/>
      <w:marTop w:val="0"/>
      <w:marBottom w:val="0"/>
      <w:divBdr>
        <w:top w:val="none" w:sz="0" w:space="0" w:color="auto"/>
        <w:left w:val="none" w:sz="0" w:space="0" w:color="auto"/>
        <w:bottom w:val="none" w:sz="0" w:space="0" w:color="auto"/>
        <w:right w:val="none" w:sz="0" w:space="0" w:color="auto"/>
      </w:divBdr>
    </w:div>
    <w:div w:id="1299458180">
      <w:bodyDiv w:val="1"/>
      <w:marLeft w:val="0"/>
      <w:marRight w:val="0"/>
      <w:marTop w:val="0"/>
      <w:marBottom w:val="0"/>
      <w:divBdr>
        <w:top w:val="none" w:sz="0" w:space="0" w:color="auto"/>
        <w:left w:val="none" w:sz="0" w:space="0" w:color="auto"/>
        <w:bottom w:val="none" w:sz="0" w:space="0" w:color="auto"/>
        <w:right w:val="none" w:sz="0" w:space="0" w:color="auto"/>
      </w:divBdr>
    </w:div>
    <w:div w:id="1311444323">
      <w:bodyDiv w:val="1"/>
      <w:marLeft w:val="0"/>
      <w:marRight w:val="0"/>
      <w:marTop w:val="0"/>
      <w:marBottom w:val="0"/>
      <w:divBdr>
        <w:top w:val="none" w:sz="0" w:space="0" w:color="auto"/>
        <w:left w:val="none" w:sz="0" w:space="0" w:color="auto"/>
        <w:bottom w:val="none" w:sz="0" w:space="0" w:color="auto"/>
        <w:right w:val="none" w:sz="0" w:space="0" w:color="auto"/>
      </w:divBdr>
    </w:div>
    <w:div w:id="1319306308">
      <w:bodyDiv w:val="1"/>
      <w:marLeft w:val="0"/>
      <w:marRight w:val="0"/>
      <w:marTop w:val="0"/>
      <w:marBottom w:val="0"/>
      <w:divBdr>
        <w:top w:val="none" w:sz="0" w:space="0" w:color="auto"/>
        <w:left w:val="none" w:sz="0" w:space="0" w:color="auto"/>
        <w:bottom w:val="none" w:sz="0" w:space="0" w:color="auto"/>
        <w:right w:val="none" w:sz="0" w:space="0" w:color="auto"/>
      </w:divBdr>
    </w:div>
    <w:div w:id="1329559754">
      <w:bodyDiv w:val="1"/>
      <w:marLeft w:val="0"/>
      <w:marRight w:val="0"/>
      <w:marTop w:val="0"/>
      <w:marBottom w:val="0"/>
      <w:divBdr>
        <w:top w:val="none" w:sz="0" w:space="0" w:color="auto"/>
        <w:left w:val="none" w:sz="0" w:space="0" w:color="auto"/>
        <w:bottom w:val="none" w:sz="0" w:space="0" w:color="auto"/>
        <w:right w:val="none" w:sz="0" w:space="0" w:color="auto"/>
      </w:divBdr>
    </w:div>
    <w:div w:id="1332754040">
      <w:bodyDiv w:val="1"/>
      <w:marLeft w:val="0"/>
      <w:marRight w:val="0"/>
      <w:marTop w:val="0"/>
      <w:marBottom w:val="0"/>
      <w:divBdr>
        <w:top w:val="none" w:sz="0" w:space="0" w:color="auto"/>
        <w:left w:val="none" w:sz="0" w:space="0" w:color="auto"/>
        <w:bottom w:val="none" w:sz="0" w:space="0" w:color="auto"/>
        <w:right w:val="none" w:sz="0" w:space="0" w:color="auto"/>
      </w:divBdr>
    </w:div>
    <w:div w:id="1341931115">
      <w:bodyDiv w:val="1"/>
      <w:marLeft w:val="0"/>
      <w:marRight w:val="0"/>
      <w:marTop w:val="0"/>
      <w:marBottom w:val="0"/>
      <w:divBdr>
        <w:top w:val="none" w:sz="0" w:space="0" w:color="auto"/>
        <w:left w:val="none" w:sz="0" w:space="0" w:color="auto"/>
        <w:bottom w:val="none" w:sz="0" w:space="0" w:color="auto"/>
        <w:right w:val="none" w:sz="0" w:space="0" w:color="auto"/>
      </w:divBdr>
    </w:div>
    <w:div w:id="1360736591">
      <w:bodyDiv w:val="1"/>
      <w:marLeft w:val="0"/>
      <w:marRight w:val="0"/>
      <w:marTop w:val="0"/>
      <w:marBottom w:val="0"/>
      <w:divBdr>
        <w:top w:val="none" w:sz="0" w:space="0" w:color="auto"/>
        <w:left w:val="none" w:sz="0" w:space="0" w:color="auto"/>
        <w:bottom w:val="none" w:sz="0" w:space="0" w:color="auto"/>
        <w:right w:val="none" w:sz="0" w:space="0" w:color="auto"/>
      </w:divBdr>
    </w:div>
    <w:div w:id="1362123172">
      <w:bodyDiv w:val="1"/>
      <w:marLeft w:val="0"/>
      <w:marRight w:val="0"/>
      <w:marTop w:val="0"/>
      <w:marBottom w:val="0"/>
      <w:divBdr>
        <w:top w:val="none" w:sz="0" w:space="0" w:color="auto"/>
        <w:left w:val="none" w:sz="0" w:space="0" w:color="auto"/>
        <w:bottom w:val="none" w:sz="0" w:space="0" w:color="auto"/>
        <w:right w:val="none" w:sz="0" w:space="0" w:color="auto"/>
      </w:divBdr>
    </w:div>
    <w:div w:id="1362977483">
      <w:bodyDiv w:val="1"/>
      <w:marLeft w:val="0"/>
      <w:marRight w:val="0"/>
      <w:marTop w:val="0"/>
      <w:marBottom w:val="0"/>
      <w:divBdr>
        <w:top w:val="none" w:sz="0" w:space="0" w:color="auto"/>
        <w:left w:val="none" w:sz="0" w:space="0" w:color="auto"/>
        <w:bottom w:val="none" w:sz="0" w:space="0" w:color="auto"/>
        <w:right w:val="none" w:sz="0" w:space="0" w:color="auto"/>
      </w:divBdr>
    </w:div>
    <w:div w:id="1384332714">
      <w:bodyDiv w:val="1"/>
      <w:marLeft w:val="0"/>
      <w:marRight w:val="0"/>
      <w:marTop w:val="0"/>
      <w:marBottom w:val="0"/>
      <w:divBdr>
        <w:top w:val="none" w:sz="0" w:space="0" w:color="auto"/>
        <w:left w:val="none" w:sz="0" w:space="0" w:color="auto"/>
        <w:bottom w:val="none" w:sz="0" w:space="0" w:color="auto"/>
        <w:right w:val="none" w:sz="0" w:space="0" w:color="auto"/>
      </w:divBdr>
    </w:div>
    <w:div w:id="1385836062">
      <w:bodyDiv w:val="1"/>
      <w:marLeft w:val="0"/>
      <w:marRight w:val="0"/>
      <w:marTop w:val="0"/>
      <w:marBottom w:val="0"/>
      <w:divBdr>
        <w:top w:val="none" w:sz="0" w:space="0" w:color="auto"/>
        <w:left w:val="none" w:sz="0" w:space="0" w:color="auto"/>
        <w:bottom w:val="none" w:sz="0" w:space="0" w:color="auto"/>
        <w:right w:val="none" w:sz="0" w:space="0" w:color="auto"/>
      </w:divBdr>
    </w:div>
    <w:div w:id="1395356133">
      <w:bodyDiv w:val="1"/>
      <w:marLeft w:val="0"/>
      <w:marRight w:val="0"/>
      <w:marTop w:val="0"/>
      <w:marBottom w:val="0"/>
      <w:divBdr>
        <w:top w:val="none" w:sz="0" w:space="0" w:color="auto"/>
        <w:left w:val="none" w:sz="0" w:space="0" w:color="auto"/>
        <w:bottom w:val="none" w:sz="0" w:space="0" w:color="auto"/>
        <w:right w:val="none" w:sz="0" w:space="0" w:color="auto"/>
      </w:divBdr>
    </w:div>
    <w:div w:id="1397514994">
      <w:bodyDiv w:val="1"/>
      <w:marLeft w:val="0"/>
      <w:marRight w:val="0"/>
      <w:marTop w:val="0"/>
      <w:marBottom w:val="0"/>
      <w:divBdr>
        <w:top w:val="none" w:sz="0" w:space="0" w:color="auto"/>
        <w:left w:val="none" w:sz="0" w:space="0" w:color="auto"/>
        <w:bottom w:val="none" w:sz="0" w:space="0" w:color="auto"/>
        <w:right w:val="none" w:sz="0" w:space="0" w:color="auto"/>
      </w:divBdr>
    </w:div>
    <w:div w:id="1403140650">
      <w:bodyDiv w:val="1"/>
      <w:marLeft w:val="0"/>
      <w:marRight w:val="0"/>
      <w:marTop w:val="0"/>
      <w:marBottom w:val="0"/>
      <w:divBdr>
        <w:top w:val="none" w:sz="0" w:space="0" w:color="auto"/>
        <w:left w:val="none" w:sz="0" w:space="0" w:color="auto"/>
        <w:bottom w:val="none" w:sz="0" w:space="0" w:color="auto"/>
        <w:right w:val="none" w:sz="0" w:space="0" w:color="auto"/>
      </w:divBdr>
    </w:div>
    <w:div w:id="1410690750">
      <w:bodyDiv w:val="1"/>
      <w:marLeft w:val="0"/>
      <w:marRight w:val="0"/>
      <w:marTop w:val="0"/>
      <w:marBottom w:val="0"/>
      <w:divBdr>
        <w:top w:val="none" w:sz="0" w:space="0" w:color="auto"/>
        <w:left w:val="none" w:sz="0" w:space="0" w:color="auto"/>
        <w:bottom w:val="none" w:sz="0" w:space="0" w:color="auto"/>
        <w:right w:val="none" w:sz="0" w:space="0" w:color="auto"/>
      </w:divBdr>
    </w:div>
    <w:div w:id="1411191711">
      <w:bodyDiv w:val="1"/>
      <w:marLeft w:val="0"/>
      <w:marRight w:val="0"/>
      <w:marTop w:val="0"/>
      <w:marBottom w:val="0"/>
      <w:divBdr>
        <w:top w:val="none" w:sz="0" w:space="0" w:color="auto"/>
        <w:left w:val="none" w:sz="0" w:space="0" w:color="auto"/>
        <w:bottom w:val="none" w:sz="0" w:space="0" w:color="auto"/>
        <w:right w:val="none" w:sz="0" w:space="0" w:color="auto"/>
      </w:divBdr>
    </w:div>
    <w:div w:id="1417827105">
      <w:bodyDiv w:val="1"/>
      <w:marLeft w:val="0"/>
      <w:marRight w:val="0"/>
      <w:marTop w:val="0"/>
      <w:marBottom w:val="0"/>
      <w:divBdr>
        <w:top w:val="none" w:sz="0" w:space="0" w:color="auto"/>
        <w:left w:val="none" w:sz="0" w:space="0" w:color="auto"/>
        <w:bottom w:val="none" w:sz="0" w:space="0" w:color="auto"/>
        <w:right w:val="none" w:sz="0" w:space="0" w:color="auto"/>
      </w:divBdr>
    </w:div>
    <w:div w:id="1435859877">
      <w:bodyDiv w:val="1"/>
      <w:marLeft w:val="0"/>
      <w:marRight w:val="0"/>
      <w:marTop w:val="0"/>
      <w:marBottom w:val="0"/>
      <w:divBdr>
        <w:top w:val="none" w:sz="0" w:space="0" w:color="auto"/>
        <w:left w:val="none" w:sz="0" w:space="0" w:color="auto"/>
        <w:bottom w:val="none" w:sz="0" w:space="0" w:color="auto"/>
        <w:right w:val="none" w:sz="0" w:space="0" w:color="auto"/>
      </w:divBdr>
    </w:div>
    <w:div w:id="1437484387">
      <w:bodyDiv w:val="1"/>
      <w:marLeft w:val="0"/>
      <w:marRight w:val="0"/>
      <w:marTop w:val="0"/>
      <w:marBottom w:val="0"/>
      <w:divBdr>
        <w:top w:val="none" w:sz="0" w:space="0" w:color="auto"/>
        <w:left w:val="none" w:sz="0" w:space="0" w:color="auto"/>
        <w:bottom w:val="none" w:sz="0" w:space="0" w:color="auto"/>
        <w:right w:val="none" w:sz="0" w:space="0" w:color="auto"/>
      </w:divBdr>
    </w:div>
    <w:div w:id="1439524421">
      <w:bodyDiv w:val="1"/>
      <w:marLeft w:val="0"/>
      <w:marRight w:val="0"/>
      <w:marTop w:val="0"/>
      <w:marBottom w:val="0"/>
      <w:divBdr>
        <w:top w:val="none" w:sz="0" w:space="0" w:color="auto"/>
        <w:left w:val="none" w:sz="0" w:space="0" w:color="auto"/>
        <w:bottom w:val="none" w:sz="0" w:space="0" w:color="auto"/>
        <w:right w:val="none" w:sz="0" w:space="0" w:color="auto"/>
      </w:divBdr>
    </w:div>
    <w:div w:id="1454131470">
      <w:bodyDiv w:val="1"/>
      <w:marLeft w:val="0"/>
      <w:marRight w:val="0"/>
      <w:marTop w:val="0"/>
      <w:marBottom w:val="0"/>
      <w:divBdr>
        <w:top w:val="none" w:sz="0" w:space="0" w:color="auto"/>
        <w:left w:val="none" w:sz="0" w:space="0" w:color="auto"/>
        <w:bottom w:val="none" w:sz="0" w:space="0" w:color="auto"/>
        <w:right w:val="none" w:sz="0" w:space="0" w:color="auto"/>
      </w:divBdr>
    </w:div>
    <w:div w:id="1465779816">
      <w:bodyDiv w:val="1"/>
      <w:marLeft w:val="0"/>
      <w:marRight w:val="0"/>
      <w:marTop w:val="0"/>
      <w:marBottom w:val="0"/>
      <w:divBdr>
        <w:top w:val="none" w:sz="0" w:space="0" w:color="auto"/>
        <w:left w:val="none" w:sz="0" w:space="0" w:color="auto"/>
        <w:bottom w:val="none" w:sz="0" w:space="0" w:color="auto"/>
        <w:right w:val="none" w:sz="0" w:space="0" w:color="auto"/>
      </w:divBdr>
    </w:div>
    <w:div w:id="1467353420">
      <w:bodyDiv w:val="1"/>
      <w:marLeft w:val="0"/>
      <w:marRight w:val="0"/>
      <w:marTop w:val="0"/>
      <w:marBottom w:val="0"/>
      <w:divBdr>
        <w:top w:val="none" w:sz="0" w:space="0" w:color="auto"/>
        <w:left w:val="none" w:sz="0" w:space="0" w:color="auto"/>
        <w:bottom w:val="none" w:sz="0" w:space="0" w:color="auto"/>
        <w:right w:val="none" w:sz="0" w:space="0" w:color="auto"/>
      </w:divBdr>
    </w:div>
    <w:div w:id="1492218044">
      <w:bodyDiv w:val="1"/>
      <w:marLeft w:val="0"/>
      <w:marRight w:val="0"/>
      <w:marTop w:val="0"/>
      <w:marBottom w:val="0"/>
      <w:divBdr>
        <w:top w:val="none" w:sz="0" w:space="0" w:color="auto"/>
        <w:left w:val="none" w:sz="0" w:space="0" w:color="auto"/>
        <w:bottom w:val="none" w:sz="0" w:space="0" w:color="auto"/>
        <w:right w:val="none" w:sz="0" w:space="0" w:color="auto"/>
      </w:divBdr>
    </w:div>
    <w:div w:id="1493257631">
      <w:bodyDiv w:val="1"/>
      <w:marLeft w:val="0"/>
      <w:marRight w:val="0"/>
      <w:marTop w:val="0"/>
      <w:marBottom w:val="0"/>
      <w:divBdr>
        <w:top w:val="none" w:sz="0" w:space="0" w:color="auto"/>
        <w:left w:val="none" w:sz="0" w:space="0" w:color="auto"/>
        <w:bottom w:val="none" w:sz="0" w:space="0" w:color="auto"/>
        <w:right w:val="none" w:sz="0" w:space="0" w:color="auto"/>
      </w:divBdr>
    </w:div>
    <w:div w:id="1495759567">
      <w:bodyDiv w:val="1"/>
      <w:marLeft w:val="0"/>
      <w:marRight w:val="0"/>
      <w:marTop w:val="0"/>
      <w:marBottom w:val="0"/>
      <w:divBdr>
        <w:top w:val="none" w:sz="0" w:space="0" w:color="auto"/>
        <w:left w:val="none" w:sz="0" w:space="0" w:color="auto"/>
        <w:bottom w:val="none" w:sz="0" w:space="0" w:color="auto"/>
        <w:right w:val="none" w:sz="0" w:space="0" w:color="auto"/>
      </w:divBdr>
    </w:div>
    <w:div w:id="1498502001">
      <w:bodyDiv w:val="1"/>
      <w:marLeft w:val="0"/>
      <w:marRight w:val="0"/>
      <w:marTop w:val="0"/>
      <w:marBottom w:val="0"/>
      <w:divBdr>
        <w:top w:val="none" w:sz="0" w:space="0" w:color="auto"/>
        <w:left w:val="none" w:sz="0" w:space="0" w:color="auto"/>
        <w:bottom w:val="none" w:sz="0" w:space="0" w:color="auto"/>
        <w:right w:val="none" w:sz="0" w:space="0" w:color="auto"/>
      </w:divBdr>
    </w:div>
    <w:div w:id="1499073786">
      <w:bodyDiv w:val="1"/>
      <w:marLeft w:val="0"/>
      <w:marRight w:val="0"/>
      <w:marTop w:val="0"/>
      <w:marBottom w:val="0"/>
      <w:divBdr>
        <w:top w:val="none" w:sz="0" w:space="0" w:color="auto"/>
        <w:left w:val="none" w:sz="0" w:space="0" w:color="auto"/>
        <w:bottom w:val="none" w:sz="0" w:space="0" w:color="auto"/>
        <w:right w:val="none" w:sz="0" w:space="0" w:color="auto"/>
      </w:divBdr>
    </w:div>
    <w:div w:id="1502233569">
      <w:bodyDiv w:val="1"/>
      <w:marLeft w:val="0"/>
      <w:marRight w:val="0"/>
      <w:marTop w:val="0"/>
      <w:marBottom w:val="0"/>
      <w:divBdr>
        <w:top w:val="none" w:sz="0" w:space="0" w:color="auto"/>
        <w:left w:val="none" w:sz="0" w:space="0" w:color="auto"/>
        <w:bottom w:val="none" w:sz="0" w:space="0" w:color="auto"/>
        <w:right w:val="none" w:sz="0" w:space="0" w:color="auto"/>
      </w:divBdr>
    </w:div>
    <w:div w:id="1503819427">
      <w:bodyDiv w:val="1"/>
      <w:marLeft w:val="0"/>
      <w:marRight w:val="0"/>
      <w:marTop w:val="0"/>
      <w:marBottom w:val="0"/>
      <w:divBdr>
        <w:top w:val="none" w:sz="0" w:space="0" w:color="auto"/>
        <w:left w:val="none" w:sz="0" w:space="0" w:color="auto"/>
        <w:bottom w:val="none" w:sz="0" w:space="0" w:color="auto"/>
        <w:right w:val="none" w:sz="0" w:space="0" w:color="auto"/>
      </w:divBdr>
    </w:div>
    <w:div w:id="1504785531">
      <w:bodyDiv w:val="1"/>
      <w:marLeft w:val="0"/>
      <w:marRight w:val="0"/>
      <w:marTop w:val="0"/>
      <w:marBottom w:val="0"/>
      <w:divBdr>
        <w:top w:val="none" w:sz="0" w:space="0" w:color="auto"/>
        <w:left w:val="none" w:sz="0" w:space="0" w:color="auto"/>
        <w:bottom w:val="none" w:sz="0" w:space="0" w:color="auto"/>
        <w:right w:val="none" w:sz="0" w:space="0" w:color="auto"/>
      </w:divBdr>
    </w:div>
    <w:div w:id="1505777653">
      <w:bodyDiv w:val="1"/>
      <w:marLeft w:val="0"/>
      <w:marRight w:val="0"/>
      <w:marTop w:val="0"/>
      <w:marBottom w:val="0"/>
      <w:divBdr>
        <w:top w:val="none" w:sz="0" w:space="0" w:color="auto"/>
        <w:left w:val="none" w:sz="0" w:space="0" w:color="auto"/>
        <w:bottom w:val="none" w:sz="0" w:space="0" w:color="auto"/>
        <w:right w:val="none" w:sz="0" w:space="0" w:color="auto"/>
      </w:divBdr>
    </w:div>
    <w:div w:id="1506821894">
      <w:bodyDiv w:val="1"/>
      <w:marLeft w:val="0"/>
      <w:marRight w:val="0"/>
      <w:marTop w:val="0"/>
      <w:marBottom w:val="0"/>
      <w:divBdr>
        <w:top w:val="none" w:sz="0" w:space="0" w:color="auto"/>
        <w:left w:val="none" w:sz="0" w:space="0" w:color="auto"/>
        <w:bottom w:val="none" w:sz="0" w:space="0" w:color="auto"/>
        <w:right w:val="none" w:sz="0" w:space="0" w:color="auto"/>
      </w:divBdr>
    </w:div>
    <w:div w:id="1521897001">
      <w:bodyDiv w:val="1"/>
      <w:marLeft w:val="0"/>
      <w:marRight w:val="0"/>
      <w:marTop w:val="0"/>
      <w:marBottom w:val="0"/>
      <w:divBdr>
        <w:top w:val="none" w:sz="0" w:space="0" w:color="auto"/>
        <w:left w:val="none" w:sz="0" w:space="0" w:color="auto"/>
        <w:bottom w:val="none" w:sz="0" w:space="0" w:color="auto"/>
        <w:right w:val="none" w:sz="0" w:space="0" w:color="auto"/>
      </w:divBdr>
    </w:div>
    <w:div w:id="1566338280">
      <w:bodyDiv w:val="1"/>
      <w:marLeft w:val="0"/>
      <w:marRight w:val="0"/>
      <w:marTop w:val="0"/>
      <w:marBottom w:val="0"/>
      <w:divBdr>
        <w:top w:val="none" w:sz="0" w:space="0" w:color="auto"/>
        <w:left w:val="none" w:sz="0" w:space="0" w:color="auto"/>
        <w:bottom w:val="none" w:sz="0" w:space="0" w:color="auto"/>
        <w:right w:val="none" w:sz="0" w:space="0" w:color="auto"/>
      </w:divBdr>
    </w:div>
    <w:div w:id="1573854288">
      <w:bodyDiv w:val="1"/>
      <w:marLeft w:val="0"/>
      <w:marRight w:val="0"/>
      <w:marTop w:val="0"/>
      <w:marBottom w:val="0"/>
      <w:divBdr>
        <w:top w:val="none" w:sz="0" w:space="0" w:color="auto"/>
        <w:left w:val="none" w:sz="0" w:space="0" w:color="auto"/>
        <w:bottom w:val="none" w:sz="0" w:space="0" w:color="auto"/>
        <w:right w:val="none" w:sz="0" w:space="0" w:color="auto"/>
      </w:divBdr>
    </w:div>
    <w:div w:id="1580599067">
      <w:bodyDiv w:val="1"/>
      <w:marLeft w:val="0"/>
      <w:marRight w:val="0"/>
      <w:marTop w:val="0"/>
      <w:marBottom w:val="0"/>
      <w:divBdr>
        <w:top w:val="none" w:sz="0" w:space="0" w:color="auto"/>
        <w:left w:val="none" w:sz="0" w:space="0" w:color="auto"/>
        <w:bottom w:val="none" w:sz="0" w:space="0" w:color="auto"/>
        <w:right w:val="none" w:sz="0" w:space="0" w:color="auto"/>
      </w:divBdr>
    </w:div>
    <w:div w:id="1586962419">
      <w:bodyDiv w:val="1"/>
      <w:marLeft w:val="0"/>
      <w:marRight w:val="0"/>
      <w:marTop w:val="0"/>
      <w:marBottom w:val="0"/>
      <w:divBdr>
        <w:top w:val="none" w:sz="0" w:space="0" w:color="auto"/>
        <w:left w:val="none" w:sz="0" w:space="0" w:color="auto"/>
        <w:bottom w:val="none" w:sz="0" w:space="0" w:color="auto"/>
        <w:right w:val="none" w:sz="0" w:space="0" w:color="auto"/>
      </w:divBdr>
    </w:div>
    <w:div w:id="1588030338">
      <w:bodyDiv w:val="1"/>
      <w:marLeft w:val="0"/>
      <w:marRight w:val="0"/>
      <w:marTop w:val="0"/>
      <w:marBottom w:val="0"/>
      <w:divBdr>
        <w:top w:val="none" w:sz="0" w:space="0" w:color="auto"/>
        <w:left w:val="none" w:sz="0" w:space="0" w:color="auto"/>
        <w:bottom w:val="none" w:sz="0" w:space="0" w:color="auto"/>
        <w:right w:val="none" w:sz="0" w:space="0" w:color="auto"/>
      </w:divBdr>
    </w:div>
    <w:div w:id="1597640546">
      <w:bodyDiv w:val="1"/>
      <w:marLeft w:val="0"/>
      <w:marRight w:val="0"/>
      <w:marTop w:val="0"/>
      <w:marBottom w:val="0"/>
      <w:divBdr>
        <w:top w:val="none" w:sz="0" w:space="0" w:color="auto"/>
        <w:left w:val="none" w:sz="0" w:space="0" w:color="auto"/>
        <w:bottom w:val="none" w:sz="0" w:space="0" w:color="auto"/>
        <w:right w:val="none" w:sz="0" w:space="0" w:color="auto"/>
      </w:divBdr>
    </w:div>
    <w:div w:id="1631128712">
      <w:bodyDiv w:val="1"/>
      <w:marLeft w:val="0"/>
      <w:marRight w:val="0"/>
      <w:marTop w:val="0"/>
      <w:marBottom w:val="0"/>
      <w:divBdr>
        <w:top w:val="none" w:sz="0" w:space="0" w:color="auto"/>
        <w:left w:val="none" w:sz="0" w:space="0" w:color="auto"/>
        <w:bottom w:val="none" w:sz="0" w:space="0" w:color="auto"/>
        <w:right w:val="none" w:sz="0" w:space="0" w:color="auto"/>
      </w:divBdr>
    </w:div>
    <w:div w:id="1633557689">
      <w:bodyDiv w:val="1"/>
      <w:marLeft w:val="0"/>
      <w:marRight w:val="0"/>
      <w:marTop w:val="0"/>
      <w:marBottom w:val="0"/>
      <w:divBdr>
        <w:top w:val="none" w:sz="0" w:space="0" w:color="auto"/>
        <w:left w:val="none" w:sz="0" w:space="0" w:color="auto"/>
        <w:bottom w:val="none" w:sz="0" w:space="0" w:color="auto"/>
        <w:right w:val="none" w:sz="0" w:space="0" w:color="auto"/>
      </w:divBdr>
    </w:div>
    <w:div w:id="1652521245">
      <w:bodyDiv w:val="1"/>
      <w:marLeft w:val="0"/>
      <w:marRight w:val="0"/>
      <w:marTop w:val="0"/>
      <w:marBottom w:val="0"/>
      <w:divBdr>
        <w:top w:val="none" w:sz="0" w:space="0" w:color="auto"/>
        <w:left w:val="none" w:sz="0" w:space="0" w:color="auto"/>
        <w:bottom w:val="none" w:sz="0" w:space="0" w:color="auto"/>
        <w:right w:val="none" w:sz="0" w:space="0" w:color="auto"/>
      </w:divBdr>
    </w:div>
    <w:div w:id="1654411887">
      <w:bodyDiv w:val="1"/>
      <w:marLeft w:val="0"/>
      <w:marRight w:val="0"/>
      <w:marTop w:val="0"/>
      <w:marBottom w:val="0"/>
      <w:divBdr>
        <w:top w:val="none" w:sz="0" w:space="0" w:color="auto"/>
        <w:left w:val="none" w:sz="0" w:space="0" w:color="auto"/>
        <w:bottom w:val="none" w:sz="0" w:space="0" w:color="auto"/>
        <w:right w:val="none" w:sz="0" w:space="0" w:color="auto"/>
      </w:divBdr>
    </w:div>
    <w:div w:id="1673994119">
      <w:bodyDiv w:val="1"/>
      <w:marLeft w:val="0"/>
      <w:marRight w:val="0"/>
      <w:marTop w:val="0"/>
      <w:marBottom w:val="0"/>
      <w:divBdr>
        <w:top w:val="none" w:sz="0" w:space="0" w:color="auto"/>
        <w:left w:val="none" w:sz="0" w:space="0" w:color="auto"/>
        <w:bottom w:val="none" w:sz="0" w:space="0" w:color="auto"/>
        <w:right w:val="none" w:sz="0" w:space="0" w:color="auto"/>
      </w:divBdr>
    </w:div>
    <w:div w:id="1689328164">
      <w:bodyDiv w:val="1"/>
      <w:marLeft w:val="0"/>
      <w:marRight w:val="0"/>
      <w:marTop w:val="0"/>
      <w:marBottom w:val="0"/>
      <w:divBdr>
        <w:top w:val="none" w:sz="0" w:space="0" w:color="auto"/>
        <w:left w:val="none" w:sz="0" w:space="0" w:color="auto"/>
        <w:bottom w:val="none" w:sz="0" w:space="0" w:color="auto"/>
        <w:right w:val="none" w:sz="0" w:space="0" w:color="auto"/>
      </w:divBdr>
    </w:div>
    <w:div w:id="1700276367">
      <w:bodyDiv w:val="1"/>
      <w:marLeft w:val="0"/>
      <w:marRight w:val="0"/>
      <w:marTop w:val="0"/>
      <w:marBottom w:val="0"/>
      <w:divBdr>
        <w:top w:val="none" w:sz="0" w:space="0" w:color="auto"/>
        <w:left w:val="none" w:sz="0" w:space="0" w:color="auto"/>
        <w:bottom w:val="none" w:sz="0" w:space="0" w:color="auto"/>
        <w:right w:val="none" w:sz="0" w:space="0" w:color="auto"/>
      </w:divBdr>
    </w:div>
    <w:div w:id="1714571711">
      <w:bodyDiv w:val="1"/>
      <w:marLeft w:val="0"/>
      <w:marRight w:val="0"/>
      <w:marTop w:val="0"/>
      <w:marBottom w:val="0"/>
      <w:divBdr>
        <w:top w:val="none" w:sz="0" w:space="0" w:color="auto"/>
        <w:left w:val="none" w:sz="0" w:space="0" w:color="auto"/>
        <w:bottom w:val="none" w:sz="0" w:space="0" w:color="auto"/>
        <w:right w:val="none" w:sz="0" w:space="0" w:color="auto"/>
      </w:divBdr>
    </w:div>
    <w:div w:id="1720473340">
      <w:bodyDiv w:val="1"/>
      <w:marLeft w:val="0"/>
      <w:marRight w:val="0"/>
      <w:marTop w:val="0"/>
      <w:marBottom w:val="0"/>
      <w:divBdr>
        <w:top w:val="none" w:sz="0" w:space="0" w:color="auto"/>
        <w:left w:val="none" w:sz="0" w:space="0" w:color="auto"/>
        <w:bottom w:val="none" w:sz="0" w:space="0" w:color="auto"/>
        <w:right w:val="none" w:sz="0" w:space="0" w:color="auto"/>
      </w:divBdr>
    </w:div>
    <w:div w:id="1721779412">
      <w:bodyDiv w:val="1"/>
      <w:marLeft w:val="0"/>
      <w:marRight w:val="0"/>
      <w:marTop w:val="0"/>
      <w:marBottom w:val="0"/>
      <w:divBdr>
        <w:top w:val="none" w:sz="0" w:space="0" w:color="auto"/>
        <w:left w:val="none" w:sz="0" w:space="0" w:color="auto"/>
        <w:bottom w:val="none" w:sz="0" w:space="0" w:color="auto"/>
        <w:right w:val="none" w:sz="0" w:space="0" w:color="auto"/>
      </w:divBdr>
    </w:div>
    <w:div w:id="1745184831">
      <w:bodyDiv w:val="1"/>
      <w:marLeft w:val="0"/>
      <w:marRight w:val="0"/>
      <w:marTop w:val="0"/>
      <w:marBottom w:val="0"/>
      <w:divBdr>
        <w:top w:val="none" w:sz="0" w:space="0" w:color="auto"/>
        <w:left w:val="none" w:sz="0" w:space="0" w:color="auto"/>
        <w:bottom w:val="none" w:sz="0" w:space="0" w:color="auto"/>
        <w:right w:val="none" w:sz="0" w:space="0" w:color="auto"/>
      </w:divBdr>
    </w:div>
    <w:div w:id="1745567685">
      <w:bodyDiv w:val="1"/>
      <w:marLeft w:val="0"/>
      <w:marRight w:val="0"/>
      <w:marTop w:val="0"/>
      <w:marBottom w:val="0"/>
      <w:divBdr>
        <w:top w:val="none" w:sz="0" w:space="0" w:color="auto"/>
        <w:left w:val="none" w:sz="0" w:space="0" w:color="auto"/>
        <w:bottom w:val="none" w:sz="0" w:space="0" w:color="auto"/>
        <w:right w:val="none" w:sz="0" w:space="0" w:color="auto"/>
      </w:divBdr>
    </w:div>
    <w:div w:id="1753578964">
      <w:bodyDiv w:val="1"/>
      <w:marLeft w:val="0"/>
      <w:marRight w:val="0"/>
      <w:marTop w:val="0"/>
      <w:marBottom w:val="0"/>
      <w:divBdr>
        <w:top w:val="none" w:sz="0" w:space="0" w:color="auto"/>
        <w:left w:val="none" w:sz="0" w:space="0" w:color="auto"/>
        <w:bottom w:val="none" w:sz="0" w:space="0" w:color="auto"/>
        <w:right w:val="none" w:sz="0" w:space="0" w:color="auto"/>
      </w:divBdr>
    </w:div>
    <w:div w:id="1764380039">
      <w:bodyDiv w:val="1"/>
      <w:marLeft w:val="0"/>
      <w:marRight w:val="0"/>
      <w:marTop w:val="0"/>
      <w:marBottom w:val="0"/>
      <w:divBdr>
        <w:top w:val="none" w:sz="0" w:space="0" w:color="auto"/>
        <w:left w:val="none" w:sz="0" w:space="0" w:color="auto"/>
        <w:bottom w:val="none" w:sz="0" w:space="0" w:color="auto"/>
        <w:right w:val="none" w:sz="0" w:space="0" w:color="auto"/>
      </w:divBdr>
      <w:divsChild>
        <w:div w:id="177354725">
          <w:marLeft w:val="0"/>
          <w:marRight w:val="0"/>
          <w:marTop w:val="0"/>
          <w:marBottom w:val="0"/>
          <w:divBdr>
            <w:top w:val="none" w:sz="0" w:space="0" w:color="auto"/>
            <w:left w:val="none" w:sz="0" w:space="0" w:color="auto"/>
            <w:bottom w:val="none" w:sz="0" w:space="0" w:color="auto"/>
            <w:right w:val="none" w:sz="0" w:space="0" w:color="auto"/>
          </w:divBdr>
        </w:div>
        <w:div w:id="847208155">
          <w:marLeft w:val="0"/>
          <w:marRight w:val="0"/>
          <w:marTop w:val="0"/>
          <w:marBottom w:val="0"/>
          <w:divBdr>
            <w:top w:val="none" w:sz="0" w:space="0" w:color="auto"/>
            <w:left w:val="none" w:sz="0" w:space="0" w:color="auto"/>
            <w:bottom w:val="none" w:sz="0" w:space="0" w:color="auto"/>
            <w:right w:val="none" w:sz="0" w:space="0" w:color="auto"/>
          </w:divBdr>
        </w:div>
        <w:div w:id="1121922539">
          <w:marLeft w:val="0"/>
          <w:marRight w:val="0"/>
          <w:marTop w:val="0"/>
          <w:marBottom w:val="0"/>
          <w:divBdr>
            <w:top w:val="none" w:sz="0" w:space="0" w:color="auto"/>
            <w:left w:val="none" w:sz="0" w:space="0" w:color="auto"/>
            <w:bottom w:val="none" w:sz="0" w:space="0" w:color="auto"/>
            <w:right w:val="none" w:sz="0" w:space="0" w:color="auto"/>
          </w:divBdr>
        </w:div>
        <w:div w:id="1431853087">
          <w:marLeft w:val="0"/>
          <w:marRight w:val="0"/>
          <w:marTop w:val="0"/>
          <w:marBottom w:val="0"/>
          <w:divBdr>
            <w:top w:val="none" w:sz="0" w:space="0" w:color="auto"/>
            <w:left w:val="none" w:sz="0" w:space="0" w:color="auto"/>
            <w:bottom w:val="none" w:sz="0" w:space="0" w:color="auto"/>
            <w:right w:val="none" w:sz="0" w:space="0" w:color="auto"/>
          </w:divBdr>
        </w:div>
        <w:div w:id="1657340113">
          <w:marLeft w:val="0"/>
          <w:marRight w:val="0"/>
          <w:marTop w:val="0"/>
          <w:marBottom w:val="0"/>
          <w:divBdr>
            <w:top w:val="none" w:sz="0" w:space="0" w:color="auto"/>
            <w:left w:val="none" w:sz="0" w:space="0" w:color="auto"/>
            <w:bottom w:val="none" w:sz="0" w:space="0" w:color="auto"/>
            <w:right w:val="none" w:sz="0" w:space="0" w:color="auto"/>
          </w:divBdr>
        </w:div>
      </w:divsChild>
    </w:div>
    <w:div w:id="1766145755">
      <w:bodyDiv w:val="1"/>
      <w:marLeft w:val="0"/>
      <w:marRight w:val="0"/>
      <w:marTop w:val="0"/>
      <w:marBottom w:val="0"/>
      <w:divBdr>
        <w:top w:val="none" w:sz="0" w:space="0" w:color="auto"/>
        <w:left w:val="none" w:sz="0" w:space="0" w:color="auto"/>
        <w:bottom w:val="none" w:sz="0" w:space="0" w:color="auto"/>
        <w:right w:val="none" w:sz="0" w:space="0" w:color="auto"/>
      </w:divBdr>
    </w:div>
    <w:div w:id="1778059757">
      <w:bodyDiv w:val="1"/>
      <w:marLeft w:val="0"/>
      <w:marRight w:val="0"/>
      <w:marTop w:val="0"/>
      <w:marBottom w:val="0"/>
      <w:divBdr>
        <w:top w:val="none" w:sz="0" w:space="0" w:color="auto"/>
        <w:left w:val="none" w:sz="0" w:space="0" w:color="auto"/>
        <w:bottom w:val="none" w:sz="0" w:space="0" w:color="auto"/>
        <w:right w:val="none" w:sz="0" w:space="0" w:color="auto"/>
      </w:divBdr>
    </w:div>
    <w:div w:id="1793090718">
      <w:bodyDiv w:val="1"/>
      <w:marLeft w:val="0"/>
      <w:marRight w:val="0"/>
      <w:marTop w:val="0"/>
      <w:marBottom w:val="0"/>
      <w:divBdr>
        <w:top w:val="none" w:sz="0" w:space="0" w:color="auto"/>
        <w:left w:val="none" w:sz="0" w:space="0" w:color="auto"/>
        <w:bottom w:val="none" w:sz="0" w:space="0" w:color="auto"/>
        <w:right w:val="none" w:sz="0" w:space="0" w:color="auto"/>
      </w:divBdr>
    </w:div>
    <w:div w:id="1799105876">
      <w:bodyDiv w:val="1"/>
      <w:marLeft w:val="0"/>
      <w:marRight w:val="0"/>
      <w:marTop w:val="0"/>
      <w:marBottom w:val="0"/>
      <w:divBdr>
        <w:top w:val="none" w:sz="0" w:space="0" w:color="auto"/>
        <w:left w:val="none" w:sz="0" w:space="0" w:color="auto"/>
        <w:bottom w:val="none" w:sz="0" w:space="0" w:color="auto"/>
        <w:right w:val="none" w:sz="0" w:space="0" w:color="auto"/>
      </w:divBdr>
    </w:div>
    <w:div w:id="1800033312">
      <w:bodyDiv w:val="1"/>
      <w:marLeft w:val="0"/>
      <w:marRight w:val="0"/>
      <w:marTop w:val="0"/>
      <w:marBottom w:val="0"/>
      <w:divBdr>
        <w:top w:val="none" w:sz="0" w:space="0" w:color="auto"/>
        <w:left w:val="none" w:sz="0" w:space="0" w:color="auto"/>
        <w:bottom w:val="none" w:sz="0" w:space="0" w:color="auto"/>
        <w:right w:val="none" w:sz="0" w:space="0" w:color="auto"/>
      </w:divBdr>
    </w:div>
    <w:div w:id="1829514959">
      <w:bodyDiv w:val="1"/>
      <w:marLeft w:val="0"/>
      <w:marRight w:val="0"/>
      <w:marTop w:val="0"/>
      <w:marBottom w:val="0"/>
      <w:divBdr>
        <w:top w:val="none" w:sz="0" w:space="0" w:color="auto"/>
        <w:left w:val="none" w:sz="0" w:space="0" w:color="auto"/>
        <w:bottom w:val="none" w:sz="0" w:space="0" w:color="auto"/>
        <w:right w:val="none" w:sz="0" w:space="0" w:color="auto"/>
      </w:divBdr>
    </w:div>
    <w:div w:id="1829636689">
      <w:bodyDiv w:val="1"/>
      <w:marLeft w:val="0"/>
      <w:marRight w:val="0"/>
      <w:marTop w:val="0"/>
      <w:marBottom w:val="0"/>
      <w:divBdr>
        <w:top w:val="none" w:sz="0" w:space="0" w:color="auto"/>
        <w:left w:val="none" w:sz="0" w:space="0" w:color="auto"/>
        <w:bottom w:val="none" w:sz="0" w:space="0" w:color="auto"/>
        <w:right w:val="none" w:sz="0" w:space="0" w:color="auto"/>
      </w:divBdr>
    </w:div>
    <w:div w:id="1831364029">
      <w:bodyDiv w:val="1"/>
      <w:marLeft w:val="0"/>
      <w:marRight w:val="0"/>
      <w:marTop w:val="0"/>
      <w:marBottom w:val="0"/>
      <w:divBdr>
        <w:top w:val="none" w:sz="0" w:space="0" w:color="auto"/>
        <w:left w:val="none" w:sz="0" w:space="0" w:color="auto"/>
        <w:bottom w:val="none" w:sz="0" w:space="0" w:color="auto"/>
        <w:right w:val="none" w:sz="0" w:space="0" w:color="auto"/>
      </w:divBdr>
    </w:div>
    <w:div w:id="1847328920">
      <w:bodyDiv w:val="1"/>
      <w:marLeft w:val="0"/>
      <w:marRight w:val="0"/>
      <w:marTop w:val="0"/>
      <w:marBottom w:val="0"/>
      <w:divBdr>
        <w:top w:val="none" w:sz="0" w:space="0" w:color="auto"/>
        <w:left w:val="none" w:sz="0" w:space="0" w:color="auto"/>
        <w:bottom w:val="none" w:sz="0" w:space="0" w:color="auto"/>
        <w:right w:val="none" w:sz="0" w:space="0" w:color="auto"/>
      </w:divBdr>
    </w:div>
    <w:div w:id="1847595877">
      <w:bodyDiv w:val="1"/>
      <w:marLeft w:val="0"/>
      <w:marRight w:val="0"/>
      <w:marTop w:val="0"/>
      <w:marBottom w:val="0"/>
      <w:divBdr>
        <w:top w:val="none" w:sz="0" w:space="0" w:color="auto"/>
        <w:left w:val="none" w:sz="0" w:space="0" w:color="auto"/>
        <w:bottom w:val="none" w:sz="0" w:space="0" w:color="auto"/>
        <w:right w:val="none" w:sz="0" w:space="0" w:color="auto"/>
      </w:divBdr>
    </w:div>
    <w:div w:id="1859199288">
      <w:bodyDiv w:val="1"/>
      <w:marLeft w:val="0"/>
      <w:marRight w:val="0"/>
      <w:marTop w:val="0"/>
      <w:marBottom w:val="0"/>
      <w:divBdr>
        <w:top w:val="none" w:sz="0" w:space="0" w:color="auto"/>
        <w:left w:val="none" w:sz="0" w:space="0" w:color="auto"/>
        <w:bottom w:val="none" w:sz="0" w:space="0" w:color="auto"/>
        <w:right w:val="none" w:sz="0" w:space="0" w:color="auto"/>
      </w:divBdr>
    </w:div>
    <w:div w:id="1863325734">
      <w:bodyDiv w:val="1"/>
      <w:marLeft w:val="0"/>
      <w:marRight w:val="0"/>
      <w:marTop w:val="0"/>
      <w:marBottom w:val="0"/>
      <w:divBdr>
        <w:top w:val="none" w:sz="0" w:space="0" w:color="auto"/>
        <w:left w:val="none" w:sz="0" w:space="0" w:color="auto"/>
        <w:bottom w:val="none" w:sz="0" w:space="0" w:color="auto"/>
        <w:right w:val="none" w:sz="0" w:space="0" w:color="auto"/>
      </w:divBdr>
    </w:div>
    <w:div w:id="1864509723">
      <w:bodyDiv w:val="1"/>
      <w:marLeft w:val="0"/>
      <w:marRight w:val="0"/>
      <w:marTop w:val="0"/>
      <w:marBottom w:val="0"/>
      <w:divBdr>
        <w:top w:val="none" w:sz="0" w:space="0" w:color="auto"/>
        <w:left w:val="none" w:sz="0" w:space="0" w:color="auto"/>
        <w:bottom w:val="none" w:sz="0" w:space="0" w:color="auto"/>
        <w:right w:val="none" w:sz="0" w:space="0" w:color="auto"/>
      </w:divBdr>
    </w:div>
    <w:div w:id="1875195627">
      <w:bodyDiv w:val="1"/>
      <w:marLeft w:val="0"/>
      <w:marRight w:val="0"/>
      <w:marTop w:val="0"/>
      <w:marBottom w:val="0"/>
      <w:divBdr>
        <w:top w:val="none" w:sz="0" w:space="0" w:color="auto"/>
        <w:left w:val="none" w:sz="0" w:space="0" w:color="auto"/>
        <w:bottom w:val="none" w:sz="0" w:space="0" w:color="auto"/>
        <w:right w:val="none" w:sz="0" w:space="0" w:color="auto"/>
      </w:divBdr>
    </w:div>
    <w:div w:id="1876191228">
      <w:bodyDiv w:val="1"/>
      <w:marLeft w:val="0"/>
      <w:marRight w:val="0"/>
      <w:marTop w:val="0"/>
      <w:marBottom w:val="0"/>
      <w:divBdr>
        <w:top w:val="none" w:sz="0" w:space="0" w:color="auto"/>
        <w:left w:val="none" w:sz="0" w:space="0" w:color="auto"/>
        <w:bottom w:val="none" w:sz="0" w:space="0" w:color="auto"/>
        <w:right w:val="none" w:sz="0" w:space="0" w:color="auto"/>
      </w:divBdr>
    </w:div>
    <w:div w:id="1877888058">
      <w:bodyDiv w:val="1"/>
      <w:marLeft w:val="0"/>
      <w:marRight w:val="0"/>
      <w:marTop w:val="0"/>
      <w:marBottom w:val="0"/>
      <w:divBdr>
        <w:top w:val="none" w:sz="0" w:space="0" w:color="auto"/>
        <w:left w:val="none" w:sz="0" w:space="0" w:color="auto"/>
        <w:bottom w:val="none" w:sz="0" w:space="0" w:color="auto"/>
        <w:right w:val="none" w:sz="0" w:space="0" w:color="auto"/>
      </w:divBdr>
    </w:div>
    <w:div w:id="1884171023">
      <w:bodyDiv w:val="1"/>
      <w:marLeft w:val="0"/>
      <w:marRight w:val="0"/>
      <w:marTop w:val="0"/>
      <w:marBottom w:val="0"/>
      <w:divBdr>
        <w:top w:val="none" w:sz="0" w:space="0" w:color="auto"/>
        <w:left w:val="none" w:sz="0" w:space="0" w:color="auto"/>
        <w:bottom w:val="none" w:sz="0" w:space="0" w:color="auto"/>
        <w:right w:val="none" w:sz="0" w:space="0" w:color="auto"/>
      </w:divBdr>
    </w:div>
    <w:div w:id="1892300076">
      <w:bodyDiv w:val="1"/>
      <w:marLeft w:val="0"/>
      <w:marRight w:val="0"/>
      <w:marTop w:val="0"/>
      <w:marBottom w:val="0"/>
      <w:divBdr>
        <w:top w:val="none" w:sz="0" w:space="0" w:color="auto"/>
        <w:left w:val="none" w:sz="0" w:space="0" w:color="auto"/>
        <w:bottom w:val="none" w:sz="0" w:space="0" w:color="auto"/>
        <w:right w:val="none" w:sz="0" w:space="0" w:color="auto"/>
      </w:divBdr>
    </w:div>
    <w:div w:id="1897811737">
      <w:bodyDiv w:val="1"/>
      <w:marLeft w:val="0"/>
      <w:marRight w:val="0"/>
      <w:marTop w:val="0"/>
      <w:marBottom w:val="0"/>
      <w:divBdr>
        <w:top w:val="none" w:sz="0" w:space="0" w:color="auto"/>
        <w:left w:val="none" w:sz="0" w:space="0" w:color="auto"/>
        <w:bottom w:val="none" w:sz="0" w:space="0" w:color="auto"/>
        <w:right w:val="none" w:sz="0" w:space="0" w:color="auto"/>
      </w:divBdr>
    </w:div>
    <w:div w:id="1905338011">
      <w:bodyDiv w:val="1"/>
      <w:marLeft w:val="0"/>
      <w:marRight w:val="0"/>
      <w:marTop w:val="0"/>
      <w:marBottom w:val="0"/>
      <w:divBdr>
        <w:top w:val="none" w:sz="0" w:space="0" w:color="auto"/>
        <w:left w:val="none" w:sz="0" w:space="0" w:color="auto"/>
        <w:bottom w:val="none" w:sz="0" w:space="0" w:color="auto"/>
        <w:right w:val="none" w:sz="0" w:space="0" w:color="auto"/>
      </w:divBdr>
    </w:div>
    <w:div w:id="1913808789">
      <w:bodyDiv w:val="1"/>
      <w:marLeft w:val="0"/>
      <w:marRight w:val="0"/>
      <w:marTop w:val="0"/>
      <w:marBottom w:val="0"/>
      <w:divBdr>
        <w:top w:val="none" w:sz="0" w:space="0" w:color="auto"/>
        <w:left w:val="none" w:sz="0" w:space="0" w:color="auto"/>
        <w:bottom w:val="none" w:sz="0" w:space="0" w:color="auto"/>
        <w:right w:val="none" w:sz="0" w:space="0" w:color="auto"/>
      </w:divBdr>
    </w:div>
    <w:div w:id="1926458214">
      <w:bodyDiv w:val="1"/>
      <w:marLeft w:val="0"/>
      <w:marRight w:val="0"/>
      <w:marTop w:val="0"/>
      <w:marBottom w:val="0"/>
      <w:divBdr>
        <w:top w:val="none" w:sz="0" w:space="0" w:color="auto"/>
        <w:left w:val="none" w:sz="0" w:space="0" w:color="auto"/>
        <w:bottom w:val="none" w:sz="0" w:space="0" w:color="auto"/>
        <w:right w:val="none" w:sz="0" w:space="0" w:color="auto"/>
      </w:divBdr>
    </w:div>
    <w:div w:id="1930308377">
      <w:bodyDiv w:val="1"/>
      <w:marLeft w:val="0"/>
      <w:marRight w:val="0"/>
      <w:marTop w:val="0"/>
      <w:marBottom w:val="0"/>
      <w:divBdr>
        <w:top w:val="none" w:sz="0" w:space="0" w:color="auto"/>
        <w:left w:val="none" w:sz="0" w:space="0" w:color="auto"/>
        <w:bottom w:val="none" w:sz="0" w:space="0" w:color="auto"/>
        <w:right w:val="none" w:sz="0" w:space="0" w:color="auto"/>
      </w:divBdr>
    </w:div>
    <w:div w:id="1933658461">
      <w:bodyDiv w:val="1"/>
      <w:marLeft w:val="0"/>
      <w:marRight w:val="0"/>
      <w:marTop w:val="0"/>
      <w:marBottom w:val="0"/>
      <w:divBdr>
        <w:top w:val="none" w:sz="0" w:space="0" w:color="auto"/>
        <w:left w:val="none" w:sz="0" w:space="0" w:color="auto"/>
        <w:bottom w:val="none" w:sz="0" w:space="0" w:color="auto"/>
        <w:right w:val="none" w:sz="0" w:space="0" w:color="auto"/>
      </w:divBdr>
    </w:div>
    <w:div w:id="1951736685">
      <w:bodyDiv w:val="1"/>
      <w:marLeft w:val="0"/>
      <w:marRight w:val="0"/>
      <w:marTop w:val="0"/>
      <w:marBottom w:val="0"/>
      <w:divBdr>
        <w:top w:val="none" w:sz="0" w:space="0" w:color="auto"/>
        <w:left w:val="none" w:sz="0" w:space="0" w:color="auto"/>
        <w:bottom w:val="none" w:sz="0" w:space="0" w:color="auto"/>
        <w:right w:val="none" w:sz="0" w:space="0" w:color="auto"/>
      </w:divBdr>
    </w:div>
    <w:div w:id="1959751230">
      <w:bodyDiv w:val="1"/>
      <w:marLeft w:val="0"/>
      <w:marRight w:val="0"/>
      <w:marTop w:val="0"/>
      <w:marBottom w:val="0"/>
      <w:divBdr>
        <w:top w:val="none" w:sz="0" w:space="0" w:color="auto"/>
        <w:left w:val="none" w:sz="0" w:space="0" w:color="auto"/>
        <w:bottom w:val="none" w:sz="0" w:space="0" w:color="auto"/>
        <w:right w:val="none" w:sz="0" w:space="0" w:color="auto"/>
      </w:divBdr>
    </w:div>
    <w:div w:id="1981418700">
      <w:bodyDiv w:val="1"/>
      <w:marLeft w:val="0"/>
      <w:marRight w:val="0"/>
      <w:marTop w:val="0"/>
      <w:marBottom w:val="0"/>
      <w:divBdr>
        <w:top w:val="none" w:sz="0" w:space="0" w:color="auto"/>
        <w:left w:val="none" w:sz="0" w:space="0" w:color="auto"/>
        <w:bottom w:val="none" w:sz="0" w:space="0" w:color="auto"/>
        <w:right w:val="none" w:sz="0" w:space="0" w:color="auto"/>
      </w:divBdr>
    </w:div>
    <w:div w:id="1982037136">
      <w:bodyDiv w:val="1"/>
      <w:marLeft w:val="0"/>
      <w:marRight w:val="0"/>
      <w:marTop w:val="0"/>
      <w:marBottom w:val="0"/>
      <w:divBdr>
        <w:top w:val="none" w:sz="0" w:space="0" w:color="auto"/>
        <w:left w:val="none" w:sz="0" w:space="0" w:color="auto"/>
        <w:bottom w:val="none" w:sz="0" w:space="0" w:color="auto"/>
        <w:right w:val="none" w:sz="0" w:space="0" w:color="auto"/>
      </w:divBdr>
    </w:div>
    <w:div w:id="1986625265">
      <w:bodyDiv w:val="1"/>
      <w:marLeft w:val="0"/>
      <w:marRight w:val="0"/>
      <w:marTop w:val="0"/>
      <w:marBottom w:val="0"/>
      <w:divBdr>
        <w:top w:val="none" w:sz="0" w:space="0" w:color="auto"/>
        <w:left w:val="none" w:sz="0" w:space="0" w:color="auto"/>
        <w:bottom w:val="none" w:sz="0" w:space="0" w:color="auto"/>
        <w:right w:val="none" w:sz="0" w:space="0" w:color="auto"/>
      </w:divBdr>
    </w:div>
    <w:div w:id="1987054316">
      <w:bodyDiv w:val="1"/>
      <w:marLeft w:val="0"/>
      <w:marRight w:val="0"/>
      <w:marTop w:val="0"/>
      <w:marBottom w:val="0"/>
      <w:divBdr>
        <w:top w:val="none" w:sz="0" w:space="0" w:color="auto"/>
        <w:left w:val="none" w:sz="0" w:space="0" w:color="auto"/>
        <w:bottom w:val="none" w:sz="0" w:space="0" w:color="auto"/>
        <w:right w:val="none" w:sz="0" w:space="0" w:color="auto"/>
      </w:divBdr>
    </w:div>
    <w:div w:id="2001276641">
      <w:bodyDiv w:val="1"/>
      <w:marLeft w:val="0"/>
      <w:marRight w:val="0"/>
      <w:marTop w:val="0"/>
      <w:marBottom w:val="0"/>
      <w:divBdr>
        <w:top w:val="none" w:sz="0" w:space="0" w:color="auto"/>
        <w:left w:val="none" w:sz="0" w:space="0" w:color="auto"/>
        <w:bottom w:val="none" w:sz="0" w:space="0" w:color="auto"/>
        <w:right w:val="none" w:sz="0" w:space="0" w:color="auto"/>
      </w:divBdr>
    </w:div>
    <w:div w:id="2007980069">
      <w:bodyDiv w:val="1"/>
      <w:marLeft w:val="0"/>
      <w:marRight w:val="0"/>
      <w:marTop w:val="0"/>
      <w:marBottom w:val="0"/>
      <w:divBdr>
        <w:top w:val="none" w:sz="0" w:space="0" w:color="auto"/>
        <w:left w:val="none" w:sz="0" w:space="0" w:color="auto"/>
        <w:bottom w:val="none" w:sz="0" w:space="0" w:color="auto"/>
        <w:right w:val="none" w:sz="0" w:space="0" w:color="auto"/>
      </w:divBdr>
    </w:div>
    <w:div w:id="2016805153">
      <w:bodyDiv w:val="1"/>
      <w:marLeft w:val="0"/>
      <w:marRight w:val="0"/>
      <w:marTop w:val="0"/>
      <w:marBottom w:val="0"/>
      <w:divBdr>
        <w:top w:val="none" w:sz="0" w:space="0" w:color="auto"/>
        <w:left w:val="none" w:sz="0" w:space="0" w:color="auto"/>
        <w:bottom w:val="none" w:sz="0" w:space="0" w:color="auto"/>
        <w:right w:val="none" w:sz="0" w:space="0" w:color="auto"/>
      </w:divBdr>
    </w:div>
    <w:div w:id="2017531401">
      <w:bodyDiv w:val="1"/>
      <w:marLeft w:val="0"/>
      <w:marRight w:val="0"/>
      <w:marTop w:val="0"/>
      <w:marBottom w:val="0"/>
      <w:divBdr>
        <w:top w:val="none" w:sz="0" w:space="0" w:color="auto"/>
        <w:left w:val="none" w:sz="0" w:space="0" w:color="auto"/>
        <w:bottom w:val="none" w:sz="0" w:space="0" w:color="auto"/>
        <w:right w:val="none" w:sz="0" w:space="0" w:color="auto"/>
      </w:divBdr>
    </w:div>
    <w:div w:id="2022970706">
      <w:bodyDiv w:val="1"/>
      <w:marLeft w:val="0"/>
      <w:marRight w:val="0"/>
      <w:marTop w:val="0"/>
      <w:marBottom w:val="0"/>
      <w:divBdr>
        <w:top w:val="none" w:sz="0" w:space="0" w:color="auto"/>
        <w:left w:val="none" w:sz="0" w:space="0" w:color="auto"/>
        <w:bottom w:val="none" w:sz="0" w:space="0" w:color="auto"/>
        <w:right w:val="none" w:sz="0" w:space="0" w:color="auto"/>
      </w:divBdr>
    </w:div>
    <w:div w:id="2026975252">
      <w:bodyDiv w:val="1"/>
      <w:marLeft w:val="0"/>
      <w:marRight w:val="0"/>
      <w:marTop w:val="0"/>
      <w:marBottom w:val="0"/>
      <w:divBdr>
        <w:top w:val="none" w:sz="0" w:space="0" w:color="auto"/>
        <w:left w:val="none" w:sz="0" w:space="0" w:color="auto"/>
        <w:bottom w:val="none" w:sz="0" w:space="0" w:color="auto"/>
        <w:right w:val="none" w:sz="0" w:space="0" w:color="auto"/>
      </w:divBdr>
    </w:div>
    <w:div w:id="2027439006">
      <w:bodyDiv w:val="1"/>
      <w:marLeft w:val="0"/>
      <w:marRight w:val="0"/>
      <w:marTop w:val="0"/>
      <w:marBottom w:val="0"/>
      <w:divBdr>
        <w:top w:val="none" w:sz="0" w:space="0" w:color="auto"/>
        <w:left w:val="none" w:sz="0" w:space="0" w:color="auto"/>
        <w:bottom w:val="none" w:sz="0" w:space="0" w:color="auto"/>
        <w:right w:val="none" w:sz="0" w:space="0" w:color="auto"/>
      </w:divBdr>
    </w:div>
    <w:div w:id="2031057100">
      <w:bodyDiv w:val="1"/>
      <w:marLeft w:val="0"/>
      <w:marRight w:val="0"/>
      <w:marTop w:val="0"/>
      <w:marBottom w:val="0"/>
      <w:divBdr>
        <w:top w:val="none" w:sz="0" w:space="0" w:color="auto"/>
        <w:left w:val="none" w:sz="0" w:space="0" w:color="auto"/>
        <w:bottom w:val="none" w:sz="0" w:space="0" w:color="auto"/>
        <w:right w:val="none" w:sz="0" w:space="0" w:color="auto"/>
      </w:divBdr>
    </w:div>
    <w:div w:id="2034836748">
      <w:bodyDiv w:val="1"/>
      <w:marLeft w:val="0"/>
      <w:marRight w:val="0"/>
      <w:marTop w:val="0"/>
      <w:marBottom w:val="0"/>
      <w:divBdr>
        <w:top w:val="none" w:sz="0" w:space="0" w:color="auto"/>
        <w:left w:val="none" w:sz="0" w:space="0" w:color="auto"/>
        <w:bottom w:val="none" w:sz="0" w:space="0" w:color="auto"/>
        <w:right w:val="none" w:sz="0" w:space="0" w:color="auto"/>
      </w:divBdr>
    </w:div>
    <w:div w:id="2037190988">
      <w:bodyDiv w:val="1"/>
      <w:marLeft w:val="0"/>
      <w:marRight w:val="0"/>
      <w:marTop w:val="0"/>
      <w:marBottom w:val="0"/>
      <w:divBdr>
        <w:top w:val="none" w:sz="0" w:space="0" w:color="auto"/>
        <w:left w:val="none" w:sz="0" w:space="0" w:color="auto"/>
        <w:bottom w:val="none" w:sz="0" w:space="0" w:color="auto"/>
        <w:right w:val="none" w:sz="0" w:space="0" w:color="auto"/>
      </w:divBdr>
    </w:div>
    <w:div w:id="2040739690">
      <w:bodyDiv w:val="1"/>
      <w:marLeft w:val="0"/>
      <w:marRight w:val="0"/>
      <w:marTop w:val="0"/>
      <w:marBottom w:val="0"/>
      <w:divBdr>
        <w:top w:val="none" w:sz="0" w:space="0" w:color="auto"/>
        <w:left w:val="none" w:sz="0" w:space="0" w:color="auto"/>
        <w:bottom w:val="none" w:sz="0" w:space="0" w:color="auto"/>
        <w:right w:val="none" w:sz="0" w:space="0" w:color="auto"/>
      </w:divBdr>
    </w:div>
    <w:div w:id="2044941065">
      <w:bodyDiv w:val="1"/>
      <w:marLeft w:val="0"/>
      <w:marRight w:val="0"/>
      <w:marTop w:val="0"/>
      <w:marBottom w:val="0"/>
      <w:divBdr>
        <w:top w:val="none" w:sz="0" w:space="0" w:color="auto"/>
        <w:left w:val="none" w:sz="0" w:space="0" w:color="auto"/>
        <w:bottom w:val="none" w:sz="0" w:space="0" w:color="auto"/>
        <w:right w:val="none" w:sz="0" w:space="0" w:color="auto"/>
      </w:divBdr>
    </w:div>
    <w:div w:id="2049722394">
      <w:bodyDiv w:val="1"/>
      <w:marLeft w:val="0"/>
      <w:marRight w:val="0"/>
      <w:marTop w:val="0"/>
      <w:marBottom w:val="0"/>
      <w:divBdr>
        <w:top w:val="none" w:sz="0" w:space="0" w:color="auto"/>
        <w:left w:val="none" w:sz="0" w:space="0" w:color="auto"/>
        <w:bottom w:val="none" w:sz="0" w:space="0" w:color="auto"/>
        <w:right w:val="none" w:sz="0" w:space="0" w:color="auto"/>
      </w:divBdr>
    </w:div>
    <w:div w:id="2062513526">
      <w:bodyDiv w:val="1"/>
      <w:marLeft w:val="0"/>
      <w:marRight w:val="0"/>
      <w:marTop w:val="0"/>
      <w:marBottom w:val="0"/>
      <w:divBdr>
        <w:top w:val="none" w:sz="0" w:space="0" w:color="auto"/>
        <w:left w:val="none" w:sz="0" w:space="0" w:color="auto"/>
        <w:bottom w:val="none" w:sz="0" w:space="0" w:color="auto"/>
        <w:right w:val="none" w:sz="0" w:space="0" w:color="auto"/>
      </w:divBdr>
    </w:div>
    <w:div w:id="2082680708">
      <w:bodyDiv w:val="1"/>
      <w:marLeft w:val="0"/>
      <w:marRight w:val="0"/>
      <w:marTop w:val="0"/>
      <w:marBottom w:val="0"/>
      <w:divBdr>
        <w:top w:val="none" w:sz="0" w:space="0" w:color="auto"/>
        <w:left w:val="none" w:sz="0" w:space="0" w:color="auto"/>
        <w:bottom w:val="none" w:sz="0" w:space="0" w:color="auto"/>
        <w:right w:val="none" w:sz="0" w:space="0" w:color="auto"/>
      </w:divBdr>
    </w:div>
    <w:div w:id="2090693498">
      <w:bodyDiv w:val="1"/>
      <w:marLeft w:val="0"/>
      <w:marRight w:val="0"/>
      <w:marTop w:val="0"/>
      <w:marBottom w:val="0"/>
      <w:divBdr>
        <w:top w:val="none" w:sz="0" w:space="0" w:color="auto"/>
        <w:left w:val="none" w:sz="0" w:space="0" w:color="auto"/>
        <w:bottom w:val="none" w:sz="0" w:space="0" w:color="auto"/>
        <w:right w:val="none" w:sz="0" w:space="0" w:color="auto"/>
      </w:divBdr>
    </w:div>
    <w:div w:id="2096513629">
      <w:bodyDiv w:val="1"/>
      <w:marLeft w:val="0"/>
      <w:marRight w:val="0"/>
      <w:marTop w:val="0"/>
      <w:marBottom w:val="0"/>
      <w:divBdr>
        <w:top w:val="none" w:sz="0" w:space="0" w:color="auto"/>
        <w:left w:val="none" w:sz="0" w:space="0" w:color="auto"/>
        <w:bottom w:val="none" w:sz="0" w:space="0" w:color="auto"/>
        <w:right w:val="none" w:sz="0" w:space="0" w:color="auto"/>
      </w:divBdr>
    </w:div>
    <w:div w:id="2098550658">
      <w:bodyDiv w:val="1"/>
      <w:marLeft w:val="0"/>
      <w:marRight w:val="0"/>
      <w:marTop w:val="0"/>
      <w:marBottom w:val="0"/>
      <w:divBdr>
        <w:top w:val="none" w:sz="0" w:space="0" w:color="auto"/>
        <w:left w:val="none" w:sz="0" w:space="0" w:color="auto"/>
        <w:bottom w:val="none" w:sz="0" w:space="0" w:color="auto"/>
        <w:right w:val="none" w:sz="0" w:space="0" w:color="auto"/>
      </w:divBdr>
    </w:div>
    <w:div w:id="2111201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18" Type="http://schemas.openxmlformats.org/officeDocument/2006/relationships/chart" Target="charts/chart1.xm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chart" Target="charts/chart4.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jpeg"/><Relationship Id="rId25" Type="http://schemas.openxmlformats.org/officeDocument/2006/relationships/fontTable" Target="fontTable.xml"/><Relationship Id="rId15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chart" Target="charts/chart5.xm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D:\Andhi%20Khola%20and%20Jhimruk\Andhikhola_working\Andhi_Khola\Andhikhola_files_for_report\Average_monthly_discharge_seri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Andhi%20Khola%20and%20Jhimruk\Andhikhola_working\Andhi_Khola\Andhikhola_files_for_report\Daily_discharge.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_rels/chart3.xml.rels><?xml version="1.0" encoding="UTF-8" standalone="yes"?>
<Relationships xmlns="http://schemas.openxmlformats.org/package/2006/relationships"><Relationship Id="rId1" Type="http://schemas.openxmlformats.org/officeDocument/2006/relationships/oleObject" Target="file:///D:\Andhi%20Khola%20and%20Jhimruk\Andhikhola_working\Dscreen\average%20flows\00monthly%20avererage%20serie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Andhi%20Khola%20and%20Jhimruk\Andhikhola_working\Andhi_Khola\Andhikhola_files_for_report\Average_monthly_flow_for_all_year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Andhi%20Khola%20and%20Jhimruk\01Andhikhola_working\Andhi%20Khola%20Final%20results\AndhiKhola_FDC_using%20daily%20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ysClr val="windowText" lastClr="000000"/>
                </a:solidFill>
                <a:latin typeface="Gill Sans MT" panose="020B0502020104020203" pitchFamily="34" charset="0"/>
                <a:ea typeface="+mn-ea"/>
                <a:cs typeface="+mn-cs"/>
              </a:defRPr>
            </a:pPr>
            <a:r>
              <a:rPr lang="en-US" sz="1100" b="1"/>
              <a:t>Mean Monthly Discharge</a:t>
            </a:r>
          </a:p>
        </c:rich>
      </c:tx>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Gill Sans MT" panose="020B0502020104020203" pitchFamily="34" charset="0"/>
              <a:ea typeface="+mn-ea"/>
              <a:cs typeface="+mn-cs"/>
            </a:defRPr>
          </a:pPr>
          <a:endParaRPr lang="en-US"/>
        </a:p>
      </c:txPr>
    </c:title>
    <c:autoTitleDeleted val="0"/>
    <c:plotArea>
      <c:layout>
        <c:manualLayout>
          <c:layoutTarget val="inner"/>
          <c:xMode val="edge"/>
          <c:yMode val="edge"/>
          <c:x val="0.11174844755143862"/>
          <c:y val="0.2310393604232947"/>
          <c:w val="0.85789041470487326"/>
          <c:h val="0.58358332890792086"/>
        </c:manualLayout>
      </c:layout>
      <c:scatterChart>
        <c:scatterStyle val="smoothMarker"/>
        <c:varyColors val="0"/>
        <c:ser>
          <c:idx val="0"/>
          <c:order val="0"/>
          <c:tx>
            <c:strRef>
              <c:f>Sheet1!$B$1</c:f>
              <c:strCache>
                <c:ptCount val="1"/>
                <c:pt idx="0">
                  <c:v>Discharge (m3/s)</c:v>
                </c:pt>
              </c:strCache>
            </c:strRef>
          </c:tx>
          <c:spPr>
            <a:ln w="19050" cap="rnd" cmpd="sng">
              <a:solidFill>
                <a:schemeClr val="tx1"/>
              </a:solidFill>
              <a:round/>
            </a:ln>
            <a:effectLst/>
          </c:spPr>
          <c:marker>
            <c:symbol val="circle"/>
            <c:size val="5"/>
            <c:spPr>
              <a:solidFill>
                <a:schemeClr val="tx1"/>
              </a:solidFill>
              <a:ln w="9525">
                <a:solidFill>
                  <a:schemeClr val="tx1"/>
                </a:solidFill>
              </a:ln>
              <a:effectLst/>
            </c:spPr>
          </c:marker>
          <c:dPt>
            <c:idx val="168"/>
            <c:marker>
              <c:symbol val="circle"/>
              <c:size val="5"/>
              <c:spPr>
                <a:solidFill>
                  <a:schemeClr val="tx1"/>
                </a:solidFill>
                <a:ln w="9525" cmpd="sng">
                  <a:solidFill>
                    <a:schemeClr val="tx1"/>
                  </a:solidFill>
                </a:ln>
                <a:effectLst/>
              </c:spPr>
            </c:marker>
            <c:bubble3D val="0"/>
            <c:extLst>
              <c:ext xmlns:c16="http://schemas.microsoft.com/office/drawing/2014/chart" uri="{C3380CC4-5D6E-409C-BE32-E72D297353CC}">
                <c16:uniqueId val="{00000000-A815-4222-B1FA-339056A9BA44}"/>
              </c:ext>
            </c:extLst>
          </c:dPt>
          <c:yVal>
            <c:numRef>
              <c:f>Sheet1!$B$2:$B$223</c:f>
              <c:numCache>
                <c:formatCode>0.0</c:formatCode>
                <c:ptCount val="222"/>
                <c:pt idx="0">
                  <c:v>66.576774193548388</c:v>
                </c:pt>
                <c:pt idx="1">
                  <c:v>138.96466666666669</c:v>
                </c:pt>
                <c:pt idx="2">
                  <c:v>49.655172413793103</c:v>
                </c:pt>
                <c:pt idx="3">
                  <c:v>14.706896551724141</c:v>
                </c:pt>
                <c:pt idx="4">
                  <c:v>7.8793103448275863</c:v>
                </c:pt>
                <c:pt idx="5">
                  <c:v>4.5928571428571434</c:v>
                </c:pt>
                <c:pt idx="6">
                  <c:v>5.739642857142857</c:v>
                </c:pt>
                <c:pt idx="7">
                  <c:v>2.9472413793103449</c:v>
                </c:pt>
                <c:pt idx="8">
                  <c:v>2.2003225806451612</c:v>
                </c:pt>
                <c:pt idx="9">
                  <c:v>2.777499999999999</c:v>
                </c:pt>
                <c:pt idx="10">
                  <c:v>5.464999999999999</c:v>
                </c:pt>
                <c:pt idx="11">
                  <c:v>54.350333333333332</c:v>
                </c:pt>
                <c:pt idx="12">
                  <c:v>67.354838709677423</c:v>
                </c:pt>
                <c:pt idx="13">
                  <c:v>75.2</c:v>
                </c:pt>
                <c:pt idx="14">
                  <c:v>22.615666666666659</c:v>
                </c:pt>
                <c:pt idx="15">
                  <c:v>23.160714285714281</c:v>
                </c:pt>
                <c:pt idx="16">
                  <c:v>7.4399999999999977</c:v>
                </c:pt>
                <c:pt idx="17">
                  <c:v>3.8228571428571412</c:v>
                </c:pt>
                <c:pt idx="18">
                  <c:v>2.9951724137931039</c:v>
                </c:pt>
                <c:pt idx="19">
                  <c:v>2.5367857142857142</c:v>
                </c:pt>
                <c:pt idx="20">
                  <c:v>2.2126666666666668</c:v>
                </c:pt>
                <c:pt idx="21">
                  <c:v>3.45</c:v>
                </c:pt>
                <c:pt idx="22">
                  <c:v>43.906333333333343</c:v>
                </c:pt>
                <c:pt idx="23">
                  <c:v>53.331290322580642</c:v>
                </c:pt>
                <c:pt idx="24">
                  <c:v>55.107180020811668</c:v>
                </c:pt>
                <c:pt idx="25">
                  <c:v>109.3756666666667</c:v>
                </c:pt>
                <c:pt idx="26">
                  <c:v>32.731999999999992</c:v>
                </c:pt>
                <c:pt idx="27">
                  <c:v>10.966551724137929</c:v>
                </c:pt>
                <c:pt idx="28">
                  <c:v>5.8239285714285716</c:v>
                </c:pt>
                <c:pt idx="29">
                  <c:v>3.928620689655173</c:v>
                </c:pt>
                <c:pt idx="30">
                  <c:v>2.9907142857142861</c:v>
                </c:pt>
                <c:pt idx="31">
                  <c:v>4.1793103448275861</c:v>
                </c:pt>
                <c:pt idx="32">
                  <c:v>2.538275862068966</c:v>
                </c:pt>
                <c:pt idx="33">
                  <c:v>4.445333333333334</c:v>
                </c:pt>
                <c:pt idx="34">
                  <c:v>13.686</c:v>
                </c:pt>
                <c:pt idx="35">
                  <c:v>36.862580645161287</c:v>
                </c:pt>
                <c:pt idx="36">
                  <c:v>85.751290322580644</c:v>
                </c:pt>
                <c:pt idx="37">
                  <c:v>101.3636666666667</c:v>
                </c:pt>
                <c:pt idx="38">
                  <c:v>37.813793103448297</c:v>
                </c:pt>
                <c:pt idx="39">
                  <c:v>15.611034482758621</c:v>
                </c:pt>
                <c:pt idx="40">
                  <c:v>7.7932142857142876</c:v>
                </c:pt>
                <c:pt idx="41">
                  <c:v>4.9624137931034493</c:v>
                </c:pt>
                <c:pt idx="42">
                  <c:v>4.2092857142857154</c:v>
                </c:pt>
                <c:pt idx="43">
                  <c:v>3.3537931034482762</c:v>
                </c:pt>
                <c:pt idx="44">
                  <c:v>2.9258620689655159</c:v>
                </c:pt>
                <c:pt idx="45">
                  <c:v>3.2539999999999991</c:v>
                </c:pt>
                <c:pt idx="46">
                  <c:v>9.7532258064516117</c:v>
                </c:pt>
                <c:pt idx="47">
                  <c:v>76.894666666666666</c:v>
                </c:pt>
                <c:pt idx="48">
                  <c:v>101.1051612903226</c:v>
                </c:pt>
                <c:pt idx="49">
                  <c:v>68.89200000000001</c:v>
                </c:pt>
                <c:pt idx="50">
                  <c:v>61.213666666666668</c:v>
                </c:pt>
                <c:pt idx="51">
                  <c:v>11.27137931034482</c:v>
                </c:pt>
                <c:pt idx="52">
                  <c:v>7.4165517241379311</c:v>
                </c:pt>
                <c:pt idx="53">
                  <c:v>5.1374999999999984</c:v>
                </c:pt>
                <c:pt idx="54">
                  <c:v>3.291785714285715</c:v>
                </c:pt>
                <c:pt idx="55">
                  <c:v>2.4782758620689651</c:v>
                </c:pt>
                <c:pt idx="56">
                  <c:v>1.637666666666667</c:v>
                </c:pt>
                <c:pt idx="57">
                  <c:v>1.6653333333333331</c:v>
                </c:pt>
                <c:pt idx="58">
                  <c:v>7.1656666666666649</c:v>
                </c:pt>
                <c:pt idx="59">
                  <c:v>63.519333333333343</c:v>
                </c:pt>
                <c:pt idx="60">
                  <c:v>149.710935483871</c:v>
                </c:pt>
                <c:pt idx="61">
                  <c:v>89.291800000000009</c:v>
                </c:pt>
                <c:pt idx="62">
                  <c:v>68.743885559477405</c:v>
                </c:pt>
                <c:pt idx="63">
                  <c:v>15.48941410455447</c:v>
                </c:pt>
                <c:pt idx="64">
                  <c:v>7.2666658774978039</c:v>
                </c:pt>
                <c:pt idx="65">
                  <c:v>4.7260094428051964</c:v>
                </c:pt>
                <c:pt idx="66">
                  <c:v>3.514929160276993</c:v>
                </c:pt>
                <c:pt idx="67">
                  <c:v>2.9233275691646701</c:v>
                </c:pt>
                <c:pt idx="68">
                  <c:v>1.8366</c:v>
                </c:pt>
                <c:pt idx="69">
                  <c:v>2.6501231996671408</c:v>
                </c:pt>
                <c:pt idx="70">
                  <c:v>5.0839649604135282</c:v>
                </c:pt>
                <c:pt idx="71">
                  <c:v>69.624565195832176</c:v>
                </c:pt>
                <c:pt idx="72">
                  <c:v>140.2317051254457</c:v>
                </c:pt>
                <c:pt idx="73">
                  <c:v>158.8041590218495</c:v>
                </c:pt>
                <c:pt idx="74">
                  <c:v>52.484857839334161</c:v>
                </c:pt>
                <c:pt idx="75">
                  <c:v>14.264388388231531</c:v>
                </c:pt>
                <c:pt idx="76">
                  <c:v>7.6046827948598317</c:v>
                </c:pt>
                <c:pt idx="77">
                  <c:v>4.1884657951731032</c:v>
                </c:pt>
                <c:pt idx="78">
                  <c:v>3.033500000000001</c:v>
                </c:pt>
                <c:pt idx="79">
                  <c:v>2.7159457160206801</c:v>
                </c:pt>
                <c:pt idx="80">
                  <c:v>1.9737931034482761</c:v>
                </c:pt>
                <c:pt idx="81">
                  <c:v>3.3137632262452978</c:v>
                </c:pt>
                <c:pt idx="82">
                  <c:v>17.821347092836909</c:v>
                </c:pt>
                <c:pt idx="83">
                  <c:v>89.657448206999533</c:v>
                </c:pt>
                <c:pt idx="84">
                  <c:v>111.1980334870583</c:v>
                </c:pt>
                <c:pt idx="85">
                  <c:v>78.892382704799033</c:v>
                </c:pt>
                <c:pt idx="86">
                  <c:v>63.280527700617192</c:v>
                </c:pt>
                <c:pt idx="87">
                  <c:v>12.99446304695476</c:v>
                </c:pt>
                <c:pt idx="88">
                  <c:v>7.4193799428620064</c:v>
                </c:pt>
                <c:pt idx="89">
                  <c:v>4.7243886769835157</c:v>
                </c:pt>
                <c:pt idx="90">
                  <c:v>3.7308172463452611</c:v>
                </c:pt>
                <c:pt idx="91">
                  <c:v>2.9859386894491</c:v>
                </c:pt>
                <c:pt idx="92">
                  <c:v>2.964004205035546</c:v>
                </c:pt>
                <c:pt idx="93">
                  <c:v>3.1172206535950409</c:v>
                </c:pt>
                <c:pt idx="94">
                  <c:v>4.8157106113790578</c:v>
                </c:pt>
                <c:pt idx="95">
                  <c:v>104.68622931226849</c:v>
                </c:pt>
                <c:pt idx="96">
                  <c:v>117.6705648943469</c:v>
                </c:pt>
                <c:pt idx="97">
                  <c:v>81.164045142856722</c:v>
                </c:pt>
                <c:pt idx="98">
                  <c:v>46.965828604143553</c:v>
                </c:pt>
                <c:pt idx="99">
                  <c:v>11.018978852625249</c:v>
                </c:pt>
                <c:pt idx="128" formatCode="General">
                  <c:v>2.92625</c:v>
                </c:pt>
                <c:pt idx="129" formatCode="General">
                  <c:v>4.0402320991887732</c:v>
                </c:pt>
                <c:pt idx="130" formatCode="General">
                  <c:v>10.18660468926463</c:v>
                </c:pt>
                <c:pt idx="131" formatCode="General">
                  <c:v>29.112827485235862</c:v>
                </c:pt>
                <c:pt idx="132" formatCode="General">
                  <c:v>56.722253077611242</c:v>
                </c:pt>
                <c:pt idx="133" formatCode="General">
                  <c:v>58.297072504302307</c:v>
                </c:pt>
                <c:pt idx="134" formatCode="General">
                  <c:v>17.836709370073599</c:v>
                </c:pt>
                <c:pt idx="135" formatCode="General">
                  <c:v>7.7417289113807488</c:v>
                </c:pt>
                <c:pt idx="136" formatCode="General">
                  <c:v>5.1974053581375941</c:v>
                </c:pt>
                <c:pt idx="137" formatCode="General">
                  <c:v>3.837241379310345</c:v>
                </c:pt>
                <c:pt idx="138" formatCode="General">
                  <c:v>3.3489285714285719</c:v>
                </c:pt>
                <c:pt idx="139" formatCode="General">
                  <c:v>2.6048275862068961</c:v>
                </c:pt>
                <c:pt idx="140" formatCode="General">
                  <c:v>2.1444827586206898</c:v>
                </c:pt>
                <c:pt idx="141" formatCode="General">
                  <c:v>1.9287742020083489</c:v>
                </c:pt>
                <c:pt idx="142" formatCode="General">
                  <c:v>9.615231257263364</c:v>
                </c:pt>
                <c:pt idx="143" formatCode="General">
                  <c:v>73.200202846758842</c:v>
                </c:pt>
                <c:pt idx="144" formatCode="General">
                  <c:v>114.5402163486068</c:v>
                </c:pt>
                <c:pt idx="145" formatCode="General">
                  <c:v>55.925051713060718</c:v>
                </c:pt>
                <c:pt idx="146" formatCode="General">
                  <c:v>54.79103887591009</c:v>
                </c:pt>
                <c:pt idx="147" formatCode="General">
                  <c:v>14.499613271521691</c:v>
                </c:pt>
                <c:pt idx="148" formatCode="General">
                  <c:v>6.3538269489189139</c:v>
                </c:pt>
                <c:pt idx="149" formatCode="General">
                  <c:v>4.4160180357142957</c:v>
                </c:pt>
                <c:pt idx="150" formatCode="General">
                  <c:v>3.7784792857142731</c:v>
                </c:pt>
                <c:pt idx="151" formatCode="General">
                  <c:v>2.912123793103305</c:v>
                </c:pt>
                <c:pt idx="152" formatCode="General">
                  <c:v>3.052947767670962</c:v>
                </c:pt>
                <c:pt idx="153" formatCode="General">
                  <c:v>3.8775157376742428</c:v>
                </c:pt>
                <c:pt idx="154" formatCode="General">
                  <c:v>10.442263001621511</c:v>
                </c:pt>
                <c:pt idx="155" formatCode="General">
                  <c:v>66.514872692540564</c:v>
                </c:pt>
                <c:pt idx="156" formatCode="General">
                  <c:v>75.384219305638425</c:v>
                </c:pt>
                <c:pt idx="157" formatCode="General">
                  <c:v>63.297807709934737</c:v>
                </c:pt>
                <c:pt idx="158" formatCode="General">
                  <c:v>30.146979505512501</c:v>
                </c:pt>
                <c:pt idx="159" formatCode="General">
                  <c:v>8.1650916336102011</c:v>
                </c:pt>
                <c:pt idx="160" formatCode="General">
                  <c:v>5.0463035063372086</c:v>
                </c:pt>
                <c:pt idx="161" formatCode="General">
                  <c:v>3.7762225389200972</c:v>
                </c:pt>
                <c:pt idx="162" formatCode="General">
                  <c:v>3.156774316290142</c:v>
                </c:pt>
                <c:pt idx="163" formatCode="General">
                  <c:v>2.748411499999992</c:v>
                </c:pt>
                <c:pt idx="164" formatCode="General">
                  <c:v>2.6105808333333389</c:v>
                </c:pt>
                <c:pt idx="165" formatCode="General">
                  <c:v>4.3116006207448034</c:v>
                </c:pt>
                <c:pt idx="166" formatCode="General">
                  <c:v>9.3490176133060388</c:v>
                </c:pt>
                <c:pt idx="167" formatCode="General">
                  <c:v>41.926250990458527</c:v>
                </c:pt>
                <c:pt idx="168" formatCode="General">
                  <c:v>55.856877820900579</c:v>
                </c:pt>
                <c:pt idx="169" formatCode="General">
                  <c:v>36.301017620293109</c:v>
                </c:pt>
                <c:pt idx="170" formatCode="General">
                  <c:v>20.24942911348079</c:v>
                </c:pt>
                <c:pt idx="171" formatCode="General">
                  <c:v>6.8840162576385939</c:v>
                </c:pt>
                <c:pt idx="172" formatCode="General">
                  <c:v>4.6915891744913871</c:v>
                </c:pt>
                <c:pt idx="173" formatCode="General">
                  <c:v>3.4000978054005588</c:v>
                </c:pt>
                <c:pt idx="175" formatCode="General">
                  <c:v>3.3080315000000118</c:v>
                </c:pt>
                <c:pt idx="176" formatCode="General">
                  <c:v>2.9096709747000622</c:v>
                </c:pt>
                <c:pt idx="177" formatCode="General">
                  <c:v>6.4863571180002841</c:v>
                </c:pt>
                <c:pt idx="178" formatCode="General">
                  <c:v>14.90803804318691</c:v>
                </c:pt>
                <c:pt idx="179" formatCode="General">
                  <c:v>55.887100557168459</c:v>
                </c:pt>
                <c:pt idx="180" formatCode="General">
                  <c:v>42.283232434553817</c:v>
                </c:pt>
                <c:pt idx="181" formatCode="General">
                  <c:v>45.00780557238599</c:v>
                </c:pt>
                <c:pt idx="182" formatCode="General">
                  <c:v>34.607074501018829</c:v>
                </c:pt>
                <c:pt idx="183" formatCode="General">
                  <c:v>12.949348629235031</c:v>
                </c:pt>
                <c:pt idx="184" formatCode="General">
                  <c:v>10.01535598318563</c:v>
                </c:pt>
                <c:pt idx="185" formatCode="General">
                  <c:v>9.2833493141331829</c:v>
                </c:pt>
                <c:pt idx="186" formatCode="General">
                  <c:v>8.9095651408804155</c:v>
                </c:pt>
                <c:pt idx="187" formatCode="General">
                  <c:v>5.0423401666666896</c:v>
                </c:pt>
                <c:pt idx="188" formatCode="General">
                  <c:v>3.285055478546131</c:v>
                </c:pt>
                <c:pt idx="189" formatCode="General">
                  <c:v>6.5899147542627814</c:v>
                </c:pt>
                <c:pt idx="190" formatCode="General">
                  <c:v>14.90803804318691</c:v>
                </c:pt>
                <c:pt idx="191" formatCode="General">
                  <c:v>55.526826726592184</c:v>
                </c:pt>
                <c:pt idx="192" formatCode="General">
                  <c:v>77.852483327649111</c:v>
                </c:pt>
                <c:pt idx="193" formatCode="General">
                  <c:v>61.705094403235208</c:v>
                </c:pt>
                <c:pt idx="194" formatCode="General">
                  <c:v>50.138414547038629</c:v>
                </c:pt>
                <c:pt idx="195" formatCode="General">
                  <c:v>8.7351067077167635</c:v>
                </c:pt>
                <c:pt idx="197" formatCode="General">
                  <c:v>3.6543142589043982</c:v>
                </c:pt>
                <c:pt idx="198" formatCode="General">
                  <c:v>3.0200833585675162</c:v>
                </c:pt>
                <c:pt idx="199" formatCode="General">
                  <c:v>2.644820080789732</c:v>
                </c:pt>
                <c:pt idx="200" formatCode="General">
                  <c:v>1.819524543982016</c:v>
                </c:pt>
                <c:pt idx="201" formatCode="General">
                  <c:v>3.182863686396801</c:v>
                </c:pt>
                <c:pt idx="202" formatCode="General">
                  <c:v>16.403276908618398</c:v>
                </c:pt>
                <c:pt idx="203" formatCode="General">
                  <c:v>80.598511428738163</c:v>
                </c:pt>
                <c:pt idx="204" formatCode="General">
                  <c:v>63.629744623229023</c:v>
                </c:pt>
                <c:pt idx="205" formatCode="General">
                  <c:v>68.177739008851319</c:v>
                </c:pt>
                <c:pt idx="206" formatCode="General">
                  <c:v>46.769628539300108</c:v>
                </c:pt>
                <c:pt idx="207" formatCode="General">
                  <c:v>31.446905652898842</c:v>
                </c:pt>
                <c:pt idx="208" formatCode="General">
                  <c:v>8.7755237085340383</c:v>
                </c:pt>
                <c:pt idx="209" formatCode="General">
                  <c:v>3.7530967004271991</c:v>
                </c:pt>
                <c:pt idx="210" formatCode="General">
                  <c:v>4.4979327721644848</c:v>
                </c:pt>
                <c:pt idx="211" formatCode="General">
                  <c:v>3.7605249696786198</c:v>
                </c:pt>
                <c:pt idx="212" formatCode="General">
                  <c:v>2.8629598030119712</c:v>
                </c:pt>
                <c:pt idx="213" formatCode="General">
                  <c:v>4.8008980013527296</c:v>
                </c:pt>
                <c:pt idx="214" formatCode="General">
                  <c:v>23.034086627873702</c:v>
                </c:pt>
                <c:pt idx="215" formatCode="General">
                  <c:v>64.636926373354086</c:v>
                </c:pt>
                <c:pt idx="216" formatCode="General">
                  <c:v>65.409666600227467</c:v>
                </c:pt>
                <c:pt idx="217" formatCode="General">
                  <c:v>57.534440119352503</c:v>
                </c:pt>
                <c:pt idx="218" formatCode="General">
                  <c:v>60.089525144050747</c:v>
                </c:pt>
                <c:pt idx="219" formatCode="General">
                  <c:v>17.719636650279181</c:v>
                </c:pt>
                <c:pt idx="220" formatCode="General">
                  <c:v>6.9464170368349656</c:v>
                </c:pt>
                <c:pt idx="221" formatCode="General">
                  <c:v>4.8816643196786522</c:v>
                </c:pt>
              </c:numCache>
            </c:numRef>
          </c:yVal>
          <c:smooth val="1"/>
          <c:extLst>
            <c:ext xmlns:c16="http://schemas.microsoft.com/office/drawing/2014/chart" uri="{C3380CC4-5D6E-409C-BE32-E72D297353CC}">
              <c16:uniqueId val="{00000001-A815-4222-B1FA-339056A9BA44}"/>
            </c:ext>
          </c:extLst>
        </c:ser>
        <c:dLbls>
          <c:showLegendKey val="0"/>
          <c:showVal val="0"/>
          <c:showCatName val="0"/>
          <c:showSerName val="0"/>
          <c:showPercent val="0"/>
          <c:showBubbleSize val="0"/>
        </c:dLbls>
        <c:axId val="1897781152"/>
        <c:axId val="1897781568"/>
      </c:scatterChart>
      <c:valAx>
        <c:axId val="1897781152"/>
        <c:scaling>
          <c:orientation val="minMax"/>
          <c:max val="23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r>
                  <a:rPr lang="en-US"/>
                  <a:t>Time series, (</a:t>
                </a:r>
                <a:r>
                  <a:rPr lang="en-US" sz="1400"/>
                  <a:t>n</a:t>
                </a:r>
                <a:r>
                  <a:rPr lang="en-US" baseline="30000"/>
                  <a:t>th</a:t>
                </a:r>
                <a:r>
                  <a:rPr lang="en-US" baseline="0"/>
                  <a:t> M</a:t>
                </a:r>
                <a:r>
                  <a:rPr lang="en-US"/>
                  <a:t>onth)</a:t>
                </a:r>
              </a:p>
            </c:rich>
          </c:tx>
          <c:layout>
            <c:manualLayout>
              <c:xMode val="edge"/>
              <c:yMode val="edge"/>
              <c:x val="0.42491192647639797"/>
              <c:y val="0.91828656369356909"/>
            </c:manualLayout>
          </c:layout>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crossAx val="1897781568"/>
        <c:crosses val="autoZero"/>
        <c:crossBetween val="midCat"/>
      </c:valAx>
      <c:valAx>
        <c:axId val="1897781568"/>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r>
                  <a:rPr lang="en-US"/>
                  <a:t>Discharge (m3/s)</a:t>
                </a:r>
              </a:p>
            </c:rich>
          </c:tx>
          <c:overlay val="0"/>
          <c:spPr>
            <a:noFill/>
            <a:ln>
              <a:noFill/>
            </a:ln>
            <a:effectLst/>
          </c:spPr>
          <c:txPr>
            <a:bodyPr rot="-54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crossAx val="18977811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solidFill>
            <a:sysClr val="windowText" lastClr="000000"/>
          </a:solidFill>
          <a:latin typeface="Gill Sans MT" panose="020B0502020104020203" pitchFamily="34"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ysClr val="windowText" lastClr="000000"/>
                </a:solidFill>
                <a:latin typeface="Gill Sans MT" panose="020B0502020104020203" pitchFamily="34" charset="0"/>
                <a:ea typeface="+mn-ea"/>
                <a:cs typeface="+mn-cs"/>
              </a:defRPr>
            </a:pPr>
            <a:r>
              <a:rPr lang="en-US" sz="1100" b="1"/>
              <a:t>Daily Discharge (m3/s)</a:t>
            </a:r>
          </a:p>
        </c:rich>
      </c:tx>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Gill Sans MT" panose="020B0502020104020203" pitchFamily="34" charset="0"/>
              <a:ea typeface="+mn-ea"/>
              <a:cs typeface="+mn-cs"/>
            </a:defRPr>
          </a:pPr>
          <a:endParaRPr lang="en-US"/>
        </a:p>
      </c:txPr>
    </c:title>
    <c:autoTitleDeleted val="0"/>
    <c:plotArea>
      <c:layout/>
      <c:lineChart>
        <c:grouping val="standard"/>
        <c:varyColors val="0"/>
        <c:ser>
          <c:idx val="0"/>
          <c:order val="0"/>
          <c:tx>
            <c:strRef>
              <c:f>Daily_discharge!$B$1</c:f>
              <c:strCache>
                <c:ptCount val="1"/>
                <c:pt idx="0">
                  <c:v>Discharge (m3/s)</c:v>
                </c:pt>
              </c:strCache>
            </c:strRef>
          </c:tx>
          <c:spPr>
            <a:ln w="12700" cap="rnd" cmpd="sng">
              <a:solidFill>
                <a:schemeClr val="tx1"/>
              </a:solidFill>
              <a:round/>
            </a:ln>
            <a:effectLst/>
          </c:spPr>
          <c:marker>
            <c:symbol val="none"/>
          </c:marker>
          <c:cat>
            <c:strRef>
              <c:f>Daily_discharge!$A$2:$A$6824</c:f>
              <c:strCache>
                <c:ptCount val="6823"/>
                <c:pt idx="0">
                  <c:v>Shrawan 1, 2061</c:v>
                </c:pt>
                <c:pt idx="1">
                  <c:v>Shrawan 2, 2061</c:v>
                </c:pt>
                <c:pt idx="2">
                  <c:v>Shrawan 3, 2061</c:v>
                </c:pt>
                <c:pt idx="3">
                  <c:v>Shrawan 4, 2061</c:v>
                </c:pt>
                <c:pt idx="4">
                  <c:v>Shrawan 5, 2061</c:v>
                </c:pt>
                <c:pt idx="5">
                  <c:v>Shrawan 6, 2061</c:v>
                </c:pt>
                <c:pt idx="6">
                  <c:v>Shrawan 7, 2061</c:v>
                </c:pt>
                <c:pt idx="7">
                  <c:v>Shrawan 8, 2061</c:v>
                </c:pt>
                <c:pt idx="8">
                  <c:v>Shrawan 9, 2061</c:v>
                </c:pt>
                <c:pt idx="9">
                  <c:v>Shrawan 10, 2061</c:v>
                </c:pt>
                <c:pt idx="10">
                  <c:v>Shrawan 11, 2061</c:v>
                </c:pt>
                <c:pt idx="11">
                  <c:v>Shrawan 12, 2061</c:v>
                </c:pt>
                <c:pt idx="12">
                  <c:v>Shrawan 13, 2061</c:v>
                </c:pt>
                <c:pt idx="13">
                  <c:v>Shrawan 14, 2061</c:v>
                </c:pt>
                <c:pt idx="14">
                  <c:v>Shrawan 15, 2061</c:v>
                </c:pt>
                <c:pt idx="15">
                  <c:v>Shrawan 16, 2061</c:v>
                </c:pt>
                <c:pt idx="16">
                  <c:v>Shrawan 17, 2061</c:v>
                </c:pt>
                <c:pt idx="17">
                  <c:v>Shrawan 18, 2061</c:v>
                </c:pt>
                <c:pt idx="18">
                  <c:v>Shrawan 19, 2061</c:v>
                </c:pt>
                <c:pt idx="19">
                  <c:v>Shrawan 20, 2061</c:v>
                </c:pt>
                <c:pt idx="20">
                  <c:v>Shrawan 21, 2061</c:v>
                </c:pt>
                <c:pt idx="21">
                  <c:v>Shrawan 22, 2061</c:v>
                </c:pt>
                <c:pt idx="22">
                  <c:v>Shrawan 23, 2061</c:v>
                </c:pt>
                <c:pt idx="23">
                  <c:v>Shrawan 24, 2061</c:v>
                </c:pt>
                <c:pt idx="24">
                  <c:v>Shrawan 25, 2061</c:v>
                </c:pt>
                <c:pt idx="25">
                  <c:v>Shrawan 26, 2061</c:v>
                </c:pt>
                <c:pt idx="26">
                  <c:v>Shrawan 27, 2061</c:v>
                </c:pt>
                <c:pt idx="27">
                  <c:v>Shrawan 28, 2061</c:v>
                </c:pt>
                <c:pt idx="28">
                  <c:v>Shrawan 29, 2061</c:v>
                </c:pt>
                <c:pt idx="29">
                  <c:v>Shrawan 30, 2061</c:v>
                </c:pt>
                <c:pt idx="30">
                  <c:v>Shrawan 31, 2061</c:v>
                </c:pt>
                <c:pt idx="31">
                  <c:v>Shrawan 32, 2061</c:v>
                </c:pt>
                <c:pt idx="32">
                  <c:v>Bhadra 1, 2061</c:v>
                </c:pt>
                <c:pt idx="33">
                  <c:v>Bhadra 2, 2061</c:v>
                </c:pt>
                <c:pt idx="34">
                  <c:v>Bhadra 3, 2061</c:v>
                </c:pt>
                <c:pt idx="35">
                  <c:v>Bhadra 4, 2061</c:v>
                </c:pt>
                <c:pt idx="36">
                  <c:v>Bhadra 5, 2061</c:v>
                </c:pt>
                <c:pt idx="37">
                  <c:v>Bhadra 6, 2061</c:v>
                </c:pt>
                <c:pt idx="38">
                  <c:v>Bhadra 7, 2061</c:v>
                </c:pt>
                <c:pt idx="39">
                  <c:v>Bhadra 8, 2061</c:v>
                </c:pt>
                <c:pt idx="40">
                  <c:v>Bhadra 9, 2061</c:v>
                </c:pt>
                <c:pt idx="41">
                  <c:v>Bhadra 10, 2061</c:v>
                </c:pt>
                <c:pt idx="42">
                  <c:v>Bhadra 11, 2061</c:v>
                </c:pt>
                <c:pt idx="43">
                  <c:v>Bhadra 12, 2061</c:v>
                </c:pt>
                <c:pt idx="44">
                  <c:v>Bhadra 13, 2061</c:v>
                </c:pt>
                <c:pt idx="45">
                  <c:v>Bhadra 14, 2061</c:v>
                </c:pt>
                <c:pt idx="46">
                  <c:v>Bhadra 15, 2061</c:v>
                </c:pt>
                <c:pt idx="47">
                  <c:v>Bhadra 16, 2061</c:v>
                </c:pt>
                <c:pt idx="48">
                  <c:v>Bhadra 17, 2061</c:v>
                </c:pt>
                <c:pt idx="49">
                  <c:v>Bhadra 18, 2061</c:v>
                </c:pt>
                <c:pt idx="50">
                  <c:v>Bhadra 19, 2061</c:v>
                </c:pt>
                <c:pt idx="51">
                  <c:v>Bhadra 20, 2061</c:v>
                </c:pt>
                <c:pt idx="52">
                  <c:v>Bhadra 21, 2061</c:v>
                </c:pt>
                <c:pt idx="53">
                  <c:v>Bhadra 22, 2061</c:v>
                </c:pt>
                <c:pt idx="54">
                  <c:v>Bhadra 23, 2061</c:v>
                </c:pt>
                <c:pt idx="55">
                  <c:v>Bhadra 24, 2061</c:v>
                </c:pt>
                <c:pt idx="56">
                  <c:v>Bhadra 25, 2061</c:v>
                </c:pt>
                <c:pt idx="57">
                  <c:v>Bhadra 26, 2061</c:v>
                </c:pt>
                <c:pt idx="58">
                  <c:v>Bhadra 27, 2061</c:v>
                </c:pt>
                <c:pt idx="59">
                  <c:v>Bhadra 28, 2061</c:v>
                </c:pt>
                <c:pt idx="60">
                  <c:v>Bhadra 29, 2061</c:v>
                </c:pt>
                <c:pt idx="61">
                  <c:v>Bhadra 30, 2061</c:v>
                </c:pt>
                <c:pt idx="62">
                  <c:v>Bhadra 31, 2061</c:v>
                </c:pt>
                <c:pt idx="63">
                  <c:v>Ashwin 1, 2061</c:v>
                </c:pt>
                <c:pt idx="64">
                  <c:v>Ashwin 2, 2061</c:v>
                </c:pt>
                <c:pt idx="65">
                  <c:v>Ashwin 3, 2061</c:v>
                </c:pt>
                <c:pt idx="66">
                  <c:v>Ashwin 4, 2061</c:v>
                </c:pt>
                <c:pt idx="67">
                  <c:v>Ashwin 5, 2061</c:v>
                </c:pt>
                <c:pt idx="68">
                  <c:v>Ashwin 6, 2061</c:v>
                </c:pt>
                <c:pt idx="69">
                  <c:v>Ashwin 7, 2061</c:v>
                </c:pt>
                <c:pt idx="70">
                  <c:v>Ashwin 8, 2061</c:v>
                </c:pt>
                <c:pt idx="71">
                  <c:v>Ashwin 9, 2061</c:v>
                </c:pt>
                <c:pt idx="72">
                  <c:v>Ashwin 10, 2061</c:v>
                </c:pt>
                <c:pt idx="73">
                  <c:v>Ashwin 11, 2061</c:v>
                </c:pt>
                <c:pt idx="74">
                  <c:v>Ashwin 12, 2061</c:v>
                </c:pt>
                <c:pt idx="75">
                  <c:v>Ashwin 13, 2061</c:v>
                </c:pt>
                <c:pt idx="76">
                  <c:v>Ashwin 14, 2061</c:v>
                </c:pt>
                <c:pt idx="77">
                  <c:v>Ashwin 15, 2061</c:v>
                </c:pt>
                <c:pt idx="78">
                  <c:v>Ashwin 16, 2061</c:v>
                </c:pt>
                <c:pt idx="79">
                  <c:v>Ashwin 17, 2061</c:v>
                </c:pt>
                <c:pt idx="80">
                  <c:v>Ashwin 18, 2061</c:v>
                </c:pt>
                <c:pt idx="81">
                  <c:v>Ashwin 19, 2061</c:v>
                </c:pt>
                <c:pt idx="82">
                  <c:v>Ashwin 20, 2061</c:v>
                </c:pt>
                <c:pt idx="83">
                  <c:v>Ashwin 21, 2061</c:v>
                </c:pt>
                <c:pt idx="84">
                  <c:v>Ashwin 22, 2061</c:v>
                </c:pt>
                <c:pt idx="85">
                  <c:v>Ashwin 23, 2061</c:v>
                </c:pt>
                <c:pt idx="86">
                  <c:v>Ashwin 24, 2061</c:v>
                </c:pt>
                <c:pt idx="87">
                  <c:v>Ashwin 25, 2061</c:v>
                </c:pt>
                <c:pt idx="88">
                  <c:v>Ashwin 26, 2061</c:v>
                </c:pt>
                <c:pt idx="89">
                  <c:v>Ashwin 27, 2061</c:v>
                </c:pt>
                <c:pt idx="90">
                  <c:v>Ashwin 28, 2061</c:v>
                </c:pt>
                <c:pt idx="91">
                  <c:v>Ashwin 29, 2061</c:v>
                </c:pt>
                <c:pt idx="92">
                  <c:v>Ashwin 30, 2061</c:v>
                </c:pt>
                <c:pt idx="93">
                  <c:v>Kartik 1, 2061</c:v>
                </c:pt>
                <c:pt idx="94">
                  <c:v>Kartik 2, 2061</c:v>
                </c:pt>
                <c:pt idx="95">
                  <c:v>Kartik 3, 2061</c:v>
                </c:pt>
                <c:pt idx="96">
                  <c:v>Kartik 4, 2061</c:v>
                </c:pt>
                <c:pt idx="97">
                  <c:v>Kartik 5, 2061</c:v>
                </c:pt>
                <c:pt idx="98">
                  <c:v>Kartik 6, 2061</c:v>
                </c:pt>
                <c:pt idx="99">
                  <c:v>Kartik 7, 2061</c:v>
                </c:pt>
                <c:pt idx="100">
                  <c:v>Kartik 8, 2061</c:v>
                </c:pt>
                <c:pt idx="101">
                  <c:v>Kartik 9, 2061</c:v>
                </c:pt>
                <c:pt idx="102">
                  <c:v>Kartik 10, 2061</c:v>
                </c:pt>
                <c:pt idx="103">
                  <c:v>Kartik 11, 2061</c:v>
                </c:pt>
                <c:pt idx="104">
                  <c:v>Kartik 12, 2061</c:v>
                </c:pt>
                <c:pt idx="105">
                  <c:v>Kartik 13, 2061</c:v>
                </c:pt>
                <c:pt idx="106">
                  <c:v>Kartik 14, 2061</c:v>
                </c:pt>
                <c:pt idx="107">
                  <c:v>Kartik 15, 2061</c:v>
                </c:pt>
                <c:pt idx="108">
                  <c:v>Kartik 16, 2061</c:v>
                </c:pt>
                <c:pt idx="109">
                  <c:v>Kartik 17, 2061</c:v>
                </c:pt>
                <c:pt idx="110">
                  <c:v>Kartik 18, 2061</c:v>
                </c:pt>
                <c:pt idx="111">
                  <c:v>Kartik 19, 2061</c:v>
                </c:pt>
                <c:pt idx="112">
                  <c:v>Kartik 20, 2061</c:v>
                </c:pt>
                <c:pt idx="113">
                  <c:v>Kartik 21, 2061</c:v>
                </c:pt>
                <c:pt idx="114">
                  <c:v>Kartik 22, 2061</c:v>
                </c:pt>
                <c:pt idx="115">
                  <c:v>Kartik 23, 2061</c:v>
                </c:pt>
                <c:pt idx="116">
                  <c:v>Kartik 24, 2061</c:v>
                </c:pt>
                <c:pt idx="117">
                  <c:v>Kartik 25, 2061</c:v>
                </c:pt>
                <c:pt idx="118">
                  <c:v>Kartik 26, 2061</c:v>
                </c:pt>
                <c:pt idx="119">
                  <c:v>Kartik 27, 2061</c:v>
                </c:pt>
                <c:pt idx="120">
                  <c:v>Kartik 28, 2061</c:v>
                </c:pt>
                <c:pt idx="121">
                  <c:v>Kartik 29, 2061</c:v>
                </c:pt>
                <c:pt idx="122">
                  <c:v>Kartik 30, 2061</c:v>
                </c:pt>
                <c:pt idx="123">
                  <c:v>Mangsir 1, 2061</c:v>
                </c:pt>
                <c:pt idx="124">
                  <c:v>Mangsir 2, 2061</c:v>
                </c:pt>
                <c:pt idx="125">
                  <c:v>Mangsir 3, 2061</c:v>
                </c:pt>
                <c:pt idx="126">
                  <c:v>Mangsir 4, 2061</c:v>
                </c:pt>
                <c:pt idx="127">
                  <c:v>Mangsir 5, 2061</c:v>
                </c:pt>
                <c:pt idx="128">
                  <c:v>Mangsir 6, 2061</c:v>
                </c:pt>
                <c:pt idx="129">
                  <c:v>Mangsir 7, 2061</c:v>
                </c:pt>
                <c:pt idx="130">
                  <c:v>Mangsir 8, 2061</c:v>
                </c:pt>
                <c:pt idx="131">
                  <c:v>Mangsir 9, 2061</c:v>
                </c:pt>
                <c:pt idx="132">
                  <c:v>Mangsir 10, 2061</c:v>
                </c:pt>
                <c:pt idx="133">
                  <c:v>Mangsir 11, 2061</c:v>
                </c:pt>
                <c:pt idx="134">
                  <c:v>Mangsir 12, 2061</c:v>
                </c:pt>
                <c:pt idx="135">
                  <c:v>Mangsir 13, 2061</c:v>
                </c:pt>
                <c:pt idx="136">
                  <c:v>Mangsir 14, 2061</c:v>
                </c:pt>
                <c:pt idx="137">
                  <c:v>Mangsir 15, 2061</c:v>
                </c:pt>
                <c:pt idx="138">
                  <c:v>Mangsir 16, 2061</c:v>
                </c:pt>
                <c:pt idx="139">
                  <c:v>Mangsir 17, 2061</c:v>
                </c:pt>
                <c:pt idx="140">
                  <c:v>Mangsir 18, 2061</c:v>
                </c:pt>
                <c:pt idx="141">
                  <c:v>Mangsir 19, 2061</c:v>
                </c:pt>
                <c:pt idx="142">
                  <c:v>Mangsir 20, 2061</c:v>
                </c:pt>
                <c:pt idx="143">
                  <c:v>Mangsir 21, 2061</c:v>
                </c:pt>
                <c:pt idx="144">
                  <c:v>Mangsir 22, 2061</c:v>
                </c:pt>
                <c:pt idx="145">
                  <c:v>Mangsir 23, 2061</c:v>
                </c:pt>
                <c:pt idx="146">
                  <c:v>Mangsir 24, 2061</c:v>
                </c:pt>
                <c:pt idx="147">
                  <c:v>Mangsir 25, 2061</c:v>
                </c:pt>
                <c:pt idx="148">
                  <c:v>Mangsir 26, 2061</c:v>
                </c:pt>
                <c:pt idx="149">
                  <c:v>Mangsir 27, 2061</c:v>
                </c:pt>
                <c:pt idx="150">
                  <c:v>Mangsir 28, 2061</c:v>
                </c:pt>
                <c:pt idx="151">
                  <c:v>Mangsir 29, 2061</c:v>
                </c:pt>
                <c:pt idx="152">
                  <c:v>Mangsir 30, 2061</c:v>
                </c:pt>
                <c:pt idx="153">
                  <c:v>Poush 1, 2061</c:v>
                </c:pt>
                <c:pt idx="154">
                  <c:v>Poush 2, 2061</c:v>
                </c:pt>
                <c:pt idx="155">
                  <c:v>Poush 3, 2061</c:v>
                </c:pt>
                <c:pt idx="156">
                  <c:v>Poush 4, 2061</c:v>
                </c:pt>
                <c:pt idx="157">
                  <c:v>Poush 5, 2061</c:v>
                </c:pt>
                <c:pt idx="158">
                  <c:v>Poush 6, 2061</c:v>
                </c:pt>
                <c:pt idx="159">
                  <c:v>Poush 7, 2061</c:v>
                </c:pt>
                <c:pt idx="160">
                  <c:v>Poush 8, 2061</c:v>
                </c:pt>
                <c:pt idx="161">
                  <c:v>Poush 9, 2061</c:v>
                </c:pt>
                <c:pt idx="162">
                  <c:v>Poush 10, 2061</c:v>
                </c:pt>
                <c:pt idx="163">
                  <c:v>Poush 11, 2061</c:v>
                </c:pt>
                <c:pt idx="164">
                  <c:v>Poush 12, 2061</c:v>
                </c:pt>
                <c:pt idx="165">
                  <c:v>Poush 13, 2061</c:v>
                </c:pt>
                <c:pt idx="166">
                  <c:v>Poush 14, 2061</c:v>
                </c:pt>
                <c:pt idx="167">
                  <c:v>Poush 15, 2061</c:v>
                </c:pt>
                <c:pt idx="168">
                  <c:v>Poush 16, 2061</c:v>
                </c:pt>
                <c:pt idx="169">
                  <c:v>Poush 17, 2061</c:v>
                </c:pt>
                <c:pt idx="170">
                  <c:v>Poush 18, 2061</c:v>
                </c:pt>
                <c:pt idx="171">
                  <c:v>Poush 19, 2061</c:v>
                </c:pt>
                <c:pt idx="172">
                  <c:v>Poush 20, 2061</c:v>
                </c:pt>
                <c:pt idx="173">
                  <c:v>Poush 21, 2061</c:v>
                </c:pt>
                <c:pt idx="174">
                  <c:v>Poush 22, 2061</c:v>
                </c:pt>
                <c:pt idx="175">
                  <c:v>Poush 23, 2061</c:v>
                </c:pt>
                <c:pt idx="176">
                  <c:v>Poush 24, 2061</c:v>
                </c:pt>
                <c:pt idx="177">
                  <c:v>Poush 25, 2061</c:v>
                </c:pt>
                <c:pt idx="178">
                  <c:v>Poush 26, 2061</c:v>
                </c:pt>
                <c:pt idx="179">
                  <c:v>Poush 27, 2061</c:v>
                </c:pt>
                <c:pt idx="180">
                  <c:v>Poush 28, 2061</c:v>
                </c:pt>
                <c:pt idx="181">
                  <c:v>Poush 29, 2061</c:v>
                </c:pt>
                <c:pt idx="182">
                  <c:v>Magh 1, 2061</c:v>
                </c:pt>
                <c:pt idx="183">
                  <c:v>Magh 2, 2061</c:v>
                </c:pt>
                <c:pt idx="184">
                  <c:v>Magh 3, 2061</c:v>
                </c:pt>
                <c:pt idx="185">
                  <c:v>Magh 4, 2061</c:v>
                </c:pt>
                <c:pt idx="186">
                  <c:v>Magh 5, 2061</c:v>
                </c:pt>
                <c:pt idx="187">
                  <c:v>Magh 6, 2061</c:v>
                </c:pt>
                <c:pt idx="188">
                  <c:v>Magh 7, 2061</c:v>
                </c:pt>
                <c:pt idx="189">
                  <c:v>Magh 8, 2061</c:v>
                </c:pt>
                <c:pt idx="190">
                  <c:v>Magh 9, 2061</c:v>
                </c:pt>
                <c:pt idx="191">
                  <c:v>Magh 10, 2061</c:v>
                </c:pt>
                <c:pt idx="192">
                  <c:v>Magh 11, 2061</c:v>
                </c:pt>
                <c:pt idx="193">
                  <c:v>Magh 12, 2061</c:v>
                </c:pt>
                <c:pt idx="194">
                  <c:v>Magh 13, 2061</c:v>
                </c:pt>
                <c:pt idx="195">
                  <c:v>Magh 14, 2061</c:v>
                </c:pt>
                <c:pt idx="196">
                  <c:v>Magh 15, 2061</c:v>
                </c:pt>
                <c:pt idx="197">
                  <c:v>Magh 16, 2061</c:v>
                </c:pt>
                <c:pt idx="198">
                  <c:v>Magh 17, 2061</c:v>
                </c:pt>
                <c:pt idx="199">
                  <c:v>Magh 18, 2061</c:v>
                </c:pt>
                <c:pt idx="200">
                  <c:v>Magh 19, 2061</c:v>
                </c:pt>
                <c:pt idx="201">
                  <c:v>Magh 20, 2061</c:v>
                </c:pt>
                <c:pt idx="202">
                  <c:v>Magh 21, 2061</c:v>
                </c:pt>
                <c:pt idx="203">
                  <c:v>Magh 22, 2061</c:v>
                </c:pt>
                <c:pt idx="204">
                  <c:v>Magh 23, 2061</c:v>
                </c:pt>
                <c:pt idx="205">
                  <c:v>Magh 24, 2061</c:v>
                </c:pt>
                <c:pt idx="206">
                  <c:v>Magh 25, 2061</c:v>
                </c:pt>
                <c:pt idx="207">
                  <c:v>Magh 26, 2061</c:v>
                </c:pt>
                <c:pt idx="208">
                  <c:v>Magh 27, 2061</c:v>
                </c:pt>
                <c:pt idx="209">
                  <c:v>Magh 28, 2061</c:v>
                </c:pt>
                <c:pt idx="210">
                  <c:v>Magh 29, 2061</c:v>
                </c:pt>
                <c:pt idx="211">
                  <c:v>Falgun 1, 2061</c:v>
                </c:pt>
                <c:pt idx="212">
                  <c:v>Falgun 2, 2061</c:v>
                </c:pt>
                <c:pt idx="213">
                  <c:v>Falgun 3, 2061</c:v>
                </c:pt>
                <c:pt idx="214">
                  <c:v>Falgun 4, 2061</c:v>
                </c:pt>
                <c:pt idx="215">
                  <c:v>Falgun 5, 2061</c:v>
                </c:pt>
                <c:pt idx="216">
                  <c:v>Falgun 6, 2061</c:v>
                </c:pt>
                <c:pt idx="217">
                  <c:v>Falgun 7, 2061</c:v>
                </c:pt>
                <c:pt idx="218">
                  <c:v>Falgun 8, 2061</c:v>
                </c:pt>
                <c:pt idx="219">
                  <c:v>Falgun 9, 2061</c:v>
                </c:pt>
                <c:pt idx="220">
                  <c:v>Falgun 10, 2061</c:v>
                </c:pt>
                <c:pt idx="221">
                  <c:v>Falgun 11, 2061</c:v>
                </c:pt>
                <c:pt idx="222">
                  <c:v>Falgun 12, 2061</c:v>
                </c:pt>
                <c:pt idx="223">
                  <c:v>Falgun 13, 2061</c:v>
                </c:pt>
                <c:pt idx="224">
                  <c:v>Falgun 14, 2061</c:v>
                </c:pt>
                <c:pt idx="225">
                  <c:v>Falgun 15, 2061</c:v>
                </c:pt>
                <c:pt idx="226">
                  <c:v>Falgun 16, 2061</c:v>
                </c:pt>
                <c:pt idx="227">
                  <c:v>Falgun 17, 2061</c:v>
                </c:pt>
                <c:pt idx="228">
                  <c:v>Falgun 18, 2061</c:v>
                </c:pt>
                <c:pt idx="229">
                  <c:v>Falgun 19, 2061</c:v>
                </c:pt>
                <c:pt idx="230">
                  <c:v>Falgun 20, 2061</c:v>
                </c:pt>
                <c:pt idx="231">
                  <c:v>Falgun 21, 2061</c:v>
                </c:pt>
                <c:pt idx="232">
                  <c:v>Falgun 22, 2061</c:v>
                </c:pt>
                <c:pt idx="233">
                  <c:v>Falgun 23, 2061</c:v>
                </c:pt>
                <c:pt idx="234">
                  <c:v>Falgun 24, 2061</c:v>
                </c:pt>
                <c:pt idx="235">
                  <c:v>Falgun 25, 2061</c:v>
                </c:pt>
                <c:pt idx="236">
                  <c:v>Falgun 26, 2061</c:v>
                </c:pt>
                <c:pt idx="237">
                  <c:v>Falgun 27, 2061</c:v>
                </c:pt>
                <c:pt idx="238">
                  <c:v>Falgun 28, 2061</c:v>
                </c:pt>
                <c:pt idx="239">
                  <c:v>Falgun 29, 2061</c:v>
                </c:pt>
                <c:pt idx="240">
                  <c:v>Falgun 30, 2061</c:v>
                </c:pt>
                <c:pt idx="241">
                  <c:v>Chaitra 1, 2061</c:v>
                </c:pt>
                <c:pt idx="242">
                  <c:v>Chaitra 2, 2061</c:v>
                </c:pt>
                <c:pt idx="243">
                  <c:v>Chaitra 3, 2061</c:v>
                </c:pt>
                <c:pt idx="244">
                  <c:v>Chaitra 4, 2061</c:v>
                </c:pt>
                <c:pt idx="245">
                  <c:v>Chaitra 5, 2061</c:v>
                </c:pt>
                <c:pt idx="246">
                  <c:v>Chaitra 6, 2061</c:v>
                </c:pt>
                <c:pt idx="247">
                  <c:v>Chaitra 7, 2061</c:v>
                </c:pt>
                <c:pt idx="248">
                  <c:v>Chaitra 8, 2061</c:v>
                </c:pt>
                <c:pt idx="249">
                  <c:v>Chaitra 9, 2061</c:v>
                </c:pt>
                <c:pt idx="250">
                  <c:v>Chaitra 10, 2061</c:v>
                </c:pt>
                <c:pt idx="251">
                  <c:v>Chaitra 11, 2061</c:v>
                </c:pt>
                <c:pt idx="252">
                  <c:v>Chaitra 12, 2061</c:v>
                </c:pt>
                <c:pt idx="253">
                  <c:v>Chaitra 13, 2061</c:v>
                </c:pt>
                <c:pt idx="254">
                  <c:v>Chaitra 14, 2061</c:v>
                </c:pt>
                <c:pt idx="255">
                  <c:v>Chaitra 15, 2061</c:v>
                </c:pt>
                <c:pt idx="256">
                  <c:v>Chaitra 16, 2061</c:v>
                </c:pt>
                <c:pt idx="257">
                  <c:v>Chaitra 17, 2061</c:v>
                </c:pt>
                <c:pt idx="258">
                  <c:v>Chaitra 18, 2061</c:v>
                </c:pt>
                <c:pt idx="259">
                  <c:v>Chaitra 19, 2061</c:v>
                </c:pt>
                <c:pt idx="260">
                  <c:v>Chaitra 20, 2061</c:v>
                </c:pt>
                <c:pt idx="261">
                  <c:v>Chaitra 21, 2061</c:v>
                </c:pt>
                <c:pt idx="262">
                  <c:v>Chaitra 22, 2061</c:v>
                </c:pt>
                <c:pt idx="263">
                  <c:v>Chaitra 23, 2061</c:v>
                </c:pt>
                <c:pt idx="264">
                  <c:v>Chaitra 24, 2061</c:v>
                </c:pt>
                <c:pt idx="265">
                  <c:v>Chaitra 25, 2061</c:v>
                </c:pt>
                <c:pt idx="266">
                  <c:v>Chaitra 26, 2061</c:v>
                </c:pt>
                <c:pt idx="267">
                  <c:v>Chaitra 27, 2061</c:v>
                </c:pt>
                <c:pt idx="268">
                  <c:v>Chaitra 28, 2061</c:v>
                </c:pt>
                <c:pt idx="269">
                  <c:v>Chaitra 29, 2061</c:v>
                </c:pt>
                <c:pt idx="270">
                  <c:v>Chaitra 30, 2061</c:v>
                </c:pt>
                <c:pt idx="271">
                  <c:v>Chaitra 31, 2061</c:v>
                </c:pt>
                <c:pt idx="272">
                  <c:v>Chaitra 32, 2061</c:v>
                </c:pt>
                <c:pt idx="273">
                  <c:v>Baishakh 1, 2062</c:v>
                </c:pt>
                <c:pt idx="274">
                  <c:v>Baishakh 2, 2062</c:v>
                </c:pt>
                <c:pt idx="275">
                  <c:v>Baishakh 3, 2062</c:v>
                </c:pt>
                <c:pt idx="276">
                  <c:v>Baishakh 4, 2062</c:v>
                </c:pt>
                <c:pt idx="277">
                  <c:v>Baishakh 5, 2062</c:v>
                </c:pt>
                <c:pt idx="278">
                  <c:v>Baishakh 6, 2062</c:v>
                </c:pt>
                <c:pt idx="279">
                  <c:v>Baishakh 7, 2062</c:v>
                </c:pt>
                <c:pt idx="280">
                  <c:v>Baishakh 8, 2062</c:v>
                </c:pt>
                <c:pt idx="281">
                  <c:v>Baishakh 9, 2062</c:v>
                </c:pt>
                <c:pt idx="282">
                  <c:v>Baishakh 10, 2062</c:v>
                </c:pt>
                <c:pt idx="283">
                  <c:v>Baishakh 11, 2062</c:v>
                </c:pt>
                <c:pt idx="284">
                  <c:v>Baishakh 12, 2062</c:v>
                </c:pt>
                <c:pt idx="285">
                  <c:v>Baishakh 13, 2062</c:v>
                </c:pt>
                <c:pt idx="286">
                  <c:v>Baishakh 14, 2062</c:v>
                </c:pt>
                <c:pt idx="287">
                  <c:v>Baishakh 15, 2062</c:v>
                </c:pt>
                <c:pt idx="288">
                  <c:v>Baishakh 16, 2062</c:v>
                </c:pt>
                <c:pt idx="289">
                  <c:v>Baishakh 17, 2062</c:v>
                </c:pt>
                <c:pt idx="290">
                  <c:v>Baishakh 18, 2062</c:v>
                </c:pt>
                <c:pt idx="291">
                  <c:v>Baishakh 19, 2062</c:v>
                </c:pt>
                <c:pt idx="292">
                  <c:v>Baishakh 20, 2062</c:v>
                </c:pt>
                <c:pt idx="293">
                  <c:v>Baishakh 21, 2062</c:v>
                </c:pt>
                <c:pt idx="294">
                  <c:v>Baishakh 22, 2062</c:v>
                </c:pt>
                <c:pt idx="295">
                  <c:v>Baishakh 23, 2062</c:v>
                </c:pt>
                <c:pt idx="296">
                  <c:v>Baishakh 24, 2062</c:v>
                </c:pt>
                <c:pt idx="297">
                  <c:v>Baishakh 25, 2062</c:v>
                </c:pt>
                <c:pt idx="298">
                  <c:v>Baishakh 26, 2062</c:v>
                </c:pt>
                <c:pt idx="299">
                  <c:v>Baishakh 27, 2062</c:v>
                </c:pt>
                <c:pt idx="300">
                  <c:v>Baishakh 28, 2062</c:v>
                </c:pt>
                <c:pt idx="301">
                  <c:v>Baishakh 29, 2062</c:v>
                </c:pt>
                <c:pt idx="302">
                  <c:v>Baishakh 30, 2062</c:v>
                </c:pt>
                <c:pt idx="303">
                  <c:v>Baishakh 31, 2062</c:v>
                </c:pt>
                <c:pt idx="304">
                  <c:v>Jestha 1, 2062</c:v>
                </c:pt>
                <c:pt idx="305">
                  <c:v>Jestha 2, 2062</c:v>
                </c:pt>
                <c:pt idx="306">
                  <c:v>Jestha 3, 2062</c:v>
                </c:pt>
                <c:pt idx="307">
                  <c:v>Jestha 4, 2062</c:v>
                </c:pt>
                <c:pt idx="308">
                  <c:v>Jestha 5, 2062</c:v>
                </c:pt>
                <c:pt idx="309">
                  <c:v>Jestha 6, 2062</c:v>
                </c:pt>
                <c:pt idx="310">
                  <c:v>Jestha 7, 2062</c:v>
                </c:pt>
                <c:pt idx="311">
                  <c:v>Jestha 8, 2062</c:v>
                </c:pt>
                <c:pt idx="312">
                  <c:v>Jestha 9, 2062</c:v>
                </c:pt>
                <c:pt idx="313">
                  <c:v>Jestha 10, 2062</c:v>
                </c:pt>
                <c:pt idx="314">
                  <c:v>Jestha 11, 2062</c:v>
                </c:pt>
                <c:pt idx="315">
                  <c:v>Jestha 12, 2062</c:v>
                </c:pt>
                <c:pt idx="316">
                  <c:v>Jestha 13, 2062</c:v>
                </c:pt>
                <c:pt idx="317">
                  <c:v>Jestha 14, 2062</c:v>
                </c:pt>
                <c:pt idx="318">
                  <c:v>Jestha 15, 2062</c:v>
                </c:pt>
                <c:pt idx="319">
                  <c:v>Jestha 16, 2062</c:v>
                </c:pt>
                <c:pt idx="320">
                  <c:v>Jestha 17, 2062</c:v>
                </c:pt>
                <c:pt idx="321">
                  <c:v>Jestha 18, 2062</c:v>
                </c:pt>
                <c:pt idx="322">
                  <c:v>Jestha 19, 2062</c:v>
                </c:pt>
                <c:pt idx="323">
                  <c:v>Jestha 20, 2062</c:v>
                </c:pt>
                <c:pt idx="324">
                  <c:v>Jestha 21, 2062</c:v>
                </c:pt>
                <c:pt idx="325">
                  <c:v>Jestha 22, 2062</c:v>
                </c:pt>
                <c:pt idx="326">
                  <c:v>Jestha 23, 2062</c:v>
                </c:pt>
                <c:pt idx="327">
                  <c:v>Jestha 24, 2062</c:v>
                </c:pt>
                <c:pt idx="328">
                  <c:v>Jestha 25, 2062</c:v>
                </c:pt>
                <c:pt idx="329">
                  <c:v>Jestha 26, 2062</c:v>
                </c:pt>
                <c:pt idx="330">
                  <c:v>Jestha 27, 2062</c:v>
                </c:pt>
                <c:pt idx="331">
                  <c:v>Jestha 28, 2062</c:v>
                </c:pt>
                <c:pt idx="332">
                  <c:v>Jestha 29, 2062</c:v>
                </c:pt>
                <c:pt idx="333">
                  <c:v>Jestha 30, 2062</c:v>
                </c:pt>
                <c:pt idx="334">
                  <c:v>Jestha 31, 2062</c:v>
                </c:pt>
                <c:pt idx="335">
                  <c:v>Ashadh 1, 2062</c:v>
                </c:pt>
                <c:pt idx="336">
                  <c:v>Ashadh 2, 2062</c:v>
                </c:pt>
                <c:pt idx="337">
                  <c:v>Ashadh 3, 2062</c:v>
                </c:pt>
                <c:pt idx="338">
                  <c:v>Ashadh 4, 2062</c:v>
                </c:pt>
                <c:pt idx="339">
                  <c:v>Ashadh 5, 2062</c:v>
                </c:pt>
                <c:pt idx="340">
                  <c:v>Ashadh 6, 2062</c:v>
                </c:pt>
                <c:pt idx="341">
                  <c:v>Ashadh 7, 2062</c:v>
                </c:pt>
                <c:pt idx="342">
                  <c:v>Ashadh 8, 2062</c:v>
                </c:pt>
                <c:pt idx="343">
                  <c:v>Ashadh 9, 2062</c:v>
                </c:pt>
                <c:pt idx="344">
                  <c:v>Ashadh 10, 2062</c:v>
                </c:pt>
                <c:pt idx="345">
                  <c:v>Ashadh 11, 2062</c:v>
                </c:pt>
                <c:pt idx="346">
                  <c:v>Ashadh 12, 2062</c:v>
                </c:pt>
                <c:pt idx="347">
                  <c:v>Ashadh 13, 2062</c:v>
                </c:pt>
                <c:pt idx="348">
                  <c:v>Ashadh 14, 2062</c:v>
                </c:pt>
                <c:pt idx="349">
                  <c:v>Ashadh 15, 2062</c:v>
                </c:pt>
                <c:pt idx="350">
                  <c:v>Ashadh 16, 2062</c:v>
                </c:pt>
                <c:pt idx="351">
                  <c:v>Ashadh 17, 2062</c:v>
                </c:pt>
                <c:pt idx="352">
                  <c:v>Ashadh 18, 2062</c:v>
                </c:pt>
                <c:pt idx="353">
                  <c:v>Ashadh 19, 2062</c:v>
                </c:pt>
                <c:pt idx="354">
                  <c:v>Ashadh 20, 2062</c:v>
                </c:pt>
                <c:pt idx="355">
                  <c:v>Ashadh 21, 2062</c:v>
                </c:pt>
                <c:pt idx="356">
                  <c:v>Ashadh 22, 2062</c:v>
                </c:pt>
                <c:pt idx="357">
                  <c:v>Ashadh 23, 2062</c:v>
                </c:pt>
                <c:pt idx="358">
                  <c:v>Ashadh 24, 2062</c:v>
                </c:pt>
                <c:pt idx="359">
                  <c:v>Ashadh 25, 2062</c:v>
                </c:pt>
                <c:pt idx="360">
                  <c:v>Ashadh 26, 2062</c:v>
                </c:pt>
                <c:pt idx="361">
                  <c:v>Ashadh 27, 2062</c:v>
                </c:pt>
                <c:pt idx="362">
                  <c:v>Ashadh 28, 2062</c:v>
                </c:pt>
                <c:pt idx="363">
                  <c:v>Ashadh 29, 2062</c:v>
                </c:pt>
                <c:pt idx="364">
                  <c:v>Ashadh 30, 2062</c:v>
                </c:pt>
                <c:pt idx="365">
                  <c:v>Ashadh 31, 2062</c:v>
                </c:pt>
                <c:pt idx="366">
                  <c:v>Shrawan 1, 2062</c:v>
                </c:pt>
                <c:pt idx="367">
                  <c:v>Shrawan 2, 2062</c:v>
                </c:pt>
                <c:pt idx="368">
                  <c:v>Shrawan 3, 2062</c:v>
                </c:pt>
                <c:pt idx="369">
                  <c:v>Shrawan 4, 2062</c:v>
                </c:pt>
                <c:pt idx="370">
                  <c:v>Shrawan 5, 2062</c:v>
                </c:pt>
                <c:pt idx="371">
                  <c:v>Shrawan 6, 2062</c:v>
                </c:pt>
                <c:pt idx="372">
                  <c:v>Shrawan 7, 2062</c:v>
                </c:pt>
                <c:pt idx="373">
                  <c:v>Shrawan 8, 2062</c:v>
                </c:pt>
                <c:pt idx="374">
                  <c:v>Shrawan 9, 2062</c:v>
                </c:pt>
                <c:pt idx="375">
                  <c:v>Shrawan 10, 2062</c:v>
                </c:pt>
                <c:pt idx="376">
                  <c:v>Shrawan 11, 2062</c:v>
                </c:pt>
                <c:pt idx="377">
                  <c:v>Shrawan 12, 2062</c:v>
                </c:pt>
                <c:pt idx="378">
                  <c:v>Shrawan 13, 2062</c:v>
                </c:pt>
                <c:pt idx="379">
                  <c:v>Shrawan 14, 2062</c:v>
                </c:pt>
                <c:pt idx="380">
                  <c:v>Shrawan 15, 2062</c:v>
                </c:pt>
                <c:pt idx="381">
                  <c:v>Shrawan 16, 2062</c:v>
                </c:pt>
                <c:pt idx="382">
                  <c:v>Shrawan 17, 2062</c:v>
                </c:pt>
                <c:pt idx="383">
                  <c:v>Shrawan 18, 2062</c:v>
                </c:pt>
                <c:pt idx="384">
                  <c:v>Shrawan 19, 2062</c:v>
                </c:pt>
                <c:pt idx="385">
                  <c:v>Shrawan 20, 2062</c:v>
                </c:pt>
                <c:pt idx="386">
                  <c:v>Shrawan 21, 2062</c:v>
                </c:pt>
                <c:pt idx="387">
                  <c:v>Shrawan 22, 2062</c:v>
                </c:pt>
                <c:pt idx="388">
                  <c:v>Shrawan 23, 2062</c:v>
                </c:pt>
                <c:pt idx="389">
                  <c:v>Shrawan 24, 2062</c:v>
                </c:pt>
                <c:pt idx="390">
                  <c:v>Shrawan 25, 2062</c:v>
                </c:pt>
                <c:pt idx="391">
                  <c:v>Shrawan 26, 2062</c:v>
                </c:pt>
                <c:pt idx="392">
                  <c:v>Shrawan 27, 2062</c:v>
                </c:pt>
                <c:pt idx="393">
                  <c:v>Shrawan 28, 2062</c:v>
                </c:pt>
                <c:pt idx="394">
                  <c:v>Shrawan 29, 2062</c:v>
                </c:pt>
                <c:pt idx="395">
                  <c:v>Shrawan 30, 2062</c:v>
                </c:pt>
                <c:pt idx="396">
                  <c:v>Shrawan 31, 2062</c:v>
                </c:pt>
                <c:pt idx="397">
                  <c:v>Shrawan 32, 2062</c:v>
                </c:pt>
                <c:pt idx="398">
                  <c:v>Bhadra 1, 2062</c:v>
                </c:pt>
                <c:pt idx="399">
                  <c:v>Bhadra 2, 2062</c:v>
                </c:pt>
                <c:pt idx="400">
                  <c:v>Bhadra 3, 2062</c:v>
                </c:pt>
                <c:pt idx="401">
                  <c:v>Bhadra 4, 2062</c:v>
                </c:pt>
                <c:pt idx="402">
                  <c:v>Bhadra 5, 2062</c:v>
                </c:pt>
                <c:pt idx="403">
                  <c:v>Bhadra 6, 2062</c:v>
                </c:pt>
                <c:pt idx="404">
                  <c:v>Bhadra 7, 2062</c:v>
                </c:pt>
                <c:pt idx="405">
                  <c:v>Bhadra 8, 2062</c:v>
                </c:pt>
                <c:pt idx="406">
                  <c:v>Bhadra 9, 2062</c:v>
                </c:pt>
                <c:pt idx="407">
                  <c:v>Bhadra 10, 2062</c:v>
                </c:pt>
                <c:pt idx="408">
                  <c:v>Bhadra 11, 2062</c:v>
                </c:pt>
                <c:pt idx="409">
                  <c:v>Bhadra 12, 2062</c:v>
                </c:pt>
                <c:pt idx="410">
                  <c:v>Bhadra 13, 2062</c:v>
                </c:pt>
                <c:pt idx="411">
                  <c:v>Bhadra 14, 2062</c:v>
                </c:pt>
                <c:pt idx="412">
                  <c:v>Bhadra 15, 2062</c:v>
                </c:pt>
                <c:pt idx="413">
                  <c:v>Bhadra 16, 2062</c:v>
                </c:pt>
                <c:pt idx="414">
                  <c:v>Bhadra 17, 2062</c:v>
                </c:pt>
                <c:pt idx="415">
                  <c:v>Bhadra 18, 2062</c:v>
                </c:pt>
                <c:pt idx="416">
                  <c:v>Bhadra 19, 2062</c:v>
                </c:pt>
                <c:pt idx="417">
                  <c:v>Bhadra 20, 2062</c:v>
                </c:pt>
                <c:pt idx="418">
                  <c:v>Bhadra 21, 2062</c:v>
                </c:pt>
                <c:pt idx="419">
                  <c:v>Bhadra 22, 2062</c:v>
                </c:pt>
                <c:pt idx="420">
                  <c:v>Bhadra 23, 2062</c:v>
                </c:pt>
                <c:pt idx="421">
                  <c:v>Bhadra 24, 2062</c:v>
                </c:pt>
                <c:pt idx="422">
                  <c:v>Bhadra 25, 2062</c:v>
                </c:pt>
                <c:pt idx="423">
                  <c:v>Bhadra 26, 2062</c:v>
                </c:pt>
                <c:pt idx="424">
                  <c:v>Bhadra 27, 2062</c:v>
                </c:pt>
                <c:pt idx="425">
                  <c:v>Bhadra 28, 2062</c:v>
                </c:pt>
                <c:pt idx="426">
                  <c:v>Bhadra 29, 2062</c:v>
                </c:pt>
                <c:pt idx="427">
                  <c:v>Bhadra 30, 2062</c:v>
                </c:pt>
                <c:pt idx="428">
                  <c:v>Bhadra 31, 2062</c:v>
                </c:pt>
                <c:pt idx="429">
                  <c:v>Ashwin 1, 2062</c:v>
                </c:pt>
                <c:pt idx="430">
                  <c:v>Ashwin 2, 2062</c:v>
                </c:pt>
                <c:pt idx="431">
                  <c:v>Ashwin 3, 2062</c:v>
                </c:pt>
                <c:pt idx="432">
                  <c:v>Ashwin 4, 2062</c:v>
                </c:pt>
                <c:pt idx="433">
                  <c:v>Ashwin 5, 2062</c:v>
                </c:pt>
                <c:pt idx="434">
                  <c:v>Ashwin 6, 2062</c:v>
                </c:pt>
                <c:pt idx="435">
                  <c:v>Ashwin 7, 2062</c:v>
                </c:pt>
                <c:pt idx="436">
                  <c:v>Ashwin 8, 2062</c:v>
                </c:pt>
                <c:pt idx="437">
                  <c:v>Ashwin 9, 2062</c:v>
                </c:pt>
                <c:pt idx="438">
                  <c:v>Ashwin 10, 2062</c:v>
                </c:pt>
                <c:pt idx="439">
                  <c:v>Ashwin 11, 2062</c:v>
                </c:pt>
                <c:pt idx="440">
                  <c:v>Ashwin 12, 2062</c:v>
                </c:pt>
                <c:pt idx="441">
                  <c:v>Ashwin 13, 2062</c:v>
                </c:pt>
                <c:pt idx="442">
                  <c:v>Ashwin 14, 2062</c:v>
                </c:pt>
                <c:pt idx="443">
                  <c:v>Ashwin 15, 2062</c:v>
                </c:pt>
                <c:pt idx="444">
                  <c:v>Ashwin 16, 2062</c:v>
                </c:pt>
                <c:pt idx="445">
                  <c:v>Ashwin 17, 2062</c:v>
                </c:pt>
                <c:pt idx="446">
                  <c:v>Ashwin 18, 2062</c:v>
                </c:pt>
                <c:pt idx="447">
                  <c:v>Ashwin 19, 2062</c:v>
                </c:pt>
                <c:pt idx="448">
                  <c:v>Ashwin 20, 2062</c:v>
                </c:pt>
                <c:pt idx="449">
                  <c:v>Ashwin 21, 2062</c:v>
                </c:pt>
                <c:pt idx="450">
                  <c:v>Ashwin 22, 2062</c:v>
                </c:pt>
                <c:pt idx="451">
                  <c:v>Ashwin 23, 2062</c:v>
                </c:pt>
                <c:pt idx="452">
                  <c:v>Ashwin 24, 2062</c:v>
                </c:pt>
                <c:pt idx="453">
                  <c:v>Ashwin 25, 2062</c:v>
                </c:pt>
                <c:pt idx="454">
                  <c:v>Ashwin 26, 2062</c:v>
                </c:pt>
                <c:pt idx="455">
                  <c:v>Ashwin 27, 2062</c:v>
                </c:pt>
                <c:pt idx="456">
                  <c:v>Ashwin 28, 2062</c:v>
                </c:pt>
                <c:pt idx="457">
                  <c:v>Ashwin 29, 2062</c:v>
                </c:pt>
                <c:pt idx="458">
                  <c:v>Ashwin 30, 2062</c:v>
                </c:pt>
                <c:pt idx="459">
                  <c:v>Ashwin 31, 2062</c:v>
                </c:pt>
                <c:pt idx="460">
                  <c:v>Kartik 1, 2062</c:v>
                </c:pt>
                <c:pt idx="461">
                  <c:v>Kartik 2, 2062</c:v>
                </c:pt>
                <c:pt idx="462">
                  <c:v>Kartik 3, 2062</c:v>
                </c:pt>
                <c:pt idx="463">
                  <c:v>Kartik 4, 2062</c:v>
                </c:pt>
                <c:pt idx="464">
                  <c:v>Kartik 5, 2062</c:v>
                </c:pt>
                <c:pt idx="465">
                  <c:v>Kartik 6, 2062</c:v>
                </c:pt>
                <c:pt idx="466">
                  <c:v>Kartik 7, 2062</c:v>
                </c:pt>
                <c:pt idx="467">
                  <c:v>Kartik 8, 2062</c:v>
                </c:pt>
                <c:pt idx="468">
                  <c:v>Kartik 9, 2062</c:v>
                </c:pt>
                <c:pt idx="469">
                  <c:v>Kartik 10, 2062</c:v>
                </c:pt>
                <c:pt idx="470">
                  <c:v>Kartik 11, 2062</c:v>
                </c:pt>
                <c:pt idx="471">
                  <c:v>Kartik 12, 2062</c:v>
                </c:pt>
                <c:pt idx="472">
                  <c:v>Kartik 13, 2062</c:v>
                </c:pt>
                <c:pt idx="473">
                  <c:v>Kartik 14, 2062</c:v>
                </c:pt>
                <c:pt idx="474">
                  <c:v>Kartik 15, 2062</c:v>
                </c:pt>
                <c:pt idx="475">
                  <c:v>Kartik 16, 2062</c:v>
                </c:pt>
                <c:pt idx="476">
                  <c:v>Kartik 17, 2062</c:v>
                </c:pt>
                <c:pt idx="477">
                  <c:v>Kartik 18, 2062</c:v>
                </c:pt>
                <c:pt idx="478">
                  <c:v>Kartik 19, 2062</c:v>
                </c:pt>
                <c:pt idx="479">
                  <c:v>Kartik 20, 2062</c:v>
                </c:pt>
                <c:pt idx="480">
                  <c:v>Kartik 21, 2062</c:v>
                </c:pt>
                <c:pt idx="481">
                  <c:v>Kartik 22, 2062</c:v>
                </c:pt>
                <c:pt idx="482">
                  <c:v>Kartik 23, 2062</c:v>
                </c:pt>
                <c:pt idx="483">
                  <c:v>Kartik 24, 2062</c:v>
                </c:pt>
                <c:pt idx="484">
                  <c:v>Kartik 25, 2062</c:v>
                </c:pt>
                <c:pt idx="485">
                  <c:v>Kartik 26, 2062</c:v>
                </c:pt>
                <c:pt idx="486">
                  <c:v>Kartik 27, 2062</c:v>
                </c:pt>
                <c:pt idx="487">
                  <c:v>Kartik 28, 2062</c:v>
                </c:pt>
                <c:pt idx="488">
                  <c:v>Kartik 29, 2062</c:v>
                </c:pt>
                <c:pt idx="489">
                  <c:v>Mangsir 1, 2062</c:v>
                </c:pt>
                <c:pt idx="490">
                  <c:v>Mangsir 2, 2062</c:v>
                </c:pt>
                <c:pt idx="491">
                  <c:v>Mangsir 3, 2062</c:v>
                </c:pt>
                <c:pt idx="492">
                  <c:v>Mangsir 4, 2062</c:v>
                </c:pt>
                <c:pt idx="493">
                  <c:v>Mangsir 5, 2062</c:v>
                </c:pt>
                <c:pt idx="494">
                  <c:v>Mangsir 6, 2062</c:v>
                </c:pt>
                <c:pt idx="495">
                  <c:v>Mangsir 7, 2062</c:v>
                </c:pt>
                <c:pt idx="496">
                  <c:v>Mangsir 8, 2062</c:v>
                </c:pt>
                <c:pt idx="497">
                  <c:v>Mangsir 9, 2062</c:v>
                </c:pt>
                <c:pt idx="498">
                  <c:v>Mangsir 10, 2062</c:v>
                </c:pt>
                <c:pt idx="499">
                  <c:v>Mangsir 11, 2062</c:v>
                </c:pt>
                <c:pt idx="500">
                  <c:v>Mangsir 12, 2062</c:v>
                </c:pt>
                <c:pt idx="501">
                  <c:v>Mangsir 13, 2062</c:v>
                </c:pt>
                <c:pt idx="502">
                  <c:v>Mangsir 14, 2062</c:v>
                </c:pt>
                <c:pt idx="503">
                  <c:v>Mangsir 15, 2062</c:v>
                </c:pt>
                <c:pt idx="504">
                  <c:v>Mangsir 16, 2062</c:v>
                </c:pt>
                <c:pt idx="505">
                  <c:v>Mangsir 17, 2062</c:v>
                </c:pt>
                <c:pt idx="506">
                  <c:v>Mangsir 18, 2062</c:v>
                </c:pt>
                <c:pt idx="507">
                  <c:v>Mangsir 19, 2062</c:v>
                </c:pt>
                <c:pt idx="508">
                  <c:v>Mangsir 20, 2062</c:v>
                </c:pt>
                <c:pt idx="509">
                  <c:v>Mangsir 21, 2062</c:v>
                </c:pt>
                <c:pt idx="510">
                  <c:v>Mangsir 22, 2062</c:v>
                </c:pt>
                <c:pt idx="511">
                  <c:v>Mangsir 23, 2062</c:v>
                </c:pt>
                <c:pt idx="512">
                  <c:v>Mangsir 24, 2062</c:v>
                </c:pt>
                <c:pt idx="513">
                  <c:v>Mangsir 25, 2062</c:v>
                </c:pt>
                <c:pt idx="514">
                  <c:v>Mangsir 26, 2062</c:v>
                </c:pt>
                <c:pt idx="515">
                  <c:v>Mangsir 27, 2062</c:v>
                </c:pt>
                <c:pt idx="516">
                  <c:v>Mangsir 28, 2062</c:v>
                </c:pt>
                <c:pt idx="517">
                  <c:v>Mangsir 29, 2062</c:v>
                </c:pt>
                <c:pt idx="518">
                  <c:v>Mangsir 30, 2062</c:v>
                </c:pt>
                <c:pt idx="519">
                  <c:v>Poush 1, 2062</c:v>
                </c:pt>
                <c:pt idx="520">
                  <c:v>Poush 2, 2062</c:v>
                </c:pt>
                <c:pt idx="521">
                  <c:v>Poush 3, 2062</c:v>
                </c:pt>
                <c:pt idx="522">
                  <c:v>Poush 4, 2062</c:v>
                </c:pt>
                <c:pt idx="523">
                  <c:v>Poush 5, 2062</c:v>
                </c:pt>
                <c:pt idx="524">
                  <c:v>Poush 6, 2062</c:v>
                </c:pt>
                <c:pt idx="525">
                  <c:v>Poush 7, 2062</c:v>
                </c:pt>
                <c:pt idx="526">
                  <c:v>Poush 8, 2062</c:v>
                </c:pt>
                <c:pt idx="527">
                  <c:v>Poush 9, 2062</c:v>
                </c:pt>
                <c:pt idx="528">
                  <c:v>Poush 10, 2062</c:v>
                </c:pt>
                <c:pt idx="529">
                  <c:v>Poush 11, 2062</c:v>
                </c:pt>
                <c:pt idx="530">
                  <c:v>Poush 12, 2062</c:v>
                </c:pt>
                <c:pt idx="531">
                  <c:v>Poush 13, 2062</c:v>
                </c:pt>
                <c:pt idx="532">
                  <c:v>Poush 14, 2062</c:v>
                </c:pt>
                <c:pt idx="533">
                  <c:v>Poush 15, 2062</c:v>
                </c:pt>
                <c:pt idx="534">
                  <c:v>Poush 16, 2062</c:v>
                </c:pt>
                <c:pt idx="535">
                  <c:v>Poush 17, 2062</c:v>
                </c:pt>
                <c:pt idx="536">
                  <c:v>Poush 18, 2062</c:v>
                </c:pt>
                <c:pt idx="537">
                  <c:v>Poush 19, 2062</c:v>
                </c:pt>
                <c:pt idx="538">
                  <c:v>Poush 20, 2062</c:v>
                </c:pt>
                <c:pt idx="539">
                  <c:v>Poush 21, 2062</c:v>
                </c:pt>
                <c:pt idx="540">
                  <c:v>Poush 22, 2062</c:v>
                </c:pt>
                <c:pt idx="541">
                  <c:v>Poush 23, 2062</c:v>
                </c:pt>
                <c:pt idx="542">
                  <c:v>Poush 24, 2062</c:v>
                </c:pt>
                <c:pt idx="543">
                  <c:v>Poush 25, 2062</c:v>
                </c:pt>
                <c:pt idx="544">
                  <c:v>Poush 26, 2062</c:v>
                </c:pt>
                <c:pt idx="545">
                  <c:v>Poush 27, 2062</c:v>
                </c:pt>
                <c:pt idx="546">
                  <c:v>Poush 28, 2062</c:v>
                </c:pt>
                <c:pt idx="547">
                  <c:v>Poush 29, 2062</c:v>
                </c:pt>
                <c:pt idx="548">
                  <c:v>Magh 1, 2062</c:v>
                </c:pt>
                <c:pt idx="549">
                  <c:v>Magh 2, 2062</c:v>
                </c:pt>
                <c:pt idx="550">
                  <c:v>Magh 3, 2062</c:v>
                </c:pt>
                <c:pt idx="551">
                  <c:v>Magh 4, 2062</c:v>
                </c:pt>
                <c:pt idx="552">
                  <c:v>Magh 5, 2062</c:v>
                </c:pt>
                <c:pt idx="553">
                  <c:v>Magh 6, 2062</c:v>
                </c:pt>
                <c:pt idx="554">
                  <c:v>Magh 7, 2062</c:v>
                </c:pt>
                <c:pt idx="555">
                  <c:v>Magh 8, 2062</c:v>
                </c:pt>
                <c:pt idx="556">
                  <c:v>Magh 9, 2062</c:v>
                </c:pt>
                <c:pt idx="557">
                  <c:v>Magh 10, 2062</c:v>
                </c:pt>
                <c:pt idx="558">
                  <c:v>Magh 11, 2062</c:v>
                </c:pt>
                <c:pt idx="559">
                  <c:v>Magh 12, 2062</c:v>
                </c:pt>
                <c:pt idx="560">
                  <c:v>Magh 13, 2062</c:v>
                </c:pt>
                <c:pt idx="561">
                  <c:v>Magh 14, 2062</c:v>
                </c:pt>
                <c:pt idx="562">
                  <c:v>Magh 15, 2062</c:v>
                </c:pt>
                <c:pt idx="563">
                  <c:v>Magh 16, 2062</c:v>
                </c:pt>
                <c:pt idx="564">
                  <c:v>Magh 17, 2062</c:v>
                </c:pt>
                <c:pt idx="565">
                  <c:v>Magh 18, 2062</c:v>
                </c:pt>
                <c:pt idx="566">
                  <c:v>Magh 19, 2062</c:v>
                </c:pt>
                <c:pt idx="567">
                  <c:v>Magh 20, 2062</c:v>
                </c:pt>
                <c:pt idx="568">
                  <c:v>Magh 21, 2062</c:v>
                </c:pt>
                <c:pt idx="569">
                  <c:v>Magh 22, 2062</c:v>
                </c:pt>
                <c:pt idx="570">
                  <c:v>Magh 23, 2062</c:v>
                </c:pt>
                <c:pt idx="571">
                  <c:v>Magh 24, 2062</c:v>
                </c:pt>
                <c:pt idx="572">
                  <c:v>Magh 25, 2062</c:v>
                </c:pt>
                <c:pt idx="573">
                  <c:v>Magh 26, 2062</c:v>
                </c:pt>
                <c:pt idx="574">
                  <c:v>Magh 27, 2062</c:v>
                </c:pt>
                <c:pt idx="575">
                  <c:v>Magh 28, 2062</c:v>
                </c:pt>
                <c:pt idx="576">
                  <c:v>Magh 29, 2062</c:v>
                </c:pt>
                <c:pt idx="577">
                  <c:v>Magh 30, 2062</c:v>
                </c:pt>
                <c:pt idx="578">
                  <c:v>Falgun 1, 2062</c:v>
                </c:pt>
                <c:pt idx="579">
                  <c:v>Falgun 2, 2062</c:v>
                </c:pt>
                <c:pt idx="580">
                  <c:v>Falgun 3, 2062</c:v>
                </c:pt>
                <c:pt idx="581">
                  <c:v>Falgun 4, 2062</c:v>
                </c:pt>
                <c:pt idx="582">
                  <c:v>Falgun 5, 2062</c:v>
                </c:pt>
                <c:pt idx="583">
                  <c:v>Falgun 6, 2062</c:v>
                </c:pt>
                <c:pt idx="584">
                  <c:v>Falgun 7, 2062</c:v>
                </c:pt>
                <c:pt idx="585">
                  <c:v>Falgun 8, 2062</c:v>
                </c:pt>
                <c:pt idx="586">
                  <c:v>Falgun 9, 2062</c:v>
                </c:pt>
                <c:pt idx="587">
                  <c:v>Falgun 10, 2062</c:v>
                </c:pt>
                <c:pt idx="588">
                  <c:v>Falgun 11, 2062</c:v>
                </c:pt>
                <c:pt idx="589">
                  <c:v>Falgun 12, 2062</c:v>
                </c:pt>
                <c:pt idx="590">
                  <c:v>Falgun 13, 2062</c:v>
                </c:pt>
                <c:pt idx="591">
                  <c:v>Falgun 14, 2062</c:v>
                </c:pt>
                <c:pt idx="592">
                  <c:v>Falgun 15, 2062</c:v>
                </c:pt>
                <c:pt idx="593">
                  <c:v>Falgun 16, 2062</c:v>
                </c:pt>
                <c:pt idx="594">
                  <c:v>Falgun 17, 2062</c:v>
                </c:pt>
                <c:pt idx="595">
                  <c:v>Falgun 18, 2062</c:v>
                </c:pt>
                <c:pt idx="596">
                  <c:v>Falgun 19, 2062</c:v>
                </c:pt>
                <c:pt idx="597">
                  <c:v>Falgun 20, 2062</c:v>
                </c:pt>
                <c:pt idx="598">
                  <c:v>Falgun 21, 2062</c:v>
                </c:pt>
                <c:pt idx="599">
                  <c:v>Falgun 22, 2062</c:v>
                </c:pt>
                <c:pt idx="600">
                  <c:v>Falgun 23, 2062</c:v>
                </c:pt>
                <c:pt idx="601">
                  <c:v>Falgun 24, 2062</c:v>
                </c:pt>
                <c:pt idx="602">
                  <c:v>Falgun 25, 2062</c:v>
                </c:pt>
                <c:pt idx="603">
                  <c:v>Falgun 26, 2062</c:v>
                </c:pt>
                <c:pt idx="604">
                  <c:v>Falgun 27, 2062</c:v>
                </c:pt>
                <c:pt idx="605">
                  <c:v>Falgun 28, 2062</c:v>
                </c:pt>
                <c:pt idx="606">
                  <c:v>Falgun 29, 2062</c:v>
                </c:pt>
                <c:pt idx="607">
                  <c:v>Chaitra 1, 2062</c:v>
                </c:pt>
                <c:pt idx="608">
                  <c:v>Chaitra 2, 2062</c:v>
                </c:pt>
                <c:pt idx="609">
                  <c:v>Chaitra 3, 2062</c:v>
                </c:pt>
                <c:pt idx="610">
                  <c:v>Chaitra 4, 2062</c:v>
                </c:pt>
                <c:pt idx="611">
                  <c:v>Chaitra 5, 2062</c:v>
                </c:pt>
                <c:pt idx="612">
                  <c:v>Chaitra 6, 2062</c:v>
                </c:pt>
                <c:pt idx="613">
                  <c:v>Chaitra 7, 2062</c:v>
                </c:pt>
                <c:pt idx="614">
                  <c:v>Chaitra 8, 2062</c:v>
                </c:pt>
                <c:pt idx="615">
                  <c:v>Chaitra 9, 2062</c:v>
                </c:pt>
                <c:pt idx="616">
                  <c:v>Chaitra 10, 2062</c:v>
                </c:pt>
                <c:pt idx="617">
                  <c:v>Chaitra 11, 2062</c:v>
                </c:pt>
                <c:pt idx="618">
                  <c:v>Chaitra 12, 2062</c:v>
                </c:pt>
                <c:pt idx="619">
                  <c:v>Chaitra 13, 2062</c:v>
                </c:pt>
                <c:pt idx="620">
                  <c:v>Chaitra 14, 2062</c:v>
                </c:pt>
                <c:pt idx="621">
                  <c:v>Chaitra 15, 2062</c:v>
                </c:pt>
                <c:pt idx="622">
                  <c:v>Chaitra 16, 2062</c:v>
                </c:pt>
                <c:pt idx="623">
                  <c:v>Chaitra 17, 2062</c:v>
                </c:pt>
                <c:pt idx="624">
                  <c:v>Chaitra 18, 2062</c:v>
                </c:pt>
                <c:pt idx="625">
                  <c:v>Chaitra 19, 2062</c:v>
                </c:pt>
                <c:pt idx="626">
                  <c:v>Chaitra 20, 2062</c:v>
                </c:pt>
                <c:pt idx="627">
                  <c:v>Chaitra 21, 2062</c:v>
                </c:pt>
                <c:pt idx="628">
                  <c:v>Chaitra 22, 2062</c:v>
                </c:pt>
                <c:pt idx="629">
                  <c:v>Chaitra 23, 2062</c:v>
                </c:pt>
                <c:pt idx="630">
                  <c:v>Chaitra 24, 2062</c:v>
                </c:pt>
                <c:pt idx="631">
                  <c:v>Chaitra 25, 2062</c:v>
                </c:pt>
                <c:pt idx="632">
                  <c:v>Chaitra 26, 2062</c:v>
                </c:pt>
                <c:pt idx="633">
                  <c:v>Chaitra 27, 2062</c:v>
                </c:pt>
                <c:pt idx="634">
                  <c:v>Chaitra 28, 2062</c:v>
                </c:pt>
                <c:pt idx="635">
                  <c:v>Chaitra 29, 2062</c:v>
                </c:pt>
                <c:pt idx="636">
                  <c:v>Chaitra 30, 2062</c:v>
                </c:pt>
                <c:pt idx="637">
                  <c:v>Chaitra 31, 2062</c:v>
                </c:pt>
                <c:pt idx="638">
                  <c:v>Baishakh 1, 2063</c:v>
                </c:pt>
                <c:pt idx="639">
                  <c:v>Baishakh 2, 2063</c:v>
                </c:pt>
                <c:pt idx="640">
                  <c:v>Baishakh 3, 2063</c:v>
                </c:pt>
                <c:pt idx="641">
                  <c:v>Baishakh 4, 2063</c:v>
                </c:pt>
                <c:pt idx="642">
                  <c:v>Baishakh 5, 2063</c:v>
                </c:pt>
                <c:pt idx="643">
                  <c:v>Baishakh 6, 2063</c:v>
                </c:pt>
                <c:pt idx="644">
                  <c:v>Baishakh 7, 2063</c:v>
                </c:pt>
                <c:pt idx="645">
                  <c:v>Baishakh 8, 2063</c:v>
                </c:pt>
                <c:pt idx="646">
                  <c:v>Baishakh 9, 2063</c:v>
                </c:pt>
                <c:pt idx="647">
                  <c:v>Baishakh 10, 2063</c:v>
                </c:pt>
                <c:pt idx="648">
                  <c:v>Baishakh 11, 2063</c:v>
                </c:pt>
                <c:pt idx="649">
                  <c:v>Baishakh 12, 2063</c:v>
                </c:pt>
                <c:pt idx="650">
                  <c:v>Baishakh 13, 2063</c:v>
                </c:pt>
                <c:pt idx="651">
                  <c:v>Baishakh 14, 2063</c:v>
                </c:pt>
                <c:pt idx="652">
                  <c:v>Baishakh 15, 2063</c:v>
                </c:pt>
                <c:pt idx="653">
                  <c:v>Baishakh 16, 2063</c:v>
                </c:pt>
                <c:pt idx="654">
                  <c:v>Baishakh 17, 2063</c:v>
                </c:pt>
                <c:pt idx="655">
                  <c:v>Baishakh 18, 2063</c:v>
                </c:pt>
                <c:pt idx="656">
                  <c:v>Baishakh 19, 2063</c:v>
                </c:pt>
                <c:pt idx="657">
                  <c:v>Baishakh 20, 2063</c:v>
                </c:pt>
                <c:pt idx="658">
                  <c:v>Baishakh 21, 2063</c:v>
                </c:pt>
                <c:pt idx="659">
                  <c:v>Baishakh 22, 2063</c:v>
                </c:pt>
                <c:pt idx="660">
                  <c:v>Baishakh 23, 2063</c:v>
                </c:pt>
                <c:pt idx="661">
                  <c:v>Baishakh 24, 2063</c:v>
                </c:pt>
                <c:pt idx="662">
                  <c:v>Baishakh 25, 2063</c:v>
                </c:pt>
                <c:pt idx="663">
                  <c:v>Baishakh 26, 2063</c:v>
                </c:pt>
                <c:pt idx="664">
                  <c:v>Baishakh 27, 2063</c:v>
                </c:pt>
                <c:pt idx="665">
                  <c:v>Baishakh 28, 2063</c:v>
                </c:pt>
                <c:pt idx="666">
                  <c:v>Baishakh 29, 2063</c:v>
                </c:pt>
                <c:pt idx="667">
                  <c:v>Baishakh 30, 2063</c:v>
                </c:pt>
                <c:pt idx="668">
                  <c:v>Baishakh 31, 2063</c:v>
                </c:pt>
                <c:pt idx="669">
                  <c:v>Jestha 1, 2063</c:v>
                </c:pt>
                <c:pt idx="670">
                  <c:v>Jestha 2, 2063</c:v>
                </c:pt>
                <c:pt idx="671">
                  <c:v>Jestha 3, 2063</c:v>
                </c:pt>
                <c:pt idx="672">
                  <c:v>Jestha 4, 2063</c:v>
                </c:pt>
                <c:pt idx="673">
                  <c:v>Jestha 5, 2063</c:v>
                </c:pt>
                <c:pt idx="674">
                  <c:v>Jestha 6, 2063</c:v>
                </c:pt>
                <c:pt idx="675">
                  <c:v>Jestha 7, 2063</c:v>
                </c:pt>
                <c:pt idx="676">
                  <c:v>Jestha 8, 2063</c:v>
                </c:pt>
                <c:pt idx="677">
                  <c:v>Jestha 9, 2063</c:v>
                </c:pt>
                <c:pt idx="678">
                  <c:v>Jestha 10, 2063</c:v>
                </c:pt>
                <c:pt idx="679">
                  <c:v>Jestha 11, 2063</c:v>
                </c:pt>
                <c:pt idx="680">
                  <c:v>Jestha 12, 2063</c:v>
                </c:pt>
                <c:pt idx="681">
                  <c:v>Jestha 13, 2063</c:v>
                </c:pt>
                <c:pt idx="682">
                  <c:v>Jestha 14, 2063</c:v>
                </c:pt>
                <c:pt idx="683">
                  <c:v>Jestha 15, 2063</c:v>
                </c:pt>
                <c:pt idx="684">
                  <c:v>Jestha 16, 2063</c:v>
                </c:pt>
                <c:pt idx="685">
                  <c:v>Jestha 17, 2063</c:v>
                </c:pt>
                <c:pt idx="686">
                  <c:v>Jestha 18, 2063</c:v>
                </c:pt>
                <c:pt idx="687">
                  <c:v>Jestha 19, 2063</c:v>
                </c:pt>
                <c:pt idx="688">
                  <c:v>Jestha 20, 2063</c:v>
                </c:pt>
                <c:pt idx="689">
                  <c:v>Jestha 21, 2063</c:v>
                </c:pt>
                <c:pt idx="690">
                  <c:v>Jestha 22, 2063</c:v>
                </c:pt>
                <c:pt idx="691">
                  <c:v>Jestha 23, 2063</c:v>
                </c:pt>
                <c:pt idx="692">
                  <c:v>Jestha 24, 2063</c:v>
                </c:pt>
                <c:pt idx="693">
                  <c:v>Jestha 25, 2063</c:v>
                </c:pt>
                <c:pt idx="694">
                  <c:v>Jestha 26, 2063</c:v>
                </c:pt>
                <c:pt idx="695">
                  <c:v>Jestha 27, 2063</c:v>
                </c:pt>
                <c:pt idx="696">
                  <c:v>Jestha 28, 2063</c:v>
                </c:pt>
                <c:pt idx="697">
                  <c:v>Jestha 29, 2063</c:v>
                </c:pt>
                <c:pt idx="698">
                  <c:v>Jestha 30, 2063</c:v>
                </c:pt>
                <c:pt idx="699">
                  <c:v>Jestha 31, 2063</c:v>
                </c:pt>
                <c:pt idx="700">
                  <c:v>Ashadh 1, 2063</c:v>
                </c:pt>
                <c:pt idx="701">
                  <c:v>Ashadh 2, 2063</c:v>
                </c:pt>
                <c:pt idx="702">
                  <c:v>Ashadh 3, 2063</c:v>
                </c:pt>
                <c:pt idx="703">
                  <c:v>Ashadh 4, 2063</c:v>
                </c:pt>
                <c:pt idx="704">
                  <c:v>Ashadh 5, 2063</c:v>
                </c:pt>
                <c:pt idx="705">
                  <c:v>Ashadh 6, 2063</c:v>
                </c:pt>
                <c:pt idx="706">
                  <c:v>Ashadh 7, 2063</c:v>
                </c:pt>
                <c:pt idx="707">
                  <c:v>Ashadh 8, 2063</c:v>
                </c:pt>
                <c:pt idx="708">
                  <c:v>Ashadh 9, 2063</c:v>
                </c:pt>
                <c:pt idx="709">
                  <c:v>Ashadh 10, 2063</c:v>
                </c:pt>
                <c:pt idx="710">
                  <c:v>Ashadh 11, 2063</c:v>
                </c:pt>
                <c:pt idx="711">
                  <c:v>Ashadh 12, 2063</c:v>
                </c:pt>
                <c:pt idx="712">
                  <c:v>Ashadh 13, 2063</c:v>
                </c:pt>
                <c:pt idx="713">
                  <c:v>Ashadh 14, 2063</c:v>
                </c:pt>
                <c:pt idx="714">
                  <c:v>Ashadh 15, 2063</c:v>
                </c:pt>
                <c:pt idx="715">
                  <c:v>Ashadh 16, 2063</c:v>
                </c:pt>
                <c:pt idx="716">
                  <c:v>Ashadh 17, 2063</c:v>
                </c:pt>
                <c:pt idx="717">
                  <c:v>Ashadh 18, 2063</c:v>
                </c:pt>
                <c:pt idx="718">
                  <c:v>Ashadh 19, 2063</c:v>
                </c:pt>
                <c:pt idx="719">
                  <c:v>Ashadh 20, 2063</c:v>
                </c:pt>
                <c:pt idx="720">
                  <c:v>Ashadh 21, 2063</c:v>
                </c:pt>
                <c:pt idx="721">
                  <c:v>Ashadh 22, 2063</c:v>
                </c:pt>
                <c:pt idx="722">
                  <c:v>Ashadh 23, 2063</c:v>
                </c:pt>
                <c:pt idx="723">
                  <c:v>Ashadh 24, 2063</c:v>
                </c:pt>
                <c:pt idx="724">
                  <c:v>Ashadh 25, 2063</c:v>
                </c:pt>
                <c:pt idx="725">
                  <c:v>Ashadh 26, 2063</c:v>
                </c:pt>
                <c:pt idx="726">
                  <c:v>Ashadh 27, 2063</c:v>
                </c:pt>
                <c:pt idx="727">
                  <c:v>Ashadh 28, 2063</c:v>
                </c:pt>
                <c:pt idx="728">
                  <c:v>Ashadh 29, 2063</c:v>
                </c:pt>
                <c:pt idx="729">
                  <c:v>Ashadh 30, 2063</c:v>
                </c:pt>
                <c:pt idx="730">
                  <c:v>Ashadh 31, 2063</c:v>
                </c:pt>
                <c:pt idx="731">
                  <c:v>Ashadh 32, 2063</c:v>
                </c:pt>
                <c:pt idx="732">
                  <c:v>Shrawan 1, 2063</c:v>
                </c:pt>
                <c:pt idx="733">
                  <c:v>Shrawan 2, 2063</c:v>
                </c:pt>
                <c:pt idx="734">
                  <c:v>Shrawan 3, 2063</c:v>
                </c:pt>
                <c:pt idx="735">
                  <c:v>Shrawan 4, 2063</c:v>
                </c:pt>
                <c:pt idx="736">
                  <c:v>Shrawan 5, 2063</c:v>
                </c:pt>
                <c:pt idx="737">
                  <c:v>Shrawan 6, 2063</c:v>
                </c:pt>
                <c:pt idx="738">
                  <c:v>Shrawan 7, 2063</c:v>
                </c:pt>
                <c:pt idx="739">
                  <c:v>Shrawan 8, 2063</c:v>
                </c:pt>
                <c:pt idx="740">
                  <c:v>Shrawan 9, 2063</c:v>
                </c:pt>
                <c:pt idx="741">
                  <c:v>Shrawan 10, 2063</c:v>
                </c:pt>
                <c:pt idx="742">
                  <c:v>Shrawan 11, 2063</c:v>
                </c:pt>
                <c:pt idx="743">
                  <c:v>Shrawan 12, 2063</c:v>
                </c:pt>
                <c:pt idx="744">
                  <c:v>Shrawan 13, 2063</c:v>
                </c:pt>
                <c:pt idx="745">
                  <c:v>Shrawan 14, 2063</c:v>
                </c:pt>
                <c:pt idx="746">
                  <c:v>Shrawan 15, 2063</c:v>
                </c:pt>
                <c:pt idx="747">
                  <c:v>Shrawan 16, 2063</c:v>
                </c:pt>
                <c:pt idx="748">
                  <c:v>Shrawan 17, 2063</c:v>
                </c:pt>
                <c:pt idx="749">
                  <c:v>Shrawan 18, 2063</c:v>
                </c:pt>
                <c:pt idx="750">
                  <c:v>Shrawan 19, 2063</c:v>
                </c:pt>
                <c:pt idx="751">
                  <c:v>Shrawan 20, 2063</c:v>
                </c:pt>
                <c:pt idx="752">
                  <c:v>Shrawan 21, 2063</c:v>
                </c:pt>
                <c:pt idx="753">
                  <c:v>Shrawan 22, 2063</c:v>
                </c:pt>
                <c:pt idx="754">
                  <c:v>Shrawan 23, 2063</c:v>
                </c:pt>
                <c:pt idx="755">
                  <c:v>Shrawan 24, 2063</c:v>
                </c:pt>
                <c:pt idx="756">
                  <c:v>Shrawan 25, 2063</c:v>
                </c:pt>
                <c:pt idx="757">
                  <c:v>Shrawan 26, 2063</c:v>
                </c:pt>
                <c:pt idx="758">
                  <c:v>Shrawan 27, 2063</c:v>
                </c:pt>
                <c:pt idx="759">
                  <c:v>Shrawan 28, 2063</c:v>
                </c:pt>
                <c:pt idx="760">
                  <c:v>Shrawan 29, 2063</c:v>
                </c:pt>
                <c:pt idx="761">
                  <c:v>Shrawan 30, 2063</c:v>
                </c:pt>
                <c:pt idx="762">
                  <c:v>Shrawan 31, 2063</c:v>
                </c:pt>
                <c:pt idx="763">
                  <c:v>Shrawan 32, 2063</c:v>
                </c:pt>
                <c:pt idx="764">
                  <c:v>Bhadra 1, 2063</c:v>
                </c:pt>
                <c:pt idx="765">
                  <c:v>Bhadra 2, 2063</c:v>
                </c:pt>
                <c:pt idx="766">
                  <c:v>Bhadra 3, 2063</c:v>
                </c:pt>
                <c:pt idx="767">
                  <c:v>Bhadra 4, 2063</c:v>
                </c:pt>
                <c:pt idx="768">
                  <c:v>Bhadra 5, 2063</c:v>
                </c:pt>
                <c:pt idx="769">
                  <c:v>Bhadra 6, 2063</c:v>
                </c:pt>
                <c:pt idx="770">
                  <c:v>Bhadra 7, 2063</c:v>
                </c:pt>
                <c:pt idx="771">
                  <c:v>Bhadra 8, 2063</c:v>
                </c:pt>
                <c:pt idx="772">
                  <c:v>Bhadra 9, 2063</c:v>
                </c:pt>
                <c:pt idx="773">
                  <c:v>Bhadra 10, 2063</c:v>
                </c:pt>
                <c:pt idx="774">
                  <c:v>Bhadra 11, 2063</c:v>
                </c:pt>
                <c:pt idx="775">
                  <c:v>Bhadra 12, 2063</c:v>
                </c:pt>
                <c:pt idx="776">
                  <c:v>Bhadra 13, 2063</c:v>
                </c:pt>
                <c:pt idx="777">
                  <c:v>Bhadra 14, 2063</c:v>
                </c:pt>
                <c:pt idx="778">
                  <c:v>Bhadra 15, 2063</c:v>
                </c:pt>
                <c:pt idx="779">
                  <c:v>Bhadra 16, 2063</c:v>
                </c:pt>
                <c:pt idx="780">
                  <c:v>Bhadra 17, 2063</c:v>
                </c:pt>
                <c:pt idx="781">
                  <c:v>Bhadra 18, 2063</c:v>
                </c:pt>
                <c:pt idx="782">
                  <c:v>Bhadra 19, 2063</c:v>
                </c:pt>
                <c:pt idx="783">
                  <c:v>Bhadra 20, 2063</c:v>
                </c:pt>
                <c:pt idx="784">
                  <c:v>Bhadra 21, 2063</c:v>
                </c:pt>
                <c:pt idx="785">
                  <c:v>Bhadra 22, 2063</c:v>
                </c:pt>
                <c:pt idx="786">
                  <c:v>Bhadra 23, 2063</c:v>
                </c:pt>
                <c:pt idx="787">
                  <c:v>Bhadra 24, 2063</c:v>
                </c:pt>
                <c:pt idx="788">
                  <c:v>Bhadra 25, 2063</c:v>
                </c:pt>
                <c:pt idx="789">
                  <c:v>Bhadra 26, 2063</c:v>
                </c:pt>
                <c:pt idx="790">
                  <c:v>Bhadra 27, 2063</c:v>
                </c:pt>
                <c:pt idx="791">
                  <c:v>Bhadra 28, 2063</c:v>
                </c:pt>
                <c:pt idx="792">
                  <c:v>Bhadra 29, 2063</c:v>
                </c:pt>
                <c:pt idx="793">
                  <c:v>Bhadra 30, 2063</c:v>
                </c:pt>
                <c:pt idx="794">
                  <c:v>Bhadra 31, 2063</c:v>
                </c:pt>
                <c:pt idx="795">
                  <c:v>Ashwin 1, 2063</c:v>
                </c:pt>
                <c:pt idx="796">
                  <c:v>Ashwin 2, 2063</c:v>
                </c:pt>
                <c:pt idx="797">
                  <c:v>Ashwin 3, 2063</c:v>
                </c:pt>
                <c:pt idx="798">
                  <c:v>Ashwin 4, 2063</c:v>
                </c:pt>
                <c:pt idx="799">
                  <c:v>Ashwin 5, 2063</c:v>
                </c:pt>
                <c:pt idx="800">
                  <c:v>Ashwin 6, 2063</c:v>
                </c:pt>
                <c:pt idx="801">
                  <c:v>Ashwin 7, 2063</c:v>
                </c:pt>
                <c:pt idx="802">
                  <c:v>Ashwin 8, 2063</c:v>
                </c:pt>
                <c:pt idx="803">
                  <c:v>Ashwin 9, 2063</c:v>
                </c:pt>
                <c:pt idx="804">
                  <c:v>Ashwin 10, 2063</c:v>
                </c:pt>
                <c:pt idx="805">
                  <c:v>Ashwin 11, 2063</c:v>
                </c:pt>
                <c:pt idx="806">
                  <c:v>Ashwin 12, 2063</c:v>
                </c:pt>
                <c:pt idx="807">
                  <c:v>Ashwin 13, 2063</c:v>
                </c:pt>
                <c:pt idx="808">
                  <c:v>Ashwin 14, 2063</c:v>
                </c:pt>
                <c:pt idx="809">
                  <c:v>Ashwin 15, 2063</c:v>
                </c:pt>
                <c:pt idx="810">
                  <c:v>Ashwin 16, 2063</c:v>
                </c:pt>
                <c:pt idx="811">
                  <c:v>Ashwin 17, 2063</c:v>
                </c:pt>
                <c:pt idx="812">
                  <c:v>Ashwin 18, 2063</c:v>
                </c:pt>
                <c:pt idx="813">
                  <c:v>Ashwin 19, 2063</c:v>
                </c:pt>
                <c:pt idx="814">
                  <c:v>Ashwin 20, 2063</c:v>
                </c:pt>
                <c:pt idx="815">
                  <c:v>Ashwin 21, 2063</c:v>
                </c:pt>
                <c:pt idx="816">
                  <c:v>Ashwin 22, 2063</c:v>
                </c:pt>
                <c:pt idx="817">
                  <c:v>Ashwin 23, 2063</c:v>
                </c:pt>
                <c:pt idx="818">
                  <c:v>Ashwin 24, 2063</c:v>
                </c:pt>
                <c:pt idx="819">
                  <c:v>Ashwin 25, 2063</c:v>
                </c:pt>
                <c:pt idx="820">
                  <c:v>Ashwin 26, 2063</c:v>
                </c:pt>
                <c:pt idx="821">
                  <c:v>Ashwin 27, 2063</c:v>
                </c:pt>
                <c:pt idx="822">
                  <c:v>Ashwin 28, 2063</c:v>
                </c:pt>
                <c:pt idx="823">
                  <c:v>Ashwin 29, 2063</c:v>
                </c:pt>
                <c:pt idx="824">
                  <c:v>Ashwin 30, 2063</c:v>
                </c:pt>
                <c:pt idx="825">
                  <c:v>Ashwin 31, 2063</c:v>
                </c:pt>
                <c:pt idx="826">
                  <c:v>Kartik 1, 2063</c:v>
                </c:pt>
                <c:pt idx="827">
                  <c:v>Kartik 2, 2063</c:v>
                </c:pt>
                <c:pt idx="828">
                  <c:v>Kartik 3, 2063</c:v>
                </c:pt>
                <c:pt idx="829">
                  <c:v>Kartik 4, 2063</c:v>
                </c:pt>
                <c:pt idx="830">
                  <c:v>Kartik 5, 2063</c:v>
                </c:pt>
                <c:pt idx="831">
                  <c:v>Kartik 6, 2063</c:v>
                </c:pt>
                <c:pt idx="832">
                  <c:v>Kartik 7, 2063</c:v>
                </c:pt>
                <c:pt idx="833">
                  <c:v>Kartik 8, 2063</c:v>
                </c:pt>
                <c:pt idx="834">
                  <c:v>Kartik 9, 2063</c:v>
                </c:pt>
                <c:pt idx="835">
                  <c:v>Kartik 10, 2063</c:v>
                </c:pt>
                <c:pt idx="836">
                  <c:v>Kartik 11, 2063</c:v>
                </c:pt>
                <c:pt idx="837">
                  <c:v>Kartik 12, 2063</c:v>
                </c:pt>
                <c:pt idx="838">
                  <c:v>Kartik 13, 2063</c:v>
                </c:pt>
                <c:pt idx="839">
                  <c:v>Kartik 14, 2063</c:v>
                </c:pt>
                <c:pt idx="840">
                  <c:v>Kartik 15, 2063</c:v>
                </c:pt>
                <c:pt idx="841">
                  <c:v>Kartik 16, 2063</c:v>
                </c:pt>
                <c:pt idx="842">
                  <c:v>Kartik 17, 2063</c:v>
                </c:pt>
                <c:pt idx="843">
                  <c:v>Kartik 18, 2063</c:v>
                </c:pt>
                <c:pt idx="844">
                  <c:v>Kartik 19, 2063</c:v>
                </c:pt>
                <c:pt idx="845">
                  <c:v>Kartik 20, 2063</c:v>
                </c:pt>
                <c:pt idx="846">
                  <c:v>Kartik 21, 2063</c:v>
                </c:pt>
                <c:pt idx="847">
                  <c:v>Kartik 22, 2063</c:v>
                </c:pt>
                <c:pt idx="848">
                  <c:v>Kartik 23, 2063</c:v>
                </c:pt>
                <c:pt idx="849">
                  <c:v>Kartik 24, 2063</c:v>
                </c:pt>
                <c:pt idx="850">
                  <c:v>Kartik 25, 2063</c:v>
                </c:pt>
                <c:pt idx="851">
                  <c:v>Kartik 26, 2063</c:v>
                </c:pt>
                <c:pt idx="852">
                  <c:v>Kartik 27, 2063</c:v>
                </c:pt>
                <c:pt idx="853">
                  <c:v>Kartik 28, 2063</c:v>
                </c:pt>
                <c:pt idx="854">
                  <c:v>Kartik 29, 2063</c:v>
                </c:pt>
                <c:pt idx="855">
                  <c:v>Kartik 30, 2063</c:v>
                </c:pt>
                <c:pt idx="856">
                  <c:v>Mangsir 1, 2063</c:v>
                </c:pt>
                <c:pt idx="857">
                  <c:v>Mangsir 2, 2063</c:v>
                </c:pt>
                <c:pt idx="858">
                  <c:v>Mangsir 3, 2063</c:v>
                </c:pt>
                <c:pt idx="859">
                  <c:v>Mangsir 4, 2063</c:v>
                </c:pt>
                <c:pt idx="860">
                  <c:v>Mangsir 5, 2063</c:v>
                </c:pt>
                <c:pt idx="861">
                  <c:v>Mangsir 6, 2063</c:v>
                </c:pt>
                <c:pt idx="862">
                  <c:v>Mangsir 7, 2063</c:v>
                </c:pt>
                <c:pt idx="863">
                  <c:v>Mangsir 8, 2063</c:v>
                </c:pt>
                <c:pt idx="864">
                  <c:v>Mangsir 9, 2063</c:v>
                </c:pt>
                <c:pt idx="865">
                  <c:v>Mangsir 10, 2063</c:v>
                </c:pt>
                <c:pt idx="866">
                  <c:v>Mangsir 11, 2063</c:v>
                </c:pt>
                <c:pt idx="867">
                  <c:v>Mangsir 12, 2063</c:v>
                </c:pt>
                <c:pt idx="868">
                  <c:v>Mangsir 13, 2063</c:v>
                </c:pt>
                <c:pt idx="869">
                  <c:v>Mangsir 14, 2063</c:v>
                </c:pt>
                <c:pt idx="870">
                  <c:v>Mangsir 15, 2063</c:v>
                </c:pt>
                <c:pt idx="871">
                  <c:v>Mangsir 16, 2063</c:v>
                </c:pt>
                <c:pt idx="872">
                  <c:v>Mangsir 17, 2063</c:v>
                </c:pt>
                <c:pt idx="873">
                  <c:v>Mangsir 18, 2063</c:v>
                </c:pt>
                <c:pt idx="874">
                  <c:v>Mangsir 19, 2063</c:v>
                </c:pt>
                <c:pt idx="875">
                  <c:v>Mangsir 20, 2063</c:v>
                </c:pt>
                <c:pt idx="876">
                  <c:v>Mangsir 21, 2063</c:v>
                </c:pt>
                <c:pt idx="877">
                  <c:v>Mangsir 22, 2063</c:v>
                </c:pt>
                <c:pt idx="878">
                  <c:v>Mangsir 23, 2063</c:v>
                </c:pt>
                <c:pt idx="879">
                  <c:v>Mangsir 24, 2063</c:v>
                </c:pt>
                <c:pt idx="880">
                  <c:v>Mangsir 25, 2063</c:v>
                </c:pt>
                <c:pt idx="881">
                  <c:v>Mangsir 26, 2063</c:v>
                </c:pt>
                <c:pt idx="882">
                  <c:v>Mangsir 27, 2063</c:v>
                </c:pt>
                <c:pt idx="883">
                  <c:v>Mangsir 28, 2063</c:v>
                </c:pt>
                <c:pt idx="884">
                  <c:v>Mangsir 29, 2063</c:v>
                </c:pt>
                <c:pt idx="885">
                  <c:v>Poush 1, 2063</c:v>
                </c:pt>
                <c:pt idx="886">
                  <c:v>Poush 2, 2063</c:v>
                </c:pt>
                <c:pt idx="887">
                  <c:v>Poush 3, 2063</c:v>
                </c:pt>
                <c:pt idx="888">
                  <c:v>Poush 4, 2063</c:v>
                </c:pt>
                <c:pt idx="889">
                  <c:v>Poush 5, 2063</c:v>
                </c:pt>
                <c:pt idx="890">
                  <c:v>Poush 6, 2063</c:v>
                </c:pt>
                <c:pt idx="891">
                  <c:v>Poush 7, 2063</c:v>
                </c:pt>
                <c:pt idx="892">
                  <c:v>Poush 8, 2063</c:v>
                </c:pt>
                <c:pt idx="893">
                  <c:v>Poush 9, 2063</c:v>
                </c:pt>
                <c:pt idx="894">
                  <c:v>Poush 10, 2063</c:v>
                </c:pt>
                <c:pt idx="895">
                  <c:v>Poush 11, 2063</c:v>
                </c:pt>
                <c:pt idx="896">
                  <c:v>Poush 12, 2063</c:v>
                </c:pt>
                <c:pt idx="897">
                  <c:v>Poush 13, 2063</c:v>
                </c:pt>
                <c:pt idx="898">
                  <c:v>Poush 14, 2063</c:v>
                </c:pt>
                <c:pt idx="899">
                  <c:v>Poush 15, 2063</c:v>
                </c:pt>
                <c:pt idx="900">
                  <c:v>Poush 16, 2063</c:v>
                </c:pt>
                <c:pt idx="901">
                  <c:v>Poush 17, 2063</c:v>
                </c:pt>
                <c:pt idx="902">
                  <c:v>Poush 18, 2063</c:v>
                </c:pt>
                <c:pt idx="903">
                  <c:v>Poush 19, 2063</c:v>
                </c:pt>
                <c:pt idx="904">
                  <c:v>Poush 20, 2063</c:v>
                </c:pt>
                <c:pt idx="905">
                  <c:v>Poush 21, 2063</c:v>
                </c:pt>
                <c:pt idx="906">
                  <c:v>Poush 22, 2063</c:v>
                </c:pt>
                <c:pt idx="907">
                  <c:v>Poush 23, 2063</c:v>
                </c:pt>
                <c:pt idx="908">
                  <c:v>Poush 24, 2063</c:v>
                </c:pt>
                <c:pt idx="909">
                  <c:v>Poush 25, 2063</c:v>
                </c:pt>
                <c:pt idx="910">
                  <c:v>Poush 26, 2063</c:v>
                </c:pt>
                <c:pt idx="911">
                  <c:v>Poush 27, 2063</c:v>
                </c:pt>
                <c:pt idx="912">
                  <c:v>Poush 28, 2063</c:v>
                </c:pt>
                <c:pt idx="913">
                  <c:v>Poush 29, 2063</c:v>
                </c:pt>
                <c:pt idx="914">
                  <c:v>Poush 30, 2063</c:v>
                </c:pt>
                <c:pt idx="915">
                  <c:v>Magh 1, 2063</c:v>
                </c:pt>
                <c:pt idx="916">
                  <c:v>Magh 2, 2063</c:v>
                </c:pt>
                <c:pt idx="917">
                  <c:v>Magh 3, 2063</c:v>
                </c:pt>
                <c:pt idx="918">
                  <c:v>Magh 4, 2063</c:v>
                </c:pt>
                <c:pt idx="919">
                  <c:v>Magh 5, 2063</c:v>
                </c:pt>
                <c:pt idx="920">
                  <c:v>Magh 6, 2063</c:v>
                </c:pt>
                <c:pt idx="921">
                  <c:v>Magh 7, 2063</c:v>
                </c:pt>
                <c:pt idx="922">
                  <c:v>Magh 8, 2063</c:v>
                </c:pt>
                <c:pt idx="923">
                  <c:v>Magh 9, 2063</c:v>
                </c:pt>
                <c:pt idx="924">
                  <c:v>Magh 10, 2063</c:v>
                </c:pt>
                <c:pt idx="925">
                  <c:v>Magh 11, 2063</c:v>
                </c:pt>
                <c:pt idx="926">
                  <c:v>Magh 12, 2063</c:v>
                </c:pt>
                <c:pt idx="927">
                  <c:v>Magh 13, 2063</c:v>
                </c:pt>
                <c:pt idx="928">
                  <c:v>Magh 14, 2063</c:v>
                </c:pt>
                <c:pt idx="929">
                  <c:v>Magh 15, 2063</c:v>
                </c:pt>
                <c:pt idx="930">
                  <c:v>Magh 16, 2063</c:v>
                </c:pt>
                <c:pt idx="931">
                  <c:v>Magh 17, 2063</c:v>
                </c:pt>
                <c:pt idx="932">
                  <c:v>Magh 18, 2063</c:v>
                </c:pt>
                <c:pt idx="933">
                  <c:v>Magh 19, 2063</c:v>
                </c:pt>
                <c:pt idx="934">
                  <c:v>Magh 20, 2063</c:v>
                </c:pt>
                <c:pt idx="935">
                  <c:v>Magh 21, 2063</c:v>
                </c:pt>
                <c:pt idx="936">
                  <c:v>Magh 22, 2063</c:v>
                </c:pt>
                <c:pt idx="937">
                  <c:v>Magh 23, 2063</c:v>
                </c:pt>
                <c:pt idx="938">
                  <c:v>Magh 24, 2063</c:v>
                </c:pt>
                <c:pt idx="939">
                  <c:v>Magh 25, 2063</c:v>
                </c:pt>
                <c:pt idx="940">
                  <c:v>Magh 26, 2063</c:v>
                </c:pt>
                <c:pt idx="941">
                  <c:v>Magh 27, 2063</c:v>
                </c:pt>
                <c:pt idx="942">
                  <c:v>Magh 28, 2063</c:v>
                </c:pt>
                <c:pt idx="943">
                  <c:v>Magh 29, 2063</c:v>
                </c:pt>
                <c:pt idx="944">
                  <c:v>Falgun 1, 2063</c:v>
                </c:pt>
                <c:pt idx="945">
                  <c:v>Falgun 2, 2063</c:v>
                </c:pt>
                <c:pt idx="946">
                  <c:v>Falgun 3, 2063</c:v>
                </c:pt>
                <c:pt idx="947">
                  <c:v>Falgun 4, 2063</c:v>
                </c:pt>
                <c:pt idx="948">
                  <c:v>Falgun 5, 2063</c:v>
                </c:pt>
                <c:pt idx="949">
                  <c:v>Falgun 6, 2063</c:v>
                </c:pt>
                <c:pt idx="950">
                  <c:v>Falgun 7, 2063</c:v>
                </c:pt>
                <c:pt idx="951">
                  <c:v>Falgun 8, 2063</c:v>
                </c:pt>
                <c:pt idx="952">
                  <c:v>Falgun 9, 2063</c:v>
                </c:pt>
                <c:pt idx="953">
                  <c:v>Falgun 10, 2063</c:v>
                </c:pt>
                <c:pt idx="954">
                  <c:v>Falgun 11, 2063</c:v>
                </c:pt>
                <c:pt idx="955">
                  <c:v>Falgun 12, 2063</c:v>
                </c:pt>
                <c:pt idx="956">
                  <c:v>Falgun 13, 2063</c:v>
                </c:pt>
                <c:pt idx="957">
                  <c:v>Falgun 14, 2063</c:v>
                </c:pt>
                <c:pt idx="958">
                  <c:v>Falgun 15, 2063</c:v>
                </c:pt>
                <c:pt idx="959">
                  <c:v>Falgun 16, 2063</c:v>
                </c:pt>
                <c:pt idx="960">
                  <c:v>Falgun 17, 2063</c:v>
                </c:pt>
                <c:pt idx="961">
                  <c:v>Falgun 18, 2063</c:v>
                </c:pt>
                <c:pt idx="962">
                  <c:v>Falgun 19, 2063</c:v>
                </c:pt>
                <c:pt idx="963">
                  <c:v>Falgun 20, 2063</c:v>
                </c:pt>
                <c:pt idx="964">
                  <c:v>Falgun 21, 2063</c:v>
                </c:pt>
                <c:pt idx="965">
                  <c:v>Falgun 22, 2063</c:v>
                </c:pt>
                <c:pt idx="966">
                  <c:v>Falgun 23, 2063</c:v>
                </c:pt>
                <c:pt idx="967">
                  <c:v>Falgun 24, 2063</c:v>
                </c:pt>
                <c:pt idx="968">
                  <c:v>Falgun 25, 2063</c:v>
                </c:pt>
                <c:pt idx="969">
                  <c:v>Falgun 26, 2063</c:v>
                </c:pt>
                <c:pt idx="970">
                  <c:v>Falgun 27, 2063</c:v>
                </c:pt>
                <c:pt idx="971">
                  <c:v>Falgun 28, 2063</c:v>
                </c:pt>
                <c:pt idx="972">
                  <c:v>Falgun 29, 2063</c:v>
                </c:pt>
                <c:pt idx="973">
                  <c:v>Falgun 30, 2063</c:v>
                </c:pt>
                <c:pt idx="974">
                  <c:v>Chaitra 1, 2063</c:v>
                </c:pt>
                <c:pt idx="975">
                  <c:v>Chaitra 2, 2063</c:v>
                </c:pt>
                <c:pt idx="976">
                  <c:v>Chaitra 3, 2063</c:v>
                </c:pt>
                <c:pt idx="977">
                  <c:v>Chaitra 4, 2063</c:v>
                </c:pt>
                <c:pt idx="978">
                  <c:v>Chaitra 5, 2063</c:v>
                </c:pt>
                <c:pt idx="979">
                  <c:v>Chaitra 6, 2063</c:v>
                </c:pt>
                <c:pt idx="980">
                  <c:v>Chaitra 7, 2063</c:v>
                </c:pt>
                <c:pt idx="981">
                  <c:v>Chaitra 8, 2063</c:v>
                </c:pt>
                <c:pt idx="982">
                  <c:v>Chaitra 9, 2063</c:v>
                </c:pt>
                <c:pt idx="983">
                  <c:v>Chaitra 10, 2063</c:v>
                </c:pt>
                <c:pt idx="984">
                  <c:v>Chaitra 11, 2063</c:v>
                </c:pt>
                <c:pt idx="985">
                  <c:v>Chaitra 12, 2063</c:v>
                </c:pt>
                <c:pt idx="986">
                  <c:v>Chaitra 13, 2063</c:v>
                </c:pt>
                <c:pt idx="987">
                  <c:v>Chaitra 14, 2063</c:v>
                </c:pt>
                <c:pt idx="988">
                  <c:v>Chaitra 15, 2063</c:v>
                </c:pt>
                <c:pt idx="989">
                  <c:v>Chaitra 16, 2063</c:v>
                </c:pt>
                <c:pt idx="990">
                  <c:v>Chaitra 17, 2063</c:v>
                </c:pt>
                <c:pt idx="991">
                  <c:v>Chaitra 18, 2063</c:v>
                </c:pt>
                <c:pt idx="992">
                  <c:v>Chaitra 19, 2063</c:v>
                </c:pt>
                <c:pt idx="993">
                  <c:v>Chaitra 20, 2063</c:v>
                </c:pt>
                <c:pt idx="994">
                  <c:v>Chaitra 21, 2063</c:v>
                </c:pt>
                <c:pt idx="995">
                  <c:v>Chaitra 22, 2063</c:v>
                </c:pt>
                <c:pt idx="996">
                  <c:v>Chaitra 23, 2063</c:v>
                </c:pt>
                <c:pt idx="997">
                  <c:v>Chaitra 24, 2063</c:v>
                </c:pt>
                <c:pt idx="998">
                  <c:v>Chaitra 25, 2063</c:v>
                </c:pt>
                <c:pt idx="999">
                  <c:v>Chaitra 26, 2063</c:v>
                </c:pt>
                <c:pt idx="1000">
                  <c:v>Chaitra 27, 2063</c:v>
                </c:pt>
                <c:pt idx="1001">
                  <c:v>Chaitra 28, 2063</c:v>
                </c:pt>
                <c:pt idx="1002">
                  <c:v>Chaitra 29, 2063</c:v>
                </c:pt>
                <c:pt idx="1003">
                  <c:v>Chaitra 30, 2063</c:v>
                </c:pt>
                <c:pt idx="1004">
                  <c:v>Baishakh 1, 2064</c:v>
                </c:pt>
                <c:pt idx="1005">
                  <c:v>Baishakh 2, 2064</c:v>
                </c:pt>
                <c:pt idx="1006">
                  <c:v>Baishakh 3, 2064</c:v>
                </c:pt>
                <c:pt idx="1007">
                  <c:v>Baishakh 4, 2064</c:v>
                </c:pt>
                <c:pt idx="1008">
                  <c:v>Baishakh 5, 2064</c:v>
                </c:pt>
                <c:pt idx="1009">
                  <c:v>Baishakh 6, 2064</c:v>
                </c:pt>
                <c:pt idx="1010">
                  <c:v>Baishakh 7, 2064</c:v>
                </c:pt>
                <c:pt idx="1011">
                  <c:v>Baishakh 8, 2064</c:v>
                </c:pt>
                <c:pt idx="1012">
                  <c:v>Baishakh 9, 2064</c:v>
                </c:pt>
                <c:pt idx="1013">
                  <c:v>Baishakh 10, 2064</c:v>
                </c:pt>
                <c:pt idx="1014">
                  <c:v>Baishakh 11, 2064</c:v>
                </c:pt>
                <c:pt idx="1015">
                  <c:v>Baishakh 12, 2064</c:v>
                </c:pt>
                <c:pt idx="1016">
                  <c:v>Baishakh 13, 2064</c:v>
                </c:pt>
                <c:pt idx="1017">
                  <c:v>Baishakh 14, 2064</c:v>
                </c:pt>
                <c:pt idx="1018">
                  <c:v>Baishakh 15, 2064</c:v>
                </c:pt>
                <c:pt idx="1019">
                  <c:v>Baishakh 16, 2064</c:v>
                </c:pt>
                <c:pt idx="1020">
                  <c:v>Baishakh 17, 2064</c:v>
                </c:pt>
                <c:pt idx="1021">
                  <c:v>Baishakh 18, 2064</c:v>
                </c:pt>
                <c:pt idx="1022">
                  <c:v>Baishakh 19, 2064</c:v>
                </c:pt>
                <c:pt idx="1023">
                  <c:v>Baishakh 20, 2064</c:v>
                </c:pt>
                <c:pt idx="1024">
                  <c:v>Baishakh 21, 2064</c:v>
                </c:pt>
                <c:pt idx="1025">
                  <c:v>Baishakh 22, 2064</c:v>
                </c:pt>
                <c:pt idx="1026">
                  <c:v>Baishakh 23, 2064</c:v>
                </c:pt>
                <c:pt idx="1027">
                  <c:v>Baishakh 24, 2064</c:v>
                </c:pt>
                <c:pt idx="1028">
                  <c:v>Baishakh 25, 2064</c:v>
                </c:pt>
                <c:pt idx="1029">
                  <c:v>Baishakh 26, 2064</c:v>
                </c:pt>
                <c:pt idx="1030">
                  <c:v>Baishakh 27, 2064</c:v>
                </c:pt>
                <c:pt idx="1031">
                  <c:v>Baishakh 28, 2064</c:v>
                </c:pt>
                <c:pt idx="1032">
                  <c:v>Baishakh 29, 2064</c:v>
                </c:pt>
                <c:pt idx="1033">
                  <c:v>Baishakh 30, 2064</c:v>
                </c:pt>
                <c:pt idx="1034">
                  <c:v>Baishakh 31, 2064</c:v>
                </c:pt>
                <c:pt idx="1035">
                  <c:v>Jestha 1, 2064</c:v>
                </c:pt>
                <c:pt idx="1036">
                  <c:v>Jestha 2, 2064</c:v>
                </c:pt>
                <c:pt idx="1037">
                  <c:v>Jestha 3, 2064</c:v>
                </c:pt>
                <c:pt idx="1038">
                  <c:v>Jestha 4, 2064</c:v>
                </c:pt>
                <c:pt idx="1039">
                  <c:v>Jestha 5, 2064</c:v>
                </c:pt>
                <c:pt idx="1040">
                  <c:v>Jestha 6, 2064</c:v>
                </c:pt>
                <c:pt idx="1041">
                  <c:v>Jestha 7, 2064</c:v>
                </c:pt>
                <c:pt idx="1042">
                  <c:v>Jestha 8, 2064</c:v>
                </c:pt>
                <c:pt idx="1043">
                  <c:v>Jestha 9, 2064</c:v>
                </c:pt>
                <c:pt idx="1044">
                  <c:v>Jestha 10, 2064</c:v>
                </c:pt>
                <c:pt idx="1045">
                  <c:v>Jestha 11, 2064</c:v>
                </c:pt>
                <c:pt idx="1046">
                  <c:v>Jestha 12, 2064</c:v>
                </c:pt>
                <c:pt idx="1047">
                  <c:v>Jestha 13, 2064</c:v>
                </c:pt>
                <c:pt idx="1048">
                  <c:v>Jestha 14, 2064</c:v>
                </c:pt>
                <c:pt idx="1049">
                  <c:v>Jestha 15, 2064</c:v>
                </c:pt>
                <c:pt idx="1050">
                  <c:v>Jestha 16, 2064</c:v>
                </c:pt>
                <c:pt idx="1051">
                  <c:v>Jestha 17, 2064</c:v>
                </c:pt>
                <c:pt idx="1052">
                  <c:v>Jestha 18, 2064</c:v>
                </c:pt>
                <c:pt idx="1053">
                  <c:v>Jestha 19, 2064</c:v>
                </c:pt>
                <c:pt idx="1054">
                  <c:v>Jestha 20, 2064</c:v>
                </c:pt>
                <c:pt idx="1055">
                  <c:v>Jestha 21, 2064</c:v>
                </c:pt>
                <c:pt idx="1056">
                  <c:v>Jestha 22, 2064</c:v>
                </c:pt>
                <c:pt idx="1057">
                  <c:v>Jestha 23, 2064</c:v>
                </c:pt>
                <c:pt idx="1058">
                  <c:v>Jestha 24, 2064</c:v>
                </c:pt>
                <c:pt idx="1059">
                  <c:v>Jestha 25, 2064</c:v>
                </c:pt>
                <c:pt idx="1060">
                  <c:v>Jestha 26, 2064</c:v>
                </c:pt>
                <c:pt idx="1061">
                  <c:v>Jestha 27, 2064</c:v>
                </c:pt>
                <c:pt idx="1062">
                  <c:v>Jestha 28, 2064</c:v>
                </c:pt>
                <c:pt idx="1063">
                  <c:v>Jestha 29, 2064</c:v>
                </c:pt>
                <c:pt idx="1064">
                  <c:v>Jestha 30, 2064</c:v>
                </c:pt>
                <c:pt idx="1065">
                  <c:v>Jestha 31, 2064</c:v>
                </c:pt>
                <c:pt idx="1066">
                  <c:v>Ashadh 1, 2064</c:v>
                </c:pt>
                <c:pt idx="1067">
                  <c:v>Ashadh 2, 2064</c:v>
                </c:pt>
                <c:pt idx="1068">
                  <c:v>Ashadh 3, 2064</c:v>
                </c:pt>
                <c:pt idx="1069">
                  <c:v>Ashadh 4, 2064</c:v>
                </c:pt>
                <c:pt idx="1070">
                  <c:v>Ashadh 5, 2064</c:v>
                </c:pt>
                <c:pt idx="1071">
                  <c:v>Ashadh 6, 2064</c:v>
                </c:pt>
                <c:pt idx="1072">
                  <c:v>Ashadh 7, 2064</c:v>
                </c:pt>
                <c:pt idx="1073">
                  <c:v>Ashadh 8, 2064</c:v>
                </c:pt>
                <c:pt idx="1074">
                  <c:v>Ashadh 9, 2064</c:v>
                </c:pt>
                <c:pt idx="1075">
                  <c:v>Ashadh 10, 2064</c:v>
                </c:pt>
                <c:pt idx="1076">
                  <c:v>Ashadh 11, 2064</c:v>
                </c:pt>
                <c:pt idx="1077">
                  <c:v>Ashadh 12, 2064</c:v>
                </c:pt>
                <c:pt idx="1078">
                  <c:v>Ashadh 13, 2064</c:v>
                </c:pt>
                <c:pt idx="1079">
                  <c:v>Ashadh 14, 2064</c:v>
                </c:pt>
                <c:pt idx="1080">
                  <c:v>Ashadh 15, 2064</c:v>
                </c:pt>
                <c:pt idx="1081">
                  <c:v>Ashadh 16, 2064</c:v>
                </c:pt>
                <c:pt idx="1082">
                  <c:v>Ashadh 17, 2064</c:v>
                </c:pt>
                <c:pt idx="1083">
                  <c:v>Ashadh 18, 2064</c:v>
                </c:pt>
                <c:pt idx="1084">
                  <c:v>Ashadh 19, 2064</c:v>
                </c:pt>
                <c:pt idx="1085">
                  <c:v>Ashadh 20, 2064</c:v>
                </c:pt>
                <c:pt idx="1086">
                  <c:v>Ashadh 21, 2064</c:v>
                </c:pt>
                <c:pt idx="1087">
                  <c:v>Ashadh 22, 2064</c:v>
                </c:pt>
                <c:pt idx="1088">
                  <c:v>Ashadh 23, 2064</c:v>
                </c:pt>
                <c:pt idx="1089">
                  <c:v>Ashadh 24, 2064</c:v>
                </c:pt>
                <c:pt idx="1090">
                  <c:v>Ashadh 25, 2064</c:v>
                </c:pt>
                <c:pt idx="1091">
                  <c:v>Ashadh 26, 2064</c:v>
                </c:pt>
                <c:pt idx="1092">
                  <c:v>Ashadh 27, 2064</c:v>
                </c:pt>
                <c:pt idx="1093">
                  <c:v>Ashadh 28, 2064</c:v>
                </c:pt>
                <c:pt idx="1094">
                  <c:v>Ashadh 29, 2064</c:v>
                </c:pt>
                <c:pt idx="1095">
                  <c:v>Ashadh 30, 2064</c:v>
                </c:pt>
                <c:pt idx="1096">
                  <c:v>Ashadh 31, 2064</c:v>
                </c:pt>
                <c:pt idx="1097">
                  <c:v>Ashadh 32, 2064</c:v>
                </c:pt>
                <c:pt idx="1098">
                  <c:v>Shrawan 1, 2064</c:v>
                </c:pt>
                <c:pt idx="1099">
                  <c:v>Shrawan 2, 2064</c:v>
                </c:pt>
                <c:pt idx="1100">
                  <c:v>Shrawan 3, 2064</c:v>
                </c:pt>
                <c:pt idx="1101">
                  <c:v>Shrawan 4, 2064</c:v>
                </c:pt>
                <c:pt idx="1102">
                  <c:v>Shrawan 5, 2064</c:v>
                </c:pt>
                <c:pt idx="1103">
                  <c:v>Shrawan 6, 2064</c:v>
                </c:pt>
                <c:pt idx="1104">
                  <c:v>Shrawan 7, 2064</c:v>
                </c:pt>
                <c:pt idx="1105">
                  <c:v>Shrawan 8, 2064</c:v>
                </c:pt>
                <c:pt idx="1106">
                  <c:v>Shrawan 9, 2064</c:v>
                </c:pt>
                <c:pt idx="1107">
                  <c:v>Shrawan 10, 2064</c:v>
                </c:pt>
                <c:pt idx="1108">
                  <c:v>Shrawan 11, 2064</c:v>
                </c:pt>
                <c:pt idx="1109">
                  <c:v>Shrawan 12, 2064</c:v>
                </c:pt>
                <c:pt idx="1110">
                  <c:v>Shrawan 13, 2064</c:v>
                </c:pt>
                <c:pt idx="1111">
                  <c:v>Shrawan 14, 2064</c:v>
                </c:pt>
                <c:pt idx="1112">
                  <c:v>Shrawan 15, 2064</c:v>
                </c:pt>
                <c:pt idx="1113">
                  <c:v>Shrawan 16, 2064</c:v>
                </c:pt>
                <c:pt idx="1114">
                  <c:v>Shrawan 17, 2064</c:v>
                </c:pt>
                <c:pt idx="1115">
                  <c:v>Shrawan 18, 2064</c:v>
                </c:pt>
                <c:pt idx="1116">
                  <c:v>Shrawan 19, 2064</c:v>
                </c:pt>
                <c:pt idx="1117">
                  <c:v>Shrawan 20, 2064</c:v>
                </c:pt>
                <c:pt idx="1118">
                  <c:v>Shrawan 21, 2064</c:v>
                </c:pt>
                <c:pt idx="1119">
                  <c:v>Shrawan 22, 2064</c:v>
                </c:pt>
                <c:pt idx="1120">
                  <c:v>Shrawan 23, 2064</c:v>
                </c:pt>
                <c:pt idx="1121">
                  <c:v>Shrawan 24, 2064</c:v>
                </c:pt>
                <c:pt idx="1122">
                  <c:v>Shrawan 25, 2064</c:v>
                </c:pt>
                <c:pt idx="1123">
                  <c:v>Shrawan 26, 2064</c:v>
                </c:pt>
                <c:pt idx="1124">
                  <c:v>Shrawan 27, 2064</c:v>
                </c:pt>
                <c:pt idx="1125">
                  <c:v>Shrawan 28, 2064</c:v>
                </c:pt>
                <c:pt idx="1126">
                  <c:v>Shrawan 29, 2064</c:v>
                </c:pt>
                <c:pt idx="1127">
                  <c:v>Shrawan 30, 2064</c:v>
                </c:pt>
                <c:pt idx="1128">
                  <c:v>Shrawan 31, 2064</c:v>
                </c:pt>
                <c:pt idx="1129">
                  <c:v>Shrawan 32, 2064</c:v>
                </c:pt>
                <c:pt idx="1130">
                  <c:v>Bhadra 1, 2064</c:v>
                </c:pt>
                <c:pt idx="1131">
                  <c:v>Bhadra 2, 2064</c:v>
                </c:pt>
                <c:pt idx="1132">
                  <c:v>Bhadra 3, 2064</c:v>
                </c:pt>
                <c:pt idx="1133">
                  <c:v>Bhadra 4, 2064</c:v>
                </c:pt>
                <c:pt idx="1134">
                  <c:v>Bhadra 5, 2064</c:v>
                </c:pt>
                <c:pt idx="1135">
                  <c:v>Bhadra 6, 2064</c:v>
                </c:pt>
                <c:pt idx="1136">
                  <c:v>Bhadra 7, 2064</c:v>
                </c:pt>
                <c:pt idx="1137">
                  <c:v>Bhadra 8, 2064</c:v>
                </c:pt>
                <c:pt idx="1138">
                  <c:v>Bhadra 9, 2064</c:v>
                </c:pt>
                <c:pt idx="1139">
                  <c:v>Bhadra 10, 2064</c:v>
                </c:pt>
                <c:pt idx="1140">
                  <c:v>Bhadra 11, 2064</c:v>
                </c:pt>
                <c:pt idx="1141">
                  <c:v>Bhadra 12, 2064</c:v>
                </c:pt>
                <c:pt idx="1142">
                  <c:v>Bhadra 13, 2064</c:v>
                </c:pt>
                <c:pt idx="1143">
                  <c:v>Bhadra 14, 2064</c:v>
                </c:pt>
                <c:pt idx="1144">
                  <c:v>Bhadra 15, 2064</c:v>
                </c:pt>
                <c:pt idx="1145">
                  <c:v>Bhadra 16, 2064</c:v>
                </c:pt>
                <c:pt idx="1146">
                  <c:v>Bhadra 17, 2064</c:v>
                </c:pt>
                <c:pt idx="1147">
                  <c:v>Bhadra 18, 2064</c:v>
                </c:pt>
                <c:pt idx="1148">
                  <c:v>Bhadra 19, 2064</c:v>
                </c:pt>
                <c:pt idx="1149">
                  <c:v>Bhadra 20, 2064</c:v>
                </c:pt>
                <c:pt idx="1150">
                  <c:v>Bhadra 21, 2064</c:v>
                </c:pt>
                <c:pt idx="1151">
                  <c:v>Bhadra 22, 2064</c:v>
                </c:pt>
                <c:pt idx="1152">
                  <c:v>Bhadra 23, 2064</c:v>
                </c:pt>
                <c:pt idx="1153">
                  <c:v>Bhadra 24, 2064</c:v>
                </c:pt>
                <c:pt idx="1154">
                  <c:v>Bhadra 25, 2064</c:v>
                </c:pt>
                <c:pt idx="1155">
                  <c:v>Bhadra 26, 2064</c:v>
                </c:pt>
                <c:pt idx="1156">
                  <c:v>Bhadra 27, 2064</c:v>
                </c:pt>
                <c:pt idx="1157">
                  <c:v>Bhadra 28, 2064</c:v>
                </c:pt>
                <c:pt idx="1158">
                  <c:v>Bhadra 29, 2064</c:v>
                </c:pt>
                <c:pt idx="1159">
                  <c:v>Bhadra 30, 2064</c:v>
                </c:pt>
                <c:pt idx="1160">
                  <c:v>Bhadra 31, 2064</c:v>
                </c:pt>
                <c:pt idx="1161">
                  <c:v>Ashwin 1, 2064</c:v>
                </c:pt>
                <c:pt idx="1162">
                  <c:v>Ashwin 2, 2064</c:v>
                </c:pt>
                <c:pt idx="1163">
                  <c:v>Ashwin 3, 2064</c:v>
                </c:pt>
                <c:pt idx="1164">
                  <c:v>Ashwin 4, 2064</c:v>
                </c:pt>
                <c:pt idx="1165">
                  <c:v>Ashwin 5, 2064</c:v>
                </c:pt>
                <c:pt idx="1166">
                  <c:v>Ashwin 6, 2064</c:v>
                </c:pt>
                <c:pt idx="1167">
                  <c:v>Ashwin 7, 2064</c:v>
                </c:pt>
                <c:pt idx="1168">
                  <c:v>Ashwin 8, 2064</c:v>
                </c:pt>
                <c:pt idx="1169">
                  <c:v>Ashwin 9, 2064</c:v>
                </c:pt>
                <c:pt idx="1170">
                  <c:v>Ashwin 10, 2064</c:v>
                </c:pt>
                <c:pt idx="1171">
                  <c:v>Ashwin 11, 2064</c:v>
                </c:pt>
                <c:pt idx="1172">
                  <c:v>Ashwin 12, 2064</c:v>
                </c:pt>
                <c:pt idx="1173">
                  <c:v>Ashwin 13, 2064</c:v>
                </c:pt>
                <c:pt idx="1174">
                  <c:v>Ashwin 14, 2064</c:v>
                </c:pt>
                <c:pt idx="1175">
                  <c:v>Ashwin 15, 2064</c:v>
                </c:pt>
                <c:pt idx="1176">
                  <c:v>Ashwin 16, 2064</c:v>
                </c:pt>
                <c:pt idx="1177">
                  <c:v>Ashwin 17, 2064</c:v>
                </c:pt>
                <c:pt idx="1178">
                  <c:v>Ashwin 18, 2064</c:v>
                </c:pt>
                <c:pt idx="1179">
                  <c:v>Ashwin 19, 2064</c:v>
                </c:pt>
                <c:pt idx="1180">
                  <c:v>Ashwin 20, 2064</c:v>
                </c:pt>
                <c:pt idx="1181">
                  <c:v>Ashwin 21, 2064</c:v>
                </c:pt>
                <c:pt idx="1182">
                  <c:v>Ashwin 22, 2064</c:v>
                </c:pt>
                <c:pt idx="1183">
                  <c:v>Ashwin 23, 2064</c:v>
                </c:pt>
                <c:pt idx="1184">
                  <c:v>Ashwin 24, 2064</c:v>
                </c:pt>
                <c:pt idx="1185">
                  <c:v>Ashwin 25, 2064</c:v>
                </c:pt>
                <c:pt idx="1186">
                  <c:v>Ashwin 26, 2064</c:v>
                </c:pt>
                <c:pt idx="1187">
                  <c:v>Ashwin 27, 2064</c:v>
                </c:pt>
                <c:pt idx="1188">
                  <c:v>Ashwin 28, 2064</c:v>
                </c:pt>
                <c:pt idx="1189">
                  <c:v>Ashwin 29, 2064</c:v>
                </c:pt>
                <c:pt idx="1190">
                  <c:v>Ashwin 30, 2064</c:v>
                </c:pt>
                <c:pt idx="1191">
                  <c:v>Kartik 1, 2064</c:v>
                </c:pt>
                <c:pt idx="1192">
                  <c:v>Kartik 2, 2064</c:v>
                </c:pt>
                <c:pt idx="1193">
                  <c:v>Kartik 3, 2064</c:v>
                </c:pt>
                <c:pt idx="1194">
                  <c:v>Kartik 4, 2064</c:v>
                </c:pt>
                <c:pt idx="1195">
                  <c:v>Kartik 5, 2064</c:v>
                </c:pt>
                <c:pt idx="1196">
                  <c:v>Kartik 6, 2064</c:v>
                </c:pt>
                <c:pt idx="1197">
                  <c:v>Kartik 7, 2064</c:v>
                </c:pt>
                <c:pt idx="1198">
                  <c:v>Kartik 8, 2064</c:v>
                </c:pt>
                <c:pt idx="1199">
                  <c:v>Kartik 9, 2064</c:v>
                </c:pt>
                <c:pt idx="1200">
                  <c:v>Kartik 10, 2064</c:v>
                </c:pt>
                <c:pt idx="1201">
                  <c:v>Kartik 11, 2064</c:v>
                </c:pt>
                <c:pt idx="1202">
                  <c:v>Kartik 12, 2064</c:v>
                </c:pt>
                <c:pt idx="1203">
                  <c:v>Kartik 13, 2064</c:v>
                </c:pt>
                <c:pt idx="1204">
                  <c:v>Kartik 14, 2064</c:v>
                </c:pt>
                <c:pt idx="1205">
                  <c:v>Kartik 15, 2064</c:v>
                </c:pt>
                <c:pt idx="1206">
                  <c:v>Kartik 16, 2064</c:v>
                </c:pt>
                <c:pt idx="1207">
                  <c:v>Kartik 17, 2064</c:v>
                </c:pt>
                <c:pt idx="1208">
                  <c:v>Kartik 18, 2064</c:v>
                </c:pt>
                <c:pt idx="1209">
                  <c:v>Kartik 19, 2064</c:v>
                </c:pt>
                <c:pt idx="1210">
                  <c:v>Kartik 20, 2064</c:v>
                </c:pt>
                <c:pt idx="1211">
                  <c:v>Kartik 21, 2064</c:v>
                </c:pt>
                <c:pt idx="1212">
                  <c:v>Kartik 22, 2064</c:v>
                </c:pt>
                <c:pt idx="1213">
                  <c:v>Kartik 23, 2064</c:v>
                </c:pt>
                <c:pt idx="1214">
                  <c:v>Kartik 24, 2064</c:v>
                </c:pt>
                <c:pt idx="1215">
                  <c:v>Kartik 25, 2064</c:v>
                </c:pt>
                <c:pt idx="1216">
                  <c:v>Kartik 26, 2064</c:v>
                </c:pt>
                <c:pt idx="1217">
                  <c:v>Kartik 27, 2064</c:v>
                </c:pt>
                <c:pt idx="1218">
                  <c:v>Kartik 28, 2064</c:v>
                </c:pt>
                <c:pt idx="1219">
                  <c:v>Kartik 29, 2064</c:v>
                </c:pt>
                <c:pt idx="1220">
                  <c:v>Kartik 30, 2064</c:v>
                </c:pt>
                <c:pt idx="1221">
                  <c:v>Mangsir 1, 2064</c:v>
                </c:pt>
                <c:pt idx="1222">
                  <c:v>Mangsir 2, 2064</c:v>
                </c:pt>
                <c:pt idx="1223">
                  <c:v>Mangsir 3, 2064</c:v>
                </c:pt>
                <c:pt idx="1224">
                  <c:v>Mangsir 4, 2064</c:v>
                </c:pt>
                <c:pt idx="1225">
                  <c:v>Mangsir 5, 2064</c:v>
                </c:pt>
                <c:pt idx="1226">
                  <c:v>Mangsir 6, 2064</c:v>
                </c:pt>
                <c:pt idx="1227">
                  <c:v>Mangsir 7, 2064</c:v>
                </c:pt>
                <c:pt idx="1228">
                  <c:v>Mangsir 8, 2064</c:v>
                </c:pt>
                <c:pt idx="1229">
                  <c:v>Mangsir 9, 2064</c:v>
                </c:pt>
                <c:pt idx="1230">
                  <c:v>Mangsir 10, 2064</c:v>
                </c:pt>
                <c:pt idx="1231">
                  <c:v>Mangsir 11, 2064</c:v>
                </c:pt>
                <c:pt idx="1232">
                  <c:v>Mangsir 12, 2064</c:v>
                </c:pt>
                <c:pt idx="1233">
                  <c:v>Mangsir 13, 2064</c:v>
                </c:pt>
                <c:pt idx="1234">
                  <c:v>Mangsir 14, 2064</c:v>
                </c:pt>
                <c:pt idx="1235">
                  <c:v>Mangsir 15, 2064</c:v>
                </c:pt>
                <c:pt idx="1236">
                  <c:v>Mangsir 16, 2064</c:v>
                </c:pt>
                <c:pt idx="1237">
                  <c:v>Mangsir 17, 2064</c:v>
                </c:pt>
                <c:pt idx="1238">
                  <c:v>Mangsir 18, 2064</c:v>
                </c:pt>
                <c:pt idx="1239">
                  <c:v>Mangsir 19, 2064</c:v>
                </c:pt>
                <c:pt idx="1240">
                  <c:v>Mangsir 20, 2064</c:v>
                </c:pt>
                <c:pt idx="1241">
                  <c:v>Mangsir 21, 2064</c:v>
                </c:pt>
                <c:pt idx="1242">
                  <c:v>Mangsir 22, 2064</c:v>
                </c:pt>
                <c:pt idx="1243">
                  <c:v>Mangsir 23, 2064</c:v>
                </c:pt>
                <c:pt idx="1244">
                  <c:v>Mangsir 24, 2064</c:v>
                </c:pt>
                <c:pt idx="1245">
                  <c:v>Mangsir 25, 2064</c:v>
                </c:pt>
                <c:pt idx="1246">
                  <c:v>Mangsir 26, 2064</c:v>
                </c:pt>
                <c:pt idx="1247">
                  <c:v>Mangsir 27, 2064</c:v>
                </c:pt>
                <c:pt idx="1248">
                  <c:v>Mangsir 28, 2064</c:v>
                </c:pt>
                <c:pt idx="1249">
                  <c:v>Mangsir 29, 2064</c:v>
                </c:pt>
                <c:pt idx="1250">
                  <c:v>Poush 1, 2064</c:v>
                </c:pt>
                <c:pt idx="1251">
                  <c:v>Poush 2, 2064</c:v>
                </c:pt>
                <c:pt idx="1252">
                  <c:v>Poush 3, 2064</c:v>
                </c:pt>
                <c:pt idx="1253">
                  <c:v>Poush 4, 2064</c:v>
                </c:pt>
                <c:pt idx="1254">
                  <c:v>Poush 5, 2064</c:v>
                </c:pt>
                <c:pt idx="1255">
                  <c:v>Poush 6, 2064</c:v>
                </c:pt>
                <c:pt idx="1256">
                  <c:v>Poush 7, 2064</c:v>
                </c:pt>
                <c:pt idx="1257">
                  <c:v>Poush 8, 2064</c:v>
                </c:pt>
                <c:pt idx="1258">
                  <c:v>Poush 9, 2064</c:v>
                </c:pt>
                <c:pt idx="1259">
                  <c:v>Poush 10, 2064</c:v>
                </c:pt>
                <c:pt idx="1260">
                  <c:v>Poush 11, 2064</c:v>
                </c:pt>
                <c:pt idx="1261">
                  <c:v>Poush 12, 2064</c:v>
                </c:pt>
                <c:pt idx="1262">
                  <c:v>Poush 13, 2064</c:v>
                </c:pt>
                <c:pt idx="1263">
                  <c:v>Poush 14, 2064</c:v>
                </c:pt>
                <c:pt idx="1264">
                  <c:v>Poush 15, 2064</c:v>
                </c:pt>
                <c:pt idx="1265">
                  <c:v>Poush 16, 2064</c:v>
                </c:pt>
                <c:pt idx="1266">
                  <c:v>Poush 17, 2064</c:v>
                </c:pt>
                <c:pt idx="1267">
                  <c:v>Poush 18, 2064</c:v>
                </c:pt>
                <c:pt idx="1268">
                  <c:v>Poush 19, 2064</c:v>
                </c:pt>
                <c:pt idx="1269">
                  <c:v>Poush 20, 2064</c:v>
                </c:pt>
                <c:pt idx="1270">
                  <c:v>Poush 21, 2064</c:v>
                </c:pt>
                <c:pt idx="1271">
                  <c:v>Poush 22, 2064</c:v>
                </c:pt>
                <c:pt idx="1272">
                  <c:v>Poush 23, 2064</c:v>
                </c:pt>
                <c:pt idx="1273">
                  <c:v>Poush 24, 2064</c:v>
                </c:pt>
                <c:pt idx="1274">
                  <c:v>Poush 25, 2064</c:v>
                </c:pt>
                <c:pt idx="1275">
                  <c:v>Poush 26, 2064</c:v>
                </c:pt>
                <c:pt idx="1276">
                  <c:v>Poush 27, 2064</c:v>
                </c:pt>
                <c:pt idx="1277">
                  <c:v>Poush 28, 2064</c:v>
                </c:pt>
                <c:pt idx="1278">
                  <c:v>Poush 29, 2064</c:v>
                </c:pt>
                <c:pt idx="1279">
                  <c:v>Poush 30, 2064</c:v>
                </c:pt>
                <c:pt idx="1280">
                  <c:v>Magh 1, 2064</c:v>
                </c:pt>
                <c:pt idx="1281">
                  <c:v>Magh 2, 2064</c:v>
                </c:pt>
                <c:pt idx="1282">
                  <c:v>Magh 3, 2064</c:v>
                </c:pt>
                <c:pt idx="1283">
                  <c:v>Magh 4, 2064</c:v>
                </c:pt>
                <c:pt idx="1284">
                  <c:v>Magh 5, 2064</c:v>
                </c:pt>
                <c:pt idx="1285">
                  <c:v>Magh 6, 2064</c:v>
                </c:pt>
                <c:pt idx="1286">
                  <c:v>Magh 7, 2064</c:v>
                </c:pt>
                <c:pt idx="1287">
                  <c:v>Magh 8, 2064</c:v>
                </c:pt>
                <c:pt idx="1288">
                  <c:v>Magh 9, 2064</c:v>
                </c:pt>
                <c:pt idx="1289">
                  <c:v>Magh 10, 2064</c:v>
                </c:pt>
                <c:pt idx="1290">
                  <c:v>Magh 11, 2064</c:v>
                </c:pt>
                <c:pt idx="1291">
                  <c:v>Magh 12, 2064</c:v>
                </c:pt>
                <c:pt idx="1292">
                  <c:v>Magh 13, 2064</c:v>
                </c:pt>
                <c:pt idx="1293">
                  <c:v>Magh 14, 2064</c:v>
                </c:pt>
                <c:pt idx="1294">
                  <c:v>Magh 15, 2064</c:v>
                </c:pt>
                <c:pt idx="1295">
                  <c:v>Magh 16, 2064</c:v>
                </c:pt>
                <c:pt idx="1296">
                  <c:v>Magh 17, 2064</c:v>
                </c:pt>
                <c:pt idx="1297">
                  <c:v>Magh 18, 2064</c:v>
                </c:pt>
                <c:pt idx="1298">
                  <c:v>Magh 19, 2064</c:v>
                </c:pt>
                <c:pt idx="1299">
                  <c:v>Magh 20, 2064</c:v>
                </c:pt>
                <c:pt idx="1300">
                  <c:v>Magh 21, 2064</c:v>
                </c:pt>
                <c:pt idx="1301">
                  <c:v>Magh 22, 2064</c:v>
                </c:pt>
                <c:pt idx="1302">
                  <c:v>Magh 23, 2064</c:v>
                </c:pt>
                <c:pt idx="1303">
                  <c:v>Magh 24, 2064</c:v>
                </c:pt>
                <c:pt idx="1304">
                  <c:v>Magh 25, 2064</c:v>
                </c:pt>
                <c:pt idx="1305">
                  <c:v>Magh 26, 2064</c:v>
                </c:pt>
                <c:pt idx="1306">
                  <c:v>Magh 27, 2064</c:v>
                </c:pt>
                <c:pt idx="1307">
                  <c:v>Magh 28, 2064</c:v>
                </c:pt>
                <c:pt idx="1308">
                  <c:v>Magh 29, 2064</c:v>
                </c:pt>
                <c:pt idx="1309">
                  <c:v>Falgun 1, 2064</c:v>
                </c:pt>
                <c:pt idx="1310">
                  <c:v>Falgun 2, 2064</c:v>
                </c:pt>
                <c:pt idx="1311">
                  <c:v>Falgun 3, 2064</c:v>
                </c:pt>
                <c:pt idx="1312">
                  <c:v>Falgun 4, 2064</c:v>
                </c:pt>
                <c:pt idx="1313">
                  <c:v>Falgun 5, 2064</c:v>
                </c:pt>
                <c:pt idx="1314">
                  <c:v>Falgun 6, 2064</c:v>
                </c:pt>
                <c:pt idx="1315">
                  <c:v>Falgun 7, 2064</c:v>
                </c:pt>
                <c:pt idx="1316">
                  <c:v>Falgun 8, 2064</c:v>
                </c:pt>
                <c:pt idx="1317">
                  <c:v>Falgun 9, 2064</c:v>
                </c:pt>
                <c:pt idx="1318">
                  <c:v>Falgun 10, 2064</c:v>
                </c:pt>
                <c:pt idx="1319">
                  <c:v>Falgun 11, 2064</c:v>
                </c:pt>
                <c:pt idx="1320">
                  <c:v>Falgun 12, 2064</c:v>
                </c:pt>
                <c:pt idx="1321">
                  <c:v>Falgun 13, 2064</c:v>
                </c:pt>
                <c:pt idx="1322">
                  <c:v>Falgun 14, 2064</c:v>
                </c:pt>
                <c:pt idx="1323">
                  <c:v>Falgun 15, 2064</c:v>
                </c:pt>
                <c:pt idx="1324">
                  <c:v>Falgun 16, 2064</c:v>
                </c:pt>
                <c:pt idx="1325">
                  <c:v>Falgun 17, 2064</c:v>
                </c:pt>
                <c:pt idx="1326">
                  <c:v>Falgun 18, 2064</c:v>
                </c:pt>
                <c:pt idx="1327">
                  <c:v>Falgun 19, 2064</c:v>
                </c:pt>
                <c:pt idx="1328">
                  <c:v>Falgun 20, 2064</c:v>
                </c:pt>
                <c:pt idx="1329">
                  <c:v>Falgun 21, 2064</c:v>
                </c:pt>
                <c:pt idx="1330">
                  <c:v>Falgun 22, 2064</c:v>
                </c:pt>
                <c:pt idx="1331">
                  <c:v>Falgun 23, 2064</c:v>
                </c:pt>
                <c:pt idx="1332">
                  <c:v>Falgun 24, 2064</c:v>
                </c:pt>
                <c:pt idx="1333">
                  <c:v>Falgun 25, 2064</c:v>
                </c:pt>
                <c:pt idx="1334">
                  <c:v>Falgun 26, 2064</c:v>
                </c:pt>
                <c:pt idx="1335">
                  <c:v>Falgun 27, 2064</c:v>
                </c:pt>
                <c:pt idx="1336">
                  <c:v>Falgun 28, 2064</c:v>
                </c:pt>
                <c:pt idx="1337">
                  <c:v>Falgun 29, 2064</c:v>
                </c:pt>
                <c:pt idx="1338">
                  <c:v>Falgun 30, 2064</c:v>
                </c:pt>
                <c:pt idx="1339">
                  <c:v>Chaitra 1, 2064</c:v>
                </c:pt>
                <c:pt idx="1340">
                  <c:v>Chaitra 2, 2064</c:v>
                </c:pt>
                <c:pt idx="1341">
                  <c:v>Chaitra 3, 2064</c:v>
                </c:pt>
                <c:pt idx="1342">
                  <c:v>Chaitra 4, 2064</c:v>
                </c:pt>
                <c:pt idx="1343">
                  <c:v>Chaitra 5, 2064</c:v>
                </c:pt>
                <c:pt idx="1344">
                  <c:v>Chaitra 6, 2064</c:v>
                </c:pt>
                <c:pt idx="1345">
                  <c:v>Chaitra 7, 2064</c:v>
                </c:pt>
                <c:pt idx="1346">
                  <c:v>Chaitra 8, 2064</c:v>
                </c:pt>
                <c:pt idx="1347">
                  <c:v>Chaitra 9, 2064</c:v>
                </c:pt>
                <c:pt idx="1348">
                  <c:v>Chaitra 10, 2064</c:v>
                </c:pt>
                <c:pt idx="1349">
                  <c:v>Chaitra 11, 2064</c:v>
                </c:pt>
                <c:pt idx="1350">
                  <c:v>Chaitra 12, 2064</c:v>
                </c:pt>
                <c:pt idx="1351">
                  <c:v>Chaitra 13, 2064</c:v>
                </c:pt>
                <c:pt idx="1352">
                  <c:v>Chaitra 14, 2064</c:v>
                </c:pt>
                <c:pt idx="1353">
                  <c:v>Chaitra 15, 2064</c:v>
                </c:pt>
                <c:pt idx="1354">
                  <c:v>Chaitra 16, 2064</c:v>
                </c:pt>
                <c:pt idx="1355">
                  <c:v>Chaitra 17, 2064</c:v>
                </c:pt>
                <c:pt idx="1356">
                  <c:v>Chaitra 18, 2064</c:v>
                </c:pt>
                <c:pt idx="1357">
                  <c:v>Chaitra 19, 2064</c:v>
                </c:pt>
                <c:pt idx="1358">
                  <c:v>Chaitra 20, 2064</c:v>
                </c:pt>
                <c:pt idx="1359">
                  <c:v>Chaitra 21, 2064</c:v>
                </c:pt>
                <c:pt idx="1360">
                  <c:v>Chaitra 22, 2064</c:v>
                </c:pt>
                <c:pt idx="1361">
                  <c:v>Chaitra 23, 2064</c:v>
                </c:pt>
                <c:pt idx="1362">
                  <c:v>Chaitra 24, 2064</c:v>
                </c:pt>
                <c:pt idx="1363">
                  <c:v>Chaitra 25, 2064</c:v>
                </c:pt>
                <c:pt idx="1364">
                  <c:v>Chaitra 26, 2064</c:v>
                </c:pt>
                <c:pt idx="1365">
                  <c:v>Chaitra 27, 2064</c:v>
                </c:pt>
                <c:pt idx="1366">
                  <c:v>Chaitra 28, 2064</c:v>
                </c:pt>
                <c:pt idx="1367">
                  <c:v>Chaitra 29, 2064</c:v>
                </c:pt>
                <c:pt idx="1368">
                  <c:v>Chaitra 30, 2064</c:v>
                </c:pt>
                <c:pt idx="1369">
                  <c:v>Baishakh 1, 2065</c:v>
                </c:pt>
                <c:pt idx="1370">
                  <c:v>Baishakh 2, 2065</c:v>
                </c:pt>
                <c:pt idx="1371">
                  <c:v>Baishakh 3, 2065</c:v>
                </c:pt>
                <c:pt idx="1372">
                  <c:v>Baishakh 4, 2065</c:v>
                </c:pt>
                <c:pt idx="1373">
                  <c:v>Baishakh 5, 2065</c:v>
                </c:pt>
                <c:pt idx="1374">
                  <c:v>Baishakh 6, 2065</c:v>
                </c:pt>
                <c:pt idx="1375">
                  <c:v>Baishakh 7, 2065</c:v>
                </c:pt>
                <c:pt idx="1376">
                  <c:v>Baishakh 8, 2065</c:v>
                </c:pt>
                <c:pt idx="1377">
                  <c:v>Baishakh 9, 2065</c:v>
                </c:pt>
                <c:pt idx="1378">
                  <c:v>Baishakh 10, 2065</c:v>
                </c:pt>
                <c:pt idx="1379">
                  <c:v>Baishakh 11, 2065</c:v>
                </c:pt>
                <c:pt idx="1380">
                  <c:v>Baishakh 12, 2065</c:v>
                </c:pt>
                <c:pt idx="1381">
                  <c:v>Baishakh 13, 2065</c:v>
                </c:pt>
                <c:pt idx="1382">
                  <c:v>Baishakh 14, 2065</c:v>
                </c:pt>
                <c:pt idx="1383">
                  <c:v>Baishakh 15, 2065</c:v>
                </c:pt>
                <c:pt idx="1384">
                  <c:v>Baishakh 16, 2065</c:v>
                </c:pt>
                <c:pt idx="1385">
                  <c:v>Baishakh 17, 2065</c:v>
                </c:pt>
                <c:pt idx="1386">
                  <c:v>Baishakh 18, 2065</c:v>
                </c:pt>
                <c:pt idx="1387">
                  <c:v>Baishakh 19, 2065</c:v>
                </c:pt>
                <c:pt idx="1388">
                  <c:v>Baishakh 20, 2065</c:v>
                </c:pt>
                <c:pt idx="1389">
                  <c:v>Baishakh 21, 2065</c:v>
                </c:pt>
                <c:pt idx="1390">
                  <c:v>Baishakh 22, 2065</c:v>
                </c:pt>
                <c:pt idx="1391">
                  <c:v>Baishakh 23, 2065</c:v>
                </c:pt>
                <c:pt idx="1392">
                  <c:v>Baishakh 24, 2065</c:v>
                </c:pt>
                <c:pt idx="1393">
                  <c:v>Baishakh 25, 2065</c:v>
                </c:pt>
                <c:pt idx="1394">
                  <c:v>Baishakh 26, 2065</c:v>
                </c:pt>
                <c:pt idx="1395">
                  <c:v>Baishakh 27, 2065</c:v>
                </c:pt>
                <c:pt idx="1396">
                  <c:v>Baishakh 28, 2065</c:v>
                </c:pt>
                <c:pt idx="1397">
                  <c:v>Baishakh 29, 2065</c:v>
                </c:pt>
                <c:pt idx="1398">
                  <c:v>Baishakh 30, 2065</c:v>
                </c:pt>
                <c:pt idx="1399">
                  <c:v>Baishakh 31, 2065</c:v>
                </c:pt>
                <c:pt idx="1400">
                  <c:v>Jestha 1, 2065</c:v>
                </c:pt>
                <c:pt idx="1401">
                  <c:v>Jestha 2, 2065</c:v>
                </c:pt>
                <c:pt idx="1402">
                  <c:v>Jestha 3, 2065</c:v>
                </c:pt>
                <c:pt idx="1403">
                  <c:v>Jestha 4, 2065</c:v>
                </c:pt>
                <c:pt idx="1404">
                  <c:v>Jestha 5, 2065</c:v>
                </c:pt>
                <c:pt idx="1405">
                  <c:v>Jestha 6, 2065</c:v>
                </c:pt>
                <c:pt idx="1406">
                  <c:v>Jestha 7, 2065</c:v>
                </c:pt>
                <c:pt idx="1407">
                  <c:v>Jestha 8, 2065</c:v>
                </c:pt>
                <c:pt idx="1408">
                  <c:v>Jestha 9, 2065</c:v>
                </c:pt>
                <c:pt idx="1409">
                  <c:v>Jestha 10, 2065</c:v>
                </c:pt>
                <c:pt idx="1410">
                  <c:v>Jestha 11, 2065</c:v>
                </c:pt>
                <c:pt idx="1411">
                  <c:v>Jestha 12, 2065</c:v>
                </c:pt>
                <c:pt idx="1412">
                  <c:v>Jestha 13, 2065</c:v>
                </c:pt>
                <c:pt idx="1413">
                  <c:v>Jestha 14, 2065</c:v>
                </c:pt>
                <c:pt idx="1414">
                  <c:v>Jestha 15, 2065</c:v>
                </c:pt>
                <c:pt idx="1415">
                  <c:v>Jestha 16, 2065</c:v>
                </c:pt>
                <c:pt idx="1416">
                  <c:v>Jestha 17, 2065</c:v>
                </c:pt>
                <c:pt idx="1417">
                  <c:v>Jestha 18, 2065</c:v>
                </c:pt>
                <c:pt idx="1418">
                  <c:v>Jestha 19, 2065</c:v>
                </c:pt>
                <c:pt idx="1419">
                  <c:v>Jestha 20, 2065</c:v>
                </c:pt>
                <c:pt idx="1420">
                  <c:v>Jestha 21, 2065</c:v>
                </c:pt>
                <c:pt idx="1421">
                  <c:v>Jestha 22, 2065</c:v>
                </c:pt>
                <c:pt idx="1422">
                  <c:v>Jestha 23, 2065</c:v>
                </c:pt>
                <c:pt idx="1423">
                  <c:v>Jestha 24, 2065</c:v>
                </c:pt>
                <c:pt idx="1424">
                  <c:v>Jestha 25, 2065</c:v>
                </c:pt>
                <c:pt idx="1425">
                  <c:v>Jestha 26, 2065</c:v>
                </c:pt>
                <c:pt idx="1426">
                  <c:v>Jestha 27, 2065</c:v>
                </c:pt>
                <c:pt idx="1427">
                  <c:v>Jestha 28, 2065</c:v>
                </c:pt>
                <c:pt idx="1428">
                  <c:v>Jestha 29, 2065</c:v>
                </c:pt>
                <c:pt idx="1429">
                  <c:v>Jestha 30, 2065</c:v>
                </c:pt>
                <c:pt idx="1430">
                  <c:v>Jestha 31, 2065</c:v>
                </c:pt>
                <c:pt idx="1431">
                  <c:v>Jestha 32, 2065</c:v>
                </c:pt>
                <c:pt idx="1432">
                  <c:v>Ashadh 1, 2065</c:v>
                </c:pt>
                <c:pt idx="1433">
                  <c:v>Ashadh 2, 2065</c:v>
                </c:pt>
                <c:pt idx="1434">
                  <c:v>Ashadh 3, 2065</c:v>
                </c:pt>
                <c:pt idx="1435">
                  <c:v>Ashadh 4, 2065</c:v>
                </c:pt>
                <c:pt idx="1436">
                  <c:v>Ashadh 5, 2065</c:v>
                </c:pt>
                <c:pt idx="1437">
                  <c:v>Ashadh 6, 2065</c:v>
                </c:pt>
                <c:pt idx="1438">
                  <c:v>Ashadh 7, 2065</c:v>
                </c:pt>
                <c:pt idx="1439">
                  <c:v>Ashadh 8, 2065</c:v>
                </c:pt>
                <c:pt idx="1440">
                  <c:v>Ashadh 9, 2065</c:v>
                </c:pt>
                <c:pt idx="1441">
                  <c:v>Ashadh 10, 2065</c:v>
                </c:pt>
                <c:pt idx="1442">
                  <c:v>Ashadh 11, 2065</c:v>
                </c:pt>
                <c:pt idx="1443">
                  <c:v>Ashadh 12, 2065</c:v>
                </c:pt>
                <c:pt idx="1444">
                  <c:v>Ashadh 13, 2065</c:v>
                </c:pt>
                <c:pt idx="1445">
                  <c:v>Ashadh 14, 2065</c:v>
                </c:pt>
                <c:pt idx="1446">
                  <c:v>Ashadh 15, 2065</c:v>
                </c:pt>
                <c:pt idx="1447">
                  <c:v>Ashadh 16, 2065</c:v>
                </c:pt>
                <c:pt idx="1448">
                  <c:v>Ashadh 17, 2065</c:v>
                </c:pt>
                <c:pt idx="1449">
                  <c:v>Ashadh 18, 2065</c:v>
                </c:pt>
                <c:pt idx="1450">
                  <c:v>Ashadh 19, 2065</c:v>
                </c:pt>
                <c:pt idx="1451">
                  <c:v>Ashadh 20, 2065</c:v>
                </c:pt>
                <c:pt idx="1452">
                  <c:v>Ashadh 21, 2065</c:v>
                </c:pt>
                <c:pt idx="1453">
                  <c:v>Ashadh 22, 2065</c:v>
                </c:pt>
                <c:pt idx="1454">
                  <c:v>Ashadh 23, 2065</c:v>
                </c:pt>
                <c:pt idx="1455">
                  <c:v>Ashadh 24, 2065</c:v>
                </c:pt>
                <c:pt idx="1456">
                  <c:v>Ashadh 25, 2065</c:v>
                </c:pt>
                <c:pt idx="1457">
                  <c:v>Ashadh 26, 2065</c:v>
                </c:pt>
                <c:pt idx="1458">
                  <c:v>Ashadh 27, 2065</c:v>
                </c:pt>
                <c:pt idx="1459">
                  <c:v>Ashadh 28, 2065</c:v>
                </c:pt>
                <c:pt idx="1460">
                  <c:v>Ashadh 29, 2065</c:v>
                </c:pt>
                <c:pt idx="1461">
                  <c:v>Ashadh 30, 2065</c:v>
                </c:pt>
                <c:pt idx="1462">
                  <c:v>Ashadh 31, 2065</c:v>
                </c:pt>
                <c:pt idx="1463">
                  <c:v>Shrawan 1, 2065</c:v>
                </c:pt>
                <c:pt idx="1464">
                  <c:v>Shrawan 2, 2065</c:v>
                </c:pt>
                <c:pt idx="1465">
                  <c:v>Shrawan 3, 2065</c:v>
                </c:pt>
                <c:pt idx="1466">
                  <c:v>Shrawan 4, 2065</c:v>
                </c:pt>
                <c:pt idx="1467">
                  <c:v>Shrawan 5, 2065</c:v>
                </c:pt>
                <c:pt idx="1468">
                  <c:v>Shrawan 6, 2065</c:v>
                </c:pt>
                <c:pt idx="1469">
                  <c:v>Shrawan 7, 2065</c:v>
                </c:pt>
                <c:pt idx="1470">
                  <c:v>Shrawan 8, 2065</c:v>
                </c:pt>
                <c:pt idx="1471">
                  <c:v>Shrawan 9, 2065</c:v>
                </c:pt>
                <c:pt idx="1472">
                  <c:v>Shrawan 10, 2065</c:v>
                </c:pt>
                <c:pt idx="1473">
                  <c:v>Shrawan 11, 2065</c:v>
                </c:pt>
                <c:pt idx="1474">
                  <c:v>Shrawan 12, 2065</c:v>
                </c:pt>
                <c:pt idx="1475">
                  <c:v>Shrawan 13, 2065</c:v>
                </c:pt>
                <c:pt idx="1476">
                  <c:v>Shrawan 14, 2065</c:v>
                </c:pt>
                <c:pt idx="1477">
                  <c:v>Shrawan 15, 2065</c:v>
                </c:pt>
                <c:pt idx="1478">
                  <c:v>Shrawan 16, 2065</c:v>
                </c:pt>
                <c:pt idx="1479">
                  <c:v>Shrawan 17, 2065</c:v>
                </c:pt>
                <c:pt idx="1480">
                  <c:v>Shrawan 18, 2065</c:v>
                </c:pt>
                <c:pt idx="1481">
                  <c:v>Shrawan 19, 2065</c:v>
                </c:pt>
                <c:pt idx="1482">
                  <c:v>Shrawan 20, 2065</c:v>
                </c:pt>
                <c:pt idx="1483">
                  <c:v>Shrawan 21, 2065</c:v>
                </c:pt>
                <c:pt idx="1484">
                  <c:v>Shrawan 22, 2065</c:v>
                </c:pt>
                <c:pt idx="1485">
                  <c:v>Shrawan 23, 2065</c:v>
                </c:pt>
                <c:pt idx="1486">
                  <c:v>Shrawan 24, 2065</c:v>
                </c:pt>
                <c:pt idx="1487">
                  <c:v>Shrawan 25, 2065</c:v>
                </c:pt>
                <c:pt idx="1488">
                  <c:v>Shrawan 26, 2065</c:v>
                </c:pt>
                <c:pt idx="1489">
                  <c:v>Shrawan 27, 2065</c:v>
                </c:pt>
                <c:pt idx="1490">
                  <c:v>Shrawan 28, 2065</c:v>
                </c:pt>
                <c:pt idx="1491">
                  <c:v>Shrawan 29, 2065</c:v>
                </c:pt>
                <c:pt idx="1492">
                  <c:v>Shrawan 30, 2065</c:v>
                </c:pt>
                <c:pt idx="1493">
                  <c:v>Shrawan 31, 2065</c:v>
                </c:pt>
                <c:pt idx="1494">
                  <c:v>Shrawan 32, 2065</c:v>
                </c:pt>
                <c:pt idx="1495">
                  <c:v>Bhadra 1, 2065</c:v>
                </c:pt>
                <c:pt idx="1496">
                  <c:v>Bhadra 2, 2065</c:v>
                </c:pt>
                <c:pt idx="1497">
                  <c:v>Bhadra 3, 2065</c:v>
                </c:pt>
                <c:pt idx="1498">
                  <c:v>Bhadra 4, 2065</c:v>
                </c:pt>
                <c:pt idx="1499">
                  <c:v>Bhadra 5, 2065</c:v>
                </c:pt>
                <c:pt idx="1500">
                  <c:v>Bhadra 6, 2065</c:v>
                </c:pt>
                <c:pt idx="1501">
                  <c:v>Bhadra 7, 2065</c:v>
                </c:pt>
                <c:pt idx="1502">
                  <c:v>Bhadra 8, 2065</c:v>
                </c:pt>
                <c:pt idx="1503">
                  <c:v>Bhadra 9, 2065</c:v>
                </c:pt>
                <c:pt idx="1504">
                  <c:v>Bhadra 10, 2065</c:v>
                </c:pt>
                <c:pt idx="1505">
                  <c:v>Bhadra 11, 2065</c:v>
                </c:pt>
                <c:pt idx="1506">
                  <c:v>Bhadra 12, 2065</c:v>
                </c:pt>
                <c:pt idx="1507">
                  <c:v>Bhadra 13, 2065</c:v>
                </c:pt>
                <c:pt idx="1508">
                  <c:v>Bhadra 14, 2065</c:v>
                </c:pt>
                <c:pt idx="1509">
                  <c:v>Bhadra 15, 2065</c:v>
                </c:pt>
                <c:pt idx="1510">
                  <c:v>Bhadra 16, 2065</c:v>
                </c:pt>
                <c:pt idx="1511">
                  <c:v>Bhadra 17, 2065</c:v>
                </c:pt>
                <c:pt idx="1512">
                  <c:v>Bhadra 18, 2065</c:v>
                </c:pt>
                <c:pt idx="1513">
                  <c:v>Bhadra 19, 2065</c:v>
                </c:pt>
                <c:pt idx="1514">
                  <c:v>Bhadra 20, 2065</c:v>
                </c:pt>
                <c:pt idx="1515">
                  <c:v>Bhadra 21, 2065</c:v>
                </c:pt>
                <c:pt idx="1516">
                  <c:v>Bhadra 22, 2065</c:v>
                </c:pt>
                <c:pt idx="1517">
                  <c:v>Bhadra 23, 2065</c:v>
                </c:pt>
                <c:pt idx="1518">
                  <c:v>Bhadra 24, 2065</c:v>
                </c:pt>
                <c:pt idx="1519">
                  <c:v>Bhadra 25, 2065</c:v>
                </c:pt>
                <c:pt idx="1520">
                  <c:v>Bhadra 26, 2065</c:v>
                </c:pt>
                <c:pt idx="1521">
                  <c:v>Bhadra 27, 2065</c:v>
                </c:pt>
                <c:pt idx="1522">
                  <c:v>Bhadra 28, 2065</c:v>
                </c:pt>
                <c:pt idx="1523">
                  <c:v>Bhadra 29, 2065</c:v>
                </c:pt>
                <c:pt idx="1524">
                  <c:v>Bhadra 30, 2065</c:v>
                </c:pt>
                <c:pt idx="1525">
                  <c:v>Bhadra 31, 2065</c:v>
                </c:pt>
                <c:pt idx="1526">
                  <c:v>Ashwin 1, 2065</c:v>
                </c:pt>
                <c:pt idx="1527">
                  <c:v>Ashwin 2, 2065</c:v>
                </c:pt>
                <c:pt idx="1528">
                  <c:v>Ashwin 3, 2065</c:v>
                </c:pt>
                <c:pt idx="1529">
                  <c:v>Ashwin 4, 2065</c:v>
                </c:pt>
                <c:pt idx="1530">
                  <c:v>Ashwin 5, 2065</c:v>
                </c:pt>
                <c:pt idx="1531">
                  <c:v>Ashwin 6, 2065</c:v>
                </c:pt>
                <c:pt idx="1532">
                  <c:v>Ashwin 7, 2065</c:v>
                </c:pt>
                <c:pt idx="1533">
                  <c:v>Ashwin 8, 2065</c:v>
                </c:pt>
                <c:pt idx="1534">
                  <c:v>Ashwin 9, 2065</c:v>
                </c:pt>
                <c:pt idx="1535">
                  <c:v>Ashwin 10, 2065</c:v>
                </c:pt>
                <c:pt idx="1536">
                  <c:v>Ashwin 11, 2065</c:v>
                </c:pt>
                <c:pt idx="1537">
                  <c:v>Ashwin 12, 2065</c:v>
                </c:pt>
                <c:pt idx="1538">
                  <c:v>Ashwin 13, 2065</c:v>
                </c:pt>
                <c:pt idx="1539">
                  <c:v>Ashwin 14, 2065</c:v>
                </c:pt>
                <c:pt idx="1540">
                  <c:v>Ashwin 15, 2065</c:v>
                </c:pt>
                <c:pt idx="1541">
                  <c:v>Ashwin 16, 2065</c:v>
                </c:pt>
                <c:pt idx="1542">
                  <c:v>Ashwin 17, 2065</c:v>
                </c:pt>
                <c:pt idx="1543">
                  <c:v>Ashwin 18, 2065</c:v>
                </c:pt>
                <c:pt idx="1544">
                  <c:v>Ashwin 19, 2065</c:v>
                </c:pt>
                <c:pt idx="1545">
                  <c:v>Ashwin 20, 2065</c:v>
                </c:pt>
                <c:pt idx="1546">
                  <c:v>Ashwin 21, 2065</c:v>
                </c:pt>
                <c:pt idx="1547">
                  <c:v>Ashwin 22, 2065</c:v>
                </c:pt>
                <c:pt idx="1548">
                  <c:v>Ashwin 23, 2065</c:v>
                </c:pt>
                <c:pt idx="1549">
                  <c:v>Ashwin 24, 2065</c:v>
                </c:pt>
                <c:pt idx="1550">
                  <c:v>Ashwin 25, 2065</c:v>
                </c:pt>
                <c:pt idx="1551">
                  <c:v>Ashwin 26, 2065</c:v>
                </c:pt>
                <c:pt idx="1552">
                  <c:v>Ashwin 27, 2065</c:v>
                </c:pt>
                <c:pt idx="1553">
                  <c:v>Ashwin 28, 2065</c:v>
                </c:pt>
                <c:pt idx="1554">
                  <c:v>Ashwin 29, 2065</c:v>
                </c:pt>
                <c:pt idx="1555">
                  <c:v>Ashwin 30, 2065</c:v>
                </c:pt>
                <c:pt idx="1556">
                  <c:v>Ashwin 31, 2065</c:v>
                </c:pt>
                <c:pt idx="1557">
                  <c:v>Kartik 1, 2065</c:v>
                </c:pt>
                <c:pt idx="1558">
                  <c:v>Kartik 2, 2065</c:v>
                </c:pt>
                <c:pt idx="1559">
                  <c:v>Kartik 3, 2065</c:v>
                </c:pt>
                <c:pt idx="1560">
                  <c:v>Kartik 4, 2065</c:v>
                </c:pt>
                <c:pt idx="1561">
                  <c:v>Kartik 5, 2065</c:v>
                </c:pt>
                <c:pt idx="1562">
                  <c:v>Kartik 6, 2065</c:v>
                </c:pt>
                <c:pt idx="1563">
                  <c:v>Kartik 7, 2065</c:v>
                </c:pt>
                <c:pt idx="1564">
                  <c:v>Kartik 8, 2065</c:v>
                </c:pt>
                <c:pt idx="1565">
                  <c:v>Kartik 9, 2065</c:v>
                </c:pt>
                <c:pt idx="1566">
                  <c:v>Kartik 10, 2065</c:v>
                </c:pt>
                <c:pt idx="1567">
                  <c:v>Kartik 11, 2065</c:v>
                </c:pt>
                <c:pt idx="1568">
                  <c:v>Kartik 12, 2065</c:v>
                </c:pt>
                <c:pt idx="1569">
                  <c:v>Kartik 13, 2065</c:v>
                </c:pt>
                <c:pt idx="1570">
                  <c:v>Kartik 14, 2065</c:v>
                </c:pt>
                <c:pt idx="1571">
                  <c:v>Kartik 15, 2065</c:v>
                </c:pt>
                <c:pt idx="1572">
                  <c:v>Kartik 16, 2065</c:v>
                </c:pt>
                <c:pt idx="1573">
                  <c:v>Kartik 17, 2065</c:v>
                </c:pt>
                <c:pt idx="1574">
                  <c:v>Kartik 18, 2065</c:v>
                </c:pt>
                <c:pt idx="1575">
                  <c:v>Kartik 19, 2065</c:v>
                </c:pt>
                <c:pt idx="1576">
                  <c:v>Kartik 20, 2065</c:v>
                </c:pt>
                <c:pt idx="1577">
                  <c:v>Kartik 21, 2065</c:v>
                </c:pt>
                <c:pt idx="1578">
                  <c:v>Kartik 22, 2065</c:v>
                </c:pt>
                <c:pt idx="1579">
                  <c:v>Kartik 23, 2065</c:v>
                </c:pt>
                <c:pt idx="1580">
                  <c:v>Kartik 24, 2065</c:v>
                </c:pt>
                <c:pt idx="1581">
                  <c:v>Kartik 25, 2065</c:v>
                </c:pt>
                <c:pt idx="1582">
                  <c:v>Kartik 26, 2065</c:v>
                </c:pt>
                <c:pt idx="1583">
                  <c:v>Kartik 27, 2065</c:v>
                </c:pt>
                <c:pt idx="1584">
                  <c:v>Kartik 28, 2065</c:v>
                </c:pt>
                <c:pt idx="1585">
                  <c:v>Kartik 29, 2065</c:v>
                </c:pt>
                <c:pt idx="1586">
                  <c:v>Kartik 30, 2065</c:v>
                </c:pt>
                <c:pt idx="1587">
                  <c:v>Mangsir 1, 2065</c:v>
                </c:pt>
                <c:pt idx="1588">
                  <c:v>Mangsir 2, 2065</c:v>
                </c:pt>
                <c:pt idx="1589">
                  <c:v>Mangsir 3, 2065</c:v>
                </c:pt>
                <c:pt idx="1590">
                  <c:v>Mangsir 4, 2065</c:v>
                </c:pt>
                <c:pt idx="1591">
                  <c:v>Mangsir 5, 2065</c:v>
                </c:pt>
                <c:pt idx="1592">
                  <c:v>Mangsir 6, 2065</c:v>
                </c:pt>
                <c:pt idx="1593">
                  <c:v>Mangsir 7, 2065</c:v>
                </c:pt>
                <c:pt idx="1594">
                  <c:v>Mangsir 8, 2065</c:v>
                </c:pt>
                <c:pt idx="1595">
                  <c:v>Mangsir 9, 2065</c:v>
                </c:pt>
                <c:pt idx="1596">
                  <c:v>Mangsir 10, 2065</c:v>
                </c:pt>
                <c:pt idx="1597">
                  <c:v>Mangsir 11, 2065</c:v>
                </c:pt>
                <c:pt idx="1598">
                  <c:v>Mangsir 12, 2065</c:v>
                </c:pt>
                <c:pt idx="1599">
                  <c:v>Mangsir 13, 2065</c:v>
                </c:pt>
                <c:pt idx="1600">
                  <c:v>Mangsir 14, 2065</c:v>
                </c:pt>
                <c:pt idx="1601">
                  <c:v>Mangsir 15, 2065</c:v>
                </c:pt>
                <c:pt idx="1602">
                  <c:v>Mangsir 16, 2065</c:v>
                </c:pt>
                <c:pt idx="1603">
                  <c:v>Mangsir 17, 2065</c:v>
                </c:pt>
                <c:pt idx="1604">
                  <c:v>Mangsir 18, 2065</c:v>
                </c:pt>
                <c:pt idx="1605">
                  <c:v>Mangsir 19, 2065</c:v>
                </c:pt>
                <c:pt idx="1606">
                  <c:v>Mangsir 20, 2065</c:v>
                </c:pt>
                <c:pt idx="1607">
                  <c:v>Mangsir 21, 2065</c:v>
                </c:pt>
                <c:pt idx="1608">
                  <c:v>Mangsir 22, 2065</c:v>
                </c:pt>
                <c:pt idx="1609">
                  <c:v>Mangsir 23, 2065</c:v>
                </c:pt>
                <c:pt idx="1610">
                  <c:v>Mangsir 24, 2065</c:v>
                </c:pt>
                <c:pt idx="1611">
                  <c:v>Mangsir 25, 2065</c:v>
                </c:pt>
                <c:pt idx="1612">
                  <c:v>Mangsir 26, 2065</c:v>
                </c:pt>
                <c:pt idx="1613">
                  <c:v>Mangsir 27, 2065</c:v>
                </c:pt>
                <c:pt idx="1614">
                  <c:v>Mangsir 28, 2065</c:v>
                </c:pt>
                <c:pt idx="1615">
                  <c:v>Mangsir 29, 2065</c:v>
                </c:pt>
                <c:pt idx="1616">
                  <c:v>Mangsir 30, 2065</c:v>
                </c:pt>
                <c:pt idx="1617">
                  <c:v>Poush 1, 2065</c:v>
                </c:pt>
                <c:pt idx="1618">
                  <c:v>Poush 2, 2065</c:v>
                </c:pt>
                <c:pt idx="1619">
                  <c:v>Poush 3, 2065</c:v>
                </c:pt>
                <c:pt idx="1620">
                  <c:v>Poush 4, 2065</c:v>
                </c:pt>
                <c:pt idx="1621">
                  <c:v>Poush 5, 2065</c:v>
                </c:pt>
                <c:pt idx="1622">
                  <c:v>Poush 6, 2065</c:v>
                </c:pt>
                <c:pt idx="1623">
                  <c:v>Poush 7, 2065</c:v>
                </c:pt>
                <c:pt idx="1624">
                  <c:v>Poush 8, 2065</c:v>
                </c:pt>
                <c:pt idx="1625">
                  <c:v>Poush 9, 2065</c:v>
                </c:pt>
                <c:pt idx="1626">
                  <c:v>Poush 10, 2065</c:v>
                </c:pt>
                <c:pt idx="1627">
                  <c:v>Poush 11, 2065</c:v>
                </c:pt>
                <c:pt idx="1628">
                  <c:v>Poush 12, 2065</c:v>
                </c:pt>
                <c:pt idx="1629">
                  <c:v>Poush 13, 2065</c:v>
                </c:pt>
                <c:pt idx="1630">
                  <c:v>Poush 14, 2065</c:v>
                </c:pt>
                <c:pt idx="1631">
                  <c:v>Poush 15, 2065</c:v>
                </c:pt>
                <c:pt idx="1632">
                  <c:v>Poush 16, 2065</c:v>
                </c:pt>
                <c:pt idx="1633">
                  <c:v>Poush 17, 2065</c:v>
                </c:pt>
                <c:pt idx="1634">
                  <c:v>Poush 18, 2065</c:v>
                </c:pt>
                <c:pt idx="1635">
                  <c:v>Poush 19, 2065</c:v>
                </c:pt>
                <c:pt idx="1636">
                  <c:v>Poush 20, 2065</c:v>
                </c:pt>
                <c:pt idx="1637">
                  <c:v>Poush 21, 2065</c:v>
                </c:pt>
                <c:pt idx="1638">
                  <c:v>Poush 22, 2065</c:v>
                </c:pt>
                <c:pt idx="1639">
                  <c:v>Poush 23, 2065</c:v>
                </c:pt>
                <c:pt idx="1640">
                  <c:v>Poush 24, 2065</c:v>
                </c:pt>
                <c:pt idx="1641">
                  <c:v>Poush 25, 2065</c:v>
                </c:pt>
                <c:pt idx="1642">
                  <c:v>Poush 26, 2065</c:v>
                </c:pt>
                <c:pt idx="1643">
                  <c:v>Poush 27, 2065</c:v>
                </c:pt>
                <c:pt idx="1644">
                  <c:v>Poush 28, 2065</c:v>
                </c:pt>
                <c:pt idx="1645">
                  <c:v>Poush 29, 2065</c:v>
                </c:pt>
                <c:pt idx="1646">
                  <c:v>Magh 1, 2065</c:v>
                </c:pt>
                <c:pt idx="1647">
                  <c:v>Magh 2, 2065</c:v>
                </c:pt>
                <c:pt idx="1648">
                  <c:v>Magh 3, 2065</c:v>
                </c:pt>
                <c:pt idx="1649">
                  <c:v>Magh 4, 2065</c:v>
                </c:pt>
                <c:pt idx="1650">
                  <c:v>Magh 5, 2065</c:v>
                </c:pt>
                <c:pt idx="1651">
                  <c:v>Magh 6, 2065</c:v>
                </c:pt>
                <c:pt idx="1652">
                  <c:v>Magh 7, 2065</c:v>
                </c:pt>
                <c:pt idx="1653">
                  <c:v>Magh 8, 2065</c:v>
                </c:pt>
                <c:pt idx="1654">
                  <c:v>Magh 9, 2065</c:v>
                </c:pt>
                <c:pt idx="1655">
                  <c:v>Magh 10, 2065</c:v>
                </c:pt>
                <c:pt idx="1656">
                  <c:v>Magh 11, 2065</c:v>
                </c:pt>
                <c:pt idx="1657">
                  <c:v>Magh 12, 2065</c:v>
                </c:pt>
                <c:pt idx="1658">
                  <c:v>Magh 13, 2065</c:v>
                </c:pt>
                <c:pt idx="1659">
                  <c:v>Magh 14, 2065</c:v>
                </c:pt>
                <c:pt idx="1660">
                  <c:v>Magh 15, 2065</c:v>
                </c:pt>
                <c:pt idx="1661">
                  <c:v>Magh 16, 2065</c:v>
                </c:pt>
                <c:pt idx="1662">
                  <c:v>Magh 17, 2065</c:v>
                </c:pt>
                <c:pt idx="1663">
                  <c:v>Magh 18, 2065</c:v>
                </c:pt>
                <c:pt idx="1664">
                  <c:v>Magh 19, 2065</c:v>
                </c:pt>
                <c:pt idx="1665">
                  <c:v>Magh 20, 2065</c:v>
                </c:pt>
                <c:pt idx="1666">
                  <c:v>Magh 21, 2065</c:v>
                </c:pt>
                <c:pt idx="1667">
                  <c:v>Magh 22, 2065</c:v>
                </c:pt>
                <c:pt idx="1668">
                  <c:v>Magh 23, 2065</c:v>
                </c:pt>
                <c:pt idx="1669">
                  <c:v>Magh 24, 2065</c:v>
                </c:pt>
                <c:pt idx="1670">
                  <c:v>Magh 25, 2065</c:v>
                </c:pt>
                <c:pt idx="1671">
                  <c:v>Magh 26, 2065</c:v>
                </c:pt>
                <c:pt idx="1672">
                  <c:v>Magh 27, 2065</c:v>
                </c:pt>
                <c:pt idx="1673">
                  <c:v>Magh 28, 2065</c:v>
                </c:pt>
                <c:pt idx="1674">
                  <c:v>Magh 29, 2065</c:v>
                </c:pt>
                <c:pt idx="1675">
                  <c:v>Falgun 1, 2065</c:v>
                </c:pt>
                <c:pt idx="1676">
                  <c:v>Falgun 2, 2065</c:v>
                </c:pt>
                <c:pt idx="1677">
                  <c:v>Falgun 3, 2065</c:v>
                </c:pt>
                <c:pt idx="1678">
                  <c:v>Falgun 4, 2065</c:v>
                </c:pt>
                <c:pt idx="1679">
                  <c:v>Falgun 5, 2065</c:v>
                </c:pt>
                <c:pt idx="1680">
                  <c:v>Falgun 6, 2065</c:v>
                </c:pt>
                <c:pt idx="1681">
                  <c:v>Falgun 7, 2065</c:v>
                </c:pt>
                <c:pt idx="1682">
                  <c:v>Falgun 8, 2065</c:v>
                </c:pt>
                <c:pt idx="1683">
                  <c:v>Falgun 9, 2065</c:v>
                </c:pt>
                <c:pt idx="1684">
                  <c:v>Falgun 10, 2065</c:v>
                </c:pt>
                <c:pt idx="1685">
                  <c:v>Falgun 11, 2065</c:v>
                </c:pt>
                <c:pt idx="1686">
                  <c:v>Falgun 12, 2065</c:v>
                </c:pt>
                <c:pt idx="1687">
                  <c:v>Falgun 13, 2065</c:v>
                </c:pt>
                <c:pt idx="1688">
                  <c:v>Falgun 14, 2065</c:v>
                </c:pt>
                <c:pt idx="1689">
                  <c:v>Falgun 15, 2065</c:v>
                </c:pt>
                <c:pt idx="1690">
                  <c:v>Falgun 16, 2065</c:v>
                </c:pt>
                <c:pt idx="1691">
                  <c:v>Falgun 17, 2065</c:v>
                </c:pt>
                <c:pt idx="1692">
                  <c:v>Falgun 18, 2065</c:v>
                </c:pt>
                <c:pt idx="1693">
                  <c:v>Falgun 19, 2065</c:v>
                </c:pt>
                <c:pt idx="1694">
                  <c:v>Falgun 20, 2065</c:v>
                </c:pt>
                <c:pt idx="1695">
                  <c:v>Falgun 21, 2065</c:v>
                </c:pt>
                <c:pt idx="1696">
                  <c:v>Falgun 22, 2065</c:v>
                </c:pt>
                <c:pt idx="1697">
                  <c:v>Falgun 23, 2065</c:v>
                </c:pt>
                <c:pt idx="1698">
                  <c:v>Falgun 24, 2065</c:v>
                </c:pt>
                <c:pt idx="1699">
                  <c:v>Falgun 25, 2065</c:v>
                </c:pt>
                <c:pt idx="1700">
                  <c:v>Falgun 26, 2065</c:v>
                </c:pt>
                <c:pt idx="1701">
                  <c:v>Falgun 27, 2065</c:v>
                </c:pt>
                <c:pt idx="1702">
                  <c:v>Falgun 28, 2065</c:v>
                </c:pt>
                <c:pt idx="1703">
                  <c:v>Falgun 29, 2065</c:v>
                </c:pt>
                <c:pt idx="1704">
                  <c:v>Falgun 30, 2065</c:v>
                </c:pt>
                <c:pt idx="1705">
                  <c:v>Chaitra 1, 2065</c:v>
                </c:pt>
                <c:pt idx="1706">
                  <c:v>Chaitra 2, 2065</c:v>
                </c:pt>
                <c:pt idx="1707">
                  <c:v>Chaitra 3, 2065</c:v>
                </c:pt>
                <c:pt idx="1708">
                  <c:v>Chaitra 4, 2065</c:v>
                </c:pt>
                <c:pt idx="1709">
                  <c:v>Chaitra 5, 2065</c:v>
                </c:pt>
                <c:pt idx="1710">
                  <c:v>Chaitra 6, 2065</c:v>
                </c:pt>
                <c:pt idx="1711">
                  <c:v>Chaitra 7, 2065</c:v>
                </c:pt>
                <c:pt idx="1712">
                  <c:v>Chaitra 8, 2065</c:v>
                </c:pt>
                <c:pt idx="1713">
                  <c:v>Chaitra 9, 2065</c:v>
                </c:pt>
                <c:pt idx="1714">
                  <c:v>Chaitra 10, 2065</c:v>
                </c:pt>
                <c:pt idx="1715">
                  <c:v>Chaitra 11, 2065</c:v>
                </c:pt>
                <c:pt idx="1716">
                  <c:v>Chaitra 12, 2065</c:v>
                </c:pt>
                <c:pt idx="1717">
                  <c:v>Chaitra 13, 2065</c:v>
                </c:pt>
                <c:pt idx="1718">
                  <c:v>Chaitra 14, 2065</c:v>
                </c:pt>
                <c:pt idx="1719">
                  <c:v>Chaitra 15, 2065</c:v>
                </c:pt>
                <c:pt idx="1720">
                  <c:v>Chaitra 16, 2065</c:v>
                </c:pt>
                <c:pt idx="1721">
                  <c:v>Chaitra 17, 2065</c:v>
                </c:pt>
                <c:pt idx="1722">
                  <c:v>Chaitra 18, 2065</c:v>
                </c:pt>
                <c:pt idx="1723">
                  <c:v>Chaitra 19, 2065</c:v>
                </c:pt>
                <c:pt idx="1724">
                  <c:v>Chaitra 20, 2065</c:v>
                </c:pt>
                <c:pt idx="1725">
                  <c:v>Chaitra 21, 2065</c:v>
                </c:pt>
                <c:pt idx="1726">
                  <c:v>Chaitra 22, 2065</c:v>
                </c:pt>
                <c:pt idx="1727">
                  <c:v>Chaitra 23, 2065</c:v>
                </c:pt>
                <c:pt idx="1728">
                  <c:v>Chaitra 24, 2065</c:v>
                </c:pt>
                <c:pt idx="1729">
                  <c:v>Chaitra 25, 2065</c:v>
                </c:pt>
                <c:pt idx="1730">
                  <c:v>Chaitra 26, 2065</c:v>
                </c:pt>
                <c:pt idx="1731">
                  <c:v>Chaitra 27, 2065</c:v>
                </c:pt>
                <c:pt idx="1732">
                  <c:v>Chaitra 28, 2065</c:v>
                </c:pt>
                <c:pt idx="1733">
                  <c:v>Chaitra 29, 2065</c:v>
                </c:pt>
                <c:pt idx="1734">
                  <c:v>Chaitra 30, 2065</c:v>
                </c:pt>
                <c:pt idx="1735">
                  <c:v>Chaitra 31, 2065</c:v>
                </c:pt>
                <c:pt idx="1736">
                  <c:v>Baishakh 1, 2066</c:v>
                </c:pt>
                <c:pt idx="1737">
                  <c:v>Baishakh 2, 2066</c:v>
                </c:pt>
                <c:pt idx="1738">
                  <c:v>Baishakh 3, 2066</c:v>
                </c:pt>
                <c:pt idx="1739">
                  <c:v>Baishakh 4, 2066</c:v>
                </c:pt>
                <c:pt idx="1740">
                  <c:v>Baishakh 5, 2066</c:v>
                </c:pt>
                <c:pt idx="1741">
                  <c:v>Baishakh 6, 2066</c:v>
                </c:pt>
                <c:pt idx="1742">
                  <c:v>Baishakh 7, 2066</c:v>
                </c:pt>
                <c:pt idx="1743">
                  <c:v>Baishakh 8, 2066</c:v>
                </c:pt>
                <c:pt idx="1744">
                  <c:v>Baishakh 9, 2066</c:v>
                </c:pt>
                <c:pt idx="1745">
                  <c:v>Baishakh 10, 2066</c:v>
                </c:pt>
                <c:pt idx="1746">
                  <c:v>Baishakh 11, 2066</c:v>
                </c:pt>
                <c:pt idx="1747">
                  <c:v>Baishakh 12, 2066</c:v>
                </c:pt>
                <c:pt idx="1748">
                  <c:v>Baishakh 13, 2066</c:v>
                </c:pt>
                <c:pt idx="1749">
                  <c:v>Baishakh 14, 2066</c:v>
                </c:pt>
                <c:pt idx="1750">
                  <c:v>Baishakh 15, 2066</c:v>
                </c:pt>
                <c:pt idx="1751">
                  <c:v>Baishakh 16, 2066</c:v>
                </c:pt>
                <c:pt idx="1752">
                  <c:v>Baishakh 17, 2066</c:v>
                </c:pt>
                <c:pt idx="1753">
                  <c:v>Baishakh 18, 2066</c:v>
                </c:pt>
                <c:pt idx="1754">
                  <c:v>Baishakh 19, 2066</c:v>
                </c:pt>
                <c:pt idx="1755">
                  <c:v>Baishakh 20, 2066</c:v>
                </c:pt>
                <c:pt idx="1756">
                  <c:v>Baishakh 21, 2066</c:v>
                </c:pt>
                <c:pt idx="1757">
                  <c:v>Baishakh 22, 2066</c:v>
                </c:pt>
                <c:pt idx="1758">
                  <c:v>Baishakh 23, 2066</c:v>
                </c:pt>
                <c:pt idx="1759">
                  <c:v>Baishakh 24, 2066</c:v>
                </c:pt>
                <c:pt idx="1760">
                  <c:v>Baishakh 25, 2066</c:v>
                </c:pt>
                <c:pt idx="1761">
                  <c:v>Baishakh 26, 2066</c:v>
                </c:pt>
                <c:pt idx="1762">
                  <c:v>Baishakh 27, 2066</c:v>
                </c:pt>
                <c:pt idx="1763">
                  <c:v>Baishakh 28, 2066</c:v>
                </c:pt>
                <c:pt idx="1764">
                  <c:v>Baishakh 29, 2066</c:v>
                </c:pt>
                <c:pt idx="1765">
                  <c:v>Baishakh 30, 2066</c:v>
                </c:pt>
                <c:pt idx="1766">
                  <c:v>Baishakh 31, 2066</c:v>
                </c:pt>
                <c:pt idx="1767">
                  <c:v>Jestha 1, 2066</c:v>
                </c:pt>
                <c:pt idx="1768">
                  <c:v>Jestha 2, 2066</c:v>
                </c:pt>
                <c:pt idx="1769">
                  <c:v>Jestha 3, 2066</c:v>
                </c:pt>
                <c:pt idx="1770">
                  <c:v>Jestha 4, 2066</c:v>
                </c:pt>
                <c:pt idx="1771">
                  <c:v>Jestha 5, 2066</c:v>
                </c:pt>
                <c:pt idx="1772">
                  <c:v>Jestha 6, 2066</c:v>
                </c:pt>
                <c:pt idx="1773">
                  <c:v>Jestha 7, 2066</c:v>
                </c:pt>
                <c:pt idx="1774">
                  <c:v>Jestha 8, 2066</c:v>
                </c:pt>
                <c:pt idx="1775">
                  <c:v>Jestha 9, 2066</c:v>
                </c:pt>
                <c:pt idx="1776">
                  <c:v>Jestha 10, 2066</c:v>
                </c:pt>
                <c:pt idx="1777">
                  <c:v>Jestha 11, 2066</c:v>
                </c:pt>
                <c:pt idx="1778">
                  <c:v>Jestha 12, 2066</c:v>
                </c:pt>
                <c:pt idx="1779">
                  <c:v>Jestha 13, 2066</c:v>
                </c:pt>
                <c:pt idx="1780">
                  <c:v>Jestha 14, 2066</c:v>
                </c:pt>
                <c:pt idx="1781">
                  <c:v>Jestha 15, 2066</c:v>
                </c:pt>
                <c:pt idx="1782">
                  <c:v>Jestha 16, 2066</c:v>
                </c:pt>
                <c:pt idx="1783">
                  <c:v>Jestha 17, 2066</c:v>
                </c:pt>
                <c:pt idx="1784">
                  <c:v>Jestha 18, 2066</c:v>
                </c:pt>
                <c:pt idx="1785">
                  <c:v>Jestha 19, 2066</c:v>
                </c:pt>
                <c:pt idx="1786">
                  <c:v>Jestha 20, 2066</c:v>
                </c:pt>
                <c:pt idx="1787">
                  <c:v>Jestha 21, 2066</c:v>
                </c:pt>
                <c:pt idx="1788">
                  <c:v>Jestha 22, 2066</c:v>
                </c:pt>
                <c:pt idx="1789">
                  <c:v>Jestha 23, 2066</c:v>
                </c:pt>
                <c:pt idx="1790">
                  <c:v>Jestha 24, 2066</c:v>
                </c:pt>
                <c:pt idx="1791">
                  <c:v>Jestha 25, 2066</c:v>
                </c:pt>
                <c:pt idx="1792">
                  <c:v>Jestha 26, 2066</c:v>
                </c:pt>
                <c:pt idx="1793">
                  <c:v>Jestha 27, 2066</c:v>
                </c:pt>
                <c:pt idx="1794">
                  <c:v>Jestha 28, 2066</c:v>
                </c:pt>
                <c:pt idx="1795">
                  <c:v>Jestha 29, 2066</c:v>
                </c:pt>
                <c:pt idx="1796">
                  <c:v>Jestha 30, 2066</c:v>
                </c:pt>
                <c:pt idx="1797">
                  <c:v>Jestha 31, 2066</c:v>
                </c:pt>
                <c:pt idx="1798">
                  <c:v>Ashadh 1, 2066</c:v>
                </c:pt>
                <c:pt idx="1799">
                  <c:v>Ashadh 2, 2066</c:v>
                </c:pt>
                <c:pt idx="1800">
                  <c:v>Ashadh 3, 2066</c:v>
                </c:pt>
                <c:pt idx="1801">
                  <c:v>Ashadh 4, 2066</c:v>
                </c:pt>
                <c:pt idx="1802">
                  <c:v>Ashadh 5, 2066</c:v>
                </c:pt>
                <c:pt idx="1803">
                  <c:v>Ashadh 6, 2066</c:v>
                </c:pt>
                <c:pt idx="1804">
                  <c:v>Ashadh 7, 2066</c:v>
                </c:pt>
                <c:pt idx="1805">
                  <c:v>Ashadh 8, 2066</c:v>
                </c:pt>
                <c:pt idx="1806">
                  <c:v>Ashadh 9, 2066</c:v>
                </c:pt>
                <c:pt idx="1807">
                  <c:v>Ashadh 10, 2066</c:v>
                </c:pt>
                <c:pt idx="1808">
                  <c:v>Ashadh 11, 2066</c:v>
                </c:pt>
                <c:pt idx="1809">
                  <c:v>Ashadh 12, 2066</c:v>
                </c:pt>
                <c:pt idx="1810">
                  <c:v>Ashadh 13, 2066</c:v>
                </c:pt>
                <c:pt idx="1811">
                  <c:v>Ashadh 14, 2066</c:v>
                </c:pt>
                <c:pt idx="1812">
                  <c:v>Ashadh 15, 2066</c:v>
                </c:pt>
                <c:pt idx="1813">
                  <c:v>Ashadh 16, 2066</c:v>
                </c:pt>
                <c:pt idx="1814">
                  <c:v>Ashadh 17, 2066</c:v>
                </c:pt>
                <c:pt idx="1815">
                  <c:v>Ashadh 18, 2066</c:v>
                </c:pt>
                <c:pt idx="1816">
                  <c:v>Ashadh 19, 2066</c:v>
                </c:pt>
                <c:pt idx="1817">
                  <c:v>Ashadh 20, 2066</c:v>
                </c:pt>
                <c:pt idx="1818">
                  <c:v>Ashadh 21, 2066</c:v>
                </c:pt>
                <c:pt idx="1819">
                  <c:v>Ashadh 22, 2066</c:v>
                </c:pt>
                <c:pt idx="1820">
                  <c:v>Ashadh 23, 2066</c:v>
                </c:pt>
                <c:pt idx="1821">
                  <c:v>Ashadh 24, 2066</c:v>
                </c:pt>
                <c:pt idx="1822">
                  <c:v>Ashadh 25, 2066</c:v>
                </c:pt>
                <c:pt idx="1823">
                  <c:v>Ashadh 26, 2066</c:v>
                </c:pt>
                <c:pt idx="1824">
                  <c:v>Ashadh 27, 2066</c:v>
                </c:pt>
                <c:pt idx="1825">
                  <c:v>Ashadh 28, 2066</c:v>
                </c:pt>
                <c:pt idx="1826">
                  <c:v>Ashadh 29, 2066</c:v>
                </c:pt>
                <c:pt idx="1827">
                  <c:v>Ashadh 30, 2066</c:v>
                </c:pt>
                <c:pt idx="1828">
                  <c:v>Ashadh 31, 2066</c:v>
                </c:pt>
                <c:pt idx="1829">
                  <c:v>Shrawan 1, 2066</c:v>
                </c:pt>
                <c:pt idx="1830">
                  <c:v>Shrawan 2, 2066</c:v>
                </c:pt>
                <c:pt idx="1831">
                  <c:v>Shrawan 3, 2066</c:v>
                </c:pt>
                <c:pt idx="1832">
                  <c:v>Shrawan 4, 2066</c:v>
                </c:pt>
                <c:pt idx="1833">
                  <c:v>Shrawan 5, 2066</c:v>
                </c:pt>
                <c:pt idx="1834">
                  <c:v>Shrawan 6, 2066</c:v>
                </c:pt>
                <c:pt idx="1835">
                  <c:v>Shrawan 7, 2066</c:v>
                </c:pt>
                <c:pt idx="1836">
                  <c:v>Shrawan 8, 2066</c:v>
                </c:pt>
                <c:pt idx="1837">
                  <c:v>Shrawan 9, 2066</c:v>
                </c:pt>
                <c:pt idx="1838">
                  <c:v>Shrawan 10, 2066</c:v>
                </c:pt>
                <c:pt idx="1839">
                  <c:v>Shrawan 11, 2066</c:v>
                </c:pt>
                <c:pt idx="1840">
                  <c:v>Shrawan 12, 2066</c:v>
                </c:pt>
                <c:pt idx="1841">
                  <c:v>Shrawan 13, 2066</c:v>
                </c:pt>
                <c:pt idx="1842">
                  <c:v>Shrawan 14, 2066</c:v>
                </c:pt>
                <c:pt idx="1843">
                  <c:v>Shrawan 15, 2066</c:v>
                </c:pt>
                <c:pt idx="1844">
                  <c:v>Shrawan 16, 2066</c:v>
                </c:pt>
                <c:pt idx="1845">
                  <c:v>Shrawan 17, 2066</c:v>
                </c:pt>
                <c:pt idx="1846">
                  <c:v>Shrawan 18, 2066</c:v>
                </c:pt>
                <c:pt idx="1847">
                  <c:v>Shrawan 19, 2066</c:v>
                </c:pt>
                <c:pt idx="1848">
                  <c:v>Shrawan 20, 2066</c:v>
                </c:pt>
                <c:pt idx="1849">
                  <c:v>Shrawan 21, 2066</c:v>
                </c:pt>
                <c:pt idx="1850">
                  <c:v>Shrawan 22, 2066</c:v>
                </c:pt>
                <c:pt idx="1851">
                  <c:v>Shrawan 23, 2066</c:v>
                </c:pt>
                <c:pt idx="1852">
                  <c:v>Shrawan 24, 2066</c:v>
                </c:pt>
                <c:pt idx="1853">
                  <c:v>Shrawan 25, 2066</c:v>
                </c:pt>
                <c:pt idx="1854">
                  <c:v>Shrawan 26, 2066</c:v>
                </c:pt>
                <c:pt idx="1855">
                  <c:v>Shrawan 27, 2066</c:v>
                </c:pt>
                <c:pt idx="1856">
                  <c:v>Shrawan 28, 2066</c:v>
                </c:pt>
                <c:pt idx="1857">
                  <c:v>Shrawan 29, 2066</c:v>
                </c:pt>
                <c:pt idx="1858">
                  <c:v>Shrawan 30, 2066</c:v>
                </c:pt>
                <c:pt idx="1859">
                  <c:v>Shrawan 31, 2066</c:v>
                </c:pt>
                <c:pt idx="1860">
                  <c:v>Shrawan 32, 2066</c:v>
                </c:pt>
                <c:pt idx="1861">
                  <c:v>Bhadra 1, 2066</c:v>
                </c:pt>
                <c:pt idx="1862">
                  <c:v>Bhadra 2, 2066</c:v>
                </c:pt>
                <c:pt idx="1863">
                  <c:v>Bhadra 3, 2066</c:v>
                </c:pt>
                <c:pt idx="1864">
                  <c:v>Bhadra 4, 2066</c:v>
                </c:pt>
                <c:pt idx="1865">
                  <c:v>Bhadra 5, 2066</c:v>
                </c:pt>
                <c:pt idx="1866">
                  <c:v>Bhadra 6, 2066</c:v>
                </c:pt>
                <c:pt idx="1867">
                  <c:v>Bhadra 7, 2066</c:v>
                </c:pt>
                <c:pt idx="1868">
                  <c:v>Bhadra 8, 2066</c:v>
                </c:pt>
                <c:pt idx="1869">
                  <c:v>Bhadra 9, 2066</c:v>
                </c:pt>
                <c:pt idx="1870">
                  <c:v>Bhadra 10, 2066</c:v>
                </c:pt>
                <c:pt idx="1871">
                  <c:v>Bhadra 11, 2066</c:v>
                </c:pt>
                <c:pt idx="1872">
                  <c:v>Bhadra 12, 2066</c:v>
                </c:pt>
                <c:pt idx="1873">
                  <c:v>Bhadra 13, 2066</c:v>
                </c:pt>
                <c:pt idx="1874">
                  <c:v>Bhadra 14, 2066</c:v>
                </c:pt>
                <c:pt idx="1875">
                  <c:v>Bhadra 15, 2066</c:v>
                </c:pt>
                <c:pt idx="1876">
                  <c:v>Bhadra 16, 2066</c:v>
                </c:pt>
                <c:pt idx="1877">
                  <c:v>Bhadra 17, 2066</c:v>
                </c:pt>
                <c:pt idx="1878">
                  <c:v>Bhadra 18, 2066</c:v>
                </c:pt>
                <c:pt idx="1879">
                  <c:v>Bhadra 19, 2066</c:v>
                </c:pt>
                <c:pt idx="1880">
                  <c:v>Bhadra 20, 2066</c:v>
                </c:pt>
                <c:pt idx="1881">
                  <c:v>Bhadra 21, 2066</c:v>
                </c:pt>
                <c:pt idx="1882">
                  <c:v>Bhadra 22, 2066</c:v>
                </c:pt>
                <c:pt idx="1883">
                  <c:v>Bhadra 23, 2066</c:v>
                </c:pt>
                <c:pt idx="1884">
                  <c:v>Bhadra 24, 2066</c:v>
                </c:pt>
                <c:pt idx="1885">
                  <c:v>Bhadra 25, 2066</c:v>
                </c:pt>
                <c:pt idx="1886">
                  <c:v>Bhadra 26, 2066</c:v>
                </c:pt>
                <c:pt idx="1887">
                  <c:v>Bhadra 27, 2066</c:v>
                </c:pt>
                <c:pt idx="1888">
                  <c:v>Bhadra 28, 2066</c:v>
                </c:pt>
                <c:pt idx="1889">
                  <c:v>Bhadra 29, 2066</c:v>
                </c:pt>
                <c:pt idx="1890">
                  <c:v>Bhadra 30, 2066</c:v>
                </c:pt>
                <c:pt idx="1891">
                  <c:v>Bhadra 31, 2066</c:v>
                </c:pt>
                <c:pt idx="1892">
                  <c:v>Ashwin 1, 2066</c:v>
                </c:pt>
                <c:pt idx="1893">
                  <c:v>Ashwin 2, 2066</c:v>
                </c:pt>
                <c:pt idx="1894">
                  <c:v>Ashwin 3, 2066</c:v>
                </c:pt>
                <c:pt idx="1895">
                  <c:v>Ashwin 4, 2066</c:v>
                </c:pt>
                <c:pt idx="1896">
                  <c:v>Ashwin 5, 2066</c:v>
                </c:pt>
                <c:pt idx="1897">
                  <c:v>Ashwin 6, 2066</c:v>
                </c:pt>
                <c:pt idx="1898">
                  <c:v>Ashwin 7, 2066</c:v>
                </c:pt>
                <c:pt idx="1899">
                  <c:v>Ashwin 8, 2066</c:v>
                </c:pt>
                <c:pt idx="1900">
                  <c:v>Ashwin 9, 2066</c:v>
                </c:pt>
                <c:pt idx="1901">
                  <c:v>Ashwin 10, 2066</c:v>
                </c:pt>
                <c:pt idx="1902">
                  <c:v>Ashwin 11, 2066</c:v>
                </c:pt>
                <c:pt idx="1903">
                  <c:v>Ashwin 12, 2066</c:v>
                </c:pt>
                <c:pt idx="1904">
                  <c:v>Ashwin 13, 2066</c:v>
                </c:pt>
                <c:pt idx="1905">
                  <c:v>Ashwin 14, 2066</c:v>
                </c:pt>
                <c:pt idx="1906">
                  <c:v>Ashwin 15, 2066</c:v>
                </c:pt>
                <c:pt idx="1907">
                  <c:v>Ashwin 16, 2066</c:v>
                </c:pt>
                <c:pt idx="1908">
                  <c:v>Ashwin 17, 2066</c:v>
                </c:pt>
                <c:pt idx="1909">
                  <c:v>Ashwin 18, 2066</c:v>
                </c:pt>
                <c:pt idx="1910">
                  <c:v>Ashwin 19, 2066</c:v>
                </c:pt>
                <c:pt idx="1911">
                  <c:v>Ashwin 20, 2066</c:v>
                </c:pt>
                <c:pt idx="1912">
                  <c:v>Ashwin 21, 2066</c:v>
                </c:pt>
                <c:pt idx="1913">
                  <c:v>Ashwin 22, 2066</c:v>
                </c:pt>
                <c:pt idx="1914">
                  <c:v>Ashwin 23, 2066</c:v>
                </c:pt>
                <c:pt idx="1915">
                  <c:v>Ashwin 24, 2066</c:v>
                </c:pt>
                <c:pt idx="1916">
                  <c:v>Ashwin 25, 2066</c:v>
                </c:pt>
                <c:pt idx="1917">
                  <c:v>Ashwin 26, 2066</c:v>
                </c:pt>
                <c:pt idx="1918">
                  <c:v>Ashwin 27, 2066</c:v>
                </c:pt>
                <c:pt idx="1919">
                  <c:v>Ashwin 28, 2066</c:v>
                </c:pt>
                <c:pt idx="1920">
                  <c:v>Ashwin 29, 2066</c:v>
                </c:pt>
                <c:pt idx="1921">
                  <c:v>Ashwin 30, 2066</c:v>
                </c:pt>
                <c:pt idx="1922">
                  <c:v>Ashwin 31, 2066</c:v>
                </c:pt>
                <c:pt idx="1923">
                  <c:v>Kartik 1, 2066</c:v>
                </c:pt>
                <c:pt idx="1924">
                  <c:v>Kartik 2, 2066</c:v>
                </c:pt>
                <c:pt idx="1925">
                  <c:v>Kartik 3, 2066</c:v>
                </c:pt>
                <c:pt idx="1926">
                  <c:v>Kartik 4, 2066</c:v>
                </c:pt>
                <c:pt idx="1927">
                  <c:v>Kartik 5, 2066</c:v>
                </c:pt>
                <c:pt idx="1928">
                  <c:v>Kartik 6, 2066</c:v>
                </c:pt>
                <c:pt idx="1929">
                  <c:v>Kartik 7, 2066</c:v>
                </c:pt>
                <c:pt idx="1930">
                  <c:v>Kartik 8, 2066</c:v>
                </c:pt>
                <c:pt idx="1931">
                  <c:v>Kartik 9, 2066</c:v>
                </c:pt>
                <c:pt idx="1932">
                  <c:v>Kartik 10, 2066</c:v>
                </c:pt>
                <c:pt idx="1933">
                  <c:v>Kartik 11, 2066</c:v>
                </c:pt>
                <c:pt idx="1934">
                  <c:v>Kartik 12, 2066</c:v>
                </c:pt>
                <c:pt idx="1935">
                  <c:v>Kartik 13, 2066</c:v>
                </c:pt>
                <c:pt idx="1936">
                  <c:v>Kartik 14, 2066</c:v>
                </c:pt>
                <c:pt idx="1937">
                  <c:v>Kartik 15, 2066</c:v>
                </c:pt>
                <c:pt idx="1938">
                  <c:v>Kartik 16, 2066</c:v>
                </c:pt>
                <c:pt idx="1939">
                  <c:v>Kartik 17, 2066</c:v>
                </c:pt>
                <c:pt idx="1940">
                  <c:v>Kartik 18, 2066</c:v>
                </c:pt>
                <c:pt idx="1941">
                  <c:v>Kartik 19, 2066</c:v>
                </c:pt>
                <c:pt idx="1942">
                  <c:v>Kartik 20, 2066</c:v>
                </c:pt>
                <c:pt idx="1943">
                  <c:v>Kartik 21, 2066</c:v>
                </c:pt>
                <c:pt idx="1944">
                  <c:v>Kartik 22, 2066</c:v>
                </c:pt>
                <c:pt idx="1945">
                  <c:v>Kartik 23, 2066</c:v>
                </c:pt>
                <c:pt idx="1946">
                  <c:v>Kartik 24, 2066</c:v>
                </c:pt>
                <c:pt idx="1947">
                  <c:v>Kartik 25, 2066</c:v>
                </c:pt>
                <c:pt idx="1948">
                  <c:v>Kartik 26, 2066</c:v>
                </c:pt>
                <c:pt idx="1949">
                  <c:v>Kartik 27, 2066</c:v>
                </c:pt>
                <c:pt idx="1950">
                  <c:v>Kartik 28, 2066</c:v>
                </c:pt>
                <c:pt idx="1951">
                  <c:v>Kartik 29, 2066</c:v>
                </c:pt>
                <c:pt idx="1952">
                  <c:v>Mangsir 1, 2066</c:v>
                </c:pt>
                <c:pt idx="1953">
                  <c:v>Mangsir 2, 2066</c:v>
                </c:pt>
                <c:pt idx="1954">
                  <c:v>Mangsir 3, 2066</c:v>
                </c:pt>
                <c:pt idx="1955">
                  <c:v>Mangsir 4, 2066</c:v>
                </c:pt>
                <c:pt idx="1956">
                  <c:v>Mangsir 5, 2066</c:v>
                </c:pt>
                <c:pt idx="1957">
                  <c:v>Mangsir 6, 2066</c:v>
                </c:pt>
                <c:pt idx="1958">
                  <c:v>Mangsir 7, 2066</c:v>
                </c:pt>
                <c:pt idx="1959">
                  <c:v>Mangsir 8, 2066</c:v>
                </c:pt>
                <c:pt idx="1960">
                  <c:v>Mangsir 9, 2066</c:v>
                </c:pt>
                <c:pt idx="1961">
                  <c:v>Mangsir 10, 2066</c:v>
                </c:pt>
                <c:pt idx="1962">
                  <c:v>Mangsir 11, 2066</c:v>
                </c:pt>
                <c:pt idx="1963">
                  <c:v>Mangsir 12, 2066</c:v>
                </c:pt>
                <c:pt idx="1964">
                  <c:v>Mangsir 13, 2066</c:v>
                </c:pt>
                <c:pt idx="1965">
                  <c:v>Mangsir 14, 2066</c:v>
                </c:pt>
                <c:pt idx="1966">
                  <c:v>Mangsir 15, 2066</c:v>
                </c:pt>
                <c:pt idx="1967">
                  <c:v>Mangsir 16, 2066</c:v>
                </c:pt>
                <c:pt idx="1968">
                  <c:v>Mangsir 17, 2066</c:v>
                </c:pt>
                <c:pt idx="1969">
                  <c:v>Mangsir 18, 2066</c:v>
                </c:pt>
                <c:pt idx="1970">
                  <c:v>Mangsir 19, 2066</c:v>
                </c:pt>
                <c:pt idx="1971">
                  <c:v>Mangsir 20, 2066</c:v>
                </c:pt>
                <c:pt idx="1972">
                  <c:v>Mangsir 21, 2066</c:v>
                </c:pt>
                <c:pt idx="1973">
                  <c:v>Mangsir 22, 2066</c:v>
                </c:pt>
                <c:pt idx="1974">
                  <c:v>Mangsir 23, 2066</c:v>
                </c:pt>
                <c:pt idx="1975">
                  <c:v>Mangsir 24, 2066</c:v>
                </c:pt>
                <c:pt idx="1976">
                  <c:v>Mangsir 25, 2066</c:v>
                </c:pt>
                <c:pt idx="1977">
                  <c:v>Mangsir 26, 2066</c:v>
                </c:pt>
                <c:pt idx="1978">
                  <c:v>Mangsir 27, 2066</c:v>
                </c:pt>
                <c:pt idx="1979">
                  <c:v>Mangsir 28, 2066</c:v>
                </c:pt>
                <c:pt idx="1980">
                  <c:v>Mangsir 29, 2066</c:v>
                </c:pt>
                <c:pt idx="1981">
                  <c:v>Mangsir 30, 2066</c:v>
                </c:pt>
                <c:pt idx="1982">
                  <c:v>Poush 1, 2066</c:v>
                </c:pt>
                <c:pt idx="1983">
                  <c:v>Poush 2, 2066</c:v>
                </c:pt>
                <c:pt idx="1984">
                  <c:v>Poush 3, 2066</c:v>
                </c:pt>
                <c:pt idx="1985">
                  <c:v>Poush 4, 2066</c:v>
                </c:pt>
                <c:pt idx="1986">
                  <c:v>Poush 5, 2066</c:v>
                </c:pt>
                <c:pt idx="1987">
                  <c:v>Poush 6, 2066</c:v>
                </c:pt>
                <c:pt idx="1988">
                  <c:v>Poush 7, 2066</c:v>
                </c:pt>
                <c:pt idx="1989">
                  <c:v>Poush 8, 2066</c:v>
                </c:pt>
                <c:pt idx="1990">
                  <c:v>Poush 9, 2066</c:v>
                </c:pt>
                <c:pt idx="1991">
                  <c:v>Poush 10, 2066</c:v>
                </c:pt>
                <c:pt idx="1992">
                  <c:v>Poush 11, 2066</c:v>
                </c:pt>
                <c:pt idx="1993">
                  <c:v>Poush 12, 2066</c:v>
                </c:pt>
                <c:pt idx="1994">
                  <c:v>Poush 13, 2066</c:v>
                </c:pt>
                <c:pt idx="1995">
                  <c:v>Poush 14, 2066</c:v>
                </c:pt>
                <c:pt idx="1996">
                  <c:v>Poush 15, 2066</c:v>
                </c:pt>
                <c:pt idx="1997">
                  <c:v>Poush 16, 2066</c:v>
                </c:pt>
                <c:pt idx="1998">
                  <c:v>Poush 17, 2066</c:v>
                </c:pt>
                <c:pt idx="1999">
                  <c:v>Poush 18, 2066</c:v>
                </c:pt>
                <c:pt idx="2000">
                  <c:v>Poush 19, 2066</c:v>
                </c:pt>
                <c:pt idx="2001">
                  <c:v>Poush 20, 2066</c:v>
                </c:pt>
                <c:pt idx="2002">
                  <c:v>Poush 21, 2066</c:v>
                </c:pt>
                <c:pt idx="2003">
                  <c:v>Poush 22, 2066</c:v>
                </c:pt>
                <c:pt idx="2004">
                  <c:v>Poush 23, 2066</c:v>
                </c:pt>
                <c:pt idx="2005">
                  <c:v>Poush 24, 2066</c:v>
                </c:pt>
                <c:pt idx="2006">
                  <c:v>Poush 25, 2066</c:v>
                </c:pt>
                <c:pt idx="2007">
                  <c:v>Poush 26, 2066</c:v>
                </c:pt>
                <c:pt idx="2008">
                  <c:v>Poush 27, 2066</c:v>
                </c:pt>
                <c:pt idx="2009">
                  <c:v>Poush 28, 2066</c:v>
                </c:pt>
                <c:pt idx="2010">
                  <c:v>Poush 29, 2066</c:v>
                </c:pt>
                <c:pt idx="2011">
                  <c:v>Poush 30, 2066</c:v>
                </c:pt>
                <c:pt idx="2012">
                  <c:v>Magh 1, 2066</c:v>
                </c:pt>
                <c:pt idx="2013">
                  <c:v>Magh 2, 2066</c:v>
                </c:pt>
                <c:pt idx="2014">
                  <c:v>Magh 3, 2066</c:v>
                </c:pt>
                <c:pt idx="2015">
                  <c:v>Magh 4, 2066</c:v>
                </c:pt>
                <c:pt idx="2016">
                  <c:v>Magh 5, 2066</c:v>
                </c:pt>
                <c:pt idx="2017">
                  <c:v>Magh 6, 2066</c:v>
                </c:pt>
                <c:pt idx="2018">
                  <c:v>Magh 7, 2066</c:v>
                </c:pt>
                <c:pt idx="2019">
                  <c:v>Magh 8, 2066</c:v>
                </c:pt>
                <c:pt idx="2020">
                  <c:v>Magh 9, 2066</c:v>
                </c:pt>
                <c:pt idx="2021">
                  <c:v>Magh 10, 2066</c:v>
                </c:pt>
                <c:pt idx="2022">
                  <c:v>Magh 11, 2066</c:v>
                </c:pt>
                <c:pt idx="2023">
                  <c:v>Magh 12, 2066</c:v>
                </c:pt>
                <c:pt idx="2024">
                  <c:v>Magh 13, 2066</c:v>
                </c:pt>
                <c:pt idx="2025">
                  <c:v>Magh 14, 2066</c:v>
                </c:pt>
                <c:pt idx="2026">
                  <c:v>Magh 15, 2066</c:v>
                </c:pt>
                <c:pt idx="2027">
                  <c:v>Magh 16, 2066</c:v>
                </c:pt>
                <c:pt idx="2028">
                  <c:v>Magh 17, 2066</c:v>
                </c:pt>
                <c:pt idx="2029">
                  <c:v>Magh 18, 2066</c:v>
                </c:pt>
                <c:pt idx="2030">
                  <c:v>Magh 19, 2066</c:v>
                </c:pt>
                <c:pt idx="2031">
                  <c:v>Magh 20, 2066</c:v>
                </c:pt>
                <c:pt idx="2032">
                  <c:v>Magh 21, 2066</c:v>
                </c:pt>
                <c:pt idx="2033">
                  <c:v>Magh 22, 2066</c:v>
                </c:pt>
                <c:pt idx="2034">
                  <c:v>Magh 23, 2066</c:v>
                </c:pt>
                <c:pt idx="2035">
                  <c:v>Magh 24, 2066</c:v>
                </c:pt>
                <c:pt idx="2036">
                  <c:v>Magh 25, 2066</c:v>
                </c:pt>
                <c:pt idx="2037">
                  <c:v>Magh 26, 2066</c:v>
                </c:pt>
                <c:pt idx="2038">
                  <c:v>Magh 27, 2066</c:v>
                </c:pt>
                <c:pt idx="2039">
                  <c:v>Magh 28, 2066</c:v>
                </c:pt>
                <c:pt idx="2040">
                  <c:v>Magh 29, 2066</c:v>
                </c:pt>
                <c:pt idx="2041">
                  <c:v>Falgun 1, 2066</c:v>
                </c:pt>
                <c:pt idx="2042">
                  <c:v>Falgun 2, 2066</c:v>
                </c:pt>
                <c:pt idx="2043">
                  <c:v>Falgun 3, 2066</c:v>
                </c:pt>
                <c:pt idx="2044">
                  <c:v>Falgun 4, 2066</c:v>
                </c:pt>
                <c:pt idx="2045">
                  <c:v>Falgun 5, 2066</c:v>
                </c:pt>
                <c:pt idx="2046">
                  <c:v>Falgun 6, 2066</c:v>
                </c:pt>
                <c:pt idx="2047">
                  <c:v>Falgun 7, 2066</c:v>
                </c:pt>
                <c:pt idx="2048">
                  <c:v>Falgun 8, 2066</c:v>
                </c:pt>
                <c:pt idx="2049">
                  <c:v>Falgun 9, 2066</c:v>
                </c:pt>
                <c:pt idx="2050">
                  <c:v>Falgun 10, 2066</c:v>
                </c:pt>
                <c:pt idx="2051">
                  <c:v>Falgun 11, 2066</c:v>
                </c:pt>
                <c:pt idx="2052">
                  <c:v>Falgun 12, 2066</c:v>
                </c:pt>
                <c:pt idx="2053">
                  <c:v>Falgun 13, 2066</c:v>
                </c:pt>
                <c:pt idx="2054">
                  <c:v>Falgun 14, 2066</c:v>
                </c:pt>
                <c:pt idx="2055">
                  <c:v>Falgun 15, 2066</c:v>
                </c:pt>
                <c:pt idx="2056">
                  <c:v>Falgun 16, 2066</c:v>
                </c:pt>
                <c:pt idx="2057">
                  <c:v>Falgun 17, 2066</c:v>
                </c:pt>
                <c:pt idx="2058">
                  <c:v>Falgun 18, 2066</c:v>
                </c:pt>
                <c:pt idx="2059">
                  <c:v>Falgun 19, 2066</c:v>
                </c:pt>
                <c:pt idx="2060">
                  <c:v>Falgun 20, 2066</c:v>
                </c:pt>
                <c:pt idx="2061">
                  <c:v>Falgun 21, 2066</c:v>
                </c:pt>
                <c:pt idx="2062">
                  <c:v>Falgun 22, 2066</c:v>
                </c:pt>
                <c:pt idx="2063">
                  <c:v>Falgun 23, 2066</c:v>
                </c:pt>
                <c:pt idx="2064">
                  <c:v>Falgun 24, 2066</c:v>
                </c:pt>
                <c:pt idx="2065">
                  <c:v>Falgun 25, 2066</c:v>
                </c:pt>
                <c:pt idx="2066">
                  <c:v>Falgun 26, 2066</c:v>
                </c:pt>
                <c:pt idx="2067">
                  <c:v>Falgun 27, 2066</c:v>
                </c:pt>
                <c:pt idx="2068">
                  <c:v>Falgun 28, 2066</c:v>
                </c:pt>
                <c:pt idx="2069">
                  <c:v>Falgun 29, 2066</c:v>
                </c:pt>
                <c:pt idx="2070">
                  <c:v>Chaitra 1, 2066</c:v>
                </c:pt>
                <c:pt idx="2071">
                  <c:v>Chaitra 2, 2066</c:v>
                </c:pt>
                <c:pt idx="2072">
                  <c:v>Chaitra 3, 2066</c:v>
                </c:pt>
                <c:pt idx="2073">
                  <c:v>Chaitra 4, 2066</c:v>
                </c:pt>
                <c:pt idx="2074">
                  <c:v>Chaitra 5, 2066</c:v>
                </c:pt>
                <c:pt idx="2075">
                  <c:v>Chaitra 6, 2066</c:v>
                </c:pt>
                <c:pt idx="2076">
                  <c:v>Chaitra 7, 2066</c:v>
                </c:pt>
                <c:pt idx="2077">
                  <c:v>Chaitra 8, 2066</c:v>
                </c:pt>
                <c:pt idx="2078">
                  <c:v>Chaitra 9, 2066</c:v>
                </c:pt>
                <c:pt idx="2079">
                  <c:v>Chaitra 10, 2066</c:v>
                </c:pt>
                <c:pt idx="2080">
                  <c:v>Chaitra 11, 2066</c:v>
                </c:pt>
                <c:pt idx="2081">
                  <c:v>Chaitra 12, 2066</c:v>
                </c:pt>
                <c:pt idx="2082">
                  <c:v>Chaitra 13, 2066</c:v>
                </c:pt>
                <c:pt idx="2083">
                  <c:v>Chaitra 14, 2066</c:v>
                </c:pt>
                <c:pt idx="2084">
                  <c:v>Chaitra 15, 2066</c:v>
                </c:pt>
                <c:pt idx="2085">
                  <c:v>Chaitra 16, 2066</c:v>
                </c:pt>
                <c:pt idx="2086">
                  <c:v>Chaitra 17, 2066</c:v>
                </c:pt>
                <c:pt idx="2087">
                  <c:v>Chaitra 18, 2066</c:v>
                </c:pt>
                <c:pt idx="2088">
                  <c:v>Chaitra 19, 2066</c:v>
                </c:pt>
                <c:pt idx="2089">
                  <c:v>Chaitra 20, 2066</c:v>
                </c:pt>
                <c:pt idx="2090">
                  <c:v>Chaitra 21, 2066</c:v>
                </c:pt>
                <c:pt idx="2091">
                  <c:v>Chaitra 22, 2066</c:v>
                </c:pt>
                <c:pt idx="2092">
                  <c:v>Chaitra 23, 2066</c:v>
                </c:pt>
                <c:pt idx="2093">
                  <c:v>Chaitra 24, 2066</c:v>
                </c:pt>
                <c:pt idx="2094">
                  <c:v>Chaitra 25, 2066</c:v>
                </c:pt>
                <c:pt idx="2095">
                  <c:v>Chaitra 26, 2066</c:v>
                </c:pt>
                <c:pt idx="2096">
                  <c:v>Chaitra 27, 2066</c:v>
                </c:pt>
                <c:pt idx="2097">
                  <c:v>Chaitra 28, 2066</c:v>
                </c:pt>
                <c:pt idx="2098">
                  <c:v>Chaitra 29, 2066</c:v>
                </c:pt>
                <c:pt idx="2099">
                  <c:v>Chaitra 30, 2066</c:v>
                </c:pt>
                <c:pt idx="2100">
                  <c:v>Chaitra 31, 2066</c:v>
                </c:pt>
                <c:pt idx="2101">
                  <c:v>Baishakh 1, 2067</c:v>
                </c:pt>
                <c:pt idx="2102">
                  <c:v>Baishakh 2, 2067</c:v>
                </c:pt>
                <c:pt idx="2103">
                  <c:v>Baishakh 3, 2067</c:v>
                </c:pt>
                <c:pt idx="2104">
                  <c:v>Baishakh 4, 2067</c:v>
                </c:pt>
                <c:pt idx="2105">
                  <c:v>Baishakh 5, 2067</c:v>
                </c:pt>
                <c:pt idx="2106">
                  <c:v>Baishakh 6, 2067</c:v>
                </c:pt>
                <c:pt idx="2107">
                  <c:v>Baishakh 7, 2067</c:v>
                </c:pt>
                <c:pt idx="2108">
                  <c:v>Baishakh 8, 2067</c:v>
                </c:pt>
                <c:pt idx="2109">
                  <c:v>Baishakh 9, 2067</c:v>
                </c:pt>
                <c:pt idx="2110">
                  <c:v>Baishakh 10, 2067</c:v>
                </c:pt>
                <c:pt idx="2111">
                  <c:v>Baishakh 11, 2067</c:v>
                </c:pt>
                <c:pt idx="2112">
                  <c:v>Baishakh 12, 2067</c:v>
                </c:pt>
                <c:pt idx="2113">
                  <c:v>Baishakh 13, 2067</c:v>
                </c:pt>
                <c:pt idx="2114">
                  <c:v>Baishakh 14, 2067</c:v>
                </c:pt>
                <c:pt idx="2115">
                  <c:v>Baishakh 15, 2067</c:v>
                </c:pt>
                <c:pt idx="2116">
                  <c:v>Baishakh 16, 2067</c:v>
                </c:pt>
                <c:pt idx="2117">
                  <c:v>Baishakh 17, 2067</c:v>
                </c:pt>
                <c:pt idx="2118">
                  <c:v>Baishakh 18, 2067</c:v>
                </c:pt>
                <c:pt idx="2119">
                  <c:v>Baishakh 19, 2067</c:v>
                </c:pt>
                <c:pt idx="2120">
                  <c:v>Baishakh 20, 2067</c:v>
                </c:pt>
                <c:pt idx="2121">
                  <c:v>Baishakh 21, 2067</c:v>
                </c:pt>
                <c:pt idx="2122">
                  <c:v>Baishakh 22, 2067</c:v>
                </c:pt>
                <c:pt idx="2123">
                  <c:v>Baishakh 23, 2067</c:v>
                </c:pt>
                <c:pt idx="2124">
                  <c:v>Baishakh 24, 2067</c:v>
                </c:pt>
                <c:pt idx="2125">
                  <c:v>Baishakh 25, 2067</c:v>
                </c:pt>
                <c:pt idx="2126">
                  <c:v>Baishakh 26, 2067</c:v>
                </c:pt>
                <c:pt idx="2127">
                  <c:v>Baishakh 27, 2067</c:v>
                </c:pt>
                <c:pt idx="2128">
                  <c:v>Baishakh 28, 2067</c:v>
                </c:pt>
                <c:pt idx="2129">
                  <c:v>Baishakh 29, 2067</c:v>
                </c:pt>
                <c:pt idx="2130">
                  <c:v>Baishakh 30, 2067</c:v>
                </c:pt>
                <c:pt idx="2131">
                  <c:v>Baishakh 31, 2067</c:v>
                </c:pt>
                <c:pt idx="2132">
                  <c:v>Jestha 1, 2067</c:v>
                </c:pt>
                <c:pt idx="2133">
                  <c:v>Jestha 2, 2067</c:v>
                </c:pt>
                <c:pt idx="2134">
                  <c:v>Jestha 3, 2067</c:v>
                </c:pt>
                <c:pt idx="2135">
                  <c:v>Jestha 4, 2067</c:v>
                </c:pt>
                <c:pt idx="2136">
                  <c:v>Jestha 5, 2067</c:v>
                </c:pt>
                <c:pt idx="2137">
                  <c:v>Jestha 6, 2067</c:v>
                </c:pt>
                <c:pt idx="2138">
                  <c:v>Jestha 7, 2067</c:v>
                </c:pt>
                <c:pt idx="2139">
                  <c:v>Jestha 8, 2067</c:v>
                </c:pt>
                <c:pt idx="2140">
                  <c:v>Jestha 9, 2067</c:v>
                </c:pt>
                <c:pt idx="2141">
                  <c:v>Jestha 10, 2067</c:v>
                </c:pt>
                <c:pt idx="2142">
                  <c:v>Jestha 11, 2067</c:v>
                </c:pt>
                <c:pt idx="2143">
                  <c:v>Jestha 12, 2067</c:v>
                </c:pt>
                <c:pt idx="2144">
                  <c:v>Jestha 13, 2067</c:v>
                </c:pt>
                <c:pt idx="2145">
                  <c:v>Jestha 14, 2067</c:v>
                </c:pt>
                <c:pt idx="2146">
                  <c:v>Jestha 15, 2067</c:v>
                </c:pt>
                <c:pt idx="2147">
                  <c:v>Jestha 16, 2067</c:v>
                </c:pt>
                <c:pt idx="2148">
                  <c:v>Jestha 17, 2067</c:v>
                </c:pt>
                <c:pt idx="2149">
                  <c:v>Jestha 18, 2067</c:v>
                </c:pt>
                <c:pt idx="2150">
                  <c:v>Jestha 19, 2067</c:v>
                </c:pt>
                <c:pt idx="2151">
                  <c:v>Jestha 20, 2067</c:v>
                </c:pt>
                <c:pt idx="2152">
                  <c:v>Jestha 21, 2067</c:v>
                </c:pt>
                <c:pt idx="2153">
                  <c:v>Jestha 22, 2067</c:v>
                </c:pt>
                <c:pt idx="2154">
                  <c:v>Jestha 23, 2067</c:v>
                </c:pt>
                <c:pt idx="2155">
                  <c:v>Jestha 24, 2067</c:v>
                </c:pt>
                <c:pt idx="2156">
                  <c:v>Jestha 25, 2067</c:v>
                </c:pt>
                <c:pt idx="2157">
                  <c:v>Jestha 26, 2067</c:v>
                </c:pt>
                <c:pt idx="2158">
                  <c:v>Jestha 27, 2067</c:v>
                </c:pt>
                <c:pt idx="2159">
                  <c:v>Jestha 28, 2067</c:v>
                </c:pt>
                <c:pt idx="2160">
                  <c:v>Jestha 29, 2067</c:v>
                </c:pt>
                <c:pt idx="2161">
                  <c:v>Jestha 30, 2067</c:v>
                </c:pt>
                <c:pt idx="2162">
                  <c:v>Jestha 31, 2067</c:v>
                </c:pt>
                <c:pt idx="2163">
                  <c:v>Ashadh 1, 2067</c:v>
                </c:pt>
                <c:pt idx="2164">
                  <c:v>Ashadh 2, 2067</c:v>
                </c:pt>
                <c:pt idx="2165">
                  <c:v>Ashadh 3, 2067</c:v>
                </c:pt>
                <c:pt idx="2166">
                  <c:v>Ashadh 4, 2067</c:v>
                </c:pt>
                <c:pt idx="2167">
                  <c:v>Ashadh 5, 2067</c:v>
                </c:pt>
                <c:pt idx="2168">
                  <c:v>Ashadh 6, 2067</c:v>
                </c:pt>
                <c:pt idx="2169">
                  <c:v>Ashadh 7, 2067</c:v>
                </c:pt>
                <c:pt idx="2170">
                  <c:v>Ashadh 8, 2067</c:v>
                </c:pt>
                <c:pt idx="2171">
                  <c:v>Ashadh 9, 2067</c:v>
                </c:pt>
                <c:pt idx="2172">
                  <c:v>Ashadh 10, 2067</c:v>
                </c:pt>
                <c:pt idx="2173">
                  <c:v>Ashadh 11, 2067</c:v>
                </c:pt>
                <c:pt idx="2174">
                  <c:v>Ashadh 12, 2067</c:v>
                </c:pt>
                <c:pt idx="2175">
                  <c:v>Ashadh 13, 2067</c:v>
                </c:pt>
                <c:pt idx="2176">
                  <c:v>Ashadh 14, 2067</c:v>
                </c:pt>
                <c:pt idx="2177">
                  <c:v>Ashadh 15, 2067</c:v>
                </c:pt>
                <c:pt idx="2178">
                  <c:v>Ashadh 16, 2067</c:v>
                </c:pt>
                <c:pt idx="2179">
                  <c:v>Ashadh 17, 2067</c:v>
                </c:pt>
                <c:pt idx="2180">
                  <c:v>Ashadh 18, 2067</c:v>
                </c:pt>
                <c:pt idx="2181">
                  <c:v>Ashadh 19, 2067</c:v>
                </c:pt>
                <c:pt idx="2182">
                  <c:v>Ashadh 20, 2067</c:v>
                </c:pt>
                <c:pt idx="2183">
                  <c:v>Ashadh 21, 2067</c:v>
                </c:pt>
                <c:pt idx="2184">
                  <c:v>Ashadh 22, 2067</c:v>
                </c:pt>
                <c:pt idx="2185">
                  <c:v>Ashadh 23, 2067</c:v>
                </c:pt>
                <c:pt idx="2186">
                  <c:v>Ashadh 24, 2067</c:v>
                </c:pt>
                <c:pt idx="2187">
                  <c:v>Ashadh 25, 2067</c:v>
                </c:pt>
                <c:pt idx="2188">
                  <c:v>Ashadh 26, 2067</c:v>
                </c:pt>
                <c:pt idx="2189">
                  <c:v>Ashadh 27, 2067</c:v>
                </c:pt>
                <c:pt idx="2190">
                  <c:v>Ashadh 28, 2067</c:v>
                </c:pt>
                <c:pt idx="2191">
                  <c:v>Ashadh 29, 2067</c:v>
                </c:pt>
                <c:pt idx="2192">
                  <c:v>Ashadh 30, 2067</c:v>
                </c:pt>
                <c:pt idx="2193">
                  <c:v>Ashadh 31, 2067</c:v>
                </c:pt>
                <c:pt idx="2194">
                  <c:v>Ashadh 32, 2067</c:v>
                </c:pt>
                <c:pt idx="2195">
                  <c:v>Shrawan 1, 2067</c:v>
                </c:pt>
                <c:pt idx="2196">
                  <c:v>Shrawan 2, 2067</c:v>
                </c:pt>
                <c:pt idx="2197">
                  <c:v>Shrawan 3, 2067</c:v>
                </c:pt>
                <c:pt idx="2198">
                  <c:v>Shrawan 4, 2067</c:v>
                </c:pt>
                <c:pt idx="2199">
                  <c:v>Shrawan 5, 2067</c:v>
                </c:pt>
                <c:pt idx="2200">
                  <c:v>Shrawan 6, 2067</c:v>
                </c:pt>
                <c:pt idx="2201">
                  <c:v>Shrawan 7, 2067</c:v>
                </c:pt>
                <c:pt idx="2202">
                  <c:v>Shrawan 8, 2067</c:v>
                </c:pt>
                <c:pt idx="2203">
                  <c:v>Shrawan 9, 2067</c:v>
                </c:pt>
                <c:pt idx="2204">
                  <c:v>Shrawan 10, 2067</c:v>
                </c:pt>
                <c:pt idx="2205">
                  <c:v>Shrawan 11, 2067</c:v>
                </c:pt>
                <c:pt idx="2206">
                  <c:v>Shrawan 12, 2067</c:v>
                </c:pt>
                <c:pt idx="2207">
                  <c:v>Shrawan 13, 2067</c:v>
                </c:pt>
                <c:pt idx="2208">
                  <c:v>Shrawan 14, 2067</c:v>
                </c:pt>
                <c:pt idx="2209">
                  <c:v>Shrawan 15, 2067</c:v>
                </c:pt>
                <c:pt idx="2210">
                  <c:v>Shrawan 16, 2067</c:v>
                </c:pt>
                <c:pt idx="2211">
                  <c:v>Shrawan 17, 2067</c:v>
                </c:pt>
                <c:pt idx="2212">
                  <c:v>Shrawan 18, 2067</c:v>
                </c:pt>
                <c:pt idx="2213">
                  <c:v>Shrawan 19, 2067</c:v>
                </c:pt>
                <c:pt idx="2214">
                  <c:v>Shrawan 20, 2067</c:v>
                </c:pt>
                <c:pt idx="2215">
                  <c:v>Shrawan 21, 2067</c:v>
                </c:pt>
                <c:pt idx="2216">
                  <c:v>Shrawan 22, 2067</c:v>
                </c:pt>
                <c:pt idx="2217">
                  <c:v>Shrawan 23, 2067</c:v>
                </c:pt>
                <c:pt idx="2218">
                  <c:v>Shrawan 24, 2067</c:v>
                </c:pt>
                <c:pt idx="2219">
                  <c:v>Shrawan 25, 2067</c:v>
                </c:pt>
                <c:pt idx="2220">
                  <c:v>Shrawan 26, 2067</c:v>
                </c:pt>
                <c:pt idx="2221">
                  <c:v>Shrawan 27, 2067</c:v>
                </c:pt>
                <c:pt idx="2222">
                  <c:v>Shrawan 28, 2067</c:v>
                </c:pt>
                <c:pt idx="2223">
                  <c:v>Shrawan 29, 2067</c:v>
                </c:pt>
                <c:pt idx="2224">
                  <c:v>Shrawan 30, 2067</c:v>
                </c:pt>
                <c:pt idx="2225">
                  <c:v>Shrawan 31, 2067</c:v>
                </c:pt>
                <c:pt idx="2226">
                  <c:v>Shrawan 32, 2067</c:v>
                </c:pt>
                <c:pt idx="2227">
                  <c:v>Bhadra 1, 2067</c:v>
                </c:pt>
                <c:pt idx="2228">
                  <c:v>Bhadra 2, 2067</c:v>
                </c:pt>
                <c:pt idx="2229">
                  <c:v>Bhadra 3, 2067</c:v>
                </c:pt>
                <c:pt idx="2230">
                  <c:v>Bhadra 4, 2067</c:v>
                </c:pt>
                <c:pt idx="2231">
                  <c:v>Bhadra 5, 2067</c:v>
                </c:pt>
                <c:pt idx="2232">
                  <c:v>Bhadra 6, 2067</c:v>
                </c:pt>
                <c:pt idx="2233">
                  <c:v>Bhadra 7, 2067</c:v>
                </c:pt>
                <c:pt idx="2234">
                  <c:v>Bhadra 8, 2067</c:v>
                </c:pt>
                <c:pt idx="2235">
                  <c:v>Bhadra 9, 2067</c:v>
                </c:pt>
                <c:pt idx="2236">
                  <c:v>Bhadra 10, 2067</c:v>
                </c:pt>
                <c:pt idx="2237">
                  <c:v>Bhadra 11, 2067</c:v>
                </c:pt>
                <c:pt idx="2238">
                  <c:v>Bhadra 12, 2067</c:v>
                </c:pt>
                <c:pt idx="2239">
                  <c:v>Bhadra 13, 2067</c:v>
                </c:pt>
                <c:pt idx="2240">
                  <c:v>Bhadra 14, 2067</c:v>
                </c:pt>
                <c:pt idx="2241">
                  <c:v>Bhadra 15, 2067</c:v>
                </c:pt>
                <c:pt idx="2242">
                  <c:v>Bhadra 16, 2067</c:v>
                </c:pt>
                <c:pt idx="2243">
                  <c:v>Bhadra 17, 2067</c:v>
                </c:pt>
                <c:pt idx="2244">
                  <c:v>Bhadra 18, 2067</c:v>
                </c:pt>
                <c:pt idx="2245">
                  <c:v>Bhadra 19, 2067</c:v>
                </c:pt>
                <c:pt idx="2246">
                  <c:v>Bhadra 20, 2067</c:v>
                </c:pt>
                <c:pt idx="2247">
                  <c:v>Bhadra 21, 2067</c:v>
                </c:pt>
                <c:pt idx="2248">
                  <c:v>Bhadra 22, 2067</c:v>
                </c:pt>
                <c:pt idx="2249">
                  <c:v>Bhadra 23, 2067</c:v>
                </c:pt>
                <c:pt idx="2250">
                  <c:v>Bhadra 24, 2067</c:v>
                </c:pt>
                <c:pt idx="2251">
                  <c:v>Bhadra 25, 2067</c:v>
                </c:pt>
                <c:pt idx="2252">
                  <c:v>Bhadra 26, 2067</c:v>
                </c:pt>
                <c:pt idx="2253">
                  <c:v>Bhadra 27, 2067</c:v>
                </c:pt>
                <c:pt idx="2254">
                  <c:v>Bhadra 28, 2067</c:v>
                </c:pt>
                <c:pt idx="2255">
                  <c:v>Bhadra 29, 2067</c:v>
                </c:pt>
                <c:pt idx="2256">
                  <c:v>Bhadra 30, 2067</c:v>
                </c:pt>
                <c:pt idx="2257">
                  <c:v>Bhadra 31, 2067</c:v>
                </c:pt>
                <c:pt idx="2258">
                  <c:v>Ashwin 1, 2067</c:v>
                </c:pt>
                <c:pt idx="2259">
                  <c:v>Ashwin 2, 2067</c:v>
                </c:pt>
                <c:pt idx="2260">
                  <c:v>Ashwin 3, 2067</c:v>
                </c:pt>
                <c:pt idx="2261">
                  <c:v>Ashwin 4, 2067</c:v>
                </c:pt>
                <c:pt idx="2262">
                  <c:v>Ashwin 5, 2067</c:v>
                </c:pt>
                <c:pt idx="2263">
                  <c:v>Ashwin 6, 2067</c:v>
                </c:pt>
                <c:pt idx="2264">
                  <c:v>Ashwin 7, 2067</c:v>
                </c:pt>
                <c:pt idx="2265">
                  <c:v>Ashwin 8, 2067</c:v>
                </c:pt>
                <c:pt idx="2266">
                  <c:v>Ashwin 9, 2067</c:v>
                </c:pt>
                <c:pt idx="2267">
                  <c:v>Ashwin 10, 2067</c:v>
                </c:pt>
                <c:pt idx="2268">
                  <c:v>Ashwin 11, 2067</c:v>
                </c:pt>
                <c:pt idx="2269">
                  <c:v>Ashwin 12, 2067</c:v>
                </c:pt>
                <c:pt idx="2270">
                  <c:v>Ashwin 13, 2067</c:v>
                </c:pt>
                <c:pt idx="2271">
                  <c:v>Ashwin 14, 2067</c:v>
                </c:pt>
                <c:pt idx="2272">
                  <c:v>Ashwin 15, 2067</c:v>
                </c:pt>
                <c:pt idx="2273">
                  <c:v>Ashwin 16, 2067</c:v>
                </c:pt>
                <c:pt idx="2274">
                  <c:v>Ashwin 17, 2067</c:v>
                </c:pt>
                <c:pt idx="2275">
                  <c:v>Ashwin 18, 2067</c:v>
                </c:pt>
                <c:pt idx="2276">
                  <c:v>Ashwin 19, 2067</c:v>
                </c:pt>
                <c:pt idx="2277">
                  <c:v>Ashwin 20, 2067</c:v>
                </c:pt>
                <c:pt idx="2278">
                  <c:v>Ashwin 21, 2067</c:v>
                </c:pt>
                <c:pt idx="2279">
                  <c:v>Ashwin 22, 2067</c:v>
                </c:pt>
                <c:pt idx="2280">
                  <c:v>Ashwin 23, 2067</c:v>
                </c:pt>
                <c:pt idx="2281">
                  <c:v>Ashwin 24, 2067</c:v>
                </c:pt>
                <c:pt idx="2282">
                  <c:v>Ashwin 25, 2067</c:v>
                </c:pt>
                <c:pt idx="2283">
                  <c:v>Ashwin 26, 2067</c:v>
                </c:pt>
                <c:pt idx="2284">
                  <c:v>Ashwin 27, 2067</c:v>
                </c:pt>
                <c:pt idx="2285">
                  <c:v>Ashwin 28, 2067</c:v>
                </c:pt>
                <c:pt idx="2286">
                  <c:v>Ashwin 29, 2067</c:v>
                </c:pt>
                <c:pt idx="2287">
                  <c:v>Ashwin 30, 2067</c:v>
                </c:pt>
                <c:pt idx="2288">
                  <c:v>Ashwin 31, 2067</c:v>
                </c:pt>
                <c:pt idx="2289">
                  <c:v>Kartik 1, 2067</c:v>
                </c:pt>
                <c:pt idx="2290">
                  <c:v>Kartik 2, 2067</c:v>
                </c:pt>
                <c:pt idx="2291">
                  <c:v>Kartik 3, 2067</c:v>
                </c:pt>
                <c:pt idx="2292">
                  <c:v>Kartik 4, 2067</c:v>
                </c:pt>
                <c:pt idx="2293">
                  <c:v>Kartik 5, 2067</c:v>
                </c:pt>
                <c:pt idx="2294">
                  <c:v>Kartik 6, 2067</c:v>
                </c:pt>
                <c:pt idx="2295">
                  <c:v>Kartik 7, 2067</c:v>
                </c:pt>
                <c:pt idx="2296">
                  <c:v>Kartik 8, 2067</c:v>
                </c:pt>
                <c:pt idx="2297">
                  <c:v>Kartik 9, 2067</c:v>
                </c:pt>
                <c:pt idx="2298">
                  <c:v>Kartik 10, 2067</c:v>
                </c:pt>
                <c:pt idx="2299">
                  <c:v>Kartik 11, 2067</c:v>
                </c:pt>
                <c:pt idx="2300">
                  <c:v>Kartik 12, 2067</c:v>
                </c:pt>
                <c:pt idx="2301">
                  <c:v>Kartik 13, 2067</c:v>
                </c:pt>
                <c:pt idx="2302">
                  <c:v>Kartik 14, 2067</c:v>
                </c:pt>
                <c:pt idx="2303">
                  <c:v>Kartik 15, 2067</c:v>
                </c:pt>
                <c:pt idx="2304">
                  <c:v>Kartik 16, 2067</c:v>
                </c:pt>
                <c:pt idx="2305">
                  <c:v>Kartik 17, 2067</c:v>
                </c:pt>
                <c:pt idx="2306">
                  <c:v>Kartik 18, 2067</c:v>
                </c:pt>
                <c:pt idx="2307">
                  <c:v>Kartik 19, 2067</c:v>
                </c:pt>
                <c:pt idx="2308">
                  <c:v>Kartik 20, 2067</c:v>
                </c:pt>
                <c:pt idx="2309">
                  <c:v>Kartik 21, 2067</c:v>
                </c:pt>
                <c:pt idx="2310">
                  <c:v>Kartik 22, 2067</c:v>
                </c:pt>
                <c:pt idx="2311">
                  <c:v>Kartik 23, 2067</c:v>
                </c:pt>
                <c:pt idx="2312">
                  <c:v>Kartik 24, 2067</c:v>
                </c:pt>
                <c:pt idx="2313">
                  <c:v>Kartik 25, 2067</c:v>
                </c:pt>
                <c:pt idx="2314">
                  <c:v>Kartik 26, 2067</c:v>
                </c:pt>
                <c:pt idx="2315">
                  <c:v>Kartik 27, 2067</c:v>
                </c:pt>
                <c:pt idx="2316">
                  <c:v>Kartik 28, 2067</c:v>
                </c:pt>
                <c:pt idx="2317">
                  <c:v>Kartik 29, 2067</c:v>
                </c:pt>
                <c:pt idx="2318">
                  <c:v>Kartik 30, 2067</c:v>
                </c:pt>
                <c:pt idx="2319">
                  <c:v>Mangsir 1, 2067</c:v>
                </c:pt>
                <c:pt idx="2320">
                  <c:v>Mangsir 2, 2067</c:v>
                </c:pt>
                <c:pt idx="2321">
                  <c:v>Mangsir 3, 2067</c:v>
                </c:pt>
                <c:pt idx="2322">
                  <c:v>Mangsir 4, 2067</c:v>
                </c:pt>
                <c:pt idx="2323">
                  <c:v>Mangsir 5, 2067</c:v>
                </c:pt>
                <c:pt idx="2324">
                  <c:v>Mangsir 6, 2067</c:v>
                </c:pt>
                <c:pt idx="2325">
                  <c:v>Mangsir 7, 2067</c:v>
                </c:pt>
                <c:pt idx="2326">
                  <c:v>Mangsir 8, 2067</c:v>
                </c:pt>
                <c:pt idx="2327">
                  <c:v>Mangsir 9, 2067</c:v>
                </c:pt>
                <c:pt idx="2328">
                  <c:v>Mangsir 10, 2067</c:v>
                </c:pt>
                <c:pt idx="2329">
                  <c:v>Mangsir 11, 2067</c:v>
                </c:pt>
                <c:pt idx="2330">
                  <c:v>Mangsir 12, 2067</c:v>
                </c:pt>
                <c:pt idx="2331">
                  <c:v>Mangsir 13, 2067</c:v>
                </c:pt>
                <c:pt idx="2332">
                  <c:v>Mangsir 14, 2067</c:v>
                </c:pt>
                <c:pt idx="2333">
                  <c:v>Mangsir 15, 2067</c:v>
                </c:pt>
                <c:pt idx="2334">
                  <c:v>Mangsir 16, 2067</c:v>
                </c:pt>
                <c:pt idx="2335">
                  <c:v>Mangsir 17, 2067</c:v>
                </c:pt>
                <c:pt idx="2336">
                  <c:v>Mangsir 18, 2067</c:v>
                </c:pt>
                <c:pt idx="2337">
                  <c:v>Mangsir 19, 2067</c:v>
                </c:pt>
                <c:pt idx="2338">
                  <c:v>Mangsir 20, 2067</c:v>
                </c:pt>
                <c:pt idx="2339">
                  <c:v>Mangsir 21, 2067</c:v>
                </c:pt>
                <c:pt idx="2340">
                  <c:v>Mangsir 22, 2067</c:v>
                </c:pt>
                <c:pt idx="2341">
                  <c:v>Mangsir 23, 2067</c:v>
                </c:pt>
                <c:pt idx="2342">
                  <c:v>Mangsir 24, 2067</c:v>
                </c:pt>
                <c:pt idx="2343">
                  <c:v>Mangsir 25, 2067</c:v>
                </c:pt>
                <c:pt idx="2344">
                  <c:v>Mangsir 26, 2067</c:v>
                </c:pt>
                <c:pt idx="2345">
                  <c:v>Mangsir 27, 2067</c:v>
                </c:pt>
                <c:pt idx="2346">
                  <c:v>Mangsir 28, 2067</c:v>
                </c:pt>
                <c:pt idx="2347">
                  <c:v>Mangsir 29, 2067</c:v>
                </c:pt>
                <c:pt idx="2348">
                  <c:v>Poush 1, 2067</c:v>
                </c:pt>
                <c:pt idx="2349">
                  <c:v>Poush 2, 2067</c:v>
                </c:pt>
                <c:pt idx="2350">
                  <c:v>Poush 3, 2067</c:v>
                </c:pt>
                <c:pt idx="2351">
                  <c:v>Poush 4, 2067</c:v>
                </c:pt>
                <c:pt idx="2352">
                  <c:v>Poush 5, 2067</c:v>
                </c:pt>
                <c:pt idx="2353">
                  <c:v>Poush 6, 2067</c:v>
                </c:pt>
                <c:pt idx="2354">
                  <c:v>Poush 7, 2067</c:v>
                </c:pt>
                <c:pt idx="2355">
                  <c:v>Poush 8, 2067</c:v>
                </c:pt>
                <c:pt idx="2356">
                  <c:v>Poush 9, 2067</c:v>
                </c:pt>
                <c:pt idx="2357">
                  <c:v>Poush 10, 2067</c:v>
                </c:pt>
                <c:pt idx="2358">
                  <c:v>Poush 11, 2067</c:v>
                </c:pt>
                <c:pt idx="2359">
                  <c:v>Poush 12, 2067</c:v>
                </c:pt>
                <c:pt idx="2360">
                  <c:v>Poush 13, 2067</c:v>
                </c:pt>
                <c:pt idx="2361">
                  <c:v>Poush 14, 2067</c:v>
                </c:pt>
                <c:pt idx="2362">
                  <c:v>Poush 15, 2067</c:v>
                </c:pt>
                <c:pt idx="2363">
                  <c:v>Poush 16, 2067</c:v>
                </c:pt>
                <c:pt idx="2364">
                  <c:v>Poush 17, 2067</c:v>
                </c:pt>
                <c:pt idx="2365">
                  <c:v>Poush 18, 2067</c:v>
                </c:pt>
                <c:pt idx="2366">
                  <c:v>Poush 19, 2067</c:v>
                </c:pt>
                <c:pt idx="2367">
                  <c:v>Poush 20, 2067</c:v>
                </c:pt>
                <c:pt idx="2368">
                  <c:v>Poush 21, 2067</c:v>
                </c:pt>
                <c:pt idx="2369">
                  <c:v>Poush 22, 2067</c:v>
                </c:pt>
                <c:pt idx="2370">
                  <c:v>Poush 23, 2067</c:v>
                </c:pt>
                <c:pt idx="2371">
                  <c:v>Poush 24, 2067</c:v>
                </c:pt>
                <c:pt idx="2372">
                  <c:v>Poush 25, 2067</c:v>
                </c:pt>
                <c:pt idx="2373">
                  <c:v>Poush 26, 2067</c:v>
                </c:pt>
                <c:pt idx="2374">
                  <c:v>Poush 27, 2067</c:v>
                </c:pt>
                <c:pt idx="2375">
                  <c:v>Poush 28, 2067</c:v>
                </c:pt>
                <c:pt idx="2376">
                  <c:v>Poush 29, 2067</c:v>
                </c:pt>
                <c:pt idx="2377">
                  <c:v>Poush 30, 2067</c:v>
                </c:pt>
                <c:pt idx="2378">
                  <c:v>Magh 1, 2067</c:v>
                </c:pt>
                <c:pt idx="2379">
                  <c:v>Magh 2, 2067</c:v>
                </c:pt>
                <c:pt idx="2380">
                  <c:v>Magh 3, 2067</c:v>
                </c:pt>
                <c:pt idx="2381">
                  <c:v>Magh 4, 2067</c:v>
                </c:pt>
                <c:pt idx="2382">
                  <c:v>Magh 5, 2067</c:v>
                </c:pt>
                <c:pt idx="2383">
                  <c:v>Magh 6, 2067</c:v>
                </c:pt>
                <c:pt idx="2384">
                  <c:v>Magh 7, 2067</c:v>
                </c:pt>
                <c:pt idx="2385">
                  <c:v>Magh 8, 2067</c:v>
                </c:pt>
                <c:pt idx="2386">
                  <c:v>Magh 9, 2067</c:v>
                </c:pt>
                <c:pt idx="2387">
                  <c:v>Magh 10, 2067</c:v>
                </c:pt>
                <c:pt idx="2388">
                  <c:v>Magh 11, 2067</c:v>
                </c:pt>
                <c:pt idx="2389">
                  <c:v>Magh 12, 2067</c:v>
                </c:pt>
                <c:pt idx="2390">
                  <c:v>Magh 13, 2067</c:v>
                </c:pt>
                <c:pt idx="2391">
                  <c:v>Magh 14, 2067</c:v>
                </c:pt>
                <c:pt idx="2392">
                  <c:v>Magh 15, 2067</c:v>
                </c:pt>
                <c:pt idx="2393">
                  <c:v>Magh 16, 2067</c:v>
                </c:pt>
                <c:pt idx="2394">
                  <c:v>Magh 17, 2067</c:v>
                </c:pt>
                <c:pt idx="2395">
                  <c:v>Magh 18, 2067</c:v>
                </c:pt>
                <c:pt idx="2396">
                  <c:v>Magh 19, 2067</c:v>
                </c:pt>
                <c:pt idx="2397">
                  <c:v>Magh 20, 2067</c:v>
                </c:pt>
                <c:pt idx="2398">
                  <c:v>Magh 21, 2067</c:v>
                </c:pt>
                <c:pt idx="2399">
                  <c:v>Magh 22, 2067</c:v>
                </c:pt>
                <c:pt idx="2400">
                  <c:v>Magh 23, 2067</c:v>
                </c:pt>
                <c:pt idx="2401">
                  <c:v>Magh 24, 2067</c:v>
                </c:pt>
                <c:pt idx="2402">
                  <c:v>Magh 25, 2067</c:v>
                </c:pt>
                <c:pt idx="2403">
                  <c:v>Magh 26, 2067</c:v>
                </c:pt>
                <c:pt idx="2404">
                  <c:v>Magh 27, 2067</c:v>
                </c:pt>
                <c:pt idx="2405">
                  <c:v>Magh 28, 2067</c:v>
                </c:pt>
                <c:pt idx="2406">
                  <c:v>Magh 29, 2067</c:v>
                </c:pt>
                <c:pt idx="2407">
                  <c:v>Falgun 1, 2067</c:v>
                </c:pt>
                <c:pt idx="2408">
                  <c:v>Falgun 2, 2067</c:v>
                </c:pt>
                <c:pt idx="2409">
                  <c:v>Falgun 3, 2067</c:v>
                </c:pt>
                <c:pt idx="2410">
                  <c:v>Falgun 4, 2067</c:v>
                </c:pt>
                <c:pt idx="2411">
                  <c:v>Falgun 5, 2067</c:v>
                </c:pt>
                <c:pt idx="2412">
                  <c:v>Falgun 6, 2067</c:v>
                </c:pt>
                <c:pt idx="2413">
                  <c:v>Falgun 7, 2067</c:v>
                </c:pt>
                <c:pt idx="2414">
                  <c:v>Falgun 8, 2067</c:v>
                </c:pt>
                <c:pt idx="2415">
                  <c:v>Falgun 9, 2067</c:v>
                </c:pt>
                <c:pt idx="2416">
                  <c:v>Falgun 10, 2067</c:v>
                </c:pt>
                <c:pt idx="2417">
                  <c:v>Falgun 11, 2067</c:v>
                </c:pt>
                <c:pt idx="2418">
                  <c:v>Falgun 12, 2067</c:v>
                </c:pt>
                <c:pt idx="2419">
                  <c:v>Falgun 13, 2067</c:v>
                </c:pt>
                <c:pt idx="2420">
                  <c:v>Falgun 14, 2067</c:v>
                </c:pt>
                <c:pt idx="2421">
                  <c:v>Falgun 15, 2067</c:v>
                </c:pt>
                <c:pt idx="2422">
                  <c:v>Falgun 16, 2067</c:v>
                </c:pt>
                <c:pt idx="2423">
                  <c:v>Falgun 17, 2067</c:v>
                </c:pt>
                <c:pt idx="2424">
                  <c:v>Falgun 18, 2067</c:v>
                </c:pt>
                <c:pt idx="2425">
                  <c:v>Falgun 19, 2067</c:v>
                </c:pt>
                <c:pt idx="2426">
                  <c:v>Falgun 20, 2067</c:v>
                </c:pt>
                <c:pt idx="2427">
                  <c:v>Falgun 21, 2067</c:v>
                </c:pt>
                <c:pt idx="2428">
                  <c:v>Falgun 22, 2067</c:v>
                </c:pt>
                <c:pt idx="2429">
                  <c:v>Falgun 23, 2067</c:v>
                </c:pt>
                <c:pt idx="2430">
                  <c:v>Falgun 24, 2067</c:v>
                </c:pt>
                <c:pt idx="2431">
                  <c:v>Falgun 25, 2067</c:v>
                </c:pt>
                <c:pt idx="2432">
                  <c:v>Falgun 26, 2067</c:v>
                </c:pt>
                <c:pt idx="2433">
                  <c:v>Falgun 27, 2067</c:v>
                </c:pt>
                <c:pt idx="2434">
                  <c:v>Falgun 28, 2067</c:v>
                </c:pt>
                <c:pt idx="2435">
                  <c:v>Falgun 29, 2067</c:v>
                </c:pt>
                <c:pt idx="2436">
                  <c:v>Falgun 30, 2067</c:v>
                </c:pt>
                <c:pt idx="2437">
                  <c:v>Chaitra 1, 2067</c:v>
                </c:pt>
                <c:pt idx="2438">
                  <c:v>Chaitra 2, 2067</c:v>
                </c:pt>
                <c:pt idx="2439">
                  <c:v>Chaitra 3, 2067</c:v>
                </c:pt>
                <c:pt idx="2440">
                  <c:v>Chaitra 4, 2067</c:v>
                </c:pt>
                <c:pt idx="2441">
                  <c:v>Chaitra 5, 2067</c:v>
                </c:pt>
                <c:pt idx="2442">
                  <c:v>Chaitra 6, 2067</c:v>
                </c:pt>
                <c:pt idx="2443">
                  <c:v>Chaitra 7, 2067</c:v>
                </c:pt>
                <c:pt idx="2444">
                  <c:v>Chaitra 8, 2067</c:v>
                </c:pt>
                <c:pt idx="2445">
                  <c:v>Chaitra 9, 2067</c:v>
                </c:pt>
                <c:pt idx="2446">
                  <c:v>Chaitra 10, 2067</c:v>
                </c:pt>
                <c:pt idx="2447">
                  <c:v>Chaitra 11, 2067</c:v>
                </c:pt>
                <c:pt idx="2448">
                  <c:v>Chaitra 12, 2067</c:v>
                </c:pt>
                <c:pt idx="2449">
                  <c:v>Chaitra 13, 2067</c:v>
                </c:pt>
                <c:pt idx="2450">
                  <c:v>Chaitra 14, 2067</c:v>
                </c:pt>
                <c:pt idx="2451">
                  <c:v>Chaitra 15, 2067</c:v>
                </c:pt>
                <c:pt idx="2452">
                  <c:v>Chaitra 16, 2067</c:v>
                </c:pt>
                <c:pt idx="2453">
                  <c:v>Chaitra 17, 2067</c:v>
                </c:pt>
                <c:pt idx="2454">
                  <c:v>Chaitra 18, 2067</c:v>
                </c:pt>
                <c:pt idx="2455">
                  <c:v>Chaitra 19, 2067</c:v>
                </c:pt>
                <c:pt idx="2456">
                  <c:v>Chaitra 20, 2067</c:v>
                </c:pt>
                <c:pt idx="2457">
                  <c:v>Chaitra 21, 2067</c:v>
                </c:pt>
                <c:pt idx="2458">
                  <c:v>Chaitra 22, 2067</c:v>
                </c:pt>
                <c:pt idx="2459">
                  <c:v>Chaitra 23, 2067</c:v>
                </c:pt>
                <c:pt idx="2460">
                  <c:v>Chaitra 24, 2067</c:v>
                </c:pt>
                <c:pt idx="2461">
                  <c:v>Chaitra 25, 2067</c:v>
                </c:pt>
                <c:pt idx="2462">
                  <c:v>Chaitra 26, 2067</c:v>
                </c:pt>
                <c:pt idx="2463">
                  <c:v>Chaitra 27, 2067</c:v>
                </c:pt>
                <c:pt idx="2464">
                  <c:v>Chaitra 28, 2067</c:v>
                </c:pt>
                <c:pt idx="2465">
                  <c:v>Chaitra 29, 2067</c:v>
                </c:pt>
                <c:pt idx="2466">
                  <c:v>Chaitra 30, 2067</c:v>
                </c:pt>
                <c:pt idx="2467">
                  <c:v>Baishakh 1, 2068</c:v>
                </c:pt>
                <c:pt idx="2468">
                  <c:v>Baishakh 2, 2068</c:v>
                </c:pt>
                <c:pt idx="2469">
                  <c:v>Baishakh 3, 2068</c:v>
                </c:pt>
                <c:pt idx="2470">
                  <c:v>Baishakh 4, 2068</c:v>
                </c:pt>
                <c:pt idx="2471">
                  <c:v>Baishakh 5, 2068</c:v>
                </c:pt>
                <c:pt idx="2472">
                  <c:v>Baishakh 6, 2068</c:v>
                </c:pt>
                <c:pt idx="2473">
                  <c:v>Baishakh 7, 2068</c:v>
                </c:pt>
                <c:pt idx="2474">
                  <c:v>Baishakh 8, 2068</c:v>
                </c:pt>
                <c:pt idx="2475">
                  <c:v>Baishakh 9, 2068</c:v>
                </c:pt>
                <c:pt idx="2476">
                  <c:v>Baishakh 10, 2068</c:v>
                </c:pt>
                <c:pt idx="2477">
                  <c:v>Baishakh 11, 2068</c:v>
                </c:pt>
                <c:pt idx="2478">
                  <c:v>Baishakh 12, 2068</c:v>
                </c:pt>
                <c:pt idx="2479">
                  <c:v>Baishakh 13, 2068</c:v>
                </c:pt>
                <c:pt idx="2480">
                  <c:v>Baishakh 14, 2068</c:v>
                </c:pt>
                <c:pt idx="2481">
                  <c:v>Baishakh 15, 2068</c:v>
                </c:pt>
                <c:pt idx="2482">
                  <c:v>Baishakh 16, 2068</c:v>
                </c:pt>
                <c:pt idx="2483">
                  <c:v>Baishakh 17, 2068</c:v>
                </c:pt>
                <c:pt idx="2484">
                  <c:v>Baishakh 18, 2068</c:v>
                </c:pt>
                <c:pt idx="2485">
                  <c:v>Baishakh 19, 2068</c:v>
                </c:pt>
                <c:pt idx="2486">
                  <c:v>Baishakh 20, 2068</c:v>
                </c:pt>
                <c:pt idx="2487">
                  <c:v>Baishakh 21, 2068</c:v>
                </c:pt>
                <c:pt idx="2488">
                  <c:v>Baishakh 22, 2068</c:v>
                </c:pt>
                <c:pt idx="2489">
                  <c:v>Baishakh 23, 2068</c:v>
                </c:pt>
                <c:pt idx="2490">
                  <c:v>Baishakh 24, 2068</c:v>
                </c:pt>
                <c:pt idx="2491">
                  <c:v>Baishakh 25, 2068</c:v>
                </c:pt>
                <c:pt idx="2492">
                  <c:v>Baishakh 26, 2068</c:v>
                </c:pt>
                <c:pt idx="2493">
                  <c:v>Baishakh 27, 2068</c:v>
                </c:pt>
                <c:pt idx="2494">
                  <c:v>Baishakh 28, 2068</c:v>
                </c:pt>
                <c:pt idx="2495">
                  <c:v>Baishakh 29, 2068</c:v>
                </c:pt>
                <c:pt idx="2496">
                  <c:v>Baishakh 30, 2068</c:v>
                </c:pt>
                <c:pt idx="2497">
                  <c:v>Baishakh 31, 2068</c:v>
                </c:pt>
                <c:pt idx="2498">
                  <c:v>Jestha 1, 2068</c:v>
                </c:pt>
                <c:pt idx="2499">
                  <c:v>Jestha 2, 2068</c:v>
                </c:pt>
                <c:pt idx="2500">
                  <c:v>Jestha 3, 2068</c:v>
                </c:pt>
                <c:pt idx="2501">
                  <c:v>Jestha 4, 2068</c:v>
                </c:pt>
                <c:pt idx="2502">
                  <c:v>Jestha 5, 2068</c:v>
                </c:pt>
                <c:pt idx="2503">
                  <c:v>Jestha 6, 2068</c:v>
                </c:pt>
                <c:pt idx="2504">
                  <c:v>Jestha 7, 2068</c:v>
                </c:pt>
                <c:pt idx="2505">
                  <c:v>Jestha 8, 2068</c:v>
                </c:pt>
                <c:pt idx="2506">
                  <c:v>Jestha 9, 2068</c:v>
                </c:pt>
                <c:pt idx="2507">
                  <c:v>Jestha 10, 2068</c:v>
                </c:pt>
                <c:pt idx="2508">
                  <c:v>Jestha 11, 2068</c:v>
                </c:pt>
                <c:pt idx="2509">
                  <c:v>Jestha 12, 2068</c:v>
                </c:pt>
                <c:pt idx="2510">
                  <c:v>Jestha 13, 2068</c:v>
                </c:pt>
                <c:pt idx="2511">
                  <c:v>Jestha 14, 2068</c:v>
                </c:pt>
                <c:pt idx="2512">
                  <c:v>Jestha 15, 2068</c:v>
                </c:pt>
                <c:pt idx="2513">
                  <c:v>Jestha 16, 2068</c:v>
                </c:pt>
                <c:pt idx="2514">
                  <c:v>Jestha 17, 2068</c:v>
                </c:pt>
                <c:pt idx="2515">
                  <c:v>Jestha 18, 2068</c:v>
                </c:pt>
                <c:pt idx="2516">
                  <c:v>Jestha 19, 2068</c:v>
                </c:pt>
                <c:pt idx="2517">
                  <c:v>Jestha 20, 2068</c:v>
                </c:pt>
                <c:pt idx="2518">
                  <c:v>Jestha 21, 2068</c:v>
                </c:pt>
                <c:pt idx="2519">
                  <c:v>Jestha 22, 2068</c:v>
                </c:pt>
                <c:pt idx="2520">
                  <c:v>Jestha 23, 2068</c:v>
                </c:pt>
                <c:pt idx="2521">
                  <c:v>Jestha 24, 2068</c:v>
                </c:pt>
                <c:pt idx="2522">
                  <c:v>Jestha 25, 2068</c:v>
                </c:pt>
                <c:pt idx="2523">
                  <c:v>Jestha 26, 2068</c:v>
                </c:pt>
                <c:pt idx="2524">
                  <c:v>Jestha 27, 2068</c:v>
                </c:pt>
                <c:pt idx="2525">
                  <c:v>Jestha 28, 2068</c:v>
                </c:pt>
                <c:pt idx="2526">
                  <c:v>Jestha 29, 2068</c:v>
                </c:pt>
                <c:pt idx="2527">
                  <c:v>Jestha 30, 2068</c:v>
                </c:pt>
                <c:pt idx="2528">
                  <c:v>Jestha 31, 2068</c:v>
                </c:pt>
                <c:pt idx="2529">
                  <c:v>Ashadh 1, 2068</c:v>
                </c:pt>
                <c:pt idx="2530">
                  <c:v>Ashadh 2, 2068</c:v>
                </c:pt>
                <c:pt idx="2531">
                  <c:v>Ashadh 3, 2068</c:v>
                </c:pt>
                <c:pt idx="2532">
                  <c:v>Ashadh 4, 2068</c:v>
                </c:pt>
                <c:pt idx="2533">
                  <c:v>Ashadh 5, 2068</c:v>
                </c:pt>
                <c:pt idx="2534">
                  <c:v>Ashadh 6, 2068</c:v>
                </c:pt>
                <c:pt idx="2535">
                  <c:v>Ashadh 7, 2068</c:v>
                </c:pt>
                <c:pt idx="2536">
                  <c:v>Ashadh 8, 2068</c:v>
                </c:pt>
                <c:pt idx="2537">
                  <c:v>Ashadh 9, 2068</c:v>
                </c:pt>
                <c:pt idx="2538">
                  <c:v>Ashadh 10, 2068</c:v>
                </c:pt>
                <c:pt idx="2539">
                  <c:v>Ashadh 11, 2068</c:v>
                </c:pt>
                <c:pt idx="2540">
                  <c:v>Ashadh 12, 2068</c:v>
                </c:pt>
                <c:pt idx="2541">
                  <c:v>Ashadh 13, 2068</c:v>
                </c:pt>
                <c:pt idx="2542">
                  <c:v>Ashadh 14, 2068</c:v>
                </c:pt>
                <c:pt idx="2543">
                  <c:v>Ashadh 15, 2068</c:v>
                </c:pt>
                <c:pt idx="2544">
                  <c:v>Ashadh 16, 2068</c:v>
                </c:pt>
                <c:pt idx="2545">
                  <c:v>Ashadh 17, 2068</c:v>
                </c:pt>
                <c:pt idx="2546">
                  <c:v>Ashadh 18, 2068</c:v>
                </c:pt>
                <c:pt idx="2547">
                  <c:v>Ashadh 19, 2068</c:v>
                </c:pt>
                <c:pt idx="2548">
                  <c:v>Ashadh 20, 2068</c:v>
                </c:pt>
                <c:pt idx="2549">
                  <c:v>Ashadh 21, 2068</c:v>
                </c:pt>
                <c:pt idx="2550">
                  <c:v>Ashadh 22, 2068</c:v>
                </c:pt>
                <c:pt idx="2551">
                  <c:v>Ashadh 23, 2068</c:v>
                </c:pt>
                <c:pt idx="2552">
                  <c:v>Ashadh 24, 2068</c:v>
                </c:pt>
                <c:pt idx="2553">
                  <c:v>Ashadh 25, 2068</c:v>
                </c:pt>
                <c:pt idx="2554">
                  <c:v>Ashadh 26, 2068</c:v>
                </c:pt>
                <c:pt idx="2555">
                  <c:v>Ashadh 27, 2068</c:v>
                </c:pt>
                <c:pt idx="2556">
                  <c:v>Ashadh 28, 2068</c:v>
                </c:pt>
                <c:pt idx="2557">
                  <c:v>Ashadh 29, 2068</c:v>
                </c:pt>
                <c:pt idx="2558">
                  <c:v>Ashadh 30, 2068</c:v>
                </c:pt>
                <c:pt idx="2559">
                  <c:v>Ashadh 31, 2068</c:v>
                </c:pt>
                <c:pt idx="2560">
                  <c:v>Ashadh 32, 2068</c:v>
                </c:pt>
                <c:pt idx="2561">
                  <c:v>Shrawan 1, 2068</c:v>
                </c:pt>
                <c:pt idx="2562">
                  <c:v>Shrawan 2, 2068</c:v>
                </c:pt>
                <c:pt idx="2563">
                  <c:v>Shrawan 3, 2068</c:v>
                </c:pt>
                <c:pt idx="2564">
                  <c:v>Shrawan 4, 2068</c:v>
                </c:pt>
                <c:pt idx="2565">
                  <c:v>Shrawan 5, 2068</c:v>
                </c:pt>
                <c:pt idx="2566">
                  <c:v>Shrawan 6, 2068</c:v>
                </c:pt>
                <c:pt idx="2567">
                  <c:v>Shrawan 7, 2068</c:v>
                </c:pt>
                <c:pt idx="2568">
                  <c:v>Shrawan 8, 2068</c:v>
                </c:pt>
                <c:pt idx="2569">
                  <c:v>Shrawan 9, 2068</c:v>
                </c:pt>
                <c:pt idx="2570">
                  <c:v>Shrawan 10, 2068</c:v>
                </c:pt>
                <c:pt idx="2571">
                  <c:v>Shrawan 11, 2068</c:v>
                </c:pt>
                <c:pt idx="2572">
                  <c:v>Shrawan 12, 2068</c:v>
                </c:pt>
                <c:pt idx="2573">
                  <c:v>Shrawan 13, 2068</c:v>
                </c:pt>
                <c:pt idx="2574">
                  <c:v>Shrawan 14, 2068</c:v>
                </c:pt>
                <c:pt idx="2575">
                  <c:v>Shrawan 15, 2068</c:v>
                </c:pt>
                <c:pt idx="2576">
                  <c:v>Shrawan 16, 2068</c:v>
                </c:pt>
                <c:pt idx="2577">
                  <c:v>Shrawan 17, 2068</c:v>
                </c:pt>
                <c:pt idx="2578">
                  <c:v>Shrawan 18, 2068</c:v>
                </c:pt>
                <c:pt idx="2579">
                  <c:v>Shrawan 19, 2068</c:v>
                </c:pt>
                <c:pt idx="2580">
                  <c:v>Shrawan 20, 2068</c:v>
                </c:pt>
                <c:pt idx="2581">
                  <c:v>Shrawan 21, 2068</c:v>
                </c:pt>
                <c:pt idx="2582">
                  <c:v>Shrawan 22, 2068</c:v>
                </c:pt>
                <c:pt idx="2583">
                  <c:v>Shrawan 23, 2068</c:v>
                </c:pt>
                <c:pt idx="2584">
                  <c:v>Shrawan 24, 2068</c:v>
                </c:pt>
                <c:pt idx="2585">
                  <c:v>Shrawan 25, 2068</c:v>
                </c:pt>
                <c:pt idx="2586">
                  <c:v>Shrawan 26, 2068</c:v>
                </c:pt>
                <c:pt idx="2587">
                  <c:v>Shrawan 27, 2068</c:v>
                </c:pt>
                <c:pt idx="2588">
                  <c:v>Shrawan 28, 2068</c:v>
                </c:pt>
                <c:pt idx="2589">
                  <c:v>Shrawan 29, 2068</c:v>
                </c:pt>
                <c:pt idx="2590">
                  <c:v>Shrawan 30, 2068</c:v>
                </c:pt>
                <c:pt idx="2591">
                  <c:v>Shrawan 31, 2068</c:v>
                </c:pt>
                <c:pt idx="2592">
                  <c:v>Shrawan 32, 2068</c:v>
                </c:pt>
                <c:pt idx="2593">
                  <c:v>Bhadra 1, 2068</c:v>
                </c:pt>
                <c:pt idx="2594">
                  <c:v>Bhadra 2, 2068</c:v>
                </c:pt>
                <c:pt idx="2595">
                  <c:v>Bhadra 3, 2068</c:v>
                </c:pt>
                <c:pt idx="2596">
                  <c:v>Bhadra 4, 2068</c:v>
                </c:pt>
                <c:pt idx="2597">
                  <c:v>Bhadra 5, 2068</c:v>
                </c:pt>
                <c:pt idx="2598">
                  <c:v>Bhadra 6, 2068</c:v>
                </c:pt>
                <c:pt idx="2599">
                  <c:v>Bhadra 7, 2068</c:v>
                </c:pt>
                <c:pt idx="2600">
                  <c:v>Bhadra 8, 2068</c:v>
                </c:pt>
                <c:pt idx="2601">
                  <c:v>Bhadra 9, 2068</c:v>
                </c:pt>
                <c:pt idx="2602">
                  <c:v>Bhadra 10, 2068</c:v>
                </c:pt>
                <c:pt idx="2603">
                  <c:v>Bhadra 11, 2068</c:v>
                </c:pt>
                <c:pt idx="2604">
                  <c:v>Bhadra 12, 2068</c:v>
                </c:pt>
                <c:pt idx="2605">
                  <c:v>Bhadra 13, 2068</c:v>
                </c:pt>
                <c:pt idx="2606">
                  <c:v>Bhadra 14, 2068</c:v>
                </c:pt>
                <c:pt idx="2607">
                  <c:v>Bhadra 15, 2068</c:v>
                </c:pt>
                <c:pt idx="2608">
                  <c:v>Bhadra 16, 2068</c:v>
                </c:pt>
                <c:pt idx="2609">
                  <c:v>Bhadra 17, 2068</c:v>
                </c:pt>
                <c:pt idx="2610">
                  <c:v>Bhadra 18, 2068</c:v>
                </c:pt>
                <c:pt idx="2611">
                  <c:v>Bhadra 19, 2068</c:v>
                </c:pt>
                <c:pt idx="2612">
                  <c:v>Bhadra 20, 2068</c:v>
                </c:pt>
                <c:pt idx="2613">
                  <c:v>Bhadra 21, 2068</c:v>
                </c:pt>
                <c:pt idx="2614">
                  <c:v>Bhadra 22, 2068</c:v>
                </c:pt>
                <c:pt idx="2615">
                  <c:v>Bhadra 23, 2068</c:v>
                </c:pt>
                <c:pt idx="2616">
                  <c:v>Bhadra 24, 2068</c:v>
                </c:pt>
                <c:pt idx="2617">
                  <c:v>Bhadra 25, 2068</c:v>
                </c:pt>
                <c:pt idx="2618">
                  <c:v>Bhadra 26, 2068</c:v>
                </c:pt>
                <c:pt idx="2619">
                  <c:v>Bhadra 27, 2068</c:v>
                </c:pt>
                <c:pt idx="2620">
                  <c:v>Bhadra 28, 2068</c:v>
                </c:pt>
                <c:pt idx="2621">
                  <c:v>Bhadra 29, 2068</c:v>
                </c:pt>
                <c:pt idx="2622">
                  <c:v>Bhadra 30, 2068</c:v>
                </c:pt>
                <c:pt idx="2623">
                  <c:v>Bhadra 31, 2068</c:v>
                </c:pt>
                <c:pt idx="2624">
                  <c:v>Bhadra 32, 2068</c:v>
                </c:pt>
                <c:pt idx="2625">
                  <c:v>Ashwin 2, 2068</c:v>
                </c:pt>
                <c:pt idx="2626">
                  <c:v>Ashwin 3, 2068</c:v>
                </c:pt>
                <c:pt idx="2627">
                  <c:v>Ashwin 4, 2068</c:v>
                </c:pt>
                <c:pt idx="2628">
                  <c:v>Ashwin 5, 2068</c:v>
                </c:pt>
                <c:pt idx="2629">
                  <c:v>Ashwin 6, 2068</c:v>
                </c:pt>
                <c:pt idx="2630">
                  <c:v>Ashwin 7, 2068</c:v>
                </c:pt>
                <c:pt idx="2631">
                  <c:v>Ashwin 8, 2068</c:v>
                </c:pt>
                <c:pt idx="2632">
                  <c:v>Ashwin 9, 2068</c:v>
                </c:pt>
                <c:pt idx="2633">
                  <c:v>Ashwin 10, 2068</c:v>
                </c:pt>
                <c:pt idx="2634">
                  <c:v>Ashwin 11, 2068</c:v>
                </c:pt>
                <c:pt idx="2635">
                  <c:v>Ashwin 12, 2068</c:v>
                </c:pt>
                <c:pt idx="2636">
                  <c:v>Ashwin 13, 2068</c:v>
                </c:pt>
                <c:pt idx="2637">
                  <c:v>Ashwin 14, 2068</c:v>
                </c:pt>
                <c:pt idx="2638">
                  <c:v>Ashwin 15, 2068</c:v>
                </c:pt>
                <c:pt idx="2639">
                  <c:v>Ashwin 16, 2068</c:v>
                </c:pt>
                <c:pt idx="2640">
                  <c:v>Ashwin 17, 2068</c:v>
                </c:pt>
                <c:pt idx="2641">
                  <c:v>Ashwin 18, 2068</c:v>
                </c:pt>
                <c:pt idx="2642">
                  <c:v>Ashwin 19, 2068</c:v>
                </c:pt>
                <c:pt idx="2643">
                  <c:v>Ashwin 20, 2068</c:v>
                </c:pt>
                <c:pt idx="2644">
                  <c:v>Ashwin 21, 2068</c:v>
                </c:pt>
                <c:pt idx="2645">
                  <c:v>Ashwin 22, 2068</c:v>
                </c:pt>
                <c:pt idx="2646">
                  <c:v>Ashwin 23, 2068</c:v>
                </c:pt>
                <c:pt idx="2647">
                  <c:v>Ashwin 24, 2068</c:v>
                </c:pt>
                <c:pt idx="2648">
                  <c:v>Ashwin 25, 2068</c:v>
                </c:pt>
                <c:pt idx="2649">
                  <c:v>Ashwin 26, 2068</c:v>
                </c:pt>
                <c:pt idx="2650">
                  <c:v>Ashwin 27, 2068</c:v>
                </c:pt>
                <c:pt idx="2651">
                  <c:v>Ashwin 28, 2068</c:v>
                </c:pt>
                <c:pt idx="2652">
                  <c:v>Ashwin 29, 2068</c:v>
                </c:pt>
                <c:pt idx="2653">
                  <c:v>Ashwin 30, 2068</c:v>
                </c:pt>
                <c:pt idx="2654">
                  <c:v>Ashwin 31, 2068</c:v>
                </c:pt>
                <c:pt idx="2655">
                  <c:v>Ashwin 32, 2068</c:v>
                </c:pt>
                <c:pt idx="2656">
                  <c:v>Kartik 3, 2068</c:v>
                </c:pt>
                <c:pt idx="2657">
                  <c:v>Kartik 4, 2068</c:v>
                </c:pt>
                <c:pt idx="2658">
                  <c:v>Kartik 5, 2068</c:v>
                </c:pt>
                <c:pt idx="2659">
                  <c:v>Kartik 6, 2068</c:v>
                </c:pt>
                <c:pt idx="2660">
                  <c:v>Kartik 7, 2068</c:v>
                </c:pt>
                <c:pt idx="2661">
                  <c:v>Kartik 8, 2068</c:v>
                </c:pt>
                <c:pt idx="2662">
                  <c:v>Kartik 9, 2068</c:v>
                </c:pt>
                <c:pt idx="2663">
                  <c:v>Kartik 10, 2068</c:v>
                </c:pt>
                <c:pt idx="2664">
                  <c:v>Kartik 11, 2068</c:v>
                </c:pt>
                <c:pt idx="2665">
                  <c:v>Kartik 12, 2068</c:v>
                </c:pt>
                <c:pt idx="2666">
                  <c:v>Kartik 13, 2068</c:v>
                </c:pt>
                <c:pt idx="2667">
                  <c:v>Kartik 14, 2068</c:v>
                </c:pt>
                <c:pt idx="2668">
                  <c:v>Kartik 15, 2068</c:v>
                </c:pt>
                <c:pt idx="2669">
                  <c:v>Kartik 16, 2068</c:v>
                </c:pt>
                <c:pt idx="2670">
                  <c:v>Kartik 17, 2068</c:v>
                </c:pt>
                <c:pt idx="2671">
                  <c:v>Kartik 18, 2068</c:v>
                </c:pt>
                <c:pt idx="2672">
                  <c:v>Kartik 19, 2068</c:v>
                </c:pt>
                <c:pt idx="2673">
                  <c:v>Kartik 20, 2068</c:v>
                </c:pt>
                <c:pt idx="2674">
                  <c:v>Kartik 21, 2068</c:v>
                </c:pt>
                <c:pt idx="2675">
                  <c:v>Kartik 22, 2068</c:v>
                </c:pt>
                <c:pt idx="2676">
                  <c:v>Kartik 23, 2068</c:v>
                </c:pt>
                <c:pt idx="2677">
                  <c:v>Kartik 24, 2068</c:v>
                </c:pt>
                <c:pt idx="2678">
                  <c:v>Kartik 25, 2068</c:v>
                </c:pt>
                <c:pt idx="2679">
                  <c:v>Kartik 26, 2068</c:v>
                </c:pt>
                <c:pt idx="2680">
                  <c:v>Kartik 27, 2068</c:v>
                </c:pt>
                <c:pt idx="2681">
                  <c:v>Kartik 28, 2068</c:v>
                </c:pt>
                <c:pt idx="2682">
                  <c:v>Kartik 29, 2068</c:v>
                </c:pt>
                <c:pt idx="2683">
                  <c:v>Kartik 30, 2068</c:v>
                </c:pt>
                <c:pt idx="2684">
                  <c:v>Kartik 31, 2068</c:v>
                </c:pt>
                <c:pt idx="2685">
                  <c:v>Kartik 32, 2068</c:v>
                </c:pt>
                <c:pt idx="2686">
                  <c:v>Mangsir 1, 2068</c:v>
                </c:pt>
                <c:pt idx="2687">
                  <c:v>Mangsir 4, 2068</c:v>
                </c:pt>
                <c:pt idx="2688">
                  <c:v>Mangsir 5, 2068</c:v>
                </c:pt>
                <c:pt idx="2689">
                  <c:v>Mangsir 6, 2068</c:v>
                </c:pt>
                <c:pt idx="2690">
                  <c:v>Mangsir 7, 2068</c:v>
                </c:pt>
                <c:pt idx="2691">
                  <c:v>Mangsir 8, 2068</c:v>
                </c:pt>
                <c:pt idx="2692">
                  <c:v>Mangsir 9, 2068</c:v>
                </c:pt>
                <c:pt idx="2693">
                  <c:v>Mangsir 10, 2068</c:v>
                </c:pt>
                <c:pt idx="2694">
                  <c:v>Mangsir 11, 2068</c:v>
                </c:pt>
                <c:pt idx="2695">
                  <c:v>Mangsir 12, 2068</c:v>
                </c:pt>
                <c:pt idx="2696">
                  <c:v>Mangsir 13, 2068</c:v>
                </c:pt>
                <c:pt idx="2697">
                  <c:v>Mangsir 14, 2068</c:v>
                </c:pt>
                <c:pt idx="2698">
                  <c:v>Mangsir 15, 2068</c:v>
                </c:pt>
                <c:pt idx="2699">
                  <c:v>Mangsir 16, 2068</c:v>
                </c:pt>
                <c:pt idx="2700">
                  <c:v>Mangsir 17, 2068</c:v>
                </c:pt>
                <c:pt idx="2701">
                  <c:v>Mangsir 18, 2068</c:v>
                </c:pt>
                <c:pt idx="2702">
                  <c:v>Mangsir 19, 2068</c:v>
                </c:pt>
                <c:pt idx="2703">
                  <c:v>Mangsir 20, 2068</c:v>
                </c:pt>
                <c:pt idx="2704">
                  <c:v>Mangsir 21, 2068</c:v>
                </c:pt>
                <c:pt idx="2705">
                  <c:v>Mangsir 22, 2068</c:v>
                </c:pt>
                <c:pt idx="2706">
                  <c:v>Mangsir 23, 2068</c:v>
                </c:pt>
                <c:pt idx="2707">
                  <c:v>Mangsir 24, 2068</c:v>
                </c:pt>
                <c:pt idx="2708">
                  <c:v>Mangsir 25, 2068</c:v>
                </c:pt>
                <c:pt idx="2709">
                  <c:v>Mangsir 26, 2068</c:v>
                </c:pt>
                <c:pt idx="2710">
                  <c:v>Mangsir 27, 2068</c:v>
                </c:pt>
                <c:pt idx="2711">
                  <c:v>Mangsir 28, 2068</c:v>
                </c:pt>
                <c:pt idx="2712">
                  <c:v>Mangsir 29, 2068</c:v>
                </c:pt>
                <c:pt idx="2713">
                  <c:v>Mangsir 30, 2068</c:v>
                </c:pt>
                <c:pt idx="2714">
                  <c:v>Mangsir 31, 2068</c:v>
                </c:pt>
                <c:pt idx="2715">
                  <c:v>Mangsir 32, 2068</c:v>
                </c:pt>
                <c:pt idx="2716">
                  <c:v>Poush 1, 2068</c:v>
                </c:pt>
                <c:pt idx="2717">
                  <c:v>Poush 5, 2068</c:v>
                </c:pt>
                <c:pt idx="2718">
                  <c:v>Poush 6, 2068</c:v>
                </c:pt>
                <c:pt idx="2719">
                  <c:v>Poush 7, 2068</c:v>
                </c:pt>
                <c:pt idx="2720">
                  <c:v>Poush 8, 2068</c:v>
                </c:pt>
                <c:pt idx="2721">
                  <c:v>Poush 9, 2068</c:v>
                </c:pt>
                <c:pt idx="2722">
                  <c:v>Poush 10, 2068</c:v>
                </c:pt>
                <c:pt idx="2723">
                  <c:v>Poush 11, 2068</c:v>
                </c:pt>
                <c:pt idx="2724">
                  <c:v>Poush 12, 2068</c:v>
                </c:pt>
                <c:pt idx="2725">
                  <c:v>Poush 13, 2068</c:v>
                </c:pt>
                <c:pt idx="2726">
                  <c:v>Poush 14, 2068</c:v>
                </c:pt>
                <c:pt idx="2727">
                  <c:v>Poush 15, 2068</c:v>
                </c:pt>
                <c:pt idx="2728">
                  <c:v>Poush 16, 2068</c:v>
                </c:pt>
                <c:pt idx="2729">
                  <c:v>Poush 17, 2068</c:v>
                </c:pt>
                <c:pt idx="2730">
                  <c:v>Poush 18, 2068</c:v>
                </c:pt>
                <c:pt idx="2731">
                  <c:v>Poush 19, 2068</c:v>
                </c:pt>
                <c:pt idx="2732">
                  <c:v>Poush 20, 2068</c:v>
                </c:pt>
                <c:pt idx="2733">
                  <c:v>Poush 21, 2068</c:v>
                </c:pt>
                <c:pt idx="2734">
                  <c:v>Poush 22, 2068</c:v>
                </c:pt>
                <c:pt idx="2735">
                  <c:v>Poush 23, 2068</c:v>
                </c:pt>
                <c:pt idx="2736">
                  <c:v>Poush 24, 2068</c:v>
                </c:pt>
                <c:pt idx="2737">
                  <c:v>Poush 25, 2068</c:v>
                </c:pt>
                <c:pt idx="2738">
                  <c:v>Poush 26, 2068</c:v>
                </c:pt>
                <c:pt idx="2739">
                  <c:v>Poush 27, 2068</c:v>
                </c:pt>
                <c:pt idx="2740">
                  <c:v>Poush 28, 2068</c:v>
                </c:pt>
                <c:pt idx="2741">
                  <c:v>Poush 29, 2068</c:v>
                </c:pt>
                <c:pt idx="2742">
                  <c:v>Poush 30, 2068</c:v>
                </c:pt>
                <c:pt idx="2743">
                  <c:v>Poush 31, 2068</c:v>
                </c:pt>
                <c:pt idx="2744">
                  <c:v>Poush 32, 2068</c:v>
                </c:pt>
                <c:pt idx="2745">
                  <c:v>Magh 1, 2068</c:v>
                </c:pt>
                <c:pt idx="2746">
                  <c:v>Magh 2, 2068</c:v>
                </c:pt>
                <c:pt idx="2747">
                  <c:v>Magh 3, 2068</c:v>
                </c:pt>
                <c:pt idx="2748">
                  <c:v>Magh 6, 2068</c:v>
                </c:pt>
                <c:pt idx="2749">
                  <c:v>Magh 7, 2068</c:v>
                </c:pt>
                <c:pt idx="2750">
                  <c:v>Magh 8, 2068</c:v>
                </c:pt>
                <c:pt idx="2751">
                  <c:v>Magh 9, 2068</c:v>
                </c:pt>
                <c:pt idx="2752">
                  <c:v>Magh 10, 2068</c:v>
                </c:pt>
                <c:pt idx="2753">
                  <c:v>Magh 11, 2068</c:v>
                </c:pt>
                <c:pt idx="2754">
                  <c:v>Magh 12, 2068</c:v>
                </c:pt>
                <c:pt idx="2755">
                  <c:v>Magh 13, 2068</c:v>
                </c:pt>
                <c:pt idx="2756">
                  <c:v>Magh 14, 2068</c:v>
                </c:pt>
                <c:pt idx="2757">
                  <c:v>Magh 15, 2068</c:v>
                </c:pt>
                <c:pt idx="2758">
                  <c:v>Magh 16, 2068</c:v>
                </c:pt>
                <c:pt idx="2759">
                  <c:v>Magh 17, 2068</c:v>
                </c:pt>
                <c:pt idx="2760">
                  <c:v>Magh 18, 2068</c:v>
                </c:pt>
                <c:pt idx="2761">
                  <c:v>Magh 19, 2068</c:v>
                </c:pt>
                <c:pt idx="2762">
                  <c:v>Magh 20, 2068</c:v>
                </c:pt>
                <c:pt idx="2763">
                  <c:v>Magh 21, 2068</c:v>
                </c:pt>
                <c:pt idx="2764">
                  <c:v>Magh 22, 2068</c:v>
                </c:pt>
                <c:pt idx="2765">
                  <c:v>Magh 23, 2068</c:v>
                </c:pt>
                <c:pt idx="2766">
                  <c:v>Magh 24, 2068</c:v>
                </c:pt>
                <c:pt idx="2767">
                  <c:v>Magh 25, 2068</c:v>
                </c:pt>
                <c:pt idx="2768">
                  <c:v>Magh 26, 2068</c:v>
                </c:pt>
                <c:pt idx="2769">
                  <c:v>Magh 27, 2068</c:v>
                </c:pt>
                <c:pt idx="2770">
                  <c:v>Magh 28, 2068</c:v>
                </c:pt>
                <c:pt idx="2771">
                  <c:v>Magh 29, 2068</c:v>
                </c:pt>
                <c:pt idx="2772">
                  <c:v>Magh 30, 2068</c:v>
                </c:pt>
                <c:pt idx="2773">
                  <c:v>Magh 31, 2068</c:v>
                </c:pt>
                <c:pt idx="2774">
                  <c:v>Magh 32, 2068</c:v>
                </c:pt>
                <c:pt idx="2775">
                  <c:v>Falgun 1, 2068</c:v>
                </c:pt>
                <c:pt idx="2776">
                  <c:v>Falgun 2, 2068</c:v>
                </c:pt>
                <c:pt idx="2777">
                  <c:v>Falgun 3, 2068</c:v>
                </c:pt>
                <c:pt idx="2778">
                  <c:v>Falgun 7, 2068</c:v>
                </c:pt>
                <c:pt idx="2779">
                  <c:v>Falgun 8, 2068</c:v>
                </c:pt>
                <c:pt idx="2780">
                  <c:v>Falgun 9, 2068</c:v>
                </c:pt>
                <c:pt idx="2781">
                  <c:v>Falgun 10, 2068</c:v>
                </c:pt>
                <c:pt idx="2782">
                  <c:v>Falgun 11, 2068</c:v>
                </c:pt>
                <c:pt idx="2783">
                  <c:v>Falgun 12, 2068</c:v>
                </c:pt>
                <c:pt idx="2784">
                  <c:v>Falgun 13, 2068</c:v>
                </c:pt>
                <c:pt idx="2785">
                  <c:v>Falgun 14, 2068</c:v>
                </c:pt>
                <c:pt idx="2786">
                  <c:v>Falgun 15, 2068</c:v>
                </c:pt>
                <c:pt idx="2787">
                  <c:v>Falgun 16, 2068</c:v>
                </c:pt>
                <c:pt idx="2788">
                  <c:v>Falgun 17, 2068</c:v>
                </c:pt>
                <c:pt idx="2789">
                  <c:v>Falgun 18, 2068</c:v>
                </c:pt>
                <c:pt idx="2790">
                  <c:v>Falgun 19, 2068</c:v>
                </c:pt>
                <c:pt idx="2791">
                  <c:v>Falgun 20, 2068</c:v>
                </c:pt>
                <c:pt idx="2792">
                  <c:v>Falgun 21, 2068</c:v>
                </c:pt>
                <c:pt idx="2793">
                  <c:v>Falgun 22, 2068</c:v>
                </c:pt>
                <c:pt idx="2794">
                  <c:v>Falgun 23, 2068</c:v>
                </c:pt>
                <c:pt idx="2795">
                  <c:v>Falgun 24, 2068</c:v>
                </c:pt>
                <c:pt idx="2796">
                  <c:v>Falgun 25, 2068</c:v>
                </c:pt>
                <c:pt idx="2797">
                  <c:v>Falgun 26, 2068</c:v>
                </c:pt>
                <c:pt idx="2798">
                  <c:v>Falgun 27, 2068</c:v>
                </c:pt>
                <c:pt idx="2799">
                  <c:v>Falgun 28, 2068</c:v>
                </c:pt>
                <c:pt idx="2800">
                  <c:v>Falgun 29, 2068</c:v>
                </c:pt>
                <c:pt idx="2801">
                  <c:v>Falgun 30, 2068</c:v>
                </c:pt>
                <c:pt idx="2802">
                  <c:v>Falgun 31, 2068</c:v>
                </c:pt>
                <c:pt idx="2803">
                  <c:v>Falgun 32, 2068</c:v>
                </c:pt>
                <c:pt idx="2804">
                  <c:v>Chaitra 1, 2068</c:v>
                </c:pt>
                <c:pt idx="2805">
                  <c:v>Chaitra 2, 2068</c:v>
                </c:pt>
                <c:pt idx="2806">
                  <c:v>Chaitra 3, 2068</c:v>
                </c:pt>
                <c:pt idx="2807">
                  <c:v>Chaitra 4, 2068</c:v>
                </c:pt>
                <c:pt idx="2808">
                  <c:v>Chaitra 5, 2068</c:v>
                </c:pt>
                <c:pt idx="2809">
                  <c:v>Chaitra 8, 2068</c:v>
                </c:pt>
                <c:pt idx="2810">
                  <c:v>Chaitra 9, 2068</c:v>
                </c:pt>
                <c:pt idx="2811">
                  <c:v>Chaitra 10, 2068</c:v>
                </c:pt>
                <c:pt idx="2812">
                  <c:v>Chaitra 11, 2068</c:v>
                </c:pt>
                <c:pt idx="2813">
                  <c:v>Chaitra 12, 2068</c:v>
                </c:pt>
                <c:pt idx="2814">
                  <c:v>Chaitra 13, 2068</c:v>
                </c:pt>
                <c:pt idx="2815">
                  <c:v>Chaitra 14, 2068</c:v>
                </c:pt>
                <c:pt idx="2816">
                  <c:v>Chaitra 15, 2068</c:v>
                </c:pt>
                <c:pt idx="2817">
                  <c:v>Chaitra 16, 2068</c:v>
                </c:pt>
                <c:pt idx="2818">
                  <c:v>Chaitra 17, 2068</c:v>
                </c:pt>
                <c:pt idx="2819">
                  <c:v>Chaitra 18, 2068</c:v>
                </c:pt>
                <c:pt idx="2820">
                  <c:v>Chaitra 19, 2068</c:v>
                </c:pt>
                <c:pt idx="2821">
                  <c:v>Chaitra 20, 2068</c:v>
                </c:pt>
                <c:pt idx="2822">
                  <c:v>Chaitra 21, 2068</c:v>
                </c:pt>
                <c:pt idx="2823">
                  <c:v>Chaitra 22, 2068</c:v>
                </c:pt>
                <c:pt idx="2824">
                  <c:v>Chaitra 23, 2068</c:v>
                </c:pt>
                <c:pt idx="2825">
                  <c:v>Chaitra 24, 2068</c:v>
                </c:pt>
                <c:pt idx="2826">
                  <c:v>Chaitra 25, 2068</c:v>
                </c:pt>
                <c:pt idx="2827">
                  <c:v>Chaitra 26, 2068</c:v>
                </c:pt>
                <c:pt idx="2828">
                  <c:v>Chaitra 27, 2068</c:v>
                </c:pt>
                <c:pt idx="2829">
                  <c:v>Chaitra 28, 2068</c:v>
                </c:pt>
                <c:pt idx="2830">
                  <c:v>Chaitra 29, 2068</c:v>
                </c:pt>
                <c:pt idx="2831">
                  <c:v>Chaitra 30, 2068</c:v>
                </c:pt>
                <c:pt idx="2832">
                  <c:v>Chaitra 31, 2068</c:v>
                </c:pt>
                <c:pt idx="2833">
                  <c:v>Chaitra 32, 2068</c:v>
                </c:pt>
                <c:pt idx="2834">
                  <c:v>Baishakh 1, 2069</c:v>
                </c:pt>
                <c:pt idx="2835">
                  <c:v>Baishakh 2, 2069</c:v>
                </c:pt>
                <c:pt idx="2836">
                  <c:v>Baishakh 3, 2069</c:v>
                </c:pt>
                <c:pt idx="2837">
                  <c:v>Baishakh 4, 2069</c:v>
                </c:pt>
                <c:pt idx="2838">
                  <c:v>Baishakh 5, 2069</c:v>
                </c:pt>
                <c:pt idx="2839">
                  <c:v>Baishakh 6, 2069</c:v>
                </c:pt>
                <c:pt idx="2840">
                  <c:v>Baishakh 9, 2069</c:v>
                </c:pt>
                <c:pt idx="2841">
                  <c:v>Baishakh 10, 2069</c:v>
                </c:pt>
                <c:pt idx="2842">
                  <c:v>Baishakh 11, 2069</c:v>
                </c:pt>
                <c:pt idx="2843">
                  <c:v>Baishakh 12, 2069</c:v>
                </c:pt>
                <c:pt idx="2844">
                  <c:v>Baishakh 13, 2069</c:v>
                </c:pt>
                <c:pt idx="2845">
                  <c:v>Baishakh 14, 2069</c:v>
                </c:pt>
                <c:pt idx="2846">
                  <c:v>Baishakh 15, 2069</c:v>
                </c:pt>
                <c:pt idx="2847">
                  <c:v>Baishakh 16, 2069</c:v>
                </c:pt>
                <c:pt idx="2848">
                  <c:v>Baishakh 17, 2069</c:v>
                </c:pt>
                <c:pt idx="2849">
                  <c:v>Baishakh 18, 2069</c:v>
                </c:pt>
                <c:pt idx="2850">
                  <c:v>Baishakh 19, 2069</c:v>
                </c:pt>
                <c:pt idx="2851">
                  <c:v>Baishakh 20, 2069</c:v>
                </c:pt>
                <c:pt idx="2852">
                  <c:v>Baishakh 21, 2069</c:v>
                </c:pt>
                <c:pt idx="2853">
                  <c:v>Baishakh 22, 2069</c:v>
                </c:pt>
                <c:pt idx="2854">
                  <c:v>Baishakh 23, 2069</c:v>
                </c:pt>
                <c:pt idx="2855">
                  <c:v>Baishakh 24, 2069</c:v>
                </c:pt>
                <c:pt idx="2856">
                  <c:v>Baishakh 25, 2069</c:v>
                </c:pt>
                <c:pt idx="2857">
                  <c:v>Baishakh 26, 2069</c:v>
                </c:pt>
                <c:pt idx="2858">
                  <c:v>Baishakh 27, 2069</c:v>
                </c:pt>
                <c:pt idx="2859">
                  <c:v>Baishakh 28, 2069</c:v>
                </c:pt>
                <c:pt idx="2860">
                  <c:v>Baishakh 29, 2069</c:v>
                </c:pt>
                <c:pt idx="2861">
                  <c:v>Baishakh 30, 2069</c:v>
                </c:pt>
                <c:pt idx="2862">
                  <c:v>Baishakh 31, 2069</c:v>
                </c:pt>
                <c:pt idx="2863">
                  <c:v>Baishakh 32, 2069</c:v>
                </c:pt>
                <c:pt idx="2864">
                  <c:v>Jestha 1, 2069</c:v>
                </c:pt>
                <c:pt idx="2865">
                  <c:v>Jestha 2, 2069</c:v>
                </c:pt>
                <c:pt idx="2866">
                  <c:v>Jestha 3, 2069</c:v>
                </c:pt>
                <c:pt idx="2867">
                  <c:v>Jestha 4, 2069</c:v>
                </c:pt>
                <c:pt idx="2868">
                  <c:v>Jestha 5, 2069</c:v>
                </c:pt>
                <c:pt idx="2869">
                  <c:v>Jestha 6, 2069</c:v>
                </c:pt>
                <c:pt idx="2870">
                  <c:v>Jestha 7, 2069</c:v>
                </c:pt>
                <c:pt idx="2871">
                  <c:v>Jestha 8, 2069</c:v>
                </c:pt>
                <c:pt idx="2872">
                  <c:v>Jestha 10, 2069</c:v>
                </c:pt>
                <c:pt idx="2873">
                  <c:v>Jestha 11, 2069</c:v>
                </c:pt>
                <c:pt idx="2874">
                  <c:v>Jestha 12, 2069</c:v>
                </c:pt>
                <c:pt idx="2875">
                  <c:v>Jestha 13, 2069</c:v>
                </c:pt>
                <c:pt idx="2876">
                  <c:v>Jestha 14, 2069</c:v>
                </c:pt>
                <c:pt idx="2877">
                  <c:v>Jestha 15, 2069</c:v>
                </c:pt>
                <c:pt idx="2878">
                  <c:v>Jestha 16, 2069</c:v>
                </c:pt>
                <c:pt idx="2879">
                  <c:v>Jestha 17, 2069</c:v>
                </c:pt>
                <c:pt idx="2880">
                  <c:v>Jestha 18, 2069</c:v>
                </c:pt>
                <c:pt idx="2881">
                  <c:v>Jestha 19, 2069</c:v>
                </c:pt>
                <c:pt idx="2882">
                  <c:v>Jestha 20, 2069</c:v>
                </c:pt>
                <c:pt idx="2883">
                  <c:v>Jestha 21, 2069</c:v>
                </c:pt>
                <c:pt idx="2884">
                  <c:v>Jestha 22, 2069</c:v>
                </c:pt>
                <c:pt idx="2885">
                  <c:v>Jestha 23, 2069</c:v>
                </c:pt>
                <c:pt idx="2886">
                  <c:v>Jestha 24, 2069</c:v>
                </c:pt>
                <c:pt idx="2887">
                  <c:v>Jestha 25, 2069</c:v>
                </c:pt>
                <c:pt idx="2888">
                  <c:v>Jestha 26, 2069</c:v>
                </c:pt>
                <c:pt idx="2889">
                  <c:v>Jestha 27, 2069</c:v>
                </c:pt>
                <c:pt idx="2890">
                  <c:v>Jestha 28, 2069</c:v>
                </c:pt>
                <c:pt idx="2891">
                  <c:v>Jestha 29, 2069</c:v>
                </c:pt>
                <c:pt idx="2892">
                  <c:v>Jestha 30, 2069</c:v>
                </c:pt>
                <c:pt idx="2893">
                  <c:v>Jestha 31, 2069</c:v>
                </c:pt>
                <c:pt idx="2894">
                  <c:v>Jestha 32, 2069</c:v>
                </c:pt>
                <c:pt idx="2895">
                  <c:v>Ashadh 1, 2069</c:v>
                </c:pt>
                <c:pt idx="2896">
                  <c:v>Ashadh 2, 2069</c:v>
                </c:pt>
                <c:pt idx="2897">
                  <c:v>Ashadh 3, 2069</c:v>
                </c:pt>
                <c:pt idx="2898">
                  <c:v>Ashadh 4, 2069</c:v>
                </c:pt>
                <c:pt idx="2899">
                  <c:v>Ashadh 5, 2069</c:v>
                </c:pt>
                <c:pt idx="2900">
                  <c:v>Ashadh 6, 2069</c:v>
                </c:pt>
                <c:pt idx="2901">
                  <c:v>Ashadh 7, 2069</c:v>
                </c:pt>
                <c:pt idx="2902">
                  <c:v>Ashadh 8, 2069</c:v>
                </c:pt>
                <c:pt idx="2903">
                  <c:v>Ashadh 9, 2069</c:v>
                </c:pt>
                <c:pt idx="2904">
                  <c:v>Ashadh 10, 2069</c:v>
                </c:pt>
                <c:pt idx="2905">
                  <c:v>Ashadh 11, 2069</c:v>
                </c:pt>
                <c:pt idx="2906">
                  <c:v>Ashadh 12, 2069</c:v>
                </c:pt>
                <c:pt idx="2907">
                  <c:v>Ashadh 13, 2069</c:v>
                </c:pt>
                <c:pt idx="2908">
                  <c:v>Ashadh 14, 2069</c:v>
                </c:pt>
                <c:pt idx="2909">
                  <c:v>Ashadh 15, 2069</c:v>
                </c:pt>
                <c:pt idx="2910">
                  <c:v>Ashadh 16, 2069</c:v>
                </c:pt>
                <c:pt idx="2911">
                  <c:v>Ashadh 17, 2069</c:v>
                </c:pt>
                <c:pt idx="2912">
                  <c:v>Ashadh 18, 2069</c:v>
                </c:pt>
                <c:pt idx="2913">
                  <c:v>Ashadh 19, 2069</c:v>
                </c:pt>
                <c:pt idx="2914">
                  <c:v>Ashadh 20, 2069</c:v>
                </c:pt>
                <c:pt idx="2915">
                  <c:v>Ashadh 21, 2069</c:v>
                </c:pt>
                <c:pt idx="2916">
                  <c:v>Ashadh 22, 2069</c:v>
                </c:pt>
                <c:pt idx="2917">
                  <c:v>Ashadh 23, 2069</c:v>
                </c:pt>
                <c:pt idx="2918">
                  <c:v>Ashadh 24, 2069</c:v>
                </c:pt>
                <c:pt idx="2919">
                  <c:v>Ashadh 25, 2069</c:v>
                </c:pt>
                <c:pt idx="2920">
                  <c:v>Ashadh 26, 2069</c:v>
                </c:pt>
                <c:pt idx="2921">
                  <c:v>Ashadh 27, 2069</c:v>
                </c:pt>
                <c:pt idx="2922">
                  <c:v>Ashadh 28, 2069</c:v>
                </c:pt>
                <c:pt idx="2923">
                  <c:v>Ashadh 29, 2069</c:v>
                </c:pt>
                <c:pt idx="2924">
                  <c:v>Ashadh 30, 2069</c:v>
                </c:pt>
                <c:pt idx="2925">
                  <c:v>Ashadh 31, 2069</c:v>
                </c:pt>
                <c:pt idx="2926">
                  <c:v>Ashadh 32, 2069</c:v>
                </c:pt>
                <c:pt idx="2927">
                  <c:v>Shrawan 1, 2069</c:v>
                </c:pt>
                <c:pt idx="2928">
                  <c:v>Shrawan 2, 2069</c:v>
                </c:pt>
                <c:pt idx="2929">
                  <c:v>Shrawan 3, 2069</c:v>
                </c:pt>
                <c:pt idx="2930">
                  <c:v>Shrawan 4, 2069</c:v>
                </c:pt>
                <c:pt idx="2931">
                  <c:v>Shrawan 5, 2069</c:v>
                </c:pt>
                <c:pt idx="2932">
                  <c:v>Shrawan 6, 2069</c:v>
                </c:pt>
                <c:pt idx="2933">
                  <c:v>Shrawan 7, 2069</c:v>
                </c:pt>
                <c:pt idx="2934">
                  <c:v>Shrawan 8, 2069</c:v>
                </c:pt>
                <c:pt idx="2935">
                  <c:v>Shrawan 9, 2069</c:v>
                </c:pt>
                <c:pt idx="2936">
                  <c:v>Shrawan 10, 2069</c:v>
                </c:pt>
                <c:pt idx="2937">
                  <c:v>Shrawan 12, 2069</c:v>
                </c:pt>
                <c:pt idx="2938">
                  <c:v>Shrawan 13, 2069</c:v>
                </c:pt>
                <c:pt idx="2939">
                  <c:v>Shrawan 14, 2069</c:v>
                </c:pt>
                <c:pt idx="2940">
                  <c:v>Shrawan 15, 2069</c:v>
                </c:pt>
                <c:pt idx="2941">
                  <c:v>Shrawan 16, 2069</c:v>
                </c:pt>
                <c:pt idx="2942">
                  <c:v>Shrawan 17, 2069</c:v>
                </c:pt>
                <c:pt idx="2943">
                  <c:v>Shrawan 18, 2069</c:v>
                </c:pt>
                <c:pt idx="2944">
                  <c:v>Shrawan 19, 2069</c:v>
                </c:pt>
                <c:pt idx="2945">
                  <c:v>Shrawan 20, 2069</c:v>
                </c:pt>
                <c:pt idx="2946">
                  <c:v>Shrawan 21, 2069</c:v>
                </c:pt>
                <c:pt idx="2947">
                  <c:v>Shrawan 22, 2069</c:v>
                </c:pt>
                <c:pt idx="2948">
                  <c:v>Shrawan 23, 2069</c:v>
                </c:pt>
                <c:pt idx="2949">
                  <c:v>Shrawan 24, 2069</c:v>
                </c:pt>
                <c:pt idx="2950">
                  <c:v>Shrawan 25, 2069</c:v>
                </c:pt>
                <c:pt idx="2951">
                  <c:v>Shrawan 26, 2069</c:v>
                </c:pt>
                <c:pt idx="2952">
                  <c:v>Shrawan 27, 2069</c:v>
                </c:pt>
                <c:pt idx="2953">
                  <c:v>Shrawan 28, 2069</c:v>
                </c:pt>
                <c:pt idx="2954">
                  <c:v>Shrawan 29, 2069</c:v>
                </c:pt>
                <c:pt idx="2955">
                  <c:v>Shrawan 30, 2069</c:v>
                </c:pt>
                <c:pt idx="2956">
                  <c:v>Shrawan 31, 2069</c:v>
                </c:pt>
                <c:pt idx="2957">
                  <c:v>Shrawan 32, 2069</c:v>
                </c:pt>
                <c:pt idx="2958">
                  <c:v>Bhadra 1, 2069</c:v>
                </c:pt>
                <c:pt idx="2959">
                  <c:v>Bhadra 2, 2069</c:v>
                </c:pt>
                <c:pt idx="2960">
                  <c:v>Bhadra 3, 2069</c:v>
                </c:pt>
                <c:pt idx="2961">
                  <c:v>Bhadra 4, 2069</c:v>
                </c:pt>
                <c:pt idx="2962">
                  <c:v>Bhadra 5, 2069</c:v>
                </c:pt>
                <c:pt idx="2963">
                  <c:v>Bhadra 6, 2069</c:v>
                </c:pt>
                <c:pt idx="2964">
                  <c:v>Bhadra 7, 2069</c:v>
                </c:pt>
                <c:pt idx="2965">
                  <c:v>Bhadra 8, 2069</c:v>
                </c:pt>
                <c:pt idx="2966">
                  <c:v>Bhadra 9, 2069</c:v>
                </c:pt>
                <c:pt idx="2967">
                  <c:v>Bhadra 10, 2069</c:v>
                </c:pt>
                <c:pt idx="2968">
                  <c:v>Bhadra 11, 2069</c:v>
                </c:pt>
                <c:pt idx="2969">
                  <c:v>Bhadra 12, 2069</c:v>
                </c:pt>
                <c:pt idx="2970">
                  <c:v>Bhadra 13, 2069</c:v>
                </c:pt>
                <c:pt idx="2971">
                  <c:v>Bhadra 14, 2069</c:v>
                </c:pt>
                <c:pt idx="2972">
                  <c:v>Bhadra 15, 2069</c:v>
                </c:pt>
                <c:pt idx="2973">
                  <c:v>Bhadra 16, 2069</c:v>
                </c:pt>
                <c:pt idx="2974">
                  <c:v>Bhadra 17, 2069</c:v>
                </c:pt>
                <c:pt idx="2975">
                  <c:v>Bhadra 18, 2069</c:v>
                </c:pt>
                <c:pt idx="2976">
                  <c:v>Bhadra 19, 2069</c:v>
                </c:pt>
                <c:pt idx="2977">
                  <c:v>Bhadra 20, 2069</c:v>
                </c:pt>
                <c:pt idx="2978">
                  <c:v>Bhadra 21, 2069</c:v>
                </c:pt>
                <c:pt idx="2979">
                  <c:v>Bhadra 22, 2069</c:v>
                </c:pt>
                <c:pt idx="2980">
                  <c:v>Bhadra 23, 2069</c:v>
                </c:pt>
                <c:pt idx="2981">
                  <c:v>Bhadra 24, 2069</c:v>
                </c:pt>
                <c:pt idx="2982">
                  <c:v>Bhadra 25, 2069</c:v>
                </c:pt>
                <c:pt idx="2983">
                  <c:v>Bhadra 26, 2069</c:v>
                </c:pt>
                <c:pt idx="2984">
                  <c:v>Bhadra 27, 2069</c:v>
                </c:pt>
                <c:pt idx="2985">
                  <c:v>Bhadra 28, 2069</c:v>
                </c:pt>
                <c:pt idx="2986">
                  <c:v>Bhadra 29, 2069</c:v>
                </c:pt>
                <c:pt idx="2987">
                  <c:v>Bhadra 30, 2069</c:v>
                </c:pt>
                <c:pt idx="2988">
                  <c:v>Bhadra 31, 2069</c:v>
                </c:pt>
                <c:pt idx="2989">
                  <c:v>Bhadra 32, 2069</c:v>
                </c:pt>
                <c:pt idx="2990">
                  <c:v>Ashwin 1, 2069</c:v>
                </c:pt>
                <c:pt idx="2991">
                  <c:v>Ashwin 2, 2069</c:v>
                </c:pt>
                <c:pt idx="2992">
                  <c:v>Ashwin 3, 2069</c:v>
                </c:pt>
                <c:pt idx="2993">
                  <c:v>Ashwin 4, 2069</c:v>
                </c:pt>
                <c:pt idx="2994">
                  <c:v>Ashwin 5, 2069</c:v>
                </c:pt>
                <c:pt idx="2995">
                  <c:v>Ashwin 6, 2069</c:v>
                </c:pt>
                <c:pt idx="2996">
                  <c:v>Ashwin 7, 2069</c:v>
                </c:pt>
                <c:pt idx="2997">
                  <c:v>Ashwin 8, 2069</c:v>
                </c:pt>
                <c:pt idx="2998">
                  <c:v>Ashwin 9, 2069</c:v>
                </c:pt>
                <c:pt idx="2999">
                  <c:v>Ashwin 10, 2069</c:v>
                </c:pt>
                <c:pt idx="3000">
                  <c:v>Ashwin 11, 2069</c:v>
                </c:pt>
                <c:pt idx="3001">
                  <c:v>Ashwin 13, 2069</c:v>
                </c:pt>
                <c:pt idx="3002">
                  <c:v>Ashwin 14, 2069</c:v>
                </c:pt>
                <c:pt idx="3003">
                  <c:v>Ashwin 15, 2069</c:v>
                </c:pt>
                <c:pt idx="3004">
                  <c:v>Ashwin 16, 2069</c:v>
                </c:pt>
                <c:pt idx="3005">
                  <c:v>Ashwin 17, 2069</c:v>
                </c:pt>
                <c:pt idx="3006">
                  <c:v>Ashwin 18, 2069</c:v>
                </c:pt>
                <c:pt idx="3007">
                  <c:v>Ashwin 19, 2069</c:v>
                </c:pt>
                <c:pt idx="3008">
                  <c:v>Ashwin 20, 2069</c:v>
                </c:pt>
                <c:pt idx="3009">
                  <c:v>Ashwin 21, 2069</c:v>
                </c:pt>
                <c:pt idx="3010">
                  <c:v>Ashwin 22, 2069</c:v>
                </c:pt>
                <c:pt idx="3011">
                  <c:v>Ashwin 23, 2069</c:v>
                </c:pt>
                <c:pt idx="3012">
                  <c:v>Ashwin 24, 2069</c:v>
                </c:pt>
                <c:pt idx="3013">
                  <c:v>Ashwin 25, 2069</c:v>
                </c:pt>
                <c:pt idx="3014">
                  <c:v>Ashwin 26, 2069</c:v>
                </c:pt>
                <c:pt idx="3015">
                  <c:v>Ashwin 27, 2069</c:v>
                </c:pt>
                <c:pt idx="3016">
                  <c:v>Ashwin 28, 2069</c:v>
                </c:pt>
                <c:pt idx="3017">
                  <c:v>Ashwin 29, 2069</c:v>
                </c:pt>
                <c:pt idx="3018">
                  <c:v>Ashwin 30, 2069</c:v>
                </c:pt>
                <c:pt idx="3019">
                  <c:v>Ashwin 31, 2069</c:v>
                </c:pt>
                <c:pt idx="3020">
                  <c:v>Ashwin 32, 2069</c:v>
                </c:pt>
                <c:pt idx="3021">
                  <c:v>Kartik 1, 2069</c:v>
                </c:pt>
                <c:pt idx="3022">
                  <c:v>Kartik 2, 2069</c:v>
                </c:pt>
                <c:pt idx="3023">
                  <c:v>Kartik 3, 2069</c:v>
                </c:pt>
                <c:pt idx="3024">
                  <c:v>Kartik 4, 2069</c:v>
                </c:pt>
                <c:pt idx="3025">
                  <c:v>Kartik 5, 2069</c:v>
                </c:pt>
                <c:pt idx="3026">
                  <c:v>Kartik 6, 2069</c:v>
                </c:pt>
                <c:pt idx="3027">
                  <c:v>Kartik 7, 2069</c:v>
                </c:pt>
                <c:pt idx="3028">
                  <c:v>Kartik 8, 2069</c:v>
                </c:pt>
                <c:pt idx="3029">
                  <c:v>Kartik 9, 2069</c:v>
                </c:pt>
                <c:pt idx="3030">
                  <c:v>Kartik 10, 2069</c:v>
                </c:pt>
                <c:pt idx="3031">
                  <c:v>Kartik 13, 2069</c:v>
                </c:pt>
                <c:pt idx="3032">
                  <c:v>Kartik 14, 2069</c:v>
                </c:pt>
                <c:pt idx="3033">
                  <c:v>Kartik 15, 2069</c:v>
                </c:pt>
                <c:pt idx="3034">
                  <c:v>Kartik 16, 2069</c:v>
                </c:pt>
                <c:pt idx="3035">
                  <c:v>Kartik 17, 2069</c:v>
                </c:pt>
                <c:pt idx="3036">
                  <c:v>Kartik 18, 2069</c:v>
                </c:pt>
                <c:pt idx="3037">
                  <c:v>Kartik 19, 2069</c:v>
                </c:pt>
                <c:pt idx="3038">
                  <c:v>Kartik 20, 2069</c:v>
                </c:pt>
                <c:pt idx="3039">
                  <c:v>Kartik 21, 2069</c:v>
                </c:pt>
                <c:pt idx="3040">
                  <c:v>Kartik 22, 2069</c:v>
                </c:pt>
                <c:pt idx="3041">
                  <c:v>Kartik 23, 2069</c:v>
                </c:pt>
                <c:pt idx="3042">
                  <c:v>Kartik 24, 2069</c:v>
                </c:pt>
                <c:pt idx="3043">
                  <c:v>Kartik 25, 2069</c:v>
                </c:pt>
                <c:pt idx="3044">
                  <c:v>Kartik 26, 2069</c:v>
                </c:pt>
                <c:pt idx="3045">
                  <c:v>Kartik 27, 2069</c:v>
                </c:pt>
                <c:pt idx="3046">
                  <c:v>Kartik 28, 2069</c:v>
                </c:pt>
                <c:pt idx="3047">
                  <c:v>Kartik 29, 2069</c:v>
                </c:pt>
                <c:pt idx="3048">
                  <c:v>Kartik 30, 2069</c:v>
                </c:pt>
                <c:pt idx="3049">
                  <c:v>Kartik 31, 2069</c:v>
                </c:pt>
                <c:pt idx="3050">
                  <c:v>Kartik 32, 2069</c:v>
                </c:pt>
                <c:pt idx="3051">
                  <c:v>Mangsir 1, 2069</c:v>
                </c:pt>
                <c:pt idx="3052">
                  <c:v>Mangsir 2, 2069</c:v>
                </c:pt>
                <c:pt idx="3053">
                  <c:v>Mangsir 3, 2069</c:v>
                </c:pt>
                <c:pt idx="3054">
                  <c:v>Mangsir 4, 2069</c:v>
                </c:pt>
                <c:pt idx="3055">
                  <c:v>Mangsir 5, 2069</c:v>
                </c:pt>
                <c:pt idx="3056">
                  <c:v>Mangsir 6, 2069</c:v>
                </c:pt>
                <c:pt idx="3057">
                  <c:v>Mangsir 7, 2069</c:v>
                </c:pt>
                <c:pt idx="3058">
                  <c:v>Mangsir 8, 2069</c:v>
                </c:pt>
                <c:pt idx="3059">
                  <c:v>Mangsir 9, 2069</c:v>
                </c:pt>
                <c:pt idx="3060">
                  <c:v>Mangsir 10, 2069</c:v>
                </c:pt>
                <c:pt idx="3061">
                  <c:v>Mangsir 13, 2069</c:v>
                </c:pt>
                <c:pt idx="3062">
                  <c:v>Mangsir 14, 2069</c:v>
                </c:pt>
                <c:pt idx="3063">
                  <c:v>Mangsir 15, 2069</c:v>
                </c:pt>
                <c:pt idx="3064">
                  <c:v>Mangsir 16, 2069</c:v>
                </c:pt>
                <c:pt idx="3065">
                  <c:v>Mangsir 17, 2069</c:v>
                </c:pt>
                <c:pt idx="3066">
                  <c:v>Mangsir 18, 2069</c:v>
                </c:pt>
                <c:pt idx="3067">
                  <c:v>Mangsir 19, 2069</c:v>
                </c:pt>
                <c:pt idx="3068">
                  <c:v>Mangsir 20, 2069</c:v>
                </c:pt>
                <c:pt idx="3069">
                  <c:v>Mangsir 21, 2069</c:v>
                </c:pt>
                <c:pt idx="3070">
                  <c:v>Mangsir 22, 2069</c:v>
                </c:pt>
                <c:pt idx="3071">
                  <c:v>Mangsir 23, 2069</c:v>
                </c:pt>
                <c:pt idx="3072">
                  <c:v>Mangsir 24, 2069</c:v>
                </c:pt>
                <c:pt idx="3073">
                  <c:v>Mangsir 25, 2069</c:v>
                </c:pt>
                <c:pt idx="3074">
                  <c:v>Mangsir 26, 2069</c:v>
                </c:pt>
                <c:pt idx="3075">
                  <c:v>Mangsir 27, 2069</c:v>
                </c:pt>
                <c:pt idx="3076">
                  <c:v>Mangsir 28, 2069</c:v>
                </c:pt>
                <c:pt idx="3077">
                  <c:v>Mangsir 29, 2069</c:v>
                </c:pt>
                <c:pt idx="3078">
                  <c:v>Mangsir 30, 2069</c:v>
                </c:pt>
                <c:pt idx="3079">
                  <c:v>Mangsir 31, 2069</c:v>
                </c:pt>
                <c:pt idx="3080">
                  <c:v>Mangsir 32, 2069</c:v>
                </c:pt>
                <c:pt idx="3081">
                  <c:v>Poush 1, 2069</c:v>
                </c:pt>
                <c:pt idx="3082">
                  <c:v>Poush 2, 2069</c:v>
                </c:pt>
                <c:pt idx="3083">
                  <c:v>Poush 3, 2069</c:v>
                </c:pt>
                <c:pt idx="3084">
                  <c:v>Poush 4, 2069</c:v>
                </c:pt>
                <c:pt idx="3085">
                  <c:v>Poush 5, 2069</c:v>
                </c:pt>
                <c:pt idx="3086">
                  <c:v>Poush 6, 2069</c:v>
                </c:pt>
                <c:pt idx="3087">
                  <c:v>Poush 7, 2069</c:v>
                </c:pt>
                <c:pt idx="3088">
                  <c:v>Poush 8, 2069</c:v>
                </c:pt>
                <c:pt idx="3089">
                  <c:v>Poush 9, 2069</c:v>
                </c:pt>
                <c:pt idx="3090">
                  <c:v>Poush 10, 2069</c:v>
                </c:pt>
                <c:pt idx="3091">
                  <c:v>Poush 11, 2069</c:v>
                </c:pt>
                <c:pt idx="3092">
                  <c:v>Poush 12, 2069</c:v>
                </c:pt>
                <c:pt idx="3093">
                  <c:v>Poush 13, 2069</c:v>
                </c:pt>
                <c:pt idx="3094">
                  <c:v>Poush 14, 2069</c:v>
                </c:pt>
                <c:pt idx="3095">
                  <c:v>Poush 15, 2069</c:v>
                </c:pt>
                <c:pt idx="3096">
                  <c:v>Poush 16, 2069</c:v>
                </c:pt>
                <c:pt idx="3097">
                  <c:v>Poush 17, 2069</c:v>
                </c:pt>
                <c:pt idx="3098">
                  <c:v>Poush 18, 2069</c:v>
                </c:pt>
                <c:pt idx="3099">
                  <c:v>Poush 19, 2069</c:v>
                </c:pt>
                <c:pt idx="3100">
                  <c:v>Poush 20, 2069</c:v>
                </c:pt>
                <c:pt idx="3101">
                  <c:v>Poush 21, 2069</c:v>
                </c:pt>
                <c:pt idx="3102">
                  <c:v>Poush 22, 2069</c:v>
                </c:pt>
                <c:pt idx="3103">
                  <c:v>Poush 23, 2069</c:v>
                </c:pt>
                <c:pt idx="3104">
                  <c:v>Poush 24, 2069</c:v>
                </c:pt>
                <c:pt idx="3105">
                  <c:v>Poush 25, 2069</c:v>
                </c:pt>
                <c:pt idx="3106">
                  <c:v>Poush 26, 2069</c:v>
                </c:pt>
                <c:pt idx="3107">
                  <c:v>Poush 27, 2069</c:v>
                </c:pt>
                <c:pt idx="3108">
                  <c:v>Poush 28, 2069</c:v>
                </c:pt>
                <c:pt idx="3109">
                  <c:v>Poush 29, 2069</c:v>
                </c:pt>
                <c:pt idx="3110">
                  <c:v>Poush 30, 2069</c:v>
                </c:pt>
                <c:pt idx="3111">
                  <c:v>Poush 31, 2069</c:v>
                </c:pt>
                <c:pt idx="3112">
                  <c:v>Poush 32, 2069</c:v>
                </c:pt>
                <c:pt idx="3113">
                  <c:v>Magh 1, 2069</c:v>
                </c:pt>
                <c:pt idx="3114">
                  <c:v>Magh 2, 2069</c:v>
                </c:pt>
                <c:pt idx="3115">
                  <c:v>Magh 3, 2069</c:v>
                </c:pt>
                <c:pt idx="3116">
                  <c:v>Magh 4, 2069</c:v>
                </c:pt>
                <c:pt idx="3117">
                  <c:v>Magh 5, 2069</c:v>
                </c:pt>
                <c:pt idx="3118">
                  <c:v>Magh 6, 2069</c:v>
                </c:pt>
                <c:pt idx="3119">
                  <c:v>Magh 7, 2069</c:v>
                </c:pt>
                <c:pt idx="3120">
                  <c:v>Magh 8, 2069</c:v>
                </c:pt>
                <c:pt idx="3121">
                  <c:v>Magh 9, 2069</c:v>
                </c:pt>
                <c:pt idx="3122">
                  <c:v>Magh 10, 2069</c:v>
                </c:pt>
                <c:pt idx="3123">
                  <c:v>Magh 11, 2069</c:v>
                </c:pt>
                <c:pt idx="3124">
                  <c:v>Magh 12, 2069</c:v>
                </c:pt>
                <c:pt idx="3125">
                  <c:v>Magh 13, 2069</c:v>
                </c:pt>
                <c:pt idx="3126">
                  <c:v>Magh 14, 2069</c:v>
                </c:pt>
                <c:pt idx="3127">
                  <c:v>Magh 15, 2069</c:v>
                </c:pt>
                <c:pt idx="3128">
                  <c:v>Magh 16, 2069</c:v>
                </c:pt>
                <c:pt idx="3129">
                  <c:v>Magh 17, 2069</c:v>
                </c:pt>
                <c:pt idx="3130">
                  <c:v>Magh 18, 2069</c:v>
                </c:pt>
                <c:pt idx="3131">
                  <c:v>Magh 19, 2069</c:v>
                </c:pt>
                <c:pt idx="3132">
                  <c:v>Magh 20, 2069</c:v>
                </c:pt>
                <c:pt idx="3133">
                  <c:v>Magh 21, 2069</c:v>
                </c:pt>
                <c:pt idx="3134">
                  <c:v>Magh 22, 2069</c:v>
                </c:pt>
                <c:pt idx="3135">
                  <c:v>Magh 23, 2069</c:v>
                </c:pt>
                <c:pt idx="3136">
                  <c:v>Magh 24, 2069</c:v>
                </c:pt>
                <c:pt idx="3137">
                  <c:v>Magh 25, 2069</c:v>
                </c:pt>
                <c:pt idx="3138">
                  <c:v>Magh 26, 2069</c:v>
                </c:pt>
                <c:pt idx="3139">
                  <c:v>Magh 27, 2069</c:v>
                </c:pt>
                <c:pt idx="3140">
                  <c:v>Magh 28, 2069</c:v>
                </c:pt>
                <c:pt idx="3141">
                  <c:v>Magh 29, 2069</c:v>
                </c:pt>
                <c:pt idx="3142">
                  <c:v>Magh 30, 2069</c:v>
                </c:pt>
                <c:pt idx="3143">
                  <c:v>Magh 31, 2069</c:v>
                </c:pt>
                <c:pt idx="3144">
                  <c:v>Magh 32, 2069</c:v>
                </c:pt>
                <c:pt idx="3145">
                  <c:v>Falgun 1, 2069</c:v>
                </c:pt>
                <c:pt idx="3146">
                  <c:v>Falgun 2, 2069</c:v>
                </c:pt>
                <c:pt idx="3147">
                  <c:v>Falgun 3, 2069</c:v>
                </c:pt>
                <c:pt idx="3148">
                  <c:v>Falgun 4, 2069</c:v>
                </c:pt>
                <c:pt idx="3149">
                  <c:v>Falgun 5, 2069</c:v>
                </c:pt>
                <c:pt idx="3150">
                  <c:v>Falgun 6, 2069</c:v>
                </c:pt>
                <c:pt idx="3151">
                  <c:v>Falgun 7, 2069</c:v>
                </c:pt>
                <c:pt idx="3152">
                  <c:v>Falgun 8, 2069</c:v>
                </c:pt>
                <c:pt idx="3153">
                  <c:v>Falgun 9, 2069</c:v>
                </c:pt>
                <c:pt idx="3154">
                  <c:v>Falgun 10, 2069</c:v>
                </c:pt>
                <c:pt idx="3155">
                  <c:v>Falgun 11, 2069</c:v>
                </c:pt>
                <c:pt idx="3156">
                  <c:v>Falgun 12, 2069</c:v>
                </c:pt>
                <c:pt idx="3157">
                  <c:v>Falgun 13, 2069</c:v>
                </c:pt>
                <c:pt idx="3158">
                  <c:v>Falgun 14, 2069</c:v>
                </c:pt>
                <c:pt idx="3159">
                  <c:v>Falgun 15, 2069</c:v>
                </c:pt>
                <c:pt idx="3160">
                  <c:v>Falgun 16, 2069</c:v>
                </c:pt>
                <c:pt idx="3161">
                  <c:v>Falgun 17, 2069</c:v>
                </c:pt>
                <c:pt idx="3162">
                  <c:v>Falgun 18, 2069</c:v>
                </c:pt>
                <c:pt idx="3163">
                  <c:v>Falgun 19, 2069</c:v>
                </c:pt>
                <c:pt idx="3164">
                  <c:v>Falgun 20, 2069</c:v>
                </c:pt>
                <c:pt idx="3165">
                  <c:v>Falgun 21, 2069</c:v>
                </c:pt>
                <c:pt idx="3166">
                  <c:v>Falgun 22, 2069</c:v>
                </c:pt>
                <c:pt idx="3167">
                  <c:v>Falgun 23, 2069</c:v>
                </c:pt>
                <c:pt idx="3168">
                  <c:v>Falgun 24, 2069</c:v>
                </c:pt>
                <c:pt idx="3169">
                  <c:v>Falgun 25, 2069</c:v>
                </c:pt>
                <c:pt idx="3170">
                  <c:v>Falgun 26, 2069</c:v>
                </c:pt>
                <c:pt idx="3171">
                  <c:v>Falgun 27, 2069</c:v>
                </c:pt>
                <c:pt idx="3172">
                  <c:v>Falgun 28, 2069</c:v>
                </c:pt>
                <c:pt idx="3173">
                  <c:v>Falgun 29, 2069</c:v>
                </c:pt>
                <c:pt idx="3174">
                  <c:v>Falgun 30, 2069</c:v>
                </c:pt>
                <c:pt idx="3175">
                  <c:v>Falgun 31, 2069</c:v>
                </c:pt>
                <c:pt idx="3176">
                  <c:v>Falgun 32, 2069</c:v>
                </c:pt>
                <c:pt idx="3177">
                  <c:v>Chaitra 1, 2069</c:v>
                </c:pt>
                <c:pt idx="3178">
                  <c:v>Chaitra 2, 2069</c:v>
                </c:pt>
                <c:pt idx="3179">
                  <c:v>Chaitra 3, 2069</c:v>
                </c:pt>
                <c:pt idx="3180">
                  <c:v>Chaitra 4, 2069</c:v>
                </c:pt>
                <c:pt idx="3181">
                  <c:v>Chaitra 5, 2069</c:v>
                </c:pt>
                <c:pt idx="3182">
                  <c:v>Chaitra 6, 2069</c:v>
                </c:pt>
                <c:pt idx="3183">
                  <c:v>Chaitra 7, 2069</c:v>
                </c:pt>
                <c:pt idx="3184">
                  <c:v>Chaitra 8, 2069</c:v>
                </c:pt>
                <c:pt idx="3185">
                  <c:v>Chaitra 9, 2069</c:v>
                </c:pt>
                <c:pt idx="3186">
                  <c:v>Chaitra 10, 2069</c:v>
                </c:pt>
                <c:pt idx="3187">
                  <c:v>Chaitra 11, 2069</c:v>
                </c:pt>
                <c:pt idx="3188">
                  <c:v>Chaitra 12, 2069</c:v>
                </c:pt>
                <c:pt idx="3189">
                  <c:v>Chaitra 13, 2069</c:v>
                </c:pt>
                <c:pt idx="3190">
                  <c:v>Chaitra 14, 2069</c:v>
                </c:pt>
                <c:pt idx="3191">
                  <c:v>Chaitra 15, 2069</c:v>
                </c:pt>
                <c:pt idx="3192">
                  <c:v>Chaitra 16, 2069</c:v>
                </c:pt>
                <c:pt idx="3193">
                  <c:v>Chaitra 17, 2069</c:v>
                </c:pt>
                <c:pt idx="3194">
                  <c:v>Chaitra 18, 2069</c:v>
                </c:pt>
                <c:pt idx="3195">
                  <c:v>Chaitra 19, 2069</c:v>
                </c:pt>
                <c:pt idx="3196">
                  <c:v>Chaitra 20, 2069</c:v>
                </c:pt>
                <c:pt idx="3197">
                  <c:v>Chaitra 21, 2069</c:v>
                </c:pt>
                <c:pt idx="3198">
                  <c:v>Chaitra 22, 2069</c:v>
                </c:pt>
                <c:pt idx="3199">
                  <c:v>Chaitra 23, 2069</c:v>
                </c:pt>
                <c:pt idx="3200">
                  <c:v>Chaitra 24, 2069</c:v>
                </c:pt>
                <c:pt idx="3201">
                  <c:v>Chaitra 25, 2069</c:v>
                </c:pt>
                <c:pt idx="3202">
                  <c:v>Chaitra 26, 2069</c:v>
                </c:pt>
                <c:pt idx="3203">
                  <c:v>Chaitra 27, 2069</c:v>
                </c:pt>
                <c:pt idx="3204">
                  <c:v>Chaitra 28, 2069</c:v>
                </c:pt>
                <c:pt idx="3205">
                  <c:v>Chaitra 29, 2069</c:v>
                </c:pt>
                <c:pt idx="3206">
                  <c:v>Chaitra 30, 2069</c:v>
                </c:pt>
                <c:pt idx="3207">
                  <c:v>Chaitra 31, 2069</c:v>
                </c:pt>
                <c:pt idx="3208">
                  <c:v>Chaitra 32, 2069</c:v>
                </c:pt>
                <c:pt idx="3209">
                  <c:v>Baishakh 1, 2070</c:v>
                </c:pt>
                <c:pt idx="3210">
                  <c:v>Baishakh 2, 2070</c:v>
                </c:pt>
                <c:pt idx="3211">
                  <c:v>Baishakh 3, 2070</c:v>
                </c:pt>
                <c:pt idx="3212">
                  <c:v>Baishakh 4, 2070</c:v>
                </c:pt>
                <c:pt idx="3213">
                  <c:v>Baishakh 5, 2070</c:v>
                </c:pt>
                <c:pt idx="3214">
                  <c:v>Baishakh 6, 2070</c:v>
                </c:pt>
                <c:pt idx="3215">
                  <c:v>Baishakh 7, 2070</c:v>
                </c:pt>
                <c:pt idx="3216">
                  <c:v>Baishakh 8, 2070</c:v>
                </c:pt>
                <c:pt idx="3217">
                  <c:v>Baishakh 9, 2070</c:v>
                </c:pt>
                <c:pt idx="3218">
                  <c:v>Baishakh 10, 2070</c:v>
                </c:pt>
                <c:pt idx="3219">
                  <c:v>Baishakh 11, 2070</c:v>
                </c:pt>
                <c:pt idx="3220">
                  <c:v>Baishakh 12, 2070</c:v>
                </c:pt>
                <c:pt idx="3221">
                  <c:v>Baishakh 13, 2070</c:v>
                </c:pt>
                <c:pt idx="3222">
                  <c:v>Baishakh 14, 2070</c:v>
                </c:pt>
                <c:pt idx="3223">
                  <c:v>Baishakh 15, 2070</c:v>
                </c:pt>
                <c:pt idx="3224">
                  <c:v>Baishakh 16, 2070</c:v>
                </c:pt>
                <c:pt idx="3225">
                  <c:v>Baishakh 17, 2070</c:v>
                </c:pt>
                <c:pt idx="3226">
                  <c:v>Baishakh 18, 2070</c:v>
                </c:pt>
                <c:pt idx="3227">
                  <c:v>Baishakh 19, 2070</c:v>
                </c:pt>
                <c:pt idx="3228">
                  <c:v>Baishakh 20, 2070</c:v>
                </c:pt>
                <c:pt idx="3229">
                  <c:v>Baishakh 21, 2070</c:v>
                </c:pt>
                <c:pt idx="3230">
                  <c:v>Baishakh 22, 2070</c:v>
                </c:pt>
                <c:pt idx="3231">
                  <c:v>Baishakh 23, 2070</c:v>
                </c:pt>
                <c:pt idx="3232">
                  <c:v>Baishakh 24, 2070</c:v>
                </c:pt>
                <c:pt idx="3233">
                  <c:v>Baishakh 25, 2070</c:v>
                </c:pt>
                <c:pt idx="3234">
                  <c:v>Baishakh 26, 2070</c:v>
                </c:pt>
                <c:pt idx="3235">
                  <c:v>Baishakh 27, 2070</c:v>
                </c:pt>
                <c:pt idx="3236">
                  <c:v>Baishakh 28, 2070</c:v>
                </c:pt>
                <c:pt idx="3237">
                  <c:v>Baishakh 29, 2070</c:v>
                </c:pt>
                <c:pt idx="3238">
                  <c:v>Baishakh 30, 2070</c:v>
                </c:pt>
                <c:pt idx="3239">
                  <c:v>Baishakh 31, 2070</c:v>
                </c:pt>
                <c:pt idx="3240">
                  <c:v>Baishakh 32, 2070</c:v>
                </c:pt>
                <c:pt idx="3241">
                  <c:v>Jestha 1, 2070</c:v>
                </c:pt>
                <c:pt idx="3242">
                  <c:v>Jestha 2, 2070</c:v>
                </c:pt>
                <c:pt idx="3243">
                  <c:v>Jestha 3, 2070</c:v>
                </c:pt>
                <c:pt idx="3244">
                  <c:v>Jestha 4, 2070</c:v>
                </c:pt>
                <c:pt idx="3245">
                  <c:v>Jestha 5, 2070</c:v>
                </c:pt>
                <c:pt idx="3246">
                  <c:v>Jestha 6, 2070</c:v>
                </c:pt>
                <c:pt idx="3247">
                  <c:v>Jestha 7, 2070</c:v>
                </c:pt>
                <c:pt idx="3248">
                  <c:v>Jestha 8, 2070</c:v>
                </c:pt>
                <c:pt idx="3249">
                  <c:v>Jestha 9, 2070</c:v>
                </c:pt>
                <c:pt idx="3250">
                  <c:v>Jestha 10, 2070</c:v>
                </c:pt>
                <c:pt idx="3251">
                  <c:v>Jestha 11, 2070</c:v>
                </c:pt>
                <c:pt idx="3252">
                  <c:v>Jestha 12, 2070</c:v>
                </c:pt>
                <c:pt idx="3253">
                  <c:v>Jestha 13, 2070</c:v>
                </c:pt>
                <c:pt idx="3254">
                  <c:v>Jestha 14, 2070</c:v>
                </c:pt>
                <c:pt idx="3255">
                  <c:v>Jestha 15, 2070</c:v>
                </c:pt>
                <c:pt idx="3256">
                  <c:v>Jestha 16, 2070</c:v>
                </c:pt>
                <c:pt idx="3257">
                  <c:v>Jestha 17, 2070</c:v>
                </c:pt>
                <c:pt idx="3258">
                  <c:v>Jestha 18, 2070</c:v>
                </c:pt>
                <c:pt idx="3259">
                  <c:v>Jestha 19, 2070</c:v>
                </c:pt>
                <c:pt idx="3260">
                  <c:v>Jestha 20, 2070</c:v>
                </c:pt>
                <c:pt idx="3261">
                  <c:v>Jestha 21, 2070</c:v>
                </c:pt>
                <c:pt idx="3262">
                  <c:v>Jestha 22, 2070</c:v>
                </c:pt>
                <c:pt idx="3263">
                  <c:v>Jestha 23, 2070</c:v>
                </c:pt>
                <c:pt idx="3264">
                  <c:v>Jestha 24, 2070</c:v>
                </c:pt>
                <c:pt idx="3265">
                  <c:v>Jestha 25, 2070</c:v>
                </c:pt>
                <c:pt idx="3266">
                  <c:v>Jestha 26, 2070</c:v>
                </c:pt>
                <c:pt idx="3267">
                  <c:v>Jestha 27, 2070</c:v>
                </c:pt>
                <c:pt idx="3268">
                  <c:v>Jestha 28, 2070</c:v>
                </c:pt>
                <c:pt idx="3269">
                  <c:v>Jestha 29, 2070</c:v>
                </c:pt>
                <c:pt idx="3270">
                  <c:v>Jestha 30, 2070</c:v>
                </c:pt>
                <c:pt idx="3271">
                  <c:v>Jestha 31, 2070</c:v>
                </c:pt>
                <c:pt idx="3272">
                  <c:v>Jestha 32, 2070</c:v>
                </c:pt>
                <c:pt idx="3273">
                  <c:v>Ashadh 1, 2070</c:v>
                </c:pt>
                <c:pt idx="3274">
                  <c:v>Ashadh 2, 2070</c:v>
                </c:pt>
                <c:pt idx="3275">
                  <c:v>Ashadh 3, 2070</c:v>
                </c:pt>
                <c:pt idx="3276">
                  <c:v>Ashadh 4, 2070</c:v>
                </c:pt>
                <c:pt idx="3277">
                  <c:v>Ashadh 5, 2070</c:v>
                </c:pt>
                <c:pt idx="3278">
                  <c:v>Ashadh 6, 2070</c:v>
                </c:pt>
                <c:pt idx="3279">
                  <c:v>Ashadh 7, 2070</c:v>
                </c:pt>
                <c:pt idx="3280">
                  <c:v>Ashadh 8, 2070</c:v>
                </c:pt>
                <c:pt idx="3281">
                  <c:v>Ashadh 9, 2070</c:v>
                </c:pt>
                <c:pt idx="3282">
                  <c:v>Ashadh 10, 2070</c:v>
                </c:pt>
                <c:pt idx="3283">
                  <c:v>Ashadh 11, 2070</c:v>
                </c:pt>
                <c:pt idx="3284">
                  <c:v>Ashadh 12, 2070</c:v>
                </c:pt>
                <c:pt idx="3285">
                  <c:v>Ashadh 13, 2070</c:v>
                </c:pt>
                <c:pt idx="3286">
                  <c:v>Ashadh 14, 2070</c:v>
                </c:pt>
                <c:pt idx="3287">
                  <c:v>Ashadh 15, 2070</c:v>
                </c:pt>
                <c:pt idx="3288">
                  <c:v>Ashadh 16, 2070</c:v>
                </c:pt>
                <c:pt idx="3289">
                  <c:v>Ashadh 17, 2070</c:v>
                </c:pt>
                <c:pt idx="3290">
                  <c:v>Ashadh 18, 2070</c:v>
                </c:pt>
                <c:pt idx="3291">
                  <c:v>Ashadh 19, 2070</c:v>
                </c:pt>
                <c:pt idx="3292">
                  <c:v>Ashadh 20, 2070</c:v>
                </c:pt>
                <c:pt idx="3293">
                  <c:v>Ashadh 21, 2070</c:v>
                </c:pt>
                <c:pt idx="3294">
                  <c:v>Ashadh 22, 2070</c:v>
                </c:pt>
                <c:pt idx="3295">
                  <c:v>Ashadh 23, 2070</c:v>
                </c:pt>
                <c:pt idx="3296">
                  <c:v>Ashadh 24, 2070</c:v>
                </c:pt>
                <c:pt idx="3297">
                  <c:v>Ashadh 25, 2070</c:v>
                </c:pt>
                <c:pt idx="3298">
                  <c:v>Ashadh 26, 2070</c:v>
                </c:pt>
                <c:pt idx="3299">
                  <c:v>Ashadh 27, 2070</c:v>
                </c:pt>
                <c:pt idx="3300">
                  <c:v>Ashadh 28, 2070</c:v>
                </c:pt>
                <c:pt idx="3301">
                  <c:v>Ashadh 29, 2070</c:v>
                </c:pt>
                <c:pt idx="3302">
                  <c:v>Ashadh 30, 2070</c:v>
                </c:pt>
                <c:pt idx="3303">
                  <c:v>Ashadh 31, 2070</c:v>
                </c:pt>
                <c:pt idx="3304">
                  <c:v>Ashadh 32, 2070</c:v>
                </c:pt>
                <c:pt idx="3305">
                  <c:v>Shrawan 1, 2070</c:v>
                </c:pt>
                <c:pt idx="3306">
                  <c:v>Shrawan 2, 2070</c:v>
                </c:pt>
                <c:pt idx="3307">
                  <c:v>Shrawan 3, 2070</c:v>
                </c:pt>
                <c:pt idx="3308">
                  <c:v>Shrawan 4, 2070</c:v>
                </c:pt>
                <c:pt idx="3309">
                  <c:v>Shrawan 5, 2070</c:v>
                </c:pt>
                <c:pt idx="3310">
                  <c:v>Shrawan 6, 2070</c:v>
                </c:pt>
                <c:pt idx="3311">
                  <c:v>Shrawan 7, 2070</c:v>
                </c:pt>
                <c:pt idx="3312">
                  <c:v>Shrawan 8, 2070</c:v>
                </c:pt>
                <c:pt idx="3313">
                  <c:v>Shrawan 9, 2070</c:v>
                </c:pt>
                <c:pt idx="3314">
                  <c:v>Shrawan 10, 2070</c:v>
                </c:pt>
                <c:pt idx="3315">
                  <c:v>Shrawan 11, 2070</c:v>
                </c:pt>
                <c:pt idx="3316">
                  <c:v>Shrawan 12, 2070</c:v>
                </c:pt>
                <c:pt idx="3317">
                  <c:v>Shrawan 13, 2070</c:v>
                </c:pt>
                <c:pt idx="3318">
                  <c:v>Shrawan 14, 2070</c:v>
                </c:pt>
                <c:pt idx="3319">
                  <c:v>Shrawan 15, 2070</c:v>
                </c:pt>
                <c:pt idx="3320">
                  <c:v>Shrawan 16, 2070</c:v>
                </c:pt>
                <c:pt idx="3321">
                  <c:v>Shrawan 17, 2070</c:v>
                </c:pt>
                <c:pt idx="3322">
                  <c:v>Shrawan 18, 2070</c:v>
                </c:pt>
                <c:pt idx="3323">
                  <c:v>Shrawan 19, 2070</c:v>
                </c:pt>
                <c:pt idx="3324">
                  <c:v>Shrawan 20, 2070</c:v>
                </c:pt>
                <c:pt idx="3325">
                  <c:v>Shrawan 21, 2070</c:v>
                </c:pt>
                <c:pt idx="3326">
                  <c:v>Shrawan 22, 2070</c:v>
                </c:pt>
                <c:pt idx="3327">
                  <c:v>Shrawan 23, 2070</c:v>
                </c:pt>
                <c:pt idx="3328">
                  <c:v>Shrawan 24, 2070</c:v>
                </c:pt>
                <c:pt idx="3329">
                  <c:v>Shrawan 25, 2070</c:v>
                </c:pt>
                <c:pt idx="3330">
                  <c:v>Shrawan 26, 2070</c:v>
                </c:pt>
                <c:pt idx="3331">
                  <c:v>Shrawan 27, 2070</c:v>
                </c:pt>
                <c:pt idx="3332">
                  <c:v>Shrawan 28, 2070</c:v>
                </c:pt>
                <c:pt idx="3333">
                  <c:v>Shrawan 29, 2070</c:v>
                </c:pt>
                <c:pt idx="3334">
                  <c:v>Shrawan 30, 2070</c:v>
                </c:pt>
                <c:pt idx="3335">
                  <c:v>Shrawan 31, 2070</c:v>
                </c:pt>
                <c:pt idx="3336">
                  <c:v>Shrawan 32, 2070</c:v>
                </c:pt>
                <c:pt idx="3337">
                  <c:v>Bhadra 1, 2070</c:v>
                </c:pt>
                <c:pt idx="3338">
                  <c:v>Bhadra 2, 2070</c:v>
                </c:pt>
                <c:pt idx="3339">
                  <c:v>Bhadra 3, 2070</c:v>
                </c:pt>
                <c:pt idx="3340">
                  <c:v>Bhadra 4, 2070</c:v>
                </c:pt>
                <c:pt idx="3341">
                  <c:v>Bhadra 5, 2070</c:v>
                </c:pt>
                <c:pt idx="3342">
                  <c:v>Bhadra 6, 2070</c:v>
                </c:pt>
                <c:pt idx="3343">
                  <c:v>Bhadra 7, 2070</c:v>
                </c:pt>
                <c:pt idx="3344">
                  <c:v>Bhadra 8, 2070</c:v>
                </c:pt>
                <c:pt idx="3345">
                  <c:v>Bhadra 9, 2070</c:v>
                </c:pt>
                <c:pt idx="3346">
                  <c:v>Bhadra 10, 2070</c:v>
                </c:pt>
                <c:pt idx="3347">
                  <c:v>Bhadra 11, 2070</c:v>
                </c:pt>
                <c:pt idx="3348">
                  <c:v>Bhadra 12, 2070</c:v>
                </c:pt>
                <c:pt idx="3349">
                  <c:v>Bhadra 13, 2070</c:v>
                </c:pt>
                <c:pt idx="3350">
                  <c:v>Bhadra 14, 2070</c:v>
                </c:pt>
                <c:pt idx="3351">
                  <c:v>Bhadra 15, 2070</c:v>
                </c:pt>
                <c:pt idx="3352">
                  <c:v>Bhadra 16, 2070</c:v>
                </c:pt>
                <c:pt idx="3353">
                  <c:v>Bhadra 17, 2070</c:v>
                </c:pt>
                <c:pt idx="3354">
                  <c:v>Bhadra 18, 2070</c:v>
                </c:pt>
                <c:pt idx="3355">
                  <c:v>Bhadra 19, 2070</c:v>
                </c:pt>
                <c:pt idx="3356">
                  <c:v>Bhadra 20, 2070</c:v>
                </c:pt>
                <c:pt idx="3357">
                  <c:v>Bhadra 21, 2070</c:v>
                </c:pt>
                <c:pt idx="3358">
                  <c:v>Bhadra 22, 2070</c:v>
                </c:pt>
                <c:pt idx="3359">
                  <c:v>Bhadra 23, 2070</c:v>
                </c:pt>
                <c:pt idx="3360">
                  <c:v>Bhadra 24, 2070</c:v>
                </c:pt>
                <c:pt idx="3361">
                  <c:v>Bhadra 25, 2070</c:v>
                </c:pt>
                <c:pt idx="3362">
                  <c:v>Bhadra 26, 2070</c:v>
                </c:pt>
                <c:pt idx="3363">
                  <c:v>Bhadra 27, 2070</c:v>
                </c:pt>
                <c:pt idx="3364">
                  <c:v>Bhadra 28, 2070</c:v>
                </c:pt>
                <c:pt idx="3365">
                  <c:v>Bhadra 29, 2070</c:v>
                </c:pt>
                <c:pt idx="3366">
                  <c:v>Bhadra 30, 2070</c:v>
                </c:pt>
                <c:pt idx="3367">
                  <c:v>Bhadra 31, 2070</c:v>
                </c:pt>
                <c:pt idx="3368">
                  <c:v>Bhadra 32, 2070</c:v>
                </c:pt>
                <c:pt idx="3369">
                  <c:v>Ashwin 1, 2070</c:v>
                </c:pt>
                <c:pt idx="3370">
                  <c:v>Ashwin 2, 2070</c:v>
                </c:pt>
                <c:pt idx="3371">
                  <c:v>Ashwin 3, 2070</c:v>
                </c:pt>
                <c:pt idx="3372">
                  <c:v>Ashwin 4, 2070</c:v>
                </c:pt>
                <c:pt idx="3373">
                  <c:v>Ashwin 5, 2070</c:v>
                </c:pt>
                <c:pt idx="3374">
                  <c:v>Ashwin 6, 2070</c:v>
                </c:pt>
                <c:pt idx="3375">
                  <c:v>Ashwin 7, 2070</c:v>
                </c:pt>
                <c:pt idx="3376">
                  <c:v>Ashwin 8, 2070</c:v>
                </c:pt>
                <c:pt idx="3377">
                  <c:v>Ashwin 9, 2070</c:v>
                </c:pt>
                <c:pt idx="3378">
                  <c:v>Ashwin 10, 2070</c:v>
                </c:pt>
                <c:pt idx="3379">
                  <c:v>Ashwin 11, 2070</c:v>
                </c:pt>
                <c:pt idx="3380">
                  <c:v>Ashwin 12, 2070</c:v>
                </c:pt>
                <c:pt idx="3381">
                  <c:v>Ashwin 13, 2070</c:v>
                </c:pt>
                <c:pt idx="3382">
                  <c:v>Ashwin 14, 2070</c:v>
                </c:pt>
                <c:pt idx="3383">
                  <c:v>Ashwin 15, 2070</c:v>
                </c:pt>
                <c:pt idx="3384">
                  <c:v>Ashwin 16, 2070</c:v>
                </c:pt>
                <c:pt idx="3385">
                  <c:v>Ashwin 17, 2070</c:v>
                </c:pt>
                <c:pt idx="3386">
                  <c:v>Ashwin 18, 2070</c:v>
                </c:pt>
                <c:pt idx="3387">
                  <c:v>Ashwin 19, 2070</c:v>
                </c:pt>
                <c:pt idx="3388">
                  <c:v>Ashwin 20, 2070</c:v>
                </c:pt>
                <c:pt idx="3389">
                  <c:v>Ashwin 21, 2070</c:v>
                </c:pt>
                <c:pt idx="3390">
                  <c:v>Ashwin 22, 2070</c:v>
                </c:pt>
                <c:pt idx="3391">
                  <c:v>Ashwin 23, 2070</c:v>
                </c:pt>
                <c:pt idx="3392">
                  <c:v>Ashwin 24, 2070</c:v>
                </c:pt>
                <c:pt idx="3393">
                  <c:v>Ashwin 25, 2070</c:v>
                </c:pt>
                <c:pt idx="3394">
                  <c:v>Ashwin 26, 2070</c:v>
                </c:pt>
                <c:pt idx="3395">
                  <c:v>Ashwin 27, 2070</c:v>
                </c:pt>
                <c:pt idx="3396">
                  <c:v>Ashwin 28, 2070</c:v>
                </c:pt>
                <c:pt idx="3397">
                  <c:v>Ashwin 29, 2070</c:v>
                </c:pt>
                <c:pt idx="3398">
                  <c:v>Ashwin 30, 2070</c:v>
                </c:pt>
                <c:pt idx="3399">
                  <c:v>Ashwin 31, 2070</c:v>
                </c:pt>
                <c:pt idx="3400">
                  <c:v>Ashwin 32, 2070</c:v>
                </c:pt>
                <c:pt idx="3401">
                  <c:v>Kartik 1, 2070</c:v>
                </c:pt>
                <c:pt idx="3402">
                  <c:v>Kartik 2, 2070</c:v>
                </c:pt>
                <c:pt idx="3403">
                  <c:v>Kartik 3, 2070</c:v>
                </c:pt>
                <c:pt idx="3404">
                  <c:v>Kartik 4, 2070</c:v>
                </c:pt>
                <c:pt idx="3405">
                  <c:v>Kartik 5, 2070</c:v>
                </c:pt>
                <c:pt idx="3406">
                  <c:v>Kartik 6, 2070</c:v>
                </c:pt>
                <c:pt idx="3407">
                  <c:v>Kartik 7, 2070</c:v>
                </c:pt>
                <c:pt idx="3408">
                  <c:v>Kartik 8, 2070</c:v>
                </c:pt>
                <c:pt idx="3409">
                  <c:v>Kartik 9, 2070</c:v>
                </c:pt>
                <c:pt idx="3410">
                  <c:v>Kartik 10, 2070</c:v>
                </c:pt>
                <c:pt idx="3411">
                  <c:v>Kartik 11, 2070</c:v>
                </c:pt>
                <c:pt idx="3412">
                  <c:v>Kartik 12, 2070</c:v>
                </c:pt>
                <c:pt idx="3413">
                  <c:v>Kartik 13, 2070</c:v>
                </c:pt>
                <c:pt idx="3414">
                  <c:v>Kartik 14, 2070</c:v>
                </c:pt>
                <c:pt idx="3415">
                  <c:v>Kartik 15, 2070</c:v>
                </c:pt>
                <c:pt idx="3416">
                  <c:v>Kartik 16, 2070</c:v>
                </c:pt>
                <c:pt idx="3417">
                  <c:v>Kartik 17, 2070</c:v>
                </c:pt>
                <c:pt idx="3418">
                  <c:v>Kartik 18, 2070</c:v>
                </c:pt>
                <c:pt idx="3419">
                  <c:v>Kartik 19, 2070</c:v>
                </c:pt>
                <c:pt idx="3420">
                  <c:v>Kartik 20, 2070</c:v>
                </c:pt>
                <c:pt idx="3421">
                  <c:v>Kartik 21, 2070</c:v>
                </c:pt>
                <c:pt idx="3422">
                  <c:v>Kartik 22, 2070</c:v>
                </c:pt>
                <c:pt idx="3423">
                  <c:v>Kartik 23, 2070</c:v>
                </c:pt>
                <c:pt idx="3424">
                  <c:v>Kartik 24, 2070</c:v>
                </c:pt>
                <c:pt idx="3425">
                  <c:v>Kartik 25, 2070</c:v>
                </c:pt>
                <c:pt idx="3426">
                  <c:v>Kartik 26, 2070</c:v>
                </c:pt>
                <c:pt idx="3427">
                  <c:v>Kartik 27, 2070</c:v>
                </c:pt>
                <c:pt idx="3428">
                  <c:v>Kartik 28, 2070</c:v>
                </c:pt>
                <c:pt idx="3429">
                  <c:v>Kartik 29, 2070</c:v>
                </c:pt>
                <c:pt idx="3430">
                  <c:v>Kartik 30, 2070</c:v>
                </c:pt>
                <c:pt idx="3431">
                  <c:v>Kartik 31, 2070</c:v>
                </c:pt>
                <c:pt idx="3432">
                  <c:v>Kartik 32, 2070</c:v>
                </c:pt>
                <c:pt idx="3433">
                  <c:v>Mangsir 1, 2070</c:v>
                </c:pt>
                <c:pt idx="3434">
                  <c:v>Mangsir 2, 2070</c:v>
                </c:pt>
                <c:pt idx="3435">
                  <c:v>Mangsir 3, 2070</c:v>
                </c:pt>
                <c:pt idx="3436">
                  <c:v>Mangsir 4, 2070</c:v>
                </c:pt>
                <c:pt idx="3437">
                  <c:v>Mangsir 5, 2070</c:v>
                </c:pt>
                <c:pt idx="3438">
                  <c:v>Mangsir 6, 2070</c:v>
                </c:pt>
                <c:pt idx="3439">
                  <c:v>Mangsir 7, 2070</c:v>
                </c:pt>
                <c:pt idx="3440">
                  <c:v>Mangsir 8, 2070</c:v>
                </c:pt>
                <c:pt idx="3441">
                  <c:v>Mangsir 9, 2070</c:v>
                </c:pt>
                <c:pt idx="3442">
                  <c:v>Mangsir 10, 2070</c:v>
                </c:pt>
                <c:pt idx="3443">
                  <c:v>Mangsir 11, 2070</c:v>
                </c:pt>
                <c:pt idx="3444">
                  <c:v>Mangsir 12, 2070</c:v>
                </c:pt>
                <c:pt idx="3445">
                  <c:v>Mangsir 13, 2070</c:v>
                </c:pt>
                <c:pt idx="3446">
                  <c:v>Mangsir 14, 2070</c:v>
                </c:pt>
                <c:pt idx="3447">
                  <c:v>Mangsir 15, 2070</c:v>
                </c:pt>
                <c:pt idx="3448">
                  <c:v>Mangsir 16, 2070</c:v>
                </c:pt>
                <c:pt idx="3449">
                  <c:v>Mangsir 17, 2070</c:v>
                </c:pt>
                <c:pt idx="3450">
                  <c:v>Mangsir 18, 2070</c:v>
                </c:pt>
                <c:pt idx="3451">
                  <c:v>Mangsir 19, 2070</c:v>
                </c:pt>
                <c:pt idx="3452">
                  <c:v>Mangsir 20, 2070</c:v>
                </c:pt>
                <c:pt idx="3453">
                  <c:v>Mangsir 21, 2070</c:v>
                </c:pt>
                <c:pt idx="3454">
                  <c:v>Mangsir 22, 2070</c:v>
                </c:pt>
                <c:pt idx="3455">
                  <c:v>Mangsir 23, 2070</c:v>
                </c:pt>
                <c:pt idx="3456">
                  <c:v>Mangsir 24, 2070</c:v>
                </c:pt>
                <c:pt idx="3457">
                  <c:v>Mangsir 25, 2070</c:v>
                </c:pt>
                <c:pt idx="3458">
                  <c:v>Mangsir 26, 2070</c:v>
                </c:pt>
                <c:pt idx="3459">
                  <c:v>Mangsir 27, 2070</c:v>
                </c:pt>
                <c:pt idx="3460">
                  <c:v>Mangsir 28, 2070</c:v>
                </c:pt>
                <c:pt idx="3461">
                  <c:v>Mangsir 29, 2070</c:v>
                </c:pt>
                <c:pt idx="3462">
                  <c:v>Mangsir 30, 2070</c:v>
                </c:pt>
                <c:pt idx="3463">
                  <c:v>Mangsir 31, 2070</c:v>
                </c:pt>
                <c:pt idx="3464">
                  <c:v>Mangsir 32, 2070</c:v>
                </c:pt>
                <c:pt idx="3465">
                  <c:v>Poush 1, 2070</c:v>
                </c:pt>
                <c:pt idx="3466">
                  <c:v>Poush 2, 2070</c:v>
                </c:pt>
                <c:pt idx="3467">
                  <c:v>Poush 3, 2070</c:v>
                </c:pt>
                <c:pt idx="3468">
                  <c:v>Poush 4, 2070</c:v>
                </c:pt>
                <c:pt idx="3469">
                  <c:v>Poush 5, 2070</c:v>
                </c:pt>
                <c:pt idx="3470">
                  <c:v>Poush 6, 2070</c:v>
                </c:pt>
                <c:pt idx="3471">
                  <c:v>Poush 7, 2070</c:v>
                </c:pt>
                <c:pt idx="3472">
                  <c:v>Poush 8, 2070</c:v>
                </c:pt>
                <c:pt idx="3473">
                  <c:v>Poush 9, 2070</c:v>
                </c:pt>
                <c:pt idx="3474">
                  <c:v>Poush 10, 2070</c:v>
                </c:pt>
                <c:pt idx="3475">
                  <c:v>Poush 11, 2070</c:v>
                </c:pt>
                <c:pt idx="3476">
                  <c:v>Poush 12, 2070</c:v>
                </c:pt>
                <c:pt idx="3477">
                  <c:v>Poush 13, 2070</c:v>
                </c:pt>
                <c:pt idx="3478">
                  <c:v>Poush 14, 2070</c:v>
                </c:pt>
                <c:pt idx="3479">
                  <c:v>Poush 15, 2070</c:v>
                </c:pt>
                <c:pt idx="3480">
                  <c:v>Poush 16, 2070</c:v>
                </c:pt>
                <c:pt idx="3481">
                  <c:v>Poush 17, 2070</c:v>
                </c:pt>
                <c:pt idx="3482">
                  <c:v>Poush 18, 2070</c:v>
                </c:pt>
                <c:pt idx="3483">
                  <c:v>Poush 19, 2070</c:v>
                </c:pt>
                <c:pt idx="3484">
                  <c:v>Poush 20, 2070</c:v>
                </c:pt>
                <c:pt idx="3485">
                  <c:v>Poush 21, 2070</c:v>
                </c:pt>
                <c:pt idx="3486">
                  <c:v>Poush 22, 2070</c:v>
                </c:pt>
                <c:pt idx="3487">
                  <c:v>Poush 23, 2070</c:v>
                </c:pt>
                <c:pt idx="3488">
                  <c:v>Poush 24, 2070</c:v>
                </c:pt>
                <c:pt idx="3489">
                  <c:v>Poush 25, 2070</c:v>
                </c:pt>
                <c:pt idx="3490">
                  <c:v>Poush 26, 2070</c:v>
                </c:pt>
                <c:pt idx="3491">
                  <c:v>Poush 27, 2070</c:v>
                </c:pt>
                <c:pt idx="3492">
                  <c:v>Poush 28, 2070</c:v>
                </c:pt>
                <c:pt idx="3493">
                  <c:v>Poush 29, 2070</c:v>
                </c:pt>
                <c:pt idx="3494">
                  <c:v>Poush 30, 2070</c:v>
                </c:pt>
                <c:pt idx="3495">
                  <c:v>Poush 31, 2070</c:v>
                </c:pt>
                <c:pt idx="3496">
                  <c:v>Poush 32, 2070</c:v>
                </c:pt>
                <c:pt idx="3497">
                  <c:v>Magh 1, 2070</c:v>
                </c:pt>
                <c:pt idx="3498">
                  <c:v>Magh 2, 2070</c:v>
                </c:pt>
                <c:pt idx="3499">
                  <c:v>Magh 3, 2070</c:v>
                </c:pt>
                <c:pt idx="3500">
                  <c:v>Magh 4, 2070</c:v>
                </c:pt>
                <c:pt idx="3501">
                  <c:v>Magh 5, 2070</c:v>
                </c:pt>
                <c:pt idx="3502">
                  <c:v>Magh 6, 2070</c:v>
                </c:pt>
                <c:pt idx="3503">
                  <c:v>Magh 7, 2070</c:v>
                </c:pt>
                <c:pt idx="3504">
                  <c:v>Magh 8, 2070</c:v>
                </c:pt>
                <c:pt idx="3505">
                  <c:v>Magh 9, 2070</c:v>
                </c:pt>
                <c:pt idx="3506">
                  <c:v>Magh 10, 2070</c:v>
                </c:pt>
                <c:pt idx="3507">
                  <c:v>Magh 11, 2070</c:v>
                </c:pt>
                <c:pt idx="3508">
                  <c:v>Magh 12, 2070</c:v>
                </c:pt>
                <c:pt idx="3509">
                  <c:v>Magh 13, 2070</c:v>
                </c:pt>
                <c:pt idx="3510">
                  <c:v>Magh 14, 2070</c:v>
                </c:pt>
                <c:pt idx="3511">
                  <c:v>Magh 15, 2070</c:v>
                </c:pt>
                <c:pt idx="3512">
                  <c:v>Magh 16, 2070</c:v>
                </c:pt>
                <c:pt idx="3513">
                  <c:v>Magh 17, 2070</c:v>
                </c:pt>
                <c:pt idx="3514">
                  <c:v>Magh 18, 2070</c:v>
                </c:pt>
                <c:pt idx="3515">
                  <c:v>Magh 19, 2070</c:v>
                </c:pt>
                <c:pt idx="3516">
                  <c:v>Magh 20, 2070</c:v>
                </c:pt>
                <c:pt idx="3517">
                  <c:v>Magh 21, 2070</c:v>
                </c:pt>
                <c:pt idx="3518">
                  <c:v>Magh 22, 2070</c:v>
                </c:pt>
                <c:pt idx="3519">
                  <c:v>Magh 23, 2070</c:v>
                </c:pt>
                <c:pt idx="3520">
                  <c:v>Magh 24, 2070</c:v>
                </c:pt>
                <c:pt idx="3521">
                  <c:v>Magh 25, 2070</c:v>
                </c:pt>
                <c:pt idx="3522">
                  <c:v>Magh 26, 2070</c:v>
                </c:pt>
                <c:pt idx="3523">
                  <c:v>Magh 27, 2070</c:v>
                </c:pt>
                <c:pt idx="3524">
                  <c:v>Magh 28, 2070</c:v>
                </c:pt>
                <c:pt idx="3525">
                  <c:v>Magh 29, 2070</c:v>
                </c:pt>
                <c:pt idx="3526">
                  <c:v>Magh 30, 2070</c:v>
                </c:pt>
                <c:pt idx="3527">
                  <c:v>Magh 31, 2070</c:v>
                </c:pt>
                <c:pt idx="3528">
                  <c:v>Magh 32, 2070</c:v>
                </c:pt>
                <c:pt idx="3529">
                  <c:v>Falgun 1, 2070</c:v>
                </c:pt>
                <c:pt idx="3530">
                  <c:v>Falgun 2, 2070</c:v>
                </c:pt>
                <c:pt idx="3531">
                  <c:v>Falgun 3, 2070</c:v>
                </c:pt>
                <c:pt idx="3532">
                  <c:v>Falgun 4, 2070</c:v>
                </c:pt>
                <c:pt idx="3533">
                  <c:v>Falgun 5, 2070</c:v>
                </c:pt>
                <c:pt idx="3534">
                  <c:v>Falgun 6, 2070</c:v>
                </c:pt>
                <c:pt idx="3535">
                  <c:v>Falgun 7, 2070</c:v>
                </c:pt>
                <c:pt idx="3536">
                  <c:v>Falgun 8, 2070</c:v>
                </c:pt>
                <c:pt idx="3537">
                  <c:v>Falgun 9, 2070</c:v>
                </c:pt>
                <c:pt idx="3538">
                  <c:v>Falgun 10, 2070</c:v>
                </c:pt>
                <c:pt idx="3539">
                  <c:v>Falgun 11, 2070</c:v>
                </c:pt>
                <c:pt idx="3540">
                  <c:v>Falgun 12, 2070</c:v>
                </c:pt>
                <c:pt idx="3541">
                  <c:v>Falgun 13, 2070</c:v>
                </c:pt>
                <c:pt idx="3542">
                  <c:v>Falgun 14, 2070</c:v>
                </c:pt>
                <c:pt idx="3543">
                  <c:v>Falgun 15, 2070</c:v>
                </c:pt>
                <c:pt idx="3544">
                  <c:v>Falgun 16, 2070</c:v>
                </c:pt>
                <c:pt idx="3545">
                  <c:v>Falgun 17, 2070</c:v>
                </c:pt>
                <c:pt idx="3546">
                  <c:v>Falgun 18, 2070</c:v>
                </c:pt>
                <c:pt idx="3547">
                  <c:v>Falgun 19, 2070</c:v>
                </c:pt>
                <c:pt idx="3548">
                  <c:v>Falgun 20, 2070</c:v>
                </c:pt>
                <c:pt idx="3549">
                  <c:v>Falgun 21, 2070</c:v>
                </c:pt>
                <c:pt idx="3550">
                  <c:v>Falgun 22, 2070</c:v>
                </c:pt>
                <c:pt idx="3551">
                  <c:v>Falgun 23, 2070</c:v>
                </c:pt>
                <c:pt idx="3552">
                  <c:v>Falgun 24, 2070</c:v>
                </c:pt>
                <c:pt idx="3553">
                  <c:v>Falgun 25, 2070</c:v>
                </c:pt>
                <c:pt idx="3554">
                  <c:v>Falgun 26, 2070</c:v>
                </c:pt>
                <c:pt idx="3555">
                  <c:v>Falgun 27, 2070</c:v>
                </c:pt>
                <c:pt idx="3556">
                  <c:v>Falgun 28, 2070</c:v>
                </c:pt>
                <c:pt idx="3557">
                  <c:v>Falgun 29, 2070</c:v>
                </c:pt>
                <c:pt idx="3558">
                  <c:v>Falgun 30, 2070</c:v>
                </c:pt>
                <c:pt idx="3559">
                  <c:v>Falgun 31, 2070</c:v>
                </c:pt>
                <c:pt idx="3560">
                  <c:v>Falgun 32, 2070</c:v>
                </c:pt>
                <c:pt idx="3561">
                  <c:v>Chaitra 1, 2070</c:v>
                </c:pt>
                <c:pt idx="3562">
                  <c:v>Chaitra 2, 2070</c:v>
                </c:pt>
                <c:pt idx="3563">
                  <c:v>Chaitra 3, 2070</c:v>
                </c:pt>
                <c:pt idx="3564">
                  <c:v>Chaitra 4, 2070</c:v>
                </c:pt>
                <c:pt idx="3565">
                  <c:v>Chaitra 5, 2070</c:v>
                </c:pt>
                <c:pt idx="3566">
                  <c:v>Chaitra 6, 2070</c:v>
                </c:pt>
                <c:pt idx="3567">
                  <c:v>Chaitra 7, 2070</c:v>
                </c:pt>
                <c:pt idx="3568">
                  <c:v>Chaitra 8, 2070</c:v>
                </c:pt>
                <c:pt idx="3569">
                  <c:v>Chaitra 9, 2070</c:v>
                </c:pt>
                <c:pt idx="3570">
                  <c:v>Chaitra 10, 2070</c:v>
                </c:pt>
                <c:pt idx="3571">
                  <c:v>Chaitra 11, 2070</c:v>
                </c:pt>
                <c:pt idx="3572">
                  <c:v>Chaitra 12, 2070</c:v>
                </c:pt>
                <c:pt idx="3573">
                  <c:v>Chaitra 13, 2070</c:v>
                </c:pt>
                <c:pt idx="3574">
                  <c:v>Chaitra 14, 2070</c:v>
                </c:pt>
                <c:pt idx="3575">
                  <c:v>Chaitra 15, 2070</c:v>
                </c:pt>
                <c:pt idx="3576">
                  <c:v>Chaitra 16, 2070</c:v>
                </c:pt>
                <c:pt idx="3577">
                  <c:v>Chaitra 17, 2070</c:v>
                </c:pt>
                <c:pt idx="3578">
                  <c:v>Chaitra 18, 2070</c:v>
                </c:pt>
                <c:pt idx="3579">
                  <c:v>Chaitra 19, 2070</c:v>
                </c:pt>
                <c:pt idx="3580">
                  <c:v>Chaitra 20, 2070</c:v>
                </c:pt>
                <c:pt idx="3581">
                  <c:v>Chaitra 21, 2070</c:v>
                </c:pt>
                <c:pt idx="3582">
                  <c:v>Chaitra 22, 2070</c:v>
                </c:pt>
                <c:pt idx="3583">
                  <c:v>Chaitra 23, 2070</c:v>
                </c:pt>
                <c:pt idx="3584">
                  <c:v>Chaitra 24, 2070</c:v>
                </c:pt>
                <c:pt idx="3585">
                  <c:v>Chaitra 25, 2070</c:v>
                </c:pt>
                <c:pt idx="3586">
                  <c:v>Chaitra 26, 2070</c:v>
                </c:pt>
                <c:pt idx="3587">
                  <c:v>Chaitra 27, 2070</c:v>
                </c:pt>
                <c:pt idx="3588">
                  <c:v>Chaitra 28, 2070</c:v>
                </c:pt>
                <c:pt idx="3589">
                  <c:v>Chaitra 29, 2070</c:v>
                </c:pt>
                <c:pt idx="3590">
                  <c:v>Chaitra 30, 2070</c:v>
                </c:pt>
                <c:pt idx="3591">
                  <c:v>Chaitra 31, 2070</c:v>
                </c:pt>
                <c:pt idx="3592">
                  <c:v>Chaitra 32, 2070</c:v>
                </c:pt>
                <c:pt idx="3593">
                  <c:v>Baishakh 1, 2071</c:v>
                </c:pt>
                <c:pt idx="3594">
                  <c:v>Baishakh 2, 2071</c:v>
                </c:pt>
                <c:pt idx="3595">
                  <c:v>Baishakh 3, 2071</c:v>
                </c:pt>
                <c:pt idx="3596">
                  <c:v>Baishakh 4, 2071</c:v>
                </c:pt>
                <c:pt idx="3597">
                  <c:v>Baishakh 5, 2071</c:v>
                </c:pt>
                <c:pt idx="3598">
                  <c:v>Baishakh 6, 2071</c:v>
                </c:pt>
                <c:pt idx="3599">
                  <c:v>Baishakh 7, 2071</c:v>
                </c:pt>
                <c:pt idx="3600">
                  <c:v>Baishakh 8, 2071</c:v>
                </c:pt>
                <c:pt idx="3601">
                  <c:v>Baishakh 9, 2071</c:v>
                </c:pt>
                <c:pt idx="3602">
                  <c:v>Baishakh 10, 2071</c:v>
                </c:pt>
                <c:pt idx="3603">
                  <c:v>Baishakh 11, 2071</c:v>
                </c:pt>
                <c:pt idx="3604">
                  <c:v>Baishakh 12, 2071</c:v>
                </c:pt>
                <c:pt idx="3605">
                  <c:v>Baishakh 13, 2071</c:v>
                </c:pt>
                <c:pt idx="3606">
                  <c:v>Baishakh 14, 2071</c:v>
                </c:pt>
                <c:pt idx="3607">
                  <c:v>Baishakh 15, 2071</c:v>
                </c:pt>
                <c:pt idx="3608">
                  <c:v>Baishakh 16, 2071</c:v>
                </c:pt>
                <c:pt idx="3609">
                  <c:v>Baishakh 17, 2071</c:v>
                </c:pt>
                <c:pt idx="3610">
                  <c:v>Baishakh 18, 2071</c:v>
                </c:pt>
                <c:pt idx="3611">
                  <c:v>Baishakh 19, 2071</c:v>
                </c:pt>
                <c:pt idx="3612">
                  <c:v>Baishakh 20, 2071</c:v>
                </c:pt>
                <c:pt idx="3613">
                  <c:v>Baishakh 21, 2071</c:v>
                </c:pt>
                <c:pt idx="3614">
                  <c:v>Baishakh 22, 2071</c:v>
                </c:pt>
                <c:pt idx="3615">
                  <c:v>Baishakh 23, 2071</c:v>
                </c:pt>
                <c:pt idx="3616">
                  <c:v>Baishakh 24, 2071</c:v>
                </c:pt>
                <c:pt idx="3617">
                  <c:v>Baishakh 25, 2071</c:v>
                </c:pt>
                <c:pt idx="3618">
                  <c:v>Baishakh 26, 2071</c:v>
                </c:pt>
                <c:pt idx="3619">
                  <c:v>Baishakh 27, 2071</c:v>
                </c:pt>
                <c:pt idx="3620">
                  <c:v>Baishakh 28, 2071</c:v>
                </c:pt>
                <c:pt idx="3621">
                  <c:v>Baishakh 29, 2071</c:v>
                </c:pt>
                <c:pt idx="3622">
                  <c:v>Baishakh 30, 2071</c:v>
                </c:pt>
                <c:pt idx="3623">
                  <c:v>Baishakh 31, 2071</c:v>
                </c:pt>
                <c:pt idx="3624">
                  <c:v>Baishakh 32, 2071</c:v>
                </c:pt>
                <c:pt idx="3625">
                  <c:v>Jestha 1, 2071</c:v>
                </c:pt>
                <c:pt idx="3626">
                  <c:v>Jestha 2, 2071</c:v>
                </c:pt>
                <c:pt idx="3627">
                  <c:v>Jestha 3, 2071</c:v>
                </c:pt>
                <c:pt idx="3628">
                  <c:v>Jestha 4, 2071</c:v>
                </c:pt>
                <c:pt idx="3629">
                  <c:v>Jestha 5, 2071</c:v>
                </c:pt>
                <c:pt idx="3630">
                  <c:v>Jestha 6, 2071</c:v>
                </c:pt>
                <c:pt idx="3631">
                  <c:v>Jestha 7, 2071</c:v>
                </c:pt>
                <c:pt idx="3632">
                  <c:v>Jestha 8, 2071</c:v>
                </c:pt>
                <c:pt idx="3633">
                  <c:v>Jestha 9, 2071</c:v>
                </c:pt>
                <c:pt idx="3634">
                  <c:v>Jestha 10, 2071</c:v>
                </c:pt>
                <c:pt idx="3635">
                  <c:v>Jestha 11, 2071</c:v>
                </c:pt>
                <c:pt idx="3636">
                  <c:v>Jestha 12, 2071</c:v>
                </c:pt>
                <c:pt idx="3637">
                  <c:v>Jestha 13, 2071</c:v>
                </c:pt>
                <c:pt idx="3638">
                  <c:v>Jestha 14, 2071</c:v>
                </c:pt>
                <c:pt idx="3639">
                  <c:v>Jestha 15, 2071</c:v>
                </c:pt>
                <c:pt idx="3640">
                  <c:v>Jestha 16, 2071</c:v>
                </c:pt>
                <c:pt idx="3641">
                  <c:v>Jestha 17, 2071</c:v>
                </c:pt>
                <c:pt idx="3642">
                  <c:v>Jestha 18, 2071</c:v>
                </c:pt>
                <c:pt idx="3643">
                  <c:v>Jestha 19, 2071</c:v>
                </c:pt>
                <c:pt idx="3644">
                  <c:v>Jestha 20, 2071</c:v>
                </c:pt>
                <c:pt idx="3645">
                  <c:v>Jestha 21, 2071</c:v>
                </c:pt>
                <c:pt idx="3646">
                  <c:v>Jestha 22, 2071</c:v>
                </c:pt>
                <c:pt idx="3647">
                  <c:v>Jestha 23, 2071</c:v>
                </c:pt>
                <c:pt idx="3648">
                  <c:v>Jestha 24, 2071</c:v>
                </c:pt>
                <c:pt idx="3649">
                  <c:v>Jestha 25, 2071</c:v>
                </c:pt>
                <c:pt idx="3650">
                  <c:v>Jestha 26, 2071</c:v>
                </c:pt>
                <c:pt idx="3651">
                  <c:v>Jestha 27, 2071</c:v>
                </c:pt>
                <c:pt idx="3652">
                  <c:v>Jestha 28, 2071</c:v>
                </c:pt>
                <c:pt idx="3653">
                  <c:v>Jestha 29, 2071</c:v>
                </c:pt>
                <c:pt idx="3654">
                  <c:v>Jestha 30, 2071</c:v>
                </c:pt>
                <c:pt idx="3655">
                  <c:v>Jestha 31, 2071</c:v>
                </c:pt>
                <c:pt idx="3656">
                  <c:v>Jestha 32, 2071</c:v>
                </c:pt>
                <c:pt idx="3657">
                  <c:v>Ashadh 1, 2071</c:v>
                </c:pt>
                <c:pt idx="3658">
                  <c:v>Ashadh 2, 2071</c:v>
                </c:pt>
                <c:pt idx="3659">
                  <c:v>Ashadh 3, 2071</c:v>
                </c:pt>
                <c:pt idx="3660">
                  <c:v>Ashadh 4, 2071</c:v>
                </c:pt>
                <c:pt idx="3661">
                  <c:v>Ashadh 5, 2071</c:v>
                </c:pt>
                <c:pt idx="3662">
                  <c:v>Ashadh 6, 2071</c:v>
                </c:pt>
                <c:pt idx="3663">
                  <c:v>Ashadh 7, 2071</c:v>
                </c:pt>
                <c:pt idx="3664">
                  <c:v>Ashadh 8, 2071</c:v>
                </c:pt>
                <c:pt idx="3665">
                  <c:v>Ashadh 9, 2071</c:v>
                </c:pt>
                <c:pt idx="3666">
                  <c:v>Ashadh 10, 2071</c:v>
                </c:pt>
                <c:pt idx="3667">
                  <c:v>Ashadh 11, 2071</c:v>
                </c:pt>
                <c:pt idx="3668">
                  <c:v>Ashadh 12, 2071</c:v>
                </c:pt>
                <c:pt idx="3669">
                  <c:v>Ashadh 13, 2071</c:v>
                </c:pt>
                <c:pt idx="3670">
                  <c:v>Ashadh 14, 2071</c:v>
                </c:pt>
                <c:pt idx="3671">
                  <c:v>Ashadh 15, 2071</c:v>
                </c:pt>
                <c:pt idx="3672">
                  <c:v>Ashadh 16, 2071</c:v>
                </c:pt>
                <c:pt idx="3673">
                  <c:v>Ashadh 17, 2071</c:v>
                </c:pt>
                <c:pt idx="3674">
                  <c:v>Ashadh 18, 2071</c:v>
                </c:pt>
                <c:pt idx="3675">
                  <c:v>Ashadh 19, 2071</c:v>
                </c:pt>
                <c:pt idx="3676">
                  <c:v>Ashadh 20, 2071</c:v>
                </c:pt>
                <c:pt idx="3677">
                  <c:v>Ashadh 21, 2071</c:v>
                </c:pt>
                <c:pt idx="3678">
                  <c:v>Ashadh 22, 2071</c:v>
                </c:pt>
                <c:pt idx="3679">
                  <c:v>Ashadh 23, 2071</c:v>
                </c:pt>
                <c:pt idx="3680">
                  <c:v>Ashadh 24, 2071</c:v>
                </c:pt>
                <c:pt idx="3681">
                  <c:v>Ashadh 25, 2071</c:v>
                </c:pt>
                <c:pt idx="3682">
                  <c:v>Ashadh 26, 2071</c:v>
                </c:pt>
                <c:pt idx="3683">
                  <c:v>Ashadh 27, 2071</c:v>
                </c:pt>
                <c:pt idx="3684">
                  <c:v>Ashadh 28, 2071</c:v>
                </c:pt>
                <c:pt idx="3685">
                  <c:v>Ashadh 29, 2071</c:v>
                </c:pt>
                <c:pt idx="3686">
                  <c:v>Ashadh 30, 2071</c:v>
                </c:pt>
                <c:pt idx="3687">
                  <c:v>Ashadh 31, 2071</c:v>
                </c:pt>
                <c:pt idx="3688">
                  <c:v>Ashadh 32, 2071</c:v>
                </c:pt>
                <c:pt idx="3689">
                  <c:v>Shrawan 1, 2071</c:v>
                </c:pt>
                <c:pt idx="3690">
                  <c:v>Shrawan 2, 2071</c:v>
                </c:pt>
                <c:pt idx="3691">
                  <c:v>Shrawan 3, 2071</c:v>
                </c:pt>
                <c:pt idx="3692">
                  <c:v>Shrawan 4, 2071</c:v>
                </c:pt>
                <c:pt idx="3693">
                  <c:v>Shrawan 5, 2071</c:v>
                </c:pt>
                <c:pt idx="3694">
                  <c:v>Shrawan 6, 2071</c:v>
                </c:pt>
                <c:pt idx="3695">
                  <c:v>Shrawan 7, 2071</c:v>
                </c:pt>
                <c:pt idx="3696">
                  <c:v>Shrawan 8, 2071</c:v>
                </c:pt>
                <c:pt idx="3697">
                  <c:v>Shrawan 9, 2071</c:v>
                </c:pt>
                <c:pt idx="3698">
                  <c:v>Shrawan 10, 2071</c:v>
                </c:pt>
                <c:pt idx="3699">
                  <c:v>Shrawan 11, 2071</c:v>
                </c:pt>
                <c:pt idx="3700">
                  <c:v>Shrawan 12, 2071</c:v>
                </c:pt>
                <c:pt idx="3701">
                  <c:v>Shrawan 13, 2071</c:v>
                </c:pt>
                <c:pt idx="3702">
                  <c:v>Shrawan 14, 2071</c:v>
                </c:pt>
                <c:pt idx="3703">
                  <c:v>Shrawan 15, 2071</c:v>
                </c:pt>
                <c:pt idx="3704">
                  <c:v>Shrawan 16, 2071</c:v>
                </c:pt>
                <c:pt idx="3705">
                  <c:v>Shrawan 17, 2071</c:v>
                </c:pt>
                <c:pt idx="3706">
                  <c:v>Shrawan 18, 2071</c:v>
                </c:pt>
                <c:pt idx="3707">
                  <c:v>Shrawan 19, 2071</c:v>
                </c:pt>
                <c:pt idx="3708">
                  <c:v>Shrawan 20, 2071</c:v>
                </c:pt>
                <c:pt idx="3709">
                  <c:v>Shrawan 21, 2071</c:v>
                </c:pt>
                <c:pt idx="3710">
                  <c:v>Shrawan 22, 2071</c:v>
                </c:pt>
                <c:pt idx="3711">
                  <c:v>Shrawan 23, 2071</c:v>
                </c:pt>
                <c:pt idx="3712">
                  <c:v>Shrawan 24, 2071</c:v>
                </c:pt>
                <c:pt idx="3713">
                  <c:v>Shrawan 25, 2071</c:v>
                </c:pt>
                <c:pt idx="3714">
                  <c:v>Shrawan 26, 2071</c:v>
                </c:pt>
                <c:pt idx="3715">
                  <c:v>Shrawan 27, 2071</c:v>
                </c:pt>
                <c:pt idx="3716">
                  <c:v>Shrawan 28, 2071</c:v>
                </c:pt>
                <c:pt idx="3717">
                  <c:v>Shrawan 29, 2071</c:v>
                </c:pt>
                <c:pt idx="3718">
                  <c:v>Shrawan 30, 2071</c:v>
                </c:pt>
                <c:pt idx="3719">
                  <c:v>Shrawan 31, 2071</c:v>
                </c:pt>
                <c:pt idx="3720">
                  <c:v>Shrawan 32, 2071</c:v>
                </c:pt>
                <c:pt idx="3721">
                  <c:v>Bhadra 1, 2071</c:v>
                </c:pt>
                <c:pt idx="3722">
                  <c:v>Bhadra 2, 2071</c:v>
                </c:pt>
                <c:pt idx="3723">
                  <c:v>Bhadra 3, 2071</c:v>
                </c:pt>
                <c:pt idx="3724">
                  <c:v>Bhadra 4, 2071</c:v>
                </c:pt>
                <c:pt idx="3725">
                  <c:v>Bhadra 5, 2071</c:v>
                </c:pt>
                <c:pt idx="3726">
                  <c:v>Bhadra 6, 2071</c:v>
                </c:pt>
                <c:pt idx="3727">
                  <c:v>Bhadra 7, 2071</c:v>
                </c:pt>
                <c:pt idx="3728">
                  <c:v>Bhadra 8, 2071</c:v>
                </c:pt>
                <c:pt idx="3729">
                  <c:v>Bhadra 9, 2071</c:v>
                </c:pt>
                <c:pt idx="3730">
                  <c:v>Bhadra 10, 2071</c:v>
                </c:pt>
                <c:pt idx="3731">
                  <c:v>Bhadra 11, 2071</c:v>
                </c:pt>
                <c:pt idx="3732">
                  <c:v>Bhadra 12, 2071</c:v>
                </c:pt>
                <c:pt idx="3733">
                  <c:v>Bhadra 13, 2071</c:v>
                </c:pt>
                <c:pt idx="3734">
                  <c:v>Bhadra 14, 2071</c:v>
                </c:pt>
                <c:pt idx="3735">
                  <c:v>Bhadra 15, 2071</c:v>
                </c:pt>
                <c:pt idx="3736">
                  <c:v>Bhadra 16, 2071</c:v>
                </c:pt>
                <c:pt idx="3737">
                  <c:v>Bhadra 17, 2071</c:v>
                </c:pt>
                <c:pt idx="3738">
                  <c:v>Bhadra 18, 2071</c:v>
                </c:pt>
                <c:pt idx="3739">
                  <c:v>Bhadra 19, 2071</c:v>
                </c:pt>
                <c:pt idx="3740">
                  <c:v>Bhadra 20, 2071</c:v>
                </c:pt>
                <c:pt idx="3741">
                  <c:v>Bhadra 21, 2071</c:v>
                </c:pt>
                <c:pt idx="3742">
                  <c:v>Bhadra 22, 2071</c:v>
                </c:pt>
                <c:pt idx="3743">
                  <c:v>Bhadra 23, 2071</c:v>
                </c:pt>
                <c:pt idx="3744">
                  <c:v>Bhadra 24, 2071</c:v>
                </c:pt>
                <c:pt idx="3745">
                  <c:v>Bhadra 25, 2071</c:v>
                </c:pt>
                <c:pt idx="3746">
                  <c:v>Bhadra 26, 2071</c:v>
                </c:pt>
                <c:pt idx="3747">
                  <c:v>Bhadra 27, 2071</c:v>
                </c:pt>
                <c:pt idx="3748">
                  <c:v>Bhadra 28, 2071</c:v>
                </c:pt>
                <c:pt idx="3749">
                  <c:v>Bhadra 29, 2071</c:v>
                </c:pt>
                <c:pt idx="3750">
                  <c:v>Bhadra 30, 2071</c:v>
                </c:pt>
                <c:pt idx="3751">
                  <c:v>Bhadra 31, 2071</c:v>
                </c:pt>
                <c:pt idx="3752">
                  <c:v>Bhadra 32, 2071</c:v>
                </c:pt>
                <c:pt idx="3753">
                  <c:v>Ashwin 1, 2071</c:v>
                </c:pt>
                <c:pt idx="3754">
                  <c:v>Ashwin 2, 2071</c:v>
                </c:pt>
                <c:pt idx="3755">
                  <c:v>Ashwin 3, 2071</c:v>
                </c:pt>
                <c:pt idx="3756">
                  <c:v>Ashwin 4, 2071</c:v>
                </c:pt>
                <c:pt idx="3757">
                  <c:v>Ashwin 5, 2071</c:v>
                </c:pt>
                <c:pt idx="3758">
                  <c:v>Ashwin 6, 2071</c:v>
                </c:pt>
                <c:pt idx="3759">
                  <c:v>Ashwin 7, 2071</c:v>
                </c:pt>
                <c:pt idx="3760">
                  <c:v>Ashwin 8, 2071</c:v>
                </c:pt>
                <c:pt idx="3761">
                  <c:v>Ashwin 9, 2071</c:v>
                </c:pt>
                <c:pt idx="3762">
                  <c:v>Ashwin 10, 2071</c:v>
                </c:pt>
                <c:pt idx="3763">
                  <c:v>Ashwin 11, 2071</c:v>
                </c:pt>
                <c:pt idx="3764">
                  <c:v>Ashwin 12, 2071</c:v>
                </c:pt>
                <c:pt idx="3765">
                  <c:v>Ashwin 13, 2071</c:v>
                </c:pt>
                <c:pt idx="3766">
                  <c:v>Ashwin 14, 2071</c:v>
                </c:pt>
                <c:pt idx="3767">
                  <c:v>Ashwin 15, 2071</c:v>
                </c:pt>
                <c:pt idx="3768">
                  <c:v>Ashwin 16, 2071</c:v>
                </c:pt>
                <c:pt idx="3769">
                  <c:v>Ashwin 17, 2071</c:v>
                </c:pt>
                <c:pt idx="3770">
                  <c:v>Ashwin 18, 2071</c:v>
                </c:pt>
                <c:pt idx="3771">
                  <c:v>Ashwin 19, 2071</c:v>
                </c:pt>
                <c:pt idx="3772">
                  <c:v>Ashwin 20, 2071</c:v>
                </c:pt>
                <c:pt idx="3773">
                  <c:v>Ashwin 21, 2071</c:v>
                </c:pt>
                <c:pt idx="3774">
                  <c:v>Ashwin 22, 2071</c:v>
                </c:pt>
                <c:pt idx="3775">
                  <c:v>Ashwin 23, 2071</c:v>
                </c:pt>
                <c:pt idx="3776">
                  <c:v>Ashwin 24, 2071</c:v>
                </c:pt>
                <c:pt idx="3777">
                  <c:v>Ashwin 25, 2071</c:v>
                </c:pt>
                <c:pt idx="3778">
                  <c:v>Ashwin 26, 2071</c:v>
                </c:pt>
                <c:pt idx="3779">
                  <c:v>Ashwin 27, 2071</c:v>
                </c:pt>
                <c:pt idx="3780">
                  <c:v>Ashwin 28, 2071</c:v>
                </c:pt>
                <c:pt idx="3781">
                  <c:v>Ashwin 29, 2071</c:v>
                </c:pt>
                <c:pt idx="3782">
                  <c:v>Ashwin 30, 2071</c:v>
                </c:pt>
                <c:pt idx="3783">
                  <c:v>Ashwin 31, 2071</c:v>
                </c:pt>
                <c:pt idx="3784">
                  <c:v>Ashwin 32, 2071</c:v>
                </c:pt>
                <c:pt idx="3785">
                  <c:v>Kartik 1, 2071</c:v>
                </c:pt>
                <c:pt idx="3786">
                  <c:v>Kartik 2, 2071</c:v>
                </c:pt>
                <c:pt idx="3787">
                  <c:v>Kartik 3, 2071</c:v>
                </c:pt>
                <c:pt idx="3788">
                  <c:v>Kartik 4, 2071</c:v>
                </c:pt>
                <c:pt idx="3789">
                  <c:v>Kartik 5, 2071</c:v>
                </c:pt>
                <c:pt idx="3790">
                  <c:v>Kartik 6, 2071</c:v>
                </c:pt>
                <c:pt idx="3791">
                  <c:v>Kartik 7, 2071</c:v>
                </c:pt>
                <c:pt idx="3792">
                  <c:v>Kartik 8, 2071</c:v>
                </c:pt>
                <c:pt idx="3793">
                  <c:v>Kartik 9, 2071</c:v>
                </c:pt>
                <c:pt idx="3794">
                  <c:v>Kartik 10, 2071</c:v>
                </c:pt>
                <c:pt idx="3795">
                  <c:v>Kartik 11, 2071</c:v>
                </c:pt>
                <c:pt idx="3796">
                  <c:v>Kartik 12, 2071</c:v>
                </c:pt>
                <c:pt idx="3797">
                  <c:v>Kartik 13, 2071</c:v>
                </c:pt>
                <c:pt idx="3798">
                  <c:v>Kartik 14, 2071</c:v>
                </c:pt>
                <c:pt idx="3799">
                  <c:v>Kartik 15, 2071</c:v>
                </c:pt>
                <c:pt idx="3800">
                  <c:v>Kartik 16, 2071</c:v>
                </c:pt>
                <c:pt idx="3801">
                  <c:v>Kartik 17, 2071</c:v>
                </c:pt>
                <c:pt idx="3802">
                  <c:v>Kartik 18, 2071</c:v>
                </c:pt>
                <c:pt idx="3803">
                  <c:v>Kartik 19, 2071</c:v>
                </c:pt>
                <c:pt idx="3804">
                  <c:v>Kartik 20, 2071</c:v>
                </c:pt>
                <c:pt idx="3805">
                  <c:v>Kartik 21, 2071</c:v>
                </c:pt>
                <c:pt idx="3806">
                  <c:v>Kartik 22, 2071</c:v>
                </c:pt>
                <c:pt idx="3807">
                  <c:v>Kartik 23, 2071</c:v>
                </c:pt>
                <c:pt idx="3808">
                  <c:v>Kartik 24, 2071</c:v>
                </c:pt>
                <c:pt idx="3809">
                  <c:v>Kartik 25, 2071</c:v>
                </c:pt>
                <c:pt idx="3810">
                  <c:v>Kartik 26, 2071</c:v>
                </c:pt>
                <c:pt idx="3811">
                  <c:v>Kartik 27, 2071</c:v>
                </c:pt>
                <c:pt idx="3812">
                  <c:v>Kartik 28, 2071</c:v>
                </c:pt>
                <c:pt idx="3813">
                  <c:v>Kartik 29, 2071</c:v>
                </c:pt>
                <c:pt idx="3814">
                  <c:v>Kartik 30, 2071</c:v>
                </c:pt>
                <c:pt idx="3815">
                  <c:v>Kartik 31, 2071</c:v>
                </c:pt>
                <c:pt idx="3816">
                  <c:v>Kartik 32, 2071</c:v>
                </c:pt>
                <c:pt idx="3817">
                  <c:v>Mangsir 1, 2071</c:v>
                </c:pt>
                <c:pt idx="3818">
                  <c:v>Mangsir 2, 2071</c:v>
                </c:pt>
                <c:pt idx="3819">
                  <c:v>Mangsir 3, 2071</c:v>
                </c:pt>
                <c:pt idx="3820">
                  <c:v>Mangsir 4, 2071</c:v>
                </c:pt>
                <c:pt idx="3821">
                  <c:v>Mangsir 5, 2071</c:v>
                </c:pt>
                <c:pt idx="3822">
                  <c:v>Mangsir 6, 2071</c:v>
                </c:pt>
                <c:pt idx="3823">
                  <c:v>Mangsir 7, 2071</c:v>
                </c:pt>
                <c:pt idx="3824">
                  <c:v>Mangsir 8, 2071</c:v>
                </c:pt>
                <c:pt idx="3825">
                  <c:v>Mangsir 9, 2071</c:v>
                </c:pt>
                <c:pt idx="3826">
                  <c:v>Mangsir 10, 2071</c:v>
                </c:pt>
                <c:pt idx="3827">
                  <c:v>Mangsir 11, 2071</c:v>
                </c:pt>
                <c:pt idx="3828">
                  <c:v>Mangsir 12, 2071</c:v>
                </c:pt>
                <c:pt idx="3829">
                  <c:v>Mangsir 13, 2071</c:v>
                </c:pt>
                <c:pt idx="3830">
                  <c:v>Mangsir 14, 2071</c:v>
                </c:pt>
                <c:pt idx="3831">
                  <c:v>Mangsir 15, 2071</c:v>
                </c:pt>
                <c:pt idx="3832">
                  <c:v>Mangsir 16, 2071</c:v>
                </c:pt>
                <c:pt idx="3833">
                  <c:v>Mangsir 17, 2071</c:v>
                </c:pt>
                <c:pt idx="3834">
                  <c:v>Mangsir 18, 2071</c:v>
                </c:pt>
                <c:pt idx="3835">
                  <c:v>Mangsir 19, 2071</c:v>
                </c:pt>
                <c:pt idx="3836">
                  <c:v>Mangsir 20, 2071</c:v>
                </c:pt>
                <c:pt idx="3837">
                  <c:v>Mangsir 21, 2071</c:v>
                </c:pt>
                <c:pt idx="3838">
                  <c:v>Mangsir 22, 2071</c:v>
                </c:pt>
                <c:pt idx="3839">
                  <c:v>Mangsir 23, 2071</c:v>
                </c:pt>
                <c:pt idx="3840">
                  <c:v>Mangsir 24, 2071</c:v>
                </c:pt>
                <c:pt idx="3841">
                  <c:v>Mangsir 25, 2071</c:v>
                </c:pt>
                <c:pt idx="3842">
                  <c:v>Mangsir 26, 2071</c:v>
                </c:pt>
                <c:pt idx="3843">
                  <c:v>Mangsir 27, 2071</c:v>
                </c:pt>
                <c:pt idx="3844">
                  <c:v>Mangsir 28, 2071</c:v>
                </c:pt>
                <c:pt idx="3845">
                  <c:v>Mangsir 29, 2071</c:v>
                </c:pt>
                <c:pt idx="3846">
                  <c:v>Mangsir 30, 2071</c:v>
                </c:pt>
                <c:pt idx="3847">
                  <c:v>Mangsir 31, 2071</c:v>
                </c:pt>
                <c:pt idx="3848">
                  <c:v>Mangsir 32, 2071</c:v>
                </c:pt>
                <c:pt idx="3849">
                  <c:v>Poush 1, 2071</c:v>
                </c:pt>
                <c:pt idx="3850">
                  <c:v>Poush 2, 2071</c:v>
                </c:pt>
                <c:pt idx="3851">
                  <c:v>Poush 3, 2071</c:v>
                </c:pt>
                <c:pt idx="3852">
                  <c:v>Poush 4, 2071</c:v>
                </c:pt>
                <c:pt idx="3853">
                  <c:v>Poush 5, 2071</c:v>
                </c:pt>
                <c:pt idx="3854">
                  <c:v>Poush 6, 2071</c:v>
                </c:pt>
                <c:pt idx="3855">
                  <c:v>Poush 7, 2071</c:v>
                </c:pt>
                <c:pt idx="3856">
                  <c:v>Poush 8, 2071</c:v>
                </c:pt>
                <c:pt idx="3857">
                  <c:v>Poush 9, 2071</c:v>
                </c:pt>
                <c:pt idx="3858">
                  <c:v>Poush 10, 2071</c:v>
                </c:pt>
                <c:pt idx="3859">
                  <c:v>Poush 11, 2071</c:v>
                </c:pt>
                <c:pt idx="3860">
                  <c:v>Poush 12, 2071</c:v>
                </c:pt>
                <c:pt idx="3861">
                  <c:v>Poush 13, 2071</c:v>
                </c:pt>
                <c:pt idx="3862">
                  <c:v>Poush 14, 2071</c:v>
                </c:pt>
                <c:pt idx="3863">
                  <c:v>Poush 15, 2071</c:v>
                </c:pt>
                <c:pt idx="3864">
                  <c:v>Poush 16, 2071</c:v>
                </c:pt>
                <c:pt idx="3865">
                  <c:v>Poush 17, 2071</c:v>
                </c:pt>
                <c:pt idx="3866">
                  <c:v>Poush 18, 2071</c:v>
                </c:pt>
                <c:pt idx="3867">
                  <c:v>Poush 19, 2071</c:v>
                </c:pt>
                <c:pt idx="3868">
                  <c:v>Poush 20, 2071</c:v>
                </c:pt>
                <c:pt idx="3869">
                  <c:v>Poush 21, 2071</c:v>
                </c:pt>
                <c:pt idx="3870">
                  <c:v>Poush 22, 2071</c:v>
                </c:pt>
                <c:pt idx="3871">
                  <c:v>Poush 23, 2071</c:v>
                </c:pt>
                <c:pt idx="3872">
                  <c:v>Poush 24, 2071</c:v>
                </c:pt>
                <c:pt idx="3873">
                  <c:v>Poush 25, 2071</c:v>
                </c:pt>
                <c:pt idx="3874">
                  <c:v>Poush 26, 2071</c:v>
                </c:pt>
                <c:pt idx="3875">
                  <c:v>Poush 27, 2071</c:v>
                </c:pt>
                <c:pt idx="3876">
                  <c:v>Poush 28, 2071</c:v>
                </c:pt>
                <c:pt idx="3877">
                  <c:v>Poush 29, 2071</c:v>
                </c:pt>
                <c:pt idx="3878">
                  <c:v>Poush 30, 2071</c:v>
                </c:pt>
                <c:pt idx="3879">
                  <c:v>Poush 31, 2071</c:v>
                </c:pt>
                <c:pt idx="3880">
                  <c:v>Poush 32, 2071</c:v>
                </c:pt>
                <c:pt idx="3881">
                  <c:v>Magh 1, 2071</c:v>
                </c:pt>
                <c:pt idx="3882">
                  <c:v>Magh 2, 2071</c:v>
                </c:pt>
                <c:pt idx="3883">
                  <c:v>Magh 3, 2071</c:v>
                </c:pt>
                <c:pt idx="3884">
                  <c:v>Magh 4, 2071</c:v>
                </c:pt>
                <c:pt idx="3885">
                  <c:v>Magh 5, 2071</c:v>
                </c:pt>
                <c:pt idx="3886">
                  <c:v>Magh 6, 2071</c:v>
                </c:pt>
                <c:pt idx="3887">
                  <c:v>Magh 7, 2071</c:v>
                </c:pt>
                <c:pt idx="3888">
                  <c:v>Magh 8, 2071</c:v>
                </c:pt>
                <c:pt idx="3889">
                  <c:v>Magh 9, 2071</c:v>
                </c:pt>
                <c:pt idx="3890">
                  <c:v>Magh 10, 2071</c:v>
                </c:pt>
                <c:pt idx="3891">
                  <c:v>Magh 11, 2071</c:v>
                </c:pt>
                <c:pt idx="3892">
                  <c:v>Magh 12, 2071</c:v>
                </c:pt>
                <c:pt idx="3893">
                  <c:v>Magh 13, 2071</c:v>
                </c:pt>
                <c:pt idx="3894">
                  <c:v>Magh 14, 2071</c:v>
                </c:pt>
                <c:pt idx="3895">
                  <c:v>Magh 15, 2071</c:v>
                </c:pt>
                <c:pt idx="3896">
                  <c:v>Magh 16, 2071</c:v>
                </c:pt>
                <c:pt idx="3897">
                  <c:v>Magh 17, 2071</c:v>
                </c:pt>
                <c:pt idx="3898">
                  <c:v>Magh 18, 2071</c:v>
                </c:pt>
                <c:pt idx="3899">
                  <c:v>Magh 19, 2071</c:v>
                </c:pt>
                <c:pt idx="3900">
                  <c:v>Magh 20, 2071</c:v>
                </c:pt>
                <c:pt idx="3901">
                  <c:v>Magh 21, 2071</c:v>
                </c:pt>
                <c:pt idx="3902">
                  <c:v>Magh 22, 2071</c:v>
                </c:pt>
                <c:pt idx="3903">
                  <c:v>Magh 23, 2071</c:v>
                </c:pt>
                <c:pt idx="3904">
                  <c:v>Magh 24, 2071</c:v>
                </c:pt>
                <c:pt idx="3905">
                  <c:v>Magh 25, 2071</c:v>
                </c:pt>
                <c:pt idx="3906">
                  <c:v>Magh 26, 2071</c:v>
                </c:pt>
                <c:pt idx="3907">
                  <c:v>Magh 27, 2071</c:v>
                </c:pt>
                <c:pt idx="3908">
                  <c:v>Magh 28, 2071</c:v>
                </c:pt>
                <c:pt idx="3909">
                  <c:v>Magh 29, 2071</c:v>
                </c:pt>
                <c:pt idx="3910">
                  <c:v>Magh 30, 2071</c:v>
                </c:pt>
                <c:pt idx="3911">
                  <c:v>Magh 31, 2071</c:v>
                </c:pt>
                <c:pt idx="3912">
                  <c:v>Magh 32, 2071</c:v>
                </c:pt>
                <c:pt idx="3913">
                  <c:v>Falgun 1, 2071</c:v>
                </c:pt>
                <c:pt idx="3914">
                  <c:v>Falgun 2, 2071</c:v>
                </c:pt>
                <c:pt idx="3915">
                  <c:v>Falgun 3, 2071</c:v>
                </c:pt>
                <c:pt idx="3916">
                  <c:v>Falgun 4, 2071</c:v>
                </c:pt>
                <c:pt idx="3917">
                  <c:v>Falgun 5, 2071</c:v>
                </c:pt>
                <c:pt idx="3918">
                  <c:v>Falgun 6, 2071</c:v>
                </c:pt>
                <c:pt idx="3919">
                  <c:v>Falgun 7, 2071</c:v>
                </c:pt>
                <c:pt idx="3920">
                  <c:v>Falgun 8, 2071</c:v>
                </c:pt>
                <c:pt idx="3921">
                  <c:v>Falgun 9, 2071</c:v>
                </c:pt>
                <c:pt idx="3922">
                  <c:v>Falgun 10, 2071</c:v>
                </c:pt>
                <c:pt idx="3923">
                  <c:v>Falgun 11, 2071</c:v>
                </c:pt>
                <c:pt idx="3924">
                  <c:v>Falgun 12, 2071</c:v>
                </c:pt>
                <c:pt idx="3925">
                  <c:v>Falgun 13, 2071</c:v>
                </c:pt>
                <c:pt idx="3926">
                  <c:v>Falgun 14, 2071</c:v>
                </c:pt>
                <c:pt idx="3927">
                  <c:v>Falgun 15, 2071</c:v>
                </c:pt>
                <c:pt idx="3928">
                  <c:v>Falgun 16, 2071</c:v>
                </c:pt>
                <c:pt idx="3929">
                  <c:v>Falgun 17, 2071</c:v>
                </c:pt>
                <c:pt idx="3930">
                  <c:v>Falgun 18, 2071</c:v>
                </c:pt>
                <c:pt idx="3931">
                  <c:v>Falgun 19, 2071</c:v>
                </c:pt>
                <c:pt idx="3932">
                  <c:v>Falgun 20, 2071</c:v>
                </c:pt>
                <c:pt idx="3933">
                  <c:v>Falgun 21, 2071</c:v>
                </c:pt>
                <c:pt idx="3934">
                  <c:v>Falgun 22, 2071</c:v>
                </c:pt>
                <c:pt idx="3935">
                  <c:v>Falgun 23, 2071</c:v>
                </c:pt>
                <c:pt idx="3936">
                  <c:v>Falgun 24, 2071</c:v>
                </c:pt>
                <c:pt idx="3937">
                  <c:v>Falgun 25, 2071</c:v>
                </c:pt>
                <c:pt idx="3938">
                  <c:v>Falgun 26, 2071</c:v>
                </c:pt>
                <c:pt idx="3939">
                  <c:v>Falgun 27, 2071</c:v>
                </c:pt>
                <c:pt idx="3940">
                  <c:v>Falgun 28, 2071</c:v>
                </c:pt>
                <c:pt idx="3941">
                  <c:v>Falgun 29, 2071</c:v>
                </c:pt>
                <c:pt idx="3942">
                  <c:v>Falgun 30, 2071</c:v>
                </c:pt>
                <c:pt idx="3943">
                  <c:v>Falgun 31, 2071</c:v>
                </c:pt>
                <c:pt idx="3944">
                  <c:v>Falgun 32, 2071</c:v>
                </c:pt>
                <c:pt idx="3945">
                  <c:v>Chaitra 1, 2071</c:v>
                </c:pt>
                <c:pt idx="3946">
                  <c:v>Chaitra 2, 2071</c:v>
                </c:pt>
                <c:pt idx="3947">
                  <c:v>Chaitra 3, 2071</c:v>
                </c:pt>
                <c:pt idx="3948">
                  <c:v>Chaitra 4, 2071</c:v>
                </c:pt>
                <c:pt idx="3949">
                  <c:v>Chaitra 5, 2071</c:v>
                </c:pt>
                <c:pt idx="3950">
                  <c:v>Chaitra 6, 2071</c:v>
                </c:pt>
                <c:pt idx="3951">
                  <c:v>Chaitra 7, 2071</c:v>
                </c:pt>
                <c:pt idx="3952">
                  <c:v>Chaitra 8, 2071</c:v>
                </c:pt>
                <c:pt idx="3953">
                  <c:v>Chaitra 9, 2071</c:v>
                </c:pt>
                <c:pt idx="3954">
                  <c:v>Chaitra 10, 2071</c:v>
                </c:pt>
                <c:pt idx="3955">
                  <c:v>Chaitra 11, 2071</c:v>
                </c:pt>
                <c:pt idx="3956">
                  <c:v>Chaitra 12, 2071</c:v>
                </c:pt>
                <c:pt idx="3957">
                  <c:v>Chaitra 13, 2071</c:v>
                </c:pt>
                <c:pt idx="3958">
                  <c:v>Chaitra 14, 2071</c:v>
                </c:pt>
                <c:pt idx="3959">
                  <c:v>Chaitra 15, 2071</c:v>
                </c:pt>
                <c:pt idx="3960">
                  <c:v>Chaitra 16, 2071</c:v>
                </c:pt>
                <c:pt idx="3961">
                  <c:v>Chaitra 17, 2071</c:v>
                </c:pt>
                <c:pt idx="3962">
                  <c:v>Chaitra 18, 2071</c:v>
                </c:pt>
                <c:pt idx="3963">
                  <c:v>Chaitra 19, 2071</c:v>
                </c:pt>
                <c:pt idx="3964">
                  <c:v>Chaitra 20, 2071</c:v>
                </c:pt>
                <c:pt idx="3965">
                  <c:v>Chaitra 21, 2071</c:v>
                </c:pt>
                <c:pt idx="3966">
                  <c:v>Chaitra 22, 2071</c:v>
                </c:pt>
                <c:pt idx="3967">
                  <c:v>Chaitra 23, 2071</c:v>
                </c:pt>
                <c:pt idx="3968">
                  <c:v>Chaitra 24, 2071</c:v>
                </c:pt>
                <c:pt idx="3969">
                  <c:v>Chaitra 25, 2071</c:v>
                </c:pt>
                <c:pt idx="3970">
                  <c:v>Chaitra 26, 2071</c:v>
                </c:pt>
                <c:pt idx="3971">
                  <c:v>Chaitra 27, 2071</c:v>
                </c:pt>
                <c:pt idx="3972">
                  <c:v>Chaitra 28, 2071</c:v>
                </c:pt>
                <c:pt idx="3973">
                  <c:v>Chaitra 29, 2071</c:v>
                </c:pt>
                <c:pt idx="3974">
                  <c:v>Chaitra 30, 2071</c:v>
                </c:pt>
                <c:pt idx="3975">
                  <c:v>Chaitra 31, 2071</c:v>
                </c:pt>
                <c:pt idx="3976">
                  <c:v>Chaitra 32, 2071</c:v>
                </c:pt>
                <c:pt idx="3977">
                  <c:v>Baishakh 1, 2072</c:v>
                </c:pt>
                <c:pt idx="3978">
                  <c:v>Baishakh 2, 2072</c:v>
                </c:pt>
                <c:pt idx="3979">
                  <c:v>Baishakh 3, 2072</c:v>
                </c:pt>
                <c:pt idx="3980">
                  <c:v>Baishakh 4, 2072</c:v>
                </c:pt>
                <c:pt idx="3981">
                  <c:v>Baishakh 5, 2072</c:v>
                </c:pt>
                <c:pt idx="3982">
                  <c:v>Baishakh 6, 2072</c:v>
                </c:pt>
                <c:pt idx="3983">
                  <c:v>Baishakh 7, 2072</c:v>
                </c:pt>
                <c:pt idx="3984">
                  <c:v>Baishakh 8, 2072</c:v>
                </c:pt>
                <c:pt idx="3985">
                  <c:v>Baishakh 9, 2072</c:v>
                </c:pt>
                <c:pt idx="3986">
                  <c:v>Baishakh 10, 2072</c:v>
                </c:pt>
                <c:pt idx="3987">
                  <c:v>Baishakh 13, 2072</c:v>
                </c:pt>
                <c:pt idx="3988">
                  <c:v>Baishakh 14, 2072</c:v>
                </c:pt>
                <c:pt idx="3989">
                  <c:v>Baishakh 15, 2072</c:v>
                </c:pt>
                <c:pt idx="3990">
                  <c:v>Baishakh 16, 2072</c:v>
                </c:pt>
                <c:pt idx="3991">
                  <c:v>Baishakh 17, 2072</c:v>
                </c:pt>
                <c:pt idx="3992">
                  <c:v>Baishakh 18, 2072</c:v>
                </c:pt>
                <c:pt idx="3993">
                  <c:v>Baishakh 19, 2072</c:v>
                </c:pt>
                <c:pt idx="3994">
                  <c:v>Baishakh 20, 2072</c:v>
                </c:pt>
                <c:pt idx="3995">
                  <c:v>Baishakh 21, 2072</c:v>
                </c:pt>
                <c:pt idx="3996">
                  <c:v>Baishakh 22, 2072</c:v>
                </c:pt>
                <c:pt idx="3997">
                  <c:v>Baishakh 23, 2072</c:v>
                </c:pt>
                <c:pt idx="3998">
                  <c:v>Baishakh 24, 2072</c:v>
                </c:pt>
                <c:pt idx="3999">
                  <c:v>Baishakh 25, 2072</c:v>
                </c:pt>
                <c:pt idx="4000">
                  <c:v>Baishakh 26, 2072</c:v>
                </c:pt>
                <c:pt idx="4001">
                  <c:v>Baishakh 27, 2072</c:v>
                </c:pt>
                <c:pt idx="4002">
                  <c:v>Baishakh 28, 2072</c:v>
                </c:pt>
                <c:pt idx="4003">
                  <c:v>Baishakh 29, 2072</c:v>
                </c:pt>
                <c:pt idx="4004">
                  <c:v>Baishakh 30, 2072</c:v>
                </c:pt>
                <c:pt idx="4005">
                  <c:v>Baishakh 31, 2072</c:v>
                </c:pt>
                <c:pt idx="4006">
                  <c:v>Baishakh 32, 2072</c:v>
                </c:pt>
                <c:pt idx="4007">
                  <c:v>Jestha 1, 2072</c:v>
                </c:pt>
                <c:pt idx="4008">
                  <c:v>Jestha 2, 2072</c:v>
                </c:pt>
                <c:pt idx="4009">
                  <c:v>Jestha 3, 2072</c:v>
                </c:pt>
                <c:pt idx="4010">
                  <c:v>Jestha 4, 2072</c:v>
                </c:pt>
                <c:pt idx="4011">
                  <c:v>Jestha 5, 2072</c:v>
                </c:pt>
                <c:pt idx="4012">
                  <c:v>Jestha 6, 2072</c:v>
                </c:pt>
                <c:pt idx="4013">
                  <c:v>Jestha 7, 2072</c:v>
                </c:pt>
                <c:pt idx="4014">
                  <c:v>Jestha 8, 2072</c:v>
                </c:pt>
                <c:pt idx="4015">
                  <c:v>Jestha 9, 2072</c:v>
                </c:pt>
                <c:pt idx="4016">
                  <c:v>Jestha 10, 2072</c:v>
                </c:pt>
                <c:pt idx="4017">
                  <c:v>Jestha 11, 2072</c:v>
                </c:pt>
                <c:pt idx="4018">
                  <c:v>Jestha 13, 2072</c:v>
                </c:pt>
                <c:pt idx="4019">
                  <c:v>Jestha 14, 2072</c:v>
                </c:pt>
                <c:pt idx="4020">
                  <c:v>Jestha 15, 2072</c:v>
                </c:pt>
                <c:pt idx="4021">
                  <c:v>Jestha 16, 2072</c:v>
                </c:pt>
                <c:pt idx="4022">
                  <c:v>Jestha 17, 2072</c:v>
                </c:pt>
                <c:pt idx="4023">
                  <c:v>Jestha 18, 2072</c:v>
                </c:pt>
                <c:pt idx="4024">
                  <c:v>Jestha 19, 2072</c:v>
                </c:pt>
                <c:pt idx="4025">
                  <c:v>Jestha 20, 2072</c:v>
                </c:pt>
                <c:pt idx="4026">
                  <c:v>Jestha 21, 2072</c:v>
                </c:pt>
                <c:pt idx="4027">
                  <c:v>Jestha 22, 2072</c:v>
                </c:pt>
                <c:pt idx="4028">
                  <c:v>Jestha 23, 2072</c:v>
                </c:pt>
                <c:pt idx="4029">
                  <c:v>Jestha 24, 2072</c:v>
                </c:pt>
                <c:pt idx="4030">
                  <c:v>Jestha 25, 2072</c:v>
                </c:pt>
                <c:pt idx="4031">
                  <c:v>Jestha 26, 2072</c:v>
                </c:pt>
                <c:pt idx="4032">
                  <c:v>Jestha 27, 2072</c:v>
                </c:pt>
                <c:pt idx="4033">
                  <c:v>Jestha 28, 2072</c:v>
                </c:pt>
                <c:pt idx="4034">
                  <c:v>Jestha 29, 2072</c:v>
                </c:pt>
                <c:pt idx="4035">
                  <c:v>Jestha 30, 2072</c:v>
                </c:pt>
                <c:pt idx="4036">
                  <c:v>Jestha 31, 2072</c:v>
                </c:pt>
                <c:pt idx="4037">
                  <c:v>Jestha 32, 2072</c:v>
                </c:pt>
                <c:pt idx="4038">
                  <c:v>Ashadh 1, 2072</c:v>
                </c:pt>
                <c:pt idx="4039">
                  <c:v>Ashadh 2, 2072</c:v>
                </c:pt>
                <c:pt idx="4040">
                  <c:v>Ashadh 3, 2072</c:v>
                </c:pt>
                <c:pt idx="4041">
                  <c:v>Ashadh 4, 2072</c:v>
                </c:pt>
                <c:pt idx="4042">
                  <c:v>Ashadh 5, 2072</c:v>
                </c:pt>
                <c:pt idx="4043">
                  <c:v>Ashadh 6, 2072</c:v>
                </c:pt>
                <c:pt idx="4044">
                  <c:v>Ashadh 7, 2072</c:v>
                </c:pt>
                <c:pt idx="4045">
                  <c:v>Ashadh 8, 2072</c:v>
                </c:pt>
                <c:pt idx="4046">
                  <c:v>Ashadh 9, 2072</c:v>
                </c:pt>
                <c:pt idx="4047">
                  <c:v>Ashadh 10, 2072</c:v>
                </c:pt>
                <c:pt idx="4048">
                  <c:v>Ashadh 11, 2072</c:v>
                </c:pt>
                <c:pt idx="4049">
                  <c:v>Ashadh 12, 2072</c:v>
                </c:pt>
                <c:pt idx="4050">
                  <c:v>Ashadh 13, 2072</c:v>
                </c:pt>
                <c:pt idx="4051">
                  <c:v>Ashadh 14, 2072</c:v>
                </c:pt>
                <c:pt idx="4052">
                  <c:v>Ashadh 15, 2072</c:v>
                </c:pt>
                <c:pt idx="4053">
                  <c:v>Ashadh 16, 2072</c:v>
                </c:pt>
                <c:pt idx="4054">
                  <c:v>Ashadh 17, 2072</c:v>
                </c:pt>
                <c:pt idx="4055">
                  <c:v>Ashadh 18, 2072</c:v>
                </c:pt>
                <c:pt idx="4056">
                  <c:v>Ashadh 19, 2072</c:v>
                </c:pt>
                <c:pt idx="4057">
                  <c:v>Ashadh 20, 2072</c:v>
                </c:pt>
                <c:pt idx="4058">
                  <c:v>Ashadh 21, 2072</c:v>
                </c:pt>
                <c:pt idx="4059">
                  <c:v>Ashadh 22, 2072</c:v>
                </c:pt>
                <c:pt idx="4060">
                  <c:v>Ashadh 23, 2072</c:v>
                </c:pt>
                <c:pt idx="4061">
                  <c:v>Ashadh 24, 2072</c:v>
                </c:pt>
                <c:pt idx="4062">
                  <c:v>Ashadh 25, 2072</c:v>
                </c:pt>
                <c:pt idx="4063">
                  <c:v>Ashadh 26, 2072</c:v>
                </c:pt>
                <c:pt idx="4064">
                  <c:v>Ashadh 27, 2072</c:v>
                </c:pt>
                <c:pt idx="4065">
                  <c:v>Ashadh 28, 2072</c:v>
                </c:pt>
                <c:pt idx="4066">
                  <c:v>Ashadh 29, 2072</c:v>
                </c:pt>
                <c:pt idx="4067">
                  <c:v>Ashadh 30, 2072</c:v>
                </c:pt>
                <c:pt idx="4068">
                  <c:v>Ashadh 31, 2072</c:v>
                </c:pt>
                <c:pt idx="4069">
                  <c:v>Ashadh 32, 2072</c:v>
                </c:pt>
                <c:pt idx="4070">
                  <c:v>Shrawan 1, 2072</c:v>
                </c:pt>
                <c:pt idx="4071">
                  <c:v>Shrawan 2, 2072</c:v>
                </c:pt>
                <c:pt idx="4072">
                  <c:v>Shrawan 3, 2072</c:v>
                </c:pt>
                <c:pt idx="4073">
                  <c:v>Shrawan 4, 2072</c:v>
                </c:pt>
                <c:pt idx="4074">
                  <c:v>Shrawan 5, 2072</c:v>
                </c:pt>
                <c:pt idx="4075">
                  <c:v>Shrawan 6, 2072</c:v>
                </c:pt>
                <c:pt idx="4076">
                  <c:v>Shrawan 7, 2072</c:v>
                </c:pt>
                <c:pt idx="4077">
                  <c:v>Shrawan 8, 2072</c:v>
                </c:pt>
                <c:pt idx="4078">
                  <c:v>Shrawan 9, 2072</c:v>
                </c:pt>
                <c:pt idx="4079">
                  <c:v>Shrawan 10, 2072</c:v>
                </c:pt>
                <c:pt idx="4080">
                  <c:v>Shrawan 11, 2072</c:v>
                </c:pt>
                <c:pt idx="4081">
                  <c:v>Shrawan 13, 2072</c:v>
                </c:pt>
                <c:pt idx="4082">
                  <c:v>Shrawan 14, 2072</c:v>
                </c:pt>
                <c:pt idx="4083">
                  <c:v>Shrawan 15, 2072</c:v>
                </c:pt>
                <c:pt idx="4084">
                  <c:v>Shrawan 16, 2072</c:v>
                </c:pt>
                <c:pt idx="4085">
                  <c:v>Shrawan 17, 2072</c:v>
                </c:pt>
                <c:pt idx="4086">
                  <c:v>Shrawan 18, 2072</c:v>
                </c:pt>
                <c:pt idx="4087">
                  <c:v>Shrawan 19, 2072</c:v>
                </c:pt>
                <c:pt idx="4088">
                  <c:v>Shrawan 20, 2072</c:v>
                </c:pt>
                <c:pt idx="4089">
                  <c:v>Shrawan 21, 2072</c:v>
                </c:pt>
                <c:pt idx="4090">
                  <c:v>Shrawan 22, 2072</c:v>
                </c:pt>
                <c:pt idx="4091">
                  <c:v>Shrawan 23, 2072</c:v>
                </c:pt>
                <c:pt idx="4092">
                  <c:v>Shrawan 24, 2072</c:v>
                </c:pt>
                <c:pt idx="4093">
                  <c:v>Shrawan 25, 2072</c:v>
                </c:pt>
                <c:pt idx="4094">
                  <c:v>Shrawan 26, 2072</c:v>
                </c:pt>
                <c:pt idx="4095">
                  <c:v>Shrawan 27, 2072</c:v>
                </c:pt>
                <c:pt idx="4096">
                  <c:v>Shrawan 28, 2072</c:v>
                </c:pt>
                <c:pt idx="4097">
                  <c:v>Shrawan 29, 2072</c:v>
                </c:pt>
                <c:pt idx="4098">
                  <c:v>Shrawan 30, 2072</c:v>
                </c:pt>
                <c:pt idx="4099">
                  <c:v>Shrawan 31, 2072</c:v>
                </c:pt>
                <c:pt idx="4100">
                  <c:v>Shrawan 32, 2072</c:v>
                </c:pt>
                <c:pt idx="4101">
                  <c:v>Bhadra 1, 2072</c:v>
                </c:pt>
                <c:pt idx="4102">
                  <c:v>Bhadra 2, 2072</c:v>
                </c:pt>
                <c:pt idx="4103">
                  <c:v>Bhadra 3, 2072</c:v>
                </c:pt>
                <c:pt idx="4104">
                  <c:v>Bhadra 4, 2072</c:v>
                </c:pt>
                <c:pt idx="4105">
                  <c:v>Bhadra 5, 2072</c:v>
                </c:pt>
                <c:pt idx="4106">
                  <c:v>Bhadra 6, 2072</c:v>
                </c:pt>
                <c:pt idx="4107">
                  <c:v>Bhadra 7, 2072</c:v>
                </c:pt>
                <c:pt idx="4108">
                  <c:v>Bhadra 8, 2072</c:v>
                </c:pt>
                <c:pt idx="4109">
                  <c:v>Bhadra 9, 2072</c:v>
                </c:pt>
                <c:pt idx="4110">
                  <c:v>Bhadra 10, 2072</c:v>
                </c:pt>
                <c:pt idx="4111">
                  <c:v>Bhadra 11, 2072</c:v>
                </c:pt>
                <c:pt idx="4112">
                  <c:v>Bhadra 12, 2072</c:v>
                </c:pt>
                <c:pt idx="4113">
                  <c:v>Bhadra 13, 2072</c:v>
                </c:pt>
                <c:pt idx="4114">
                  <c:v>Bhadra 14, 2072</c:v>
                </c:pt>
                <c:pt idx="4115">
                  <c:v>Bhadra 15, 2072</c:v>
                </c:pt>
                <c:pt idx="4116">
                  <c:v>Bhadra 16, 2072</c:v>
                </c:pt>
                <c:pt idx="4117">
                  <c:v>Bhadra 17, 2072</c:v>
                </c:pt>
                <c:pt idx="4118">
                  <c:v>Bhadra 18, 2072</c:v>
                </c:pt>
                <c:pt idx="4119">
                  <c:v>Bhadra 19, 2072</c:v>
                </c:pt>
                <c:pt idx="4120">
                  <c:v>Bhadra 20, 2072</c:v>
                </c:pt>
                <c:pt idx="4121">
                  <c:v>Bhadra 21, 2072</c:v>
                </c:pt>
                <c:pt idx="4122">
                  <c:v>Bhadra 22, 2072</c:v>
                </c:pt>
                <c:pt idx="4123">
                  <c:v>Bhadra 23, 2072</c:v>
                </c:pt>
                <c:pt idx="4124">
                  <c:v>Bhadra 24, 2072</c:v>
                </c:pt>
                <c:pt idx="4125">
                  <c:v>Bhadra 25, 2072</c:v>
                </c:pt>
                <c:pt idx="4126">
                  <c:v>Bhadra 26, 2072</c:v>
                </c:pt>
                <c:pt idx="4127">
                  <c:v>Bhadra 27, 2072</c:v>
                </c:pt>
                <c:pt idx="4128">
                  <c:v>Bhadra 28, 2072</c:v>
                </c:pt>
                <c:pt idx="4129">
                  <c:v>Bhadra 29, 2072</c:v>
                </c:pt>
                <c:pt idx="4130">
                  <c:v>Bhadra 30, 2072</c:v>
                </c:pt>
                <c:pt idx="4131">
                  <c:v>Bhadra 31, 2072</c:v>
                </c:pt>
                <c:pt idx="4132">
                  <c:v>Bhadra 32, 2072</c:v>
                </c:pt>
                <c:pt idx="4133">
                  <c:v>Ashwin 1, 2072</c:v>
                </c:pt>
                <c:pt idx="4134">
                  <c:v>Ashwin 2, 2072</c:v>
                </c:pt>
                <c:pt idx="4135">
                  <c:v>Ashwin 3, 2072</c:v>
                </c:pt>
                <c:pt idx="4136">
                  <c:v>Ashwin 4, 2072</c:v>
                </c:pt>
                <c:pt idx="4137">
                  <c:v>Ashwin 5, 2072</c:v>
                </c:pt>
                <c:pt idx="4138">
                  <c:v>Ashwin 6, 2072</c:v>
                </c:pt>
                <c:pt idx="4139">
                  <c:v>Ashwin 7, 2072</c:v>
                </c:pt>
                <c:pt idx="4140">
                  <c:v>Ashwin 8, 2072</c:v>
                </c:pt>
                <c:pt idx="4141">
                  <c:v>Ashwin 9, 2072</c:v>
                </c:pt>
                <c:pt idx="4142">
                  <c:v>Ashwin 10, 2072</c:v>
                </c:pt>
                <c:pt idx="4143">
                  <c:v>Ashwin 11, 2072</c:v>
                </c:pt>
                <c:pt idx="4144">
                  <c:v>Ashwin 13, 2072</c:v>
                </c:pt>
                <c:pt idx="4145">
                  <c:v>Ashwin 14, 2072</c:v>
                </c:pt>
                <c:pt idx="4146">
                  <c:v>Ashwin 15, 2072</c:v>
                </c:pt>
                <c:pt idx="4147">
                  <c:v>Ashwin 16, 2072</c:v>
                </c:pt>
                <c:pt idx="4148">
                  <c:v>Ashwin 17, 2072</c:v>
                </c:pt>
                <c:pt idx="4149">
                  <c:v>Ashwin 18, 2072</c:v>
                </c:pt>
                <c:pt idx="4150">
                  <c:v>Ashwin 19, 2072</c:v>
                </c:pt>
                <c:pt idx="4151">
                  <c:v>Ashwin 20, 2072</c:v>
                </c:pt>
                <c:pt idx="4152">
                  <c:v>Ashwin 21, 2072</c:v>
                </c:pt>
                <c:pt idx="4153">
                  <c:v>Ashwin 22, 2072</c:v>
                </c:pt>
                <c:pt idx="4154">
                  <c:v>Ashwin 23, 2072</c:v>
                </c:pt>
                <c:pt idx="4155">
                  <c:v>Ashwin 24, 2072</c:v>
                </c:pt>
                <c:pt idx="4156">
                  <c:v>Ashwin 25, 2072</c:v>
                </c:pt>
                <c:pt idx="4157">
                  <c:v>Ashwin 26, 2072</c:v>
                </c:pt>
                <c:pt idx="4158">
                  <c:v>Ashwin 27, 2072</c:v>
                </c:pt>
                <c:pt idx="4159">
                  <c:v>Ashwin 28, 2072</c:v>
                </c:pt>
                <c:pt idx="4160">
                  <c:v>Ashwin 29, 2072</c:v>
                </c:pt>
                <c:pt idx="4161">
                  <c:v>Ashwin 30, 2072</c:v>
                </c:pt>
                <c:pt idx="4162">
                  <c:v>Ashwin 31, 2072</c:v>
                </c:pt>
                <c:pt idx="4163">
                  <c:v>Ashwin 32, 2072</c:v>
                </c:pt>
                <c:pt idx="4164">
                  <c:v>Kartik 1, 2072</c:v>
                </c:pt>
                <c:pt idx="4165">
                  <c:v>Kartik 2, 2072</c:v>
                </c:pt>
                <c:pt idx="4166">
                  <c:v>Kartik 3, 2072</c:v>
                </c:pt>
                <c:pt idx="4167">
                  <c:v>Kartik 4, 2072</c:v>
                </c:pt>
                <c:pt idx="4168">
                  <c:v>Kartik 5, 2072</c:v>
                </c:pt>
                <c:pt idx="4169">
                  <c:v>Kartik 6, 2072</c:v>
                </c:pt>
                <c:pt idx="4170">
                  <c:v>Kartik 7, 2072</c:v>
                </c:pt>
                <c:pt idx="4171">
                  <c:v>Kartik 8, 2072</c:v>
                </c:pt>
                <c:pt idx="4172">
                  <c:v>Kartik 9, 2072</c:v>
                </c:pt>
                <c:pt idx="4173">
                  <c:v>Kartik 10, 2072</c:v>
                </c:pt>
                <c:pt idx="4174">
                  <c:v>Kartik 13, 2072</c:v>
                </c:pt>
                <c:pt idx="4175">
                  <c:v>Kartik 14, 2072</c:v>
                </c:pt>
                <c:pt idx="4176">
                  <c:v>Kartik 15, 2072</c:v>
                </c:pt>
                <c:pt idx="4177">
                  <c:v>Kartik 16, 2072</c:v>
                </c:pt>
                <c:pt idx="4178">
                  <c:v>Kartik 17, 2072</c:v>
                </c:pt>
                <c:pt idx="4179">
                  <c:v>Kartik 18, 2072</c:v>
                </c:pt>
                <c:pt idx="4180">
                  <c:v>Kartik 19, 2072</c:v>
                </c:pt>
                <c:pt idx="4181">
                  <c:v>Kartik 20, 2072</c:v>
                </c:pt>
                <c:pt idx="4182">
                  <c:v>Kartik 21, 2072</c:v>
                </c:pt>
                <c:pt idx="4183">
                  <c:v>Kartik 22, 2072</c:v>
                </c:pt>
                <c:pt idx="4184">
                  <c:v>Kartik 23, 2072</c:v>
                </c:pt>
                <c:pt idx="4185">
                  <c:v>Kartik 24, 2072</c:v>
                </c:pt>
                <c:pt idx="4186">
                  <c:v>Kartik 25, 2072</c:v>
                </c:pt>
                <c:pt idx="4187">
                  <c:v>Kartik 26, 2072</c:v>
                </c:pt>
                <c:pt idx="4188">
                  <c:v>Kartik 27, 2072</c:v>
                </c:pt>
                <c:pt idx="4189">
                  <c:v>Kartik 28, 2072</c:v>
                </c:pt>
                <c:pt idx="4190">
                  <c:v>Kartik 29, 2072</c:v>
                </c:pt>
                <c:pt idx="4191">
                  <c:v>Kartik 30, 2072</c:v>
                </c:pt>
                <c:pt idx="4192">
                  <c:v>Kartik 31, 2072</c:v>
                </c:pt>
                <c:pt idx="4193">
                  <c:v>Kartik 32, 2072</c:v>
                </c:pt>
                <c:pt idx="4194">
                  <c:v>Mangsir 1, 2072</c:v>
                </c:pt>
                <c:pt idx="4195">
                  <c:v>Mangsir 2, 2072</c:v>
                </c:pt>
                <c:pt idx="4196">
                  <c:v>Mangsir 3, 2072</c:v>
                </c:pt>
                <c:pt idx="4197">
                  <c:v>Mangsir 4, 2072</c:v>
                </c:pt>
                <c:pt idx="4198">
                  <c:v>Mangsir 5, 2072</c:v>
                </c:pt>
                <c:pt idx="4199">
                  <c:v>Mangsir 6, 2072</c:v>
                </c:pt>
                <c:pt idx="4200">
                  <c:v>Mangsir 7, 2072</c:v>
                </c:pt>
                <c:pt idx="4201">
                  <c:v>Mangsir 8, 2072</c:v>
                </c:pt>
                <c:pt idx="4202">
                  <c:v>Mangsir 9, 2072</c:v>
                </c:pt>
                <c:pt idx="4203">
                  <c:v>Mangsir 10, 2072</c:v>
                </c:pt>
                <c:pt idx="4204">
                  <c:v>Mangsir 13, 2072</c:v>
                </c:pt>
                <c:pt idx="4205">
                  <c:v>Mangsir 14, 2072</c:v>
                </c:pt>
                <c:pt idx="4206">
                  <c:v>Mangsir 15, 2072</c:v>
                </c:pt>
                <c:pt idx="4207">
                  <c:v>Mangsir 16, 2072</c:v>
                </c:pt>
                <c:pt idx="4208">
                  <c:v>Mangsir 17, 2072</c:v>
                </c:pt>
                <c:pt idx="4209">
                  <c:v>Mangsir 18, 2072</c:v>
                </c:pt>
                <c:pt idx="4210">
                  <c:v>Mangsir 19, 2072</c:v>
                </c:pt>
                <c:pt idx="4211">
                  <c:v>Mangsir 20, 2072</c:v>
                </c:pt>
                <c:pt idx="4212">
                  <c:v>Mangsir 21, 2072</c:v>
                </c:pt>
                <c:pt idx="4213">
                  <c:v>Mangsir 22, 2072</c:v>
                </c:pt>
                <c:pt idx="4214">
                  <c:v>Mangsir 23, 2072</c:v>
                </c:pt>
                <c:pt idx="4215">
                  <c:v>Mangsir 24, 2072</c:v>
                </c:pt>
                <c:pt idx="4216">
                  <c:v>Mangsir 25, 2072</c:v>
                </c:pt>
                <c:pt idx="4217">
                  <c:v>Mangsir 26, 2072</c:v>
                </c:pt>
                <c:pt idx="4218">
                  <c:v>Mangsir 27, 2072</c:v>
                </c:pt>
                <c:pt idx="4219">
                  <c:v>Mangsir 28, 2072</c:v>
                </c:pt>
                <c:pt idx="4220">
                  <c:v>Mangsir 29, 2072</c:v>
                </c:pt>
                <c:pt idx="4221">
                  <c:v>Mangsir 30, 2072</c:v>
                </c:pt>
                <c:pt idx="4222">
                  <c:v>Mangsir 31, 2072</c:v>
                </c:pt>
                <c:pt idx="4223">
                  <c:v>Mangsir 32, 2072</c:v>
                </c:pt>
                <c:pt idx="4224">
                  <c:v>Poush 1, 2072</c:v>
                </c:pt>
                <c:pt idx="4225">
                  <c:v>Poush 2, 2072</c:v>
                </c:pt>
                <c:pt idx="4226">
                  <c:v>Poush 3, 2072</c:v>
                </c:pt>
                <c:pt idx="4227">
                  <c:v>Poush 4, 2072</c:v>
                </c:pt>
                <c:pt idx="4228">
                  <c:v>Poush 5, 2072</c:v>
                </c:pt>
                <c:pt idx="4229">
                  <c:v>Poush 6, 2072</c:v>
                </c:pt>
                <c:pt idx="4230">
                  <c:v>Poush 7, 2072</c:v>
                </c:pt>
                <c:pt idx="4231">
                  <c:v>Poush 8, 2072</c:v>
                </c:pt>
                <c:pt idx="4232">
                  <c:v>Poush 9, 2072</c:v>
                </c:pt>
                <c:pt idx="4233">
                  <c:v>Poush 13, 2072</c:v>
                </c:pt>
                <c:pt idx="4234">
                  <c:v>Poush 14, 2072</c:v>
                </c:pt>
                <c:pt idx="4235">
                  <c:v>Poush 15, 2072</c:v>
                </c:pt>
                <c:pt idx="4236">
                  <c:v>Poush 16, 2072</c:v>
                </c:pt>
                <c:pt idx="4237">
                  <c:v>Poush 17, 2072</c:v>
                </c:pt>
                <c:pt idx="4238">
                  <c:v>Poush 18, 2072</c:v>
                </c:pt>
                <c:pt idx="4239">
                  <c:v>Poush 19, 2072</c:v>
                </c:pt>
                <c:pt idx="4240">
                  <c:v>Poush 20, 2072</c:v>
                </c:pt>
                <c:pt idx="4241">
                  <c:v>Poush 21, 2072</c:v>
                </c:pt>
                <c:pt idx="4242">
                  <c:v>Poush 22, 2072</c:v>
                </c:pt>
                <c:pt idx="4243">
                  <c:v>Poush 23, 2072</c:v>
                </c:pt>
                <c:pt idx="4244">
                  <c:v>Poush 24, 2072</c:v>
                </c:pt>
                <c:pt idx="4245">
                  <c:v>Poush 25, 2072</c:v>
                </c:pt>
                <c:pt idx="4246">
                  <c:v>Poush 26, 2072</c:v>
                </c:pt>
                <c:pt idx="4247">
                  <c:v>Poush 27, 2072</c:v>
                </c:pt>
                <c:pt idx="4248">
                  <c:v>Poush 28, 2072</c:v>
                </c:pt>
                <c:pt idx="4249">
                  <c:v>Poush 29, 2072</c:v>
                </c:pt>
                <c:pt idx="4250">
                  <c:v>Poush 30, 2072</c:v>
                </c:pt>
                <c:pt idx="4251">
                  <c:v>Poush 31, 2072</c:v>
                </c:pt>
                <c:pt idx="4252">
                  <c:v>Poush 32, 2072</c:v>
                </c:pt>
                <c:pt idx="4253">
                  <c:v>Magh 1, 2072</c:v>
                </c:pt>
                <c:pt idx="4254">
                  <c:v>Magh 2, 2072</c:v>
                </c:pt>
                <c:pt idx="4255">
                  <c:v>Magh 3, 2072</c:v>
                </c:pt>
                <c:pt idx="4256">
                  <c:v>Magh 4, 2072</c:v>
                </c:pt>
                <c:pt idx="4257">
                  <c:v>Magh 5, 2072</c:v>
                </c:pt>
                <c:pt idx="4258">
                  <c:v>Magh 6, 2072</c:v>
                </c:pt>
                <c:pt idx="4259">
                  <c:v>Magh 7, 2072</c:v>
                </c:pt>
                <c:pt idx="4260">
                  <c:v>Magh 8, 2072</c:v>
                </c:pt>
                <c:pt idx="4261">
                  <c:v>Magh 9, 2072</c:v>
                </c:pt>
                <c:pt idx="4262">
                  <c:v>Magh 10, 2072</c:v>
                </c:pt>
                <c:pt idx="4263">
                  <c:v>Magh 13, 2072</c:v>
                </c:pt>
                <c:pt idx="4264">
                  <c:v>Magh 14, 2072</c:v>
                </c:pt>
                <c:pt idx="4265">
                  <c:v>Magh 15, 2072</c:v>
                </c:pt>
                <c:pt idx="4266">
                  <c:v>Magh 16, 2072</c:v>
                </c:pt>
                <c:pt idx="4267">
                  <c:v>Magh 17, 2072</c:v>
                </c:pt>
                <c:pt idx="4268">
                  <c:v>Magh 18, 2072</c:v>
                </c:pt>
                <c:pt idx="4269">
                  <c:v>Magh 19, 2072</c:v>
                </c:pt>
                <c:pt idx="4270">
                  <c:v>Magh 20, 2072</c:v>
                </c:pt>
                <c:pt idx="4271">
                  <c:v>Magh 21, 2072</c:v>
                </c:pt>
                <c:pt idx="4272">
                  <c:v>Magh 22, 2072</c:v>
                </c:pt>
                <c:pt idx="4273">
                  <c:v>Magh 23, 2072</c:v>
                </c:pt>
                <c:pt idx="4274">
                  <c:v>Magh 24, 2072</c:v>
                </c:pt>
                <c:pt idx="4275">
                  <c:v>Magh 25, 2072</c:v>
                </c:pt>
                <c:pt idx="4276">
                  <c:v>Magh 26, 2072</c:v>
                </c:pt>
                <c:pt idx="4277">
                  <c:v>Magh 27, 2072</c:v>
                </c:pt>
                <c:pt idx="4278">
                  <c:v>Magh 28, 2072</c:v>
                </c:pt>
                <c:pt idx="4279">
                  <c:v>Magh 29, 2072</c:v>
                </c:pt>
                <c:pt idx="4280">
                  <c:v>Magh 30, 2072</c:v>
                </c:pt>
                <c:pt idx="4281">
                  <c:v>Magh 31, 2072</c:v>
                </c:pt>
                <c:pt idx="4282">
                  <c:v>Magh 32, 2072</c:v>
                </c:pt>
                <c:pt idx="4283">
                  <c:v>Falgun 1, 2072</c:v>
                </c:pt>
                <c:pt idx="4284">
                  <c:v>Falgun 2, 2072</c:v>
                </c:pt>
                <c:pt idx="4285">
                  <c:v>Falgun 3, 2072</c:v>
                </c:pt>
                <c:pt idx="4286">
                  <c:v>Falgun 4, 2072</c:v>
                </c:pt>
                <c:pt idx="4287">
                  <c:v>Falgun 5, 2072</c:v>
                </c:pt>
                <c:pt idx="4288">
                  <c:v>Falgun 6, 2072</c:v>
                </c:pt>
                <c:pt idx="4289">
                  <c:v>Falgun 7, 2072</c:v>
                </c:pt>
                <c:pt idx="4290">
                  <c:v>Falgun 8, 2072</c:v>
                </c:pt>
                <c:pt idx="4291">
                  <c:v>Falgun 9, 2072</c:v>
                </c:pt>
                <c:pt idx="4292">
                  <c:v>Falgun 13, 2072</c:v>
                </c:pt>
                <c:pt idx="4293">
                  <c:v>Falgun 14, 2072</c:v>
                </c:pt>
                <c:pt idx="4294">
                  <c:v>Falgun 15, 2072</c:v>
                </c:pt>
                <c:pt idx="4295">
                  <c:v>Falgun 16, 2072</c:v>
                </c:pt>
                <c:pt idx="4296">
                  <c:v>Falgun 17, 2072</c:v>
                </c:pt>
                <c:pt idx="4297">
                  <c:v>Falgun 18, 2072</c:v>
                </c:pt>
                <c:pt idx="4298">
                  <c:v>Falgun 19, 2072</c:v>
                </c:pt>
                <c:pt idx="4299">
                  <c:v>Falgun 20, 2072</c:v>
                </c:pt>
                <c:pt idx="4300">
                  <c:v>Falgun 21, 2072</c:v>
                </c:pt>
                <c:pt idx="4301">
                  <c:v>Falgun 22, 2072</c:v>
                </c:pt>
                <c:pt idx="4302">
                  <c:v>Falgun 23, 2072</c:v>
                </c:pt>
                <c:pt idx="4303">
                  <c:v>Falgun 24, 2072</c:v>
                </c:pt>
                <c:pt idx="4304">
                  <c:v>Falgun 25, 2072</c:v>
                </c:pt>
                <c:pt idx="4305">
                  <c:v>Falgun 26, 2072</c:v>
                </c:pt>
                <c:pt idx="4306">
                  <c:v>Falgun 27, 2072</c:v>
                </c:pt>
                <c:pt idx="4307">
                  <c:v>Falgun 28, 2072</c:v>
                </c:pt>
                <c:pt idx="4308">
                  <c:v>Falgun 29, 2072</c:v>
                </c:pt>
                <c:pt idx="4309">
                  <c:v>Falgun 30, 2072</c:v>
                </c:pt>
                <c:pt idx="4310">
                  <c:v>Falgun 31, 2072</c:v>
                </c:pt>
                <c:pt idx="4311">
                  <c:v>Falgun 32, 2072</c:v>
                </c:pt>
                <c:pt idx="4312">
                  <c:v>Chaitra 1, 2072</c:v>
                </c:pt>
                <c:pt idx="4313">
                  <c:v>Chaitra 2, 2072</c:v>
                </c:pt>
                <c:pt idx="4314">
                  <c:v>Chaitra 3, 2072</c:v>
                </c:pt>
                <c:pt idx="4315">
                  <c:v>Chaitra 4, 2072</c:v>
                </c:pt>
                <c:pt idx="4316">
                  <c:v>Chaitra 5, 2072</c:v>
                </c:pt>
                <c:pt idx="4317">
                  <c:v>Chaitra 6, 2072</c:v>
                </c:pt>
                <c:pt idx="4318">
                  <c:v>Chaitra 7, 2072</c:v>
                </c:pt>
                <c:pt idx="4319">
                  <c:v>Chaitra 8, 2072</c:v>
                </c:pt>
                <c:pt idx="4320">
                  <c:v>Chaitra 9, 2072</c:v>
                </c:pt>
                <c:pt idx="4321">
                  <c:v>Chaitra 10, 2072</c:v>
                </c:pt>
                <c:pt idx="4322">
                  <c:v>Chaitra 13, 2072</c:v>
                </c:pt>
                <c:pt idx="4323">
                  <c:v>Chaitra 14, 2072</c:v>
                </c:pt>
                <c:pt idx="4324">
                  <c:v>Chaitra 15, 2072</c:v>
                </c:pt>
                <c:pt idx="4325">
                  <c:v>Chaitra 16, 2072</c:v>
                </c:pt>
                <c:pt idx="4326">
                  <c:v>Chaitra 17, 2072</c:v>
                </c:pt>
                <c:pt idx="4327">
                  <c:v>Chaitra 18, 2072</c:v>
                </c:pt>
                <c:pt idx="4328">
                  <c:v>Chaitra 19, 2072</c:v>
                </c:pt>
                <c:pt idx="4329">
                  <c:v>Chaitra 20, 2072</c:v>
                </c:pt>
                <c:pt idx="4330">
                  <c:v>Chaitra 21, 2072</c:v>
                </c:pt>
                <c:pt idx="4331">
                  <c:v>Chaitra 22, 2072</c:v>
                </c:pt>
                <c:pt idx="4332">
                  <c:v>Chaitra 23, 2072</c:v>
                </c:pt>
                <c:pt idx="4333">
                  <c:v>Chaitra 24, 2072</c:v>
                </c:pt>
                <c:pt idx="4334">
                  <c:v>Chaitra 25, 2072</c:v>
                </c:pt>
                <c:pt idx="4335">
                  <c:v>Chaitra 26, 2072</c:v>
                </c:pt>
                <c:pt idx="4336">
                  <c:v>Chaitra 27, 2072</c:v>
                </c:pt>
                <c:pt idx="4337">
                  <c:v>Chaitra 28, 2072</c:v>
                </c:pt>
                <c:pt idx="4338">
                  <c:v>Chaitra 29, 2072</c:v>
                </c:pt>
                <c:pt idx="4339">
                  <c:v>Chaitra 30, 2072</c:v>
                </c:pt>
                <c:pt idx="4340">
                  <c:v>Chaitra 31, 2072</c:v>
                </c:pt>
                <c:pt idx="4341">
                  <c:v>Chaitra 32, 2072</c:v>
                </c:pt>
                <c:pt idx="4342">
                  <c:v>Baishakh 1, 2073</c:v>
                </c:pt>
                <c:pt idx="4343">
                  <c:v>Baishakh 2, 2073</c:v>
                </c:pt>
                <c:pt idx="4344">
                  <c:v>Baishakh 3, 2073</c:v>
                </c:pt>
                <c:pt idx="4345">
                  <c:v>Baishakh 4, 2073</c:v>
                </c:pt>
                <c:pt idx="4346">
                  <c:v>Baishakh 5, 2073</c:v>
                </c:pt>
                <c:pt idx="4347">
                  <c:v>Baishakh 6, 2073</c:v>
                </c:pt>
                <c:pt idx="4348">
                  <c:v>Baishakh 7, 2073</c:v>
                </c:pt>
                <c:pt idx="4349">
                  <c:v>Baishakh 8, 2073</c:v>
                </c:pt>
                <c:pt idx="4350">
                  <c:v>Baishakh 9, 2073</c:v>
                </c:pt>
                <c:pt idx="4351">
                  <c:v>Baishakh 10, 2073</c:v>
                </c:pt>
                <c:pt idx="4352">
                  <c:v>Baishakh 13, 2073</c:v>
                </c:pt>
                <c:pt idx="4353">
                  <c:v>Baishakh 14, 2073</c:v>
                </c:pt>
                <c:pt idx="4354">
                  <c:v>Baishakh 15, 2073</c:v>
                </c:pt>
                <c:pt idx="4355">
                  <c:v>Baishakh 16, 2073</c:v>
                </c:pt>
                <c:pt idx="4356">
                  <c:v>Baishakh 17, 2073</c:v>
                </c:pt>
                <c:pt idx="4357">
                  <c:v>Baishakh 18, 2073</c:v>
                </c:pt>
                <c:pt idx="4358">
                  <c:v>Baishakh 19, 2073</c:v>
                </c:pt>
                <c:pt idx="4359">
                  <c:v>Baishakh 20, 2073</c:v>
                </c:pt>
                <c:pt idx="4360">
                  <c:v>Baishakh 21, 2073</c:v>
                </c:pt>
                <c:pt idx="4361">
                  <c:v>Baishakh 22, 2073</c:v>
                </c:pt>
                <c:pt idx="4362">
                  <c:v>Baishakh 23, 2073</c:v>
                </c:pt>
                <c:pt idx="4363">
                  <c:v>Baishakh 24, 2073</c:v>
                </c:pt>
                <c:pt idx="4364">
                  <c:v>Baishakh 25, 2073</c:v>
                </c:pt>
                <c:pt idx="4365">
                  <c:v>Baishakh 26, 2073</c:v>
                </c:pt>
                <c:pt idx="4366">
                  <c:v>Baishakh 27, 2073</c:v>
                </c:pt>
                <c:pt idx="4367">
                  <c:v>Baishakh 28, 2073</c:v>
                </c:pt>
                <c:pt idx="4368">
                  <c:v>Baishakh 29, 2073</c:v>
                </c:pt>
                <c:pt idx="4369">
                  <c:v>Baishakh 30, 2073</c:v>
                </c:pt>
                <c:pt idx="4370">
                  <c:v>Baishakh 31, 2073</c:v>
                </c:pt>
                <c:pt idx="4371">
                  <c:v>Baishakh 32, 2073</c:v>
                </c:pt>
                <c:pt idx="4372">
                  <c:v>Jestha 1, 2073</c:v>
                </c:pt>
                <c:pt idx="4373">
                  <c:v>Jestha 2, 2073</c:v>
                </c:pt>
                <c:pt idx="4374">
                  <c:v>Jestha 3, 2073</c:v>
                </c:pt>
                <c:pt idx="4375">
                  <c:v>Jestha 4, 2073</c:v>
                </c:pt>
                <c:pt idx="4376">
                  <c:v>Jestha 5, 2073</c:v>
                </c:pt>
                <c:pt idx="4377">
                  <c:v>Jestha 6, 2073</c:v>
                </c:pt>
                <c:pt idx="4378">
                  <c:v>Jestha 7, 2073</c:v>
                </c:pt>
                <c:pt idx="4379">
                  <c:v>Jestha 8, 2073</c:v>
                </c:pt>
                <c:pt idx="4380">
                  <c:v>Jestha 9, 2073</c:v>
                </c:pt>
                <c:pt idx="4381">
                  <c:v>Jestha 10, 2073</c:v>
                </c:pt>
                <c:pt idx="4382">
                  <c:v>Jestha 11, 2073</c:v>
                </c:pt>
                <c:pt idx="4383">
                  <c:v>Jestha 13, 2073</c:v>
                </c:pt>
                <c:pt idx="4384">
                  <c:v>Jestha 14, 2073</c:v>
                </c:pt>
                <c:pt idx="4385">
                  <c:v>Jestha 15, 2073</c:v>
                </c:pt>
                <c:pt idx="4386">
                  <c:v>Jestha 16, 2073</c:v>
                </c:pt>
                <c:pt idx="4387">
                  <c:v>Jestha 17, 2073</c:v>
                </c:pt>
                <c:pt idx="4388">
                  <c:v>Jestha 18, 2073</c:v>
                </c:pt>
                <c:pt idx="4389">
                  <c:v>Jestha 19, 2073</c:v>
                </c:pt>
                <c:pt idx="4390">
                  <c:v>Jestha 20, 2073</c:v>
                </c:pt>
                <c:pt idx="4391">
                  <c:v>Jestha 21, 2073</c:v>
                </c:pt>
                <c:pt idx="4392">
                  <c:v>Jestha 22, 2073</c:v>
                </c:pt>
                <c:pt idx="4393">
                  <c:v>Jestha 23, 2073</c:v>
                </c:pt>
                <c:pt idx="4394">
                  <c:v>Jestha 24, 2073</c:v>
                </c:pt>
                <c:pt idx="4395">
                  <c:v>Jestha 25, 2073</c:v>
                </c:pt>
                <c:pt idx="4396">
                  <c:v>Jestha 26, 2073</c:v>
                </c:pt>
                <c:pt idx="4397">
                  <c:v>Jestha 27, 2073</c:v>
                </c:pt>
                <c:pt idx="4398">
                  <c:v>Jestha 28, 2073</c:v>
                </c:pt>
                <c:pt idx="4399">
                  <c:v>Jestha 29, 2073</c:v>
                </c:pt>
                <c:pt idx="4400">
                  <c:v>Jestha 30, 2073</c:v>
                </c:pt>
                <c:pt idx="4401">
                  <c:v>Jestha 31, 2073</c:v>
                </c:pt>
                <c:pt idx="4402">
                  <c:v>Jestha 32, 2073</c:v>
                </c:pt>
                <c:pt idx="4403">
                  <c:v>Ashadh 1, 2073</c:v>
                </c:pt>
                <c:pt idx="4404">
                  <c:v>Ashadh 2, 2073</c:v>
                </c:pt>
                <c:pt idx="4405">
                  <c:v>Ashadh 3, 2073</c:v>
                </c:pt>
                <c:pt idx="4406">
                  <c:v>Ashadh 4, 2073</c:v>
                </c:pt>
                <c:pt idx="4407">
                  <c:v>Ashadh 5, 2073</c:v>
                </c:pt>
                <c:pt idx="4408">
                  <c:v>Ashadh 6, 2073</c:v>
                </c:pt>
                <c:pt idx="4409">
                  <c:v>Ashadh 7, 2073</c:v>
                </c:pt>
                <c:pt idx="4410">
                  <c:v>Ashadh 8, 2073</c:v>
                </c:pt>
                <c:pt idx="4411">
                  <c:v>Ashadh 9, 2073</c:v>
                </c:pt>
                <c:pt idx="4412">
                  <c:v>Ashadh 10, 2073</c:v>
                </c:pt>
                <c:pt idx="4413">
                  <c:v>Ashadh 11, 2073</c:v>
                </c:pt>
                <c:pt idx="4414">
                  <c:v>Ashadh 12, 2073</c:v>
                </c:pt>
                <c:pt idx="4415">
                  <c:v>Ashadh 13, 2073</c:v>
                </c:pt>
                <c:pt idx="4416">
                  <c:v>Ashadh 14, 2073</c:v>
                </c:pt>
                <c:pt idx="4417">
                  <c:v>Ashadh 15, 2073</c:v>
                </c:pt>
                <c:pt idx="4418">
                  <c:v>Ashadh 16, 2073</c:v>
                </c:pt>
                <c:pt idx="4419">
                  <c:v>Ashadh 17, 2073</c:v>
                </c:pt>
                <c:pt idx="4420">
                  <c:v>Ashadh 18, 2073</c:v>
                </c:pt>
                <c:pt idx="4421">
                  <c:v>Ashadh 19, 2073</c:v>
                </c:pt>
                <c:pt idx="4422">
                  <c:v>Ashadh 20, 2073</c:v>
                </c:pt>
                <c:pt idx="4423">
                  <c:v>Ashadh 21, 2073</c:v>
                </c:pt>
                <c:pt idx="4424">
                  <c:v>Ashadh 22, 2073</c:v>
                </c:pt>
                <c:pt idx="4425">
                  <c:v>Ashadh 23, 2073</c:v>
                </c:pt>
                <c:pt idx="4426">
                  <c:v>Ashadh 24, 2073</c:v>
                </c:pt>
                <c:pt idx="4427">
                  <c:v>Ashadh 25, 2073</c:v>
                </c:pt>
                <c:pt idx="4428">
                  <c:v>Ashadh 26, 2073</c:v>
                </c:pt>
                <c:pt idx="4429">
                  <c:v>Ashadh 27, 2073</c:v>
                </c:pt>
                <c:pt idx="4430">
                  <c:v>Ashadh 28, 2073</c:v>
                </c:pt>
                <c:pt idx="4431">
                  <c:v>Ashadh 29, 2073</c:v>
                </c:pt>
                <c:pt idx="4432">
                  <c:v>Ashadh 30, 2073</c:v>
                </c:pt>
                <c:pt idx="4433">
                  <c:v>Ashadh 31, 2073</c:v>
                </c:pt>
                <c:pt idx="4434">
                  <c:v>Ashadh 32, 2073</c:v>
                </c:pt>
                <c:pt idx="4435">
                  <c:v>Shrawan 1, 2073</c:v>
                </c:pt>
                <c:pt idx="4436">
                  <c:v>Shrawan 2, 2073</c:v>
                </c:pt>
                <c:pt idx="4437">
                  <c:v>Shrawan 3, 2073</c:v>
                </c:pt>
                <c:pt idx="4438">
                  <c:v>Shrawan 4, 2073</c:v>
                </c:pt>
                <c:pt idx="4439">
                  <c:v>Shrawan 5, 2073</c:v>
                </c:pt>
                <c:pt idx="4440">
                  <c:v>Shrawan 6, 2073</c:v>
                </c:pt>
                <c:pt idx="4441">
                  <c:v>Shrawan 7, 2073</c:v>
                </c:pt>
                <c:pt idx="4442">
                  <c:v>Shrawan 8, 2073</c:v>
                </c:pt>
                <c:pt idx="4443">
                  <c:v>Shrawan 9, 2073</c:v>
                </c:pt>
                <c:pt idx="4444">
                  <c:v>Shrawan 10, 2073</c:v>
                </c:pt>
                <c:pt idx="4445">
                  <c:v>Shrawan 11, 2073</c:v>
                </c:pt>
                <c:pt idx="4446">
                  <c:v>Shrawan 13, 2073</c:v>
                </c:pt>
                <c:pt idx="4447">
                  <c:v>Shrawan 14, 2073</c:v>
                </c:pt>
                <c:pt idx="4448">
                  <c:v>Shrawan 15, 2073</c:v>
                </c:pt>
                <c:pt idx="4449">
                  <c:v>Shrawan 16, 2073</c:v>
                </c:pt>
                <c:pt idx="4450">
                  <c:v>Shrawan 17, 2073</c:v>
                </c:pt>
                <c:pt idx="4451">
                  <c:v>Shrawan 18, 2073</c:v>
                </c:pt>
                <c:pt idx="4452">
                  <c:v>Shrawan 19, 2073</c:v>
                </c:pt>
                <c:pt idx="4453">
                  <c:v>Shrawan 20, 2073</c:v>
                </c:pt>
                <c:pt idx="4454">
                  <c:v>Shrawan 21, 2073</c:v>
                </c:pt>
                <c:pt idx="4455">
                  <c:v>Shrawan 22, 2073</c:v>
                </c:pt>
                <c:pt idx="4456">
                  <c:v>Shrawan 23, 2073</c:v>
                </c:pt>
                <c:pt idx="4457">
                  <c:v>Shrawan 24, 2073</c:v>
                </c:pt>
                <c:pt idx="4458">
                  <c:v>Shrawan 25, 2073</c:v>
                </c:pt>
                <c:pt idx="4459">
                  <c:v>Shrawan 26, 2073</c:v>
                </c:pt>
                <c:pt idx="4460">
                  <c:v>Shrawan 27, 2073</c:v>
                </c:pt>
                <c:pt idx="4461">
                  <c:v>Shrawan 28, 2073</c:v>
                </c:pt>
                <c:pt idx="4462">
                  <c:v>Shrawan 29, 2073</c:v>
                </c:pt>
                <c:pt idx="4463">
                  <c:v>Shrawan 30, 2073</c:v>
                </c:pt>
                <c:pt idx="4464">
                  <c:v>Shrawan 31, 2073</c:v>
                </c:pt>
                <c:pt idx="4465">
                  <c:v>Shrawan 32, 2073</c:v>
                </c:pt>
                <c:pt idx="4466">
                  <c:v>Bhadra 1, 2073</c:v>
                </c:pt>
                <c:pt idx="4467">
                  <c:v>Bhadra 2, 2073</c:v>
                </c:pt>
                <c:pt idx="4468">
                  <c:v>Bhadra 3, 2073</c:v>
                </c:pt>
                <c:pt idx="4469">
                  <c:v>Bhadra 4, 2073</c:v>
                </c:pt>
                <c:pt idx="4470">
                  <c:v>Bhadra 5, 2073</c:v>
                </c:pt>
                <c:pt idx="4471">
                  <c:v>Bhadra 6, 2073</c:v>
                </c:pt>
                <c:pt idx="4472">
                  <c:v>Bhadra 7, 2073</c:v>
                </c:pt>
                <c:pt idx="4473">
                  <c:v>Bhadra 8, 2073</c:v>
                </c:pt>
                <c:pt idx="4474">
                  <c:v>Bhadra 9, 2073</c:v>
                </c:pt>
                <c:pt idx="4475">
                  <c:v>Bhadra 10, 2073</c:v>
                </c:pt>
                <c:pt idx="4476">
                  <c:v>Bhadra 11, 2073</c:v>
                </c:pt>
                <c:pt idx="4477">
                  <c:v>Bhadra 12, 2073</c:v>
                </c:pt>
                <c:pt idx="4478">
                  <c:v>Bhadra 13, 2073</c:v>
                </c:pt>
                <c:pt idx="4479">
                  <c:v>Bhadra 14, 2073</c:v>
                </c:pt>
                <c:pt idx="4480">
                  <c:v>Bhadra 15, 2073</c:v>
                </c:pt>
                <c:pt idx="4481">
                  <c:v>Bhadra 16, 2073</c:v>
                </c:pt>
                <c:pt idx="4482">
                  <c:v>Bhadra 17, 2073</c:v>
                </c:pt>
                <c:pt idx="4483">
                  <c:v>Bhadra 18, 2073</c:v>
                </c:pt>
                <c:pt idx="4484">
                  <c:v>Bhadra 19, 2073</c:v>
                </c:pt>
                <c:pt idx="4485">
                  <c:v>Bhadra 20, 2073</c:v>
                </c:pt>
                <c:pt idx="4486">
                  <c:v>Bhadra 21, 2073</c:v>
                </c:pt>
                <c:pt idx="4487">
                  <c:v>Bhadra 22, 2073</c:v>
                </c:pt>
                <c:pt idx="4488">
                  <c:v>Bhadra 23, 2073</c:v>
                </c:pt>
                <c:pt idx="4489">
                  <c:v>Bhadra 24, 2073</c:v>
                </c:pt>
                <c:pt idx="4490">
                  <c:v>Bhadra 25, 2073</c:v>
                </c:pt>
                <c:pt idx="4491">
                  <c:v>Bhadra 26, 2073</c:v>
                </c:pt>
                <c:pt idx="4492">
                  <c:v>Bhadra 27, 2073</c:v>
                </c:pt>
                <c:pt idx="4493">
                  <c:v>Bhadra 28, 2073</c:v>
                </c:pt>
                <c:pt idx="4494">
                  <c:v>Bhadra 29, 2073</c:v>
                </c:pt>
                <c:pt idx="4495">
                  <c:v>Bhadra 30, 2073</c:v>
                </c:pt>
                <c:pt idx="4496">
                  <c:v>Bhadra 31, 2073</c:v>
                </c:pt>
                <c:pt idx="4497">
                  <c:v>Bhadra 32, 2073</c:v>
                </c:pt>
                <c:pt idx="4498">
                  <c:v>Ashwin 1, 2073</c:v>
                </c:pt>
                <c:pt idx="4499">
                  <c:v>Ashwin 2, 2073</c:v>
                </c:pt>
                <c:pt idx="4500">
                  <c:v>Ashwin 3, 2073</c:v>
                </c:pt>
                <c:pt idx="4501">
                  <c:v>Ashwin 4, 2073</c:v>
                </c:pt>
                <c:pt idx="4502">
                  <c:v>Ashwin 5, 2073</c:v>
                </c:pt>
                <c:pt idx="4503">
                  <c:v>Ashwin 6, 2073</c:v>
                </c:pt>
                <c:pt idx="4504">
                  <c:v>Ashwin 7, 2073</c:v>
                </c:pt>
                <c:pt idx="4505">
                  <c:v>Ashwin 8, 2073</c:v>
                </c:pt>
                <c:pt idx="4506">
                  <c:v>Ashwin 9, 2073</c:v>
                </c:pt>
                <c:pt idx="4507">
                  <c:v>Ashwin 10, 2073</c:v>
                </c:pt>
                <c:pt idx="4508">
                  <c:v>Ashwin 11, 2073</c:v>
                </c:pt>
                <c:pt idx="4509">
                  <c:v>Ashwin 13, 2073</c:v>
                </c:pt>
                <c:pt idx="4510">
                  <c:v>Ashwin 14, 2073</c:v>
                </c:pt>
                <c:pt idx="4511">
                  <c:v>Ashwin 15, 2073</c:v>
                </c:pt>
                <c:pt idx="4512">
                  <c:v>Ashwin 16, 2073</c:v>
                </c:pt>
                <c:pt idx="4513">
                  <c:v>Ashwin 17, 2073</c:v>
                </c:pt>
                <c:pt idx="4514">
                  <c:v>Ashwin 18, 2073</c:v>
                </c:pt>
                <c:pt idx="4515">
                  <c:v>Ashwin 19, 2073</c:v>
                </c:pt>
                <c:pt idx="4516">
                  <c:v>Ashwin 20, 2073</c:v>
                </c:pt>
                <c:pt idx="4517">
                  <c:v>Ashwin 21, 2073</c:v>
                </c:pt>
                <c:pt idx="4518">
                  <c:v>Ashwin 22, 2073</c:v>
                </c:pt>
                <c:pt idx="4519">
                  <c:v>Ashwin 23, 2073</c:v>
                </c:pt>
                <c:pt idx="4520">
                  <c:v>Ashwin 24, 2073</c:v>
                </c:pt>
                <c:pt idx="4521">
                  <c:v>Ashwin 25, 2073</c:v>
                </c:pt>
                <c:pt idx="4522">
                  <c:v>Ashwin 26, 2073</c:v>
                </c:pt>
                <c:pt idx="4523">
                  <c:v>Ashwin 27, 2073</c:v>
                </c:pt>
                <c:pt idx="4524">
                  <c:v>Ashwin 28, 2073</c:v>
                </c:pt>
                <c:pt idx="4525">
                  <c:v>Ashwin 29, 2073</c:v>
                </c:pt>
                <c:pt idx="4526">
                  <c:v>Ashwin 30, 2073</c:v>
                </c:pt>
                <c:pt idx="4527">
                  <c:v>Ashwin 31, 2073</c:v>
                </c:pt>
                <c:pt idx="4528">
                  <c:v>Ashwin 32, 2073</c:v>
                </c:pt>
                <c:pt idx="4529">
                  <c:v>Kartik 1, 2073</c:v>
                </c:pt>
                <c:pt idx="4530">
                  <c:v>Kartik 2, 2073</c:v>
                </c:pt>
                <c:pt idx="4531">
                  <c:v>Kartik 3, 2073</c:v>
                </c:pt>
                <c:pt idx="4532">
                  <c:v>Kartik 4, 2073</c:v>
                </c:pt>
                <c:pt idx="4533">
                  <c:v>Kartik 5, 2073</c:v>
                </c:pt>
                <c:pt idx="4534">
                  <c:v>Kartik 6, 2073</c:v>
                </c:pt>
                <c:pt idx="4535">
                  <c:v>Kartik 7, 2073</c:v>
                </c:pt>
                <c:pt idx="4536">
                  <c:v>Kartik 8, 2073</c:v>
                </c:pt>
                <c:pt idx="4537">
                  <c:v>Kartik 9, 2073</c:v>
                </c:pt>
                <c:pt idx="4538">
                  <c:v>Kartik 10, 2073</c:v>
                </c:pt>
                <c:pt idx="4539">
                  <c:v>Kartik 13, 2073</c:v>
                </c:pt>
                <c:pt idx="4540">
                  <c:v>Kartik 14, 2073</c:v>
                </c:pt>
                <c:pt idx="4541">
                  <c:v>Kartik 15, 2073</c:v>
                </c:pt>
                <c:pt idx="4542">
                  <c:v>Kartik 16, 2073</c:v>
                </c:pt>
                <c:pt idx="4543">
                  <c:v>Kartik 17, 2073</c:v>
                </c:pt>
                <c:pt idx="4544">
                  <c:v>Kartik 18, 2073</c:v>
                </c:pt>
                <c:pt idx="4545">
                  <c:v>Kartik 19, 2073</c:v>
                </c:pt>
                <c:pt idx="4546">
                  <c:v>Kartik 20, 2073</c:v>
                </c:pt>
                <c:pt idx="4547">
                  <c:v>Kartik 21, 2073</c:v>
                </c:pt>
                <c:pt idx="4548">
                  <c:v>Kartik 22, 2073</c:v>
                </c:pt>
                <c:pt idx="4549">
                  <c:v>Kartik 23, 2073</c:v>
                </c:pt>
                <c:pt idx="4550">
                  <c:v>Kartik 24, 2073</c:v>
                </c:pt>
                <c:pt idx="4551">
                  <c:v>Kartik 25, 2073</c:v>
                </c:pt>
                <c:pt idx="4552">
                  <c:v>Kartik 26, 2073</c:v>
                </c:pt>
                <c:pt idx="4553">
                  <c:v>Kartik 27, 2073</c:v>
                </c:pt>
                <c:pt idx="4554">
                  <c:v>Kartik 28, 2073</c:v>
                </c:pt>
                <c:pt idx="4555">
                  <c:v>Kartik 29, 2073</c:v>
                </c:pt>
                <c:pt idx="4556">
                  <c:v>Kartik 30, 2073</c:v>
                </c:pt>
                <c:pt idx="4557">
                  <c:v>Kartik 31, 2073</c:v>
                </c:pt>
                <c:pt idx="4558">
                  <c:v>Kartik 32, 2073</c:v>
                </c:pt>
                <c:pt idx="4559">
                  <c:v>Mangsir 1, 2073</c:v>
                </c:pt>
                <c:pt idx="4560">
                  <c:v>Mangsir 2, 2073</c:v>
                </c:pt>
                <c:pt idx="4561">
                  <c:v>Mangsir 3, 2073</c:v>
                </c:pt>
                <c:pt idx="4562">
                  <c:v>Mangsir 4, 2073</c:v>
                </c:pt>
                <c:pt idx="4563">
                  <c:v>Mangsir 5, 2073</c:v>
                </c:pt>
                <c:pt idx="4564">
                  <c:v>Mangsir 6, 2073</c:v>
                </c:pt>
                <c:pt idx="4565">
                  <c:v>Mangsir 7, 2073</c:v>
                </c:pt>
                <c:pt idx="4566">
                  <c:v>Mangsir 8, 2073</c:v>
                </c:pt>
                <c:pt idx="4567">
                  <c:v>Mangsir 9, 2073</c:v>
                </c:pt>
                <c:pt idx="4568">
                  <c:v>Mangsir 10, 2073</c:v>
                </c:pt>
                <c:pt idx="4569">
                  <c:v>Mangsir 13, 2073</c:v>
                </c:pt>
                <c:pt idx="4570">
                  <c:v>Mangsir 14, 2073</c:v>
                </c:pt>
                <c:pt idx="4571">
                  <c:v>Mangsir 15, 2073</c:v>
                </c:pt>
                <c:pt idx="4572">
                  <c:v>Mangsir 16, 2073</c:v>
                </c:pt>
                <c:pt idx="4573">
                  <c:v>Mangsir 17, 2073</c:v>
                </c:pt>
                <c:pt idx="4574">
                  <c:v>Mangsir 18, 2073</c:v>
                </c:pt>
                <c:pt idx="4575">
                  <c:v>Mangsir 19, 2073</c:v>
                </c:pt>
                <c:pt idx="4576">
                  <c:v>Mangsir 20, 2073</c:v>
                </c:pt>
                <c:pt idx="4577">
                  <c:v>Mangsir 21, 2073</c:v>
                </c:pt>
                <c:pt idx="4578">
                  <c:v>Mangsir 22, 2073</c:v>
                </c:pt>
                <c:pt idx="4579">
                  <c:v>Mangsir 23, 2073</c:v>
                </c:pt>
                <c:pt idx="4580">
                  <c:v>Mangsir 24, 2073</c:v>
                </c:pt>
                <c:pt idx="4581">
                  <c:v>Mangsir 25, 2073</c:v>
                </c:pt>
                <c:pt idx="4582">
                  <c:v>Mangsir 26, 2073</c:v>
                </c:pt>
                <c:pt idx="4583">
                  <c:v>Mangsir 27, 2073</c:v>
                </c:pt>
                <c:pt idx="4584">
                  <c:v>Mangsir 28, 2073</c:v>
                </c:pt>
                <c:pt idx="4585">
                  <c:v>Mangsir 29, 2073</c:v>
                </c:pt>
                <c:pt idx="4586">
                  <c:v>Mangsir 30, 2073</c:v>
                </c:pt>
                <c:pt idx="4587">
                  <c:v>Mangsir 31, 2073</c:v>
                </c:pt>
                <c:pt idx="4588">
                  <c:v>Mangsir 32, 2073</c:v>
                </c:pt>
                <c:pt idx="4589">
                  <c:v>Poush 1, 2073</c:v>
                </c:pt>
                <c:pt idx="4590">
                  <c:v>Poush 2, 2073</c:v>
                </c:pt>
                <c:pt idx="4591">
                  <c:v>Poush 3, 2073</c:v>
                </c:pt>
                <c:pt idx="4592">
                  <c:v>Poush 4, 2073</c:v>
                </c:pt>
                <c:pt idx="4593">
                  <c:v>Poush 5, 2073</c:v>
                </c:pt>
                <c:pt idx="4594">
                  <c:v>Poush 6, 2073</c:v>
                </c:pt>
                <c:pt idx="4595">
                  <c:v>Poush 7, 2073</c:v>
                </c:pt>
                <c:pt idx="4596">
                  <c:v>Poush 8, 2073</c:v>
                </c:pt>
                <c:pt idx="4597">
                  <c:v>Poush 9, 2073</c:v>
                </c:pt>
                <c:pt idx="4598">
                  <c:v>Poush 10, 2073</c:v>
                </c:pt>
                <c:pt idx="4599">
                  <c:v>Poush 13, 2073</c:v>
                </c:pt>
                <c:pt idx="4600">
                  <c:v>Poush 14, 2073</c:v>
                </c:pt>
                <c:pt idx="4601">
                  <c:v>Poush 15, 2073</c:v>
                </c:pt>
                <c:pt idx="4602">
                  <c:v>Poush 16, 2073</c:v>
                </c:pt>
                <c:pt idx="4603">
                  <c:v>Poush 17, 2073</c:v>
                </c:pt>
                <c:pt idx="4604">
                  <c:v>Poush 18, 2073</c:v>
                </c:pt>
                <c:pt idx="4605">
                  <c:v>Poush 19, 2073</c:v>
                </c:pt>
                <c:pt idx="4606">
                  <c:v>Poush 20, 2073</c:v>
                </c:pt>
                <c:pt idx="4607">
                  <c:v>Poush 21, 2073</c:v>
                </c:pt>
                <c:pt idx="4608">
                  <c:v>Poush 22, 2073</c:v>
                </c:pt>
                <c:pt idx="4609">
                  <c:v>Poush 23, 2073</c:v>
                </c:pt>
                <c:pt idx="4610">
                  <c:v>Poush 24, 2073</c:v>
                </c:pt>
                <c:pt idx="4611">
                  <c:v>Poush 25, 2073</c:v>
                </c:pt>
                <c:pt idx="4612">
                  <c:v>Poush 26, 2073</c:v>
                </c:pt>
                <c:pt idx="4613">
                  <c:v>Poush 27, 2073</c:v>
                </c:pt>
                <c:pt idx="4614">
                  <c:v>Poush 28, 2073</c:v>
                </c:pt>
                <c:pt idx="4615">
                  <c:v>Poush 29, 2073</c:v>
                </c:pt>
                <c:pt idx="4616">
                  <c:v>Poush 30, 2073</c:v>
                </c:pt>
                <c:pt idx="4617">
                  <c:v>Poush 31, 2073</c:v>
                </c:pt>
                <c:pt idx="4618">
                  <c:v>Poush 32, 2073</c:v>
                </c:pt>
                <c:pt idx="4619">
                  <c:v>Magh 1, 2073</c:v>
                </c:pt>
                <c:pt idx="4620">
                  <c:v>Magh 2, 2073</c:v>
                </c:pt>
                <c:pt idx="4621">
                  <c:v>Magh 3, 2073</c:v>
                </c:pt>
                <c:pt idx="4622">
                  <c:v>Magh 4, 2073</c:v>
                </c:pt>
                <c:pt idx="4623">
                  <c:v>Magh 5, 2073</c:v>
                </c:pt>
                <c:pt idx="4624">
                  <c:v>Magh 6, 2073</c:v>
                </c:pt>
                <c:pt idx="4625">
                  <c:v>Magh 7, 2073</c:v>
                </c:pt>
                <c:pt idx="4626">
                  <c:v>Magh 8, 2073</c:v>
                </c:pt>
                <c:pt idx="4627">
                  <c:v>Magh 9, 2073</c:v>
                </c:pt>
                <c:pt idx="4628">
                  <c:v>Magh 13, 2073</c:v>
                </c:pt>
                <c:pt idx="4629">
                  <c:v>Magh 14, 2073</c:v>
                </c:pt>
                <c:pt idx="4630">
                  <c:v>Magh 15, 2073</c:v>
                </c:pt>
                <c:pt idx="4631">
                  <c:v>Magh 16, 2073</c:v>
                </c:pt>
                <c:pt idx="4632">
                  <c:v>Magh 17, 2073</c:v>
                </c:pt>
                <c:pt idx="4633">
                  <c:v>Magh 18, 2073</c:v>
                </c:pt>
                <c:pt idx="4634">
                  <c:v>Magh 19, 2073</c:v>
                </c:pt>
                <c:pt idx="4635">
                  <c:v>Magh 20, 2073</c:v>
                </c:pt>
                <c:pt idx="4636">
                  <c:v>Magh 21, 2073</c:v>
                </c:pt>
                <c:pt idx="4637">
                  <c:v>Magh 22, 2073</c:v>
                </c:pt>
                <c:pt idx="4638">
                  <c:v>Magh 23, 2073</c:v>
                </c:pt>
                <c:pt idx="4639">
                  <c:v>Magh 24, 2073</c:v>
                </c:pt>
                <c:pt idx="4640">
                  <c:v>Magh 25, 2073</c:v>
                </c:pt>
                <c:pt idx="4641">
                  <c:v>Magh 26, 2073</c:v>
                </c:pt>
                <c:pt idx="4642">
                  <c:v>Magh 27, 2073</c:v>
                </c:pt>
                <c:pt idx="4643">
                  <c:v>Magh 28, 2073</c:v>
                </c:pt>
                <c:pt idx="4644">
                  <c:v>Magh 29, 2073</c:v>
                </c:pt>
                <c:pt idx="4645">
                  <c:v>Magh 30, 2073</c:v>
                </c:pt>
                <c:pt idx="4646">
                  <c:v>Magh 31, 2073</c:v>
                </c:pt>
                <c:pt idx="4647">
                  <c:v>Magh 32, 2073</c:v>
                </c:pt>
                <c:pt idx="4648">
                  <c:v>Falgun 1, 2073</c:v>
                </c:pt>
                <c:pt idx="4649">
                  <c:v>Falgun 2, 2073</c:v>
                </c:pt>
                <c:pt idx="4650">
                  <c:v>Falgun 3, 2073</c:v>
                </c:pt>
                <c:pt idx="4651">
                  <c:v>Falgun 4, 2073</c:v>
                </c:pt>
                <c:pt idx="4652">
                  <c:v>Falgun 5, 2073</c:v>
                </c:pt>
                <c:pt idx="4653">
                  <c:v>Falgun 6, 2073</c:v>
                </c:pt>
                <c:pt idx="4654">
                  <c:v>Falgun 7, 2073</c:v>
                </c:pt>
                <c:pt idx="4655">
                  <c:v>Falgun 8, 2073</c:v>
                </c:pt>
                <c:pt idx="4656">
                  <c:v>Falgun 9, 2073</c:v>
                </c:pt>
                <c:pt idx="4657">
                  <c:v>Falgun 13, 2073</c:v>
                </c:pt>
                <c:pt idx="4658">
                  <c:v>Falgun 14, 2073</c:v>
                </c:pt>
                <c:pt idx="4659">
                  <c:v>Falgun 15, 2073</c:v>
                </c:pt>
                <c:pt idx="4660">
                  <c:v>Falgun 16, 2073</c:v>
                </c:pt>
                <c:pt idx="4661">
                  <c:v>Falgun 17, 2073</c:v>
                </c:pt>
                <c:pt idx="4662">
                  <c:v>Falgun 18, 2073</c:v>
                </c:pt>
                <c:pt idx="4663">
                  <c:v>Falgun 19, 2073</c:v>
                </c:pt>
                <c:pt idx="4664">
                  <c:v>Falgun 20, 2073</c:v>
                </c:pt>
                <c:pt idx="4665">
                  <c:v>Falgun 21, 2073</c:v>
                </c:pt>
                <c:pt idx="4666">
                  <c:v>Falgun 22, 2073</c:v>
                </c:pt>
                <c:pt idx="4667">
                  <c:v>Falgun 23, 2073</c:v>
                </c:pt>
                <c:pt idx="4668">
                  <c:v>Falgun 24, 2073</c:v>
                </c:pt>
                <c:pt idx="4669">
                  <c:v>Falgun 25, 2073</c:v>
                </c:pt>
                <c:pt idx="4670">
                  <c:v>Falgun 26, 2073</c:v>
                </c:pt>
                <c:pt idx="4671">
                  <c:v>Falgun 27, 2073</c:v>
                </c:pt>
                <c:pt idx="4672">
                  <c:v>Falgun 28, 2073</c:v>
                </c:pt>
                <c:pt idx="4673">
                  <c:v>Falgun 29, 2073</c:v>
                </c:pt>
                <c:pt idx="4674">
                  <c:v>Falgun 30, 2073</c:v>
                </c:pt>
                <c:pt idx="4675">
                  <c:v>Falgun 31, 2073</c:v>
                </c:pt>
                <c:pt idx="4676">
                  <c:v>Falgun 32, 2073</c:v>
                </c:pt>
                <c:pt idx="4677">
                  <c:v>Chaitra 1, 2073</c:v>
                </c:pt>
                <c:pt idx="4678">
                  <c:v>Chaitra 2, 2073</c:v>
                </c:pt>
                <c:pt idx="4679">
                  <c:v>Chaitra 3, 2073</c:v>
                </c:pt>
                <c:pt idx="4680">
                  <c:v>Chaitra 4, 2073</c:v>
                </c:pt>
                <c:pt idx="4681">
                  <c:v>Chaitra 5, 2073</c:v>
                </c:pt>
                <c:pt idx="4682">
                  <c:v>Chaitra 6, 2073</c:v>
                </c:pt>
                <c:pt idx="4683">
                  <c:v>Chaitra 7, 2073</c:v>
                </c:pt>
                <c:pt idx="4684">
                  <c:v>Chaitra 8, 2073</c:v>
                </c:pt>
                <c:pt idx="4685">
                  <c:v>Chaitra 9, 2073</c:v>
                </c:pt>
                <c:pt idx="4686">
                  <c:v>Chaitra 10, 2073</c:v>
                </c:pt>
                <c:pt idx="4687">
                  <c:v>Chaitra 13, 2073</c:v>
                </c:pt>
                <c:pt idx="4688">
                  <c:v>Chaitra 14, 2073</c:v>
                </c:pt>
                <c:pt idx="4689">
                  <c:v>Chaitra 15, 2073</c:v>
                </c:pt>
                <c:pt idx="4690">
                  <c:v>Chaitra 16, 2073</c:v>
                </c:pt>
                <c:pt idx="4691">
                  <c:v>Chaitra 17, 2073</c:v>
                </c:pt>
                <c:pt idx="4692">
                  <c:v>Chaitra 18, 2073</c:v>
                </c:pt>
                <c:pt idx="4693">
                  <c:v>Chaitra 19, 2073</c:v>
                </c:pt>
                <c:pt idx="4694">
                  <c:v>Chaitra 20, 2073</c:v>
                </c:pt>
                <c:pt idx="4695">
                  <c:v>Chaitra 21, 2073</c:v>
                </c:pt>
                <c:pt idx="4696">
                  <c:v>Chaitra 22, 2073</c:v>
                </c:pt>
                <c:pt idx="4697">
                  <c:v>Chaitra 23, 2073</c:v>
                </c:pt>
                <c:pt idx="4698">
                  <c:v>Chaitra 24, 2073</c:v>
                </c:pt>
                <c:pt idx="4699">
                  <c:v>Chaitra 25, 2073</c:v>
                </c:pt>
                <c:pt idx="4700">
                  <c:v>Chaitra 26, 2073</c:v>
                </c:pt>
                <c:pt idx="4701">
                  <c:v>Chaitra 27, 2073</c:v>
                </c:pt>
                <c:pt idx="4702">
                  <c:v>Chaitra 28, 2073</c:v>
                </c:pt>
                <c:pt idx="4703">
                  <c:v>Chaitra 29, 2073</c:v>
                </c:pt>
                <c:pt idx="4704">
                  <c:v>Chaitra 30, 2073</c:v>
                </c:pt>
                <c:pt idx="4705">
                  <c:v>Chaitra 31, 2073</c:v>
                </c:pt>
                <c:pt idx="4706">
                  <c:v>Chaitra 32, 2073</c:v>
                </c:pt>
                <c:pt idx="4707">
                  <c:v>Baishakh 1, 2074</c:v>
                </c:pt>
                <c:pt idx="4708">
                  <c:v>Baishakh 2, 2074</c:v>
                </c:pt>
                <c:pt idx="4709">
                  <c:v>Baishakh 3, 2074</c:v>
                </c:pt>
                <c:pt idx="4710">
                  <c:v>Baishakh 4, 2074</c:v>
                </c:pt>
                <c:pt idx="4711">
                  <c:v>Baishakh 5, 2074</c:v>
                </c:pt>
                <c:pt idx="4712">
                  <c:v>Baishakh 6, 2074</c:v>
                </c:pt>
                <c:pt idx="4713">
                  <c:v>Baishakh 7, 2074</c:v>
                </c:pt>
                <c:pt idx="4714">
                  <c:v>Baishakh 8, 2074</c:v>
                </c:pt>
                <c:pt idx="4715">
                  <c:v>Baishakh 9, 2074</c:v>
                </c:pt>
                <c:pt idx="4716">
                  <c:v>Baishakh 10, 2074</c:v>
                </c:pt>
                <c:pt idx="4717">
                  <c:v>Baishakh 11, 2074</c:v>
                </c:pt>
                <c:pt idx="4718">
                  <c:v>Baishakh 13, 2074</c:v>
                </c:pt>
                <c:pt idx="4719">
                  <c:v>Baishakh 14, 2074</c:v>
                </c:pt>
                <c:pt idx="4720">
                  <c:v>Baishakh 15, 2074</c:v>
                </c:pt>
                <c:pt idx="4721">
                  <c:v>Baishakh 16, 2074</c:v>
                </c:pt>
                <c:pt idx="4722">
                  <c:v>Baishakh 17, 2074</c:v>
                </c:pt>
                <c:pt idx="4723">
                  <c:v>Baishakh 18, 2074</c:v>
                </c:pt>
                <c:pt idx="4724">
                  <c:v>Baishakh 19, 2074</c:v>
                </c:pt>
                <c:pt idx="4725">
                  <c:v>Baishakh 20, 2074</c:v>
                </c:pt>
                <c:pt idx="4726">
                  <c:v>Baishakh 21, 2074</c:v>
                </c:pt>
                <c:pt idx="4727">
                  <c:v>Baishakh 22, 2074</c:v>
                </c:pt>
                <c:pt idx="4728">
                  <c:v>Baishakh 23, 2074</c:v>
                </c:pt>
                <c:pt idx="4729">
                  <c:v>Baishakh 24, 2074</c:v>
                </c:pt>
                <c:pt idx="4730">
                  <c:v>Baishakh 25, 2074</c:v>
                </c:pt>
                <c:pt idx="4731">
                  <c:v>Baishakh 26, 2074</c:v>
                </c:pt>
                <c:pt idx="4732">
                  <c:v>Baishakh 27, 2074</c:v>
                </c:pt>
                <c:pt idx="4733">
                  <c:v>Baishakh 28, 2074</c:v>
                </c:pt>
                <c:pt idx="4734">
                  <c:v>Baishakh 29, 2074</c:v>
                </c:pt>
                <c:pt idx="4735">
                  <c:v>Baishakh 30, 2074</c:v>
                </c:pt>
                <c:pt idx="4736">
                  <c:v>Baishakh 31, 2074</c:v>
                </c:pt>
                <c:pt idx="4737">
                  <c:v>Baishakh 32, 2074</c:v>
                </c:pt>
                <c:pt idx="4738">
                  <c:v>Jestha 1, 2074</c:v>
                </c:pt>
                <c:pt idx="4739">
                  <c:v>Jestha 2, 2074</c:v>
                </c:pt>
                <c:pt idx="4740">
                  <c:v>Jestha 3, 2074</c:v>
                </c:pt>
                <c:pt idx="4741">
                  <c:v>Jestha 4, 2074</c:v>
                </c:pt>
                <c:pt idx="4742">
                  <c:v>Jestha 5, 2074</c:v>
                </c:pt>
                <c:pt idx="4743">
                  <c:v>Jestha 6, 2074</c:v>
                </c:pt>
                <c:pt idx="4744">
                  <c:v>Jestha 7, 2074</c:v>
                </c:pt>
                <c:pt idx="4745">
                  <c:v>Jestha 8, 2074</c:v>
                </c:pt>
                <c:pt idx="4746">
                  <c:v>Jestha 9, 2074</c:v>
                </c:pt>
                <c:pt idx="4747">
                  <c:v>Jestha 10, 2074</c:v>
                </c:pt>
                <c:pt idx="4748">
                  <c:v>Jestha 11, 2074</c:v>
                </c:pt>
                <c:pt idx="4749">
                  <c:v>Jestha 13, 2074</c:v>
                </c:pt>
                <c:pt idx="4750">
                  <c:v>Jestha 14, 2074</c:v>
                </c:pt>
                <c:pt idx="4751">
                  <c:v>Jestha 15, 2074</c:v>
                </c:pt>
                <c:pt idx="4752">
                  <c:v>Jestha 16, 2074</c:v>
                </c:pt>
                <c:pt idx="4753">
                  <c:v>Jestha 17, 2074</c:v>
                </c:pt>
                <c:pt idx="4754">
                  <c:v>Jestha 18, 2074</c:v>
                </c:pt>
                <c:pt idx="4755">
                  <c:v>Jestha 19, 2074</c:v>
                </c:pt>
                <c:pt idx="4756">
                  <c:v>Jestha 20, 2074</c:v>
                </c:pt>
                <c:pt idx="4757">
                  <c:v>Jestha 21, 2074</c:v>
                </c:pt>
                <c:pt idx="4758">
                  <c:v>Jestha 22, 2074</c:v>
                </c:pt>
                <c:pt idx="4759">
                  <c:v>Jestha 23, 2074</c:v>
                </c:pt>
                <c:pt idx="4760">
                  <c:v>Jestha 24, 2074</c:v>
                </c:pt>
                <c:pt idx="4761">
                  <c:v>Jestha 25, 2074</c:v>
                </c:pt>
                <c:pt idx="4762">
                  <c:v>Jestha 26, 2074</c:v>
                </c:pt>
                <c:pt idx="4763">
                  <c:v>Jestha 27, 2074</c:v>
                </c:pt>
                <c:pt idx="4764">
                  <c:v>Jestha 28, 2074</c:v>
                </c:pt>
                <c:pt idx="4765">
                  <c:v>Jestha 29, 2074</c:v>
                </c:pt>
                <c:pt idx="4766">
                  <c:v>Jestha 30, 2074</c:v>
                </c:pt>
                <c:pt idx="4767">
                  <c:v>Jestha 31, 2074</c:v>
                </c:pt>
                <c:pt idx="4768">
                  <c:v>Jestha 32, 2074</c:v>
                </c:pt>
                <c:pt idx="4769">
                  <c:v>Ashadh 1, 2074</c:v>
                </c:pt>
                <c:pt idx="4770">
                  <c:v>Ashadh 2, 2074</c:v>
                </c:pt>
                <c:pt idx="4771">
                  <c:v>Ashadh 3, 2074</c:v>
                </c:pt>
                <c:pt idx="4772">
                  <c:v>Ashadh 4, 2074</c:v>
                </c:pt>
                <c:pt idx="4773">
                  <c:v>Ashadh 5, 2074</c:v>
                </c:pt>
                <c:pt idx="4774">
                  <c:v>Ashadh 6, 2074</c:v>
                </c:pt>
                <c:pt idx="4775">
                  <c:v>Ashadh 7, 2074</c:v>
                </c:pt>
                <c:pt idx="4776">
                  <c:v>Ashadh 8, 2074</c:v>
                </c:pt>
                <c:pt idx="4777">
                  <c:v>Ashadh 9, 2074</c:v>
                </c:pt>
                <c:pt idx="4778">
                  <c:v>Ashadh 10, 2074</c:v>
                </c:pt>
                <c:pt idx="4779">
                  <c:v>Ashadh 11, 2074</c:v>
                </c:pt>
                <c:pt idx="4780">
                  <c:v>Ashadh 13, 2074</c:v>
                </c:pt>
                <c:pt idx="4781">
                  <c:v>Ashadh 14, 2074</c:v>
                </c:pt>
                <c:pt idx="4782">
                  <c:v>Ashadh 15, 2074</c:v>
                </c:pt>
                <c:pt idx="4783">
                  <c:v>Ashadh 16, 2074</c:v>
                </c:pt>
                <c:pt idx="4784">
                  <c:v>Ashadh 17, 2074</c:v>
                </c:pt>
                <c:pt idx="4785">
                  <c:v>Ashadh 18, 2074</c:v>
                </c:pt>
                <c:pt idx="4786">
                  <c:v>Ashadh 19, 2074</c:v>
                </c:pt>
                <c:pt idx="4787">
                  <c:v>Ashadh 20, 2074</c:v>
                </c:pt>
                <c:pt idx="4788">
                  <c:v>Ashadh 21, 2074</c:v>
                </c:pt>
                <c:pt idx="4789">
                  <c:v>Ashadh 22, 2074</c:v>
                </c:pt>
                <c:pt idx="4790">
                  <c:v>Ashadh 23, 2074</c:v>
                </c:pt>
                <c:pt idx="4791">
                  <c:v>Ashadh 24, 2074</c:v>
                </c:pt>
                <c:pt idx="4792">
                  <c:v>Ashadh 25, 2074</c:v>
                </c:pt>
                <c:pt idx="4793">
                  <c:v>Ashadh 26, 2074</c:v>
                </c:pt>
                <c:pt idx="4794">
                  <c:v>Ashadh 27, 2074</c:v>
                </c:pt>
                <c:pt idx="4795">
                  <c:v>Ashadh 28, 2074</c:v>
                </c:pt>
                <c:pt idx="4796">
                  <c:v>Ashadh 29, 2074</c:v>
                </c:pt>
                <c:pt idx="4797">
                  <c:v>Ashadh 30, 2074</c:v>
                </c:pt>
                <c:pt idx="4798">
                  <c:v>Ashadh 31, 2074</c:v>
                </c:pt>
                <c:pt idx="4799">
                  <c:v>Ashadh 32, 2074</c:v>
                </c:pt>
                <c:pt idx="4800">
                  <c:v>Shrawan 1, 2074</c:v>
                </c:pt>
                <c:pt idx="4801">
                  <c:v>Shrawan 2, 2074</c:v>
                </c:pt>
                <c:pt idx="4802">
                  <c:v>Shrawan 3, 2074</c:v>
                </c:pt>
                <c:pt idx="4803">
                  <c:v>Shrawan 4, 2074</c:v>
                </c:pt>
                <c:pt idx="4804">
                  <c:v>Shrawan 5, 2074</c:v>
                </c:pt>
                <c:pt idx="4805">
                  <c:v>Shrawan 6, 2074</c:v>
                </c:pt>
                <c:pt idx="4806">
                  <c:v>Shrawan 7, 2074</c:v>
                </c:pt>
                <c:pt idx="4807">
                  <c:v>Shrawan 8, 2074</c:v>
                </c:pt>
                <c:pt idx="4808">
                  <c:v>Shrawan 9, 2074</c:v>
                </c:pt>
                <c:pt idx="4809">
                  <c:v>Shrawan 10, 2074</c:v>
                </c:pt>
                <c:pt idx="4810">
                  <c:v>Shrawan 11, 2074</c:v>
                </c:pt>
                <c:pt idx="4811">
                  <c:v>Shrawan 13, 2074</c:v>
                </c:pt>
                <c:pt idx="4812">
                  <c:v>Shrawan 14, 2074</c:v>
                </c:pt>
                <c:pt idx="4813">
                  <c:v>Shrawan 15, 2074</c:v>
                </c:pt>
                <c:pt idx="4814">
                  <c:v>Shrawan 16, 2074</c:v>
                </c:pt>
                <c:pt idx="4815">
                  <c:v>Shrawan 17, 2074</c:v>
                </c:pt>
                <c:pt idx="4816">
                  <c:v>Shrawan 18, 2074</c:v>
                </c:pt>
                <c:pt idx="4817">
                  <c:v>Shrawan 19, 2074</c:v>
                </c:pt>
                <c:pt idx="4818">
                  <c:v>Shrawan 20, 2074</c:v>
                </c:pt>
                <c:pt idx="4819">
                  <c:v>Shrawan 21, 2074</c:v>
                </c:pt>
                <c:pt idx="4820">
                  <c:v>Shrawan 22, 2074</c:v>
                </c:pt>
                <c:pt idx="4821">
                  <c:v>Shrawan 23, 2074</c:v>
                </c:pt>
                <c:pt idx="4822">
                  <c:v>Shrawan 24, 2074</c:v>
                </c:pt>
                <c:pt idx="4823">
                  <c:v>Shrawan 25, 2074</c:v>
                </c:pt>
                <c:pt idx="4824">
                  <c:v>Shrawan 26, 2074</c:v>
                </c:pt>
                <c:pt idx="4825">
                  <c:v>Shrawan 27, 2074</c:v>
                </c:pt>
                <c:pt idx="4826">
                  <c:v>Shrawan 28, 2074</c:v>
                </c:pt>
                <c:pt idx="4827">
                  <c:v>Shrawan 29, 2074</c:v>
                </c:pt>
                <c:pt idx="4828">
                  <c:v>Shrawan 30, 2074</c:v>
                </c:pt>
                <c:pt idx="4829">
                  <c:v>Shrawan 31, 2074</c:v>
                </c:pt>
                <c:pt idx="4830">
                  <c:v>Shrawan 32, 2074</c:v>
                </c:pt>
                <c:pt idx="4831">
                  <c:v>Bhadra 1, 2074</c:v>
                </c:pt>
                <c:pt idx="4832">
                  <c:v>Bhadra 2, 2074</c:v>
                </c:pt>
                <c:pt idx="4833">
                  <c:v>Bhadra 3, 2074</c:v>
                </c:pt>
                <c:pt idx="4834">
                  <c:v>Bhadra 4, 2074</c:v>
                </c:pt>
                <c:pt idx="4835">
                  <c:v>Bhadra 5, 2074</c:v>
                </c:pt>
                <c:pt idx="4836">
                  <c:v>Bhadra 6, 2074</c:v>
                </c:pt>
                <c:pt idx="4837">
                  <c:v>Bhadra 7, 2074</c:v>
                </c:pt>
                <c:pt idx="4838">
                  <c:v>Bhadra 8, 2074</c:v>
                </c:pt>
                <c:pt idx="4839">
                  <c:v>Bhadra 9, 2074</c:v>
                </c:pt>
                <c:pt idx="4840">
                  <c:v>Bhadra 10, 2074</c:v>
                </c:pt>
                <c:pt idx="4841">
                  <c:v>Bhadra 11, 2074</c:v>
                </c:pt>
                <c:pt idx="4842">
                  <c:v>Bhadra 12, 2074</c:v>
                </c:pt>
                <c:pt idx="4843">
                  <c:v>Bhadra 13, 2074</c:v>
                </c:pt>
                <c:pt idx="4844">
                  <c:v>Bhadra 14, 2074</c:v>
                </c:pt>
                <c:pt idx="4845">
                  <c:v>Bhadra 15, 2074</c:v>
                </c:pt>
                <c:pt idx="4846">
                  <c:v>Bhadra 16, 2074</c:v>
                </c:pt>
                <c:pt idx="4847">
                  <c:v>Bhadra 17, 2074</c:v>
                </c:pt>
                <c:pt idx="4848">
                  <c:v>Bhadra 18, 2074</c:v>
                </c:pt>
                <c:pt idx="4849">
                  <c:v>Bhadra 19, 2074</c:v>
                </c:pt>
                <c:pt idx="4850">
                  <c:v>Bhadra 20, 2074</c:v>
                </c:pt>
                <c:pt idx="4851">
                  <c:v>Bhadra 21, 2074</c:v>
                </c:pt>
                <c:pt idx="4852">
                  <c:v>Bhadra 22, 2074</c:v>
                </c:pt>
                <c:pt idx="4853">
                  <c:v>Bhadra 23, 2074</c:v>
                </c:pt>
                <c:pt idx="4854">
                  <c:v>Bhadra 24, 2074</c:v>
                </c:pt>
                <c:pt idx="4855">
                  <c:v>Bhadra 25, 2074</c:v>
                </c:pt>
                <c:pt idx="4856">
                  <c:v>Bhadra 26, 2074</c:v>
                </c:pt>
                <c:pt idx="4857">
                  <c:v>Bhadra 27, 2074</c:v>
                </c:pt>
                <c:pt idx="4858">
                  <c:v>Bhadra 28, 2074</c:v>
                </c:pt>
                <c:pt idx="4859">
                  <c:v>Bhadra 29, 2074</c:v>
                </c:pt>
                <c:pt idx="4860">
                  <c:v>Bhadra 30, 2074</c:v>
                </c:pt>
                <c:pt idx="4861">
                  <c:v>Bhadra 31, 2074</c:v>
                </c:pt>
                <c:pt idx="4862">
                  <c:v>Bhadra 32, 2074</c:v>
                </c:pt>
                <c:pt idx="4863">
                  <c:v>Ashwin 1, 2074</c:v>
                </c:pt>
                <c:pt idx="4864">
                  <c:v>Ashwin 2, 2074</c:v>
                </c:pt>
                <c:pt idx="4865">
                  <c:v>Ashwin 3, 2074</c:v>
                </c:pt>
                <c:pt idx="4866">
                  <c:v>Ashwin 4, 2074</c:v>
                </c:pt>
                <c:pt idx="4867">
                  <c:v>Ashwin 5, 2074</c:v>
                </c:pt>
                <c:pt idx="4868">
                  <c:v>Ashwin 6, 2074</c:v>
                </c:pt>
                <c:pt idx="4869">
                  <c:v>Ashwin 7, 2074</c:v>
                </c:pt>
                <c:pt idx="4870">
                  <c:v>Ashwin 8, 2074</c:v>
                </c:pt>
                <c:pt idx="4871">
                  <c:v>Ashwin 9, 2074</c:v>
                </c:pt>
                <c:pt idx="4872">
                  <c:v>Ashwin 10, 2074</c:v>
                </c:pt>
                <c:pt idx="4873">
                  <c:v>Ashwin 11, 2074</c:v>
                </c:pt>
                <c:pt idx="4874">
                  <c:v>Ashwin 13, 2074</c:v>
                </c:pt>
                <c:pt idx="4875">
                  <c:v>Ashwin 14, 2074</c:v>
                </c:pt>
                <c:pt idx="4876">
                  <c:v>Ashwin 15, 2074</c:v>
                </c:pt>
                <c:pt idx="4877">
                  <c:v>Ashwin 16, 2074</c:v>
                </c:pt>
                <c:pt idx="4878">
                  <c:v>Ashwin 17, 2074</c:v>
                </c:pt>
                <c:pt idx="4879">
                  <c:v>Ashwin 18, 2074</c:v>
                </c:pt>
                <c:pt idx="4880">
                  <c:v>Ashwin 19, 2074</c:v>
                </c:pt>
                <c:pt idx="4881">
                  <c:v>Ashwin 20, 2074</c:v>
                </c:pt>
                <c:pt idx="4882">
                  <c:v>Ashwin 21, 2074</c:v>
                </c:pt>
                <c:pt idx="4883">
                  <c:v>Ashwin 22, 2074</c:v>
                </c:pt>
                <c:pt idx="4884">
                  <c:v>Ashwin 23, 2074</c:v>
                </c:pt>
                <c:pt idx="4885">
                  <c:v>Ashwin 24, 2074</c:v>
                </c:pt>
                <c:pt idx="4886">
                  <c:v>Ashwin 25, 2074</c:v>
                </c:pt>
                <c:pt idx="4887">
                  <c:v>Ashwin 26, 2074</c:v>
                </c:pt>
                <c:pt idx="4888">
                  <c:v>Ashwin 27, 2074</c:v>
                </c:pt>
                <c:pt idx="4889">
                  <c:v>Ashwin 28, 2074</c:v>
                </c:pt>
                <c:pt idx="4890">
                  <c:v>Ashwin 29, 2074</c:v>
                </c:pt>
                <c:pt idx="4891">
                  <c:v>Ashwin 30, 2074</c:v>
                </c:pt>
                <c:pt idx="4892">
                  <c:v>Ashwin 31, 2074</c:v>
                </c:pt>
                <c:pt idx="4893">
                  <c:v>Ashwin 32, 2074</c:v>
                </c:pt>
                <c:pt idx="4894">
                  <c:v>Kartik 1, 2074</c:v>
                </c:pt>
                <c:pt idx="4895">
                  <c:v>Kartik 2, 2074</c:v>
                </c:pt>
                <c:pt idx="4896">
                  <c:v>Kartik 3, 2074</c:v>
                </c:pt>
                <c:pt idx="4897">
                  <c:v>Kartik 4, 2074</c:v>
                </c:pt>
                <c:pt idx="4898">
                  <c:v>Kartik 5, 2074</c:v>
                </c:pt>
                <c:pt idx="4899">
                  <c:v>Kartik 6, 2074</c:v>
                </c:pt>
                <c:pt idx="4900">
                  <c:v>Kartik 7, 2074</c:v>
                </c:pt>
                <c:pt idx="4901">
                  <c:v>Kartik 8, 2074</c:v>
                </c:pt>
                <c:pt idx="4902">
                  <c:v>Kartik 9, 2074</c:v>
                </c:pt>
                <c:pt idx="4903">
                  <c:v>Kartik 10, 2074</c:v>
                </c:pt>
                <c:pt idx="4904">
                  <c:v>Kartik 11, 2074</c:v>
                </c:pt>
                <c:pt idx="4905">
                  <c:v>Kartik 13, 2074</c:v>
                </c:pt>
                <c:pt idx="4906">
                  <c:v>Kartik 14, 2074</c:v>
                </c:pt>
                <c:pt idx="4907">
                  <c:v>Kartik 15, 2074</c:v>
                </c:pt>
                <c:pt idx="4908">
                  <c:v>Kartik 16, 2074</c:v>
                </c:pt>
                <c:pt idx="4909">
                  <c:v>Kartik 17, 2074</c:v>
                </c:pt>
                <c:pt idx="4910">
                  <c:v>Kartik 18, 2074</c:v>
                </c:pt>
                <c:pt idx="4911">
                  <c:v>Kartik 19, 2074</c:v>
                </c:pt>
                <c:pt idx="4912">
                  <c:v>Kartik 20, 2074</c:v>
                </c:pt>
                <c:pt idx="4913">
                  <c:v>Kartik 21, 2074</c:v>
                </c:pt>
                <c:pt idx="4914">
                  <c:v>Kartik 22, 2074</c:v>
                </c:pt>
                <c:pt idx="4915">
                  <c:v>Kartik 23, 2074</c:v>
                </c:pt>
                <c:pt idx="4916">
                  <c:v>Kartik 24, 2074</c:v>
                </c:pt>
                <c:pt idx="4917">
                  <c:v>Kartik 25, 2074</c:v>
                </c:pt>
                <c:pt idx="4918">
                  <c:v>Kartik 26, 2074</c:v>
                </c:pt>
                <c:pt idx="4919">
                  <c:v>Kartik 27, 2074</c:v>
                </c:pt>
                <c:pt idx="4920">
                  <c:v>Kartik 28, 2074</c:v>
                </c:pt>
                <c:pt idx="4921">
                  <c:v>Kartik 29, 2074</c:v>
                </c:pt>
                <c:pt idx="4922">
                  <c:v>Kartik 30, 2074</c:v>
                </c:pt>
                <c:pt idx="4923">
                  <c:v>Kartik 31, 2074</c:v>
                </c:pt>
                <c:pt idx="4924">
                  <c:v>Kartik 32, 2074</c:v>
                </c:pt>
                <c:pt idx="4925">
                  <c:v>Mangsir 1, 2074</c:v>
                </c:pt>
                <c:pt idx="4926">
                  <c:v>Mangsir 2, 2074</c:v>
                </c:pt>
                <c:pt idx="4927">
                  <c:v>Mangsir 3, 2074</c:v>
                </c:pt>
                <c:pt idx="4928">
                  <c:v>Mangsir 4, 2074</c:v>
                </c:pt>
                <c:pt idx="4929">
                  <c:v>Mangsir 5, 2074</c:v>
                </c:pt>
                <c:pt idx="4930">
                  <c:v>Mangsir 6, 2074</c:v>
                </c:pt>
                <c:pt idx="4931">
                  <c:v>Mangsir 7, 2074</c:v>
                </c:pt>
                <c:pt idx="4932">
                  <c:v>Mangsir 8, 2074</c:v>
                </c:pt>
                <c:pt idx="4933">
                  <c:v>Mangsir 9, 2074</c:v>
                </c:pt>
                <c:pt idx="4934">
                  <c:v>Mangsir 10, 2074</c:v>
                </c:pt>
                <c:pt idx="4935">
                  <c:v>Mangsir 13, 2074</c:v>
                </c:pt>
                <c:pt idx="4936">
                  <c:v>Mangsir 14, 2074</c:v>
                </c:pt>
                <c:pt idx="4937">
                  <c:v>Mangsir 15, 2074</c:v>
                </c:pt>
                <c:pt idx="4938">
                  <c:v>Mangsir 16, 2074</c:v>
                </c:pt>
                <c:pt idx="4939">
                  <c:v>Mangsir 17, 2074</c:v>
                </c:pt>
                <c:pt idx="4940">
                  <c:v>Mangsir 18, 2074</c:v>
                </c:pt>
                <c:pt idx="4941">
                  <c:v>Mangsir 19, 2074</c:v>
                </c:pt>
                <c:pt idx="4942">
                  <c:v>Mangsir 20, 2074</c:v>
                </c:pt>
                <c:pt idx="4943">
                  <c:v>Mangsir 21, 2074</c:v>
                </c:pt>
                <c:pt idx="4944">
                  <c:v>Mangsir 22, 2074</c:v>
                </c:pt>
                <c:pt idx="4945">
                  <c:v>Mangsir 23, 2074</c:v>
                </c:pt>
                <c:pt idx="4946">
                  <c:v>Mangsir 24, 2074</c:v>
                </c:pt>
                <c:pt idx="4947">
                  <c:v>Mangsir 25, 2074</c:v>
                </c:pt>
                <c:pt idx="4948">
                  <c:v>Mangsir 26, 2074</c:v>
                </c:pt>
                <c:pt idx="4949">
                  <c:v>Mangsir 27, 2074</c:v>
                </c:pt>
                <c:pt idx="4950">
                  <c:v>Mangsir 28, 2074</c:v>
                </c:pt>
                <c:pt idx="4951">
                  <c:v>Mangsir 29, 2074</c:v>
                </c:pt>
                <c:pt idx="4952">
                  <c:v>Mangsir 30, 2074</c:v>
                </c:pt>
                <c:pt idx="4953">
                  <c:v>Mangsir 31, 2074</c:v>
                </c:pt>
                <c:pt idx="4954">
                  <c:v>Mangsir 32, 2074</c:v>
                </c:pt>
                <c:pt idx="4955">
                  <c:v>Poush 1, 2074</c:v>
                </c:pt>
                <c:pt idx="4956">
                  <c:v>Poush 2, 2074</c:v>
                </c:pt>
                <c:pt idx="4957">
                  <c:v>Poush 3, 2074</c:v>
                </c:pt>
                <c:pt idx="4958">
                  <c:v>Poush 4, 2074</c:v>
                </c:pt>
                <c:pt idx="4959">
                  <c:v>Poush 5, 2074</c:v>
                </c:pt>
                <c:pt idx="4960">
                  <c:v>Poush 6, 2074</c:v>
                </c:pt>
                <c:pt idx="4961">
                  <c:v>Poush 7, 2074</c:v>
                </c:pt>
                <c:pt idx="4962">
                  <c:v>Poush 8, 2074</c:v>
                </c:pt>
                <c:pt idx="4963">
                  <c:v>Poush 9, 2074</c:v>
                </c:pt>
                <c:pt idx="4964">
                  <c:v>Poush 12, 2074</c:v>
                </c:pt>
                <c:pt idx="4965">
                  <c:v>Poush 13, 2074</c:v>
                </c:pt>
                <c:pt idx="4966">
                  <c:v>Poush 14, 2074</c:v>
                </c:pt>
                <c:pt idx="4967">
                  <c:v>Poush 15, 2074</c:v>
                </c:pt>
                <c:pt idx="4968">
                  <c:v>Poush 16, 2074</c:v>
                </c:pt>
                <c:pt idx="4969">
                  <c:v>Poush 17, 2074</c:v>
                </c:pt>
                <c:pt idx="4970">
                  <c:v>Poush 18, 2074</c:v>
                </c:pt>
                <c:pt idx="4971">
                  <c:v>Poush 19, 2074</c:v>
                </c:pt>
                <c:pt idx="4972">
                  <c:v>Poush 20, 2074</c:v>
                </c:pt>
                <c:pt idx="4973">
                  <c:v>Poush 21, 2074</c:v>
                </c:pt>
                <c:pt idx="4974">
                  <c:v>Poush 22, 2074</c:v>
                </c:pt>
                <c:pt idx="4975">
                  <c:v>Poush 23, 2074</c:v>
                </c:pt>
                <c:pt idx="4976">
                  <c:v>Poush 24, 2074</c:v>
                </c:pt>
                <c:pt idx="4977">
                  <c:v>Poush 25, 2074</c:v>
                </c:pt>
                <c:pt idx="4978">
                  <c:v>Poush 26, 2074</c:v>
                </c:pt>
                <c:pt idx="4979">
                  <c:v>Poush 27, 2074</c:v>
                </c:pt>
                <c:pt idx="4980">
                  <c:v>Poush 28, 2074</c:v>
                </c:pt>
                <c:pt idx="4981">
                  <c:v>Poush 29, 2074</c:v>
                </c:pt>
                <c:pt idx="4982">
                  <c:v>Poush 30, 2074</c:v>
                </c:pt>
                <c:pt idx="4983">
                  <c:v>Poush 31, 2074</c:v>
                </c:pt>
                <c:pt idx="4984">
                  <c:v>Poush 32, 2074</c:v>
                </c:pt>
                <c:pt idx="4985">
                  <c:v>Magh 1, 2074</c:v>
                </c:pt>
                <c:pt idx="4986">
                  <c:v>Magh 2, 2074</c:v>
                </c:pt>
                <c:pt idx="4987">
                  <c:v>Magh 3, 2074</c:v>
                </c:pt>
                <c:pt idx="4988">
                  <c:v>Magh 4, 2074</c:v>
                </c:pt>
                <c:pt idx="4989">
                  <c:v>Magh 5, 2074</c:v>
                </c:pt>
                <c:pt idx="4990">
                  <c:v>Magh 6, 2074</c:v>
                </c:pt>
                <c:pt idx="4991">
                  <c:v>Magh 7, 2074</c:v>
                </c:pt>
                <c:pt idx="4992">
                  <c:v>Magh 8, 2074</c:v>
                </c:pt>
                <c:pt idx="4993">
                  <c:v>Magh 9, 2074</c:v>
                </c:pt>
                <c:pt idx="4994">
                  <c:v>Magh 10, 2074</c:v>
                </c:pt>
                <c:pt idx="4995">
                  <c:v>Magh 12, 2074</c:v>
                </c:pt>
                <c:pt idx="4996">
                  <c:v>Magh 13, 2074</c:v>
                </c:pt>
                <c:pt idx="4997">
                  <c:v>Magh 14, 2074</c:v>
                </c:pt>
                <c:pt idx="4998">
                  <c:v>Magh 15, 2074</c:v>
                </c:pt>
                <c:pt idx="4999">
                  <c:v>Magh 16, 2074</c:v>
                </c:pt>
                <c:pt idx="5000">
                  <c:v>Magh 17, 2074</c:v>
                </c:pt>
                <c:pt idx="5001">
                  <c:v>Magh 18, 2074</c:v>
                </c:pt>
                <c:pt idx="5002">
                  <c:v>Magh 19, 2074</c:v>
                </c:pt>
                <c:pt idx="5003">
                  <c:v>Magh 20, 2074</c:v>
                </c:pt>
                <c:pt idx="5004">
                  <c:v>Magh 21, 2074</c:v>
                </c:pt>
                <c:pt idx="5005">
                  <c:v>Magh 22, 2074</c:v>
                </c:pt>
                <c:pt idx="5006">
                  <c:v>Magh 23, 2074</c:v>
                </c:pt>
                <c:pt idx="5007">
                  <c:v>Magh 24, 2074</c:v>
                </c:pt>
                <c:pt idx="5008">
                  <c:v>Magh 25, 2074</c:v>
                </c:pt>
                <c:pt idx="5009">
                  <c:v>Magh 26, 2074</c:v>
                </c:pt>
                <c:pt idx="5010">
                  <c:v>Magh 27, 2074</c:v>
                </c:pt>
                <c:pt idx="5011">
                  <c:v>Magh 28, 2074</c:v>
                </c:pt>
                <c:pt idx="5012">
                  <c:v>Magh 29, 2074</c:v>
                </c:pt>
                <c:pt idx="5013">
                  <c:v>Magh 30, 2074</c:v>
                </c:pt>
                <c:pt idx="5014">
                  <c:v>Magh 31, 2074</c:v>
                </c:pt>
                <c:pt idx="5015">
                  <c:v>Magh 32, 2074</c:v>
                </c:pt>
                <c:pt idx="5016">
                  <c:v>Falgun 1, 2074</c:v>
                </c:pt>
                <c:pt idx="5017">
                  <c:v>Falgun 2, 2074</c:v>
                </c:pt>
                <c:pt idx="5018">
                  <c:v>Falgun 3, 2074</c:v>
                </c:pt>
                <c:pt idx="5019">
                  <c:v>Falgun 4, 2074</c:v>
                </c:pt>
                <c:pt idx="5020">
                  <c:v>Falgun 5, 2074</c:v>
                </c:pt>
                <c:pt idx="5021">
                  <c:v>Falgun 6, 2074</c:v>
                </c:pt>
                <c:pt idx="5022">
                  <c:v>Falgun 7, 2074</c:v>
                </c:pt>
                <c:pt idx="5023">
                  <c:v>Falgun 8, 2074</c:v>
                </c:pt>
                <c:pt idx="5024">
                  <c:v>Falgun 9, 2074</c:v>
                </c:pt>
                <c:pt idx="5025">
                  <c:v>Falgun 12, 2074</c:v>
                </c:pt>
                <c:pt idx="5026">
                  <c:v>Falgun 13, 2074</c:v>
                </c:pt>
                <c:pt idx="5027">
                  <c:v>Falgun 14, 2074</c:v>
                </c:pt>
                <c:pt idx="5028">
                  <c:v>Falgun 15, 2074</c:v>
                </c:pt>
                <c:pt idx="5029">
                  <c:v>Falgun 16, 2074</c:v>
                </c:pt>
                <c:pt idx="5030">
                  <c:v>Falgun 17, 2074</c:v>
                </c:pt>
                <c:pt idx="5031">
                  <c:v>Falgun 18, 2074</c:v>
                </c:pt>
                <c:pt idx="5032">
                  <c:v>Falgun 19, 2074</c:v>
                </c:pt>
                <c:pt idx="5033">
                  <c:v>Falgun 20, 2074</c:v>
                </c:pt>
                <c:pt idx="5034">
                  <c:v>Falgun 21, 2074</c:v>
                </c:pt>
                <c:pt idx="5035">
                  <c:v>Falgun 22, 2074</c:v>
                </c:pt>
                <c:pt idx="5036">
                  <c:v>Falgun 23, 2074</c:v>
                </c:pt>
                <c:pt idx="5037">
                  <c:v>Falgun 24, 2074</c:v>
                </c:pt>
                <c:pt idx="5038">
                  <c:v>Falgun 25, 2074</c:v>
                </c:pt>
                <c:pt idx="5039">
                  <c:v>Falgun 26, 2074</c:v>
                </c:pt>
                <c:pt idx="5040">
                  <c:v>Falgun 27, 2074</c:v>
                </c:pt>
                <c:pt idx="5041">
                  <c:v>Falgun 28, 2074</c:v>
                </c:pt>
                <c:pt idx="5042">
                  <c:v>Falgun 29, 2074</c:v>
                </c:pt>
                <c:pt idx="5043">
                  <c:v>Falgun 30, 2074</c:v>
                </c:pt>
                <c:pt idx="5044">
                  <c:v>Falgun 31, 2074</c:v>
                </c:pt>
                <c:pt idx="5045">
                  <c:v>Falgun 32, 2074</c:v>
                </c:pt>
                <c:pt idx="5046">
                  <c:v>Chaitra 1, 2074</c:v>
                </c:pt>
                <c:pt idx="5047">
                  <c:v>Chaitra 2, 2074</c:v>
                </c:pt>
                <c:pt idx="5048">
                  <c:v>Chaitra 3, 2074</c:v>
                </c:pt>
                <c:pt idx="5049">
                  <c:v>Chaitra 4, 2074</c:v>
                </c:pt>
                <c:pt idx="5050">
                  <c:v>Chaitra 5, 2074</c:v>
                </c:pt>
                <c:pt idx="5051">
                  <c:v>Chaitra 6, 2074</c:v>
                </c:pt>
                <c:pt idx="5052">
                  <c:v>Chaitra 7, 2074</c:v>
                </c:pt>
                <c:pt idx="5053">
                  <c:v>Chaitra 8, 2074</c:v>
                </c:pt>
                <c:pt idx="5054">
                  <c:v>Chaitra 9, 2074</c:v>
                </c:pt>
                <c:pt idx="5055">
                  <c:v>Chaitra 10, 2074</c:v>
                </c:pt>
                <c:pt idx="5056">
                  <c:v>Chaitra 12, 2074</c:v>
                </c:pt>
                <c:pt idx="5057">
                  <c:v>Chaitra 13, 2074</c:v>
                </c:pt>
                <c:pt idx="5058">
                  <c:v>Chaitra 14, 2074</c:v>
                </c:pt>
                <c:pt idx="5059">
                  <c:v>Chaitra 15, 2074</c:v>
                </c:pt>
                <c:pt idx="5060">
                  <c:v>Chaitra 16, 2074</c:v>
                </c:pt>
                <c:pt idx="5061">
                  <c:v>Chaitra 17, 2074</c:v>
                </c:pt>
                <c:pt idx="5062">
                  <c:v>Chaitra 18, 2074</c:v>
                </c:pt>
                <c:pt idx="5063">
                  <c:v>Chaitra 19, 2074</c:v>
                </c:pt>
                <c:pt idx="5064">
                  <c:v>Chaitra 20, 2074</c:v>
                </c:pt>
                <c:pt idx="5065">
                  <c:v>Chaitra 21, 2074</c:v>
                </c:pt>
                <c:pt idx="5066">
                  <c:v>Chaitra 22, 2074</c:v>
                </c:pt>
                <c:pt idx="5067">
                  <c:v>Chaitra 23, 2074</c:v>
                </c:pt>
                <c:pt idx="5068">
                  <c:v>Chaitra 24, 2074</c:v>
                </c:pt>
                <c:pt idx="5069">
                  <c:v>Chaitra 25, 2074</c:v>
                </c:pt>
                <c:pt idx="5070">
                  <c:v>Chaitra 26, 2074</c:v>
                </c:pt>
                <c:pt idx="5071">
                  <c:v>Chaitra 27, 2074</c:v>
                </c:pt>
                <c:pt idx="5072">
                  <c:v>Chaitra 28, 2074</c:v>
                </c:pt>
                <c:pt idx="5073">
                  <c:v>Chaitra 29, 2074</c:v>
                </c:pt>
                <c:pt idx="5074">
                  <c:v>Chaitra 30, 2074</c:v>
                </c:pt>
                <c:pt idx="5075">
                  <c:v>Chaitra 31, 2074</c:v>
                </c:pt>
                <c:pt idx="5076">
                  <c:v>Chaitra 32, 2074</c:v>
                </c:pt>
                <c:pt idx="5077">
                  <c:v>Baishakh 1, 2075</c:v>
                </c:pt>
                <c:pt idx="5078">
                  <c:v>Baishakh 2, 2075</c:v>
                </c:pt>
                <c:pt idx="5079">
                  <c:v>Baishakh 3, 2075</c:v>
                </c:pt>
                <c:pt idx="5080">
                  <c:v>Baishakh 4, 2075</c:v>
                </c:pt>
                <c:pt idx="5081">
                  <c:v>Baishakh 5, 2075</c:v>
                </c:pt>
                <c:pt idx="5082">
                  <c:v>Baishakh 6, 2075</c:v>
                </c:pt>
                <c:pt idx="5083">
                  <c:v>Baishakh 7, 2075</c:v>
                </c:pt>
                <c:pt idx="5084">
                  <c:v>Baishakh 8, 2075</c:v>
                </c:pt>
                <c:pt idx="5085">
                  <c:v>Baishakh 9, 2075</c:v>
                </c:pt>
                <c:pt idx="5086">
                  <c:v>Baishakh 10, 2075</c:v>
                </c:pt>
                <c:pt idx="5087">
                  <c:v>Baishakh 12, 2075</c:v>
                </c:pt>
                <c:pt idx="5088">
                  <c:v>Baishakh 13, 2075</c:v>
                </c:pt>
                <c:pt idx="5089">
                  <c:v>Baishakh 14, 2075</c:v>
                </c:pt>
                <c:pt idx="5090">
                  <c:v>Baishakh 15, 2075</c:v>
                </c:pt>
                <c:pt idx="5091">
                  <c:v>Baishakh 16, 2075</c:v>
                </c:pt>
                <c:pt idx="5092">
                  <c:v>Baishakh 17, 2075</c:v>
                </c:pt>
                <c:pt idx="5093">
                  <c:v>Baishakh 18, 2075</c:v>
                </c:pt>
                <c:pt idx="5094">
                  <c:v>Baishakh 19, 2075</c:v>
                </c:pt>
                <c:pt idx="5095">
                  <c:v>Baishakh 20, 2075</c:v>
                </c:pt>
                <c:pt idx="5096">
                  <c:v>Baishakh 21, 2075</c:v>
                </c:pt>
                <c:pt idx="5097">
                  <c:v>Baishakh 22, 2075</c:v>
                </c:pt>
                <c:pt idx="5098">
                  <c:v>Baishakh 23, 2075</c:v>
                </c:pt>
                <c:pt idx="5099">
                  <c:v>Baishakh 24, 2075</c:v>
                </c:pt>
                <c:pt idx="5100">
                  <c:v>Baishakh 25, 2075</c:v>
                </c:pt>
                <c:pt idx="5101">
                  <c:v>Baishakh 26, 2075</c:v>
                </c:pt>
                <c:pt idx="5102">
                  <c:v>Baishakh 27, 2075</c:v>
                </c:pt>
                <c:pt idx="5103">
                  <c:v>Baishakh 28, 2075</c:v>
                </c:pt>
                <c:pt idx="5104">
                  <c:v>Baishakh 29, 2075</c:v>
                </c:pt>
                <c:pt idx="5105">
                  <c:v>Baishakh 30, 2075</c:v>
                </c:pt>
                <c:pt idx="5106">
                  <c:v>Baishakh 31, 2075</c:v>
                </c:pt>
                <c:pt idx="5107">
                  <c:v>Baishakh 32, 2075</c:v>
                </c:pt>
                <c:pt idx="5108">
                  <c:v>Jestha 1, 2075</c:v>
                </c:pt>
                <c:pt idx="5109">
                  <c:v>Jestha 2, 2075</c:v>
                </c:pt>
                <c:pt idx="5110">
                  <c:v>Jestha 3, 2075</c:v>
                </c:pt>
                <c:pt idx="5111">
                  <c:v>Jestha 4, 2075</c:v>
                </c:pt>
                <c:pt idx="5112">
                  <c:v>Jestha 5, 2075</c:v>
                </c:pt>
                <c:pt idx="5113">
                  <c:v>Jestha 6, 2075</c:v>
                </c:pt>
                <c:pt idx="5114">
                  <c:v>Jestha 7, 2075</c:v>
                </c:pt>
                <c:pt idx="5115">
                  <c:v>Jestha 8, 2075</c:v>
                </c:pt>
                <c:pt idx="5116">
                  <c:v>Jestha 9, 2075</c:v>
                </c:pt>
                <c:pt idx="5117">
                  <c:v>Jestha 10, 2075</c:v>
                </c:pt>
                <c:pt idx="5118">
                  <c:v>Jestha 11, 2075</c:v>
                </c:pt>
                <c:pt idx="5119">
                  <c:v>Jestha 12, 2075</c:v>
                </c:pt>
                <c:pt idx="5120">
                  <c:v>Jestha 13, 2075</c:v>
                </c:pt>
                <c:pt idx="5121">
                  <c:v>Jestha 14, 2075</c:v>
                </c:pt>
                <c:pt idx="5122">
                  <c:v>Jestha 15, 2075</c:v>
                </c:pt>
                <c:pt idx="5123">
                  <c:v>Jestha 16, 2075</c:v>
                </c:pt>
                <c:pt idx="5124">
                  <c:v>Jestha 17, 2075</c:v>
                </c:pt>
                <c:pt idx="5125">
                  <c:v>Jestha 18, 2075</c:v>
                </c:pt>
                <c:pt idx="5126">
                  <c:v>Jestha 19, 2075</c:v>
                </c:pt>
                <c:pt idx="5127">
                  <c:v>Jestha 20, 2075</c:v>
                </c:pt>
                <c:pt idx="5128">
                  <c:v>Jestha 21, 2075</c:v>
                </c:pt>
                <c:pt idx="5129">
                  <c:v>Jestha 22, 2075</c:v>
                </c:pt>
                <c:pt idx="5130">
                  <c:v>Jestha 23, 2075</c:v>
                </c:pt>
                <c:pt idx="5131">
                  <c:v>Jestha 24, 2075</c:v>
                </c:pt>
                <c:pt idx="5132">
                  <c:v>Jestha 25, 2075</c:v>
                </c:pt>
                <c:pt idx="5133">
                  <c:v>Jestha 26, 2075</c:v>
                </c:pt>
                <c:pt idx="5134">
                  <c:v>Jestha 27, 2075</c:v>
                </c:pt>
                <c:pt idx="5135">
                  <c:v>Jestha 28, 2075</c:v>
                </c:pt>
                <c:pt idx="5136">
                  <c:v>Jestha 29, 2075</c:v>
                </c:pt>
                <c:pt idx="5137">
                  <c:v>Jestha 30, 2075</c:v>
                </c:pt>
                <c:pt idx="5138">
                  <c:v>Jestha 31, 2075</c:v>
                </c:pt>
                <c:pt idx="5139">
                  <c:v>Jestha 32, 2075</c:v>
                </c:pt>
                <c:pt idx="5140">
                  <c:v>Ashadh 1, 2075</c:v>
                </c:pt>
                <c:pt idx="5141">
                  <c:v>Ashadh 2, 2075</c:v>
                </c:pt>
                <c:pt idx="5142">
                  <c:v>Ashadh 3, 2075</c:v>
                </c:pt>
                <c:pt idx="5143">
                  <c:v>Ashadh 4, 2075</c:v>
                </c:pt>
                <c:pt idx="5144">
                  <c:v>Ashadh 5, 2075</c:v>
                </c:pt>
                <c:pt idx="5145">
                  <c:v>Ashadh 6, 2075</c:v>
                </c:pt>
                <c:pt idx="5146">
                  <c:v>Ashadh 7, 2075</c:v>
                </c:pt>
                <c:pt idx="5147">
                  <c:v>Ashadh 8, 2075</c:v>
                </c:pt>
                <c:pt idx="5148">
                  <c:v>Ashadh 9, 2075</c:v>
                </c:pt>
                <c:pt idx="5149">
                  <c:v>Ashadh 10, 2075</c:v>
                </c:pt>
                <c:pt idx="5150">
                  <c:v>Ashadh 11, 2075</c:v>
                </c:pt>
                <c:pt idx="5151">
                  <c:v>Ashadh 12, 2075</c:v>
                </c:pt>
                <c:pt idx="5152">
                  <c:v>Ashadh 13, 2075</c:v>
                </c:pt>
                <c:pt idx="5153">
                  <c:v>Ashadh 14, 2075</c:v>
                </c:pt>
                <c:pt idx="5154">
                  <c:v>Ashadh 15, 2075</c:v>
                </c:pt>
                <c:pt idx="5155">
                  <c:v>Ashadh 16, 2075</c:v>
                </c:pt>
                <c:pt idx="5156">
                  <c:v>Ashadh 17, 2075</c:v>
                </c:pt>
                <c:pt idx="5157">
                  <c:v>Ashadh 18, 2075</c:v>
                </c:pt>
                <c:pt idx="5158">
                  <c:v>Ashadh 19, 2075</c:v>
                </c:pt>
                <c:pt idx="5159">
                  <c:v>Ashadh 20, 2075</c:v>
                </c:pt>
                <c:pt idx="5160">
                  <c:v>Ashadh 21, 2075</c:v>
                </c:pt>
                <c:pt idx="5161">
                  <c:v>Ashadh 22, 2075</c:v>
                </c:pt>
                <c:pt idx="5162">
                  <c:v>Ashadh 23, 2075</c:v>
                </c:pt>
                <c:pt idx="5163">
                  <c:v>Ashadh 24, 2075</c:v>
                </c:pt>
                <c:pt idx="5164">
                  <c:v>Ashadh 25, 2075</c:v>
                </c:pt>
                <c:pt idx="5165">
                  <c:v>Ashadh 26, 2075</c:v>
                </c:pt>
                <c:pt idx="5166">
                  <c:v>Ashadh 27, 2075</c:v>
                </c:pt>
                <c:pt idx="5167">
                  <c:v>Ashadh 28, 2075</c:v>
                </c:pt>
                <c:pt idx="5168">
                  <c:v>Ashadh 29, 2075</c:v>
                </c:pt>
                <c:pt idx="5169">
                  <c:v>Ashadh 30, 2075</c:v>
                </c:pt>
                <c:pt idx="5170">
                  <c:v>Ashadh 31, 2075</c:v>
                </c:pt>
                <c:pt idx="5171">
                  <c:v>Ashadh 32, 2075</c:v>
                </c:pt>
                <c:pt idx="5172">
                  <c:v>Shrawan 1, 2075</c:v>
                </c:pt>
                <c:pt idx="5173">
                  <c:v>Shrawan 2, 2075</c:v>
                </c:pt>
                <c:pt idx="5174">
                  <c:v>Shrawan 3, 2075</c:v>
                </c:pt>
                <c:pt idx="5175">
                  <c:v>Shrawan 4, 2075</c:v>
                </c:pt>
                <c:pt idx="5176">
                  <c:v>Shrawan 5, 2075</c:v>
                </c:pt>
                <c:pt idx="5177">
                  <c:v>Shrawan 6, 2075</c:v>
                </c:pt>
                <c:pt idx="5178">
                  <c:v>Shrawan 7, 2075</c:v>
                </c:pt>
                <c:pt idx="5179">
                  <c:v>Shrawan 8, 2075</c:v>
                </c:pt>
                <c:pt idx="5180">
                  <c:v>Shrawan 9, 2075</c:v>
                </c:pt>
                <c:pt idx="5181">
                  <c:v>Shrawan 10, 2075</c:v>
                </c:pt>
                <c:pt idx="5182">
                  <c:v>Shrawan 11, 2075</c:v>
                </c:pt>
                <c:pt idx="5183">
                  <c:v>Shrawan 12, 2075</c:v>
                </c:pt>
                <c:pt idx="5184">
                  <c:v>Shrawan 13, 2075</c:v>
                </c:pt>
                <c:pt idx="5185">
                  <c:v>Shrawan 14, 2075</c:v>
                </c:pt>
                <c:pt idx="5186">
                  <c:v>Shrawan 15, 2075</c:v>
                </c:pt>
                <c:pt idx="5187">
                  <c:v>Shrawan 16, 2075</c:v>
                </c:pt>
                <c:pt idx="5188">
                  <c:v>Shrawan 17, 2075</c:v>
                </c:pt>
                <c:pt idx="5189">
                  <c:v>Shrawan 18, 2075</c:v>
                </c:pt>
                <c:pt idx="5190">
                  <c:v>Shrawan 19, 2075</c:v>
                </c:pt>
                <c:pt idx="5191">
                  <c:v>Shrawan 20, 2075</c:v>
                </c:pt>
                <c:pt idx="5192">
                  <c:v>Shrawan 21, 2075</c:v>
                </c:pt>
                <c:pt idx="5193">
                  <c:v>Shrawan 22, 2075</c:v>
                </c:pt>
                <c:pt idx="5194">
                  <c:v>Shrawan 23, 2075</c:v>
                </c:pt>
                <c:pt idx="5195">
                  <c:v>Shrawan 24, 2075</c:v>
                </c:pt>
                <c:pt idx="5196">
                  <c:v>Shrawan 25, 2075</c:v>
                </c:pt>
                <c:pt idx="5197">
                  <c:v>Shrawan 26, 2075</c:v>
                </c:pt>
                <c:pt idx="5198">
                  <c:v>Shrawan 27, 2075</c:v>
                </c:pt>
                <c:pt idx="5199">
                  <c:v>Shrawan 28, 2075</c:v>
                </c:pt>
                <c:pt idx="5200">
                  <c:v>Shrawan 29, 2075</c:v>
                </c:pt>
                <c:pt idx="5201">
                  <c:v>Shrawan 30, 2075</c:v>
                </c:pt>
                <c:pt idx="5202">
                  <c:v>Shrawan 31, 2075</c:v>
                </c:pt>
                <c:pt idx="5203">
                  <c:v>Shrawan 32, 2075</c:v>
                </c:pt>
                <c:pt idx="5204">
                  <c:v>Bhadra 1, 2075</c:v>
                </c:pt>
                <c:pt idx="5205">
                  <c:v>Bhadra 2, 2075</c:v>
                </c:pt>
                <c:pt idx="5206">
                  <c:v>Bhadra 3, 2075</c:v>
                </c:pt>
                <c:pt idx="5207">
                  <c:v>Bhadra 4, 2075</c:v>
                </c:pt>
                <c:pt idx="5208">
                  <c:v>Bhadra 5, 2075</c:v>
                </c:pt>
                <c:pt idx="5209">
                  <c:v>Bhadra 6, 2075</c:v>
                </c:pt>
                <c:pt idx="5210">
                  <c:v>Bhadra 7, 2075</c:v>
                </c:pt>
                <c:pt idx="5211">
                  <c:v>Bhadra 8, 2075</c:v>
                </c:pt>
                <c:pt idx="5212">
                  <c:v>Bhadra 9, 2075</c:v>
                </c:pt>
                <c:pt idx="5213">
                  <c:v>Bhadra 10, 2075</c:v>
                </c:pt>
                <c:pt idx="5214">
                  <c:v>Bhadra 11, 2075</c:v>
                </c:pt>
                <c:pt idx="5215">
                  <c:v>Bhadra 12, 2075</c:v>
                </c:pt>
                <c:pt idx="5216">
                  <c:v>Bhadra 13, 2075</c:v>
                </c:pt>
                <c:pt idx="5217">
                  <c:v>Bhadra 14, 2075</c:v>
                </c:pt>
                <c:pt idx="5218">
                  <c:v>Bhadra 15, 2075</c:v>
                </c:pt>
                <c:pt idx="5219">
                  <c:v>Bhadra 16, 2075</c:v>
                </c:pt>
                <c:pt idx="5220">
                  <c:v>Bhadra 17, 2075</c:v>
                </c:pt>
                <c:pt idx="5221">
                  <c:v>Bhadra 18, 2075</c:v>
                </c:pt>
                <c:pt idx="5222">
                  <c:v>Bhadra 19, 2075</c:v>
                </c:pt>
                <c:pt idx="5223">
                  <c:v>Bhadra 20, 2075</c:v>
                </c:pt>
                <c:pt idx="5224">
                  <c:v>Bhadra 21, 2075</c:v>
                </c:pt>
                <c:pt idx="5225">
                  <c:v>Bhadra 22, 2075</c:v>
                </c:pt>
                <c:pt idx="5226">
                  <c:v>Bhadra 23, 2075</c:v>
                </c:pt>
                <c:pt idx="5227">
                  <c:v>Bhadra 24, 2075</c:v>
                </c:pt>
                <c:pt idx="5228">
                  <c:v>Bhadra 25, 2075</c:v>
                </c:pt>
                <c:pt idx="5229">
                  <c:v>Bhadra 26, 2075</c:v>
                </c:pt>
                <c:pt idx="5230">
                  <c:v>Bhadra 27, 2075</c:v>
                </c:pt>
                <c:pt idx="5231">
                  <c:v>Bhadra 28, 2075</c:v>
                </c:pt>
                <c:pt idx="5232">
                  <c:v>Bhadra 29, 2075</c:v>
                </c:pt>
                <c:pt idx="5233">
                  <c:v>Bhadra 30, 2075</c:v>
                </c:pt>
                <c:pt idx="5234">
                  <c:v>Bhadra 31, 2075</c:v>
                </c:pt>
                <c:pt idx="5235">
                  <c:v>Bhadra 32, 2075</c:v>
                </c:pt>
                <c:pt idx="5236">
                  <c:v>Ashwin 1, 2075</c:v>
                </c:pt>
                <c:pt idx="5237">
                  <c:v>Ashwin 2, 2075</c:v>
                </c:pt>
                <c:pt idx="5238">
                  <c:v>Ashwin 3, 2075</c:v>
                </c:pt>
                <c:pt idx="5239">
                  <c:v>Ashwin 4, 2075</c:v>
                </c:pt>
                <c:pt idx="5240">
                  <c:v>Ashwin 5, 2075</c:v>
                </c:pt>
                <c:pt idx="5241">
                  <c:v>Ashwin 6, 2075</c:v>
                </c:pt>
                <c:pt idx="5242">
                  <c:v>Ashwin 7, 2075</c:v>
                </c:pt>
                <c:pt idx="5243">
                  <c:v>Ashwin 8, 2075</c:v>
                </c:pt>
                <c:pt idx="5244">
                  <c:v>Ashwin 9, 2075</c:v>
                </c:pt>
                <c:pt idx="5245">
                  <c:v>Ashwin 10, 2075</c:v>
                </c:pt>
                <c:pt idx="5246">
                  <c:v>Ashwin 11, 2075</c:v>
                </c:pt>
                <c:pt idx="5247">
                  <c:v>Ashwin 12, 2075</c:v>
                </c:pt>
                <c:pt idx="5248">
                  <c:v>Ashwin 13, 2075</c:v>
                </c:pt>
                <c:pt idx="5249">
                  <c:v>Ashwin 14, 2075</c:v>
                </c:pt>
                <c:pt idx="5250">
                  <c:v>Ashwin 15, 2075</c:v>
                </c:pt>
                <c:pt idx="5251">
                  <c:v>Ashwin 16, 2075</c:v>
                </c:pt>
                <c:pt idx="5252">
                  <c:v>Ashwin 17, 2075</c:v>
                </c:pt>
                <c:pt idx="5253">
                  <c:v>Ashwin 18, 2075</c:v>
                </c:pt>
                <c:pt idx="5254">
                  <c:v>Ashwin 19, 2075</c:v>
                </c:pt>
                <c:pt idx="5255">
                  <c:v>Ashwin 20, 2075</c:v>
                </c:pt>
                <c:pt idx="5256">
                  <c:v>Ashwin 21, 2075</c:v>
                </c:pt>
                <c:pt idx="5257">
                  <c:v>Ashwin 22, 2075</c:v>
                </c:pt>
                <c:pt idx="5258">
                  <c:v>Ashwin 23, 2075</c:v>
                </c:pt>
                <c:pt idx="5259">
                  <c:v>Ashwin 24, 2075</c:v>
                </c:pt>
                <c:pt idx="5260">
                  <c:v>Ashwin 25, 2075</c:v>
                </c:pt>
                <c:pt idx="5261">
                  <c:v>Ashwin 26, 2075</c:v>
                </c:pt>
                <c:pt idx="5262">
                  <c:v>Ashwin 27, 2075</c:v>
                </c:pt>
                <c:pt idx="5263">
                  <c:v>Ashwin 28, 2075</c:v>
                </c:pt>
                <c:pt idx="5264">
                  <c:v>Ashwin 29, 2075</c:v>
                </c:pt>
                <c:pt idx="5265">
                  <c:v>Ashwin 30, 2075</c:v>
                </c:pt>
                <c:pt idx="5266">
                  <c:v>Ashwin 31, 2075</c:v>
                </c:pt>
                <c:pt idx="5267">
                  <c:v>Ashwin 32, 2075</c:v>
                </c:pt>
                <c:pt idx="5268">
                  <c:v>Kartik 1, 2075</c:v>
                </c:pt>
                <c:pt idx="5269">
                  <c:v>Kartik 2, 2075</c:v>
                </c:pt>
                <c:pt idx="5270">
                  <c:v>Kartik 3, 2075</c:v>
                </c:pt>
                <c:pt idx="5271">
                  <c:v>Kartik 4, 2075</c:v>
                </c:pt>
                <c:pt idx="5272">
                  <c:v>Kartik 5, 2075</c:v>
                </c:pt>
                <c:pt idx="5273">
                  <c:v>Kartik 6, 2075</c:v>
                </c:pt>
                <c:pt idx="5274">
                  <c:v>Kartik 7, 2075</c:v>
                </c:pt>
                <c:pt idx="5275">
                  <c:v>Kartik 8, 2075</c:v>
                </c:pt>
                <c:pt idx="5276">
                  <c:v>Kartik 9, 2075</c:v>
                </c:pt>
                <c:pt idx="5277">
                  <c:v>Kartik 10, 2075</c:v>
                </c:pt>
                <c:pt idx="5278">
                  <c:v>Kartik 11, 2075</c:v>
                </c:pt>
                <c:pt idx="5279">
                  <c:v>Kartik 12, 2075</c:v>
                </c:pt>
                <c:pt idx="5280">
                  <c:v>Kartik 13, 2075</c:v>
                </c:pt>
                <c:pt idx="5281">
                  <c:v>Kartik 14, 2075</c:v>
                </c:pt>
                <c:pt idx="5282">
                  <c:v>Kartik 15, 2075</c:v>
                </c:pt>
                <c:pt idx="5283">
                  <c:v>Kartik 16, 2075</c:v>
                </c:pt>
                <c:pt idx="5284">
                  <c:v>Kartik 17, 2075</c:v>
                </c:pt>
                <c:pt idx="5285">
                  <c:v>Kartik 18, 2075</c:v>
                </c:pt>
                <c:pt idx="5286">
                  <c:v>Kartik 19, 2075</c:v>
                </c:pt>
                <c:pt idx="5287">
                  <c:v>Kartik 20, 2075</c:v>
                </c:pt>
                <c:pt idx="5288">
                  <c:v>Kartik 21, 2075</c:v>
                </c:pt>
                <c:pt idx="5289">
                  <c:v>Kartik 22, 2075</c:v>
                </c:pt>
                <c:pt idx="5290">
                  <c:v>Kartik 23, 2075</c:v>
                </c:pt>
                <c:pt idx="5291">
                  <c:v>Kartik 24, 2075</c:v>
                </c:pt>
                <c:pt idx="5292">
                  <c:v>Kartik 25, 2075</c:v>
                </c:pt>
                <c:pt idx="5293">
                  <c:v>Kartik 26, 2075</c:v>
                </c:pt>
                <c:pt idx="5294">
                  <c:v>Kartik 27, 2075</c:v>
                </c:pt>
                <c:pt idx="5295">
                  <c:v>Kartik 28, 2075</c:v>
                </c:pt>
                <c:pt idx="5296">
                  <c:v>Kartik 29, 2075</c:v>
                </c:pt>
                <c:pt idx="5297">
                  <c:v>Kartik 30, 2075</c:v>
                </c:pt>
                <c:pt idx="5298">
                  <c:v>Kartik 31, 2075</c:v>
                </c:pt>
                <c:pt idx="5299">
                  <c:v>Kartik 32, 2075</c:v>
                </c:pt>
                <c:pt idx="5300">
                  <c:v>Mangsir 1, 2075</c:v>
                </c:pt>
                <c:pt idx="5301">
                  <c:v>Mangsir 2, 2075</c:v>
                </c:pt>
                <c:pt idx="5302">
                  <c:v>Mangsir 3, 2075</c:v>
                </c:pt>
                <c:pt idx="5303">
                  <c:v>Mangsir 4, 2075</c:v>
                </c:pt>
                <c:pt idx="5304">
                  <c:v>Mangsir 5, 2075</c:v>
                </c:pt>
                <c:pt idx="5305">
                  <c:v>Mangsir 6, 2075</c:v>
                </c:pt>
                <c:pt idx="5306">
                  <c:v>Mangsir 7, 2075</c:v>
                </c:pt>
                <c:pt idx="5307">
                  <c:v>Mangsir 8, 2075</c:v>
                </c:pt>
                <c:pt idx="5308">
                  <c:v>Mangsir 9, 2075</c:v>
                </c:pt>
                <c:pt idx="5309">
                  <c:v>Mangsir 10, 2075</c:v>
                </c:pt>
                <c:pt idx="5310">
                  <c:v>Mangsir 11, 2075</c:v>
                </c:pt>
                <c:pt idx="5311">
                  <c:v>Mangsir 13, 2075</c:v>
                </c:pt>
                <c:pt idx="5312">
                  <c:v>Mangsir 14, 2075</c:v>
                </c:pt>
                <c:pt idx="5313">
                  <c:v>Mangsir 15, 2075</c:v>
                </c:pt>
                <c:pt idx="5314">
                  <c:v>Mangsir 16, 2075</c:v>
                </c:pt>
                <c:pt idx="5315">
                  <c:v>Mangsir 17, 2075</c:v>
                </c:pt>
                <c:pt idx="5316">
                  <c:v>Mangsir 18, 2075</c:v>
                </c:pt>
                <c:pt idx="5317">
                  <c:v>Mangsir 19, 2075</c:v>
                </c:pt>
                <c:pt idx="5318">
                  <c:v>Mangsir 20, 2075</c:v>
                </c:pt>
                <c:pt idx="5319">
                  <c:v>Mangsir 21, 2075</c:v>
                </c:pt>
                <c:pt idx="5320">
                  <c:v>Mangsir 22, 2075</c:v>
                </c:pt>
                <c:pt idx="5321">
                  <c:v>Mangsir 23, 2075</c:v>
                </c:pt>
                <c:pt idx="5322">
                  <c:v>Mangsir 24, 2075</c:v>
                </c:pt>
                <c:pt idx="5323">
                  <c:v>Mangsir 25, 2075</c:v>
                </c:pt>
                <c:pt idx="5324">
                  <c:v>Mangsir 26, 2075</c:v>
                </c:pt>
                <c:pt idx="5325">
                  <c:v>Mangsir 27, 2075</c:v>
                </c:pt>
                <c:pt idx="5326">
                  <c:v>Mangsir 28, 2075</c:v>
                </c:pt>
                <c:pt idx="5327">
                  <c:v>Mangsir 29, 2075</c:v>
                </c:pt>
                <c:pt idx="5328">
                  <c:v>Mangsir 30, 2075</c:v>
                </c:pt>
                <c:pt idx="5329">
                  <c:v>Mangsir 31, 2075</c:v>
                </c:pt>
                <c:pt idx="5330">
                  <c:v>Mangsir 32, 2075</c:v>
                </c:pt>
                <c:pt idx="5331">
                  <c:v>Poush 1, 2075</c:v>
                </c:pt>
                <c:pt idx="5332">
                  <c:v>Poush 2, 2075</c:v>
                </c:pt>
                <c:pt idx="5333">
                  <c:v>Poush 3, 2075</c:v>
                </c:pt>
                <c:pt idx="5334">
                  <c:v>Poush 4, 2075</c:v>
                </c:pt>
                <c:pt idx="5335">
                  <c:v>Poush 5, 2075</c:v>
                </c:pt>
                <c:pt idx="5336">
                  <c:v>Poush 6, 2075</c:v>
                </c:pt>
                <c:pt idx="5337">
                  <c:v>Poush 7, 2075</c:v>
                </c:pt>
                <c:pt idx="5338">
                  <c:v>Poush 8, 2075</c:v>
                </c:pt>
                <c:pt idx="5339">
                  <c:v>Poush 9, 2075</c:v>
                </c:pt>
                <c:pt idx="5340">
                  <c:v>Poush 10, 2075</c:v>
                </c:pt>
                <c:pt idx="5341">
                  <c:v>Poush 13, 2075</c:v>
                </c:pt>
                <c:pt idx="5342">
                  <c:v>Poush 14, 2075</c:v>
                </c:pt>
                <c:pt idx="5343">
                  <c:v>Poush 15, 2075</c:v>
                </c:pt>
                <c:pt idx="5344">
                  <c:v>Poush 16, 2075</c:v>
                </c:pt>
                <c:pt idx="5345">
                  <c:v>Poush 17, 2075</c:v>
                </c:pt>
                <c:pt idx="5346">
                  <c:v>Poush 18, 2075</c:v>
                </c:pt>
                <c:pt idx="5347">
                  <c:v>Poush 19, 2075</c:v>
                </c:pt>
                <c:pt idx="5348">
                  <c:v>Poush 20, 2075</c:v>
                </c:pt>
                <c:pt idx="5349">
                  <c:v>Poush 21, 2075</c:v>
                </c:pt>
                <c:pt idx="5350">
                  <c:v>Poush 22, 2075</c:v>
                </c:pt>
                <c:pt idx="5351">
                  <c:v>Poush 23, 2075</c:v>
                </c:pt>
                <c:pt idx="5352">
                  <c:v>Poush 24, 2075</c:v>
                </c:pt>
                <c:pt idx="5353">
                  <c:v>Poush 25, 2075</c:v>
                </c:pt>
                <c:pt idx="5354">
                  <c:v>Poush 26, 2075</c:v>
                </c:pt>
                <c:pt idx="5355">
                  <c:v>Poush 27, 2075</c:v>
                </c:pt>
                <c:pt idx="5356">
                  <c:v>Poush 28, 2075</c:v>
                </c:pt>
                <c:pt idx="5357">
                  <c:v>Poush 29, 2075</c:v>
                </c:pt>
                <c:pt idx="5358">
                  <c:v>Poush 30, 2075</c:v>
                </c:pt>
                <c:pt idx="5359">
                  <c:v>Poush 31, 2075</c:v>
                </c:pt>
                <c:pt idx="5360">
                  <c:v>Poush 32, 2075</c:v>
                </c:pt>
                <c:pt idx="5361">
                  <c:v>Magh 1, 2075</c:v>
                </c:pt>
                <c:pt idx="5362">
                  <c:v>Magh 2, 2075</c:v>
                </c:pt>
                <c:pt idx="5363">
                  <c:v>Magh 3, 2075</c:v>
                </c:pt>
                <c:pt idx="5364">
                  <c:v>Magh 4, 2075</c:v>
                </c:pt>
                <c:pt idx="5365">
                  <c:v>Magh 5, 2075</c:v>
                </c:pt>
                <c:pt idx="5366">
                  <c:v>Magh 6, 2075</c:v>
                </c:pt>
                <c:pt idx="5367">
                  <c:v>Magh 7, 2075</c:v>
                </c:pt>
                <c:pt idx="5368">
                  <c:v>Magh 8, 2075</c:v>
                </c:pt>
                <c:pt idx="5369">
                  <c:v>Magh 9, 2075</c:v>
                </c:pt>
                <c:pt idx="5370">
                  <c:v>Magh 10, 2075</c:v>
                </c:pt>
                <c:pt idx="5371">
                  <c:v>Magh 11, 2075</c:v>
                </c:pt>
                <c:pt idx="5372">
                  <c:v>Falgun 13, 2075</c:v>
                </c:pt>
                <c:pt idx="5373">
                  <c:v>Falgun 14, 2075</c:v>
                </c:pt>
                <c:pt idx="5374">
                  <c:v>Falgun 15, 2075</c:v>
                </c:pt>
                <c:pt idx="5375">
                  <c:v>Falgun 16, 2075</c:v>
                </c:pt>
                <c:pt idx="5376">
                  <c:v>Falgun 17, 2075</c:v>
                </c:pt>
                <c:pt idx="5377">
                  <c:v>Falgun 18, 2075</c:v>
                </c:pt>
                <c:pt idx="5378">
                  <c:v>Falgun 19, 2075</c:v>
                </c:pt>
                <c:pt idx="5379">
                  <c:v>Falgun 20, 2075</c:v>
                </c:pt>
                <c:pt idx="5380">
                  <c:v>Falgun 21, 2075</c:v>
                </c:pt>
                <c:pt idx="5381">
                  <c:v>Falgun 22, 2075</c:v>
                </c:pt>
                <c:pt idx="5382">
                  <c:v>Falgun 23, 2075</c:v>
                </c:pt>
                <c:pt idx="5383">
                  <c:v>Falgun 24, 2075</c:v>
                </c:pt>
                <c:pt idx="5384">
                  <c:v>Falgun 25, 2075</c:v>
                </c:pt>
                <c:pt idx="5385">
                  <c:v>Falgun 26, 2075</c:v>
                </c:pt>
                <c:pt idx="5386">
                  <c:v>Falgun 27, 2075</c:v>
                </c:pt>
                <c:pt idx="5387">
                  <c:v>Falgun 28, 2075</c:v>
                </c:pt>
                <c:pt idx="5388">
                  <c:v>Falgun 29, 2075</c:v>
                </c:pt>
                <c:pt idx="5389">
                  <c:v>Falgun 30, 2075</c:v>
                </c:pt>
                <c:pt idx="5390">
                  <c:v>Falgun 31, 2075</c:v>
                </c:pt>
                <c:pt idx="5391">
                  <c:v>Falgun 32, 2075</c:v>
                </c:pt>
                <c:pt idx="5392">
                  <c:v>Chaitra 1, 2075</c:v>
                </c:pt>
                <c:pt idx="5393">
                  <c:v>Chaitra 2, 2075</c:v>
                </c:pt>
                <c:pt idx="5394">
                  <c:v>Chaitra 3, 2075</c:v>
                </c:pt>
                <c:pt idx="5395">
                  <c:v>Chaitra 4, 2075</c:v>
                </c:pt>
                <c:pt idx="5396">
                  <c:v>Chaitra 5, 2075</c:v>
                </c:pt>
                <c:pt idx="5397">
                  <c:v>Chaitra 6, 2075</c:v>
                </c:pt>
                <c:pt idx="5398">
                  <c:v>Chaitra 7, 2075</c:v>
                </c:pt>
                <c:pt idx="5399">
                  <c:v>Chaitra 8, 2075</c:v>
                </c:pt>
                <c:pt idx="5400">
                  <c:v>Chaitra 9, 2075</c:v>
                </c:pt>
                <c:pt idx="5401">
                  <c:v>Chaitra 10, 2075</c:v>
                </c:pt>
                <c:pt idx="5402">
                  <c:v>Chaitra 11, 2075</c:v>
                </c:pt>
                <c:pt idx="5403">
                  <c:v>Chaitra 13, 2075</c:v>
                </c:pt>
                <c:pt idx="5404">
                  <c:v>Chaitra 14, 2075</c:v>
                </c:pt>
                <c:pt idx="5405">
                  <c:v>Chaitra 15, 2075</c:v>
                </c:pt>
                <c:pt idx="5406">
                  <c:v>Chaitra 16, 2075</c:v>
                </c:pt>
                <c:pt idx="5407">
                  <c:v>Chaitra 17, 2075</c:v>
                </c:pt>
                <c:pt idx="5408">
                  <c:v>Chaitra 18, 2075</c:v>
                </c:pt>
                <c:pt idx="5409">
                  <c:v>Chaitra 19, 2075</c:v>
                </c:pt>
                <c:pt idx="5410">
                  <c:v>Chaitra 20, 2075</c:v>
                </c:pt>
                <c:pt idx="5411">
                  <c:v>Chaitra 21, 2075</c:v>
                </c:pt>
                <c:pt idx="5412">
                  <c:v>Chaitra 22, 2075</c:v>
                </c:pt>
                <c:pt idx="5413">
                  <c:v>Chaitra 23, 2075</c:v>
                </c:pt>
                <c:pt idx="5414">
                  <c:v>Chaitra 24, 2075</c:v>
                </c:pt>
                <c:pt idx="5415">
                  <c:v>Chaitra 25, 2075</c:v>
                </c:pt>
                <c:pt idx="5416">
                  <c:v>Chaitra 26, 2075</c:v>
                </c:pt>
                <c:pt idx="5417">
                  <c:v>Chaitra 27, 2075</c:v>
                </c:pt>
                <c:pt idx="5418">
                  <c:v>Chaitra 28, 2075</c:v>
                </c:pt>
                <c:pt idx="5419">
                  <c:v>Chaitra 29, 2075</c:v>
                </c:pt>
                <c:pt idx="5420">
                  <c:v>Chaitra 30, 2075</c:v>
                </c:pt>
                <c:pt idx="5421">
                  <c:v>Chaitra 31, 2075</c:v>
                </c:pt>
                <c:pt idx="5422">
                  <c:v>Chaitra 32, 2075</c:v>
                </c:pt>
                <c:pt idx="5423">
                  <c:v>Baishakh 1, 2076</c:v>
                </c:pt>
                <c:pt idx="5424">
                  <c:v>Baishakh 2, 2076</c:v>
                </c:pt>
                <c:pt idx="5425">
                  <c:v>Baishakh 3, 2076</c:v>
                </c:pt>
                <c:pt idx="5426">
                  <c:v>Baishakh 4, 2076</c:v>
                </c:pt>
                <c:pt idx="5427">
                  <c:v>Baishakh 5, 2076</c:v>
                </c:pt>
                <c:pt idx="5428">
                  <c:v>Baishakh 6, 2076</c:v>
                </c:pt>
                <c:pt idx="5429">
                  <c:v>Baishakh 7, 2076</c:v>
                </c:pt>
                <c:pt idx="5430">
                  <c:v>Baishakh 8, 2076</c:v>
                </c:pt>
                <c:pt idx="5431">
                  <c:v>Baishakh 9, 2076</c:v>
                </c:pt>
                <c:pt idx="5432">
                  <c:v>Baishakh 10, 2076</c:v>
                </c:pt>
                <c:pt idx="5433">
                  <c:v>Baishakh 11, 2076</c:v>
                </c:pt>
                <c:pt idx="5434">
                  <c:v>Baishakh 13, 2076</c:v>
                </c:pt>
                <c:pt idx="5435">
                  <c:v>Baishakh 14, 2076</c:v>
                </c:pt>
                <c:pt idx="5436">
                  <c:v>Baishakh 15, 2076</c:v>
                </c:pt>
                <c:pt idx="5437">
                  <c:v>Baishakh 16, 2076</c:v>
                </c:pt>
                <c:pt idx="5438">
                  <c:v>Baishakh 17, 2076</c:v>
                </c:pt>
                <c:pt idx="5439">
                  <c:v>Baishakh 18, 2076</c:v>
                </c:pt>
                <c:pt idx="5440">
                  <c:v>Baishakh 19, 2076</c:v>
                </c:pt>
                <c:pt idx="5441">
                  <c:v>Baishakh 20, 2076</c:v>
                </c:pt>
                <c:pt idx="5442">
                  <c:v>Baishakh 21, 2076</c:v>
                </c:pt>
                <c:pt idx="5443">
                  <c:v>Baishakh 22, 2076</c:v>
                </c:pt>
                <c:pt idx="5444">
                  <c:v>Baishakh 23, 2076</c:v>
                </c:pt>
                <c:pt idx="5445">
                  <c:v>Baishakh 24, 2076</c:v>
                </c:pt>
                <c:pt idx="5446">
                  <c:v>Baishakh 25, 2076</c:v>
                </c:pt>
                <c:pt idx="5447">
                  <c:v>Baishakh 26, 2076</c:v>
                </c:pt>
                <c:pt idx="5448">
                  <c:v>Baishakh 27, 2076</c:v>
                </c:pt>
                <c:pt idx="5449">
                  <c:v>Baishakh 28, 2076</c:v>
                </c:pt>
                <c:pt idx="5450">
                  <c:v>Baishakh 29, 2076</c:v>
                </c:pt>
                <c:pt idx="5451">
                  <c:v>Baishakh 30, 2076</c:v>
                </c:pt>
                <c:pt idx="5452">
                  <c:v>Baishakh 31, 2076</c:v>
                </c:pt>
                <c:pt idx="5453">
                  <c:v>Baishakh 32, 2076</c:v>
                </c:pt>
                <c:pt idx="5454">
                  <c:v>Jestha 1, 2076</c:v>
                </c:pt>
                <c:pt idx="5455">
                  <c:v>Jestha 2, 2076</c:v>
                </c:pt>
                <c:pt idx="5456">
                  <c:v>Jestha 3, 2076</c:v>
                </c:pt>
                <c:pt idx="5457">
                  <c:v>Jestha 4, 2076</c:v>
                </c:pt>
                <c:pt idx="5458">
                  <c:v>Jestha 5, 2076</c:v>
                </c:pt>
                <c:pt idx="5459">
                  <c:v>Jestha 6, 2076</c:v>
                </c:pt>
                <c:pt idx="5460">
                  <c:v>Jestha 7, 2076</c:v>
                </c:pt>
                <c:pt idx="5461">
                  <c:v>Jestha 8, 2076</c:v>
                </c:pt>
                <c:pt idx="5462">
                  <c:v>Jestha 9, 2076</c:v>
                </c:pt>
                <c:pt idx="5463">
                  <c:v>Jestha 10, 2076</c:v>
                </c:pt>
                <c:pt idx="5464">
                  <c:v>Jestha 11, 2076</c:v>
                </c:pt>
                <c:pt idx="5465">
                  <c:v>Jestha 12, 2076</c:v>
                </c:pt>
                <c:pt idx="5466">
                  <c:v>Jestha 13, 2076</c:v>
                </c:pt>
                <c:pt idx="5467">
                  <c:v>Jestha 14, 2076</c:v>
                </c:pt>
                <c:pt idx="5468">
                  <c:v>Jestha 15, 2076</c:v>
                </c:pt>
                <c:pt idx="5469">
                  <c:v>Jestha 16, 2076</c:v>
                </c:pt>
                <c:pt idx="5470">
                  <c:v>Jestha 17, 2076</c:v>
                </c:pt>
                <c:pt idx="5471">
                  <c:v>Jestha 18, 2076</c:v>
                </c:pt>
                <c:pt idx="5472">
                  <c:v>Jestha 19, 2076</c:v>
                </c:pt>
                <c:pt idx="5473">
                  <c:v>Jestha 20, 2076</c:v>
                </c:pt>
                <c:pt idx="5474">
                  <c:v>Jestha 21, 2076</c:v>
                </c:pt>
                <c:pt idx="5475">
                  <c:v>Jestha 22, 2076</c:v>
                </c:pt>
                <c:pt idx="5476">
                  <c:v>Jestha 23, 2076</c:v>
                </c:pt>
                <c:pt idx="5477">
                  <c:v>Jestha 24, 2076</c:v>
                </c:pt>
                <c:pt idx="5478">
                  <c:v>Jestha 25, 2076</c:v>
                </c:pt>
                <c:pt idx="5479">
                  <c:v>Jestha 26, 2076</c:v>
                </c:pt>
                <c:pt idx="5480">
                  <c:v>Jestha 27, 2076</c:v>
                </c:pt>
                <c:pt idx="5481">
                  <c:v>Jestha 28, 2076</c:v>
                </c:pt>
                <c:pt idx="5482">
                  <c:v>Jestha 29, 2076</c:v>
                </c:pt>
                <c:pt idx="5483">
                  <c:v>Jestha 30, 2076</c:v>
                </c:pt>
                <c:pt idx="5484">
                  <c:v>Jestha 31, 2076</c:v>
                </c:pt>
                <c:pt idx="5485">
                  <c:v>Jestha 32, 2076</c:v>
                </c:pt>
                <c:pt idx="5486">
                  <c:v>Ashadh 1, 2076</c:v>
                </c:pt>
                <c:pt idx="5487">
                  <c:v>Ashadh 2, 2076</c:v>
                </c:pt>
                <c:pt idx="5488">
                  <c:v>Ashadh 3, 2076</c:v>
                </c:pt>
                <c:pt idx="5489">
                  <c:v>Ashadh 4, 2076</c:v>
                </c:pt>
                <c:pt idx="5490">
                  <c:v>Ashadh 5, 2076</c:v>
                </c:pt>
                <c:pt idx="5491">
                  <c:v>Ashadh 6, 2076</c:v>
                </c:pt>
                <c:pt idx="5492">
                  <c:v>Ashadh 7, 2076</c:v>
                </c:pt>
                <c:pt idx="5493">
                  <c:v>Ashadh 8, 2076</c:v>
                </c:pt>
                <c:pt idx="5494">
                  <c:v>Ashadh 9, 2076</c:v>
                </c:pt>
                <c:pt idx="5495">
                  <c:v>Ashadh 10, 2076</c:v>
                </c:pt>
                <c:pt idx="5496">
                  <c:v>Ashadh 11, 2076</c:v>
                </c:pt>
                <c:pt idx="5497">
                  <c:v>Ashadh 12, 2076</c:v>
                </c:pt>
                <c:pt idx="5498">
                  <c:v>Ashadh 13, 2076</c:v>
                </c:pt>
                <c:pt idx="5499">
                  <c:v>Ashadh 14, 2076</c:v>
                </c:pt>
                <c:pt idx="5500">
                  <c:v>Ashadh 15, 2076</c:v>
                </c:pt>
                <c:pt idx="5501">
                  <c:v>Ashadh 16, 2076</c:v>
                </c:pt>
                <c:pt idx="5502">
                  <c:v>Ashadh 17, 2076</c:v>
                </c:pt>
                <c:pt idx="5503">
                  <c:v>Ashadh 18, 2076</c:v>
                </c:pt>
                <c:pt idx="5504">
                  <c:v>Ashadh 19, 2076</c:v>
                </c:pt>
                <c:pt idx="5505">
                  <c:v>Ashadh 20, 2076</c:v>
                </c:pt>
                <c:pt idx="5506">
                  <c:v>Ashadh 21, 2076</c:v>
                </c:pt>
                <c:pt idx="5507">
                  <c:v>Ashadh 22, 2076</c:v>
                </c:pt>
                <c:pt idx="5508">
                  <c:v>Ashadh 23, 2076</c:v>
                </c:pt>
                <c:pt idx="5509">
                  <c:v>Ashadh 24, 2076</c:v>
                </c:pt>
                <c:pt idx="5510">
                  <c:v>Ashadh 25, 2076</c:v>
                </c:pt>
                <c:pt idx="5511">
                  <c:v>Ashadh 26, 2076</c:v>
                </c:pt>
                <c:pt idx="5512">
                  <c:v>Ashadh 27, 2076</c:v>
                </c:pt>
                <c:pt idx="5513">
                  <c:v>Ashadh 28, 2076</c:v>
                </c:pt>
                <c:pt idx="5514">
                  <c:v>Ashadh 29, 2076</c:v>
                </c:pt>
                <c:pt idx="5515">
                  <c:v>Ashadh 30, 2076</c:v>
                </c:pt>
                <c:pt idx="5516">
                  <c:v>Ashadh 31, 2076</c:v>
                </c:pt>
                <c:pt idx="5517">
                  <c:v>Ashadh 32, 2076</c:v>
                </c:pt>
                <c:pt idx="5518">
                  <c:v>Shrawan 1, 2076</c:v>
                </c:pt>
                <c:pt idx="5519">
                  <c:v>Shrawan 2, 2076</c:v>
                </c:pt>
                <c:pt idx="5520">
                  <c:v>Shrawan 3, 2076</c:v>
                </c:pt>
                <c:pt idx="5521">
                  <c:v>Shrawan 4, 2076</c:v>
                </c:pt>
                <c:pt idx="5522">
                  <c:v>Shrawan 5, 2076</c:v>
                </c:pt>
                <c:pt idx="5523">
                  <c:v>Shrawan 6, 2076</c:v>
                </c:pt>
                <c:pt idx="5524">
                  <c:v>Shrawan 7, 2076</c:v>
                </c:pt>
                <c:pt idx="5525">
                  <c:v>Shrawan 8, 2076</c:v>
                </c:pt>
                <c:pt idx="5526">
                  <c:v>Shrawan 9, 2076</c:v>
                </c:pt>
                <c:pt idx="5527">
                  <c:v>Shrawan 10, 2076</c:v>
                </c:pt>
                <c:pt idx="5528">
                  <c:v>Shrawan 11, 2076</c:v>
                </c:pt>
                <c:pt idx="5529">
                  <c:v>Shrawan 12, 2076</c:v>
                </c:pt>
                <c:pt idx="5530">
                  <c:v>Shrawan 13, 2076</c:v>
                </c:pt>
                <c:pt idx="5531">
                  <c:v>Shrawan 14, 2076</c:v>
                </c:pt>
                <c:pt idx="5532">
                  <c:v>Shrawan 15, 2076</c:v>
                </c:pt>
                <c:pt idx="5533">
                  <c:v>Shrawan 16, 2076</c:v>
                </c:pt>
                <c:pt idx="5534">
                  <c:v>Shrawan 17, 2076</c:v>
                </c:pt>
                <c:pt idx="5535">
                  <c:v>Shrawan 18, 2076</c:v>
                </c:pt>
                <c:pt idx="5536">
                  <c:v>Shrawan 19, 2076</c:v>
                </c:pt>
                <c:pt idx="5537">
                  <c:v>Shrawan 20, 2076</c:v>
                </c:pt>
                <c:pt idx="5538">
                  <c:v>Shrawan 21, 2076</c:v>
                </c:pt>
                <c:pt idx="5539">
                  <c:v>Shrawan 22, 2076</c:v>
                </c:pt>
                <c:pt idx="5540">
                  <c:v>Shrawan 23, 2076</c:v>
                </c:pt>
                <c:pt idx="5541">
                  <c:v>Shrawan 24, 2076</c:v>
                </c:pt>
                <c:pt idx="5542">
                  <c:v>Shrawan 25, 2076</c:v>
                </c:pt>
                <c:pt idx="5543">
                  <c:v>Shrawan 26, 2076</c:v>
                </c:pt>
                <c:pt idx="5544">
                  <c:v>Shrawan 27, 2076</c:v>
                </c:pt>
                <c:pt idx="5545">
                  <c:v>Shrawan 28, 2076</c:v>
                </c:pt>
                <c:pt idx="5546">
                  <c:v>Shrawan 29, 2076</c:v>
                </c:pt>
                <c:pt idx="5547">
                  <c:v>Shrawan 30, 2076</c:v>
                </c:pt>
                <c:pt idx="5548">
                  <c:v>Shrawan 31, 2076</c:v>
                </c:pt>
                <c:pt idx="5549">
                  <c:v>Shrawan 32, 2076</c:v>
                </c:pt>
                <c:pt idx="5550">
                  <c:v>Bhadra 1, 2076</c:v>
                </c:pt>
                <c:pt idx="5551">
                  <c:v>Bhadra 2, 2076</c:v>
                </c:pt>
                <c:pt idx="5552">
                  <c:v>Bhadra 3, 2076</c:v>
                </c:pt>
                <c:pt idx="5553">
                  <c:v>Bhadra 4, 2076</c:v>
                </c:pt>
                <c:pt idx="5554">
                  <c:v>Bhadra 5, 2076</c:v>
                </c:pt>
                <c:pt idx="5555">
                  <c:v>Bhadra 6, 2076</c:v>
                </c:pt>
                <c:pt idx="5556">
                  <c:v>Bhadra 7, 2076</c:v>
                </c:pt>
                <c:pt idx="5557">
                  <c:v>Bhadra 8, 2076</c:v>
                </c:pt>
                <c:pt idx="5558">
                  <c:v>Bhadra 9, 2076</c:v>
                </c:pt>
                <c:pt idx="5559">
                  <c:v>Bhadra 10, 2076</c:v>
                </c:pt>
                <c:pt idx="5560">
                  <c:v>Bhadra 11, 2076</c:v>
                </c:pt>
                <c:pt idx="5561">
                  <c:v>Bhadra 12, 2076</c:v>
                </c:pt>
                <c:pt idx="5562">
                  <c:v>Bhadra 13, 2076</c:v>
                </c:pt>
                <c:pt idx="5563">
                  <c:v>Bhadra 14, 2076</c:v>
                </c:pt>
                <c:pt idx="5564">
                  <c:v>Bhadra 15, 2076</c:v>
                </c:pt>
                <c:pt idx="5565">
                  <c:v>Bhadra 16, 2076</c:v>
                </c:pt>
                <c:pt idx="5566">
                  <c:v>Bhadra 17, 2076</c:v>
                </c:pt>
                <c:pt idx="5567">
                  <c:v>Bhadra 18, 2076</c:v>
                </c:pt>
                <c:pt idx="5568">
                  <c:v>Bhadra 19, 2076</c:v>
                </c:pt>
                <c:pt idx="5569">
                  <c:v>Bhadra 20, 2076</c:v>
                </c:pt>
                <c:pt idx="5570">
                  <c:v>Bhadra 21, 2076</c:v>
                </c:pt>
                <c:pt idx="5571">
                  <c:v>Bhadra 22, 2076</c:v>
                </c:pt>
                <c:pt idx="5572">
                  <c:v>Bhadra 23, 2076</c:v>
                </c:pt>
                <c:pt idx="5573">
                  <c:v>Bhadra 24, 2076</c:v>
                </c:pt>
                <c:pt idx="5574">
                  <c:v>Bhadra 25, 2076</c:v>
                </c:pt>
                <c:pt idx="5575">
                  <c:v>Bhadra 26, 2076</c:v>
                </c:pt>
                <c:pt idx="5576">
                  <c:v>Bhadra 27, 2076</c:v>
                </c:pt>
                <c:pt idx="5577">
                  <c:v>Bhadra 28, 2076</c:v>
                </c:pt>
                <c:pt idx="5578">
                  <c:v>Bhadra 29, 2076</c:v>
                </c:pt>
                <c:pt idx="5579">
                  <c:v>Bhadra 30, 2076</c:v>
                </c:pt>
                <c:pt idx="5580">
                  <c:v>Bhadra 31, 2076</c:v>
                </c:pt>
                <c:pt idx="5581">
                  <c:v>Bhadra 32, 2076</c:v>
                </c:pt>
                <c:pt idx="5582">
                  <c:v>Ashwin 1, 2076</c:v>
                </c:pt>
                <c:pt idx="5583">
                  <c:v>Ashwin 2, 2076</c:v>
                </c:pt>
                <c:pt idx="5584">
                  <c:v>Ashwin 3, 2076</c:v>
                </c:pt>
                <c:pt idx="5585">
                  <c:v>Ashwin 4, 2076</c:v>
                </c:pt>
                <c:pt idx="5586">
                  <c:v>Ashwin 5, 2076</c:v>
                </c:pt>
                <c:pt idx="5587">
                  <c:v>Ashwin 6, 2076</c:v>
                </c:pt>
                <c:pt idx="5588">
                  <c:v>Ashwin 7, 2076</c:v>
                </c:pt>
                <c:pt idx="5589">
                  <c:v>Ashwin 8, 2076</c:v>
                </c:pt>
                <c:pt idx="5590">
                  <c:v>Ashwin 9, 2076</c:v>
                </c:pt>
                <c:pt idx="5591">
                  <c:v>Ashwin 10, 2076</c:v>
                </c:pt>
                <c:pt idx="5592">
                  <c:v>Ashwin 11, 2076</c:v>
                </c:pt>
                <c:pt idx="5593">
                  <c:v>Ashwin 12, 2076</c:v>
                </c:pt>
                <c:pt idx="5594">
                  <c:v>Ashwin 13, 2076</c:v>
                </c:pt>
                <c:pt idx="5595">
                  <c:v>Ashwin 14, 2076</c:v>
                </c:pt>
                <c:pt idx="5596">
                  <c:v>Ashwin 15, 2076</c:v>
                </c:pt>
                <c:pt idx="5597">
                  <c:v>Ashwin 16, 2076</c:v>
                </c:pt>
                <c:pt idx="5598">
                  <c:v>Ashwin 17, 2076</c:v>
                </c:pt>
                <c:pt idx="5599">
                  <c:v>Ashwin 18, 2076</c:v>
                </c:pt>
                <c:pt idx="5600">
                  <c:v>Ashwin 19, 2076</c:v>
                </c:pt>
                <c:pt idx="5601">
                  <c:v>Ashwin 20, 2076</c:v>
                </c:pt>
                <c:pt idx="5602">
                  <c:v>Ashwin 21, 2076</c:v>
                </c:pt>
                <c:pt idx="5603">
                  <c:v>Ashwin 22, 2076</c:v>
                </c:pt>
                <c:pt idx="5604">
                  <c:v>Ashwin 23, 2076</c:v>
                </c:pt>
                <c:pt idx="5605">
                  <c:v>Ashwin 24, 2076</c:v>
                </c:pt>
                <c:pt idx="5606">
                  <c:v>Ashwin 25, 2076</c:v>
                </c:pt>
                <c:pt idx="5607">
                  <c:v>Ashwin 26, 2076</c:v>
                </c:pt>
                <c:pt idx="5608">
                  <c:v>Ashwin 27, 2076</c:v>
                </c:pt>
                <c:pt idx="5609">
                  <c:v>Ashwin 28, 2076</c:v>
                </c:pt>
                <c:pt idx="5610">
                  <c:v>Ashwin 29, 2076</c:v>
                </c:pt>
                <c:pt idx="5611">
                  <c:v>Ashwin 30, 2076</c:v>
                </c:pt>
                <c:pt idx="5612">
                  <c:v>Ashwin 31, 2076</c:v>
                </c:pt>
                <c:pt idx="5613">
                  <c:v>Ashwin 32, 2076</c:v>
                </c:pt>
                <c:pt idx="5614">
                  <c:v>Kartik 1, 2076</c:v>
                </c:pt>
                <c:pt idx="5615">
                  <c:v>Kartik 2, 2076</c:v>
                </c:pt>
                <c:pt idx="5616">
                  <c:v>Kartik 3, 2076</c:v>
                </c:pt>
                <c:pt idx="5617">
                  <c:v>Kartik 4, 2076</c:v>
                </c:pt>
                <c:pt idx="5618">
                  <c:v>Kartik 5, 2076</c:v>
                </c:pt>
                <c:pt idx="5619">
                  <c:v>Kartik 6, 2076</c:v>
                </c:pt>
                <c:pt idx="5620">
                  <c:v>Kartik 7, 2076</c:v>
                </c:pt>
                <c:pt idx="5621">
                  <c:v>Kartik 8, 2076</c:v>
                </c:pt>
                <c:pt idx="5622">
                  <c:v>Kartik 9, 2076</c:v>
                </c:pt>
                <c:pt idx="5623">
                  <c:v>Kartik 10, 2076</c:v>
                </c:pt>
                <c:pt idx="5624">
                  <c:v>Kartik 11, 2076</c:v>
                </c:pt>
                <c:pt idx="5625">
                  <c:v>Kartik 13, 2076</c:v>
                </c:pt>
                <c:pt idx="5626">
                  <c:v>Kartik 14, 2076</c:v>
                </c:pt>
                <c:pt idx="5627">
                  <c:v>Kartik 15, 2076</c:v>
                </c:pt>
                <c:pt idx="5628">
                  <c:v>Kartik 16, 2076</c:v>
                </c:pt>
                <c:pt idx="5629">
                  <c:v>Kartik 17, 2076</c:v>
                </c:pt>
                <c:pt idx="5630">
                  <c:v>Kartik 18, 2076</c:v>
                </c:pt>
                <c:pt idx="5631">
                  <c:v>Kartik 19, 2076</c:v>
                </c:pt>
                <c:pt idx="5632">
                  <c:v>Kartik 20, 2076</c:v>
                </c:pt>
                <c:pt idx="5633">
                  <c:v>Kartik 21, 2076</c:v>
                </c:pt>
                <c:pt idx="5634">
                  <c:v>Kartik 22, 2076</c:v>
                </c:pt>
                <c:pt idx="5635">
                  <c:v>Kartik 23, 2076</c:v>
                </c:pt>
                <c:pt idx="5636">
                  <c:v>Kartik 24, 2076</c:v>
                </c:pt>
                <c:pt idx="5637">
                  <c:v>Kartik 25, 2076</c:v>
                </c:pt>
                <c:pt idx="5638">
                  <c:v>Kartik 26, 2076</c:v>
                </c:pt>
                <c:pt idx="5639">
                  <c:v>Kartik 27, 2076</c:v>
                </c:pt>
                <c:pt idx="5640">
                  <c:v>Kartik 28, 2076</c:v>
                </c:pt>
                <c:pt idx="5641">
                  <c:v>Kartik 29, 2076</c:v>
                </c:pt>
                <c:pt idx="5642">
                  <c:v>Kartik 30, 2076</c:v>
                </c:pt>
                <c:pt idx="5643">
                  <c:v>Kartik 31, 2076</c:v>
                </c:pt>
                <c:pt idx="5644">
                  <c:v>Kartik 32, 2076</c:v>
                </c:pt>
                <c:pt idx="5645">
                  <c:v>Mangsir 1, 2076</c:v>
                </c:pt>
                <c:pt idx="5646">
                  <c:v>Mangsir 2, 2076</c:v>
                </c:pt>
                <c:pt idx="5647">
                  <c:v>Mangsir 3, 2076</c:v>
                </c:pt>
                <c:pt idx="5648">
                  <c:v>Mangsir 4, 2076</c:v>
                </c:pt>
                <c:pt idx="5649">
                  <c:v>Mangsir 5, 2076</c:v>
                </c:pt>
                <c:pt idx="5650">
                  <c:v>Mangsir 6, 2076</c:v>
                </c:pt>
                <c:pt idx="5651">
                  <c:v>Mangsir 7, 2076</c:v>
                </c:pt>
                <c:pt idx="5652">
                  <c:v>Mangsir 8, 2076</c:v>
                </c:pt>
                <c:pt idx="5653">
                  <c:v>Mangsir 9, 2076</c:v>
                </c:pt>
                <c:pt idx="5654">
                  <c:v>Mangsir 10, 2076</c:v>
                </c:pt>
                <c:pt idx="5655">
                  <c:v>Mangsir 11, 2076</c:v>
                </c:pt>
                <c:pt idx="5656">
                  <c:v>Mangsir 13, 2076</c:v>
                </c:pt>
                <c:pt idx="5657">
                  <c:v>Mangsir 14, 2076</c:v>
                </c:pt>
                <c:pt idx="5658">
                  <c:v>Mangsir 15, 2076</c:v>
                </c:pt>
                <c:pt idx="5659">
                  <c:v>Mangsir 16, 2076</c:v>
                </c:pt>
                <c:pt idx="5660">
                  <c:v>Mangsir 17, 2076</c:v>
                </c:pt>
                <c:pt idx="5661">
                  <c:v>Mangsir 18, 2076</c:v>
                </c:pt>
                <c:pt idx="5662">
                  <c:v>Mangsir 19, 2076</c:v>
                </c:pt>
                <c:pt idx="5663">
                  <c:v>Mangsir 20, 2076</c:v>
                </c:pt>
                <c:pt idx="5664">
                  <c:v>Mangsir 21, 2076</c:v>
                </c:pt>
                <c:pt idx="5665">
                  <c:v>Mangsir 22, 2076</c:v>
                </c:pt>
                <c:pt idx="5666">
                  <c:v>Mangsir 23, 2076</c:v>
                </c:pt>
                <c:pt idx="5667">
                  <c:v>Mangsir 24, 2076</c:v>
                </c:pt>
                <c:pt idx="5668">
                  <c:v>Mangsir 25, 2076</c:v>
                </c:pt>
                <c:pt idx="5669">
                  <c:v>Mangsir 26, 2076</c:v>
                </c:pt>
                <c:pt idx="5670">
                  <c:v>Mangsir 27, 2076</c:v>
                </c:pt>
                <c:pt idx="5671">
                  <c:v>Mangsir 28, 2076</c:v>
                </c:pt>
                <c:pt idx="5672">
                  <c:v>Mangsir 29, 2076</c:v>
                </c:pt>
                <c:pt idx="5673">
                  <c:v>Mangsir 30, 2076</c:v>
                </c:pt>
                <c:pt idx="5674">
                  <c:v>Mangsir 31, 2076</c:v>
                </c:pt>
                <c:pt idx="5675">
                  <c:v>Mangsir 32, 2076</c:v>
                </c:pt>
                <c:pt idx="5676">
                  <c:v>Poush 1, 2076</c:v>
                </c:pt>
                <c:pt idx="5677">
                  <c:v>Poush 2, 2076</c:v>
                </c:pt>
                <c:pt idx="5678">
                  <c:v>Poush 3, 2076</c:v>
                </c:pt>
                <c:pt idx="5679">
                  <c:v>Poush 4, 2076</c:v>
                </c:pt>
                <c:pt idx="5680">
                  <c:v>Poush 5, 2076</c:v>
                </c:pt>
                <c:pt idx="5681">
                  <c:v>Poush 6, 2076</c:v>
                </c:pt>
                <c:pt idx="5682">
                  <c:v>Poush 7, 2076</c:v>
                </c:pt>
                <c:pt idx="5683">
                  <c:v>Poush 8, 2076</c:v>
                </c:pt>
                <c:pt idx="5684">
                  <c:v>Poush 9, 2076</c:v>
                </c:pt>
                <c:pt idx="5685">
                  <c:v>Poush 10, 2076</c:v>
                </c:pt>
                <c:pt idx="5686">
                  <c:v>Poush 11, 2076</c:v>
                </c:pt>
                <c:pt idx="5687">
                  <c:v>Poush 13, 2076</c:v>
                </c:pt>
                <c:pt idx="5688">
                  <c:v>Poush 14, 2076</c:v>
                </c:pt>
                <c:pt idx="5689">
                  <c:v>Poush 15, 2076</c:v>
                </c:pt>
                <c:pt idx="5690">
                  <c:v>Poush 16, 2076</c:v>
                </c:pt>
                <c:pt idx="5691">
                  <c:v>Poush 17, 2076</c:v>
                </c:pt>
                <c:pt idx="5692">
                  <c:v>Poush 18, 2076</c:v>
                </c:pt>
                <c:pt idx="5693">
                  <c:v>Poush 19, 2076</c:v>
                </c:pt>
                <c:pt idx="5694">
                  <c:v>Poush 20, 2076</c:v>
                </c:pt>
                <c:pt idx="5695">
                  <c:v>Poush 21, 2076</c:v>
                </c:pt>
                <c:pt idx="5696">
                  <c:v>Poush 22, 2076</c:v>
                </c:pt>
                <c:pt idx="5697">
                  <c:v>Poush 23, 2076</c:v>
                </c:pt>
                <c:pt idx="5698">
                  <c:v>Poush 24, 2076</c:v>
                </c:pt>
                <c:pt idx="5699">
                  <c:v>Poush 25, 2076</c:v>
                </c:pt>
                <c:pt idx="5700">
                  <c:v>Poush 26, 2076</c:v>
                </c:pt>
                <c:pt idx="5701">
                  <c:v>Poush 27, 2076</c:v>
                </c:pt>
                <c:pt idx="5702">
                  <c:v>Poush 28, 2076</c:v>
                </c:pt>
                <c:pt idx="5703">
                  <c:v>Poush 29, 2076</c:v>
                </c:pt>
                <c:pt idx="5704">
                  <c:v>Poush 30, 2076</c:v>
                </c:pt>
                <c:pt idx="5705">
                  <c:v>Poush 31, 2076</c:v>
                </c:pt>
                <c:pt idx="5706">
                  <c:v>Poush 32, 2076</c:v>
                </c:pt>
                <c:pt idx="5707">
                  <c:v>Magh 1, 2076</c:v>
                </c:pt>
                <c:pt idx="5708">
                  <c:v>Magh 2, 2076</c:v>
                </c:pt>
                <c:pt idx="5709">
                  <c:v>Magh 3, 2076</c:v>
                </c:pt>
                <c:pt idx="5710">
                  <c:v>Magh 4, 2076</c:v>
                </c:pt>
                <c:pt idx="5711">
                  <c:v>Magh 5, 2076</c:v>
                </c:pt>
                <c:pt idx="5712">
                  <c:v>Magh 6, 2076</c:v>
                </c:pt>
                <c:pt idx="5713">
                  <c:v>Magh 7, 2076</c:v>
                </c:pt>
                <c:pt idx="5714">
                  <c:v>Magh 8, 2076</c:v>
                </c:pt>
                <c:pt idx="5715">
                  <c:v>Magh 9, 2076</c:v>
                </c:pt>
                <c:pt idx="5716">
                  <c:v>Magh 10, 2076</c:v>
                </c:pt>
                <c:pt idx="5717">
                  <c:v>Magh 13, 2076</c:v>
                </c:pt>
                <c:pt idx="5718">
                  <c:v>Magh 14, 2076</c:v>
                </c:pt>
                <c:pt idx="5719">
                  <c:v>Magh 15, 2076</c:v>
                </c:pt>
                <c:pt idx="5720">
                  <c:v>Magh 16, 2076</c:v>
                </c:pt>
                <c:pt idx="5721">
                  <c:v>Magh 17, 2076</c:v>
                </c:pt>
                <c:pt idx="5722">
                  <c:v>Magh 18, 2076</c:v>
                </c:pt>
                <c:pt idx="5723">
                  <c:v>Magh 19, 2076</c:v>
                </c:pt>
                <c:pt idx="5724">
                  <c:v>Magh 20, 2076</c:v>
                </c:pt>
                <c:pt idx="5725">
                  <c:v>Magh 21, 2076</c:v>
                </c:pt>
                <c:pt idx="5726">
                  <c:v>Magh 22, 2076</c:v>
                </c:pt>
                <c:pt idx="5727">
                  <c:v>Magh 23, 2076</c:v>
                </c:pt>
                <c:pt idx="5728">
                  <c:v>Magh 24, 2076</c:v>
                </c:pt>
                <c:pt idx="5729">
                  <c:v>Magh 25, 2076</c:v>
                </c:pt>
                <c:pt idx="5730">
                  <c:v>Magh 26, 2076</c:v>
                </c:pt>
                <c:pt idx="5731">
                  <c:v>Magh 27, 2076</c:v>
                </c:pt>
                <c:pt idx="5732">
                  <c:v>Magh 28, 2076</c:v>
                </c:pt>
                <c:pt idx="5733">
                  <c:v>Magh 29, 2076</c:v>
                </c:pt>
                <c:pt idx="5734">
                  <c:v>Magh 30, 2076</c:v>
                </c:pt>
                <c:pt idx="5735">
                  <c:v>Magh 31, 2076</c:v>
                </c:pt>
                <c:pt idx="5736">
                  <c:v>Magh 32, 2076</c:v>
                </c:pt>
                <c:pt idx="5737">
                  <c:v>Falgun 1, 2076</c:v>
                </c:pt>
                <c:pt idx="5738">
                  <c:v>Falgun 2, 2076</c:v>
                </c:pt>
                <c:pt idx="5739">
                  <c:v>Falgun 3, 2076</c:v>
                </c:pt>
                <c:pt idx="5740">
                  <c:v>Falgun 4, 2076</c:v>
                </c:pt>
                <c:pt idx="5741">
                  <c:v>Falgun 5, 2076</c:v>
                </c:pt>
                <c:pt idx="5742">
                  <c:v>Falgun 6, 2076</c:v>
                </c:pt>
                <c:pt idx="5743">
                  <c:v>Falgun 7, 2076</c:v>
                </c:pt>
                <c:pt idx="5744">
                  <c:v>Falgun 8, 2076</c:v>
                </c:pt>
                <c:pt idx="5745">
                  <c:v>Falgun 9, 2076</c:v>
                </c:pt>
                <c:pt idx="5746">
                  <c:v>Falgun 10, 2076</c:v>
                </c:pt>
                <c:pt idx="5747">
                  <c:v>Falgun 13, 2076</c:v>
                </c:pt>
                <c:pt idx="5748">
                  <c:v>Falgun 14, 2076</c:v>
                </c:pt>
                <c:pt idx="5749">
                  <c:v>Falgun 15, 2076</c:v>
                </c:pt>
                <c:pt idx="5750">
                  <c:v>Falgun 16, 2076</c:v>
                </c:pt>
                <c:pt idx="5751">
                  <c:v>Falgun 17, 2076</c:v>
                </c:pt>
                <c:pt idx="5752">
                  <c:v>Falgun 18, 2076</c:v>
                </c:pt>
                <c:pt idx="5753">
                  <c:v>Falgun 19, 2076</c:v>
                </c:pt>
                <c:pt idx="5754">
                  <c:v>Falgun 20, 2076</c:v>
                </c:pt>
                <c:pt idx="5755">
                  <c:v>Falgun 21, 2076</c:v>
                </c:pt>
                <c:pt idx="5756">
                  <c:v>Falgun 22, 2076</c:v>
                </c:pt>
                <c:pt idx="5757">
                  <c:v>Falgun 23, 2076</c:v>
                </c:pt>
                <c:pt idx="5758">
                  <c:v>Falgun 24, 2076</c:v>
                </c:pt>
                <c:pt idx="5759">
                  <c:v>Falgun 25, 2076</c:v>
                </c:pt>
                <c:pt idx="5760">
                  <c:v>Falgun 26, 2076</c:v>
                </c:pt>
                <c:pt idx="5761">
                  <c:v>Falgun 27, 2076</c:v>
                </c:pt>
                <c:pt idx="5762">
                  <c:v>Falgun 28, 2076</c:v>
                </c:pt>
                <c:pt idx="5763">
                  <c:v>Falgun 29, 2076</c:v>
                </c:pt>
                <c:pt idx="5764">
                  <c:v>Falgun 30, 2076</c:v>
                </c:pt>
                <c:pt idx="5765">
                  <c:v>Falgun 31, 2076</c:v>
                </c:pt>
                <c:pt idx="5766">
                  <c:v>Falgun 32, 2076</c:v>
                </c:pt>
                <c:pt idx="5767">
                  <c:v>Chaitra 1, 2076</c:v>
                </c:pt>
                <c:pt idx="5768">
                  <c:v>Chaitra 2, 2076</c:v>
                </c:pt>
                <c:pt idx="5769">
                  <c:v>Chaitra 3, 2076</c:v>
                </c:pt>
                <c:pt idx="5770">
                  <c:v>Chaitra 4, 2076</c:v>
                </c:pt>
                <c:pt idx="5771">
                  <c:v>Chaitra 5, 2076</c:v>
                </c:pt>
                <c:pt idx="5772">
                  <c:v>Chaitra 6, 2076</c:v>
                </c:pt>
                <c:pt idx="5773">
                  <c:v>Chaitra 7, 2076</c:v>
                </c:pt>
                <c:pt idx="5774">
                  <c:v>Chaitra 8, 2076</c:v>
                </c:pt>
                <c:pt idx="5775">
                  <c:v>Chaitra 9, 2076</c:v>
                </c:pt>
                <c:pt idx="5776">
                  <c:v>Chaitra 10, 2076</c:v>
                </c:pt>
                <c:pt idx="5777">
                  <c:v>Chaitra 11, 2076</c:v>
                </c:pt>
                <c:pt idx="5778">
                  <c:v>Chaitra 13, 2076</c:v>
                </c:pt>
                <c:pt idx="5779">
                  <c:v>Chaitra 14, 2076</c:v>
                </c:pt>
                <c:pt idx="5780">
                  <c:v>Chaitra 15, 2076</c:v>
                </c:pt>
                <c:pt idx="5781">
                  <c:v>Chaitra 16, 2076</c:v>
                </c:pt>
                <c:pt idx="5782">
                  <c:v>Chaitra 17, 2076</c:v>
                </c:pt>
                <c:pt idx="5783">
                  <c:v>Chaitra 18, 2076</c:v>
                </c:pt>
                <c:pt idx="5784">
                  <c:v>Chaitra 19, 2076</c:v>
                </c:pt>
                <c:pt idx="5785">
                  <c:v>Chaitra 20, 2076</c:v>
                </c:pt>
                <c:pt idx="5786">
                  <c:v>Chaitra 21, 2076</c:v>
                </c:pt>
                <c:pt idx="5787">
                  <c:v>Chaitra 22, 2076</c:v>
                </c:pt>
                <c:pt idx="5788">
                  <c:v>Chaitra 23, 2076</c:v>
                </c:pt>
                <c:pt idx="5789">
                  <c:v>Chaitra 24, 2076</c:v>
                </c:pt>
                <c:pt idx="5790">
                  <c:v>Chaitra 25, 2076</c:v>
                </c:pt>
                <c:pt idx="5791">
                  <c:v>Chaitra 26, 2076</c:v>
                </c:pt>
                <c:pt idx="5792">
                  <c:v>Chaitra 27, 2076</c:v>
                </c:pt>
                <c:pt idx="5793">
                  <c:v>Chaitra 28, 2076</c:v>
                </c:pt>
                <c:pt idx="5794">
                  <c:v>Chaitra 29, 2076</c:v>
                </c:pt>
                <c:pt idx="5795">
                  <c:v>Chaitra 30, 2076</c:v>
                </c:pt>
                <c:pt idx="5796">
                  <c:v>Chaitra 31, 2076</c:v>
                </c:pt>
                <c:pt idx="5797">
                  <c:v>Chaitra 32, 2076</c:v>
                </c:pt>
                <c:pt idx="5798">
                  <c:v>Baishakh 1, 2077</c:v>
                </c:pt>
                <c:pt idx="5799">
                  <c:v>Baishakh 2, 2077</c:v>
                </c:pt>
                <c:pt idx="5800">
                  <c:v>Baishakh 3, 2077</c:v>
                </c:pt>
                <c:pt idx="5801">
                  <c:v>Baishakh 4, 2077</c:v>
                </c:pt>
                <c:pt idx="5802">
                  <c:v>Baishakh 5, 2077</c:v>
                </c:pt>
                <c:pt idx="5803">
                  <c:v>Baishakh 6, 2077</c:v>
                </c:pt>
                <c:pt idx="5804">
                  <c:v>Baishakh 7, 2077</c:v>
                </c:pt>
                <c:pt idx="5805">
                  <c:v>Baishakh 8, 2077</c:v>
                </c:pt>
                <c:pt idx="5806">
                  <c:v>Baishakh 9, 2077</c:v>
                </c:pt>
                <c:pt idx="5807">
                  <c:v>Baishakh 10, 2077</c:v>
                </c:pt>
                <c:pt idx="5808">
                  <c:v>Baishakh 11, 2077</c:v>
                </c:pt>
                <c:pt idx="5809">
                  <c:v>Baishakh 13, 2077</c:v>
                </c:pt>
                <c:pt idx="5810">
                  <c:v>Baishakh 14, 2077</c:v>
                </c:pt>
                <c:pt idx="5811">
                  <c:v>Baishakh 15, 2077</c:v>
                </c:pt>
                <c:pt idx="5812">
                  <c:v>Baishakh 16, 2077</c:v>
                </c:pt>
                <c:pt idx="5813">
                  <c:v>Baishakh 17, 2077</c:v>
                </c:pt>
                <c:pt idx="5814">
                  <c:v>Baishakh 18, 2077</c:v>
                </c:pt>
                <c:pt idx="5815">
                  <c:v>Baishakh 19, 2077</c:v>
                </c:pt>
                <c:pt idx="5816">
                  <c:v>Baishakh 20, 2077</c:v>
                </c:pt>
                <c:pt idx="5817">
                  <c:v>Baishakh 21, 2077</c:v>
                </c:pt>
                <c:pt idx="5818">
                  <c:v>Baishakh 22, 2077</c:v>
                </c:pt>
                <c:pt idx="5819">
                  <c:v>Baishakh 23, 2077</c:v>
                </c:pt>
                <c:pt idx="5820">
                  <c:v>Baishakh 24, 2077</c:v>
                </c:pt>
                <c:pt idx="5821">
                  <c:v>Baishakh 25, 2077</c:v>
                </c:pt>
                <c:pt idx="5822">
                  <c:v>Baishakh 26, 2077</c:v>
                </c:pt>
                <c:pt idx="5823">
                  <c:v>Baishakh 27, 2077</c:v>
                </c:pt>
                <c:pt idx="5824">
                  <c:v>Baishakh 28, 2077</c:v>
                </c:pt>
                <c:pt idx="5825">
                  <c:v>Baishakh 29, 2077</c:v>
                </c:pt>
                <c:pt idx="5826">
                  <c:v>Baishakh 30, 2077</c:v>
                </c:pt>
                <c:pt idx="5827">
                  <c:v>Baishakh 31, 2077</c:v>
                </c:pt>
                <c:pt idx="5828">
                  <c:v>Baishakh 32, 2077</c:v>
                </c:pt>
                <c:pt idx="5829">
                  <c:v>Jestha 1, 2077</c:v>
                </c:pt>
                <c:pt idx="5830">
                  <c:v>Jestha 2, 2077</c:v>
                </c:pt>
                <c:pt idx="5831">
                  <c:v>Jestha 3, 2077</c:v>
                </c:pt>
                <c:pt idx="5832">
                  <c:v>Jestha 4, 2077</c:v>
                </c:pt>
                <c:pt idx="5833">
                  <c:v>Jestha 5, 2077</c:v>
                </c:pt>
                <c:pt idx="5834">
                  <c:v>Jestha 6, 2077</c:v>
                </c:pt>
                <c:pt idx="5835">
                  <c:v>Jestha 7, 2077</c:v>
                </c:pt>
                <c:pt idx="5836">
                  <c:v>Jestha 8, 2077</c:v>
                </c:pt>
                <c:pt idx="5837">
                  <c:v>Jestha 9, 2077</c:v>
                </c:pt>
                <c:pt idx="5838">
                  <c:v>Jestha 10, 2077</c:v>
                </c:pt>
                <c:pt idx="5839">
                  <c:v>Jestha 11, 2077</c:v>
                </c:pt>
                <c:pt idx="5840">
                  <c:v>Jestha 13, 2077</c:v>
                </c:pt>
                <c:pt idx="5841">
                  <c:v>Jestha 14, 2077</c:v>
                </c:pt>
                <c:pt idx="5842">
                  <c:v>Jestha 15, 2077</c:v>
                </c:pt>
                <c:pt idx="5843">
                  <c:v>Jestha 16, 2077</c:v>
                </c:pt>
                <c:pt idx="5844">
                  <c:v>Jestha 17, 2077</c:v>
                </c:pt>
                <c:pt idx="5845">
                  <c:v>Jestha 18, 2077</c:v>
                </c:pt>
                <c:pt idx="5846">
                  <c:v>Jestha 19, 2077</c:v>
                </c:pt>
                <c:pt idx="5847">
                  <c:v>Jestha 20, 2077</c:v>
                </c:pt>
                <c:pt idx="5848">
                  <c:v>Jestha 21, 2077</c:v>
                </c:pt>
                <c:pt idx="5849">
                  <c:v>Jestha 22, 2077</c:v>
                </c:pt>
                <c:pt idx="5850">
                  <c:v>Jestha 23, 2077</c:v>
                </c:pt>
                <c:pt idx="5851">
                  <c:v>Jestha 24, 2077</c:v>
                </c:pt>
                <c:pt idx="5852">
                  <c:v>Jestha 25, 2077</c:v>
                </c:pt>
                <c:pt idx="5853">
                  <c:v>Jestha 26, 2077</c:v>
                </c:pt>
                <c:pt idx="5854">
                  <c:v>Jestha 27, 2077</c:v>
                </c:pt>
                <c:pt idx="5855">
                  <c:v>Jestha 28, 2077</c:v>
                </c:pt>
                <c:pt idx="5856">
                  <c:v>Jestha 29, 2077</c:v>
                </c:pt>
                <c:pt idx="5857">
                  <c:v>Jestha 30, 2077</c:v>
                </c:pt>
                <c:pt idx="5858">
                  <c:v>Jestha 31, 2077</c:v>
                </c:pt>
                <c:pt idx="5859">
                  <c:v>Jestha 32, 2077</c:v>
                </c:pt>
                <c:pt idx="5860">
                  <c:v>Ashadh 1, 2077</c:v>
                </c:pt>
                <c:pt idx="5861">
                  <c:v>Ashadh 2, 2077</c:v>
                </c:pt>
                <c:pt idx="5862">
                  <c:v>Ashadh 3, 2077</c:v>
                </c:pt>
                <c:pt idx="5863">
                  <c:v>Ashadh 4, 2077</c:v>
                </c:pt>
                <c:pt idx="5864">
                  <c:v>Ashadh 5, 2077</c:v>
                </c:pt>
                <c:pt idx="5865">
                  <c:v>Ashadh 6, 2077</c:v>
                </c:pt>
                <c:pt idx="5866">
                  <c:v>Ashadh 7, 2077</c:v>
                </c:pt>
                <c:pt idx="5867">
                  <c:v>Ashadh 8, 2077</c:v>
                </c:pt>
                <c:pt idx="5868">
                  <c:v>Ashadh 9, 2077</c:v>
                </c:pt>
                <c:pt idx="5869">
                  <c:v>Ashadh 10, 2077</c:v>
                </c:pt>
                <c:pt idx="5870">
                  <c:v>Ashadh 11, 2077</c:v>
                </c:pt>
                <c:pt idx="5871">
                  <c:v>Ashadh 12, 2077</c:v>
                </c:pt>
                <c:pt idx="5872">
                  <c:v>Ashadh 13, 2077</c:v>
                </c:pt>
                <c:pt idx="5873">
                  <c:v>Ashadh 14, 2077</c:v>
                </c:pt>
                <c:pt idx="5874">
                  <c:v>Ashadh 15, 2077</c:v>
                </c:pt>
                <c:pt idx="5875">
                  <c:v>Ashadh 16, 2077</c:v>
                </c:pt>
                <c:pt idx="5876">
                  <c:v>Ashadh 17, 2077</c:v>
                </c:pt>
                <c:pt idx="5877">
                  <c:v>Ashadh 18, 2077</c:v>
                </c:pt>
                <c:pt idx="5878">
                  <c:v>Ashadh 19, 2077</c:v>
                </c:pt>
                <c:pt idx="5879">
                  <c:v>Ashadh 20, 2077</c:v>
                </c:pt>
                <c:pt idx="5880">
                  <c:v>Ashadh 21, 2077</c:v>
                </c:pt>
                <c:pt idx="5881">
                  <c:v>Ashadh 22, 2077</c:v>
                </c:pt>
                <c:pt idx="5882">
                  <c:v>Ashadh 23, 2077</c:v>
                </c:pt>
                <c:pt idx="5883">
                  <c:v>Ashadh 24, 2077</c:v>
                </c:pt>
                <c:pt idx="5884">
                  <c:v>Ashadh 25, 2077</c:v>
                </c:pt>
                <c:pt idx="5885">
                  <c:v>Ashadh 26, 2077</c:v>
                </c:pt>
                <c:pt idx="5886">
                  <c:v>Ashadh 27, 2077</c:v>
                </c:pt>
                <c:pt idx="5887">
                  <c:v>Ashadh 28, 2077</c:v>
                </c:pt>
                <c:pt idx="5888">
                  <c:v>Ashadh 29, 2077</c:v>
                </c:pt>
                <c:pt idx="5889">
                  <c:v>Ashadh 30, 2077</c:v>
                </c:pt>
                <c:pt idx="5890">
                  <c:v>Ashadh 31, 2077</c:v>
                </c:pt>
                <c:pt idx="5891">
                  <c:v>Ashadh 32, 2077</c:v>
                </c:pt>
                <c:pt idx="5892">
                  <c:v>Shrawan 1, 2077</c:v>
                </c:pt>
                <c:pt idx="5893">
                  <c:v>Shrawan 2, 2077</c:v>
                </c:pt>
                <c:pt idx="5894">
                  <c:v>Shrawan 3, 2077</c:v>
                </c:pt>
                <c:pt idx="5895">
                  <c:v>Shrawan 4, 2077</c:v>
                </c:pt>
                <c:pt idx="5896">
                  <c:v>Shrawan 5, 2077</c:v>
                </c:pt>
                <c:pt idx="5897">
                  <c:v>Shrawan 6, 2077</c:v>
                </c:pt>
                <c:pt idx="5898">
                  <c:v>Shrawan 7, 2077</c:v>
                </c:pt>
                <c:pt idx="5899">
                  <c:v>Shrawan 8, 2077</c:v>
                </c:pt>
                <c:pt idx="5900">
                  <c:v>Shrawan 9, 2077</c:v>
                </c:pt>
                <c:pt idx="5901">
                  <c:v>Shrawan 10, 2077</c:v>
                </c:pt>
                <c:pt idx="5902">
                  <c:v>Shrawan 11, 2077</c:v>
                </c:pt>
                <c:pt idx="5903">
                  <c:v>Shrawan 13, 2077</c:v>
                </c:pt>
                <c:pt idx="5904">
                  <c:v>Shrawan 14, 2077</c:v>
                </c:pt>
                <c:pt idx="5905">
                  <c:v>Shrawan 15, 2077</c:v>
                </c:pt>
                <c:pt idx="5906">
                  <c:v>Shrawan 16, 2077</c:v>
                </c:pt>
                <c:pt idx="5907">
                  <c:v>Shrawan 17, 2077</c:v>
                </c:pt>
                <c:pt idx="5908">
                  <c:v>Shrawan 18, 2077</c:v>
                </c:pt>
                <c:pt idx="5909">
                  <c:v>Shrawan 19, 2077</c:v>
                </c:pt>
                <c:pt idx="5910">
                  <c:v>Shrawan 20, 2077</c:v>
                </c:pt>
                <c:pt idx="5911">
                  <c:v>Shrawan 21, 2077</c:v>
                </c:pt>
                <c:pt idx="5912">
                  <c:v>Shrawan 22, 2077</c:v>
                </c:pt>
                <c:pt idx="5913">
                  <c:v>Shrawan 23, 2077</c:v>
                </c:pt>
                <c:pt idx="5914">
                  <c:v>Shrawan 24, 2077</c:v>
                </c:pt>
                <c:pt idx="5915">
                  <c:v>Shrawan 25, 2077</c:v>
                </c:pt>
                <c:pt idx="5916">
                  <c:v>Shrawan 26, 2077</c:v>
                </c:pt>
                <c:pt idx="5917">
                  <c:v>Shrawan 27, 2077</c:v>
                </c:pt>
                <c:pt idx="5918">
                  <c:v>Shrawan 28, 2077</c:v>
                </c:pt>
                <c:pt idx="5919">
                  <c:v>Shrawan 29, 2077</c:v>
                </c:pt>
                <c:pt idx="5920">
                  <c:v>Shrawan 30, 2077</c:v>
                </c:pt>
                <c:pt idx="5921">
                  <c:v>Shrawan 31, 2077</c:v>
                </c:pt>
                <c:pt idx="5922">
                  <c:v>Shrawan 32, 2077</c:v>
                </c:pt>
                <c:pt idx="5923">
                  <c:v>Bhadra 1, 2077</c:v>
                </c:pt>
                <c:pt idx="5924">
                  <c:v>Bhadra 2, 2077</c:v>
                </c:pt>
                <c:pt idx="5925">
                  <c:v>Bhadra 3, 2077</c:v>
                </c:pt>
                <c:pt idx="5926">
                  <c:v>Bhadra 4, 2077</c:v>
                </c:pt>
                <c:pt idx="5927">
                  <c:v>Bhadra 5, 2077</c:v>
                </c:pt>
                <c:pt idx="5928">
                  <c:v>Bhadra 6, 2077</c:v>
                </c:pt>
                <c:pt idx="5929">
                  <c:v>Bhadra 7, 2077</c:v>
                </c:pt>
                <c:pt idx="5930">
                  <c:v>Bhadra 8, 2077</c:v>
                </c:pt>
                <c:pt idx="5931">
                  <c:v>Bhadra 9, 2077</c:v>
                </c:pt>
                <c:pt idx="5932">
                  <c:v>Bhadra 10, 2077</c:v>
                </c:pt>
                <c:pt idx="5933">
                  <c:v>Bhadra 11, 2077</c:v>
                </c:pt>
                <c:pt idx="5934">
                  <c:v>Bhadra 12, 2077</c:v>
                </c:pt>
                <c:pt idx="5935">
                  <c:v>Bhadra 13, 2077</c:v>
                </c:pt>
                <c:pt idx="5936">
                  <c:v>Bhadra 14, 2077</c:v>
                </c:pt>
                <c:pt idx="5937">
                  <c:v>Bhadra 15, 2077</c:v>
                </c:pt>
                <c:pt idx="5938">
                  <c:v>Bhadra 16, 2077</c:v>
                </c:pt>
                <c:pt idx="5939">
                  <c:v>Bhadra 17, 2077</c:v>
                </c:pt>
                <c:pt idx="5940">
                  <c:v>Bhadra 18, 2077</c:v>
                </c:pt>
                <c:pt idx="5941">
                  <c:v>Bhadra 19, 2077</c:v>
                </c:pt>
                <c:pt idx="5942">
                  <c:v>Bhadra 20, 2077</c:v>
                </c:pt>
                <c:pt idx="5943">
                  <c:v>Bhadra 21, 2077</c:v>
                </c:pt>
                <c:pt idx="5944">
                  <c:v>Bhadra 22, 2077</c:v>
                </c:pt>
                <c:pt idx="5945">
                  <c:v>Bhadra 23, 2077</c:v>
                </c:pt>
                <c:pt idx="5946">
                  <c:v>Bhadra 24, 2077</c:v>
                </c:pt>
                <c:pt idx="5947">
                  <c:v>Bhadra 25, 2077</c:v>
                </c:pt>
                <c:pt idx="5948">
                  <c:v>Bhadra 26, 2077</c:v>
                </c:pt>
                <c:pt idx="5949">
                  <c:v>Bhadra 27, 2077</c:v>
                </c:pt>
                <c:pt idx="5950">
                  <c:v>Bhadra 28, 2077</c:v>
                </c:pt>
                <c:pt idx="5951">
                  <c:v>Bhadra 29, 2077</c:v>
                </c:pt>
                <c:pt idx="5952">
                  <c:v>Bhadra 30, 2077</c:v>
                </c:pt>
                <c:pt idx="5953">
                  <c:v>Bhadra 31, 2077</c:v>
                </c:pt>
                <c:pt idx="5954">
                  <c:v>Bhadra 32, 2077</c:v>
                </c:pt>
                <c:pt idx="5955">
                  <c:v>Ashwin 1, 2077</c:v>
                </c:pt>
                <c:pt idx="5956">
                  <c:v>Ashwin 2, 2077</c:v>
                </c:pt>
                <c:pt idx="5957">
                  <c:v>Ashwin 3, 2077</c:v>
                </c:pt>
                <c:pt idx="5958">
                  <c:v>Ashwin 4, 2077</c:v>
                </c:pt>
                <c:pt idx="5959">
                  <c:v>Ashwin 5, 2077</c:v>
                </c:pt>
                <c:pt idx="5960">
                  <c:v>Ashwin 6, 2077</c:v>
                </c:pt>
                <c:pt idx="5961">
                  <c:v>Ashwin 7, 2077</c:v>
                </c:pt>
                <c:pt idx="5962">
                  <c:v>Ashwin 8, 2077</c:v>
                </c:pt>
                <c:pt idx="5963">
                  <c:v>Ashwin 9, 2077</c:v>
                </c:pt>
                <c:pt idx="5964">
                  <c:v>Ashwin 10, 2077</c:v>
                </c:pt>
                <c:pt idx="5965">
                  <c:v>Ashwin 11, 2077</c:v>
                </c:pt>
                <c:pt idx="5966">
                  <c:v>Ashwin 12, 2077</c:v>
                </c:pt>
                <c:pt idx="5967">
                  <c:v>Ashwin 14, 2077</c:v>
                </c:pt>
                <c:pt idx="5968">
                  <c:v>Ashwin 15, 2077</c:v>
                </c:pt>
                <c:pt idx="5969">
                  <c:v>Ashwin 16, 2077</c:v>
                </c:pt>
                <c:pt idx="5970">
                  <c:v>Ashwin 17, 2077</c:v>
                </c:pt>
                <c:pt idx="5971">
                  <c:v>Ashwin 18, 2077</c:v>
                </c:pt>
                <c:pt idx="5972">
                  <c:v>Ashwin 19, 2077</c:v>
                </c:pt>
                <c:pt idx="5973">
                  <c:v>Ashwin 20, 2077</c:v>
                </c:pt>
                <c:pt idx="5974">
                  <c:v>Ashwin 21, 2077</c:v>
                </c:pt>
                <c:pt idx="5975">
                  <c:v>Ashwin 22, 2077</c:v>
                </c:pt>
                <c:pt idx="5976">
                  <c:v>Ashwin 23, 2077</c:v>
                </c:pt>
                <c:pt idx="5977">
                  <c:v>Ashwin 24, 2077</c:v>
                </c:pt>
                <c:pt idx="5978">
                  <c:v>Ashwin 25, 2077</c:v>
                </c:pt>
                <c:pt idx="5979">
                  <c:v>Ashwin 26, 2077</c:v>
                </c:pt>
                <c:pt idx="5980">
                  <c:v>Ashwin 27, 2077</c:v>
                </c:pt>
                <c:pt idx="5981">
                  <c:v>Ashwin 28, 2077</c:v>
                </c:pt>
                <c:pt idx="5982">
                  <c:v>Ashwin 29, 2077</c:v>
                </c:pt>
                <c:pt idx="5983">
                  <c:v>Ashwin 30, 2077</c:v>
                </c:pt>
                <c:pt idx="5984">
                  <c:v>Ashwin 31, 2077</c:v>
                </c:pt>
                <c:pt idx="5985">
                  <c:v>Ashwin 32, 2077</c:v>
                </c:pt>
                <c:pt idx="5986">
                  <c:v>Kartik 1, 2077</c:v>
                </c:pt>
                <c:pt idx="5987">
                  <c:v>Kartik 2, 2077</c:v>
                </c:pt>
                <c:pt idx="5988">
                  <c:v>Kartik 3, 2077</c:v>
                </c:pt>
                <c:pt idx="5989">
                  <c:v>Kartik 4, 2077</c:v>
                </c:pt>
                <c:pt idx="5990">
                  <c:v>Kartik 5, 2077</c:v>
                </c:pt>
                <c:pt idx="5991">
                  <c:v>Kartik 6, 2077</c:v>
                </c:pt>
                <c:pt idx="5992">
                  <c:v>Kartik 7, 2077</c:v>
                </c:pt>
                <c:pt idx="5993">
                  <c:v>Kartik 8, 2077</c:v>
                </c:pt>
                <c:pt idx="5994">
                  <c:v>Kartik 9, 2077</c:v>
                </c:pt>
                <c:pt idx="5995">
                  <c:v>Kartik 10, 2077</c:v>
                </c:pt>
                <c:pt idx="5996">
                  <c:v>Kartik 11, 2077</c:v>
                </c:pt>
                <c:pt idx="5997">
                  <c:v>Kartik 12, 2077</c:v>
                </c:pt>
                <c:pt idx="5998">
                  <c:v>Kartik 15, 2077</c:v>
                </c:pt>
                <c:pt idx="5999">
                  <c:v>Kartik 16, 2077</c:v>
                </c:pt>
                <c:pt idx="6000">
                  <c:v>Kartik 17, 2077</c:v>
                </c:pt>
                <c:pt idx="6001">
                  <c:v>Kartik 18, 2077</c:v>
                </c:pt>
                <c:pt idx="6002">
                  <c:v>Kartik 19, 2077</c:v>
                </c:pt>
                <c:pt idx="6003">
                  <c:v>Kartik 20, 2077</c:v>
                </c:pt>
                <c:pt idx="6004">
                  <c:v>Kartik 21, 2077</c:v>
                </c:pt>
                <c:pt idx="6005">
                  <c:v>Kartik 22, 2077</c:v>
                </c:pt>
                <c:pt idx="6006">
                  <c:v>Kartik 23, 2077</c:v>
                </c:pt>
                <c:pt idx="6007">
                  <c:v>Kartik 24, 2077</c:v>
                </c:pt>
                <c:pt idx="6008">
                  <c:v>Kartik 25, 2077</c:v>
                </c:pt>
                <c:pt idx="6009">
                  <c:v>Kartik 26, 2077</c:v>
                </c:pt>
                <c:pt idx="6010">
                  <c:v>Kartik 27, 2077</c:v>
                </c:pt>
                <c:pt idx="6011">
                  <c:v>Kartik 28, 2077</c:v>
                </c:pt>
                <c:pt idx="6012">
                  <c:v>Kartik 29, 2077</c:v>
                </c:pt>
                <c:pt idx="6013">
                  <c:v>Kartik 30, 2077</c:v>
                </c:pt>
                <c:pt idx="6014">
                  <c:v>Kartik 31, 2077</c:v>
                </c:pt>
                <c:pt idx="6015">
                  <c:v>Kartik 32, 2077</c:v>
                </c:pt>
                <c:pt idx="6016">
                  <c:v>Mangsir 1, 2077</c:v>
                </c:pt>
                <c:pt idx="6017">
                  <c:v>Mangsir 2, 2077</c:v>
                </c:pt>
                <c:pt idx="6018">
                  <c:v>Mangsir 3, 2077</c:v>
                </c:pt>
                <c:pt idx="6019">
                  <c:v>Mangsir 4, 2077</c:v>
                </c:pt>
                <c:pt idx="6020">
                  <c:v>Mangsir 5, 2077</c:v>
                </c:pt>
                <c:pt idx="6021">
                  <c:v>Mangsir 6, 2077</c:v>
                </c:pt>
                <c:pt idx="6022">
                  <c:v>Mangsir 7, 2077</c:v>
                </c:pt>
                <c:pt idx="6023">
                  <c:v>Mangsir 8, 2077</c:v>
                </c:pt>
                <c:pt idx="6024">
                  <c:v>Mangsir 9, 2077</c:v>
                </c:pt>
                <c:pt idx="6025">
                  <c:v>Mangsir 10, 2077</c:v>
                </c:pt>
                <c:pt idx="6026">
                  <c:v>Mangsir 11, 2077</c:v>
                </c:pt>
                <c:pt idx="6027">
                  <c:v>Mangsir 12, 2077</c:v>
                </c:pt>
                <c:pt idx="6028">
                  <c:v>Mangsir 13, 2077</c:v>
                </c:pt>
                <c:pt idx="6029">
                  <c:v>Mangsir 16, 2077</c:v>
                </c:pt>
                <c:pt idx="6030">
                  <c:v>Mangsir 17, 2077</c:v>
                </c:pt>
                <c:pt idx="6031">
                  <c:v>Mangsir 18, 2077</c:v>
                </c:pt>
                <c:pt idx="6032">
                  <c:v>Mangsir 19, 2077</c:v>
                </c:pt>
                <c:pt idx="6033">
                  <c:v>Mangsir 20, 2077</c:v>
                </c:pt>
                <c:pt idx="6034">
                  <c:v>Mangsir 21, 2077</c:v>
                </c:pt>
                <c:pt idx="6035">
                  <c:v>Mangsir 22, 2077</c:v>
                </c:pt>
                <c:pt idx="6036">
                  <c:v>Mangsir 23, 2077</c:v>
                </c:pt>
                <c:pt idx="6037">
                  <c:v>Mangsir 24, 2077</c:v>
                </c:pt>
                <c:pt idx="6038">
                  <c:v>Mangsir 25, 2077</c:v>
                </c:pt>
                <c:pt idx="6039">
                  <c:v>Mangsir 26, 2077</c:v>
                </c:pt>
                <c:pt idx="6040">
                  <c:v>Mangsir 27, 2077</c:v>
                </c:pt>
                <c:pt idx="6041">
                  <c:v>Mangsir 28, 2077</c:v>
                </c:pt>
                <c:pt idx="6042">
                  <c:v>Mangsir 29, 2077</c:v>
                </c:pt>
                <c:pt idx="6043">
                  <c:v>Mangsir 30, 2077</c:v>
                </c:pt>
                <c:pt idx="6044">
                  <c:v>Mangsir 31, 2077</c:v>
                </c:pt>
                <c:pt idx="6045">
                  <c:v>Mangsir 32, 2077</c:v>
                </c:pt>
                <c:pt idx="6046">
                  <c:v>Poush 1, 2077</c:v>
                </c:pt>
                <c:pt idx="6047">
                  <c:v>Poush 2, 2077</c:v>
                </c:pt>
                <c:pt idx="6048">
                  <c:v>Poush 3, 2077</c:v>
                </c:pt>
                <c:pt idx="6049">
                  <c:v>Poush 4, 2077</c:v>
                </c:pt>
                <c:pt idx="6050">
                  <c:v>Poush 5, 2077</c:v>
                </c:pt>
                <c:pt idx="6051">
                  <c:v>Poush 6, 2077</c:v>
                </c:pt>
                <c:pt idx="6052">
                  <c:v>Poush 7, 2077</c:v>
                </c:pt>
                <c:pt idx="6053">
                  <c:v>Poush 8, 2077</c:v>
                </c:pt>
                <c:pt idx="6054">
                  <c:v>Poush 9, 2077</c:v>
                </c:pt>
                <c:pt idx="6055">
                  <c:v>Poush 10, 2077</c:v>
                </c:pt>
                <c:pt idx="6056">
                  <c:v>Poush 11, 2077</c:v>
                </c:pt>
                <c:pt idx="6057">
                  <c:v>Poush 12, 2077</c:v>
                </c:pt>
                <c:pt idx="6058">
                  <c:v>Poush 13, 2077</c:v>
                </c:pt>
                <c:pt idx="6059">
                  <c:v>Poush 14, 2077</c:v>
                </c:pt>
                <c:pt idx="6060">
                  <c:v>Poush 16, 2077</c:v>
                </c:pt>
                <c:pt idx="6061">
                  <c:v>Poush 17, 2077</c:v>
                </c:pt>
                <c:pt idx="6062">
                  <c:v>Poush 18, 2077</c:v>
                </c:pt>
                <c:pt idx="6063">
                  <c:v>Poush 19, 2077</c:v>
                </c:pt>
                <c:pt idx="6064">
                  <c:v>Poush 20, 2077</c:v>
                </c:pt>
                <c:pt idx="6065">
                  <c:v>Poush 21, 2077</c:v>
                </c:pt>
                <c:pt idx="6066">
                  <c:v>Poush 22, 2077</c:v>
                </c:pt>
                <c:pt idx="6067">
                  <c:v>Poush 23, 2077</c:v>
                </c:pt>
                <c:pt idx="6068">
                  <c:v>Poush 24, 2077</c:v>
                </c:pt>
                <c:pt idx="6069">
                  <c:v>Poush 25, 2077</c:v>
                </c:pt>
                <c:pt idx="6070">
                  <c:v>Poush 26, 2077</c:v>
                </c:pt>
                <c:pt idx="6071">
                  <c:v>Poush 27, 2077</c:v>
                </c:pt>
                <c:pt idx="6072">
                  <c:v>Poush 28, 2077</c:v>
                </c:pt>
                <c:pt idx="6073">
                  <c:v>Poush 29, 2077</c:v>
                </c:pt>
                <c:pt idx="6074">
                  <c:v>Poush 30, 2077</c:v>
                </c:pt>
                <c:pt idx="6075">
                  <c:v>Poush 31, 2077</c:v>
                </c:pt>
                <c:pt idx="6076">
                  <c:v>Poush 32, 2077</c:v>
                </c:pt>
                <c:pt idx="6077">
                  <c:v>Magh 1, 2077</c:v>
                </c:pt>
                <c:pt idx="6078">
                  <c:v>Magh 2, 2077</c:v>
                </c:pt>
                <c:pt idx="6079">
                  <c:v>Magh 3, 2077</c:v>
                </c:pt>
                <c:pt idx="6080">
                  <c:v>Magh 4, 2077</c:v>
                </c:pt>
                <c:pt idx="6081">
                  <c:v>Magh 5, 2077</c:v>
                </c:pt>
                <c:pt idx="6082">
                  <c:v>Magh 6, 2077</c:v>
                </c:pt>
                <c:pt idx="6083">
                  <c:v>Magh 7, 2077</c:v>
                </c:pt>
                <c:pt idx="6084">
                  <c:v>Magh 8, 2077</c:v>
                </c:pt>
                <c:pt idx="6085">
                  <c:v>Magh 9, 2077</c:v>
                </c:pt>
                <c:pt idx="6086">
                  <c:v>Magh 10, 2077</c:v>
                </c:pt>
                <c:pt idx="6087">
                  <c:v>Magh 11, 2077</c:v>
                </c:pt>
                <c:pt idx="6088">
                  <c:v>Magh 12, 2077</c:v>
                </c:pt>
                <c:pt idx="6089">
                  <c:v>Magh 13, 2077</c:v>
                </c:pt>
                <c:pt idx="6090">
                  <c:v>Magh 14, 2077</c:v>
                </c:pt>
                <c:pt idx="6091">
                  <c:v>Magh 18, 2077</c:v>
                </c:pt>
                <c:pt idx="6092">
                  <c:v>Magh 19, 2077</c:v>
                </c:pt>
                <c:pt idx="6093">
                  <c:v>Magh 20, 2077</c:v>
                </c:pt>
                <c:pt idx="6094">
                  <c:v>Magh 21, 2077</c:v>
                </c:pt>
                <c:pt idx="6095">
                  <c:v>Magh 22, 2077</c:v>
                </c:pt>
                <c:pt idx="6096">
                  <c:v>Magh 23, 2077</c:v>
                </c:pt>
                <c:pt idx="6097">
                  <c:v>Magh 24, 2077</c:v>
                </c:pt>
                <c:pt idx="6098">
                  <c:v>Magh 25, 2077</c:v>
                </c:pt>
                <c:pt idx="6099">
                  <c:v>Magh 26, 2077</c:v>
                </c:pt>
                <c:pt idx="6100">
                  <c:v>Magh 27, 2077</c:v>
                </c:pt>
                <c:pt idx="6101">
                  <c:v>Magh 28, 2077</c:v>
                </c:pt>
                <c:pt idx="6102">
                  <c:v>Magh 29, 2077</c:v>
                </c:pt>
                <c:pt idx="6103">
                  <c:v>Magh 30, 2077</c:v>
                </c:pt>
                <c:pt idx="6104">
                  <c:v>Magh 31, 2077</c:v>
                </c:pt>
                <c:pt idx="6105">
                  <c:v>Magh 32, 2077</c:v>
                </c:pt>
                <c:pt idx="6106">
                  <c:v>Falgun 1, 2077</c:v>
                </c:pt>
                <c:pt idx="6107">
                  <c:v>Falgun 2, 2077</c:v>
                </c:pt>
                <c:pt idx="6108">
                  <c:v>Falgun 3, 2077</c:v>
                </c:pt>
                <c:pt idx="6109">
                  <c:v>Falgun 4, 2077</c:v>
                </c:pt>
                <c:pt idx="6110">
                  <c:v>Falgun 5, 2077</c:v>
                </c:pt>
                <c:pt idx="6111">
                  <c:v>Falgun 6, 2077</c:v>
                </c:pt>
                <c:pt idx="6112">
                  <c:v>Falgun 7, 2077</c:v>
                </c:pt>
                <c:pt idx="6113">
                  <c:v>Falgun 8, 2077</c:v>
                </c:pt>
                <c:pt idx="6114">
                  <c:v>Falgun 9, 2077</c:v>
                </c:pt>
                <c:pt idx="6115">
                  <c:v>Falgun 10, 2077</c:v>
                </c:pt>
                <c:pt idx="6116">
                  <c:v>Falgun 11, 2077</c:v>
                </c:pt>
                <c:pt idx="6117">
                  <c:v>Falgun 12, 2077</c:v>
                </c:pt>
                <c:pt idx="6118">
                  <c:v>Falgun 13, 2077</c:v>
                </c:pt>
                <c:pt idx="6119">
                  <c:v>Falgun 14, 2077</c:v>
                </c:pt>
                <c:pt idx="6120">
                  <c:v>Falgun 15, 2077</c:v>
                </c:pt>
                <c:pt idx="6121">
                  <c:v>Falgun 16, 2077</c:v>
                </c:pt>
                <c:pt idx="6122">
                  <c:v>Falgun 19, 2077</c:v>
                </c:pt>
                <c:pt idx="6123">
                  <c:v>Falgun 20, 2077</c:v>
                </c:pt>
                <c:pt idx="6124">
                  <c:v>Falgun 21, 2077</c:v>
                </c:pt>
                <c:pt idx="6125">
                  <c:v>Falgun 22, 2077</c:v>
                </c:pt>
                <c:pt idx="6126">
                  <c:v>Falgun 23, 2077</c:v>
                </c:pt>
                <c:pt idx="6127">
                  <c:v>Falgun 24, 2077</c:v>
                </c:pt>
                <c:pt idx="6128">
                  <c:v>Falgun 25, 2077</c:v>
                </c:pt>
                <c:pt idx="6129">
                  <c:v>Falgun 26, 2077</c:v>
                </c:pt>
                <c:pt idx="6130">
                  <c:v>Falgun 27, 2077</c:v>
                </c:pt>
                <c:pt idx="6131">
                  <c:v>Falgun 28, 2077</c:v>
                </c:pt>
                <c:pt idx="6132">
                  <c:v>Falgun 29, 2077</c:v>
                </c:pt>
                <c:pt idx="6133">
                  <c:v>Falgun 30, 2077</c:v>
                </c:pt>
                <c:pt idx="6134">
                  <c:v>Falgun 31, 2077</c:v>
                </c:pt>
                <c:pt idx="6135">
                  <c:v>Falgun 32, 2077</c:v>
                </c:pt>
                <c:pt idx="6136">
                  <c:v>Chaitra 1, 2077</c:v>
                </c:pt>
                <c:pt idx="6137">
                  <c:v>Chaitra 2, 2077</c:v>
                </c:pt>
                <c:pt idx="6138">
                  <c:v>Chaitra 3, 2077</c:v>
                </c:pt>
                <c:pt idx="6139">
                  <c:v>Chaitra 4, 2077</c:v>
                </c:pt>
                <c:pt idx="6140">
                  <c:v>Chaitra 5, 2077</c:v>
                </c:pt>
                <c:pt idx="6141">
                  <c:v>Chaitra 6, 2077</c:v>
                </c:pt>
                <c:pt idx="6142">
                  <c:v>Chaitra 7, 2077</c:v>
                </c:pt>
                <c:pt idx="6143">
                  <c:v>Chaitra 8, 2077</c:v>
                </c:pt>
                <c:pt idx="6144">
                  <c:v>Chaitra 9, 2077</c:v>
                </c:pt>
                <c:pt idx="6145">
                  <c:v>Chaitra 10, 2077</c:v>
                </c:pt>
                <c:pt idx="6146">
                  <c:v>Chaitra 11, 2077</c:v>
                </c:pt>
                <c:pt idx="6147">
                  <c:v>Chaitra 12, 2077</c:v>
                </c:pt>
                <c:pt idx="6148">
                  <c:v>Chaitra 13, 2077</c:v>
                </c:pt>
                <c:pt idx="6149">
                  <c:v>Chaitra 14, 2077</c:v>
                </c:pt>
                <c:pt idx="6150">
                  <c:v>Chaitra 15, 2077</c:v>
                </c:pt>
                <c:pt idx="6151">
                  <c:v>Chaitra 16, 2077</c:v>
                </c:pt>
                <c:pt idx="6152">
                  <c:v>Chaitra 17, 2077</c:v>
                </c:pt>
                <c:pt idx="6153">
                  <c:v>Chaitra 20, 2077</c:v>
                </c:pt>
                <c:pt idx="6154">
                  <c:v>Chaitra 21, 2077</c:v>
                </c:pt>
                <c:pt idx="6155">
                  <c:v>Chaitra 22, 2077</c:v>
                </c:pt>
                <c:pt idx="6156">
                  <c:v>Chaitra 23, 2077</c:v>
                </c:pt>
                <c:pt idx="6157">
                  <c:v>Chaitra 24, 2077</c:v>
                </c:pt>
                <c:pt idx="6158">
                  <c:v>Chaitra 25, 2077</c:v>
                </c:pt>
                <c:pt idx="6159">
                  <c:v>Chaitra 26, 2077</c:v>
                </c:pt>
                <c:pt idx="6160">
                  <c:v>Chaitra 27, 2077</c:v>
                </c:pt>
                <c:pt idx="6161">
                  <c:v>Chaitra 28, 2077</c:v>
                </c:pt>
                <c:pt idx="6162">
                  <c:v>Chaitra 29, 2077</c:v>
                </c:pt>
                <c:pt idx="6163">
                  <c:v>Chaitra 30, 2077</c:v>
                </c:pt>
                <c:pt idx="6164">
                  <c:v>Chaitra 31, 2077</c:v>
                </c:pt>
                <c:pt idx="6165">
                  <c:v>Chaitra 32, 2077</c:v>
                </c:pt>
                <c:pt idx="6166">
                  <c:v>Baishakh 1, 2078</c:v>
                </c:pt>
                <c:pt idx="6167">
                  <c:v>Baishakh 2, 2078</c:v>
                </c:pt>
                <c:pt idx="6168">
                  <c:v>Baishakh 3, 2078</c:v>
                </c:pt>
                <c:pt idx="6169">
                  <c:v>Baishakh 4, 2078</c:v>
                </c:pt>
                <c:pt idx="6170">
                  <c:v>Baishakh 5, 2078</c:v>
                </c:pt>
                <c:pt idx="6171">
                  <c:v>Baishakh 6, 2078</c:v>
                </c:pt>
                <c:pt idx="6172">
                  <c:v>Baishakh 7, 2078</c:v>
                </c:pt>
                <c:pt idx="6173">
                  <c:v>Baishakh 8, 2078</c:v>
                </c:pt>
                <c:pt idx="6174">
                  <c:v>Baishakh 9, 2078</c:v>
                </c:pt>
                <c:pt idx="6175">
                  <c:v>Baishakh 10, 2078</c:v>
                </c:pt>
                <c:pt idx="6176">
                  <c:v>Baishakh 11, 2078</c:v>
                </c:pt>
                <c:pt idx="6177">
                  <c:v>Baishakh 12, 2078</c:v>
                </c:pt>
                <c:pt idx="6178">
                  <c:v>Baishakh 13, 2078</c:v>
                </c:pt>
                <c:pt idx="6179">
                  <c:v>Baishakh 14, 2078</c:v>
                </c:pt>
                <c:pt idx="6180">
                  <c:v>Baishakh 15, 2078</c:v>
                </c:pt>
                <c:pt idx="6181">
                  <c:v>Baishakh 16, 2078</c:v>
                </c:pt>
                <c:pt idx="6182">
                  <c:v>Baishakh 17, 2078</c:v>
                </c:pt>
                <c:pt idx="6183">
                  <c:v>Baishakh 18, 2078</c:v>
                </c:pt>
                <c:pt idx="6184">
                  <c:v>Baishakh 19, 2078</c:v>
                </c:pt>
                <c:pt idx="6185">
                  <c:v>Baishakh 21, 2078</c:v>
                </c:pt>
                <c:pt idx="6186">
                  <c:v>Baishakh 22, 2078</c:v>
                </c:pt>
                <c:pt idx="6187">
                  <c:v>Baishakh 23, 2078</c:v>
                </c:pt>
                <c:pt idx="6188">
                  <c:v>Baishakh 24, 2078</c:v>
                </c:pt>
                <c:pt idx="6189">
                  <c:v>Baishakh 25, 2078</c:v>
                </c:pt>
                <c:pt idx="6190">
                  <c:v>Baishakh 26, 2078</c:v>
                </c:pt>
                <c:pt idx="6191">
                  <c:v>Baishakh 27, 2078</c:v>
                </c:pt>
                <c:pt idx="6192">
                  <c:v>Baishakh 28, 2078</c:v>
                </c:pt>
                <c:pt idx="6193">
                  <c:v>Baishakh 29, 2078</c:v>
                </c:pt>
                <c:pt idx="6194">
                  <c:v>Baishakh 30, 2078</c:v>
                </c:pt>
                <c:pt idx="6195">
                  <c:v>Baishakh 31, 2078</c:v>
                </c:pt>
                <c:pt idx="6196">
                  <c:v>Baishakh 32, 2078</c:v>
                </c:pt>
                <c:pt idx="6197">
                  <c:v>Jestha 1, 2078</c:v>
                </c:pt>
                <c:pt idx="6198">
                  <c:v>Jestha 2, 2078</c:v>
                </c:pt>
                <c:pt idx="6199">
                  <c:v>Jestha 3, 2078</c:v>
                </c:pt>
                <c:pt idx="6200">
                  <c:v>Jestha 4, 2078</c:v>
                </c:pt>
                <c:pt idx="6201">
                  <c:v>Jestha 5, 2078</c:v>
                </c:pt>
                <c:pt idx="6202">
                  <c:v>Jestha 6, 2078</c:v>
                </c:pt>
                <c:pt idx="6203">
                  <c:v>Jestha 7, 2078</c:v>
                </c:pt>
                <c:pt idx="6204">
                  <c:v>Jestha 8, 2078</c:v>
                </c:pt>
                <c:pt idx="6205">
                  <c:v>Jestha 9, 2078</c:v>
                </c:pt>
                <c:pt idx="6206">
                  <c:v>Jestha 10, 2078</c:v>
                </c:pt>
                <c:pt idx="6207">
                  <c:v>Jestha 11, 2078</c:v>
                </c:pt>
                <c:pt idx="6208">
                  <c:v>Jestha 12, 2078</c:v>
                </c:pt>
                <c:pt idx="6209">
                  <c:v>Jestha 13, 2078</c:v>
                </c:pt>
                <c:pt idx="6210">
                  <c:v>Jestha 14, 2078</c:v>
                </c:pt>
                <c:pt idx="6211">
                  <c:v>Jestha 15, 2078</c:v>
                </c:pt>
                <c:pt idx="6212">
                  <c:v>Jestha 16, 2078</c:v>
                </c:pt>
                <c:pt idx="6213">
                  <c:v>Jestha 17, 2078</c:v>
                </c:pt>
                <c:pt idx="6214">
                  <c:v>Jestha 18, 2078</c:v>
                </c:pt>
                <c:pt idx="6215">
                  <c:v>Jestha 19, 2078</c:v>
                </c:pt>
                <c:pt idx="6216">
                  <c:v>Jestha 20, 2078</c:v>
                </c:pt>
                <c:pt idx="6217">
                  <c:v>Jestha 22, 2078</c:v>
                </c:pt>
                <c:pt idx="6218">
                  <c:v>Jestha 23, 2078</c:v>
                </c:pt>
                <c:pt idx="6219">
                  <c:v>Jestha 24, 2078</c:v>
                </c:pt>
                <c:pt idx="6220">
                  <c:v>Jestha 25, 2078</c:v>
                </c:pt>
                <c:pt idx="6221">
                  <c:v>Jestha 26, 2078</c:v>
                </c:pt>
                <c:pt idx="6222">
                  <c:v>Jestha 27, 2078</c:v>
                </c:pt>
                <c:pt idx="6223">
                  <c:v>Jestha 28, 2078</c:v>
                </c:pt>
                <c:pt idx="6224">
                  <c:v>Jestha 29, 2078</c:v>
                </c:pt>
                <c:pt idx="6225">
                  <c:v>Jestha 30, 2078</c:v>
                </c:pt>
                <c:pt idx="6226">
                  <c:v>Jestha 31, 2078</c:v>
                </c:pt>
                <c:pt idx="6227">
                  <c:v>Jestha 32, 2078</c:v>
                </c:pt>
                <c:pt idx="6228">
                  <c:v>Ashadh 1, 2078</c:v>
                </c:pt>
                <c:pt idx="6229">
                  <c:v>Ashadh 2, 2078</c:v>
                </c:pt>
                <c:pt idx="6230">
                  <c:v>Ashadh 3, 2078</c:v>
                </c:pt>
                <c:pt idx="6231">
                  <c:v>Ashadh 4, 2078</c:v>
                </c:pt>
                <c:pt idx="6232">
                  <c:v>Ashadh 5, 2078</c:v>
                </c:pt>
                <c:pt idx="6233">
                  <c:v>Ashadh 6, 2078</c:v>
                </c:pt>
                <c:pt idx="6234">
                  <c:v>Ashadh 7, 2078</c:v>
                </c:pt>
                <c:pt idx="6235">
                  <c:v>Ashadh 8, 2078</c:v>
                </c:pt>
                <c:pt idx="6236">
                  <c:v>Ashadh 9, 2078</c:v>
                </c:pt>
                <c:pt idx="6237">
                  <c:v>Ashadh 10, 2078</c:v>
                </c:pt>
                <c:pt idx="6238">
                  <c:v>Ashadh 11, 2078</c:v>
                </c:pt>
                <c:pt idx="6239">
                  <c:v>Ashadh 12, 2078</c:v>
                </c:pt>
                <c:pt idx="6240">
                  <c:v>Ashadh 13, 2078</c:v>
                </c:pt>
                <c:pt idx="6241">
                  <c:v>Ashadh 14, 2078</c:v>
                </c:pt>
                <c:pt idx="6242">
                  <c:v>Ashadh 15, 2078</c:v>
                </c:pt>
                <c:pt idx="6243">
                  <c:v>Ashadh 16, 2078</c:v>
                </c:pt>
                <c:pt idx="6244">
                  <c:v>Ashadh 17, 2078</c:v>
                </c:pt>
                <c:pt idx="6245">
                  <c:v>Ashadh 18, 2078</c:v>
                </c:pt>
                <c:pt idx="6246">
                  <c:v>Ashadh 19, 2078</c:v>
                </c:pt>
                <c:pt idx="6247">
                  <c:v>Ashadh 20, 2078</c:v>
                </c:pt>
                <c:pt idx="6248">
                  <c:v>Ashadh 21, 2078</c:v>
                </c:pt>
                <c:pt idx="6249">
                  <c:v>Ashadh 23, 2078</c:v>
                </c:pt>
                <c:pt idx="6250">
                  <c:v>Ashadh 24, 2078</c:v>
                </c:pt>
                <c:pt idx="6251">
                  <c:v>Ashadh 25, 2078</c:v>
                </c:pt>
                <c:pt idx="6252">
                  <c:v>Ashadh 26, 2078</c:v>
                </c:pt>
                <c:pt idx="6253">
                  <c:v>Ashadh 27, 2078</c:v>
                </c:pt>
                <c:pt idx="6254">
                  <c:v>Ashadh 28, 2078</c:v>
                </c:pt>
                <c:pt idx="6255">
                  <c:v>Ashadh 29, 2078</c:v>
                </c:pt>
                <c:pt idx="6256">
                  <c:v>Ashadh 30, 2078</c:v>
                </c:pt>
                <c:pt idx="6257">
                  <c:v>Ashadh 31, 2078</c:v>
                </c:pt>
                <c:pt idx="6258">
                  <c:v>Ashadh 32, 2078</c:v>
                </c:pt>
                <c:pt idx="6259">
                  <c:v>Shrawan 1, 2078</c:v>
                </c:pt>
                <c:pt idx="6260">
                  <c:v>Shrawan 2, 2078</c:v>
                </c:pt>
                <c:pt idx="6261">
                  <c:v>Shrawan 3, 2078</c:v>
                </c:pt>
                <c:pt idx="6262">
                  <c:v>Shrawan 4, 2078</c:v>
                </c:pt>
                <c:pt idx="6263">
                  <c:v>Shrawan 5, 2078</c:v>
                </c:pt>
                <c:pt idx="6264">
                  <c:v>Shrawan 6, 2078</c:v>
                </c:pt>
                <c:pt idx="6265">
                  <c:v>Shrawan 7, 2078</c:v>
                </c:pt>
                <c:pt idx="6266">
                  <c:v>Shrawan 8, 2078</c:v>
                </c:pt>
                <c:pt idx="6267">
                  <c:v>Shrawan 9, 2078</c:v>
                </c:pt>
                <c:pt idx="6268">
                  <c:v>Shrawan 10, 2078</c:v>
                </c:pt>
                <c:pt idx="6269">
                  <c:v>Shrawan 11, 2078</c:v>
                </c:pt>
                <c:pt idx="6270">
                  <c:v>Shrawan 12, 2078</c:v>
                </c:pt>
                <c:pt idx="6271">
                  <c:v>Shrawan 13, 2078</c:v>
                </c:pt>
                <c:pt idx="6272">
                  <c:v>Shrawan 14, 2078</c:v>
                </c:pt>
                <c:pt idx="6273">
                  <c:v>Shrawan 15, 2078</c:v>
                </c:pt>
                <c:pt idx="6274">
                  <c:v>Shrawan 16, 2078</c:v>
                </c:pt>
                <c:pt idx="6275">
                  <c:v>Shrawan 17, 2078</c:v>
                </c:pt>
                <c:pt idx="6276">
                  <c:v>Shrawan 18, 2078</c:v>
                </c:pt>
                <c:pt idx="6277">
                  <c:v>Shrawan 19, 2078</c:v>
                </c:pt>
                <c:pt idx="6278">
                  <c:v>Shrawan 20, 2078</c:v>
                </c:pt>
                <c:pt idx="6279">
                  <c:v>Shrawan 21, 2078</c:v>
                </c:pt>
                <c:pt idx="6280">
                  <c:v>Shrawan 22, 2078</c:v>
                </c:pt>
                <c:pt idx="6281">
                  <c:v>Shrawan 24, 2078</c:v>
                </c:pt>
                <c:pt idx="6282">
                  <c:v>Shrawan 25, 2078</c:v>
                </c:pt>
                <c:pt idx="6283">
                  <c:v>Shrawan 26, 2078</c:v>
                </c:pt>
                <c:pt idx="6284">
                  <c:v>Shrawan 27, 2078</c:v>
                </c:pt>
                <c:pt idx="6285">
                  <c:v>Shrawan 28, 2078</c:v>
                </c:pt>
                <c:pt idx="6286">
                  <c:v>Shrawan 29, 2078</c:v>
                </c:pt>
                <c:pt idx="6287">
                  <c:v>Shrawan 30, 2078</c:v>
                </c:pt>
                <c:pt idx="6288">
                  <c:v>Shrawan 31, 2078</c:v>
                </c:pt>
                <c:pt idx="6289">
                  <c:v>Shrawan 32, 2078</c:v>
                </c:pt>
                <c:pt idx="6290">
                  <c:v>Bhadra 1, 2078</c:v>
                </c:pt>
                <c:pt idx="6291">
                  <c:v>Bhadra 2, 2078</c:v>
                </c:pt>
                <c:pt idx="6292">
                  <c:v>Bhadra 3, 2078</c:v>
                </c:pt>
                <c:pt idx="6293">
                  <c:v>Bhadra 4, 2078</c:v>
                </c:pt>
                <c:pt idx="6294">
                  <c:v>Bhadra 5, 2078</c:v>
                </c:pt>
                <c:pt idx="6295">
                  <c:v>Bhadra 6, 2078</c:v>
                </c:pt>
                <c:pt idx="6296">
                  <c:v>Bhadra 7, 2078</c:v>
                </c:pt>
                <c:pt idx="6297">
                  <c:v>Bhadra 8, 2078</c:v>
                </c:pt>
                <c:pt idx="6298">
                  <c:v>Bhadra 9, 2078</c:v>
                </c:pt>
                <c:pt idx="6299">
                  <c:v>Bhadra 10, 2078</c:v>
                </c:pt>
                <c:pt idx="6300">
                  <c:v>Bhadra 11, 2078</c:v>
                </c:pt>
                <c:pt idx="6301">
                  <c:v>Bhadra 12, 2078</c:v>
                </c:pt>
                <c:pt idx="6302">
                  <c:v>Bhadra 13, 2078</c:v>
                </c:pt>
                <c:pt idx="6303">
                  <c:v>Bhadra 14, 2078</c:v>
                </c:pt>
                <c:pt idx="6304">
                  <c:v>Bhadra 15, 2078</c:v>
                </c:pt>
                <c:pt idx="6305">
                  <c:v>Bhadra 16, 2078</c:v>
                </c:pt>
                <c:pt idx="6306">
                  <c:v>Bhadra 17, 2078</c:v>
                </c:pt>
                <c:pt idx="6307">
                  <c:v>Bhadra 18, 2078</c:v>
                </c:pt>
                <c:pt idx="6308">
                  <c:v>Bhadra 19, 2078</c:v>
                </c:pt>
                <c:pt idx="6309">
                  <c:v>Bhadra 20, 2078</c:v>
                </c:pt>
                <c:pt idx="6310">
                  <c:v>Bhadra 21, 2078</c:v>
                </c:pt>
                <c:pt idx="6311">
                  <c:v>Bhadra 22, 2078</c:v>
                </c:pt>
                <c:pt idx="6312">
                  <c:v>Bhadra 23, 2078</c:v>
                </c:pt>
                <c:pt idx="6313">
                  <c:v>Bhadra 24, 2078</c:v>
                </c:pt>
                <c:pt idx="6314">
                  <c:v>Bhadra 25, 2078</c:v>
                </c:pt>
                <c:pt idx="6315">
                  <c:v>Bhadra 26, 2078</c:v>
                </c:pt>
                <c:pt idx="6316">
                  <c:v>Bhadra 27, 2078</c:v>
                </c:pt>
                <c:pt idx="6317">
                  <c:v>Bhadra 28, 2078</c:v>
                </c:pt>
                <c:pt idx="6318">
                  <c:v>Bhadra 29, 2078</c:v>
                </c:pt>
                <c:pt idx="6319">
                  <c:v>Bhadra 30, 2078</c:v>
                </c:pt>
                <c:pt idx="6320">
                  <c:v>Bhadra 31, 2078</c:v>
                </c:pt>
                <c:pt idx="6321">
                  <c:v>Bhadra 32, 2078</c:v>
                </c:pt>
                <c:pt idx="6322">
                  <c:v>Ashwin 1, 2078</c:v>
                </c:pt>
                <c:pt idx="6323">
                  <c:v>Ashwin 2, 2078</c:v>
                </c:pt>
                <c:pt idx="6324">
                  <c:v>Ashwin 3, 2078</c:v>
                </c:pt>
                <c:pt idx="6325">
                  <c:v>Ashwin 4, 2078</c:v>
                </c:pt>
                <c:pt idx="6326">
                  <c:v>Ashwin 5, 2078</c:v>
                </c:pt>
                <c:pt idx="6327">
                  <c:v>Ashwin 6, 2078</c:v>
                </c:pt>
                <c:pt idx="6328">
                  <c:v>Ashwin 7, 2078</c:v>
                </c:pt>
                <c:pt idx="6329">
                  <c:v>Ashwin 8, 2078</c:v>
                </c:pt>
                <c:pt idx="6330">
                  <c:v>Ashwin 9, 2078</c:v>
                </c:pt>
                <c:pt idx="6331">
                  <c:v>Ashwin 10, 2078</c:v>
                </c:pt>
                <c:pt idx="6332">
                  <c:v>Ashwin 11, 2078</c:v>
                </c:pt>
                <c:pt idx="6333">
                  <c:v>Ashwin 12, 2078</c:v>
                </c:pt>
                <c:pt idx="6334">
                  <c:v>Ashwin 13, 2078</c:v>
                </c:pt>
                <c:pt idx="6335">
                  <c:v>Ashwin 14, 2078</c:v>
                </c:pt>
                <c:pt idx="6336">
                  <c:v>Ashwin 15, 2078</c:v>
                </c:pt>
                <c:pt idx="6337">
                  <c:v>Ashwin 16, 2078</c:v>
                </c:pt>
                <c:pt idx="6338">
                  <c:v>Ashwin 17, 2078</c:v>
                </c:pt>
                <c:pt idx="6339">
                  <c:v>Ashwin 18, 2078</c:v>
                </c:pt>
                <c:pt idx="6340">
                  <c:v>Ashwin 19, 2078</c:v>
                </c:pt>
                <c:pt idx="6341">
                  <c:v>Ashwin 20, 2078</c:v>
                </c:pt>
                <c:pt idx="6342">
                  <c:v>Ashwin 21, 2078</c:v>
                </c:pt>
                <c:pt idx="6343">
                  <c:v>Ashwin 22, 2078</c:v>
                </c:pt>
                <c:pt idx="6344">
                  <c:v>Ashwin 23, 2078</c:v>
                </c:pt>
                <c:pt idx="6345">
                  <c:v>Ashwin 24, 2078</c:v>
                </c:pt>
                <c:pt idx="6346">
                  <c:v>Ashwin 26, 2078</c:v>
                </c:pt>
                <c:pt idx="6347">
                  <c:v>Ashwin 27, 2078</c:v>
                </c:pt>
                <c:pt idx="6348">
                  <c:v>Ashwin 28, 2078</c:v>
                </c:pt>
                <c:pt idx="6349">
                  <c:v>Ashwin 29, 2078</c:v>
                </c:pt>
                <c:pt idx="6350">
                  <c:v>Ashwin 30, 2078</c:v>
                </c:pt>
                <c:pt idx="6351">
                  <c:v>Ashwin 31, 2078</c:v>
                </c:pt>
                <c:pt idx="6352">
                  <c:v>Ashwin 32, 2078</c:v>
                </c:pt>
                <c:pt idx="6353">
                  <c:v>Kartik 1, 2078</c:v>
                </c:pt>
                <c:pt idx="6354">
                  <c:v>Kartik 2, 2078</c:v>
                </c:pt>
                <c:pt idx="6355">
                  <c:v>Kartik 3, 2078</c:v>
                </c:pt>
                <c:pt idx="6356">
                  <c:v>Kartik 4, 2078</c:v>
                </c:pt>
                <c:pt idx="6357">
                  <c:v>Kartik 5, 2078</c:v>
                </c:pt>
                <c:pt idx="6358">
                  <c:v>Kartik 6, 2078</c:v>
                </c:pt>
                <c:pt idx="6359">
                  <c:v>Kartik 7, 2078</c:v>
                </c:pt>
                <c:pt idx="6360">
                  <c:v>Kartik 8, 2078</c:v>
                </c:pt>
                <c:pt idx="6361">
                  <c:v>Kartik 9, 2078</c:v>
                </c:pt>
                <c:pt idx="6362">
                  <c:v>Kartik 10, 2078</c:v>
                </c:pt>
                <c:pt idx="6363">
                  <c:v>Kartik 11, 2078</c:v>
                </c:pt>
                <c:pt idx="6364">
                  <c:v>Kartik 12, 2078</c:v>
                </c:pt>
                <c:pt idx="6365">
                  <c:v>Kartik 13, 2078</c:v>
                </c:pt>
                <c:pt idx="6366">
                  <c:v>Kartik 14, 2078</c:v>
                </c:pt>
                <c:pt idx="6367">
                  <c:v>Kartik 15, 2078</c:v>
                </c:pt>
                <c:pt idx="6368">
                  <c:v>Kartik 16, 2078</c:v>
                </c:pt>
                <c:pt idx="6369">
                  <c:v>Kartik 17, 2078</c:v>
                </c:pt>
                <c:pt idx="6370">
                  <c:v>Kartik 18, 2078</c:v>
                </c:pt>
                <c:pt idx="6371">
                  <c:v>Kartik 19, 2078</c:v>
                </c:pt>
                <c:pt idx="6372">
                  <c:v>Kartik 20, 2078</c:v>
                </c:pt>
                <c:pt idx="6373">
                  <c:v>Kartik 21, 2078</c:v>
                </c:pt>
                <c:pt idx="6374">
                  <c:v>Kartik 22, 2078</c:v>
                </c:pt>
                <c:pt idx="6375">
                  <c:v>Kartik 23, 2078</c:v>
                </c:pt>
                <c:pt idx="6376">
                  <c:v>Kartik 24, 2078</c:v>
                </c:pt>
                <c:pt idx="6377">
                  <c:v>Kartik 25, 2078</c:v>
                </c:pt>
                <c:pt idx="6378">
                  <c:v>Kartik 27, 2078</c:v>
                </c:pt>
                <c:pt idx="6379">
                  <c:v>Kartik 28, 2078</c:v>
                </c:pt>
                <c:pt idx="6380">
                  <c:v>Kartik 29, 2078</c:v>
                </c:pt>
                <c:pt idx="6381">
                  <c:v>Kartik 30, 2078</c:v>
                </c:pt>
                <c:pt idx="6382">
                  <c:v>Kartik 31, 2078</c:v>
                </c:pt>
                <c:pt idx="6383">
                  <c:v>Kartik 32, 2078</c:v>
                </c:pt>
                <c:pt idx="6384">
                  <c:v>Mangsir 1, 2078</c:v>
                </c:pt>
                <c:pt idx="6385">
                  <c:v>Mangsir 2, 2078</c:v>
                </c:pt>
                <c:pt idx="6386">
                  <c:v>Mangsir 3, 2078</c:v>
                </c:pt>
                <c:pt idx="6387">
                  <c:v>Mangsir 4, 2078</c:v>
                </c:pt>
                <c:pt idx="6388">
                  <c:v>Mangsir 5, 2078</c:v>
                </c:pt>
                <c:pt idx="6389">
                  <c:v>Mangsir 6, 2078</c:v>
                </c:pt>
                <c:pt idx="6390">
                  <c:v>Mangsir 7, 2078</c:v>
                </c:pt>
                <c:pt idx="6391">
                  <c:v>Mangsir 8, 2078</c:v>
                </c:pt>
                <c:pt idx="6392">
                  <c:v>Mangsir 9, 2078</c:v>
                </c:pt>
                <c:pt idx="6393">
                  <c:v>Mangsir 10, 2078</c:v>
                </c:pt>
                <c:pt idx="6394">
                  <c:v>Mangsir 11, 2078</c:v>
                </c:pt>
                <c:pt idx="6395">
                  <c:v>Mangsir 12, 2078</c:v>
                </c:pt>
                <c:pt idx="6396">
                  <c:v>Mangsir 13, 2078</c:v>
                </c:pt>
                <c:pt idx="6397">
                  <c:v>Mangsir 14, 2078</c:v>
                </c:pt>
                <c:pt idx="6398">
                  <c:v>Mangsir 15, 2078</c:v>
                </c:pt>
                <c:pt idx="6399">
                  <c:v>Mangsir 16, 2078</c:v>
                </c:pt>
                <c:pt idx="6400">
                  <c:v>Mangsir 17, 2078</c:v>
                </c:pt>
                <c:pt idx="6401">
                  <c:v>Mangsir 18, 2078</c:v>
                </c:pt>
                <c:pt idx="6402">
                  <c:v>Mangsir 19, 2078</c:v>
                </c:pt>
                <c:pt idx="6403">
                  <c:v>Mangsir 20, 2078</c:v>
                </c:pt>
                <c:pt idx="6404">
                  <c:v>Mangsir 21, 2078</c:v>
                </c:pt>
                <c:pt idx="6405">
                  <c:v>Mangsir 22, 2078</c:v>
                </c:pt>
                <c:pt idx="6406">
                  <c:v>Mangsir 23, 2078</c:v>
                </c:pt>
                <c:pt idx="6407">
                  <c:v>Mangsir 24, 2078</c:v>
                </c:pt>
                <c:pt idx="6408">
                  <c:v>Mangsir 25, 2078</c:v>
                </c:pt>
                <c:pt idx="6409">
                  <c:v>Mangsir 28, 2078</c:v>
                </c:pt>
                <c:pt idx="6410">
                  <c:v>Mangsir 29, 2078</c:v>
                </c:pt>
                <c:pt idx="6411">
                  <c:v>Mangsir 30, 2078</c:v>
                </c:pt>
                <c:pt idx="6412">
                  <c:v>Mangsir 31, 2078</c:v>
                </c:pt>
                <c:pt idx="6413">
                  <c:v>Mangsir 32, 2078</c:v>
                </c:pt>
                <c:pt idx="6414">
                  <c:v>Poush 1, 2078</c:v>
                </c:pt>
                <c:pt idx="6415">
                  <c:v>Poush 2, 2078</c:v>
                </c:pt>
                <c:pt idx="6416">
                  <c:v>Poush 3, 2078</c:v>
                </c:pt>
                <c:pt idx="6417">
                  <c:v>Poush 4, 2078</c:v>
                </c:pt>
                <c:pt idx="6418">
                  <c:v>Poush 5, 2078</c:v>
                </c:pt>
                <c:pt idx="6419">
                  <c:v>Poush 6, 2078</c:v>
                </c:pt>
                <c:pt idx="6420">
                  <c:v>Poush 7, 2078</c:v>
                </c:pt>
                <c:pt idx="6421">
                  <c:v>Poush 8, 2078</c:v>
                </c:pt>
                <c:pt idx="6422">
                  <c:v>Poush 9, 2078</c:v>
                </c:pt>
                <c:pt idx="6423">
                  <c:v>Poush 10, 2078</c:v>
                </c:pt>
                <c:pt idx="6424">
                  <c:v>Poush 11, 2078</c:v>
                </c:pt>
                <c:pt idx="6425">
                  <c:v>Poush 12, 2078</c:v>
                </c:pt>
                <c:pt idx="6426">
                  <c:v>Poush 13, 2078</c:v>
                </c:pt>
                <c:pt idx="6427">
                  <c:v>Poush 14, 2078</c:v>
                </c:pt>
                <c:pt idx="6428">
                  <c:v>Poush 15, 2078</c:v>
                </c:pt>
                <c:pt idx="6429">
                  <c:v>Poush 16, 2078</c:v>
                </c:pt>
                <c:pt idx="6430">
                  <c:v>Poush 17, 2078</c:v>
                </c:pt>
                <c:pt idx="6431">
                  <c:v>Poush 18, 2078</c:v>
                </c:pt>
                <c:pt idx="6432">
                  <c:v>Poush 19, 2078</c:v>
                </c:pt>
                <c:pt idx="6433">
                  <c:v>Poush 20, 2078</c:v>
                </c:pt>
                <c:pt idx="6434">
                  <c:v>Poush 21, 2078</c:v>
                </c:pt>
                <c:pt idx="6435">
                  <c:v>Poush 22, 2078</c:v>
                </c:pt>
                <c:pt idx="6436">
                  <c:v>Poush 23, 2078</c:v>
                </c:pt>
                <c:pt idx="6437">
                  <c:v>Poush 24, 2078</c:v>
                </c:pt>
                <c:pt idx="6438">
                  <c:v>Poush 25, 2078</c:v>
                </c:pt>
                <c:pt idx="6439">
                  <c:v>Poush 29, 2078</c:v>
                </c:pt>
                <c:pt idx="6440">
                  <c:v>Poush 30, 2078</c:v>
                </c:pt>
                <c:pt idx="6441">
                  <c:v>Poush 31, 2078</c:v>
                </c:pt>
                <c:pt idx="6442">
                  <c:v>Poush 32, 2078</c:v>
                </c:pt>
                <c:pt idx="6443">
                  <c:v>Magh 1, 2078</c:v>
                </c:pt>
                <c:pt idx="6444">
                  <c:v>Magh 2, 2078</c:v>
                </c:pt>
                <c:pt idx="6445">
                  <c:v>Magh 3, 2078</c:v>
                </c:pt>
                <c:pt idx="6446">
                  <c:v>Magh 4, 2078</c:v>
                </c:pt>
                <c:pt idx="6447">
                  <c:v>Magh 5, 2078</c:v>
                </c:pt>
                <c:pt idx="6448">
                  <c:v>Magh 6, 2078</c:v>
                </c:pt>
                <c:pt idx="6449">
                  <c:v>Magh 7, 2078</c:v>
                </c:pt>
                <c:pt idx="6450">
                  <c:v>Magh 8, 2078</c:v>
                </c:pt>
                <c:pt idx="6451">
                  <c:v>Magh 9, 2078</c:v>
                </c:pt>
                <c:pt idx="6452">
                  <c:v>Magh 10, 2078</c:v>
                </c:pt>
                <c:pt idx="6453">
                  <c:v>Magh 11, 2078</c:v>
                </c:pt>
                <c:pt idx="6454">
                  <c:v>Magh 12, 2078</c:v>
                </c:pt>
                <c:pt idx="6455">
                  <c:v>Magh 13, 2078</c:v>
                </c:pt>
                <c:pt idx="6456">
                  <c:v>Magh 14, 2078</c:v>
                </c:pt>
                <c:pt idx="6457">
                  <c:v>Magh 15, 2078</c:v>
                </c:pt>
                <c:pt idx="6458">
                  <c:v>Magh 16, 2078</c:v>
                </c:pt>
                <c:pt idx="6459">
                  <c:v>Magh 17, 2078</c:v>
                </c:pt>
                <c:pt idx="6460">
                  <c:v>Magh 18, 2078</c:v>
                </c:pt>
                <c:pt idx="6461">
                  <c:v>Magh 19, 2078</c:v>
                </c:pt>
                <c:pt idx="6462">
                  <c:v>Magh 20, 2078</c:v>
                </c:pt>
                <c:pt idx="6463">
                  <c:v>Magh 21, 2078</c:v>
                </c:pt>
                <c:pt idx="6464">
                  <c:v>Magh 22, 2078</c:v>
                </c:pt>
                <c:pt idx="6465">
                  <c:v>Magh 23, 2078</c:v>
                </c:pt>
                <c:pt idx="6466">
                  <c:v>Magh 24, 2078</c:v>
                </c:pt>
                <c:pt idx="6467">
                  <c:v>Magh 25, 2078</c:v>
                </c:pt>
                <c:pt idx="6468">
                  <c:v>Magh 26, 2078</c:v>
                </c:pt>
                <c:pt idx="6469">
                  <c:v>Magh 27, 2078</c:v>
                </c:pt>
                <c:pt idx="6470">
                  <c:v>Magh 30, 2078</c:v>
                </c:pt>
                <c:pt idx="6471">
                  <c:v>Magh 31, 2078</c:v>
                </c:pt>
                <c:pt idx="6472">
                  <c:v>Magh 32, 2078</c:v>
                </c:pt>
                <c:pt idx="6473">
                  <c:v>Falgun 1, 2078</c:v>
                </c:pt>
                <c:pt idx="6474">
                  <c:v>Falgun 2, 2078</c:v>
                </c:pt>
                <c:pt idx="6475">
                  <c:v>Falgun 3, 2078</c:v>
                </c:pt>
                <c:pt idx="6476">
                  <c:v>Falgun 4, 2078</c:v>
                </c:pt>
                <c:pt idx="6477">
                  <c:v>Falgun 5, 2078</c:v>
                </c:pt>
                <c:pt idx="6478">
                  <c:v>Falgun 6, 2078</c:v>
                </c:pt>
                <c:pt idx="6479">
                  <c:v>Falgun 7, 2078</c:v>
                </c:pt>
                <c:pt idx="6480">
                  <c:v>Falgun 8, 2078</c:v>
                </c:pt>
                <c:pt idx="6481">
                  <c:v>Falgun 9, 2078</c:v>
                </c:pt>
                <c:pt idx="6482">
                  <c:v>Falgun 10, 2078</c:v>
                </c:pt>
                <c:pt idx="6483">
                  <c:v>Falgun 11, 2078</c:v>
                </c:pt>
                <c:pt idx="6484">
                  <c:v>Falgun 12, 2078</c:v>
                </c:pt>
                <c:pt idx="6485">
                  <c:v>Falgun 13, 2078</c:v>
                </c:pt>
                <c:pt idx="6486">
                  <c:v>Falgun 14, 2078</c:v>
                </c:pt>
                <c:pt idx="6487">
                  <c:v>Falgun 15, 2078</c:v>
                </c:pt>
                <c:pt idx="6488">
                  <c:v>Falgun 16, 2078</c:v>
                </c:pt>
                <c:pt idx="6489">
                  <c:v>Falgun 17, 2078</c:v>
                </c:pt>
                <c:pt idx="6490">
                  <c:v>Falgun 18, 2078</c:v>
                </c:pt>
                <c:pt idx="6491">
                  <c:v>Falgun 19, 2078</c:v>
                </c:pt>
                <c:pt idx="6492">
                  <c:v>Falgun 20, 2078</c:v>
                </c:pt>
                <c:pt idx="6493">
                  <c:v>Falgun 21, 2078</c:v>
                </c:pt>
                <c:pt idx="6494">
                  <c:v>Falgun 22, 2078</c:v>
                </c:pt>
                <c:pt idx="6495">
                  <c:v>Falgun 23, 2078</c:v>
                </c:pt>
                <c:pt idx="6496">
                  <c:v>Falgun 24, 2078</c:v>
                </c:pt>
                <c:pt idx="6497">
                  <c:v>Falgun 25, 2078</c:v>
                </c:pt>
                <c:pt idx="6498">
                  <c:v>Falgun 26, 2078</c:v>
                </c:pt>
                <c:pt idx="6499">
                  <c:v>Falgun 27, 2078</c:v>
                </c:pt>
                <c:pt idx="6500">
                  <c:v>Falgun 28, 2078</c:v>
                </c:pt>
                <c:pt idx="6501">
                  <c:v>Falgun 31, 2078</c:v>
                </c:pt>
                <c:pt idx="6502">
                  <c:v>Falgun 32, 2078</c:v>
                </c:pt>
                <c:pt idx="6503">
                  <c:v>Chaitra 1, 2078</c:v>
                </c:pt>
                <c:pt idx="6504">
                  <c:v>Chaitra 2, 2078</c:v>
                </c:pt>
                <c:pt idx="6505">
                  <c:v>Chaitra 3, 2078</c:v>
                </c:pt>
                <c:pt idx="6506">
                  <c:v>Chaitra 4, 2078</c:v>
                </c:pt>
                <c:pt idx="6507">
                  <c:v>Chaitra 5, 2078</c:v>
                </c:pt>
                <c:pt idx="6508">
                  <c:v>Chaitra 6, 2078</c:v>
                </c:pt>
                <c:pt idx="6509">
                  <c:v>Chaitra 7, 2078</c:v>
                </c:pt>
                <c:pt idx="6510">
                  <c:v>Chaitra 8, 2078</c:v>
                </c:pt>
                <c:pt idx="6511">
                  <c:v>Chaitra 9, 2078</c:v>
                </c:pt>
                <c:pt idx="6512">
                  <c:v>Chaitra 10, 2078</c:v>
                </c:pt>
                <c:pt idx="6513">
                  <c:v>Chaitra 11, 2078</c:v>
                </c:pt>
                <c:pt idx="6514">
                  <c:v>Chaitra 12, 2078</c:v>
                </c:pt>
                <c:pt idx="6515">
                  <c:v>Chaitra 13, 2078</c:v>
                </c:pt>
                <c:pt idx="6516">
                  <c:v>Chaitra 14, 2078</c:v>
                </c:pt>
                <c:pt idx="6517">
                  <c:v>Chaitra 15, 2078</c:v>
                </c:pt>
                <c:pt idx="6518">
                  <c:v>Chaitra 16, 2078</c:v>
                </c:pt>
                <c:pt idx="6519">
                  <c:v>Chaitra 17, 2078</c:v>
                </c:pt>
                <c:pt idx="6520">
                  <c:v>Chaitra 18, 2078</c:v>
                </c:pt>
                <c:pt idx="6521">
                  <c:v>Chaitra 19, 2078</c:v>
                </c:pt>
                <c:pt idx="6522">
                  <c:v>Chaitra 20, 2078</c:v>
                </c:pt>
                <c:pt idx="6523">
                  <c:v>Chaitra 21, 2078</c:v>
                </c:pt>
                <c:pt idx="6524">
                  <c:v>Chaitra 22, 2078</c:v>
                </c:pt>
                <c:pt idx="6525">
                  <c:v>Chaitra 23, 2078</c:v>
                </c:pt>
                <c:pt idx="6526">
                  <c:v>Chaitra 24, 2078</c:v>
                </c:pt>
                <c:pt idx="6527">
                  <c:v>Chaitra 25, 2078</c:v>
                </c:pt>
                <c:pt idx="6528">
                  <c:v>Chaitra 26, 2078</c:v>
                </c:pt>
                <c:pt idx="6529">
                  <c:v>Chaitra 27, 2078</c:v>
                </c:pt>
                <c:pt idx="6530">
                  <c:v>Chaitra 28, 2078</c:v>
                </c:pt>
                <c:pt idx="6531">
                  <c:v>Chaitra 29, 2078</c:v>
                </c:pt>
                <c:pt idx="6532">
                  <c:v>Chaitra 32, 2078</c:v>
                </c:pt>
                <c:pt idx="6533">
                  <c:v>Baishakh 1, 2079</c:v>
                </c:pt>
                <c:pt idx="6534">
                  <c:v>Baishakh 2, 2079</c:v>
                </c:pt>
                <c:pt idx="6535">
                  <c:v>Baishakh 3, 2079</c:v>
                </c:pt>
                <c:pt idx="6536">
                  <c:v>Baishakh 4, 2079</c:v>
                </c:pt>
                <c:pt idx="6537">
                  <c:v>Baishakh 5, 2079</c:v>
                </c:pt>
                <c:pt idx="6538">
                  <c:v>Baishakh 6, 2079</c:v>
                </c:pt>
                <c:pt idx="6539">
                  <c:v>Baishakh 7, 2079</c:v>
                </c:pt>
                <c:pt idx="6540">
                  <c:v>Baishakh 8, 2079</c:v>
                </c:pt>
                <c:pt idx="6541">
                  <c:v>Baishakh 9, 2079</c:v>
                </c:pt>
                <c:pt idx="6542">
                  <c:v>Baishakh 10, 2079</c:v>
                </c:pt>
                <c:pt idx="6543">
                  <c:v>Baishakh 11, 2079</c:v>
                </c:pt>
                <c:pt idx="6544">
                  <c:v>Baishakh 12, 2079</c:v>
                </c:pt>
                <c:pt idx="6545">
                  <c:v>Baishakh 13, 2079</c:v>
                </c:pt>
                <c:pt idx="6546">
                  <c:v>Baishakh 14, 2079</c:v>
                </c:pt>
                <c:pt idx="6547">
                  <c:v>Baishakh 15, 2079</c:v>
                </c:pt>
                <c:pt idx="6548">
                  <c:v>Baishakh 16, 2079</c:v>
                </c:pt>
                <c:pt idx="6549">
                  <c:v>Baishakh 17, 2079</c:v>
                </c:pt>
                <c:pt idx="6550">
                  <c:v>Baishakh 18, 2079</c:v>
                </c:pt>
                <c:pt idx="6551">
                  <c:v>Baishakh 19, 2079</c:v>
                </c:pt>
                <c:pt idx="6552">
                  <c:v>Baishakh 20, 2079</c:v>
                </c:pt>
                <c:pt idx="6553">
                  <c:v>Baishakh 21, 2079</c:v>
                </c:pt>
                <c:pt idx="6554">
                  <c:v>Baishakh 22, 2079</c:v>
                </c:pt>
                <c:pt idx="6555">
                  <c:v>Baishakh 23, 2079</c:v>
                </c:pt>
                <c:pt idx="6556">
                  <c:v>Baishakh 24, 2079</c:v>
                </c:pt>
                <c:pt idx="6557">
                  <c:v>Baishakh 25, 2079</c:v>
                </c:pt>
                <c:pt idx="6558">
                  <c:v>Baishakh 26, 2079</c:v>
                </c:pt>
                <c:pt idx="6559">
                  <c:v>Baishakh 27, 2079</c:v>
                </c:pt>
                <c:pt idx="6560">
                  <c:v>Baishakh 28, 2079</c:v>
                </c:pt>
                <c:pt idx="6561">
                  <c:v>Baishakh 29, 2079</c:v>
                </c:pt>
                <c:pt idx="6562">
                  <c:v>Baishakh 30, 2079</c:v>
                </c:pt>
                <c:pt idx="6563">
                  <c:v>Jestha 1, 2079</c:v>
                </c:pt>
                <c:pt idx="6564">
                  <c:v>Jestha 2, 2079</c:v>
                </c:pt>
                <c:pt idx="6565">
                  <c:v>Jestha 3, 2079</c:v>
                </c:pt>
                <c:pt idx="6566">
                  <c:v>Jestha 4, 2079</c:v>
                </c:pt>
                <c:pt idx="6567">
                  <c:v>Jestha 5, 2079</c:v>
                </c:pt>
                <c:pt idx="6568">
                  <c:v>Jestha 6, 2079</c:v>
                </c:pt>
                <c:pt idx="6569">
                  <c:v>Jestha 7, 2079</c:v>
                </c:pt>
                <c:pt idx="6570">
                  <c:v>Jestha 8, 2079</c:v>
                </c:pt>
                <c:pt idx="6571">
                  <c:v>Jestha 9, 2079</c:v>
                </c:pt>
                <c:pt idx="6572">
                  <c:v>Jestha 10, 2079</c:v>
                </c:pt>
                <c:pt idx="6573">
                  <c:v>Jestha 11, 2079</c:v>
                </c:pt>
                <c:pt idx="6574">
                  <c:v>Jestha 12, 2079</c:v>
                </c:pt>
                <c:pt idx="6575">
                  <c:v>Jestha 13, 2079</c:v>
                </c:pt>
                <c:pt idx="6576">
                  <c:v>Jestha 14, 2079</c:v>
                </c:pt>
                <c:pt idx="6577">
                  <c:v>Jestha 15, 2079</c:v>
                </c:pt>
                <c:pt idx="6578">
                  <c:v>Jestha 16, 2079</c:v>
                </c:pt>
                <c:pt idx="6579">
                  <c:v>Jestha 17, 2079</c:v>
                </c:pt>
                <c:pt idx="6580">
                  <c:v>Jestha 18, 2079</c:v>
                </c:pt>
                <c:pt idx="6581">
                  <c:v>Jestha 19, 2079</c:v>
                </c:pt>
                <c:pt idx="6582">
                  <c:v>Jestha 20, 2079</c:v>
                </c:pt>
                <c:pt idx="6583">
                  <c:v>Jestha 21, 2079</c:v>
                </c:pt>
                <c:pt idx="6584">
                  <c:v>Jestha 22, 2079</c:v>
                </c:pt>
                <c:pt idx="6585">
                  <c:v>Jestha 23, 2079</c:v>
                </c:pt>
                <c:pt idx="6586">
                  <c:v>Jestha 24, 2079</c:v>
                </c:pt>
                <c:pt idx="6587">
                  <c:v>Jestha 25, 2079</c:v>
                </c:pt>
                <c:pt idx="6588">
                  <c:v>Jestha 26, 2079</c:v>
                </c:pt>
                <c:pt idx="6589">
                  <c:v>Jestha 27, 2079</c:v>
                </c:pt>
                <c:pt idx="6590">
                  <c:v>Jestha 28, 2079</c:v>
                </c:pt>
                <c:pt idx="6591">
                  <c:v>Jestha 29, 2079</c:v>
                </c:pt>
                <c:pt idx="6592">
                  <c:v>Jestha 30, 2079</c:v>
                </c:pt>
                <c:pt idx="6593">
                  <c:v>Jestha 31, 2079</c:v>
                </c:pt>
                <c:pt idx="6594">
                  <c:v>Jestha 32, 2079</c:v>
                </c:pt>
                <c:pt idx="6595">
                  <c:v>Ashadh 2, 2079</c:v>
                </c:pt>
                <c:pt idx="6596">
                  <c:v>Ashadh 3, 2079</c:v>
                </c:pt>
                <c:pt idx="6597">
                  <c:v>Ashadh 4, 2079</c:v>
                </c:pt>
                <c:pt idx="6598">
                  <c:v>Ashadh 5, 2079</c:v>
                </c:pt>
                <c:pt idx="6599">
                  <c:v>Ashadh 6, 2079</c:v>
                </c:pt>
                <c:pt idx="6600">
                  <c:v>Ashadh 7, 2079</c:v>
                </c:pt>
                <c:pt idx="6601">
                  <c:v>Ashadh 8, 2079</c:v>
                </c:pt>
                <c:pt idx="6602">
                  <c:v>Ashadh 9, 2079</c:v>
                </c:pt>
                <c:pt idx="6603">
                  <c:v>Ashadh 10, 2079</c:v>
                </c:pt>
                <c:pt idx="6604">
                  <c:v>Ashadh 11, 2079</c:v>
                </c:pt>
                <c:pt idx="6605">
                  <c:v>Ashadh 12, 2079</c:v>
                </c:pt>
                <c:pt idx="6606">
                  <c:v>Ashadh 13, 2079</c:v>
                </c:pt>
                <c:pt idx="6607">
                  <c:v>Ashadh 14, 2079</c:v>
                </c:pt>
                <c:pt idx="6608">
                  <c:v>Ashadh 15, 2079</c:v>
                </c:pt>
                <c:pt idx="6609">
                  <c:v>Ashadh 16, 2079</c:v>
                </c:pt>
                <c:pt idx="6610">
                  <c:v>Ashadh 17, 2079</c:v>
                </c:pt>
                <c:pt idx="6611">
                  <c:v>Ashadh 18, 2079</c:v>
                </c:pt>
                <c:pt idx="6612">
                  <c:v>Ashadh 19, 2079</c:v>
                </c:pt>
                <c:pt idx="6613">
                  <c:v>Ashadh 20, 2079</c:v>
                </c:pt>
                <c:pt idx="6614">
                  <c:v>Ashadh 21, 2079</c:v>
                </c:pt>
                <c:pt idx="6615">
                  <c:v>Ashadh 22, 2079</c:v>
                </c:pt>
                <c:pt idx="6616">
                  <c:v>Ashadh 23, 2079</c:v>
                </c:pt>
                <c:pt idx="6617">
                  <c:v>Ashadh 24, 2079</c:v>
                </c:pt>
                <c:pt idx="6618">
                  <c:v>Ashadh 25, 2079</c:v>
                </c:pt>
                <c:pt idx="6619">
                  <c:v>Ashadh 26, 2079</c:v>
                </c:pt>
                <c:pt idx="6620">
                  <c:v>Ashadh 27, 2079</c:v>
                </c:pt>
                <c:pt idx="6621">
                  <c:v>Ashadh 28, 2079</c:v>
                </c:pt>
                <c:pt idx="6622">
                  <c:v>Ashadh 29, 2079</c:v>
                </c:pt>
                <c:pt idx="6623">
                  <c:v>Ashadh 30, 2079</c:v>
                </c:pt>
                <c:pt idx="6624">
                  <c:v>Ashadh 31, 2079</c:v>
                </c:pt>
                <c:pt idx="6625">
                  <c:v>Ashadh 32, 2079</c:v>
                </c:pt>
                <c:pt idx="6626">
                  <c:v>Shrawan 1, 2079</c:v>
                </c:pt>
                <c:pt idx="6627">
                  <c:v>Shrawan 3, 2079</c:v>
                </c:pt>
                <c:pt idx="6628">
                  <c:v>Shrawan 4, 2079</c:v>
                </c:pt>
                <c:pt idx="6629">
                  <c:v>Shrawan 5, 2079</c:v>
                </c:pt>
                <c:pt idx="6630">
                  <c:v>Shrawan 6, 2079</c:v>
                </c:pt>
                <c:pt idx="6631">
                  <c:v>Shrawan 7, 2079</c:v>
                </c:pt>
                <c:pt idx="6632">
                  <c:v>Shrawan 8, 2079</c:v>
                </c:pt>
                <c:pt idx="6633">
                  <c:v>Shrawan 9, 2079</c:v>
                </c:pt>
                <c:pt idx="6634">
                  <c:v>Shrawan 10, 2079</c:v>
                </c:pt>
                <c:pt idx="6635">
                  <c:v>Shrawan 11, 2079</c:v>
                </c:pt>
                <c:pt idx="6636">
                  <c:v>Shrawan 12, 2079</c:v>
                </c:pt>
                <c:pt idx="6637">
                  <c:v>Shrawan 13, 2079</c:v>
                </c:pt>
                <c:pt idx="6638">
                  <c:v>Shrawan 14, 2079</c:v>
                </c:pt>
                <c:pt idx="6639">
                  <c:v>Shrawan 15, 2079</c:v>
                </c:pt>
                <c:pt idx="6640">
                  <c:v>Shrawan 16, 2079</c:v>
                </c:pt>
                <c:pt idx="6641">
                  <c:v>Shrawan 17, 2079</c:v>
                </c:pt>
                <c:pt idx="6642">
                  <c:v>Shrawan 18, 2079</c:v>
                </c:pt>
                <c:pt idx="6643">
                  <c:v>Shrawan 19, 2079</c:v>
                </c:pt>
                <c:pt idx="6644">
                  <c:v>Shrawan 20, 2079</c:v>
                </c:pt>
                <c:pt idx="6645">
                  <c:v>Shrawan 21, 2079</c:v>
                </c:pt>
                <c:pt idx="6646">
                  <c:v>Shrawan 22, 2079</c:v>
                </c:pt>
                <c:pt idx="6647">
                  <c:v>Shrawan 23, 2079</c:v>
                </c:pt>
                <c:pt idx="6648">
                  <c:v>Shrawan 24, 2079</c:v>
                </c:pt>
                <c:pt idx="6649">
                  <c:v>Shrawan 25, 2079</c:v>
                </c:pt>
                <c:pt idx="6650">
                  <c:v>Shrawan 26, 2079</c:v>
                </c:pt>
                <c:pt idx="6651">
                  <c:v>Shrawan 27, 2079</c:v>
                </c:pt>
                <c:pt idx="6652">
                  <c:v>Shrawan 28, 2079</c:v>
                </c:pt>
                <c:pt idx="6653">
                  <c:v>Shrawan 29, 2079</c:v>
                </c:pt>
                <c:pt idx="6654">
                  <c:v>Shrawan 30, 2079</c:v>
                </c:pt>
                <c:pt idx="6655">
                  <c:v>Shrawan 31, 2079</c:v>
                </c:pt>
                <c:pt idx="6656">
                  <c:v>Shrawan 32, 2079</c:v>
                </c:pt>
                <c:pt idx="6657">
                  <c:v>Bhadra 1, 2079</c:v>
                </c:pt>
                <c:pt idx="6658">
                  <c:v>Bhadra 2, 2079</c:v>
                </c:pt>
                <c:pt idx="6659">
                  <c:v>Bhadra 3, 2079</c:v>
                </c:pt>
                <c:pt idx="6660">
                  <c:v>Bhadra 4, 2079</c:v>
                </c:pt>
                <c:pt idx="6661">
                  <c:v>Bhadra 5, 2079</c:v>
                </c:pt>
                <c:pt idx="6662">
                  <c:v>Bhadra 6, 2079</c:v>
                </c:pt>
                <c:pt idx="6663">
                  <c:v>Bhadra 7, 2079</c:v>
                </c:pt>
                <c:pt idx="6664">
                  <c:v>Bhadra 8, 2079</c:v>
                </c:pt>
                <c:pt idx="6665">
                  <c:v>Bhadra 9, 2079</c:v>
                </c:pt>
                <c:pt idx="6666">
                  <c:v>Bhadra 10, 2079</c:v>
                </c:pt>
                <c:pt idx="6667">
                  <c:v>Bhadra 11, 2079</c:v>
                </c:pt>
                <c:pt idx="6668">
                  <c:v>Bhadra 12, 2079</c:v>
                </c:pt>
                <c:pt idx="6669">
                  <c:v>Bhadra 13, 2079</c:v>
                </c:pt>
                <c:pt idx="6670">
                  <c:v>Bhadra 14, 2079</c:v>
                </c:pt>
                <c:pt idx="6671">
                  <c:v>Bhadra 15, 2079</c:v>
                </c:pt>
                <c:pt idx="6672">
                  <c:v>Bhadra 16, 2079</c:v>
                </c:pt>
                <c:pt idx="6673">
                  <c:v>Bhadra 17, 2079</c:v>
                </c:pt>
                <c:pt idx="6674">
                  <c:v>Bhadra 18, 2079</c:v>
                </c:pt>
                <c:pt idx="6675">
                  <c:v>Bhadra 19, 2079</c:v>
                </c:pt>
                <c:pt idx="6676">
                  <c:v>Bhadra 20, 2079</c:v>
                </c:pt>
                <c:pt idx="6677">
                  <c:v>Bhadra 21, 2079</c:v>
                </c:pt>
                <c:pt idx="6678">
                  <c:v>Bhadra 22, 2079</c:v>
                </c:pt>
                <c:pt idx="6679">
                  <c:v>Bhadra 23, 2079</c:v>
                </c:pt>
                <c:pt idx="6680">
                  <c:v>Bhadra 24, 2079</c:v>
                </c:pt>
                <c:pt idx="6681">
                  <c:v>Bhadra 25, 2079</c:v>
                </c:pt>
                <c:pt idx="6682">
                  <c:v>Bhadra 26, 2079</c:v>
                </c:pt>
                <c:pt idx="6683">
                  <c:v>Bhadra 27, 2079</c:v>
                </c:pt>
                <c:pt idx="6684">
                  <c:v>Bhadra 28, 2079</c:v>
                </c:pt>
                <c:pt idx="6685">
                  <c:v>Bhadra 29, 2079</c:v>
                </c:pt>
                <c:pt idx="6686">
                  <c:v>Bhadra 30, 2079</c:v>
                </c:pt>
                <c:pt idx="6687">
                  <c:v>Bhadra 31, 2079</c:v>
                </c:pt>
                <c:pt idx="6688">
                  <c:v>Bhadra 32, 2079</c:v>
                </c:pt>
                <c:pt idx="6689">
                  <c:v>Ashwin 1, 2079</c:v>
                </c:pt>
                <c:pt idx="6690">
                  <c:v>Ashwin 2, 2079</c:v>
                </c:pt>
                <c:pt idx="6691">
                  <c:v>Ashwin 3, 2079</c:v>
                </c:pt>
                <c:pt idx="6692">
                  <c:v>Ashwin 5, 2079</c:v>
                </c:pt>
                <c:pt idx="6693">
                  <c:v>Ashwin 6, 2079</c:v>
                </c:pt>
                <c:pt idx="6694">
                  <c:v>Ashwin 7, 2079</c:v>
                </c:pt>
                <c:pt idx="6695">
                  <c:v>Ashwin 8, 2079</c:v>
                </c:pt>
                <c:pt idx="6696">
                  <c:v>Ashwin 9, 2079</c:v>
                </c:pt>
                <c:pt idx="6697">
                  <c:v>Ashwin 10, 2079</c:v>
                </c:pt>
                <c:pt idx="6698">
                  <c:v>Ashwin 11, 2079</c:v>
                </c:pt>
                <c:pt idx="6699">
                  <c:v>Ashwin 12, 2079</c:v>
                </c:pt>
                <c:pt idx="6700">
                  <c:v>Ashwin 13, 2079</c:v>
                </c:pt>
                <c:pt idx="6701">
                  <c:v>Ashwin 14, 2079</c:v>
                </c:pt>
                <c:pt idx="6702">
                  <c:v>Ashwin 15, 2079</c:v>
                </c:pt>
                <c:pt idx="6703">
                  <c:v>Ashwin 16, 2079</c:v>
                </c:pt>
                <c:pt idx="6704">
                  <c:v>Ashwin 17, 2079</c:v>
                </c:pt>
                <c:pt idx="6705">
                  <c:v>Ashwin 18, 2079</c:v>
                </c:pt>
                <c:pt idx="6706">
                  <c:v>Ashwin 19, 2079</c:v>
                </c:pt>
                <c:pt idx="6707">
                  <c:v>Ashwin 20, 2079</c:v>
                </c:pt>
                <c:pt idx="6708">
                  <c:v>Ashwin 21, 2079</c:v>
                </c:pt>
                <c:pt idx="6709">
                  <c:v>Ashwin 22, 2079</c:v>
                </c:pt>
                <c:pt idx="6710">
                  <c:v>Ashwin 23, 2079</c:v>
                </c:pt>
                <c:pt idx="6711">
                  <c:v>Ashwin 24, 2079</c:v>
                </c:pt>
                <c:pt idx="6712">
                  <c:v>Ashwin 25, 2079</c:v>
                </c:pt>
                <c:pt idx="6713">
                  <c:v>Ashwin 26, 2079</c:v>
                </c:pt>
                <c:pt idx="6714">
                  <c:v>Ashwin 27, 2079</c:v>
                </c:pt>
                <c:pt idx="6715">
                  <c:v>Ashwin 28, 2079</c:v>
                </c:pt>
                <c:pt idx="6716">
                  <c:v>Ashwin 29, 2079</c:v>
                </c:pt>
                <c:pt idx="6717">
                  <c:v>Ashwin 30, 2079</c:v>
                </c:pt>
                <c:pt idx="6718">
                  <c:v>Ashwin 31, 2079</c:v>
                </c:pt>
                <c:pt idx="6719">
                  <c:v>Ashwin 32, 2079</c:v>
                </c:pt>
                <c:pt idx="6720">
                  <c:v>Kartik 1, 2079</c:v>
                </c:pt>
                <c:pt idx="6721">
                  <c:v>Kartik 2, 2079</c:v>
                </c:pt>
                <c:pt idx="6722">
                  <c:v>Kartik 3, 2079</c:v>
                </c:pt>
                <c:pt idx="6723">
                  <c:v>Kartik 5, 2079</c:v>
                </c:pt>
                <c:pt idx="6724">
                  <c:v>Kartik 6, 2079</c:v>
                </c:pt>
                <c:pt idx="6725">
                  <c:v>Kartik 7, 2079</c:v>
                </c:pt>
                <c:pt idx="6726">
                  <c:v>Kartik 8, 2079</c:v>
                </c:pt>
                <c:pt idx="6727">
                  <c:v>Kartik 9, 2079</c:v>
                </c:pt>
                <c:pt idx="6728">
                  <c:v>Kartik 10, 2079</c:v>
                </c:pt>
                <c:pt idx="6729">
                  <c:v>Kartik 11, 2079</c:v>
                </c:pt>
                <c:pt idx="6730">
                  <c:v>Kartik 12, 2079</c:v>
                </c:pt>
                <c:pt idx="6731">
                  <c:v>Kartik 13, 2079</c:v>
                </c:pt>
                <c:pt idx="6732">
                  <c:v>Kartik 14, 2079</c:v>
                </c:pt>
                <c:pt idx="6733">
                  <c:v>Kartik 15, 2079</c:v>
                </c:pt>
                <c:pt idx="6734">
                  <c:v>Kartik 16, 2079</c:v>
                </c:pt>
                <c:pt idx="6735">
                  <c:v>Kartik 17, 2079</c:v>
                </c:pt>
                <c:pt idx="6736">
                  <c:v>Kartik 18, 2079</c:v>
                </c:pt>
                <c:pt idx="6737">
                  <c:v>Kartik 19, 2079</c:v>
                </c:pt>
                <c:pt idx="6738">
                  <c:v>Kartik 20, 2079</c:v>
                </c:pt>
                <c:pt idx="6739">
                  <c:v>Kartik 21, 2079</c:v>
                </c:pt>
                <c:pt idx="6740">
                  <c:v>Kartik 22, 2079</c:v>
                </c:pt>
                <c:pt idx="6741">
                  <c:v>Kartik 23, 2079</c:v>
                </c:pt>
                <c:pt idx="6742">
                  <c:v>Kartik 24, 2079</c:v>
                </c:pt>
                <c:pt idx="6743">
                  <c:v>Kartik 25, 2079</c:v>
                </c:pt>
                <c:pt idx="6744">
                  <c:v>Kartik 26, 2079</c:v>
                </c:pt>
                <c:pt idx="6745">
                  <c:v>Kartik 27, 2079</c:v>
                </c:pt>
                <c:pt idx="6746">
                  <c:v>Kartik 28, 2079</c:v>
                </c:pt>
                <c:pt idx="6747">
                  <c:v>Kartik 29, 2079</c:v>
                </c:pt>
                <c:pt idx="6748">
                  <c:v>Kartik 30, 2079</c:v>
                </c:pt>
                <c:pt idx="6749">
                  <c:v>Kartik 31, 2079</c:v>
                </c:pt>
                <c:pt idx="6750">
                  <c:v>Kartik 32, 2079</c:v>
                </c:pt>
                <c:pt idx="6751">
                  <c:v>Mangsir 1, 2079</c:v>
                </c:pt>
                <c:pt idx="6752">
                  <c:v>Mangsir 2, 2079</c:v>
                </c:pt>
                <c:pt idx="6753">
                  <c:v>Mangsir 3, 2079</c:v>
                </c:pt>
                <c:pt idx="6754">
                  <c:v>Mangsir 5, 2079</c:v>
                </c:pt>
                <c:pt idx="6755">
                  <c:v>Mangsir 6, 2079</c:v>
                </c:pt>
                <c:pt idx="6756">
                  <c:v>Mangsir 7, 2079</c:v>
                </c:pt>
                <c:pt idx="6757">
                  <c:v>Mangsir 8, 2079</c:v>
                </c:pt>
                <c:pt idx="6758">
                  <c:v>Mangsir 9, 2079</c:v>
                </c:pt>
                <c:pt idx="6759">
                  <c:v>Mangsir 10, 2079</c:v>
                </c:pt>
                <c:pt idx="6760">
                  <c:v>Mangsir 11, 2079</c:v>
                </c:pt>
                <c:pt idx="6761">
                  <c:v>Mangsir 12, 2079</c:v>
                </c:pt>
                <c:pt idx="6762">
                  <c:v>Mangsir 13, 2079</c:v>
                </c:pt>
                <c:pt idx="6763">
                  <c:v>Mangsir 14, 2079</c:v>
                </c:pt>
                <c:pt idx="6764">
                  <c:v>Mangsir 15, 2079</c:v>
                </c:pt>
                <c:pt idx="6765">
                  <c:v>Mangsir 16, 2079</c:v>
                </c:pt>
                <c:pt idx="6766">
                  <c:v>Mangsir 17, 2079</c:v>
                </c:pt>
                <c:pt idx="6767">
                  <c:v>Mangsir 18, 2079</c:v>
                </c:pt>
                <c:pt idx="6768">
                  <c:v>Mangsir 19, 2079</c:v>
                </c:pt>
                <c:pt idx="6769">
                  <c:v>Mangsir 20, 2079</c:v>
                </c:pt>
                <c:pt idx="6770">
                  <c:v>Mangsir 21, 2079</c:v>
                </c:pt>
                <c:pt idx="6771">
                  <c:v>Mangsir 22, 2079</c:v>
                </c:pt>
                <c:pt idx="6772">
                  <c:v>Mangsir 23, 2079</c:v>
                </c:pt>
                <c:pt idx="6773">
                  <c:v>Mangsir 24, 2079</c:v>
                </c:pt>
                <c:pt idx="6774">
                  <c:v>Mangsir 25, 2079</c:v>
                </c:pt>
                <c:pt idx="6775">
                  <c:v>Mangsir 26, 2079</c:v>
                </c:pt>
                <c:pt idx="6776">
                  <c:v>Mangsir 27, 2079</c:v>
                </c:pt>
                <c:pt idx="6777">
                  <c:v>Mangsir 28, 2079</c:v>
                </c:pt>
                <c:pt idx="6778">
                  <c:v>Mangsir 29, 2079</c:v>
                </c:pt>
                <c:pt idx="6779">
                  <c:v>Mangsir 30, 2079</c:v>
                </c:pt>
                <c:pt idx="6780">
                  <c:v>Mangsir 31, 2079</c:v>
                </c:pt>
                <c:pt idx="6781">
                  <c:v>Mangsir 32, 2079</c:v>
                </c:pt>
                <c:pt idx="6782">
                  <c:v>Poush 1, 2079</c:v>
                </c:pt>
                <c:pt idx="6783">
                  <c:v>Poush 2, 2079</c:v>
                </c:pt>
                <c:pt idx="6784">
                  <c:v>Poush 5, 2079</c:v>
                </c:pt>
                <c:pt idx="6785">
                  <c:v>Poush 6, 2079</c:v>
                </c:pt>
                <c:pt idx="6786">
                  <c:v>Poush 7, 2079</c:v>
                </c:pt>
                <c:pt idx="6787">
                  <c:v>Poush 8, 2079</c:v>
                </c:pt>
                <c:pt idx="6788">
                  <c:v>Poush 9, 2079</c:v>
                </c:pt>
                <c:pt idx="6789">
                  <c:v>Poush 10, 2079</c:v>
                </c:pt>
                <c:pt idx="6790">
                  <c:v>Poush 11, 2079</c:v>
                </c:pt>
                <c:pt idx="6791">
                  <c:v>Poush 12, 2079</c:v>
                </c:pt>
                <c:pt idx="6792">
                  <c:v>Poush 13, 2079</c:v>
                </c:pt>
                <c:pt idx="6793">
                  <c:v>Poush 14, 2079</c:v>
                </c:pt>
                <c:pt idx="6794">
                  <c:v>Poush 15, 2079</c:v>
                </c:pt>
                <c:pt idx="6795">
                  <c:v>Poush 16, 2079</c:v>
                </c:pt>
                <c:pt idx="6796">
                  <c:v>Poush 17, 2079</c:v>
                </c:pt>
                <c:pt idx="6797">
                  <c:v>Poush 18, 2079</c:v>
                </c:pt>
                <c:pt idx="6798">
                  <c:v>Poush 19, 2079</c:v>
                </c:pt>
                <c:pt idx="6799">
                  <c:v>Poush 20, 2079</c:v>
                </c:pt>
                <c:pt idx="6800">
                  <c:v>Poush 21, 2079</c:v>
                </c:pt>
                <c:pt idx="6801">
                  <c:v>Poush 22, 2079</c:v>
                </c:pt>
                <c:pt idx="6802">
                  <c:v>Poush 23, 2079</c:v>
                </c:pt>
                <c:pt idx="6803">
                  <c:v>Poush 24, 2079</c:v>
                </c:pt>
                <c:pt idx="6804">
                  <c:v>Poush 25, 2079</c:v>
                </c:pt>
                <c:pt idx="6805">
                  <c:v>Poush 26, 2079</c:v>
                </c:pt>
                <c:pt idx="6806">
                  <c:v>Poush 27, 2079</c:v>
                </c:pt>
                <c:pt idx="6807">
                  <c:v>Poush 28, 2079</c:v>
                </c:pt>
                <c:pt idx="6808">
                  <c:v>Poush 29, 2079</c:v>
                </c:pt>
                <c:pt idx="6809">
                  <c:v>Poush 30, 2079</c:v>
                </c:pt>
                <c:pt idx="6810">
                  <c:v>Poush 31, 2079</c:v>
                </c:pt>
                <c:pt idx="6811">
                  <c:v>Poush 32, 2079</c:v>
                </c:pt>
                <c:pt idx="6812">
                  <c:v>Magh 1, 2079</c:v>
                </c:pt>
                <c:pt idx="6813">
                  <c:v>Magh 5, 2079</c:v>
                </c:pt>
                <c:pt idx="6814">
                  <c:v>Magh 6, 2079</c:v>
                </c:pt>
                <c:pt idx="6815">
                  <c:v>Magh 7, 2079</c:v>
                </c:pt>
                <c:pt idx="6816">
                  <c:v>Magh 8, 2079</c:v>
                </c:pt>
                <c:pt idx="6817">
                  <c:v>Magh 9, 2079</c:v>
                </c:pt>
                <c:pt idx="6818">
                  <c:v>Magh 10, 2079</c:v>
                </c:pt>
                <c:pt idx="6819">
                  <c:v>Magh 11, 2079</c:v>
                </c:pt>
                <c:pt idx="6820">
                  <c:v>Magh 12, 2079</c:v>
                </c:pt>
                <c:pt idx="6821">
                  <c:v>Magh 13, 2079</c:v>
                </c:pt>
                <c:pt idx="6822">
                  <c:v>Magh 14, 2079</c:v>
                </c:pt>
              </c:strCache>
            </c:strRef>
          </c:cat>
          <c:val>
            <c:numRef>
              <c:f>Daily_discharge!$B$2:$B$6824</c:f>
              <c:numCache>
                <c:formatCode>General</c:formatCode>
                <c:ptCount val="6823"/>
                <c:pt idx="0">
                  <c:v>42.13</c:v>
                </c:pt>
                <c:pt idx="1">
                  <c:v>97.3</c:v>
                </c:pt>
                <c:pt idx="2">
                  <c:v>148.22</c:v>
                </c:pt>
                <c:pt idx="3">
                  <c:v>113.5</c:v>
                </c:pt>
                <c:pt idx="4">
                  <c:v>54.4</c:v>
                </c:pt>
                <c:pt idx="5">
                  <c:v>67.75</c:v>
                </c:pt>
                <c:pt idx="6">
                  <c:v>67.75</c:v>
                </c:pt>
                <c:pt idx="7">
                  <c:v>42.13</c:v>
                </c:pt>
                <c:pt idx="8">
                  <c:v>31</c:v>
                </c:pt>
                <c:pt idx="9">
                  <c:v>82</c:v>
                </c:pt>
                <c:pt idx="10">
                  <c:v>42.13</c:v>
                </c:pt>
                <c:pt idx="11">
                  <c:v>269.7</c:v>
                </c:pt>
                <c:pt idx="12">
                  <c:v>148</c:v>
                </c:pt>
                <c:pt idx="13">
                  <c:v>148</c:v>
                </c:pt>
                <c:pt idx="14">
                  <c:v>148</c:v>
                </c:pt>
                <c:pt idx="15">
                  <c:v>97</c:v>
                </c:pt>
                <c:pt idx="16">
                  <c:v>42</c:v>
                </c:pt>
                <c:pt idx="17">
                  <c:v>54.5</c:v>
                </c:pt>
                <c:pt idx="18">
                  <c:v>31</c:v>
                </c:pt>
                <c:pt idx="19">
                  <c:v>31</c:v>
                </c:pt>
                <c:pt idx="20">
                  <c:v>42</c:v>
                </c:pt>
                <c:pt idx="21">
                  <c:v>42</c:v>
                </c:pt>
                <c:pt idx="22">
                  <c:v>31</c:v>
                </c:pt>
                <c:pt idx="23">
                  <c:v>31</c:v>
                </c:pt>
                <c:pt idx="24">
                  <c:v>31</c:v>
                </c:pt>
                <c:pt idx="25">
                  <c:v>31</c:v>
                </c:pt>
                <c:pt idx="26">
                  <c:v>26</c:v>
                </c:pt>
                <c:pt idx="27">
                  <c:v>26</c:v>
                </c:pt>
                <c:pt idx="28">
                  <c:v>21</c:v>
                </c:pt>
                <c:pt idx="29">
                  <c:v>21</c:v>
                </c:pt>
                <c:pt idx="30">
                  <c:v>21</c:v>
                </c:pt>
                <c:pt idx="31">
                  <c:v>25.5</c:v>
                </c:pt>
                <c:pt idx="32">
                  <c:v>54.8</c:v>
                </c:pt>
                <c:pt idx="33">
                  <c:v>77.8</c:v>
                </c:pt>
                <c:pt idx="34">
                  <c:v>153.80000000000001</c:v>
                </c:pt>
                <c:pt idx="35">
                  <c:v>292.8</c:v>
                </c:pt>
                <c:pt idx="36">
                  <c:v>121.4</c:v>
                </c:pt>
                <c:pt idx="37">
                  <c:v>77.8</c:v>
                </c:pt>
                <c:pt idx="38">
                  <c:v>65.8</c:v>
                </c:pt>
                <c:pt idx="39">
                  <c:v>54.78</c:v>
                </c:pt>
                <c:pt idx="40">
                  <c:v>43.8</c:v>
                </c:pt>
                <c:pt idx="41">
                  <c:v>43.8</c:v>
                </c:pt>
                <c:pt idx="42">
                  <c:v>38.700000000000003</c:v>
                </c:pt>
                <c:pt idx="43">
                  <c:v>82.4</c:v>
                </c:pt>
                <c:pt idx="44">
                  <c:v>189.5</c:v>
                </c:pt>
                <c:pt idx="45">
                  <c:v>89</c:v>
                </c:pt>
                <c:pt idx="46">
                  <c:v>228</c:v>
                </c:pt>
                <c:pt idx="47">
                  <c:v>153.80000000000001</c:v>
                </c:pt>
                <c:pt idx="48">
                  <c:v>153</c:v>
                </c:pt>
                <c:pt idx="49">
                  <c:v>162</c:v>
                </c:pt>
                <c:pt idx="50">
                  <c:v>192.6</c:v>
                </c:pt>
                <c:pt idx="51">
                  <c:v>138.5</c:v>
                </c:pt>
                <c:pt idx="52">
                  <c:v>72</c:v>
                </c:pt>
                <c:pt idx="53">
                  <c:v>64.7</c:v>
                </c:pt>
                <c:pt idx="54">
                  <c:v>68</c:v>
                </c:pt>
                <c:pt idx="55">
                  <c:v>677</c:v>
                </c:pt>
                <c:pt idx="56">
                  <c:v>289</c:v>
                </c:pt>
                <c:pt idx="57">
                  <c:v>154</c:v>
                </c:pt>
                <c:pt idx="58">
                  <c:v>124</c:v>
                </c:pt>
                <c:pt idx="59">
                  <c:v>98.66</c:v>
                </c:pt>
                <c:pt idx="60">
                  <c:v>110.9</c:v>
                </c:pt>
                <c:pt idx="61">
                  <c:v>71.3</c:v>
                </c:pt>
                <c:pt idx="62">
                  <c:v>80.099999999999994</c:v>
                </c:pt>
                <c:pt idx="63">
                  <c:v>79</c:v>
                </c:pt>
                <c:pt idx="64">
                  <c:v>59</c:v>
                </c:pt>
                <c:pt idx="65">
                  <c:v>78</c:v>
                </c:pt>
                <c:pt idx="66">
                  <c:v>77</c:v>
                </c:pt>
                <c:pt idx="67">
                  <c:v>74</c:v>
                </c:pt>
                <c:pt idx="68">
                  <c:v>50</c:v>
                </c:pt>
                <c:pt idx="69">
                  <c:v>44</c:v>
                </c:pt>
                <c:pt idx="70">
                  <c:v>44</c:v>
                </c:pt>
                <c:pt idx="71">
                  <c:v>28</c:v>
                </c:pt>
                <c:pt idx="72">
                  <c:v>22</c:v>
                </c:pt>
                <c:pt idx="73">
                  <c:v>22</c:v>
                </c:pt>
                <c:pt idx="74">
                  <c:v>22</c:v>
                </c:pt>
                <c:pt idx="75">
                  <c:v>33</c:v>
                </c:pt>
                <c:pt idx="76">
                  <c:v>40</c:v>
                </c:pt>
                <c:pt idx="77">
                  <c:v>98</c:v>
                </c:pt>
                <c:pt idx="78">
                  <c:v>92</c:v>
                </c:pt>
                <c:pt idx="79">
                  <c:v>83</c:v>
                </c:pt>
                <c:pt idx="80">
                  <c:v>72</c:v>
                </c:pt>
                <c:pt idx="81">
                  <c:v>64</c:v>
                </c:pt>
                <c:pt idx="82">
                  <c:v>61</c:v>
                </c:pt>
                <c:pt idx="83">
                  <c:v>39</c:v>
                </c:pt>
                <c:pt idx="84">
                  <c:v>37</c:v>
                </c:pt>
                <c:pt idx="85">
                  <c:v>43</c:v>
                </c:pt>
                <c:pt idx="86">
                  <c:v>63</c:v>
                </c:pt>
                <c:pt idx="87">
                  <c:v>40</c:v>
                </c:pt>
                <c:pt idx="88">
                  <c:v>37</c:v>
                </c:pt>
                <c:pt idx="89">
                  <c:v>33</c:v>
                </c:pt>
                <c:pt idx="90">
                  <c:v>33</c:v>
                </c:pt>
                <c:pt idx="91">
                  <c:v>27</c:v>
                </c:pt>
                <c:pt idx="92">
                  <c:v>25</c:v>
                </c:pt>
                <c:pt idx="93">
                  <c:v>22</c:v>
                </c:pt>
                <c:pt idx="94">
                  <c:v>22</c:v>
                </c:pt>
                <c:pt idx="95">
                  <c:v>22</c:v>
                </c:pt>
                <c:pt idx="96">
                  <c:v>21</c:v>
                </c:pt>
                <c:pt idx="97">
                  <c:v>18</c:v>
                </c:pt>
                <c:pt idx="98">
                  <c:v>15.5</c:v>
                </c:pt>
                <c:pt idx="99">
                  <c:v>15.5</c:v>
                </c:pt>
                <c:pt idx="100">
                  <c:v>15.5</c:v>
                </c:pt>
                <c:pt idx="101">
                  <c:v>15.5</c:v>
                </c:pt>
                <c:pt idx="102">
                  <c:v>15.5</c:v>
                </c:pt>
                <c:pt idx="103">
                  <c:v>15.5</c:v>
                </c:pt>
                <c:pt idx="104">
                  <c:v>14</c:v>
                </c:pt>
                <c:pt idx="105">
                  <c:v>14</c:v>
                </c:pt>
                <c:pt idx="106">
                  <c:v>14</c:v>
                </c:pt>
                <c:pt idx="107">
                  <c:v>14</c:v>
                </c:pt>
                <c:pt idx="108">
                  <c:v>14</c:v>
                </c:pt>
                <c:pt idx="109">
                  <c:v>14</c:v>
                </c:pt>
                <c:pt idx="110">
                  <c:v>14</c:v>
                </c:pt>
                <c:pt idx="111">
                  <c:v>12.5</c:v>
                </c:pt>
                <c:pt idx="112">
                  <c:v>12</c:v>
                </c:pt>
                <c:pt idx="113">
                  <c:v>13</c:v>
                </c:pt>
                <c:pt idx="114">
                  <c:v>12.5</c:v>
                </c:pt>
                <c:pt idx="115">
                  <c:v>14</c:v>
                </c:pt>
                <c:pt idx="116">
                  <c:v>15</c:v>
                </c:pt>
                <c:pt idx="117">
                  <c:v>13</c:v>
                </c:pt>
                <c:pt idx="118">
                  <c:v>13</c:v>
                </c:pt>
                <c:pt idx="119">
                  <c:v>13</c:v>
                </c:pt>
                <c:pt idx="120">
                  <c:v>11.5</c:v>
                </c:pt>
                <c:pt idx="121">
                  <c:v>11.5</c:v>
                </c:pt>
                <c:pt idx="122">
                  <c:v>11.5</c:v>
                </c:pt>
                <c:pt idx="123">
                  <c:v>10.5</c:v>
                </c:pt>
                <c:pt idx="124">
                  <c:v>11</c:v>
                </c:pt>
                <c:pt idx="125">
                  <c:v>11</c:v>
                </c:pt>
                <c:pt idx="126">
                  <c:v>11</c:v>
                </c:pt>
                <c:pt idx="127">
                  <c:v>9.5</c:v>
                </c:pt>
                <c:pt idx="128">
                  <c:v>9.5</c:v>
                </c:pt>
                <c:pt idx="129">
                  <c:v>9.5</c:v>
                </c:pt>
                <c:pt idx="130">
                  <c:v>9.5</c:v>
                </c:pt>
                <c:pt idx="131">
                  <c:v>10.5</c:v>
                </c:pt>
                <c:pt idx="132">
                  <c:v>10</c:v>
                </c:pt>
                <c:pt idx="133">
                  <c:v>9</c:v>
                </c:pt>
                <c:pt idx="134">
                  <c:v>9</c:v>
                </c:pt>
                <c:pt idx="135">
                  <c:v>9.5</c:v>
                </c:pt>
                <c:pt idx="136">
                  <c:v>7.5</c:v>
                </c:pt>
                <c:pt idx="137">
                  <c:v>7.5</c:v>
                </c:pt>
                <c:pt idx="138">
                  <c:v>7.5</c:v>
                </c:pt>
                <c:pt idx="139">
                  <c:v>7.5</c:v>
                </c:pt>
                <c:pt idx="140">
                  <c:v>7.5</c:v>
                </c:pt>
                <c:pt idx="141">
                  <c:v>7</c:v>
                </c:pt>
                <c:pt idx="142">
                  <c:v>6.5</c:v>
                </c:pt>
                <c:pt idx="143">
                  <c:v>6.5</c:v>
                </c:pt>
                <c:pt idx="144">
                  <c:v>6.5</c:v>
                </c:pt>
                <c:pt idx="145">
                  <c:v>6.5</c:v>
                </c:pt>
                <c:pt idx="146">
                  <c:v>6.5</c:v>
                </c:pt>
                <c:pt idx="147">
                  <c:v>5.5</c:v>
                </c:pt>
                <c:pt idx="148">
                  <c:v>5.5</c:v>
                </c:pt>
                <c:pt idx="149">
                  <c:v>5.5</c:v>
                </c:pt>
                <c:pt idx="150">
                  <c:v>5.5</c:v>
                </c:pt>
                <c:pt idx="151">
                  <c:v>5.5</c:v>
                </c:pt>
                <c:pt idx="152">
                  <c:v>5</c:v>
                </c:pt>
                <c:pt idx="153">
                  <c:v>5</c:v>
                </c:pt>
                <c:pt idx="154">
                  <c:v>5</c:v>
                </c:pt>
                <c:pt idx="155">
                  <c:v>5</c:v>
                </c:pt>
                <c:pt idx="156">
                  <c:v>5</c:v>
                </c:pt>
                <c:pt idx="157">
                  <c:v>5</c:v>
                </c:pt>
                <c:pt idx="158">
                  <c:v>5</c:v>
                </c:pt>
                <c:pt idx="159">
                  <c:v>5</c:v>
                </c:pt>
                <c:pt idx="160">
                  <c:v>5</c:v>
                </c:pt>
                <c:pt idx="161">
                  <c:v>5</c:v>
                </c:pt>
                <c:pt idx="162">
                  <c:v>5</c:v>
                </c:pt>
                <c:pt idx="163">
                  <c:v>4.8</c:v>
                </c:pt>
                <c:pt idx="164">
                  <c:v>4.5999999999999996</c:v>
                </c:pt>
                <c:pt idx="165">
                  <c:v>4.5999999999999996</c:v>
                </c:pt>
                <c:pt idx="166">
                  <c:v>4.5999999999999996</c:v>
                </c:pt>
                <c:pt idx="167">
                  <c:v>4.5999999999999996</c:v>
                </c:pt>
                <c:pt idx="168">
                  <c:v>4.5999999999999996</c:v>
                </c:pt>
                <c:pt idx="169">
                  <c:v>4.5999999999999996</c:v>
                </c:pt>
                <c:pt idx="170">
                  <c:v>4.5999999999999996</c:v>
                </c:pt>
                <c:pt idx="171">
                  <c:v>4.4000000000000004</c:v>
                </c:pt>
                <c:pt idx="172">
                  <c:v>4.3</c:v>
                </c:pt>
                <c:pt idx="173">
                  <c:v>4.3</c:v>
                </c:pt>
                <c:pt idx="174">
                  <c:v>4.3</c:v>
                </c:pt>
                <c:pt idx="175">
                  <c:v>4.3</c:v>
                </c:pt>
                <c:pt idx="176">
                  <c:v>4</c:v>
                </c:pt>
                <c:pt idx="177">
                  <c:v>4</c:v>
                </c:pt>
                <c:pt idx="178">
                  <c:v>4</c:v>
                </c:pt>
                <c:pt idx="179">
                  <c:v>4</c:v>
                </c:pt>
                <c:pt idx="180">
                  <c:v>4.4000000000000004</c:v>
                </c:pt>
                <c:pt idx="181">
                  <c:v>4.5999999999999996</c:v>
                </c:pt>
                <c:pt idx="182">
                  <c:v>4.33</c:v>
                </c:pt>
                <c:pt idx="183">
                  <c:v>4.33</c:v>
                </c:pt>
                <c:pt idx="184">
                  <c:v>4.33</c:v>
                </c:pt>
                <c:pt idx="185">
                  <c:v>4.58</c:v>
                </c:pt>
                <c:pt idx="186">
                  <c:v>6</c:v>
                </c:pt>
                <c:pt idx="187">
                  <c:v>6.39</c:v>
                </c:pt>
                <c:pt idx="188">
                  <c:v>6.39</c:v>
                </c:pt>
                <c:pt idx="189">
                  <c:v>6.39</c:v>
                </c:pt>
                <c:pt idx="190">
                  <c:v>6.6</c:v>
                </c:pt>
                <c:pt idx="191">
                  <c:v>7</c:v>
                </c:pt>
                <c:pt idx="192">
                  <c:v>7.48</c:v>
                </c:pt>
                <c:pt idx="193">
                  <c:v>7.48</c:v>
                </c:pt>
                <c:pt idx="194">
                  <c:v>7.48</c:v>
                </c:pt>
                <c:pt idx="195">
                  <c:v>6.73</c:v>
                </c:pt>
                <c:pt idx="196">
                  <c:v>6.39</c:v>
                </c:pt>
                <c:pt idx="197">
                  <c:v>6.39</c:v>
                </c:pt>
                <c:pt idx="198">
                  <c:v>6.39</c:v>
                </c:pt>
                <c:pt idx="199">
                  <c:v>5.6</c:v>
                </c:pt>
                <c:pt idx="200">
                  <c:v>5.39</c:v>
                </c:pt>
                <c:pt idx="201">
                  <c:v>5.39</c:v>
                </c:pt>
                <c:pt idx="202">
                  <c:v>5.39</c:v>
                </c:pt>
                <c:pt idx="203">
                  <c:v>5</c:v>
                </c:pt>
                <c:pt idx="204">
                  <c:v>4.9400000000000004</c:v>
                </c:pt>
                <c:pt idx="205">
                  <c:v>4.9400000000000004</c:v>
                </c:pt>
                <c:pt idx="206">
                  <c:v>4.9400000000000004</c:v>
                </c:pt>
                <c:pt idx="207">
                  <c:v>4.9400000000000004</c:v>
                </c:pt>
                <c:pt idx="208">
                  <c:v>4.9400000000000004</c:v>
                </c:pt>
                <c:pt idx="209">
                  <c:v>4.8899999999999997</c:v>
                </c:pt>
                <c:pt idx="210">
                  <c:v>4</c:v>
                </c:pt>
                <c:pt idx="211">
                  <c:v>3.67</c:v>
                </c:pt>
                <c:pt idx="212">
                  <c:v>3.1</c:v>
                </c:pt>
                <c:pt idx="213">
                  <c:v>3</c:v>
                </c:pt>
                <c:pt idx="214">
                  <c:v>2.95</c:v>
                </c:pt>
                <c:pt idx="215">
                  <c:v>2.95</c:v>
                </c:pt>
                <c:pt idx="216">
                  <c:v>2.95</c:v>
                </c:pt>
                <c:pt idx="217">
                  <c:v>2.95</c:v>
                </c:pt>
                <c:pt idx="218">
                  <c:v>2.95</c:v>
                </c:pt>
                <c:pt idx="219">
                  <c:v>2.95</c:v>
                </c:pt>
                <c:pt idx="220">
                  <c:v>2.95</c:v>
                </c:pt>
                <c:pt idx="221">
                  <c:v>3.33</c:v>
                </c:pt>
                <c:pt idx="222">
                  <c:v>3.47</c:v>
                </c:pt>
                <c:pt idx="223">
                  <c:v>3.2</c:v>
                </c:pt>
                <c:pt idx="224">
                  <c:v>3.2</c:v>
                </c:pt>
                <c:pt idx="225">
                  <c:v>3.2</c:v>
                </c:pt>
                <c:pt idx="226">
                  <c:v>3.15</c:v>
                </c:pt>
                <c:pt idx="227">
                  <c:v>3</c:v>
                </c:pt>
                <c:pt idx="228">
                  <c:v>2.9</c:v>
                </c:pt>
                <c:pt idx="229">
                  <c:v>2.9</c:v>
                </c:pt>
                <c:pt idx="230">
                  <c:v>2.9</c:v>
                </c:pt>
                <c:pt idx="231">
                  <c:v>2.9</c:v>
                </c:pt>
                <c:pt idx="232">
                  <c:v>2.9</c:v>
                </c:pt>
                <c:pt idx="233">
                  <c:v>2.9</c:v>
                </c:pt>
                <c:pt idx="234">
                  <c:v>2.8</c:v>
                </c:pt>
                <c:pt idx="235">
                  <c:v>2.7</c:v>
                </c:pt>
                <c:pt idx="236">
                  <c:v>2.65</c:v>
                </c:pt>
                <c:pt idx="237">
                  <c:v>2.5499999999999998</c:v>
                </c:pt>
                <c:pt idx="238">
                  <c:v>2.5</c:v>
                </c:pt>
                <c:pt idx="239">
                  <c:v>2.82</c:v>
                </c:pt>
                <c:pt idx="240">
                  <c:v>2.75</c:v>
                </c:pt>
                <c:pt idx="241">
                  <c:v>2.5</c:v>
                </c:pt>
                <c:pt idx="242">
                  <c:v>2.48</c:v>
                </c:pt>
                <c:pt idx="243">
                  <c:v>2.38</c:v>
                </c:pt>
                <c:pt idx="244">
                  <c:v>2.36</c:v>
                </c:pt>
                <c:pt idx="245">
                  <c:v>2.5499999999999998</c:v>
                </c:pt>
                <c:pt idx="246">
                  <c:v>2.7</c:v>
                </c:pt>
                <c:pt idx="247">
                  <c:v>2.67</c:v>
                </c:pt>
                <c:pt idx="248">
                  <c:v>2.66</c:v>
                </c:pt>
                <c:pt idx="249">
                  <c:v>2.65</c:v>
                </c:pt>
                <c:pt idx="250">
                  <c:v>2.65</c:v>
                </c:pt>
                <c:pt idx="251">
                  <c:v>2.62</c:v>
                </c:pt>
                <c:pt idx="252">
                  <c:v>2.5499999999999998</c:v>
                </c:pt>
                <c:pt idx="253">
                  <c:v>2.5499999999999998</c:v>
                </c:pt>
                <c:pt idx="254">
                  <c:v>2.5</c:v>
                </c:pt>
                <c:pt idx="255">
                  <c:v>2.4500000000000002</c:v>
                </c:pt>
                <c:pt idx="256">
                  <c:v>2.4</c:v>
                </c:pt>
                <c:pt idx="257">
                  <c:v>2.35</c:v>
                </c:pt>
                <c:pt idx="258">
                  <c:v>2.25</c:v>
                </c:pt>
                <c:pt idx="259">
                  <c:v>2.1</c:v>
                </c:pt>
                <c:pt idx="260">
                  <c:v>2.0499999999999998</c:v>
                </c:pt>
                <c:pt idx="261">
                  <c:v>1.85</c:v>
                </c:pt>
                <c:pt idx="262">
                  <c:v>1.78</c:v>
                </c:pt>
                <c:pt idx="263">
                  <c:v>1.79</c:v>
                </c:pt>
                <c:pt idx="264">
                  <c:v>1.78</c:v>
                </c:pt>
                <c:pt idx="265">
                  <c:v>1.76</c:v>
                </c:pt>
                <c:pt idx="266">
                  <c:v>1.78</c:v>
                </c:pt>
                <c:pt idx="267">
                  <c:v>1.76</c:v>
                </c:pt>
                <c:pt idx="268">
                  <c:v>1.78</c:v>
                </c:pt>
                <c:pt idx="269">
                  <c:v>1.79</c:v>
                </c:pt>
                <c:pt idx="270">
                  <c:v>1.78</c:v>
                </c:pt>
                <c:pt idx="271">
                  <c:v>1.74</c:v>
                </c:pt>
                <c:pt idx="272">
                  <c:v>1.7</c:v>
                </c:pt>
                <c:pt idx="273">
                  <c:v>1.95</c:v>
                </c:pt>
                <c:pt idx="274">
                  <c:v>1.875</c:v>
                </c:pt>
                <c:pt idx="275">
                  <c:v>1.85</c:v>
                </c:pt>
                <c:pt idx="276">
                  <c:v>1.835</c:v>
                </c:pt>
                <c:pt idx="277">
                  <c:v>1.8</c:v>
                </c:pt>
                <c:pt idx="278">
                  <c:v>1.75</c:v>
                </c:pt>
                <c:pt idx="279">
                  <c:v>1.6</c:v>
                </c:pt>
                <c:pt idx="280">
                  <c:v>1.65</c:v>
                </c:pt>
                <c:pt idx="281">
                  <c:v>3</c:v>
                </c:pt>
                <c:pt idx="282">
                  <c:v>3.14</c:v>
                </c:pt>
                <c:pt idx="283">
                  <c:v>3.57</c:v>
                </c:pt>
                <c:pt idx="284">
                  <c:v>3.3</c:v>
                </c:pt>
                <c:pt idx="285">
                  <c:v>3.25</c:v>
                </c:pt>
                <c:pt idx="286">
                  <c:v>3.2</c:v>
                </c:pt>
                <c:pt idx="287">
                  <c:v>3.15</c:v>
                </c:pt>
                <c:pt idx="288">
                  <c:v>3.15</c:v>
                </c:pt>
                <c:pt idx="289">
                  <c:v>3.11</c:v>
                </c:pt>
                <c:pt idx="290">
                  <c:v>3.1</c:v>
                </c:pt>
                <c:pt idx="291">
                  <c:v>3.1</c:v>
                </c:pt>
                <c:pt idx="292">
                  <c:v>3.05</c:v>
                </c:pt>
                <c:pt idx="293">
                  <c:v>3.05</c:v>
                </c:pt>
                <c:pt idx="294">
                  <c:v>3.11</c:v>
                </c:pt>
                <c:pt idx="295">
                  <c:v>3.125</c:v>
                </c:pt>
                <c:pt idx="296">
                  <c:v>3.25</c:v>
                </c:pt>
                <c:pt idx="297">
                  <c:v>3.25</c:v>
                </c:pt>
                <c:pt idx="298">
                  <c:v>3.06</c:v>
                </c:pt>
                <c:pt idx="299">
                  <c:v>3.03</c:v>
                </c:pt>
                <c:pt idx="300">
                  <c:v>3.02</c:v>
                </c:pt>
                <c:pt idx="301">
                  <c:v>2.8</c:v>
                </c:pt>
                <c:pt idx="302">
                  <c:v>2.6</c:v>
                </c:pt>
                <c:pt idx="303">
                  <c:v>2.5499999999999998</c:v>
                </c:pt>
                <c:pt idx="304">
                  <c:v>7.9</c:v>
                </c:pt>
                <c:pt idx="305">
                  <c:v>4.2</c:v>
                </c:pt>
                <c:pt idx="306">
                  <c:v>5.5</c:v>
                </c:pt>
                <c:pt idx="307">
                  <c:v>5</c:v>
                </c:pt>
                <c:pt idx="308">
                  <c:v>8.4</c:v>
                </c:pt>
                <c:pt idx="309">
                  <c:v>7.4</c:v>
                </c:pt>
                <c:pt idx="310">
                  <c:v>8.4</c:v>
                </c:pt>
                <c:pt idx="311">
                  <c:v>4.8</c:v>
                </c:pt>
                <c:pt idx="312">
                  <c:v>3.9</c:v>
                </c:pt>
                <c:pt idx="313">
                  <c:v>3.8</c:v>
                </c:pt>
                <c:pt idx="314">
                  <c:v>12.9</c:v>
                </c:pt>
                <c:pt idx="315">
                  <c:v>6</c:v>
                </c:pt>
                <c:pt idx="316">
                  <c:v>4.0999999999999996</c:v>
                </c:pt>
                <c:pt idx="317">
                  <c:v>3.8</c:v>
                </c:pt>
                <c:pt idx="318">
                  <c:v>3.2</c:v>
                </c:pt>
                <c:pt idx="319">
                  <c:v>3</c:v>
                </c:pt>
                <c:pt idx="320">
                  <c:v>2.8</c:v>
                </c:pt>
                <c:pt idx="321">
                  <c:v>2.6</c:v>
                </c:pt>
                <c:pt idx="322">
                  <c:v>2.6</c:v>
                </c:pt>
                <c:pt idx="323">
                  <c:v>2.5499999999999998</c:v>
                </c:pt>
                <c:pt idx="324">
                  <c:v>2.8</c:v>
                </c:pt>
                <c:pt idx="325">
                  <c:v>7</c:v>
                </c:pt>
                <c:pt idx="326">
                  <c:v>4.2</c:v>
                </c:pt>
                <c:pt idx="327">
                  <c:v>6</c:v>
                </c:pt>
                <c:pt idx="328">
                  <c:v>4.5</c:v>
                </c:pt>
                <c:pt idx="329">
                  <c:v>3.6</c:v>
                </c:pt>
                <c:pt idx="330">
                  <c:v>3</c:v>
                </c:pt>
                <c:pt idx="331">
                  <c:v>12.9</c:v>
                </c:pt>
                <c:pt idx="332">
                  <c:v>7</c:v>
                </c:pt>
                <c:pt idx="333">
                  <c:v>12</c:v>
                </c:pt>
                <c:pt idx="334">
                  <c:v>6</c:v>
                </c:pt>
                <c:pt idx="335">
                  <c:v>5.7</c:v>
                </c:pt>
                <c:pt idx="336">
                  <c:v>3.2</c:v>
                </c:pt>
                <c:pt idx="337">
                  <c:v>3.2</c:v>
                </c:pt>
                <c:pt idx="338">
                  <c:v>3</c:v>
                </c:pt>
                <c:pt idx="339">
                  <c:v>2.9</c:v>
                </c:pt>
                <c:pt idx="340">
                  <c:v>9</c:v>
                </c:pt>
                <c:pt idx="341">
                  <c:v>12.97</c:v>
                </c:pt>
                <c:pt idx="342">
                  <c:v>12.97</c:v>
                </c:pt>
                <c:pt idx="343">
                  <c:v>10.46</c:v>
                </c:pt>
                <c:pt idx="344">
                  <c:v>23.9</c:v>
                </c:pt>
                <c:pt idx="345">
                  <c:v>12.97</c:v>
                </c:pt>
                <c:pt idx="346">
                  <c:v>9.51</c:v>
                </c:pt>
                <c:pt idx="347">
                  <c:v>60.4</c:v>
                </c:pt>
                <c:pt idx="348">
                  <c:v>32.200000000000003</c:v>
                </c:pt>
                <c:pt idx="349">
                  <c:v>19.36</c:v>
                </c:pt>
                <c:pt idx="350">
                  <c:v>23.57</c:v>
                </c:pt>
                <c:pt idx="351">
                  <c:v>21</c:v>
                </c:pt>
                <c:pt idx="352">
                  <c:v>32</c:v>
                </c:pt>
                <c:pt idx="353">
                  <c:v>23</c:v>
                </c:pt>
                <c:pt idx="354">
                  <c:v>29</c:v>
                </c:pt>
                <c:pt idx="355">
                  <c:v>29.7</c:v>
                </c:pt>
                <c:pt idx="356">
                  <c:v>170</c:v>
                </c:pt>
                <c:pt idx="357">
                  <c:v>121</c:v>
                </c:pt>
                <c:pt idx="358">
                  <c:v>39</c:v>
                </c:pt>
                <c:pt idx="359">
                  <c:v>77.7</c:v>
                </c:pt>
                <c:pt idx="360">
                  <c:v>235.5</c:v>
                </c:pt>
                <c:pt idx="361">
                  <c:v>106.5</c:v>
                </c:pt>
                <c:pt idx="362">
                  <c:v>91</c:v>
                </c:pt>
                <c:pt idx="363">
                  <c:v>149</c:v>
                </c:pt>
                <c:pt idx="364">
                  <c:v>160</c:v>
                </c:pt>
                <c:pt idx="365">
                  <c:v>106.5</c:v>
                </c:pt>
                <c:pt idx="366">
                  <c:v>94.5</c:v>
                </c:pt>
                <c:pt idx="367">
                  <c:v>133.5</c:v>
                </c:pt>
                <c:pt idx="368">
                  <c:v>106</c:v>
                </c:pt>
                <c:pt idx="369">
                  <c:v>89</c:v>
                </c:pt>
                <c:pt idx="370">
                  <c:v>173</c:v>
                </c:pt>
                <c:pt idx="371">
                  <c:v>100.5</c:v>
                </c:pt>
                <c:pt idx="372">
                  <c:v>216</c:v>
                </c:pt>
                <c:pt idx="373">
                  <c:v>84</c:v>
                </c:pt>
                <c:pt idx="374">
                  <c:v>56</c:v>
                </c:pt>
                <c:pt idx="375">
                  <c:v>56</c:v>
                </c:pt>
                <c:pt idx="376">
                  <c:v>51</c:v>
                </c:pt>
                <c:pt idx="377">
                  <c:v>47</c:v>
                </c:pt>
                <c:pt idx="378">
                  <c:v>40</c:v>
                </c:pt>
                <c:pt idx="379">
                  <c:v>40</c:v>
                </c:pt>
                <c:pt idx="380">
                  <c:v>40</c:v>
                </c:pt>
                <c:pt idx="381">
                  <c:v>21</c:v>
                </c:pt>
                <c:pt idx="382">
                  <c:v>21</c:v>
                </c:pt>
                <c:pt idx="383">
                  <c:v>18</c:v>
                </c:pt>
                <c:pt idx="384">
                  <c:v>20</c:v>
                </c:pt>
                <c:pt idx="385">
                  <c:v>20</c:v>
                </c:pt>
                <c:pt idx="386">
                  <c:v>24</c:v>
                </c:pt>
                <c:pt idx="387">
                  <c:v>24</c:v>
                </c:pt>
                <c:pt idx="388">
                  <c:v>34</c:v>
                </c:pt>
                <c:pt idx="389">
                  <c:v>34</c:v>
                </c:pt>
                <c:pt idx="390">
                  <c:v>24</c:v>
                </c:pt>
                <c:pt idx="391">
                  <c:v>24</c:v>
                </c:pt>
                <c:pt idx="392">
                  <c:v>24</c:v>
                </c:pt>
                <c:pt idx="393">
                  <c:v>181</c:v>
                </c:pt>
                <c:pt idx="394">
                  <c:v>100</c:v>
                </c:pt>
                <c:pt idx="395">
                  <c:v>53.5</c:v>
                </c:pt>
                <c:pt idx="396">
                  <c:v>133.5</c:v>
                </c:pt>
                <c:pt idx="397">
                  <c:v>100</c:v>
                </c:pt>
                <c:pt idx="398">
                  <c:v>101.75</c:v>
                </c:pt>
                <c:pt idx="399">
                  <c:v>67</c:v>
                </c:pt>
                <c:pt idx="400">
                  <c:v>384</c:v>
                </c:pt>
                <c:pt idx="401">
                  <c:v>189</c:v>
                </c:pt>
                <c:pt idx="402">
                  <c:v>106</c:v>
                </c:pt>
                <c:pt idx="403">
                  <c:v>100</c:v>
                </c:pt>
                <c:pt idx="404">
                  <c:v>67</c:v>
                </c:pt>
                <c:pt idx="405">
                  <c:v>64.5</c:v>
                </c:pt>
                <c:pt idx="406">
                  <c:v>67</c:v>
                </c:pt>
                <c:pt idx="407">
                  <c:v>67</c:v>
                </c:pt>
                <c:pt idx="408">
                  <c:v>67</c:v>
                </c:pt>
                <c:pt idx="409">
                  <c:v>74.5</c:v>
                </c:pt>
                <c:pt idx="410">
                  <c:v>53</c:v>
                </c:pt>
                <c:pt idx="411">
                  <c:v>53</c:v>
                </c:pt>
                <c:pt idx="412">
                  <c:v>39</c:v>
                </c:pt>
                <c:pt idx="413">
                  <c:v>39</c:v>
                </c:pt>
                <c:pt idx="414">
                  <c:v>35</c:v>
                </c:pt>
                <c:pt idx="415">
                  <c:v>37</c:v>
                </c:pt>
                <c:pt idx="416">
                  <c:v>68</c:v>
                </c:pt>
                <c:pt idx="417">
                  <c:v>57.5</c:v>
                </c:pt>
                <c:pt idx="418">
                  <c:v>202</c:v>
                </c:pt>
                <c:pt idx="419">
                  <c:v>67</c:v>
                </c:pt>
                <c:pt idx="420">
                  <c:v>35</c:v>
                </c:pt>
                <c:pt idx="421">
                  <c:v>103.5</c:v>
                </c:pt>
                <c:pt idx="422">
                  <c:v>40.5</c:v>
                </c:pt>
                <c:pt idx="423">
                  <c:v>34</c:v>
                </c:pt>
                <c:pt idx="424">
                  <c:v>31.5</c:v>
                </c:pt>
                <c:pt idx="425">
                  <c:v>29</c:v>
                </c:pt>
                <c:pt idx="426">
                  <c:v>29</c:v>
                </c:pt>
                <c:pt idx="427">
                  <c:v>28</c:v>
                </c:pt>
                <c:pt idx="428">
                  <c:v>22</c:v>
                </c:pt>
                <c:pt idx="429">
                  <c:v>22.25</c:v>
                </c:pt>
                <c:pt idx="430">
                  <c:v>22.25</c:v>
                </c:pt>
                <c:pt idx="431">
                  <c:v>18</c:v>
                </c:pt>
                <c:pt idx="432">
                  <c:v>20</c:v>
                </c:pt>
                <c:pt idx="433">
                  <c:v>37.1</c:v>
                </c:pt>
                <c:pt idx="434">
                  <c:v>26.75</c:v>
                </c:pt>
                <c:pt idx="435">
                  <c:v>24.5</c:v>
                </c:pt>
                <c:pt idx="436">
                  <c:v>24.5</c:v>
                </c:pt>
                <c:pt idx="437">
                  <c:v>20</c:v>
                </c:pt>
                <c:pt idx="438">
                  <c:v>20</c:v>
                </c:pt>
                <c:pt idx="439">
                  <c:v>20</c:v>
                </c:pt>
                <c:pt idx="440">
                  <c:v>20</c:v>
                </c:pt>
                <c:pt idx="441">
                  <c:v>18</c:v>
                </c:pt>
                <c:pt idx="442">
                  <c:v>16.07</c:v>
                </c:pt>
                <c:pt idx="443">
                  <c:v>16.07</c:v>
                </c:pt>
                <c:pt idx="444">
                  <c:v>18.395</c:v>
                </c:pt>
                <c:pt idx="445">
                  <c:v>14.15</c:v>
                </c:pt>
                <c:pt idx="446">
                  <c:v>14.15</c:v>
                </c:pt>
                <c:pt idx="447">
                  <c:v>18.395</c:v>
                </c:pt>
                <c:pt idx="448">
                  <c:v>24.32</c:v>
                </c:pt>
                <c:pt idx="449">
                  <c:v>24.92</c:v>
                </c:pt>
                <c:pt idx="450">
                  <c:v>63.14</c:v>
                </c:pt>
                <c:pt idx="451">
                  <c:v>32.14</c:v>
                </c:pt>
                <c:pt idx="452">
                  <c:v>24.92</c:v>
                </c:pt>
                <c:pt idx="453">
                  <c:v>22.7</c:v>
                </c:pt>
                <c:pt idx="454">
                  <c:v>22.7</c:v>
                </c:pt>
                <c:pt idx="455">
                  <c:v>22.7</c:v>
                </c:pt>
                <c:pt idx="456">
                  <c:v>18.149999999999999</c:v>
                </c:pt>
                <c:pt idx="457">
                  <c:v>18.149999999999999</c:v>
                </c:pt>
                <c:pt idx="458">
                  <c:v>18.149999999999999</c:v>
                </c:pt>
                <c:pt idx="459">
                  <c:v>18.149999999999999</c:v>
                </c:pt>
                <c:pt idx="460">
                  <c:v>14</c:v>
                </c:pt>
                <c:pt idx="461">
                  <c:v>16</c:v>
                </c:pt>
                <c:pt idx="462">
                  <c:v>55</c:v>
                </c:pt>
                <c:pt idx="463">
                  <c:v>95.5</c:v>
                </c:pt>
                <c:pt idx="464">
                  <c:v>56</c:v>
                </c:pt>
                <c:pt idx="465">
                  <c:v>32</c:v>
                </c:pt>
                <c:pt idx="466">
                  <c:v>32</c:v>
                </c:pt>
                <c:pt idx="467">
                  <c:v>32</c:v>
                </c:pt>
                <c:pt idx="468">
                  <c:v>22.5</c:v>
                </c:pt>
                <c:pt idx="469">
                  <c:v>27.25</c:v>
                </c:pt>
                <c:pt idx="470">
                  <c:v>18</c:v>
                </c:pt>
                <c:pt idx="471">
                  <c:v>18</c:v>
                </c:pt>
                <c:pt idx="472">
                  <c:v>18</c:v>
                </c:pt>
                <c:pt idx="473">
                  <c:v>18</c:v>
                </c:pt>
                <c:pt idx="474">
                  <c:v>18</c:v>
                </c:pt>
                <c:pt idx="475">
                  <c:v>14</c:v>
                </c:pt>
                <c:pt idx="476">
                  <c:v>14</c:v>
                </c:pt>
                <c:pt idx="477">
                  <c:v>14</c:v>
                </c:pt>
                <c:pt idx="478">
                  <c:v>14</c:v>
                </c:pt>
                <c:pt idx="479">
                  <c:v>14</c:v>
                </c:pt>
                <c:pt idx="480">
                  <c:v>14</c:v>
                </c:pt>
                <c:pt idx="481">
                  <c:v>14</c:v>
                </c:pt>
                <c:pt idx="482">
                  <c:v>14</c:v>
                </c:pt>
                <c:pt idx="483">
                  <c:v>15.25</c:v>
                </c:pt>
                <c:pt idx="484">
                  <c:v>13</c:v>
                </c:pt>
                <c:pt idx="485">
                  <c:v>13</c:v>
                </c:pt>
                <c:pt idx="486">
                  <c:v>13</c:v>
                </c:pt>
                <c:pt idx="487">
                  <c:v>12</c:v>
                </c:pt>
                <c:pt idx="488">
                  <c:v>12</c:v>
                </c:pt>
                <c:pt idx="489">
                  <c:v>11.73</c:v>
                </c:pt>
                <c:pt idx="490">
                  <c:v>10.69</c:v>
                </c:pt>
                <c:pt idx="491">
                  <c:v>10.41</c:v>
                </c:pt>
                <c:pt idx="492">
                  <c:v>10.41</c:v>
                </c:pt>
                <c:pt idx="493">
                  <c:v>9.44</c:v>
                </c:pt>
                <c:pt idx="494">
                  <c:v>9.17</c:v>
                </c:pt>
                <c:pt idx="495">
                  <c:v>9.17</c:v>
                </c:pt>
                <c:pt idx="496">
                  <c:v>8</c:v>
                </c:pt>
                <c:pt idx="497">
                  <c:v>8</c:v>
                </c:pt>
                <c:pt idx="498">
                  <c:v>7.49</c:v>
                </c:pt>
                <c:pt idx="499">
                  <c:v>7.49</c:v>
                </c:pt>
                <c:pt idx="500">
                  <c:v>7.49</c:v>
                </c:pt>
                <c:pt idx="501">
                  <c:v>7.49</c:v>
                </c:pt>
                <c:pt idx="502">
                  <c:v>7.49</c:v>
                </c:pt>
                <c:pt idx="503">
                  <c:v>6.8</c:v>
                </c:pt>
                <c:pt idx="504">
                  <c:v>6.5</c:v>
                </c:pt>
                <c:pt idx="505">
                  <c:v>6.5</c:v>
                </c:pt>
                <c:pt idx="506">
                  <c:v>6.5</c:v>
                </c:pt>
                <c:pt idx="507">
                  <c:v>6.5</c:v>
                </c:pt>
                <c:pt idx="508">
                  <c:v>6.5</c:v>
                </c:pt>
                <c:pt idx="509">
                  <c:v>6.5</c:v>
                </c:pt>
                <c:pt idx="510">
                  <c:v>6.5</c:v>
                </c:pt>
                <c:pt idx="511">
                  <c:v>6.5</c:v>
                </c:pt>
                <c:pt idx="512">
                  <c:v>6.5</c:v>
                </c:pt>
                <c:pt idx="513">
                  <c:v>6.5</c:v>
                </c:pt>
                <c:pt idx="514">
                  <c:v>6.5</c:v>
                </c:pt>
                <c:pt idx="515">
                  <c:v>6.5</c:v>
                </c:pt>
                <c:pt idx="516">
                  <c:v>6.14</c:v>
                </c:pt>
                <c:pt idx="517">
                  <c:v>6.04</c:v>
                </c:pt>
                <c:pt idx="518">
                  <c:v>6.04</c:v>
                </c:pt>
                <c:pt idx="519">
                  <c:v>5.14</c:v>
                </c:pt>
                <c:pt idx="520">
                  <c:v>4.72</c:v>
                </c:pt>
                <c:pt idx="521">
                  <c:v>4.72</c:v>
                </c:pt>
                <c:pt idx="522">
                  <c:v>4.72</c:v>
                </c:pt>
                <c:pt idx="523">
                  <c:v>4.45</c:v>
                </c:pt>
                <c:pt idx="524">
                  <c:v>4.33</c:v>
                </c:pt>
                <c:pt idx="525">
                  <c:v>4.33</c:v>
                </c:pt>
                <c:pt idx="526">
                  <c:v>3.98</c:v>
                </c:pt>
                <c:pt idx="527">
                  <c:v>3.98</c:v>
                </c:pt>
                <c:pt idx="528">
                  <c:v>3.98</c:v>
                </c:pt>
                <c:pt idx="529">
                  <c:v>3.98</c:v>
                </c:pt>
                <c:pt idx="530">
                  <c:v>3.98</c:v>
                </c:pt>
                <c:pt idx="531">
                  <c:v>3.98</c:v>
                </c:pt>
                <c:pt idx="532">
                  <c:v>3.98</c:v>
                </c:pt>
                <c:pt idx="533">
                  <c:v>3.98</c:v>
                </c:pt>
                <c:pt idx="534">
                  <c:v>3.67</c:v>
                </c:pt>
                <c:pt idx="535">
                  <c:v>3.67</c:v>
                </c:pt>
                <c:pt idx="536">
                  <c:v>3.67</c:v>
                </c:pt>
                <c:pt idx="537">
                  <c:v>3.67</c:v>
                </c:pt>
                <c:pt idx="538">
                  <c:v>3.49</c:v>
                </c:pt>
                <c:pt idx="539">
                  <c:v>3.41</c:v>
                </c:pt>
                <c:pt idx="540">
                  <c:v>3.41</c:v>
                </c:pt>
                <c:pt idx="541">
                  <c:v>3.41</c:v>
                </c:pt>
                <c:pt idx="542">
                  <c:v>3.41</c:v>
                </c:pt>
                <c:pt idx="543">
                  <c:v>3.41</c:v>
                </c:pt>
                <c:pt idx="544">
                  <c:v>3.41</c:v>
                </c:pt>
                <c:pt idx="545">
                  <c:v>3.1</c:v>
                </c:pt>
                <c:pt idx="546">
                  <c:v>3.1</c:v>
                </c:pt>
                <c:pt idx="547">
                  <c:v>3.1</c:v>
                </c:pt>
                <c:pt idx="548">
                  <c:v>3.1</c:v>
                </c:pt>
                <c:pt idx="549">
                  <c:v>3.1</c:v>
                </c:pt>
                <c:pt idx="550">
                  <c:v>3.1</c:v>
                </c:pt>
                <c:pt idx="551">
                  <c:v>3.1</c:v>
                </c:pt>
                <c:pt idx="552">
                  <c:v>3.1</c:v>
                </c:pt>
                <c:pt idx="553">
                  <c:v>3.1</c:v>
                </c:pt>
                <c:pt idx="554">
                  <c:v>3.1</c:v>
                </c:pt>
                <c:pt idx="555">
                  <c:v>3.1</c:v>
                </c:pt>
                <c:pt idx="556">
                  <c:v>3.1</c:v>
                </c:pt>
                <c:pt idx="557">
                  <c:v>3.1</c:v>
                </c:pt>
                <c:pt idx="558">
                  <c:v>3.1</c:v>
                </c:pt>
                <c:pt idx="559">
                  <c:v>3.1</c:v>
                </c:pt>
                <c:pt idx="560">
                  <c:v>3.1</c:v>
                </c:pt>
                <c:pt idx="561">
                  <c:v>3.1</c:v>
                </c:pt>
                <c:pt idx="562">
                  <c:v>3.1</c:v>
                </c:pt>
                <c:pt idx="563">
                  <c:v>3.1</c:v>
                </c:pt>
                <c:pt idx="564">
                  <c:v>3.1</c:v>
                </c:pt>
                <c:pt idx="565">
                  <c:v>2.85</c:v>
                </c:pt>
                <c:pt idx="566">
                  <c:v>2.91</c:v>
                </c:pt>
                <c:pt idx="567">
                  <c:v>2.95</c:v>
                </c:pt>
                <c:pt idx="568">
                  <c:v>2.92</c:v>
                </c:pt>
                <c:pt idx="569">
                  <c:v>2.92</c:v>
                </c:pt>
                <c:pt idx="570">
                  <c:v>2.92</c:v>
                </c:pt>
                <c:pt idx="571">
                  <c:v>2.91</c:v>
                </c:pt>
                <c:pt idx="572">
                  <c:v>2.9</c:v>
                </c:pt>
                <c:pt idx="573">
                  <c:v>2.9</c:v>
                </c:pt>
                <c:pt idx="574">
                  <c:v>2.85</c:v>
                </c:pt>
                <c:pt idx="575">
                  <c:v>2.8</c:v>
                </c:pt>
                <c:pt idx="576">
                  <c:v>2.75</c:v>
                </c:pt>
                <c:pt idx="577">
                  <c:v>2.68</c:v>
                </c:pt>
                <c:pt idx="578">
                  <c:v>2.96</c:v>
                </c:pt>
                <c:pt idx="579">
                  <c:v>2.84</c:v>
                </c:pt>
                <c:pt idx="580">
                  <c:v>2.75</c:v>
                </c:pt>
                <c:pt idx="581">
                  <c:v>2.77</c:v>
                </c:pt>
                <c:pt idx="582">
                  <c:v>2.64</c:v>
                </c:pt>
                <c:pt idx="583">
                  <c:v>2.65</c:v>
                </c:pt>
                <c:pt idx="584">
                  <c:v>2.64</c:v>
                </c:pt>
                <c:pt idx="585">
                  <c:v>2.73</c:v>
                </c:pt>
                <c:pt idx="586">
                  <c:v>2.7</c:v>
                </c:pt>
                <c:pt idx="587">
                  <c:v>2.71</c:v>
                </c:pt>
                <c:pt idx="588">
                  <c:v>2.73</c:v>
                </c:pt>
                <c:pt idx="589">
                  <c:v>2.63</c:v>
                </c:pt>
                <c:pt idx="590">
                  <c:v>2.62</c:v>
                </c:pt>
                <c:pt idx="591">
                  <c:v>2.61</c:v>
                </c:pt>
                <c:pt idx="592">
                  <c:v>2.5499999999999998</c:v>
                </c:pt>
                <c:pt idx="593">
                  <c:v>2.54</c:v>
                </c:pt>
                <c:pt idx="594">
                  <c:v>2.52</c:v>
                </c:pt>
                <c:pt idx="595">
                  <c:v>2.48</c:v>
                </c:pt>
                <c:pt idx="596">
                  <c:v>2.2599999999999998</c:v>
                </c:pt>
                <c:pt idx="597">
                  <c:v>2.23</c:v>
                </c:pt>
                <c:pt idx="598">
                  <c:v>2.35</c:v>
                </c:pt>
                <c:pt idx="599">
                  <c:v>2.23</c:v>
                </c:pt>
                <c:pt idx="600">
                  <c:v>2.2200000000000002</c:v>
                </c:pt>
                <c:pt idx="601">
                  <c:v>2.23</c:v>
                </c:pt>
                <c:pt idx="602">
                  <c:v>2.11</c:v>
                </c:pt>
                <c:pt idx="603">
                  <c:v>2.19</c:v>
                </c:pt>
                <c:pt idx="604">
                  <c:v>2.04</c:v>
                </c:pt>
                <c:pt idx="605">
                  <c:v>3.03</c:v>
                </c:pt>
                <c:pt idx="606">
                  <c:v>3.03</c:v>
                </c:pt>
                <c:pt idx="607">
                  <c:v>2.9</c:v>
                </c:pt>
                <c:pt idx="608">
                  <c:v>2.96</c:v>
                </c:pt>
                <c:pt idx="609">
                  <c:v>2.94</c:v>
                </c:pt>
                <c:pt idx="610">
                  <c:v>2.93</c:v>
                </c:pt>
                <c:pt idx="611">
                  <c:v>2.8</c:v>
                </c:pt>
                <c:pt idx="612">
                  <c:v>2.52</c:v>
                </c:pt>
                <c:pt idx="613">
                  <c:v>2.33</c:v>
                </c:pt>
                <c:pt idx="614">
                  <c:v>2.16</c:v>
                </c:pt>
                <c:pt idx="615">
                  <c:v>2.1800000000000002</c:v>
                </c:pt>
                <c:pt idx="616">
                  <c:v>2.17</c:v>
                </c:pt>
                <c:pt idx="617">
                  <c:v>2.16</c:v>
                </c:pt>
                <c:pt idx="618">
                  <c:v>2</c:v>
                </c:pt>
                <c:pt idx="619">
                  <c:v>1.97</c:v>
                </c:pt>
                <c:pt idx="620">
                  <c:v>1.76</c:v>
                </c:pt>
                <c:pt idx="621">
                  <c:v>1.83</c:v>
                </c:pt>
                <c:pt idx="622">
                  <c:v>1.85</c:v>
                </c:pt>
                <c:pt idx="623">
                  <c:v>1.76</c:v>
                </c:pt>
                <c:pt idx="624">
                  <c:v>1.57</c:v>
                </c:pt>
                <c:pt idx="625">
                  <c:v>1.63</c:v>
                </c:pt>
                <c:pt idx="626">
                  <c:v>1.57</c:v>
                </c:pt>
                <c:pt idx="627">
                  <c:v>1.9</c:v>
                </c:pt>
                <c:pt idx="628">
                  <c:v>2.0499999999999998</c:v>
                </c:pt>
                <c:pt idx="629">
                  <c:v>1.96</c:v>
                </c:pt>
                <c:pt idx="630">
                  <c:v>1.79</c:v>
                </c:pt>
                <c:pt idx="631">
                  <c:v>2.71</c:v>
                </c:pt>
                <c:pt idx="632">
                  <c:v>2.88</c:v>
                </c:pt>
                <c:pt idx="633">
                  <c:v>2.63</c:v>
                </c:pt>
                <c:pt idx="634">
                  <c:v>2.27</c:v>
                </c:pt>
                <c:pt idx="635">
                  <c:v>2.6</c:v>
                </c:pt>
                <c:pt idx="636">
                  <c:v>2.35</c:v>
                </c:pt>
                <c:pt idx="637">
                  <c:v>2.15</c:v>
                </c:pt>
                <c:pt idx="638">
                  <c:v>1.9</c:v>
                </c:pt>
                <c:pt idx="639">
                  <c:v>1.85</c:v>
                </c:pt>
                <c:pt idx="640">
                  <c:v>1.95</c:v>
                </c:pt>
                <c:pt idx="641">
                  <c:v>1.83</c:v>
                </c:pt>
                <c:pt idx="642">
                  <c:v>1.78</c:v>
                </c:pt>
                <c:pt idx="643">
                  <c:v>2.0299999999999998</c:v>
                </c:pt>
                <c:pt idx="644">
                  <c:v>2.9</c:v>
                </c:pt>
                <c:pt idx="645">
                  <c:v>2.75</c:v>
                </c:pt>
                <c:pt idx="646">
                  <c:v>2.65</c:v>
                </c:pt>
                <c:pt idx="647">
                  <c:v>4.0999999999999996</c:v>
                </c:pt>
                <c:pt idx="648">
                  <c:v>3.35</c:v>
                </c:pt>
                <c:pt idx="649">
                  <c:v>3.85</c:v>
                </c:pt>
                <c:pt idx="650">
                  <c:v>3.35</c:v>
                </c:pt>
                <c:pt idx="651">
                  <c:v>3.6</c:v>
                </c:pt>
                <c:pt idx="652">
                  <c:v>2.8</c:v>
                </c:pt>
                <c:pt idx="653">
                  <c:v>2.75</c:v>
                </c:pt>
                <c:pt idx="654">
                  <c:v>2.5499999999999998</c:v>
                </c:pt>
                <c:pt idx="655">
                  <c:v>2.38</c:v>
                </c:pt>
                <c:pt idx="656">
                  <c:v>2.58</c:v>
                </c:pt>
                <c:pt idx="657">
                  <c:v>5.3</c:v>
                </c:pt>
                <c:pt idx="658">
                  <c:v>2.85</c:v>
                </c:pt>
                <c:pt idx="659">
                  <c:v>2.85</c:v>
                </c:pt>
                <c:pt idx="660">
                  <c:v>2.9</c:v>
                </c:pt>
                <c:pt idx="661">
                  <c:v>2.95</c:v>
                </c:pt>
                <c:pt idx="662">
                  <c:v>2.95</c:v>
                </c:pt>
                <c:pt idx="663">
                  <c:v>9.1999999999999993</c:v>
                </c:pt>
                <c:pt idx="664">
                  <c:v>7.85</c:v>
                </c:pt>
                <c:pt idx="665">
                  <c:v>5.35</c:v>
                </c:pt>
                <c:pt idx="666">
                  <c:v>4.2</c:v>
                </c:pt>
                <c:pt idx="667">
                  <c:v>4.2</c:v>
                </c:pt>
                <c:pt idx="668">
                  <c:v>3.85</c:v>
                </c:pt>
                <c:pt idx="669">
                  <c:v>3.7349999999999999</c:v>
                </c:pt>
                <c:pt idx="670">
                  <c:v>3.97</c:v>
                </c:pt>
                <c:pt idx="671">
                  <c:v>3.55</c:v>
                </c:pt>
                <c:pt idx="672">
                  <c:v>3.35</c:v>
                </c:pt>
                <c:pt idx="673">
                  <c:v>3.75</c:v>
                </c:pt>
                <c:pt idx="674">
                  <c:v>3.6349999999999998</c:v>
                </c:pt>
                <c:pt idx="675">
                  <c:v>78.114999999999995</c:v>
                </c:pt>
                <c:pt idx="676">
                  <c:v>19.170000000000002</c:v>
                </c:pt>
                <c:pt idx="677">
                  <c:v>22.35</c:v>
                </c:pt>
                <c:pt idx="678">
                  <c:v>21.15</c:v>
                </c:pt>
                <c:pt idx="679">
                  <c:v>17</c:v>
                </c:pt>
                <c:pt idx="680">
                  <c:v>13.3</c:v>
                </c:pt>
                <c:pt idx="681">
                  <c:v>26.85</c:v>
                </c:pt>
                <c:pt idx="682">
                  <c:v>87.85</c:v>
                </c:pt>
                <c:pt idx="683">
                  <c:v>85.55</c:v>
                </c:pt>
                <c:pt idx="684">
                  <c:v>105.7</c:v>
                </c:pt>
                <c:pt idx="685">
                  <c:v>41.7</c:v>
                </c:pt>
                <c:pt idx="686">
                  <c:v>48.5</c:v>
                </c:pt>
                <c:pt idx="687">
                  <c:v>36.85</c:v>
                </c:pt>
                <c:pt idx="688">
                  <c:v>41.65</c:v>
                </c:pt>
                <c:pt idx="689">
                  <c:v>50.7</c:v>
                </c:pt>
                <c:pt idx="690">
                  <c:v>41.05</c:v>
                </c:pt>
                <c:pt idx="691">
                  <c:v>180.7</c:v>
                </c:pt>
                <c:pt idx="692">
                  <c:v>46</c:v>
                </c:pt>
                <c:pt idx="693">
                  <c:v>38.950000000000003</c:v>
                </c:pt>
                <c:pt idx="694">
                  <c:v>38.950000000000003</c:v>
                </c:pt>
                <c:pt idx="695">
                  <c:v>76.95</c:v>
                </c:pt>
                <c:pt idx="696">
                  <c:v>73.849999999999994</c:v>
                </c:pt>
                <c:pt idx="697">
                  <c:v>41.15</c:v>
                </c:pt>
                <c:pt idx="698">
                  <c:v>29.9</c:v>
                </c:pt>
                <c:pt idx="699">
                  <c:v>35</c:v>
                </c:pt>
                <c:pt idx="700">
                  <c:v>21.164999999999999</c:v>
                </c:pt>
                <c:pt idx="701">
                  <c:v>25.315000000000001</c:v>
                </c:pt>
                <c:pt idx="702">
                  <c:v>15</c:v>
                </c:pt>
                <c:pt idx="703">
                  <c:v>19.100000000000001</c:v>
                </c:pt>
                <c:pt idx="704">
                  <c:v>19.100000000000001</c:v>
                </c:pt>
                <c:pt idx="705">
                  <c:v>16.899999999999999</c:v>
                </c:pt>
                <c:pt idx="706">
                  <c:v>15</c:v>
                </c:pt>
                <c:pt idx="707">
                  <c:v>15</c:v>
                </c:pt>
                <c:pt idx="708">
                  <c:v>27.8</c:v>
                </c:pt>
                <c:pt idx="709">
                  <c:v>19.350000000000001</c:v>
                </c:pt>
                <c:pt idx="710">
                  <c:v>32.200000000000003</c:v>
                </c:pt>
                <c:pt idx="711">
                  <c:v>27.625</c:v>
                </c:pt>
                <c:pt idx="712">
                  <c:v>52.4</c:v>
                </c:pt>
                <c:pt idx="713">
                  <c:v>29.75</c:v>
                </c:pt>
                <c:pt idx="714">
                  <c:v>98</c:v>
                </c:pt>
                <c:pt idx="715">
                  <c:v>38.5</c:v>
                </c:pt>
                <c:pt idx="716">
                  <c:v>36.5</c:v>
                </c:pt>
                <c:pt idx="717">
                  <c:v>26.73</c:v>
                </c:pt>
                <c:pt idx="718">
                  <c:v>23.2</c:v>
                </c:pt>
                <c:pt idx="719">
                  <c:v>18.8</c:v>
                </c:pt>
                <c:pt idx="720">
                  <c:v>18.8</c:v>
                </c:pt>
                <c:pt idx="721">
                  <c:v>16.899999999999999</c:v>
                </c:pt>
                <c:pt idx="722">
                  <c:v>21</c:v>
                </c:pt>
                <c:pt idx="723">
                  <c:v>25.9</c:v>
                </c:pt>
                <c:pt idx="724">
                  <c:v>21</c:v>
                </c:pt>
                <c:pt idx="725">
                  <c:v>35.75</c:v>
                </c:pt>
                <c:pt idx="726">
                  <c:v>47.5</c:v>
                </c:pt>
                <c:pt idx="727">
                  <c:v>176.8</c:v>
                </c:pt>
                <c:pt idx="728">
                  <c:v>304.35000000000002</c:v>
                </c:pt>
                <c:pt idx="729">
                  <c:v>138.35</c:v>
                </c:pt>
                <c:pt idx="730">
                  <c:v>128.65</c:v>
                </c:pt>
                <c:pt idx="731">
                  <c:v>162</c:v>
                </c:pt>
                <c:pt idx="732">
                  <c:v>125.04</c:v>
                </c:pt>
                <c:pt idx="733">
                  <c:v>128.07</c:v>
                </c:pt>
                <c:pt idx="734">
                  <c:v>132.66999999999999</c:v>
                </c:pt>
                <c:pt idx="735">
                  <c:v>111.72</c:v>
                </c:pt>
                <c:pt idx="736">
                  <c:v>98.9</c:v>
                </c:pt>
                <c:pt idx="737">
                  <c:v>82.555000000000007</c:v>
                </c:pt>
                <c:pt idx="738">
                  <c:v>44.29</c:v>
                </c:pt>
                <c:pt idx="739">
                  <c:v>46.29</c:v>
                </c:pt>
                <c:pt idx="740">
                  <c:v>64.650000000000006</c:v>
                </c:pt>
                <c:pt idx="741">
                  <c:v>82.9</c:v>
                </c:pt>
                <c:pt idx="742">
                  <c:v>58.494999999999997</c:v>
                </c:pt>
                <c:pt idx="743">
                  <c:v>53.95</c:v>
                </c:pt>
                <c:pt idx="744">
                  <c:v>51.8</c:v>
                </c:pt>
                <c:pt idx="745">
                  <c:v>54</c:v>
                </c:pt>
                <c:pt idx="746">
                  <c:v>54</c:v>
                </c:pt>
                <c:pt idx="747">
                  <c:v>33.049999999999997</c:v>
                </c:pt>
                <c:pt idx="748">
                  <c:v>41.755000000000003</c:v>
                </c:pt>
                <c:pt idx="749">
                  <c:v>49.7</c:v>
                </c:pt>
                <c:pt idx="750">
                  <c:v>52.055</c:v>
                </c:pt>
                <c:pt idx="751">
                  <c:v>58.05</c:v>
                </c:pt>
                <c:pt idx="752">
                  <c:v>55</c:v>
                </c:pt>
                <c:pt idx="753">
                  <c:v>44</c:v>
                </c:pt>
                <c:pt idx="754">
                  <c:v>41.5</c:v>
                </c:pt>
                <c:pt idx="755">
                  <c:v>39</c:v>
                </c:pt>
                <c:pt idx="756">
                  <c:v>32.15</c:v>
                </c:pt>
                <c:pt idx="757">
                  <c:v>30.15</c:v>
                </c:pt>
                <c:pt idx="758">
                  <c:v>19</c:v>
                </c:pt>
                <c:pt idx="759">
                  <c:v>19</c:v>
                </c:pt>
                <c:pt idx="760">
                  <c:v>29.664999999999999</c:v>
                </c:pt>
                <c:pt idx="761">
                  <c:v>19.265000000000001</c:v>
                </c:pt>
                <c:pt idx="762">
                  <c:v>23.4</c:v>
                </c:pt>
                <c:pt idx="763">
                  <c:v>57.292580645161287</c:v>
                </c:pt>
                <c:pt idx="764">
                  <c:v>23.02</c:v>
                </c:pt>
                <c:pt idx="765">
                  <c:v>23.02</c:v>
                </c:pt>
                <c:pt idx="766">
                  <c:v>23.02</c:v>
                </c:pt>
                <c:pt idx="767">
                  <c:v>169.86</c:v>
                </c:pt>
                <c:pt idx="768">
                  <c:v>77.319999999999993</c:v>
                </c:pt>
                <c:pt idx="769">
                  <c:v>60.76</c:v>
                </c:pt>
                <c:pt idx="770">
                  <c:v>55.79</c:v>
                </c:pt>
                <c:pt idx="771">
                  <c:v>74.010000000000005</c:v>
                </c:pt>
                <c:pt idx="772">
                  <c:v>77.650000000000006</c:v>
                </c:pt>
                <c:pt idx="773">
                  <c:v>137.27000000000001</c:v>
                </c:pt>
                <c:pt idx="774">
                  <c:v>188.61</c:v>
                </c:pt>
                <c:pt idx="775">
                  <c:v>243.8</c:v>
                </c:pt>
                <c:pt idx="776">
                  <c:v>184.32</c:v>
                </c:pt>
                <c:pt idx="777">
                  <c:v>271.95999999999998</c:v>
                </c:pt>
                <c:pt idx="778">
                  <c:v>147.21</c:v>
                </c:pt>
                <c:pt idx="779">
                  <c:v>104.7</c:v>
                </c:pt>
                <c:pt idx="780">
                  <c:v>94.21</c:v>
                </c:pt>
                <c:pt idx="781">
                  <c:v>77.650000000000006</c:v>
                </c:pt>
                <c:pt idx="782">
                  <c:v>44.87</c:v>
                </c:pt>
                <c:pt idx="783">
                  <c:v>44.87</c:v>
                </c:pt>
                <c:pt idx="784">
                  <c:v>44.87</c:v>
                </c:pt>
                <c:pt idx="785">
                  <c:v>44.87</c:v>
                </c:pt>
                <c:pt idx="786">
                  <c:v>20.82</c:v>
                </c:pt>
                <c:pt idx="787">
                  <c:v>270.85000000000002</c:v>
                </c:pt>
                <c:pt idx="788">
                  <c:v>132.30000000000001</c:v>
                </c:pt>
                <c:pt idx="789">
                  <c:v>110.77</c:v>
                </c:pt>
                <c:pt idx="790">
                  <c:v>104.7</c:v>
                </c:pt>
                <c:pt idx="791">
                  <c:v>117.4</c:v>
                </c:pt>
                <c:pt idx="792">
                  <c:v>132.30000000000001</c:v>
                </c:pt>
                <c:pt idx="793">
                  <c:v>113.8</c:v>
                </c:pt>
                <c:pt idx="794">
                  <c:v>87.69</c:v>
                </c:pt>
                <c:pt idx="795">
                  <c:v>99.6</c:v>
                </c:pt>
                <c:pt idx="796">
                  <c:v>99.6</c:v>
                </c:pt>
                <c:pt idx="797">
                  <c:v>78.12</c:v>
                </c:pt>
                <c:pt idx="798">
                  <c:v>63.7</c:v>
                </c:pt>
                <c:pt idx="799">
                  <c:v>49.28</c:v>
                </c:pt>
                <c:pt idx="800">
                  <c:v>49.28</c:v>
                </c:pt>
                <c:pt idx="801">
                  <c:v>49.28</c:v>
                </c:pt>
                <c:pt idx="802">
                  <c:v>49.28</c:v>
                </c:pt>
                <c:pt idx="803">
                  <c:v>44.35</c:v>
                </c:pt>
                <c:pt idx="804">
                  <c:v>39.5</c:v>
                </c:pt>
                <c:pt idx="805">
                  <c:v>31.5</c:v>
                </c:pt>
                <c:pt idx="806">
                  <c:v>23.47</c:v>
                </c:pt>
                <c:pt idx="807">
                  <c:v>23.47</c:v>
                </c:pt>
                <c:pt idx="808">
                  <c:v>23.47</c:v>
                </c:pt>
                <c:pt idx="809">
                  <c:v>23.47</c:v>
                </c:pt>
                <c:pt idx="810">
                  <c:v>19.3</c:v>
                </c:pt>
                <c:pt idx="811">
                  <c:v>19.3</c:v>
                </c:pt>
                <c:pt idx="812">
                  <c:v>19.3</c:v>
                </c:pt>
                <c:pt idx="813">
                  <c:v>19.3</c:v>
                </c:pt>
                <c:pt idx="814">
                  <c:v>19.3</c:v>
                </c:pt>
                <c:pt idx="815">
                  <c:v>19.3</c:v>
                </c:pt>
                <c:pt idx="816">
                  <c:v>23.47</c:v>
                </c:pt>
                <c:pt idx="817">
                  <c:v>23.47</c:v>
                </c:pt>
                <c:pt idx="818">
                  <c:v>19.3</c:v>
                </c:pt>
                <c:pt idx="819">
                  <c:v>19.3</c:v>
                </c:pt>
                <c:pt idx="820">
                  <c:v>23.5</c:v>
                </c:pt>
                <c:pt idx="821">
                  <c:v>23.5</c:v>
                </c:pt>
                <c:pt idx="822">
                  <c:v>23.5</c:v>
                </c:pt>
                <c:pt idx="823">
                  <c:v>15.35</c:v>
                </c:pt>
                <c:pt idx="824">
                  <c:v>23.5</c:v>
                </c:pt>
                <c:pt idx="825">
                  <c:v>23.5</c:v>
                </c:pt>
                <c:pt idx="826">
                  <c:v>13.33</c:v>
                </c:pt>
                <c:pt idx="827">
                  <c:v>13.33</c:v>
                </c:pt>
                <c:pt idx="828">
                  <c:v>13.33</c:v>
                </c:pt>
                <c:pt idx="829">
                  <c:v>13.33</c:v>
                </c:pt>
                <c:pt idx="830">
                  <c:v>13.33</c:v>
                </c:pt>
                <c:pt idx="831">
                  <c:v>13.33</c:v>
                </c:pt>
                <c:pt idx="832">
                  <c:v>13.33</c:v>
                </c:pt>
                <c:pt idx="833">
                  <c:v>12.75</c:v>
                </c:pt>
                <c:pt idx="834">
                  <c:v>12.55</c:v>
                </c:pt>
                <c:pt idx="835">
                  <c:v>12.55</c:v>
                </c:pt>
                <c:pt idx="836">
                  <c:v>13.13</c:v>
                </c:pt>
                <c:pt idx="837">
                  <c:v>11.89</c:v>
                </c:pt>
                <c:pt idx="838">
                  <c:v>11.89</c:v>
                </c:pt>
                <c:pt idx="839">
                  <c:v>11.89</c:v>
                </c:pt>
                <c:pt idx="840">
                  <c:v>11.23</c:v>
                </c:pt>
                <c:pt idx="841">
                  <c:v>11.23</c:v>
                </c:pt>
                <c:pt idx="842">
                  <c:v>10.57</c:v>
                </c:pt>
                <c:pt idx="843">
                  <c:v>10.57</c:v>
                </c:pt>
                <c:pt idx="844">
                  <c:v>9.9</c:v>
                </c:pt>
                <c:pt idx="845">
                  <c:v>9.9</c:v>
                </c:pt>
                <c:pt idx="846">
                  <c:v>9.9</c:v>
                </c:pt>
                <c:pt idx="847">
                  <c:v>9.24</c:v>
                </c:pt>
                <c:pt idx="848">
                  <c:v>9.24</c:v>
                </c:pt>
                <c:pt idx="849">
                  <c:v>9.24</c:v>
                </c:pt>
                <c:pt idx="850">
                  <c:v>8.58</c:v>
                </c:pt>
                <c:pt idx="851">
                  <c:v>8.58</c:v>
                </c:pt>
                <c:pt idx="852">
                  <c:v>8.58</c:v>
                </c:pt>
                <c:pt idx="853">
                  <c:v>8.58</c:v>
                </c:pt>
                <c:pt idx="854">
                  <c:v>8.0299999999999994</c:v>
                </c:pt>
                <c:pt idx="855">
                  <c:v>8.0299999999999994</c:v>
                </c:pt>
                <c:pt idx="856">
                  <c:v>7.27</c:v>
                </c:pt>
                <c:pt idx="857">
                  <c:v>7.27</c:v>
                </c:pt>
                <c:pt idx="858">
                  <c:v>7.27</c:v>
                </c:pt>
                <c:pt idx="859">
                  <c:v>6.72</c:v>
                </c:pt>
                <c:pt idx="860">
                  <c:v>6.72</c:v>
                </c:pt>
                <c:pt idx="861">
                  <c:v>6.72</c:v>
                </c:pt>
                <c:pt idx="862">
                  <c:v>6.72</c:v>
                </c:pt>
                <c:pt idx="863">
                  <c:v>6.06</c:v>
                </c:pt>
                <c:pt idx="864">
                  <c:v>5.84</c:v>
                </c:pt>
                <c:pt idx="865">
                  <c:v>5.84</c:v>
                </c:pt>
                <c:pt idx="866">
                  <c:v>5.84</c:v>
                </c:pt>
                <c:pt idx="867">
                  <c:v>5.84</c:v>
                </c:pt>
                <c:pt idx="868">
                  <c:v>5.84</c:v>
                </c:pt>
                <c:pt idx="869">
                  <c:v>5.84</c:v>
                </c:pt>
                <c:pt idx="870">
                  <c:v>5.84</c:v>
                </c:pt>
                <c:pt idx="871">
                  <c:v>5.84</c:v>
                </c:pt>
                <c:pt idx="872">
                  <c:v>5.84</c:v>
                </c:pt>
                <c:pt idx="873">
                  <c:v>5.29</c:v>
                </c:pt>
                <c:pt idx="874">
                  <c:v>5.29</c:v>
                </c:pt>
                <c:pt idx="875">
                  <c:v>5.29</c:v>
                </c:pt>
                <c:pt idx="876">
                  <c:v>5.29</c:v>
                </c:pt>
                <c:pt idx="877">
                  <c:v>4.96</c:v>
                </c:pt>
                <c:pt idx="878">
                  <c:v>5.29</c:v>
                </c:pt>
                <c:pt idx="879">
                  <c:v>4.8499999999999996</c:v>
                </c:pt>
                <c:pt idx="880">
                  <c:v>4.51</c:v>
                </c:pt>
                <c:pt idx="881">
                  <c:v>5.84</c:v>
                </c:pt>
                <c:pt idx="882">
                  <c:v>5.84</c:v>
                </c:pt>
                <c:pt idx="883">
                  <c:v>5.29</c:v>
                </c:pt>
                <c:pt idx="884">
                  <c:v>5.29</c:v>
                </c:pt>
                <c:pt idx="885">
                  <c:v>5.24</c:v>
                </c:pt>
                <c:pt idx="886">
                  <c:v>5.24</c:v>
                </c:pt>
                <c:pt idx="887">
                  <c:v>5.24</c:v>
                </c:pt>
                <c:pt idx="888">
                  <c:v>4.8099999999999996</c:v>
                </c:pt>
                <c:pt idx="889">
                  <c:v>4.8099999999999996</c:v>
                </c:pt>
                <c:pt idx="890">
                  <c:v>4.8099999999999996</c:v>
                </c:pt>
                <c:pt idx="891">
                  <c:v>4.43</c:v>
                </c:pt>
                <c:pt idx="892">
                  <c:v>4.43</c:v>
                </c:pt>
                <c:pt idx="893">
                  <c:v>4.43</c:v>
                </c:pt>
                <c:pt idx="894">
                  <c:v>4.43</c:v>
                </c:pt>
                <c:pt idx="895">
                  <c:v>4.43</c:v>
                </c:pt>
                <c:pt idx="896">
                  <c:v>4.08</c:v>
                </c:pt>
                <c:pt idx="897">
                  <c:v>4.08</c:v>
                </c:pt>
                <c:pt idx="898">
                  <c:v>4.08</c:v>
                </c:pt>
                <c:pt idx="899">
                  <c:v>4.08</c:v>
                </c:pt>
                <c:pt idx="900">
                  <c:v>4.08</c:v>
                </c:pt>
                <c:pt idx="901">
                  <c:v>3.76</c:v>
                </c:pt>
                <c:pt idx="902">
                  <c:v>3.76</c:v>
                </c:pt>
                <c:pt idx="903">
                  <c:v>3.31</c:v>
                </c:pt>
                <c:pt idx="904">
                  <c:v>3.31</c:v>
                </c:pt>
                <c:pt idx="905">
                  <c:v>3.31</c:v>
                </c:pt>
                <c:pt idx="906">
                  <c:v>3.31</c:v>
                </c:pt>
                <c:pt idx="907">
                  <c:v>3.31</c:v>
                </c:pt>
                <c:pt idx="908">
                  <c:v>3.2</c:v>
                </c:pt>
                <c:pt idx="909">
                  <c:v>3.2</c:v>
                </c:pt>
                <c:pt idx="910">
                  <c:v>3.2</c:v>
                </c:pt>
                <c:pt idx="911">
                  <c:v>3.2</c:v>
                </c:pt>
                <c:pt idx="912">
                  <c:v>3.2</c:v>
                </c:pt>
                <c:pt idx="913">
                  <c:v>3.2</c:v>
                </c:pt>
                <c:pt idx="914">
                  <c:v>3.2</c:v>
                </c:pt>
                <c:pt idx="915">
                  <c:v>3.1</c:v>
                </c:pt>
                <c:pt idx="916">
                  <c:v>3.1</c:v>
                </c:pt>
                <c:pt idx="917">
                  <c:v>3.1</c:v>
                </c:pt>
                <c:pt idx="918">
                  <c:v>3.1</c:v>
                </c:pt>
                <c:pt idx="919">
                  <c:v>3.1</c:v>
                </c:pt>
                <c:pt idx="920">
                  <c:v>3.1</c:v>
                </c:pt>
                <c:pt idx="921">
                  <c:v>3.1</c:v>
                </c:pt>
                <c:pt idx="922">
                  <c:v>3.1</c:v>
                </c:pt>
                <c:pt idx="923">
                  <c:v>3.1</c:v>
                </c:pt>
                <c:pt idx="924">
                  <c:v>3.1</c:v>
                </c:pt>
                <c:pt idx="925">
                  <c:v>3.1</c:v>
                </c:pt>
                <c:pt idx="926">
                  <c:v>3</c:v>
                </c:pt>
                <c:pt idx="927">
                  <c:v>2.87</c:v>
                </c:pt>
                <c:pt idx="928">
                  <c:v>2.84</c:v>
                </c:pt>
                <c:pt idx="929">
                  <c:v>2.81</c:v>
                </c:pt>
                <c:pt idx="930">
                  <c:v>2.84</c:v>
                </c:pt>
                <c:pt idx="931">
                  <c:v>2.85</c:v>
                </c:pt>
                <c:pt idx="932">
                  <c:v>2.76</c:v>
                </c:pt>
                <c:pt idx="933">
                  <c:v>2.83</c:v>
                </c:pt>
                <c:pt idx="934">
                  <c:v>2.92</c:v>
                </c:pt>
                <c:pt idx="935">
                  <c:v>2.88</c:v>
                </c:pt>
                <c:pt idx="936">
                  <c:v>2.82</c:v>
                </c:pt>
                <c:pt idx="937">
                  <c:v>2.97</c:v>
                </c:pt>
                <c:pt idx="938">
                  <c:v>3.1</c:v>
                </c:pt>
                <c:pt idx="939">
                  <c:v>3.1</c:v>
                </c:pt>
                <c:pt idx="940">
                  <c:v>3.06</c:v>
                </c:pt>
                <c:pt idx="941">
                  <c:v>3.02</c:v>
                </c:pt>
                <c:pt idx="942">
                  <c:v>2.97</c:v>
                </c:pt>
                <c:pt idx="943">
                  <c:v>3.1</c:v>
                </c:pt>
                <c:pt idx="944">
                  <c:v>3.1</c:v>
                </c:pt>
                <c:pt idx="945">
                  <c:v>8.0500000000000007</c:v>
                </c:pt>
                <c:pt idx="946">
                  <c:v>8.0500000000000007</c:v>
                </c:pt>
                <c:pt idx="947">
                  <c:v>4.71</c:v>
                </c:pt>
                <c:pt idx="948">
                  <c:v>4.71</c:v>
                </c:pt>
                <c:pt idx="949">
                  <c:v>4.71</c:v>
                </c:pt>
                <c:pt idx="950">
                  <c:v>4.33</c:v>
                </c:pt>
                <c:pt idx="951">
                  <c:v>4.33</c:v>
                </c:pt>
                <c:pt idx="952">
                  <c:v>3.87</c:v>
                </c:pt>
                <c:pt idx="953">
                  <c:v>3.21</c:v>
                </c:pt>
                <c:pt idx="954">
                  <c:v>3.21</c:v>
                </c:pt>
                <c:pt idx="955">
                  <c:v>3.21</c:v>
                </c:pt>
                <c:pt idx="956">
                  <c:v>3.21</c:v>
                </c:pt>
                <c:pt idx="957">
                  <c:v>4.33</c:v>
                </c:pt>
                <c:pt idx="958">
                  <c:v>5.46</c:v>
                </c:pt>
                <c:pt idx="959">
                  <c:v>4.1500000000000004</c:v>
                </c:pt>
                <c:pt idx="960">
                  <c:v>4.1500000000000004</c:v>
                </c:pt>
                <c:pt idx="961">
                  <c:v>4.1500000000000004</c:v>
                </c:pt>
                <c:pt idx="962">
                  <c:v>3.66</c:v>
                </c:pt>
                <c:pt idx="963">
                  <c:v>3.54</c:v>
                </c:pt>
                <c:pt idx="964">
                  <c:v>3.66</c:v>
                </c:pt>
                <c:pt idx="965">
                  <c:v>3.54</c:v>
                </c:pt>
                <c:pt idx="966">
                  <c:v>3.21</c:v>
                </c:pt>
                <c:pt idx="967">
                  <c:v>3.1</c:v>
                </c:pt>
                <c:pt idx="968">
                  <c:v>3.1</c:v>
                </c:pt>
                <c:pt idx="969">
                  <c:v>3.1</c:v>
                </c:pt>
                <c:pt idx="970">
                  <c:v>3.1</c:v>
                </c:pt>
                <c:pt idx="971">
                  <c:v>3.1</c:v>
                </c:pt>
                <c:pt idx="972">
                  <c:v>5.46</c:v>
                </c:pt>
                <c:pt idx="973">
                  <c:v>4.79</c:v>
                </c:pt>
                <c:pt idx="974">
                  <c:v>3.13</c:v>
                </c:pt>
                <c:pt idx="975">
                  <c:v>3.1</c:v>
                </c:pt>
                <c:pt idx="976">
                  <c:v>3.1</c:v>
                </c:pt>
                <c:pt idx="977">
                  <c:v>3.1</c:v>
                </c:pt>
                <c:pt idx="978">
                  <c:v>3.1</c:v>
                </c:pt>
                <c:pt idx="979">
                  <c:v>3.1</c:v>
                </c:pt>
                <c:pt idx="980">
                  <c:v>2.8</c:v>
                </c:pt>
                <c:pt idx="981">
                  <c:v>2.7</c:v>
                </c:pt>
                <c:pt idx="982">
                  <c:v>2.65</c:v>
                </c:pt>
                <c:pt idx="983">
                  <c:v>2.6</c:v>
                </c:pt>
                <c:pt idx="984">
                  <c:v>2.57</c:v>
                </c:pt>
                <c:pt idx="985">
                  <c:v>2.4</c:v>
                </c:pt>
                <c:pt idx="986">
                  <c:v>2.7</c:v>
                </c:pt>
                <c:pt idx="987">
                  <c:v>2.58</c:v>
                </c:pt>
                <c:pt idx="988">
                  <c:v>2.4500000000000002</c:v>
                </c:pt>
                <c:pt idx="989">
                  <c:v>2.29</c:v>
                </c:pt>
                <c:pt idx="990">
                  <c:v>2.25</c:v>
                </c:pt>
                <c:pt idx="991">
                  <c:v>2.15</c:v>
                </c:pt>
                <c:pt idx="992">
                  <c:v>2.0099999999999998</c:v>
                </c:pt>
                <c:pt idx="993">
                  <c:v>2.13</c:v>
                </c:pt>
                <c:pt idx="994">
                  <c:v>2.99</c:v>
                </c:pt>
                <c:pt idx="995">
                  <c:v>2.5499999999999998</c:v>
                </c:pt>
                <c:pt idx="996">
                  <c:v>2.33</c:v>
                </c:pt>
                <c:pt idx="997">
                  <c:v>2.11</c:v>
                </c:pt>
                <c:pt idx="998">
                  <c:v>2</c:v>
                </c:pt>
                <c:pt idx="999">
                  <c:v>2</c:v>
                </c:pt>
                <c:pt idx="1000">
                  <c:v>2</c:v>
                </c:pt>
                <c:pt idx="1001">
                  <c:v>2</c:v>
                </c:pt>
                <c:pt idx="1002">
                  <c:v>2.7</c:v>
                </c:pt>
                <c:pt idx="1003">
                  <c:v>3.15</c:v>
                </c:pt>
                <c:pt idx="1004">
                  <c:v>3.03</c:v>
                </c:pt>
                <c:pt idx="1005">
                  <c:v>2.63</c:v>
                </c:pt>
                <c:pt idx="1006">
                  <c:v>2.42</c:v>
                </c:pt>
                <c:pt idx="1007">
                  <c:v>2.3199999999999998</c:v>
                </c:pt>
                <c:pt idx="1008">
                  <c:v>2.73</c:v>
                </c:pt>
                <c:pt idx="1009">
                  <c:v>3.25</c:v>
                </c:pt>
                <c:pt idx="1010">
                  <c:v>3.01</c:v>
                </c:pt>
                <c:pt idx="1011">
                  <c:v>2.72</c:v>
                </c:pt>
                <c:pt idx="1012">
                  <c:v>3.1</c:v>
                </c:pt>
                <c:pt idx="1013">
                  <c:v>8.01</c:v>
                </c:pt>
                <c:pt idx="1014">
                  <c:v>6.03</c:v>
                </c:pt>
                <c:pt idx="1015">
                  <c:v>4.3099999999999996</c:v>
                </c:pt>
                <c:pt idx="1016">
                  <c:v>4.3099999999999996</c:v>
                </c:pt>
                <c:pt idx="1017">
                  <c:v>5.42</c:v>
                </c:pt>
                <c:pt idx="1018">
                  <c:v>3.99</c:v>
                </c:pt>
                <c:pt idx="1019">
                  <c:v>3.1</c:v>
                </c:pt>
                <c:pt idx="1020">
                  <c:v>3.71</c:v>
                </c:pt>
                <c:pt idx="1021">
                  <c:v>2.98</c:v>
                </c:pt>
                <c:pt idx="1022">
                  <c:v>2.78</c:v>
                </c:pt>
                <c:pt idx="1023">
                  <c:v>2.93</c:v>
                </c:pt>
                <c:pt idx="1024">
                  <c:v>2.81</c:v>
                </c:pt>
                <c:pt idx="1025">
                  <c:v>2.84</c:v>
                </c:pt>
                <c:pt idx="1026">
                  <c:v>2.79</c:v>
                </c:pt>
                <c:pt idx="1027">
                  <c:v>4.1500000000000004</c:v>
                </c:pt>
                <c:pt idx="1028">
                  <c:v>5.42</c:v>
                </c:pt>
                <c:pt idx="1029">
                  <c:v>5.09</c:v>
                </c:pt>
                <c:pt idx="1030">
                  <c:v>3.1</c:v>
                </c:pt>
                <c:pt idx="1031">
                  <c:v>3.71</c:v>
                </c:pt>
                <c:pt idx="1032">
                  <c:v>16.899999999999999</c:v>
                </c:pt>
                <c:pt idx="1033">
                  <c:v>12.26</c:v>
                </c:pt>
                <c:pt idx="1034">
                  <c:v>4.54</c:v>
                </c:pt>
                <c:pt idx="1035">
                  <c:v>7.18</c:v>
                </c:pt>
                <c:pt idx="1036">
                  <c:v>6.63</c:v>
                </c:pt>
                <c:pt idx="1037">
                  <c:v>8.6199999999999992</c:v>
                </c:pt>
                <c:pt idx="1038">
                  <c:v>5.31</c:v>
                </c:pt>
                <c:pt idx="1039">
                  <c:v>4.3099999999999996</c:v>
                </c:pt>
                <c:pt idx="1040">
                  <c:v>9.06</c:v>
                </c:pt>
                <c:pt idx="1041">
                  <c:v>5.31</c:v>
                </c:pt>
                <c:pt idx="1042">
                  <c:v>10.39</c:v>
                </c:pt>
                <c:pt idx="1043">
                  <c:v>8.18</c:v>
                </c:pt>
                <c:pt idx="1044">
                  <c:v>6.63</c:v>
                </c:pt>
                <c:pt idx="1045">
                  <c:v>5.47</c:v>
                </c:pt>
                <c:pt idx="1046">
                  <c:v>4.37</c:v>
                </c:pt>
                <c:pt idx="1047">
                  <c:v>4.37</c:v>
                </c:pt>
                <c:pt idx="1048">
                  <c:v>3.31</c:v>
                </c:pt>
                <c:pt idx="1049">
                  <c:v>2.99</c:v>
                </c:pt>
                <c:pt idx="1050">
                  <c:v>2.66</c:v>
                </c:pt>
                <c:pt idx="1051">
                  <c:v>2.42</c:v>
                </c:pt>
                <c:pt idx="1052">
                  <c:v>2.4500000000000002</c:v>
                </c:pt>
                <c:pt idx="1053">
                  <c:v>2.4300000000000002</c:v>
                </c:pt>
                <c:pt idx="1054">
                  <c:v>3.44</c:v>
                </c:pt>
                <c:pt idx="1055">
                  <c:v>3.82</c:v>
                </c:pt>
                <c:pt idx="1056">
                  <c:v>4.1500000000000004</c:v>
                </c:pt>
                <c:pt idx="1057">
                  <c:v>14.91</c:v>
                </c:pt>
                <c:pt idx="1058">
                  <c:v>12.93</c:v>
                </c:pt>
                <c:pt idx="1059">
                  <c:v>23.91</c:v>
                </c:pt>
                <c:pt idx="1060">
                  <c:v>31.64</c:v>
                </c:pt>
                <c:pt idx="1061">
                  <c:v>49.3</c:v>
                </c:pt>
                <c:pt idx="1062">
                  <c:v>26.06</c:v>
                </c:pt>
                <c:pt idx="1063">
                  <c:v>17.07</c:v>
                </c:pt>
                <c:pt idx="1064">
                  <c:v>102.38</c:v>
                </c:pt>
                <c:pt idx="1065">
                  <c:v>26.06</c:v>
                </c:pt>
                <c:pt idx="1066">
                  <c:v>48.76</c:v>
                </c:pt>
                <c:pt idx="1067">
                  <c:v>26.57</c:v>
                </c:pt>
                <c:pt idx="1068">
                  <c:v>10.17</c:v>
                </c:pt>
                <c:pt idx="1069">
                  <c:v>5.76</c:v>
                </c:pt>
                <c:pt idx="1070">
                  <c:v>19.559999999999999</c:v>
                </c:pt>
                <c:pt idx="1071">
                  <c:v>30.05</c:v>
                </c:pt>
                <c:pt idx="1072">
                  <c:v>11.83</c:v>
                </c:pt>
                <c:pt idx="1073">
                  <c:v>11.83</c:v>
                </c:pt>
                <c:pt idx="1074">
                  <c:v>27.84</c:v>
                </c:pt>
                <c:pt idx="1075">
                  <c:v>13.49</c:v>
                </c:pt>
                <c:pt idx="1076">
                  <c:v>15.42</c:v>
                </c:pt>
                <c:pt idx="1077">
                  <c:v>13.49</c:v>
                </c:pt>
                <c:pt idx="1078">
                  <c:v>8.9600000000000009</c:v>
                </c:pt>
                <c:pt idx="1079">
                  <c:v>44.95</c:v>
                </c:pt>
                <c:pt idx="1080">
                  <c:v>26.57</c:v>
                </c:pt>
                <c:pt idx="1081">
                  <c:v>15.42</c:v>
                </c:pt>
                <c:pt idx="1082">
                  <c:v>19.5</c:v>
                </c:pt>
                <c:pt idx="1083">
                  <c:v>17.57</c:v>
                </c:pt>
                <c:pt idx="1084">
                  <c:v>17.57</c:v>
                </c:pt>
                <c:pt idx="1085">
                  <c:v>15.42</c:v>
                </c:pt>
                <c:pt idx="1086">
                  <c:v>21.66</c:v>
                </c:pt>
                <c:pt idx="1087">
                  <c:v>26.57</c:v>
                </c:pt>
                <c:pt idx="1088">
                  <c:v>19.5</c:v>
                </c:pt>
                <c:pt idx="1089">
                  <c:v>24.19</c:v>
                </c:pt>
                <c:pt idx="1090">
                  <c:v>24.19</c:v>
                </c:pt>
                <c:pt idx="1091">
                  <c:v>24.19</c:v>
                </c:pt>
                <c:pt idx="1092">
                  <c:v>44.01</c:v>
                </c:pt>
                <c:pt idx="1093">
                  <c:v>162.13999999999999</c:v>
                </c:pt>
                <c:pt idx="1094">
                  <c:v>240.91</c:v>
                </c:pt>
                <c:pt idx="1095">
                  <c:v>91.04</c:v>
                </c:pt>
                <c:pt idx="1096">
                  <c:v>75.31</c:v>
                </c:pt>
                <c:pt idx="1097">
                  <c:v>37.06</c:v>
                </c:pt>
                <c:pt idx="1098">
                  <c:v>43.17</c:v>
                </c:pt>
                <c:pt idx="1099">
                  <c:v>38.270000000000003</c:v>
                </c:pt>
                <c:pt idx="1100">
                  <c:v>19.52</c:v>
                </c:pt>
                <c:pt idx="1101">
                  <c:v>211.03</c:v>
                </c:pt>
                <c:pt idx="1102">
                  <c:v>183.99</c:v>
                </c:pt>
                <c:pt idx="1103">
                  <c:v>122.43</c:v>
                </c:pt>
                <c:pt idx="1104">
                  <c:v>83.01</c:v>
                </c:pt>
                <c:pt idx="1105">
                  <c:v>160.16</c:v>
                </c:pt>
                <c:pt idx="1106">
                  <c:v>98.25</c:v>
                </c:pt>
                <c:pt idx="1107">
                  <c:v>144.46</c:v>
                </c:pt>
                <c:pt idx="1108">
                  <c:v>187.41</c:v>
                </c:pt>
                <c:pt idx="1109">
                  <c:v>157.93</c:v>
                </c:pt>
                <c:pt idx="1110">
                  <c:v>87.81</c:v>
                </c:pt>
                <c:pt idx="1111">
                  <c:v>113.95</c:v>
                </c:pt>
                <c:pt idx="1112">
                  <c:v>98.25</c:v>
                </c:pt>
                <c:pt idx="1113">
                  <c:v>167.55</c:v>
                </c:pt>
                <c:pt idx="1114">
                  <c:v>90.18</c:v>
                </c:pt>
                <c:pt idx="1115">
                  <c:v>90.18</c:v>
                </c:pt>
                <c:pt idx="1116">
                  <c:v>55.39</c:v>
                </c:pt>
                <c:pt idx="1117">
                  <c:v>48.72</c:v>
                </c:pt>
                <c:pt idx="1118">
                  <c:v>31.48</c:v>
                </c:pt>
                <c:pt idx="1119">
                  <c:v>21.69</c:v>
                </c:pt>
                <c:pt idx="1120">
                  <c:v>21.88</c:v>
                </c:pt>
                <c:pt idx="1121">
                  <c:v>24.05</c:v>
                </c:pt>
                <c:pt idx="1122">
                  <c:v>21.69</c:v>
                </c:pt>
                <c:pt idx="1123">
                  <c:v>21.69</c:v>
                </c:pt>
                <c:pt idx="1124">
                  <c:v>44.95</c:v>
                </c:pt>
                <c:pt idx="1125">
                  <c:v>28.94</c:v>
                </c:pt>
                <c:pt idx="1126">
                  <c:v>26.41</c:v>
                </c:pt>
                <c:pt idx="1127">
                  <c:v>26.41</c:v>
                </c:pt>
                <c:pt idx="1128">
                  <c:v>162.4</c:v>
                </c:pt>
                <c:pt idx="1129">
                  <c:v>68.209999999999994</c:v>
                </c:pt>
                <c:pt idx="1130">
                  <c:v>58.13</c:v>
                </c:pt>
                <c:pt idx="1131">
                  <c:v>42.58</c:v>
                </c:pt>
                <c:pt idx="1132">
                  <c:v>37.03</c:v>
                </c:pt>
                <c:pt idx="1133">
                  <c:v>31.48</c:v>
                </c:pt>
                <c:pt idx="1134">
                  <c:v>26.58</c:v>
                </c:pt>
                <c:pt idx="1135">
                  <c:v>32.14</c:v>
                </c:pt>
                <c:pt idx="1136">
                  <c:v>162.4</c:v>
                </c:pt>
                <c:pt idx="1137">
                  <c:v>48.72</c:v>
                </c:pt>
                <c:pt idx="1138">
                  <c:v>42.58</c:v>
                </c:pt>
                <c:pt idx="1139">
                  <c:v>68.7</c:v>
                </c:pt>
                <c:pt idx="1140">
                  <c:v>62.56</c:v>
                </c:pt>
                <c:pt idx="1141">
                  <c:v>55.39</c:v>
                </c:pt>
                <c:pt idx="1142">
                  <c:v>30.7</c:v>
                </c:pt>
                <c:pt idx="1143">
                  <c:v>323.16000000000003</c:v>
                </c:pt>
                <c:pt idx="1144">
                  <c:v>144.46</c:v>
                </c:pt>
                <c:pt idx="1145">
                  <c:v>75.38</c:v>
                </c:pt>
                <c:pt idx="1146">
                  <c:v>285.08</c:v>
                </c:pt>
                <c:pt idx="1147">
                  <c:v>136.47999999999999</c:v>
                </c:pt>
                <c:pt idx="1148">
                  <c:v>170.47</c:v>
                </c:pt>
                <c:pt idx="1149">
                  <c:v>239.56</c:v>
                </c:pt>
                <c:pt idx="1150">
                  <c:v>152.09</c:v>
                </c:pt>
                <c:pt idx="1151">
                  <c:v>160.16</c:v>
                </c:pt>
                <c:pt idx="1152">
                  <c:v>152.09</c:v>
                </c:pt>
                <c:pt idx="1153">
                  <c:v>82.55</c:v>
                </c:pt>
                <c:pt idx="1154">
                  <c:v>61.53</c:v>
                </c:pt>
                <c:pt idx="1155">
                  <c:v>51.72</c:v>
                </c:pt>
                <c:pt idx="1156">
                  <c:v>99.56</c:v>
                </c:pt>
                <c:pt idx="1157">
                  <c:v>144.46</c:v>
                </c:pt>
                <c:pt idx="1158">
                  <c:v>54.99</c:v>
                </c:pt>
                <c:pt idx="1159">
                  <c:v>39.729999999999997</c:v>
                </c:pt>
                <c:pt idx="1160">
                  <c:v>26.58</c:v>
                </c:pt>
                <c:pt idx="1161">
                  <c:v>40.630000000000003</c:v>
                </c:pt>
                <c:pt idx="1162">
                  <c:v>26.58</c:v>
                </c:pt>
                <c:pt idx="1163">
                  <c:v>24.05</c:v>
                </c:pt>
                <c:pt idx="1164">
                  <c:v>26.58</c:v>
                </c:pt>
                <c:pt idx="1165">
                  <c:v>21.69</c:v>
                </c:pt>
                <c:pt idx="1166">
                  <c:v>21.69</c:v>
                </c:pt>
                <c:pt idx="1167">
                  <c:v>17.350000000000001</c:v>
                </c:pt>
                <c:pt idx="1168">
                  <c:v>52.12</c:v>
                </c:pt>
                <c:pt idx="1169">
                  <c:v>73.2</c:v>
                </c:pt>
                <c:pt idx="1170">
                  <c:v>45.87</c:v>
                </c:pt>
                <c:pt idx="1171">
                  <c:v>28.94</c:v>
                </c:pt>
                <c:pt idx="1172">
                  <c:v>221.75</c:v>
                </c:pt>
                <c:pt idx="1173">
                  <c:v>106.45</c:v>
                </c:pt>
                <c:pt idx="1174">
                  <c:v>68.7</c:v>
                </c:pt>
                <c:pt idx="1175">
                  <c:v>45.87</c:v>
                </c:pt>
                <c:pt idx="1176">
                  <c:v>28.94</c:v>
                </c:pt>
                <c:pt idx="1177">
                  <c:v>24.05</c:v>
                </c:pt>
                <c:pt idx="1178">
                  <c:v>21.69</c:v>
                </c:pt>
                <c:pt idx="1179">
                  <c:v>21.69</c:v>
                </c:pt>
                <c:pt idx="1180">
                  <c:v>21.69</c:v>
                </c:pt>
                <c:pt idx="1181">
                  <c:v>21.69</c:v>
                </c:pt>
                <c:pt idx="1182">
                  <c:v>17.350000000000001</c:v>
                </c:pt>
                <c:pt idx="1183">
                  <c:v>17.350000000000001</c:v>
                </c:pt>
                <c:pt idx="1184">
                  <c:v>21.69</c:v>
                </c:pt>
                <c:pt idx="1185">
                  <c:v>19.52</c:v>
                </c:pt>
                <c:pt idx="1186">
                  <c:v>16.149999999999999</c:v>
                </c:pt>
                <c:pt idx="1187">
                  <c:v>15.39</c:v>
                </c:pt>
                <c:pt idx="1188">
                  <c:v>15.39</c:v>
                </c:pt>
                <c:pt idx="1189">
                  <c:v>31.48</c:v>
                </c:pt>
                <c:pt idx="1190">
                  <c:v>21.69</c:v>
                </c:pt>
                <c:pt idx="1191">
                  <c:v>23.55</c:v>
                </c:pt>
                <c:pt idx="1192">
                  <c:v>23.55</c:v>
                </c:pt>
                <c:pt idx="1193">
                  <c:v>19.21</c:v>
                </c:pt>
                <c:pt idx="1194">
                  <c:v>17.59</c:v>
                </c:pt>
                <c:pt idx="1195">
                  <c:v>16.8</c:v>
                </c:pt>
                <c:pt idx="1196">
                  <c:v>16.8</c:v>
                </c:pt>
                <c:pt idx="1197">
                  <c:v>15.66</c:v>
                </c:pt>
                <c:pt idx="1198">
                  <c:v>15.28</c:v>
                </c:pt>
                <c:pt idx="1199">
                  <c:v>15.28</c:v>
                </c:pt>
                <c:pt idx="1200">
                  <c:v>15.28</c:v>
                </c:pt>
                <c:pt idx="1201">
                  <c:v>15.28</c:v>
                </c:pt>
                <c:pt idx="1202">
                  <c:v>15.28</c:v>
                </c:pt>
                <c:pt idx="1203">
                  <c:v>15.28</c:v>
                </c:pt>
                <c:pt idx="1204">
                  <c:v>15.28</c:v>
                </c:pt>
                <c:pt idx="1205">
                  <c:v>15.28</c:v>
                </c:pt>
                <c:pt idx="1206">
                  <c:v>15.28</c:v>
                </c:pt>
                <c:pt idx="1207">
                  <c:v>15.28</c:v>
                </c:pt>
                <c:pt idx="1208">
                  <c:v>15.28</c:v>
                </c:pt>
                <c:pt idx="1209">
                  <c:v>15.28</c:v>
                </c:pt>
                <c:pt idx="1210">
                  <c:v>15.28</c:v>
                </c:pt>
                <c:pt idx="1211">
                  <c:v>15.28</c:v>
                </c:pt>
                <c:pt idx="1212">
                  <c:v>14.92</c:v>
                </c:pt>
                <c:pt idx="1213">
                  <c:v>14.55</c:v>
                </c:pt>
                <c:pt idx="1214">
                  <c:v>14.55</c:v>
                </c:pt>
                <c:pt idx="1215">
                  <c:v>14.55</c:v>
                </c:pt>
                <c:pt idx="1216">
                  <c:v>14.55</c:v>
                </c:pt>
                <c:pt idx="1217">
                  <c:v>14.55</c:v>
                </c:pt>
                <c:pt idx="1218">
                  <c:v>13.84</c:v>
                </c:pt>
                <c:pt idx="1219">
                  <c:v>13.84</c:v>
                </c:pt>
                <c:pt idx="1220">
                  <c:v>13.84</c:v>
                </c:pt>
                <c:pt idx="1221">
                  <c:v>11.24</c:v>
                </c:pt>
                <c:pt idx="1222">
                  <c:v>10.9</c:v>
                </c:pt>
                <c:pt idx="1223">
                  <c:v>10.57</c:v>
                </c:pt>
                <c:pt idx="1224">
                  <c:v>10.24</c:v>
                </c:pt>
                <c:pt idx="1225">
                  <c:v>9.91</c:v>
                </c:pt>
                <c:pt idx="1226">
                  <c:v>9.2799999999999994</c:v>
                </c:pt>
                <c:pt idx="1227">
                  <c:v>9.2799999999999994</c:v>
                </c:pt>
                <c:pt idx="1228">
                  <c:v>8.67</c:v>
                </c:pt>
                <c:pt idx="1229">
                  <c:v>8.67</c:v>
                </c:pt>
                <c:pt idx="1230">
                  <c:v>8.3800000000000008</c:v>
                </c:pt>
                <c:pt idx="1231">
                  <c:v>8.09</c:v>
                </c:pt>
                <c:pt idx="1232">
                  <c:v>8.09</c:v>
                </c:pt>
                <c:pt idx="1233">
                  <c:v>7.81</c:v>
                </c:pt>
                <c:pt idx="1234">
                  <c:v>7.53</c:v>
                </c:pt>
                <c:pt idx="1235">
                  <c:v>7.53</c:v>
                </c:pt>
                <c:pt idx="1236">
                  <c:v>7.53</c:v>
                </c:pt>
                <c:pt idx="1237">
                  <c:v>7.53</c:v>
                </c:pt>
                <c:pt idx="1238">
                  <c:v>6.99</c:v>
                </c:pt>
                <c:pt idx="1239">
                  <c:v>6.99</c:v>
                </c:pt>
                <c:pt idx="1240">
                  <c:v>6.99</c:v>
                </c:pt>
                <c:pt idx="1241">
                  <c:v>6.99</c:v>
                </c:pt>
                <c:pt idx="1242">
                  <c:v>6.99</c:v>
                </c:pt>
                <c:pt idx="1243">
                  <c:v>6.74</c:v>
                </c:pt>
                <c:pt idx="1244">
                  <c:v>6.48</c:v>
                </c:pt>
                <c:pt idx="1245">
                  <c:v>6.48</c:v>
                </c:pt>
                <c:pt idx="1246">
                  <c:v>6.24</c:v>
                </c:pt>
                <c:pt idx="1247">
                  <c:v>6</c:v>
                </c:pt>
                <c:pt idx="1248">
                  <c:v>5.77</c:v>
                </c:pt>
                <c:pt idx="1249">
                  <c:v>5.54</c:v>
                </c:pt>
                <c:pt idx="1250">
                  <c:v>5.54</c:v>
                </c:pt>
                <c:pt idx="1251">
                  <c:v>5.54</c:v>
                </c:pt>
                <c:pt idx="1252">
                  <c:v>5.54</c:v>
                </c:pt>
                <c:pt idx="1253">
                  <c:v>5.54</c:v>
                </c:pt>
                <c:pt idx="1254">
                  <c:v>5.54</c:v>
                </c:pt>
                <c:pt idx="1255">
                  <c:v>5.54</c:v>
                </c:pt>
                <c:pt idx="1256">
                  <c:v>5.54</c:v>
                </c:pt>
                <c:pt idx="1257">
                  <c:v>5.54</c:v>
                </c:pt>
                <c:pt idx="1258">
                  <c:v>5.33</c:v>
                </c:pt>
                <c:pt idx="1259">
                  <c:v>5.12</c:v>
                </c:pt>
                <c:pt idx="1260">
                  <c:v>5.12</c:v>
                </c:pt>
                <c:pt idx="1261">
                  <c:v>5.12</c:v>
                </c:pt>
                <c:pt idx="1262">
                  <c:v>5.56</c:v>
                </c:pt>
                <c:pt idx="1263">
                  <c:v>4.7300000000000004</c:v>
                </c:pt>
                <c:pt idx="1264">
                  <c:v>4.7300000000000004</c:v>
                </c:pt>
                <c:pt idx="1265">
                  <c:v>4.7300000000000004</c:v>
                </c:pt>
                <c:pt idx="1266">
                  <c:v>4.7300000000000004</c:v>
                </c:pt>
                <c:pt idx="1267">
                  <c:v>4.7300000000000004</c:v>
                </c:pt>
                <c:pt idx="1268">
                  <c:v>4.7300000000000004</c:v>
                </c:pt>
                <c:pt idx="1269">
                  <c:v>4.7300000000000004</c:v>
                </c:pt>
                <c:pt idx="1270">
                  <c:v>4.7300000000000004</c:v>
                </c:pt>
                <c:pt idx="1271">
                  <c:v>4.7300000000000004</c:v>
                </c:pt>
                <c:pt idx="1272">
                  <c:v>4.7300000000000004</c:v>
                </c:pt>
                <c:pt idx="1273">
                  <c:v>4.7300000000000004</c:v>
                </c:pt>
                <c:pt idx="1274">
                  <c:v>4.7300000000000004</c:v>
                </c:pt>
                <c:pt idx="1275">
                  <c:v>4.7300000000000004</c:v>
                </c:pt>
                <c:pt idx="1276">
                  <c:v>4.5599999999999996</c:v>
                </c:pt>
                <c:pt idx="1277">
                  <c:v>4.38</c:v>
                </c:pt>
                <c:pt idx="1278">
                  <c:v>4.38</c:v>
                </c:pt>
                <c:pt idx="1279">
                  <c:v>4.07</c:v>
                </c:pt>
                <c:pt idx="1280">
                  <c:v>3.77</c:v>
                </c:pt>
                <c:pt idx="1281">
                  <c:v>4.0999999999999996</c:v>
                </c:pt>
                <c:pt idx="1282">
                  <c:v>3.77</c:v>
                </c:pt>
                <c:pt idx="1283">
                  <c:v>6.19</c:v>
                </c:pt>
                <c:pt idx="1284">
                  <c:v>5.7</c:v>
                </c:pt>
                <c:pt idx="1285">
                  <c:v>6.69</c:v>
                </c:pt>
                <c:pt idx="1286">
                  <c:v>5.03</c:v>
                </c:pt>
                <c:pt idx="1287">
                  <c:v>4.82</c:v>
                </c:pt>
                <c:pt idx="1288">
                  <c:v>4.82</c:v>
                </c:pt>
                <c:pt idx="1289">
                  <c:v>5.7</c:v>
                </c:pt>
                <c:pt idx="1290">
                  <c:v>4.82</c:v>
                </c:pt>
                <c:pt idx="1291">
                  <c:v>4.63</c:v>
                </c:pt>
                <c:pt idx="1292">
                  <c:v>4.43</c:v>
                </c:pt>
                <c:pt idx="1293">
                  <c:v>4.43</c:v>
                </c:pt>
                <c:pt idx="1294">
                  <c:v>4.26</c:v>
                </c:pt>
                <c:pt idx="1295">
                  <c:v>4.08</c:v>
                </c:pt>
                <c:pt idx="1296">
                  <c:v>3.97</c:v>
                </c:pt>
                <c:pt idx="1297">
                  <c:v>3.97</c:v>
                </c:pt>
                <c:pt idx="1298">
                  <c:v>3.8</c:v>
                </c:pt>
                <c:pt idx="1299">
                  <c:v>3.41</c:v>
                </c:pt>
                <c:pt idx="1300">
                  <c:v>3.31</c:v>
                </c:pt>
                <c:pt idx="1301">
                  <c:v>3.31</c:v>
                </c:pt>
                <c:pt idx="1302">
                  <c:v>3.31</c:v>
                </c:pt>
                <c:pt idx="1303">
                  <c:v>3.31</c:v>
                </c:pt>
                <c:pt idx="1304">
                  <c:v>3.2</c:v>
                </c:pt>
                <c:pt idx="1305">
                  <c:v>3.2</c:v>
                </c:pt>
                <c:pt idx="1306">
                  <c:v>3.2</c:v>
                </c:pt>
                <c:pt idx="1307">
                  <c:v>3.2</c:v>
                </c:pt>
                <c:pt idx="1308">
                  <c:v>3.2</c:v>
                </c:pt>
                <c:pt idx="1309">
                  <c:v>3.02</c:v>
                </c:pt>
                <c:pt idx="1310">
                  <c:v>3</c:v>
                </c:pt>
                <c:pt idx="1311">
                  <c:v>2.95</c:v>
                </c:pt>
                <c:pt idx="1312">
                  <c:v>3.03</c:v>
                </c:pt>
                <c:pt idx="1313">
                  <c:v>2.96</c:v>
                </c:pt>
                <c:pt idx="1314">
                  <c:v>3</c:v>
                </c:pt>
                <c:pt idx="1315">
                  <c:v>3.02</c:v>
                </c:pt>
                <c:pt idx="1316">
                  <c:v>3.03</c:v>
                </c:pt>
                <c:pt idx="1317">
                  <c:v>2.98</c:v>
                </c:pt>
                <c:pt idx="1318">
                  <c:v>2.91</c:v>
                </c:pt>
                <c:pt idx="1319">
                  <c:v>2.9</c:v>
                </c:pt>
                <c:pt idx="1320">
                  <c:v>2.8</c:v>
                </c:pt>
                <c:pt idx="1321">
                  <c:v>2.71</c:v>
                </c:pt>
                <c:pt idx="1322">
                  <c:v>2.73</c:v>
                </c:pt>
                <c:pt idx="1323">
                  <c:v>2.67</c:v>
                </c:pt>
                <c:pt idx="1324">
                  <c:v>2.67</c:v>
                </c:pt>
                <c:pt idx="1325">
                  <c:v>2.66</c:v>
                </c:pt>
                <c:pt idx="1326">
                  <c:v>2.65</c:v>
                </c:pt>
                <c:pt idx="1327">
                  <c:v>2.64</c:v>
                </c:pt>
                <c:pt idx="1328">
                  <c:v>12.79</c:v>
                </c:pt>
                <c:pt idx="1329">
                  <c:v>3.54</c:v>
                </c:pt>
                <c:pt idx="1330">
                  <c:v>4.2</c:v>
                </c:pt>
                <c:pt idx="1331">
                  <c:v>4</c:v>
                </c:pt>
                <c:pt idx="1332">
                  <c:v>3.54</c:v>
                </c:pt>
                <c:pt idx="1333">
                  <c:v>3.21</c:v>
                </c:pt>
                <c:pt idx="1334">
                  <c:v>3.1</c:v>
                </c:pt>
                <c:pt idx="1335">
                  <c:v>2.96</c:v>
                </c:pt>
                <c:pt idx="1336">
                  <c:v>3.09</c:v>
                </c:pt>
                <c:pt idx="1337">
                  <c:v>2.8</c:v>
                </c:pt>
                <c:pt idx="1338">
                  <c:v>2.72</c:v>
                </c:pt>
                <c:pt idx="1339">
                  <c:v>2.669</c:v>
                </c:pt>
                <c:pt idx="1340">
                  <c:v>2.61</c:v>
                </c:pt>
                <c:pt idx="1341">
                  <c:v>2.84</c:v>
                </c:pt>
                <c:pt idx="1342">
                  <c:v>2.79</c:v>
                </c:pt>
                <c:pt idx="1343">
                  <c:v>2.95</c:v>
                </c:pt>
                <c:pt idx="1344">
                  <c:v>2.93</c:v>
                </c:pt>
                <c:pt idx="1345">
                  <c:v>2.68</c:v>
                </c:pt>
                <c:pt idx="1346">
                  <c:v>2.46</c:v>
                </c:pt>
                <c:pt idx="1347">
                  <c:v>2.25</c:v>
                </c:pt>
                <c:pt idx="1348">
                  <c:v>2.0699999999999998</c:v>
                </c:pt>
                <c:pt idx="1349">
                  <c:v>3.39</c:v>
                </c:pt>
                <c:pt idx="1350">
                  <c:v>2.85</c:v>
                </c:pt>
                <c:pt idx="1351">
                  <c:v>2.68</c:v>
                </c:pt>
                <c:pt idx="1352">
                  <c:v>2.36</c:v>
                </c:pt>
                <c:pt idx="1353">
                  <c:v>2.2999999999999998</c:v>
                </c:pt>
                <c:pt idx="1354">
                  <c:v>2.21</c:v>
                </c:pt>
                <c:pt idx="1355">
                  <c:v>2.12</c:v>
                </c:pt>
                <c:pt idx="1356">
                  <c:v>2.08</c:v>
                </c:pt>
                <c:pt idx="1357">
                  <c:v>2.06</c:v>
                </c:pt>
                <c:pt idx="1358">
                  <c:v>2.0699999999999998</c:v>
                </c:pt>
                <c:pt idx="1359">
                  <c:v>2.15</c:v>
                </c:pt>
                <c:pt idx="1360">
                  <c:v>2.33</c:v>
                </c:pt>
                <c:pt idx="1361">
                  <c:v>2.1</c:v>
                </c:pt>
                <c:pt idx="1362">
                  <c:v>7.78</c:v>
                </c:pt>
                <c:pt idx="1363">
                  <c:v>4.33</c:v>
                </c:pt>
                <c:pt idx="1364">
                  <c:v>3</c:v>
                </c:pt>
                <c:pt idx="1365">
                  <c:v>2.8</c:v>
                </c:pt>
                <c:pt idx="1366">
                  <c:v>3.1</c:v>
                </c:pt>
                <c:pt idx="1367">
                  <c:v>3.1</c:v>
                </c:pt>
                <c:pt idx="1368">
                  <c:v>6.46</c:v>
                </c:pt>
                <c:pt idx="1369">
                  <c:v>5.46</c:v>
                </c:pt>
                <c:pt idx="1370">
                  <c:v>3.87</c:v>
                </c:pt>
                <c:pt idx="1371">
                  <c:v>3.72</c:v>
                </c:pt>
                <c:pt idx="1372">
                  <c:v>3.26</c:v>
                </c:pt>
                <c:pt idx="1373">
                  <c:v>3</c:v>
                </c:pt>
                <c:pt idx="1374">
                  <c:v>2.63</c:v>
                </c:pt>
                <c:pt idx="1375">
                  <c:v>2.4500000000000002</c:v>
                </c:pt>
                <c:pt idx="1376">
                  <c:v>2.31</c:v>
                </c:pt>
                <c:pt idx="1377">
                  <c:v>2.11</c:v>
                </c:pt>
                <c:pt idx="1378">
                  <c:v>2.15</c:v>
                </c:pt>
                <c:pt idx="1379">
                  <c:v>1.72</c:v>
                </c:pt>
                <c:pt idx="1380">
                  <c:v>2.0299999999999998</c:v>
                </c:pt>
                <c:pt idx="1381">
                  <c:v>2.06</c:v>
                </c:pt>
                <c:pt idx="1382">
                  <c:v>1.73</c:v>
                </c:pt>
                <c:pt idx="1383">
                  <c:v>1.23</c:v>
                </c:pt>
                <c:pt idx="1384">
                  <c:v>2.06</c:v>
                </c:pt>
                <c:pt idx="1385">
                  <c:v>1.89</c:v>
                </c:pt>
                <c:pt idx="1386">
                  <c:v>1.93</c:v>
                </c:pt>
                <c:pt idx="1387">
                  <c:v>1.94</c:v>
                </c:pt>
                <c:pt idx="1388">
                  <c:v>2.3199999999999998</c:v>
                </c:pt>
                <c:pt idx="1389">
                  <c:v>3.1</c:v>
                </c:pt>
                <c:pt idx="1390">
                  <c:v>2.8</c:v>
                </c:pt>
                <c:pt idx="1391">
                  <c:v>2.8</c:v>
                </c:pt>
                <c:pt idx="1392">
                  <c:v>2.6</c:v>
                </c:pt>
                <c:pt idx="1393">
                  <c:v>3.87</c:v>
                </c:pt>
                <c:pt idx="1394">
                  <c:v>5.46</c:v>
                </c:pt>
                <c:pt idx="1395">
                  <c:v>4.33</c:v>
                </c:pt>
                <c:pt idx="1396">
                  <c:v>4.79</c:v>
                </c:pt>
                <c:pt idx="1397">
                  <c:v>13.21</c:v>
                </c:pt>
                <c:pt idx="1398">
                  <c:v>6.09</c:v>
                </c:pt>
                <c:pt idx="1399">
                  <c:v>4.16</c:v>
                </c:pt>
                <c:pt idx="1400">
                  <c:v>4.16</c:v>
                </c:pt>
                <c:pt idx="1401">
                  <c:v>3.83</c:v>
                </c:pt>
                <c:pt idx="1402">
                  <c:v>3.26</c:v>
                </c:pt>
                <c:pt idx="1403">
                  <c:v>3.11</c:v>
                </c:pt>
                <c:pt idx="1404">
                  <c:v>3.14</c:v>
                </c:pt>
                <c:pt idx="1405">
                  <c:v>3.1</c:v>
                </c:pt>
                <c:pt idx="1406">
                  <c:v>3.16</c:v>
                </c:pt>
                <c:pt idx="1407">
                  <c:v>6.09</c:v>
                </c:pt>
                <c:pt idx="1408">
                  <c:v>5.87</c:v>
                </c:pt>
                <c:pt idx="1409">
                  <c:v>4.16</c:v>
                </c:pt>
                <c:pt idx="1410">
                  <c:v>4.16</c:v>
                </c:pt>
                <c:pt idx="1411">
                  <c:v>6.09</c:v>
                </c:pt>
                <c:pt idx="1412">
                  <c:v>6.59</c:v>
                </c:pt>
                <c:pt idx="1413">
                  <c:v>7.14</c:v>
                </c:pt>
                <c:pt idx="1414">
                  <c:v>6.86</c:v>
                </c:pt>
                <c:pt idx="1415">
                  <c:v>5.37</c:v>
                </c:pt>
                <c:pt idx="1416">
                  <c:v>4.33</c:v>
                </c:pt>
                <c:pt idx="1417">
                  <c:v>6.36</c:v>
                </c:pt>
                <c:pt idx="1418">
                  <c:v>5.6</c:v>
                </c:pt>
                <c:pt idx="1419">
                  <c:v>10.050000000000001</c:v>
                </c:pt>
                <c:pt idx="1420">
                  <c:v>9.9600000000000009</c:v>
                </c:pt>
                <c:pt idx="1421">
                  <c:v>9.16</c:v>
                </c:pt>
                <c:pt idx="1422">
                  <c:v>7.24</c:v>
                </c:pt>
                <c:pt idx="1423">
                  <c:v>8.99</c:v>
                </c:pt>
                <c:pt idx="1424">
                  <c:v>14.32</c:v>
                </c:pt>
                <c:pt idx="1425">
                  <c:v>21.53</c:v>
                </c:pt>
                <c:pt idx="1426">
                  <c:v>19.170000000000002</c:v>
                </c:pt>
                <c:pt idx="1427">
                  <c:v>17</c:v>
                </c:pt>
                <c:pt idx="1428">
                  <c:v>23.25</c:v>
                </c:pt>
                <c:pt idx="1429">
                  <c:v>23.7</c:v>
                </c:pt>
                <c:pt idx="1430">
                  <c:v>23.7</c:v>
                </c:pt>
                <c:pt idx="1431">
                  <c:v>26.06</c:v>
                </c:pt>
                <c:pt idx="1432">
                  <c:v>134.54</c:v>
                </c:pt>
                <c:pt idx="1433">
                  <c:v>64.33</c:v>
                </c:pt>
                <c:pt idx="1434">
                  <c:v>56.93</c:v>
                </c:pt>
                <c:pt idx="1435">
                  <c:v>33.590000000000003</c:v>
                </c:pt>
                <c:pt idx="1436">
                  <c:v>22.5</c:v>
                </c:pt>
                <c:pt idx="1437">
                  <c:v>55.49</c:v>
                </c:pt>
                <c:pt idx="1438">
                  <c:v>35.57</c:v>
                </c:pt>
                <c:pt idx="1439">
                  <c:v>29.47</c:v>
                </c:pt>
                <c:pt idx="1440">
                  <c:v>35.57</c:v>
                </c:pt>
                <c:pt idx="1441">
                  <c:v>119.32</c:v>
                </c:pt>
                <c:pt idx="1442">
                  <c:v>72.23</c:v>
                </c:pt>
                <c:pt idx="1443">
                  <c:v>70.510000000000005</c:v>
                </c:pt>
                <c:pt idx="1444">
                  <c:v>352.71</c:v>
                </c:pt>
                <c:pt idx="1445">
                  <c:v>97.84</c:v>
                </c:pt>
                <c:pt idx="1446">
                  <c:v>88.85</c:v>
                </c:pt>
                <c:pt idx="1447">
                  <c:v>86.81</c:v>
                </c:pt>
                <c:pt idx="1448">
                  <c:v>79.09</c:v>
                </c:pt>
                <c:pt idx="1449">
                  <c:v>97.84</c:v>
                </c:pt>
                <c:pt idx="1450">
                  <c:v>81.260000000000005</c:v>
                </c:pt>
                <c:pt idx="1451">
                  <c:v>76.55</c:v>
                </c:pt>
                <c:pt idx="1452">
                  <c:v>81.260000000000005</c:v>
                </c:pt>
                <c:pt idx="1453">
                  <c:v>81.260000000000005</c:v>
                </c:pt>
                <c:pt idx="1454">
                  <c:v>72.239999999999995</c:v>
                </c:pt>
                <c:pt idx="1455">
                  <c:v>48.21</c:v>
                </c:pt>
                <c:pt idx="1456">
                  <c:v>54.71</c:v>
                </c:pt>
                <c:pt idx="1457">
                  <c:v>44.52</c:v>
                </c:pt>
                <c:pt idx="1458">
                  <c:v>26.78</c:v>
                </c:pt>
                <c:pt idx="1459">
                  <c:v>39</c:v>
                </c:pt>
                <c:pt idx="1460">
                  <c:v>123.3</c:v>
                </c:pt>
                <c:pt idx="1461">
                  <c:v>81.260000000000005</c:v>
                </c:pt>
                <c:pt idx="1462">
                  <c:v>97.84</c:v>
                </c:pt>
                <c:pt idx="1463">
                  <c:v>86.81</c:v>
                </c:pt>
                <c:pt idx="1464">
                  <c:v>72.23</c:v>
                </c:pt>
                <c:pt idx="1465">
                  <c:v>82.68</c:v>
                </c:pt>
                <c:pt idx="1466">
                  <c:v>89.17</c:v>
                </c:pt>
                <c:pt idx="1467">
                  <c:v>120.24</c:v>
                </c:pt>
                <c:pt idx="1468">
                  <c:v>126.65</c:v>
                </c:pt>
                <c:pt idx="1469">
                  <c:v>103.4</c:v>
                </c:pt>
                <c:pt idx="1470">
                  <c:v>91.71</c:v>
                </c:pt>
                <c:pt idx="1471">
                  <c:v>74.2</c:v>
                </c:pt>
                <c:pt idx="1472">
                  <c:v>68.099999999999994</c:v>
                </c:pt>
                <c:pt idx="1473">
                  <c:v>72.23</c:v>
                </c:pt>
                <c:pt idx="1474">
                  <c:v>72.23</c:v>
                </c:pt>
                <c:pt idx="1475">
                  <c:v>72.23</c:v>
                </c:pt>
                <c:pt idx="1476">
                  <c:v>72.23</c:v>
                </c:pt>
                <c:pt idx="1477">
                  <c:v>77.13</c:v>
                </c:pt>
                <c:pt idx="1478">
                  <c:v>74.2</c:v>
                </c:pt>
                <c:pt idx="1479">
                  <c:v>68.099999999999994</c:v>
                </c:pt>
                <c:pt idx="1480">
                  <c:v>60.59</c:v>
                </c:pt>
                <c:pt idx="1481">
                  <c:v>31.53</c:v>
                </c:pt>
                <c:pt idx="1482">
                  <c:v>104.52</c:v>
                </c:pt>
                <c:pt idx="1483">
                  <c:v>81.260000000000005</c:v>
                </c:pt>
                <c:pt idx="1484">
                  <c:v>74.2</c:v>
                </c:pt>
                <c:pt idx="1485">
                  <c:v>296.17</c:v>
                </c:pt>
                <c:pt idx="1486">
                  <c:v>188.21</c:v>
                </c:pt>
                <c:pt idx="1487">
                  <c:v>100.76</c:v>
                </c:pt>
                <c:pt idx="1488">
                  <c:v>80.78</c:v>
                </c:pt>
                <c:pt idx="1489">
                  <c:v>72.69</c:v>
                </c:pt>
                <c:pt idx="1490">
                  <c:v>72.69</c:v>
                </c:pt>
                <c:pt idx="1491">
                  <c:v>231.03</c:v>
                </c:pt>
                <c:pt idx="1492">
                  <c:v>170.29</c:v>
                </c:pt>
                <c:pt idx="1493">
                  <c:v>126.41</c:v>
                </c:pt>
                <c:pt idx="1494">
                  <c:v>106.4</c:v>
                </c:pt>
                <c:pt idx="1495">
                  <c:v>97.4</c:v>
                </c:pt>
                <c:pt idx="1496">
                  <c:v>78.73</c:v>
                </c:pt>
                <c:pt idx="1497">
                  <c:v>86.32</c:v>
                </c:pt>
                <c:pt idx="1498">
                  <c:v>137.68</c:v>
                </c:pt>
                <c:pt idx="1499">
                  <c:v>97.84</c:v>
                </c:pt>
                <c:pt idx="1500">
                  <c:v>83.62</c:v>
                </c:pt>
                <c:pt idx="1501">
                  <c:v>83.62</c:v>
                </c:pt>
                <c:pt idx="1502">
                  <c:v>76.37</c:v>
                </c:pt>
                <c:pt idx="1503">
                  <c:v>78.73</c:v>
                </c:pt>
                <c:pt idx="1504">
                  <c:v>97.84</c:v>
                </c:pt>
                <c:pt idx="1505">
                  <c:v>103.4</c:v>
                </c:pt>
                <c:pt idx="1506">
                  <c:v>94.4</c:v>
                </c:pt>
                <c:pt idx="1507">
                  <c:v>100.26</c:v>
                </c:pt>
                <c:pt idx="1508">
                  <c:v>89.17</c:v>
                </c:pt>
                <c:pt idx="1509">
                  <c:v>81.260000000000005</c:v>
                </c:pt>
                <c:pt idx="1510">
                  <c:v>83.96</c:v>
                </c:pt>
                <c:pt idx="1511">
                  <c:v>74.2</c:v>
                </c:pt>
                <c:pt idx="1512">
                  <c:v>79.09</c:v>
                </c:pt>
                <c:pt idx="1513">
                  <c:v>86.81</c:v>
                </c:pt>
                <c:pt idx="1514">
                  <c:v>74.2</c:v>
                </c:pt>
                <c:pt idx="1515">
                  <c:v>74.5</c:v>
                </c:pt>
                <c:pt idx="1516">
                  <c:v>40.29</c:v>
                </c:pt>
                <c:pt idx="1517">
                  <c:v>29.76</c:v>
                </c:pt>
                <c:pt idx="1518">
                  <c:v>26.77</c:v>
                </c:pt>
                <c:pt idx="1519">
                  <c:v>23.91</c:v>
                </c:pt>
                <c:pt idx="1520">
                  <c:v>32.49</c:v>
                </c:pt>
                <c:pt idx="1521">
                  <c:v>31.99</c:v>
                </c:pt>
                <c:pt idx="1522">
                  <c:v>22.96</c:v>
                </c:pt>
                <c:pt idx="1523">
                  <c:v>35.840000000000003</c:v>
                </c:pt>
                <c:pt idx="1524">
                  <c:v>36.35</c:v>
                </c:pt>
                <c:pt idx="1525">
                  <c:v>24.4</c:v>
                </c:pt>
                <c:pt idx="1526">
                  <c:v>34.85</c:v>
                </c:pt>
                <c:pt idx="1527">
                  <c:v>25.39</c:v>
                </c:pt>
                <c:pt idx="1528">
                  <c:v>29.29</c:v>
                </c:pt>
                <c:pt idx="1529">
                  <c:v>608.23</c:v>
                </c:pt>
                <c:pt idx="1530">
                  <c:v>178.89</c:v>
                </c:pt>
                <c:pt idx="1531">
                  <c:v>78.81</c:v>
                </c:pt>
                <c:pt idx="1532">
                  <c:v>78.709999999999994</c:v>
                </c:pt>
                <c:pt idx="1533">
                  <c:v>86.87</c:v>
                </c:pt>
                <c:pt idx="1534">
                  <c:v>73.680000000000007</c:v>
                </c:pt>
                <c:pt idx="1535">
                  <c:v>70.36</c:v>
                </c:pt>
                <c:pt idx="1536">
                  <c:v>68.63</c:v>
                </c:pt>
                <c:pt idx="1537">
                  <c:v>39.9</c:v>
                </c:pt>
                <c:pt idx="1538">
                  <c:v>69.13</c:v>
                </c:pt>
                <c:pt idx="1539">
                  <c:v>39.35</c:v>
                </c:pt>
                <c:pt idx="1540">
                  <c:v>35.49</c:v>
                </c:pt>
                <c:pt idx="1541">
                  <c:v>23.43</c:v>
                </c:pt>
                <c:pt idx="1542">
                  <c:v>21.59</c:v>
                </c:pt>
                <c:pt idx="1543">
                  <c:v>20.260000000000002</c:v>
                </c:pt>
                <c:pt idx="1544">
                  <c:v>19.39</c:v>
                </c:pt>
                <c:pt idx="1545">
                  <c:v>26.93</c:v>
                </c:pt>
                <c:pt idx="1546">
                  <c:v>27.25</c:v>
                </c:pt>
                <c:pt idx="1547">
                  <c:v>38.619999999999997</c:v>
                </c:pt>
                <c:pt idx="1548">
                  <c:v>22.04</c:v>
                </c:pt>
                <c:pt idx="1549">
                  <c:v>22.04</c:v>
                </c:pt>
                <c:pt idx="1550">
                  <c:v>22.04</c:v>
                </c:pt>
                <c:pt idx="1551">
                  <c:v>21.15</c:v>
                </c:pt>
                <c:pt idx="1552">
                  <c:v>19.82</c:v>
                </c:pt>
                <c:pt idx="1553">
                  <c:v>18.12</c:v>
                </c:pt>
                <c:pt idx="1554">
                  <c:v>17.23</c:v>
                </c:pt>
                <c:pt idx="1555">
                  <c:v>17.29</c:v>
                </c:pt>
                <c:pt idx="1556">
                  <c:v>16.48</c:v>
                </c:pt>
                <c:pt idx="1557">
                  <c:v>15.3</c:v>
                </c:pt>
                <c:pt idx="1558">
                  <c:v>16.11</c:v>
                </c:pt>
                <c:pt idx="1559">
                  <c:v>14.52</c:v>
                </c:pt>
                <c:pt idx="1560">
                  <c:v>14.15</c:v>
                </c:pt>
                <c:pt idx="1561">
                  <c:v>14.15</c:v>
                </c:pt>
                <c:pt idx="1562">
                  <c:v>13.77</c:v>
                </c:pt>
                <c:pt idx="1563">
                  <c:v>13.77</c:v>
                </c:pt>
                <c:pt idx="1564">
                  <c:v>13.77</c:v>
                </c:pt>
                <c:pt idx="1565">
                  <c:v>13.04</c:v>
                </c:pt>
                <c:pt idx="1566">
                  <c:v>13.04</c:v>
                </c:pt>
                <c:pt idx="1567">
                  <c:v>12.69</c:v>
                </c:pt>
                <c:pt idx="1568">
                  <c:v>12.33</c:v>
                </c:pt>
                <c:pt idx="1569">
                  <c:v>11.98</c:v>
                </c:pt>
                <c:pt idx="1570">
                  <c:v>11.64</c:v>
                </c:pt>
                <c:pt idx="1571">
                  <c:v>11.3</c:v>
                </c:pt>
                <c:pt idx="1572">
                  <c:v>10.97</c:v>
                </c:pt>
                <c:pt idx="1573">
                  <c:v>10.64</c:v>
                </c:pt>
                <c:pt idx="1574">
                  <c:v>10.31</c:v>
                </c:pt>
                <c:pt idx="1575">
                  <c:v>10</c:v>
                </c:pt>
                <c:pt idx="1576">
                  <c:v>9.68</c:v>
                </c:pt>
                <c:pt idx="1577">
                  <c:v>9.68</c:v>
                </c:pt>
                <c:pt idx="1578">
                  <c:v>9.07</c:v>
                </c:pt>
                <c:pt idx="1579">
                  <c:v>9.07</c:v>
                </c:pt>
                <c:pt idx="1580">
                  <c:v>8.49</c:v>
                </c:pt>
                <c:pt idx="1581">
                  <c:v>8.2100000000000009</c:v>
                </c:pt>
                <c:pt idx="1582">
                  <c:v>8.2100000000000009</c:v>
                </c:pt>
                <c:pt idx="1583">
                  <c:v>9.07</c:v>
                </c:pt>
                <c:pt idx="1584">
                  <c:v>9.07</c:v>
                </c:pt>
                <c:pt idx="1585">
                  <c:v>9.07</c:v>
                </c:pt>
                <c:pt idx="1586">
                  <c:v>9.07</c:v>
                </c:pt>
                <c:pt idx="1587">
                  <c:v>9.07</c:v>
                </c:pt>
                <c:pt idx="1588">
                  <c:v>8.49</c:v>
                </c:pt>
                <c:pt idx="1589">
                  <c:v>8.49</c:v>
                </c:pt>
                <c:pt idx="1590">
                  <c:v>8.49</c:v>
                </c:pt>
                <c:pt idx="1591">
                  <c:v>8.49</c:v>
                </c:pt>
                <c:pt idx="1592">
                  <c:v>8.49</c:v>
                </c:pt>
                <c:pt idx="1593">
                  <c:v>8.49</c:v>
                </c:pt>
                <c:pt idx="1594">
                  <c:v>8.49</c:v>
                </c:pt>
                <c:pt idx="1595">
                  <c:v>7.93</c:v>
                </c:pt>
                <c:pt idx="1596">
                  <c:v>7.93</c:v>
                </c:pt>
                <c:pt idx="1597">
                  <c:v>7.93</c:v>
                </c:pt>
                <c:pt idx="1598">
                  <c:v>7.93</c:v>
                </c:pt>
                <c:pt idx="1599">
                  <c:v>7.93</c:v>
                </c:pt>
                <c:pt idx="1600">
                  <c:v>7.39</c:v>
                </c:pt>
                <c:pt idx="1601">
                  <c:v>7.39</c:v>
                </c:pt>
                <c:pt idx="1602">
                  <c:v>7.39</c:v>
                </c:pt>
                <c:pt idx="1603">
                  <c:v>7.39</c:v>
                </c:pt>
                <c:pt idx="1604">
                  <c:v>7.39</c:v>
                </c:pt>
                <c:pt idx="1605">
                  <c:v>7.39</c:v>
                </c:pt>
                <c:pt idx="1606">
                  <c:v>7.39</c:v>
                </c:pt>
                <c:pt idx="1607">
                  <c:v>6.88</c:v>
                </c:pt>
                <c:pt idx="1608">
                  <c:v>6.88</c:v>
                </c:pt>
                <c:pt idx="1609">
                  <c:v>6.4</c:v>
                </c:pt>
                <c:pt idx="1610">
                  <c:v>6.4</c:v>
                </c:pt>
                <c:pt idx="1611">
                  <c:v>6.4</c:v>
                </c:pt>
                <c:pt idx="1612">
                  <c:v>6.4</c:v>
                </c:pt>
                <c:pt idx="1613">
                  <c:v>6.4</c:v>
                </c:pt>
                <c:pt idx="1614">
                  <c:v>6.4</c:v>
                </c:pt>
                <c:pt idx="1615">
                  <c:v>6.17</c:v>
                </c:pt>
                <c:pt idx="1616">
                  <c:v>5.94</c:v>
                </c:pt>
                <c:pt idx="1617">
                  <c:v>5.94</c:v>
                </c:pt>
                <c:pt idx="1618">
                  <c:v>5.73</c:v>
                </c:pt>
                <c:pt idx="1619">
                  <c:v>5.52</c:v>
                </c:pt>
                <c:pt idx="1620">
                  <c:v>5.52</c:v>
                </c:pt>
                <c:pt idx="1621">
                  <c:v>5.33</c:v>
                </c:pt>
                <c:pt idx="1622">
                  <c:v>5.13</c:v>
                </c:pt>
                <c:pt idx="1623">
                  <c:v>5.13</c:v>
                </c:pt>
                <c:pt idx="1624">
                  <c:v>5.13</c:v>
                </c:pt>
                <c:pt idx="1625">
                  <c:v>5.13</c:v>
                </c:pt>
                <c:pt idx="1626">
                  <c:v>5.13</c:v>
                </c:pt>
                <c:pt idx="1627">
                  <c:v>5.13</c:v>
                </c:pt>
                <c:pt idx="1628">
                  <c:v>5.13</c:v>
                </c:pt>
                <c:pt idx="1629">
                  <c:v>5.13</c:v>
                </c:pt>
                <c:pt idx="1630">
                  <c:v>5.13</c:v>
                </c:pt>
                <c:pt idx="1631">
                  <c:v>5.13</c:v>
                </c:pt>
                <c:pt idx="1632">
                  <c:v>5.13</c:v>
                </c:pt>
                <c:pt idx="1633">
                  <c:v>5.13</c:v>
                </c:pt>
                <c:pt idx="1634">
                  <c:v>5.13</c:v>
                </c:pt>
                <c:pt idx="1635">
                  <c:v>5.13</c:v>
                </c:pt>
                <c:pt idx="1636">
                  <c:v>5.13</c:v>
                </c:pt>
                <c:pt idx="1637">
                  <c:v>5.13</c:v>
                </c:pt>
                <c:pt idx="1638">
                  <c:v>5.13</c:v>
                </c:pt>
                <c:pt idx="1639">
                  <c:v>5.13</c:v>
                </c:pt>
                <c:pt idx="1640">
                  <c:v>5.13</c:v>
                </c:pt>
                <c:pt idx="1641">
                  <c:v>5.13</c:v>
                </c:pt>
                <c:pt idx="1642">
                  <c:v>4.96</c:v>
                </c:pt>
                <c:pt idx="1643">
                  <c:v>4.78</c:v>
                </c:pt>
                <c:pt idx="1644">
                  <c:v>4.78</c:v>
                </c:pt>
                <c:pt idx="1645">
                  <c:v>4.63</c:v>
                </c:pt>
                <c:pt idx="1646">
                  <c:v>4.28</c:v>
                </c:pt>
                <c:pt idx="1647">
                  <c:v>3.97</c:v>
                </c:pt>
                <c:pt idx="1648">
                  <c:v>3.97</c:v>
                </c:pt>
                <c:pt idx="1649">
                  <c:v>3.97</c:v>
                </c:pt>
                <c:pt idx="1650">
                  <c:v>3.97</c:v>
                </c:pt>
                <c:pt idx="1651">
                  <c:v>3.97</c:v>
                </c:pt>
                <c:pt idx="1652">
                  <c:v>3.84</c:v>
                </c:pt>
                <c:pt idx="1653">
                  <c:v>3.56</c:v>
                </c:pt>
                <c:pt idx="1654">
                  <c:v>3.4</c:v>
                </c:pt>
                <c:pt idx="1655">
                  <c:v>3.4</c:v>
                </c:pt>
                <c:pt idx="1656">
                  <c:v>3.4</c:v>
                </c:pt>
                <c:pt idx="1657">
                  <c:v>3.4</c:v>
                </c:pt>
                <c:pt idx="1658">
                  <c:v>3.4</c:v>
                </c:pt>
                <c:pt idx="1659">
                  <c:v>3.4</c:v>
                </c:pt>
                <c:pt idx="1660">
                  <c:v>3</c:v>
                </c:pt>
                <c:pt idx="1661">
                  <c:v>3.06</c:v>
                </c:pt>
                <c:pt idx="1662">
                  <c:v>3.1</c:v>
                </c:pt>
                <c:pt idx="1663">
                  <c:v>3.05</c:v>
                </c:pt>
                <c:pt idx="1664">
                  <c:v>3.02</c:v>
                </c:pt>
                <c:pt idx="1665">
                  <c:v>2.98</c:v>
                </c:pt>
                <c:pt idx="1666">
                  <c:v>2.98</c:v>
                </c:pt>
                <c:pt idx="1667">
                  <c:v>2.98</c:v>
                </c:pt>
                <c:pt idx="1668">
                  <c:v>2.95</c:v>
                </c:pt>
                <c:pt idx="1669">
                  <c:v>2.95</c:v>
                </c:pt>
                <c:pt idx="1670">
                  <c:v>2.9</c:v>
                </c:pt>
                <c:pt idx="1671">
                  <c:v>2.85</c:v>
                </c:pt>
                <c:pt idx="1672">
                  <c:v>2.8</c:v>
                </c:pt>
                <c:pt idx="1673">
                  <c:v>2.8</c:v>
                </c:pt>
                <c:pt idx="1674">
                  <c:v>3.1</c:v>
                </c:pt>
                <c:pt idx="1675">
                  <c:v>3.1</c:v>
                </c:pt>
                <c:pt idx="1676">
                  <c:v>2.92</c:v>
                </c:pt>
                <c:pt idx="1677">
                  <c:v>2.82</c:v>
                </c:pt>
                <c:pt idx="1678">
                  <c:v>2.83</c:v>
                </c:pt>
                <c:pt idx="1679">
                  <c:v>2.83</c:v>
                </c:pt>
                <c:pt idx="1680">
                  <c:v>2.83</c:v>
                </c:pt>
                <c:pt idx="1681">
                  <c:v>2.84</c:v>
                </c:pt>
                <c:pt idx="1682">
                  <c:v>2.75</c:v>
                </c:pt>
                <c:pt idx="1683">
                  <c:v>2.64</c:v>
                </c:pt>
                <c:pt idx="1684">
                  <c:v>2.54</c:v>
                </c:pt>
                <c:pt idx="1685">
                  <c:v>2.44</c:v>
                </c:pt>
                <c:pt idx="1686">
                  <c:v>2.35</c:v>
                </c:pt>
                <c:pt idx="1687">
                  <c:v>2.37</c:v>
                </c:pt>
                <c:pt idx="1688">
                  <c:v>2.48</c:v>
                </c:pt>
                <c:pt idx="1689">
                  <c:v>2.48</c:v>
                </c:pt>
                <c:pt idx="1690">
                  <c:v>2.4500000000000002</c:v>
                </c:pt>
                <c:pt idx="1691">
                  <c:v>2.44</c:v>
                </c:pt>
                <c:pt idx="1692">
                  <c:v>2.44</c:v>
                </c:pt>
                <c:pt idx="1693">
                  <c:v>2.37</c:v>
                </c:pt>
                <c:pt idx="1694">
                  <c:v>2.33</c:v>
                </c:pt>
                <c:pt idx="1695">
                  <c:v>2.33</c:v>
                </c:pt>
                <c:pt idx="1696">
                  <c:v>2.31</c:v>
                </c:pt>
                <c:pt idx="1697">
                  <c:v>2.2999999999999998</c:v>
                </c:pt>
                <c:pt idx="1698">
                  <c:v>2.37</c:v>
                </c:pt>
                <c:pt idx="1699">
                  <c:v>2.34</c:v>
                </c:pt>
                <c:pt idx="1700">
                  <c:v>2.2000000000000002</c:v>
                </c:pt>
                <c:pt idx="1701">
                  <c:v>2.21</c:v>
                </c:pt>
                <c:pt idx="1702">
                  <c:v>2.14</c:v>
                </c:pt>
                <c:pt idx="1703">
                  <c:v>2.04</c:v>
                </c:pt>
                <c:pt idx="1704">
                  <c:v>2.48</c:v>
                </c:pt>
                <c:pt idx="1705">
                  <c:v>2.0499999999999998</c:v>
                </c:pt>
                <c:pt idx="1706">
                  <c:v>1.95</c:v>
                </c:pt>
                <c:pt idx="1707">
                  <c:v>1.9</c:v>
                </c:pt>
                <c:pt idx="1708">
                  <c:v>1.8</c:v>
                </c:pt>
                <c:pt idx="1709">
                  <c:v>1.75</c:v>
                </c:pt>
                <c:pt idx="1710">
                  <c:v>1.72</c:v>
                </c:pt>
                <c:pt idx="1711">
                  <c:v>1.6</c:v>
                </c:pt>
                <c:pt idx="1712">
                  <c:v>1.6</c:v>
                </c:pt>
                <c:pt idx="1713">
                  <c:v>1.6</c:v>
                </c:pt>
                <c:pt idx="1714">
                  <c:v>1.6</c:v>
                </c:pt>
                <c:pt idx="1715">
                  <c:v>1.5</c:v>
                </c:pt>
                <c:pt idx="1716">
                  <c:v>1.63</c:v>
                </c:pt>
                <c:pt idx="1717">
                  <c:v>1.63</c:v>
                </c:pt>
                <c:pt idx="1718">
                  <c:v>1.62</c:v>
                </c:pt>
                <c:pt idx="1719">
                  <c:v>1.68</c:v>
                </c:pt>
                <c:pt idx="1720">
                  <c:v>1.62</c:v>
                </c:pt>
                <c:pt idx="1721">
                  <c:v>1.62</c:v>
                </c:pt>
                <c:pt idx="1722">
                  <c:v>1.62</c:v>
                </c:pt>
                <c:pt idx="1723">
                  <c:v>1.62</c:v>
                </c:pt>
                <c:pt idx="1724">
                  <c:v>1.62</c:v>
                </c:pt>
                <c:pt idx="1725">
                  <c:v>1.62</c:v>
                </c:pt>
                <c:pt idx="1726">
                  <c:v>1.73</c:v>
                </c:pt>
                <c:pt idx="1727">
                  <c:v>1.7</c:v>
                </c:pt>
                <c:pt idx="1728">
                  <c:v>1.65</c:v>
                </c:pt>
                <c:pt idx="1729">
                  <c:v>1.65</c:v>
                </c:pt>
                <c:pt idx="1730">
                  <c:v>1.65</c:v>
                </c:pt>
                <c:pt idx="1731">
                  <c:v>1.6</c:v>
                </c:pt>
                <c:pt idx="1732">
                  <c:v>1.1000000000000001</c:v>
                </c:pt>
                <c:pt idx="1733">
                  <c:v>1.6</c:v>
                </c:pt>
                <c:pt idx="1734">
                  <c:v>1.6</c:v>
                </c:pt>
                <c:pt idx="1735">
                  <c:v>1.55</c:v>
                </c:pt>
                <c:pt idx="1736">
                  <c:v>1.6</c:v>
                </c:pt>
                <c:pt idx="1737">
                  <c:v>1.6</c:v>
                </c:pt>
                <c:pt idx="1738">
                  <c:v>1.58</c:v>
                </c:pt>
                <c:pt idx="1739">
                  <c:v>1.69</c:v>
                </c:pt>
                <c:pt idx="1740">
                  <c:v>1.69</c:v>
                </c:pt>
                <c:pt idx="1741">
                  <c:v>1.6</c:v>
                </c:pt>
                <c:pt idx="1742">
                  <c:v>1.6</c:v>
                </c:pt>
                <c:pt idx="1743">
                  <c:v>1.6</c:v>
                </c:pt>
                <c:pt idx="1744">
                  <c:v>1.6</c:v>
                </c:pt>
                <c:pt idx="1745">
                  <c:v>1.6</c:v>
                </c:pt>
                <c:pt idx="1746">
                  <c:v>1.5</c:v>
                </c:pt>
                <c:pt idx="1747">
                  <c:v>1.4</c:v>
                </c:pt>
                <c:pt idx="1748">
                  <c:v>1.4</c:v>
                </c:pt>
                <c:pt idx="1749">
                  <c:v>1.4</c:v>
                </c:pt>
                <c:pt idx="1750">
                  <c:v>1.4</c:v>
                </c:pt>
                <c:pt idx="1751">
                  <c:v>1.44</c:v>
                </c:pt>
                <c:pt idx="1752">
                  <c:v>1.42</c:v>
                </c:pt>
                <c:pt idx="1753">
                  <c:v>1.42</c:v>
                </c:pt>
                <c:pt idx="1754">
                  <c:v>1.87</c:v>
                </c:pt>
                <c:pt idx="1755">
                  <c:v>1.8</c:v>
                </c:pt>
                <c:pt idx="1756">
                  <c:v>1.8</c:v>
                </c:pt>
                <c:pt idx="1757">
                  <c:v>1.8</c:v>
                </c:pt>
                <c:pt idx="1758">
                  <c:v>1.95</c:v>
                </c:pt>
                <c:pt idx="1759">
                  <c:v>1.8</c:v>
                </c:pt>
                <c:pt idx="1760">
                  <c:v>1.6</c:v>
                </c:pt>
                <c:pt idx="1761">
                  <c:v>1.6</c:v>
                </c:pt>
                <c:pt idx="1762">
                  <c:v>1.5</c:v>
                </c:pt>
                <c:pt idx="1763">
                  <c:v>1.4</c:v>
                </c:pt>
                <c:pt idx="1764">
                  <c:v>1.6</c:v>
                </c:pt>
                <c:pt idx="1765">
                  <c:v>2.9</c:v>
                </c:pt>
                <c:pt idx="1766">
                  <c:v>2.4</c:v>
                </c:pt>
                <c:pt idx="1767">
                  <c:v>2.2999999999999998</c:v>
                </c:pt>
                <c:pt idx="1768">
                  <c:v>2.2999999999999998</c:v>
                </c:pt>
                <c:pt idx="1769">
                  <c:v>2.4500000000000002</c:v>
                </c:pt>
                <c:pt idx="1770">
                  <c:v>2.7</c:v>
                </c:pt>
                <c:pt idx="1771">
                  <c:v>2.6</c:v>
                </c:pt>
                <c:pt idx="1772">
                  <c:v>7.1</c:v>
                </c:pt>
                <c:pt idx="1773">
                  <c:v>7.29</c:v>
                </c:pt>
                <c:pt idx="1774">
                  <c:v>9.27</c:v>
                </c:pt>
                <c:pt idx="1775">
                  <c:v>10.48</c:v>
                </c:pt>
                <c:pt idx="1776">
                  <c:v>8.25</c:v>
                </c:pt>
                <c:pt idx="1777">
                  <c:v>5.95</c:v>
                </c:pt>
                <c:pt idx="1778">
                  <c:v>5.29</c:v>
                </c:pt>
                <c:pt idx="1779">
                  <c:v>15.14</c:v>
                </c:pt>
                <c:pt idx="1780">
                  <c:v>9.14</c:v>
                </c:pt>
                <c:pt idx="1781">
                  <c:v>5.95</c:v>
                </c:pt>
                <c:pt idx="1782">
                  <c:v>4.75</c:v>
                </c:pt>
                <c:pt idx="1783">
                  <c:v>3.77</c:v>
                </c:pt>
                <c:pt idx="1784">
                  <c:v>3.2</c:v>
                </c:pt>
                <c:pt idx="1785">
                  <c:v>3.2</c:v>
                </c:pt>
                <c:pt idx="1786">
                  <c:v>4.17</c:v>
                </c:pt>
                <c:pt idx="1787">
                  <c:v>5</c:v>
                </c:pt>
                <c:pt idx="1788">
                  <c:v>23.43</c:v>
                </c:pt>
                <c:pt idx="1789">
                  <c:v>7.42</c:v>
                </c:pt>
                <c:pt idx="1790">
                  <c:v>5.95</c:v>
                </c:pt>
                <c:pt idx="1791">
                  <c:v>7.42</c:v>
                </c:pt>
                <c:pt idx="1792">
                  <c:v>8.1300000000000008</c:v>
                </c:pt>
                <c:pt idx="1793">
                  <c:v>7.17</c:v>
                </c:pt>
                <c:pt idx="1794">
                  <c:v>7.17</c:v>
                </c:pt>
                <c:pt idx="1795">
                  <c:v>11.66</c:v>
                </c:pt>
                <c:pt idx="1796">
                  <c:v>9.31</c:v>
                </c:pt>
                <c:pt idx="1797">
                  <c:v>9.31</c:v>
                </c:pt>
                <c:pt idx="1798">
                  <c:v>7.24</c:v>
                </c:pt>
                <c:pt idx="1799">
                  <c:v>5.46</c:v>
                </c:pt>
                <c:pt idx="1800">
                  <c:v>4.63</c:v>
                </c:pt>
                <c:pt idx="1801">
                  <c:v>4.63</c:v>
                </c:pt>
                <c:pt idx="1802">
                  <c:v>5.27</c:v>
                </c:pt>
                <c:pt idx="1803">
                  <c:v>3.94</c:v>
                </c:pt>
                <c:pt idx="1804">
                  <c:v>5.0199999999999996</c:v>
                </c:pt>
                <c:pt idx="1805">
                  <c:v>9.31</c:v>
                </c:pt>
                <c:pt idx="1806">
                  <c:v>10.29</c:v>
                </c:pt>
                <c:pt idx="1807">
                  <c:v>13.27</c:v>
                </c:pt>
                <c:pt idx="1808">
                  <c:v>15.34</c:v>
                </c:pt>
                <c:pt idx="1809">
                  <c:v>68.099999999999994</c:v>
                </c:pt>
                <c:pt idx="1810">
                  <c:v>196.78</c:v>
                </c:pt>
                <c:pt idx="1811">
                  <c:v>111.06</c:v>
                </c:pt>
                <c:pt idx="1812">
                  <c:v>103.66</c:v>
                </c:pt>
                <c:pt idx="1813">
                  <c:v>85.13</c:v>
                </c:pt>
                <c:pt idx="1814">
                  <c:v>130.28</c:v>
                </c:pt>
                <c:pt idx="1815">
                  <c:v>152.29</c:v>
                </c:pt>
                <c:pt idx="1816">
                  <c:v>82.89</c:v>
                </c:pt>
                <c:pt idx="1817">
                  <c:v>88</c:v>
                </c:pt>
                <c:pt idx="1818">
                  <c:v>69.52</c:v>
                </c:pt>
                <c:pt idx="1819">
                  <c:v>69.97</c:v>
                </c:pt>
                <c:pt idx="1820">
                  <c:v>75.36</c:v>
                </c:pt>
                <c:pt idx="1821">
                  <c:v>88.73</c:v>
                </c:pt>
                <c:pt idx="1822">
                  <c:v>72.91</c:v>
                </c:pt>
                <c:pt idx="1823">
                  <c:v>65.3</c:v>
                </c:pt>
                <c:pt idx="1824">
                  <c:v>67.900000000000006</c:v>
                </c:pt>
                <c:pt idx="1825">
                  <c:v>67.900000000000006</c:v>
                </c:pt>
                <c:pt idx="1826">
                  <c:v>78.13</c:v>
                </c:pt>
                <c:pt idx="1827">
                  <c:v>69.97</c:v>
                </c:pt>
                <c:pt idx="1828">
                  <c:v>84.54</c:v>
                </c:pt>
                <c:pt idx="1829">
                  <c:v>19.5</c:v>
                </c:pt>
                <c:pt idx="1830">
                  <c:v>25.03</c:v>
                </c:pt>
                <c:pt idx="1831">
                  <c:v>25.6</c:v>
                </c:pt>
                <c:pt idx="1832">
                  <c:v>21.02</c:v>
                </c:pt>
                <c:pt idx="1833">
                  <c:v>24.39</c:v>
                </c:pt>
                <c:pt idx="1834">
                  <c:v>19.5</c:v>
                </c:pt>
                <c:pt idx="1835">
                  <c:v>18.059999999999999</c:v>
                </c:pt>
                <c:pt idx="1836">
                  <c:v>17.77</c:v>
                </c:pt>
                <c:pt idx="1837">
                  <c:v>14.17</c:v>
                </c:pt>
                <c:pt idx="1838">
                  <c:v>14.17</c:v>
                </c:pt>
                <c:pt idx="1839">
                  <c:v>14.17</c:v>
                </c:pt>
                <c:pt idx="1840">
                  <c:v>73.659000000000006</c:v>
                </c:pt>
                <c:pt idx="1841">
                  <c:v>484.90699999999998</c:v>
                </c:pt>
                <c:pt idx="1842">
                  <c:v>208.42400000000001</c:v>
                </c:pt>
                <c:pt idx="1843">
                  <c:v>154.583</c:v>
                </c:pt>
                <c:pt idx="1844">
                  <c:v>224.97800000000001</c:v>
                </c:pt>
                <c:pt idx="1845">
                  <c:v>216.494</c:v>
                </c:pt>
                <c:pt idx="1846">
                  <c:v>111.194</c:v>
                </c:pt>
                <c:pt idx="1847">
                  <c:v>154.583</c:v>
                </c:pt>
                <c:pt idx="1848">
                  <c:v>369.52100000000002</c:v>
                </c:pt>
                <c:pt idx="1849">
                  <c:v>273.67599999999999</c:v>
                </c:pt>
                <c:pt idx="1850">
                  <c:v>294.59899999999999</c:v>
                </c:pt>
                <c:pt idx="1851">
                  <c:v>206.524</c:v>
                </c:pt>
                <c:pt idx="1852">
                  <c:v>154.583</c:v>
                </c:pt>
                <c:pt idx="1853">
                  <c:v>139.34399999999999</c:v>
                </c:pt>
                <c:pt idx="1854">
                  <c:v>215.00800000000001</c:v>
                </c:pt>
                <c:pt idx="1855">
                  <c:v>146.51300000000001</c:v>
                </c:pt>
                <c:pt idx="1856">
                  <c:v>121.14100000000001</c:v>
                </c:pt>
                <c:pt idx="1857">
                  <c:v>188.83500000000001</c:v>
                </c:pt>
                <c:pt idx="1858">
                  <c:v>288.57600000000002</c:v>
                </c:pt>
                <c:pt idx="1859">
                  <c:v>196.131</c:v>
                </c:pt>
                <c:pt idx="1860">
                  <c:v>223.886</c:v>
                </c:pt>
                <c:pt idx="1861">
                  <c:v>205.00899999999999</c:v>
                </c:pt>
                <c:pt idx="1862">
                  <c:v>178.77</c:v>
                </c:pt>
                <c:pt idx="1863">
                  <c:v>139.34</c:v>
                </c:pt>
                <c:pt idx="1864">
                  <c:v>139.34</c:v>
                </c:pt>
                <c:pt idx="1865">
                  <c:v>111.73</c:v>
                </c:pt>
                <c:pt idx="1866">
                  <c:v>111.73</c:v>
                </c:pt>
                <c:pt idx="1867">
                  <c:v>125.04</c:v>
                </c:pt>
                <c:pt idx="1868">
                  <c:v>179.58</c:v>
                </c:pt>
                <c:pt idx="1869">
                  <c:v>153.62</c:v>
                </c:pt>
                <c:pt idx="1870">
                  <c:v>138.38</c:v>
                </c:pt>
                <c:pt idx="1871">
                  <c:v>110.77</c:v>
                </c:pt>
                <c:pt idx="1872">
                  <c:v>96.06</c:v>
                </c:pt>
                <c:pt idx="1873">
                  <c:v>87.81</c:v>
                </c:pt>
                <c:pt idx="1874">
                  <c:v>87.81</c:v>
                </c:pt>
                <c:pt idx="1875">
                  <c:v>106.18</c:v>
                </c:pt>
                <c:pt idx="1876">
                  <c:v>99.504000000000005</c:v>
                </c:pt>
                <c:pt idx="1877">
                  <c:v>82.92</c:v>
                </c:pt>
                <c:pt idx="1878">
                  <c:v>80.39</c:v>
                </c:pt>
                <c:pt idx="1879">
                  <c:v>68.790000000000006</c:v>
                </c:pt>
                <c:pt idx="1880">
                  <c:v>66.040000000000006</c:v>
                </c:pt>
                <c:pt idx="1881">
                  <c:v>71.59</c:v>
                </c:pt>
                <c:pt idx="1882">
                  <c:v>60.49</c:v>
                </c:pt>
                <c:pt idx="1883">
                  <c:v>55.42</c:v>
                </c:pt>
                <c:pt idx="1884">
                  <c:v>55.42</c:v>
                </c:pt>
                <c:pt idx="1885">
                  <c:v>57.95</c:v>
                </c:pt>
                <c:pt idx="1886">
                  <c:v>47.2</c:v>
                </c:pt>
                <c:pt idx="1887">
                  <c:v>46.36</c:v>
                </c:pt>
                <c:pt idx="1888">
                  <c:v>40.549999999999997</c:v>
                </c:pt>
                <c:pt idx="1889">
                  <c:v>28.4</c:v>
                </c:pt>
                <c:pt idx="1890">
                  <c:v>25.34</c:v>
                </c:pt>
                <c:pt idx="1891">
                  <c:v>26.23</c:v>
                </c:pt>
                <c:pt idx="1892">
                  <c:v>21.245000000000001</c:v>
                </c:pt>
                <c:pt idx="1893">
                  <c:v>21.245000000000001</c:v>
                </c:pt>
                <c:pt idx="1894">
                  <c:v>18.837081797459149</c:v>
                </c:pt>
                <c:pt idx="1895">
                  <c:v>88.299641685277933</c:v>
                </c:pt>
                <c:pt idx="1896">
                  <c:v>31.008178568328439</c:v>
                </c:pt>
                <c:pt idx="1897">
                  <c:v>40.925765308052277</c:v>
                </c:pt>
                <c:pt idx="1898">
                  <c:v>30.304732281896911</c:v>
                </c:pt>
                <c:pt idx="1899">
                  <c:v>30.304732281896911</c:v>
                </c:pt>
                <c:pt idx="1900">
                  <c:v>30.479903699589119</c:v>
                </c:pt>
                <c:pt idx="1901">
                  <c:v>27.94515169323401</c:v>
                </c:pt>
                <c:pt idx="1902">
                  <c:v>25.585571104571098</c:v>
                </c:pt>
                <c:pt idx="1903">
                  <c:v>27.94515169323401</c:v>
                </c:pt>
                <c:pt idx="1904">
                  <c:v>25.585571104571098</c:v>
                </c:pt>
                <c:pt idx="1905">
                  <c:v>26.507552898588891</c:v>
                </c:pt>
                <c:pt idx="1906">
                  <c:v>25.585571104571098</c:v>
                </c:pt>
                <c:pt idx="1907">
                  <c:v>23.41528555228555</c:v>
                </c:pt>
                <c:pt idx="1908">
                  <c:v>21.245000000000001</c:v>
                </c:pt>
                <c:pt idx="1909">
                  <c:v>20.433787701997829</c:v>
                </c:pt>
                <c:pt idx="1910">
                  <c:v>20.433787701997829</c:v>
                </c:pt>
                <c:pt idx="1911">
                  <c:v>18.837081797459149</c:v>
                </c:pt>
                <c:pt idx="1912">
                  <c:v>605.34096113561941</c:v>
                </c:pt>
                <c:pt idx="1913">
                  <c:v>251.58268955907181</c:v>
                </c:pt>
                <c:pt idx="1914">
                  <c:v>128.31028555545149</c:v>
                </c:pt>
                <c:pt idx="1915">
                  <c:v>102.77699894819879</c:v>
                </c:pt>
                <c:pt idx="1916">
                  <c:v>80.385151693234008</c:v>
                </c:pt>
                <c:pt idx="1917">
                  <c:v>76.273398358193916</c:v>
                </c:pt>
                <c:pt idx="1918">
                  <c:v>70.518278993049108</c:v>
                </c:pt>
                <c:pt idx="1919">
                  <c:v>56.875487786721727</c:v>
                </c:pt>
                <c:pt idx="1920">
                  <c:v>47.06</c:v>
                </c:pt>
                <c:pt idx="1921">
                  <c:v>45.09723809431955</c:v>
                </c:pt>
                <c:pt idx="1922">
                  <c:v>43.171528685451307</c:v>
                </c:pt>
                <c:pt idx="1923">
                  <c:v>35.490975573443443</c:v>
                </c:pt>
                <c:pt idx="1924">
                  <c:v>32.246173738366153</c:v>
                </c:pt>
                <c:pt idx="1925">
                  <c:v>24.322552898588889</c:v>
                </c:pt>
                <c:pt idx="1926">
                  <c:v>19.059999999999999</c:v>
                </c:pt>
                <c:pt idx="1927">
                  <c:v>19.059999999999999</c:v>
                </c:pt>
                <c:pt idx="1928">
                  <c:v>16.65208179745915</c:v>
                </c:pt>
                <c:pt idx="1929">
                  <c:v>16.65208179745915</c:v>
                </c:pt>
                <c:pt idx="1930">
                  <c:v>15.88424349118562</c:v>
                </c:pt>
                <c:pt idx="1931">
                  <c:v>15.88424349118562</c:v>
                </c:pt>
                <c:pt idx="1932">
                  <c:v>15.89327899304911</c:v>
                </c:pt>
                <c:pt idx="1933">
                  <c:v>15.88424349118562</c:v>
                </c:pt>
                <c:pt idx="1934">
                  <c:v>15.134476188639081</c:v>
                </c:pt>
                <c:pt idx="1935">
                  <c:v>15.134476188639081</c:v>
                </c:pt>
                <c:pt idx="1936">
                  <c:v>15.134476188639081</c:v>
                </c:pt>
                <c:pt idx="1937">
                  <c:v>15.134476188639081</c:v>
                </c:pt>
                <c:pt idx="1938">
                  <c:v>15.134476188639081</c:v>
                </c:pt>
                <c:pt idx="1939">
                  <c:v>15.134476188639081</c:v>
                </c:pt>
                <c:pt idx="1940">
                  <c:v>13.690975573443451</c:v>
                </c:pt>
                <c:pt idx="1941">
                  <c:v>13.274476188639079</c:v>
                </c:pt>
                <c:pt idx="1942">
                  <c:v>13.274476188639079</c:v>
                </c:pt>
                <c:pt idx="1943">
                  <c:v>12.543226423970919</c:v>
                </c:pt>
                <c:pt idx="1944">
                  <c:v>12.543226423970919</c:v>
                </c:pt>
                <c:pt idx="1945">
                  <c:v>12.18710099870718</c:v>
                </c:pt>
                <c:pt idx="1946">
                  <c:v>12.543226423970919</c:v>
                </c:pt>
                <c:pt idx="1947">
                  <c:v>11.830975573443441</c:v>
                </c:pt>
                <c:pt idx="1948">
                  <c:v>11.830975573443441</c:v>
                </c:pt>
                <c:pt idx="1949">
                  <c:v>12.908851306304999</c:v>
                </c:pt>
                <c:pt idx="1950">
                  <c:v>12.543226423970919</c:v>
                </c:pt>
                <c:pt idx="1951">
                  <c:v>12.18710099870718</c:v>
                </c:pt>
                <c:pt idx="1952">
                  <c:v>11.53097557344344</c:v>
                </c:pt>
                <c:pt idx="1953">
                  <c:v>10.838244638159219</c:v>
                </c:pt>
                <c:pt idx="1954">
                  <c:v>10.838244638159219</c:v>
                </c:pt>
                <c:pt idx="1955">
                  <c:v>10.838244638159219</c:v>
                </c:pt>
                <c:pt idx="1956">
                  <c:v>10.838244638159219</c:v>
                </c:pt>
                <c:pt idx="1957">
                  <c:v>10.1656</c:v>
                </c:pt>
                <c:pt idx="1958">
                  <c:v>10.1656</c:v>
                </c:pt>
                <c:pt idx="1959">
                  <c:v>9.513660421319484</c:v>
                </c:pt>
                <c:pt idx="1960">
                  <c:v>9.513660421319484</c:v>
                </c:pt>
                <c:pt idx="1961">
                  <c:v>9.513660421319484</c:v>
                </c:pt>
                <c:pt idx="1962">
                  <c:v>9.1983830391586459</c:v>
                </c:pt>
                <c:pt idx="1963">
                  <c:v>8.883105656997806</c:v>
                </c:pt>
                <c:pt idx="1964">
                  <c:v>7.7011981679767594</c:v>
                </c:pt>
                <c:pt idx="1965">
                  <c:v>7.1277091454076</c:v>
                </c:pt>
                <c:pt idx="1966">
                  <c:v>7.1277091454076</c:v>
                </c:pt>
                <c:pt idx="1967">
                  <c:v>7.1277091454076</c:v>
                </c:pt>
                <c:pt idx="1968">
                  <c:v>6.8594318411167459</c:v>
                </c:pt>
                <c:pt idx="1969">
                  <c:v>6.5911545368258917</c:v>
                </c:pt>
                <c:pt idx="1970">
                  <c:v>6.5911545368258917</c:v>
                </c:pt>
                <c:pt idx="1971">
                  <c:v>6.5911545368258917</c:v>
                </c:pt>
                <c:pt idx="1972">
                  <c:v>6.5911545368258917</c:v>
                </c:pt>
                <c:pt idx="1973">
                  <c:v>6.5911545368258917</c:v>
                </c:pt>
                <c:pt idx="1974">
                  <c:v>6.5911545368258917</c:v>
                </c:pt>
                <c:pt idx="1975">
                  <c:v>6.335977268412945</c:v>
                </c:pt>
                <c:pt idx="1976">
                  <c:v>3.1</c:v>
                </c:pt>
                <c:pt idx="1977">
                  <c:v>3.1</c:v>
                </c:pt>
                <c:pt idx="1978">
                  <c:v>3.1</c:v>
                </c:pt>
                <c:pt idx="1979">
                  <c:v>3.1</c:v>
                </c:pt>
                <c:pt idx="1980">
                  <c:v>3.1</c:v>
                </c:pt>
                <c:pt idx="1981">
                  <c:v>3.1</c:v>
                </c:pt>
                <c:pt idx="1982">
                  <c:v>6.0807999999999982</c:v>
                </c:pt>
                <c:pt idx="1983">
                  <c:v>5.839433418287916</c:v>
                </c:pt>
                <c:pt idx="1984">
                  <c:v>5.5980668365758346</c:v>
                </c:pt>
                <c:pt idx="1985">
                  <c:v>5.5980668365758346</c:v>
                </c:pt>
                <c:pt idx="1986">
                  <c:v>5.5980668365758346</c:v>
                </c:pt>
                <c:pt idx="1987">
                  <c:v>5.3713517248832758</c:v>
                </c:pt>
                <c:pt idx="1988">
                  <c:v>5.1446366131907171</c:v>
                </c:pt>
                <c:pt idx="1989">
                  <c:v>5.1446366131907171</c:v>
                </c:pt>
                <c:pt idx="1990">
                  <c:v>5.1446366131907171</c:v>
                </c:pt>
                <c:pt idx="1991">
                  <c:v>5.1446366131907171</c:v>
                </c:pt>
                <c:pt idx="1992">
                  <c:v>4.7225420056195766</c:v>
                </c:pt>
                <c:pt idx="1993">
                  <c:v>4.7225420056195766</c:v>
                </c:pt>
                <c:pt idx="1994">
                  <c:v>4.7225420056195766</c:v>
                </c:pt>
                <c:pt idx="1995">
                  <c:v>4.7225420056195766</c:v>
                </c:pt>
                <c:pt idx="1996">
                  <c:v>4.7225420056195766</c:v>
                </c:pt>
                <c:pt idx="1997">
                  <c:v>4.7225420056195766</c:v>
                </c:pt>
                <c:pt idx="1998">
                  <c:v>4.7225420056195766</c:v>
                </c:pt>
                <c:pt idx="1999">
                  <c:v>4.7225420056195766</c:v>
                </c:pt>
                <c:pt idx="2000">
                  <c:v>4.3343095235798854</c:v>
                </c:pt>
                <c:pt idx="2001">
                  <c:v>4.3343095235798854</c:v>
                </c:pt>
                <c:pt idx="2002">
                  <c:v>4.3343095235798854</c:v>
                </c:pt>
                <c:pt idx="2003">
                  <c:v>4.3343095235798854</c:v>
                </c:pt>
                <c:pt idx="2004">
                  <c:v>4.3343095235798854</c:v>
                </c:pt>
                <c:pt idx="2005">
                  <c:v>4.3343095235798854</c:v>
                </c:pt>
                <c:pt idx="2006">
                  <c:v>4.3343095235798854</c:v>
                </c:pt>
                <c:pt idx="2007">
                  <c:v>4.3343095235798854</c:v>
                </c:pt>
                <c:pt idx="2008">
                  <c:v>4.3343095235798854</c:v>
                </c:pt>
                <c:pt idx="2009">
                  <c:v>4.3343095235798854</c:v>
                </c:pt>
                <c:pt idx="2010">
                  <c:v>3.6736552274668131</c:v>
                </c:pt>
                <c:pt idx="2011">
                  <c:v>3.6736552274668131</c:v>
                </c:pt>
                <c:pt idx="2012">
                  <c:v>3.8284276137334068</c:v>
                </c:pt>
                <c:pt idx="2013">
                  <c:v>3.983200000000001</c:v>
                </c:pt>
                <c:pt idx="2014">
                  <c:v>3.983200000000001</c:v>
                </c:pt>
                <c:pt idx="2015">
                  <c:v>3.983200000000001</c:v>
                </c:pt>
                <c:pt idx="2016">
                  <c:v>3.8284276137334068</c:v>
                </c:pt>
                <c:pt idx="2017">
                  <c:v>3.6736552274668131</c:v>
                </c:pt>
                <c:pt idx="2018">
                  <c:v>3.6736552274668131</c:v>
                </c:pt>
                <c:pt idx="2019">
                  <c:v>3.6736552274668131</c:v>
                </c:pt>
                <c:pt idx="2020">
                  <c:v>3.6736552274668131</c:v>
                </c:pt>
                <c:pt idx="2021">
                  <c:v>3.542956791019396</c:v>
                </c:pt>
                <c:pt idx="2022">
                  <c:v>3.2103999999999999</c:v>
                </c:pt>
                <c:pt idx="2023">
                  <c:v>3.1551999999999998</c:v>
                </c:pt>
                <c:pt idx="2024">
                  <c:v>3.1551999999999998</c:v>
                </c:pt>
                <c:pt idx="2025">
                  <c:v>3.1551999999999998</c:v>
                </c:pt>
                <c:pt idx="2026">
                  <c:v>3.1</c:v>
                </c:pt>
                <c:pt idx="2027">
                  <c:v>3.1</c:v>
                </c:pt>
                <c:pt idx="2028">
                  <c:v>3.1</c:v>
                </c:pt>
                <c:pt idx="2029">
                  <c:v>3.1</c:v>
                </c:pt>
                <c:pt idx="2030">
                  <c:v>3.1</c:v>
                </c:pt>
                <c:pt idx="2031">
                  <c:v>3.1</c:v>
                </c:pt>
                <c:pt idx="2032">
                  <c:v>3.1</c:v>
                </c:pt>
                <c:pt idx="2033">
                  <c:v>3.1</c:v>
                </c:pt>
                <c:pt idx="2034">
                  <c:v>3.02</c:v>
                </c:pt>
                <c:pt idx="2035">
                  <c:v>2.9</c:v>
                </c:pt>
                <c:pt idx="2036">
                  <c:v>3.1</c:v>
                </c:pt>
                <c:pt idx="2037">
                  <c:v>3.7171547617899421</c:v>
                </c:pt>
                <c:pt idx="2038">
                  <c:v>5.6568482712227341</c:v>
                </c:pt>
                <c:pt idx="2039">
                  <c:v>4.5284257645997306</c:v>
                </c:pt>
                <c:pt idx="2040">
                  <c:v>4.0039823755233481</c:v>
                </c:pt>
                <c:pt idx="2041">
                  <c:v>3.6736552274668131</c:v>
                </c:pt>
                <c:pt idx="2042">
                  <c:v>3.6736552274668131</c:v>
                </c:pt>
                <c:pt idx="2043">
                  <c:v>3.4122583545719798</c:v>
                </c:pt>
                <c:pt idx="2044">
                  <c:v>3.4122583545719798</c:v>
                </c:pt>
                <c:pt idx="2045">
                  <c:v>3.1</c:v>
                </c:pt>
                <c:pt idx="2046">
                  <c:v>3.1</c:v>
                </c:pt>
                <c:pt idx="2047">
                  <c:v>3.1</c:v>
                </c:pt>
                <c:pt idx="2048">
                  <c:v>3.1</c:v>
                </c:pt>
                <c:pt idx="2049">
                  <c:v>3.1</c:v>
                </c:pt>
                <c:pt idx="2050">
                  <c:v>3.1</c:v>
                </c:pt>
                <c:pt idx="2051">
                  <c:v>3.1</c:v>
                </c:pt>
                <c:pt idx="2052">
                  <c:v>3.1</c:v>
                </c:pt>
                <c:pt idx="2053">
                  <c:v>3.1</c:v>
                </c:pt>
                <c:pt idx="2054">
                  <c:v>3.1</c:v>
                </c:pt>
                <c:pt idx="2055">
                  <c:v>3.1</c:v>
                </c:pt>
                <c:pt idx="2056">
                  <c:v>3.1</c:v>
                </c:pt>
                <c:pt idx="2057">
                  <c:v>2.9</c:v>
                </c:pt>
                <c:pt idx="2058">
                  <c:v>2.76</c:v>
                </c:pt>
                <c:pt idx="2059">
                  <c:v>3</c:v>
                </c:pt>
                <c:pt idx="2060">
                  <c:v>2.9849999999999999</c:v>
                </c:pt>
                <c:pt idx="2061">
                  <c:v>2.6</c:v>
                </c:pt>
                <c:pt idx="2062">
                  <c:v>2.6</c:v>
                </c:pt>
                <c:pt idx="2063">
                  <c:v>2.6</c:v>
                </c:pt>
                <c:pt idx="2064">
                  <c:v>2.5099999999999998</c:v>
                </c:pt>
                <c:pt idx="2065">
                  <c:v>2.6</c:v>
                </c:pt>
                <c:pt idx="2066">
                  <c:v>2.5</c:v>
                </c:pt>
                <c:pt idx="2067">
                  <c:v>2.4</c:v>
                </c:pt>
                <c:pt idx="2068">
                  <c:v>2.35</c:v>
                </c:pt>
                <c:pt idx="2069">
                  <c:v>2.35</c:v>
                </c:pt>
                <c:pt idx="2070">
                  <c:v>2.2400000000000002</c:v>
                </c:pt>
                <c:pt idx="2071">
                  <c:v>2.12</c:v>
                </c:pt>
                <c:pt idx="2072">
                  <c:v>2.14</c:v>
                </c:pt>
                <c:pt idx="2073">
                  <c:v>2.17</c:v>
                </c:pt>
                <c:pt idx="2074">
                  <c:v>2.2000000000000002</c:v>
                </c:pt>
                <c:pt idx="2075">
                  <c:v>2.1789999999999998</c:v>
                </c:pt>
                <c:pt idx="2076">
                  <c:v>1.9870000000000001</c:v>
                </c:pt>
                <c:pt idx="2077">
                  <c:v>1.952</c:v>
                </c:pt>
                <c:pt idx="2078">
                  <c:v>1.95</c:v>
                </c:pt>
                <c:pt idx="2079">
                  <c:v>1.95</c:v>
                </c:pt>
                <c:pt idx="2080">
                  <c:v>2.0499999999999998</c:v>
                </c:pt>
                <c:pt idx="2081">
                  <c:v>1.85</c:v>
                </c:pt>
                <c:pt idx="2082">
                  <c:v>1.85</c:v>
                </c:pt>
                <c:pt idx="2083">
                  <c:v>1.85</c:v>
                </c:pt>
                <c:pt idx="2084">
                  <c:v>1.85</c:v>
                </c:pt>
                <c:pt idx="2085">
                  <c:v>1.85</c:v>
                </c:pt>
                <c:pt idx="2086">
                  <c:v>1.85</c:v>
                </c:pt>
                <c:pt idx="2087">
                  <c:v>1.8</c:v>
                </c:pt>
                <c:pt idx="2088">
                  <c:v>1.8</c:v>
                </c:pt>
                <c:pt idx="2089">
                  <c:v>1.79</c:v>
                </c:pt>
                <c:pt idx="2090">
                  <c:v>1.75</c:v>
                </c:pt>
                <c:pt idx="2091">
                  <c:v>1.73</c:v>
                </c:pt>
                <c:pt idx="2092">
                  <c:v>1.7</c:v>
                </c:pt>
                <c:pt idx="2093">
                  <c:v>1.6</c:v>
                </c:pt>
                <c:pt idx="2094">
                  <c:v>1.6</c:v>
                </c:pt>
                <c:pt idx="2095">
                  <c:v>1.6</c:v>
                </c:pt>
                <c:pt idx="2096">
                  <c:v>1.6</c:v>
                </c:pt>
                <c:pt idx="2097">
                  <c:v>1.6</c:v>
                </c:pt>
                <c:pt idx="2098">
                  <c:v>1.58</c:v>
                </c:pt>
                <c:pt idx="2099">
                  <c:v>1.58</c:v>
                </c:pt>
                <c:pt idx="2100">
                  <c:v>1.57</c:v>
                </c:pt>
                <c:pt idx="2101">
                  <c:v>1.6</c:v>
                </c:pt>
                <c:pt idx="2102">
                  <c:v>1.6</c:v>
                </c:pt>
                <c:pt idx="2103">
                  <c:v>1.4</c:v>
                </c:pt>
                <c:pt idx="2104">
                  <c:v>1.43</c:v>
                </c:pt>
                <c:pt idx="2105">
                  <c:v>4.96618818007786</c:v>
                </c:pt>
                <c:pt idx="2106">
                  <c:v>3.1</c:v>
                </c:pt>
                <c:pt idx="2107">
                  <c:v>2.8</c:v>
                </c:pt>
                <c:pt idx="2108">
                  <c:v>2.2999999999999998</c:v>
                </c:pt>
                <c:pt idx="2109">
                  <c:v>2</c:v>
                </c:pt>
                <c:pt idx="2110">
                  <c:v>1.8</c:v>
                </c:pt>
                <c:pt idx="2111">
                  <c:v>1.76</c:v>
                </c:pt>
                <c:pt idx="2112">
                  <c:v>1.66</c:v>
                </c:pt>
                <c:pt idx="2113">
                  <c:v>1.66</c:v>
                </c:pt>
                <c:pt idx="2114">
                  <c:v>1.82</c:v>
                </c:pt>
                <c:pt idx="2115">
                  <c:v>4.6455772684129464</c:v>
                </c:pt>
                <c:pt idx="2116">
                  <c:v>3.5415999999999999</c:v>
                </c:pt>
                <c:pt idx="2117">
                  <c:v>2.17</c:v>
                </c:pt>
                <c:pt idx="2118">
                  <c:v>2.0099999999999998</c:v>
                </c:pt>
                <c:pt idx="2119">
                  <c:v>2.2000000000000002</c:v>
                </c:pt>
                <c:pt idx="2120">
                  <c:v>2.886827613733407</c:v>
                </c:pt>
                <c:pt idx="2121">
                  <c:v>2.44</c:v>
                </c:pt>
                <c:pt idx="2122">
                  <c:v>3.2561291772859899</c:v>
                </c:pt>
                <c:pt idx="2123">
                  <c:v>4.3343095235798854</c:v>
                </c:pt>
                <c:pt idx="2124">
                  <c:v>4.563918306595359</c:v>
                </c:pt>
                <c:pt idx="2125">
                  <c:v>4.4091459203287648</c:v>
                </c:pt>
                <c:pt idx="2126">
                  <c:v>3.1</c:v>
                </c:pt>
                <c:pt idx="2127">
                  <c:v>2.8</c:v>
                </c:pt>
                <c:pt idx="2128">
                  <c:v>2.6</c:v>
                </c:pt>
                <c:pt idx="2129">
                  <c:v>2.2000000000000002</c:v>
                </c:pt>
                <c:pt idx="2130">
                  <c:v>2.15</c:v>
                </c:pt>
                <c:pt idx="2131">
                  <c:v>1.9</c:v>
                </c:pt>
                <c:pt idx="2132">
                  <c:v>1.8</c:v>
                </c:pt>
                <c:pt idx="2133">
                  <c:v>1.8</c:v>
                </c:pt>
                <c:pt idx="2134">
                  <c:v>1.6539999999999999</c:v>
                </c:pt>
                <c:pt idx="2135">
                  <c:v>1.6559999999999999</c:v>
                </c:pt>
                <c:pt idx="2136">
                  <c:v>3.3371547617899422</c:v>
                </c:pt>
                <c:pt idx="2137">
                  <c:v>2.54</c:v>
                </c:pt>
                <c:pt idx="2138">
                  <c:v>2.6</c:v>
                </c:pt>
                <c:pt idx="2139">
                  <c:v>2.35</c:v>
                </c:pt>
                <c:pt idx="2140">
                  <c:v>6.7401981782801954</c:v>
                </c:pt>
                <c:pt idx="2141">
                  <c:v>7.1401981782801958</c:v>
                </c:pt>
                <c:pt idx="2142">
                  <c:v>4.0039823755233481</c:v>
                </c:pt>
                <c:pt idx="2143">
                  <c:v>3.542956791019396</c:v>
                </c:pt>
                <c:pt idx="2144">
                  <c:v>3.6736552274668131</c:v>
                </c:pt>
                <c:pt idx="2145">
                  <c:v>12.787440314075489</c:v>
                </c:pt>
                <c:pt idx="2146">
                  <c:v>4.3343095235798854</c:v>
                </c:pt>
                <c:pt idx="2147">
                  <c:v>4.7225420056195766</c:v>
                </c:pt>
                <c:pt idx="2148">
                  <c:v>11.24406830497928</c:v>
                </c:pt>
                <c:pt idx="2149">
                  <c:v>11.906360413399151</c:v>
                </c:pt>
                <c:pt idx="2150">
                  <c:v>8.0524074790726878</c:v>
                </c:pt>
                <c:pt idx="2151">
                  <c:v>11.24406830497928</c:v>
                </c:pt>
                <c:pt idx="2152">
                  <c:v>7.4329208636859052</c:v>
                </c:pt>
                <c:pt idx="2153">
                  <c:v>5.8678955750083048</c:v>
                </c:pt>
                <c:pt idx="2154">
                  <c:v>5.2075547617899414</c:v>
                </c:pt>
                <c:pt idx="2155">
                  <c:v>4.5284257645997306</c:v>
                </c:pt>
                <c:pt idx="2156">
                  <c:v>3.8284276137334068</c:v>
                </c:pt>
                <c:pt idx="2157">
                  <c:v>3.1</c:v>
                </c:pt>
                <c:pt idx="2158">
                  <c:v>3.03</c:v>
                </c:pt>
                <c:pt idx="2159">
                  <c:v>2.8</c:v>
                </c:pt>
                <c:pt idx="2160">
                  <c:v>2.8</c:v>
                </c:pt>
                <c:pt idx="2161">
                  <c:v>4.877227613733405</c:v>
                </c:pt>
                <c:pt idx="2162">
                  <c:v>3.7171547617899421</c:v>
                </c:pt>
                <c:pt idx="2163">
                  <c:v>2.2561291772859891</c:v>
                </c:pt>
                <c:pt idx="2164">
                  <c:v>20.76710423526799</c:v>
                </c:pt>
                <c:pt idx="2165">
                  <c:v>11.63185900418679</c:v>
                </c:pt>
                <c:pt idx="2166">
                  <c:v>11.956848271222739</c:v>
                </c:pt>
                <c:pt idx="2167">
                  <c:v>50.41511830659536</c:v>
                </c:pt>
                <c:pt idx="2168">
                  <c:v>107.3347160111594</c:v>
                </c:pt>
                <c:pt idx="2169">
                  <c:v>62.68290475455629</c:v>
                </c:pt>
                <c:pt idx="2170">
                  <c:v>45.390105934025293</c:v>
                </c:pt>
                <c:pt idx="2171">
                  <c:v>35.038790922818443</c:v>
                </c:pt>
                <c:pt idx="2172">
                  <c:v>32.162407479072691</c:v>
                </c:pt>
                <c:pt idx="2173">
                  <c:v>32.162407479072691</c:v>
                </c:pt>
                <c:pt idx="2174">
                  <c:v>45.539866140948462</c:v>
                </c:pt>
                <c:pt idx="2175">
                  <c:v>36.016360413399163</c:v>
                </c:pt>
                <c:pt idx="2176">
                  <c:v>68.608828977562226</c:v>
                </c:pt>
                <c:pt idx="2177">
                  <c:v>61.934927237563492</c:v>
                </c:pt>
                <c:pt idx="2178">
                  <c:v>66.829259832581499</c:v>
                </c:pt>
                <c:pt idx="2179">
                  <c:v>201.85353790159201</c:v>
                </c:pt>
                <c:pt idx="2180">
                  <c:v>61.164903699589118</c:v>
                </c:pt>
                <c:pt idx="2181">
                  <c:v>86.698190306841838</c:v>
                </c:pt>
                <c:pt idx="2182">
                  <c:v>75.630353927670171</c:v>
                </c:pt>
                <c:pt idx="2183">
                  <c:v>78.314866140948453</c:v>
                </c:pt>
                <c:pt idx="2184">
                  <c:v>44.497238094319542</c:v>
                </c:pt>
                <c:pt idx="2185">
                  <c:v>46.66752364660509</c:v>
                </c:pt>
                <c:pt idx="2186">
                  <c:v>35.354068304979279</c:v>
                </c:pt>
                <c:pt idx="2187">
                  <c:v>35.354068304979279</c:v>
                </c:pt>
                <c:pt idx="2188">
                  <c:v>38.639866140948463</c:v>
                </c:pt>
                <c:pt idx="2189">
                  <c:v>337.78441790050778</c:v>
                </c:pt>
                <c:pt idx="2190">
                  <c:v>140.83964168527791</c:v>
                </c:pt>
                <c:pt idx="2191">
                  <c:v>93.465765308052283</c:v>
                </c:pt>
                <c:pt idx="2192">
                  <c:v>80.849618147303573</c:v>
                </c:pt>
                <c:pt idx="2193">
                  <c:v>67.216859004186787</c:v>
                </c:pt>
                <c:pt idx="2194">
                  <c:v>45.559097556963081</c:v>
                </c:pt>
                <c:pt idx="2195">
                  <c:v>43.303278993049098</c:v>
                </c:pt>
                <c:pt idx="2196">
                  <c:v>50.034295316933672</c:v>
                </c:pt>
                <c:pt idx="2197">
                  <c:v>175.88207016940231</c:v>
                </c:pt>
                <c:pt idx="2198">
                  <c:v>135.33635647123211</c:v>
                </c:pt>
                <c:pt idx="2199">
                  <c:v>132.7702279324275</c:v>
                </c:pt>
                <c:pt idx="2200">
                  <c:v>295.30962885457961</c:v>
                </c:pt>
                <c:pt idx="2201">
                  <c:v>140.83964168527791</c:v>
                </c:pt>
                <c:pt idx="2202">
                  <c:v>439.11275790614138</c:v>
                </c:pt>
                <c:pt idx="2203">
                  <c:v>244.26422959671299</c:v>
                </c:pt>
                <c:pt idx="2204">
                  <c:v>146.6134910017058</c:v>
                </c:pt>
                <c:pt idx="2205">
                  <c:v>256.97410180751911</c:v>
                </c:pt>
                <c:pt idx="2206">
                  <c:v>139.44412967242619</c:v>
                </c:pt>
                <c:pt idx="2207">
                  <c:v>111.82969058602539</c:v>
                </c:pt>
                <c:pt idx="2208">
                  <c:v>256.97410180751911</c:v>
                </c:pt>
                <c:pt idx="2209">
                  <c:v>154.24617249429909</c:v>
                </c:pt>
                <c:pt idx="2210">
                  <c:v>124.765832517571</c:v>
                </c:pt>
                <c:pt idx="2211">
                  <c:v>108.42852796164389</c:v>
                </c:pt>
                <c:pt idx="2212">
                  <c:v>93.465765308052283</c:v>
                </c:pt>
                <c:pt idx="2213">
                  <c:v>85.718464120613987</c:v>
                </c:pt>
                <c:pt idx="2214">
                  <c:v>152.59605406178679</c:v>
                </c:pt>
                <c:pt idx="2215">
                  <c:v>96.164325729077149</c:v>
                </c:pt>
                <c:pt idx="2216">
                  <c:v>87.914236294607136</c:v>
                </c:pt>
                <c:pt idx="2217">
                  <c:v>78.125571104571094</c:v>
                </c:pt>
                <c:pt idx="2218">
                  <c:v>78.125571104571094</c:v>
                </c:pt>
                <c:pt idx="2219">
                  <c:v>108.5531903068418</c:v>
                </c:pt>
                <c:pt idx="2220">
                  <c:v>102.3028202536064</c:v>
                </c:pt>
                <c:pt idx="2221">
                  <c:v>84.41391346423724</c:v>
                </c:pt>
                <c:pt idx="2222">
                  <c:v>78.125571104571094</c:v>
                </c:pt>
                <c:pt idx="2223">
                  <c:v>79.593412593711321</c:v>
                </c:pt>
                <c:pt idx="2224">
                  <c:v>93.930444747770892</c:v>
                </c:pt>
                <c:pt idx="2225">
                  <c:v>78.125571104571094</c:v>
                </c:pt>
                <c:pt idx="2226">
                  <c:v>137.20269180880831</c:v>
                </c:pt>
                <c:pt idx="2227">
                  <c:v>80.485151693234002</c:v>
                </c:pt>
                <c:pt idx="2228">
                  <c:v>79.593412593711321</c:v>
                </c:pt>
                <c:pt idx="2229">
                  <c:v>116.18587179943511</c:v>
                </c:pt>
                <c:pt idx="2230">
                  <c:v>239.06862537867599</c:v>
                </c:pt>
                <c:pt idx="2231">
                  <c:v>205.4876617660058</c:v>
                </c:pt>
                <c:pt idx="2232">
                  <c:v>214.36627292339861</c:v>
                </c:pt>
                <c:pt idx="2233">
                  <c:v>355.99489945588812</c:v>
                </c:pt>
                <c:pt idx="2234">
                  <c:v>201.76941568781311</c:v>
                </c:pt>
                <c:pt idx="2235">
                  <c:v>146.6134910017058</c:v>
                </c:pt>
                <c:pt idx="2236">
                  <c:v>106.2781615725802</c:v>
                </c:pt>
                <c:pt idx="2237">
                  <c:v>132.7702279324275</c:v>
                </c:pt>
                <c:pt idx="2238">
                  <c:v>275.10941705174162</c:v>
                </c:pt>
                <c:pt idx="2239">
                  <c:v>179.67787066543389</c:v>
                </c:pt>
                <c:pt idx="2240">
                  <c:v>158.44310259361819</c:v>
                </c:pt>
                <c:pt idx="2241">
                  <c:v>212.50606489540181</c:v>
                </c:pt>
                <c:pt idx="2242">
                  <c:v>125.1375464398342</c:v>
                </c:pt>
                <c:pt idx="2243">
                  <c:v>117.9681851105546</c:v>
                </c:pt>
                <c:pt idx="2244">
                  <c:v>125.1375464398342</c:v>
                </c:pt>
                <c:pt idx="2245">
                  <c:v>172.04518917284071</c:v>
                </c:pt>
                <c:pt idx="2246">
                  <c:v>117.9681851105546</c:v>
                </c:pt>
                <c:pt idx="2247">
                  <c:v>134.70114716074869</c:v>
                </c:pt>
                <c:pt idx="2248">
                  <c:v>134.70114716074869</c:v>
                </c:pt>
                <c:pt idx="2249">
                  <c:v>139.44412967242619</c:v>
                </c:pt>
                <c:pt idx="2250">
                  <c:v>105.1557888460266</c:v>
                </c:pt>
                <c:pt idx="2251">
                  <c:v>90.612796715632001</c:v>
                </c:pt>
                <c:pt idx="2252">
                  <c:v>90.931013301697163</c:v>
                </c:pt>
                <c:pt idx="2253">
                  <c:v>312.35271972937301</c:v>
                </c:pt>
                <c:pt idx="2254">
                  <c:v>111.42795940771759</c:v>
                </c:pt>
                <c:pt idx="2255">
                  <c:v>96.164325729077149</c:v>
                </c:pt>
                <c:pt idx="2256">
                  <c:v>134.70114716074869</c:v>
                </c:pt>
                <c:pt idx="2257">
                  <c:v>131.81144817983301</c:v>
                </c:pt>
                <c:pt idx="2258">
                  <c:v>124.6420868505534</c:v>
                </c:pt>
                <c:pt idx="2259">
                  <c:v>102.3028202536064</c:v>
                </c:pt>
                <c:pt idx="2260">
                  <c:v>96.164325729077149</c:v>
                </c:pt>
                <c:pt idx="2261">
                  <c:v>83.019903699589122</c:v>
                </c:pt>
                <c:pt idx="2262">
                  <c:v>80.485151693234002</c:v>
                </c:pt>
                <c:pt idx="2263">
                  <c:v>76.799631123087522</c:v>
                </c:pt>
                <c:pt idx="2264">
                  <c:v>167.45863019039211</c:v>
                </c:pt>
                <c:pt idx="2265">
                  <c:v>99.604259832581505</c:v>
                </c:pt>
                <c:pt idx="2266">
                  <c:v>87.914236294607136</c:v>
                </c:pt>
                <c:pt idx="2267">
                  <c:v>80.485151693234002</c:v>
                </c:pt>
                <c:pt idx="2268">
                  <c:v>75.907892023564841</c:v>
                </c:pt>
                <c:pt idx="2269">
                  <c:v>73.041467316394773</c:v>
                </c:pt>
                <c:pt idx="2270">
                  <c:v>57.032340953576181</c:v>
                </c:pt>
                <c:pt idx="2271">
                  <c:v>51.734552898588888</c:v>
                </c:pt>
                <c:pt idx="2272">
                  <c:v>38.25448428825203</c:v>
                </c:pt>
                <c:pt idx="2273">
                  <c:v>31.755797862548999</c:v>
                </c:pt>
                <c:pt idx="2274">
                  <c:v>30.35458086921922</c:v>
                </c:pt>
                <c:pt idx="2275">
                  <c:v>28.960571104571098</c:v>
                </c:pt>
                <c:pt idx="2276">
                  <c:v>27.177092905525729</c:v>
                </c:pt>
                <c:pt idx="2277">
                  <c:v>26.742892023564831</c:v>
                </c:pt>
                <c:pt idx="2278">
                  <c:v>26.30869114160393</c:v>
                </c:pt>
                <c:pt idx="2279">
                  <c:v>25.882458376710328</c:v>
                </c:pt>
                <c:pt idx="2280">
                  <c:v>25.038112805908369</c:v>
                </c:pt>
                <c:pt idx="2281">
                  <c:v>24.21016802247831</c:v>
                </c:pt>
                <c:pt idx="2282">
                  <c:v>24.21016802247831</c:v>
                </c:pt>
                <c:pt idx="2283">
                  <c:v>23.398955724476139</c:v>
                </c:pt>
                <c:pt idx="2284">
                  <c:v>22.604828600727409</c:v>
                </c:pt>
                <c:pt idx="2285">
                  <c:v>22.212081797459149</c:v>
                </c:pt>
                <c:pt idx="2286">
                  <c:v>21.828162644322379</c:v>
                </c:pt>
                <c:pt idx="2287">
                  <c:v>21.44424349118562</c:v>
                </c:pt>
                <c:pt idx="2288">
                  <c:v>22.212081797459149</c:v>
                </c:pt>
                <c:pt idx="2289">
                  <c:v>21.828162644322379</c:v>
                </c:pt>
                <c:pt idx="2290">
                  <c:v>21.44424349118562</c:v>
                </c:pt>
                <c:pt idx="2291">
                  <c:v>20.694476188639079</c:v>
                </c:pt>
                <c:pt idx="2292">
                  <c:v>22.220909447590639</c:v>
                </c:pt>
                <c:pt idx="2293">
                  <c:v>20.694476188639079</c:v>
                </c:pt>
                <c:pt idx="2294">
                  <c:v>20.694476188639079</c:v>
                </c:pt>
                <c:pt idx="2295">
                  <c:v>20.694476188639079</c:v>
                </c:pt>
                <c:pt idx="2296">
                  <c:v>19.963226423970919</c:v>
                </c:pt>
                <c:pt idx="2297">
                  <c:v>19.963226423970919</c:v>
                </c:pt>
                <c:pt idx="2298">
                  <c:v>19.250975573443441</c:v>
                </c:pt>
                <c:pt idx="2299">
                  <c:v>15.629610105801341</c:v>
                </c:pt>
                <c:pt idx="2300">
                  <c:v>13.09824463815923</c:v>
                </c:pt>
                <c:pt idx="2301">
                  <c:v>13.09824463815923</c:v>
                </c:pt>
                <c:pt idx="2302">
                  <c:v>13.09824463815923</c:v>
                </c:pt>
                <c:pt idx="2303">
                  <c:v>12.761922319079609</c:v>
                </c:pt>
                <c:pt idx="2304">
                  <c:v>13.09824463815923</c:v>
                </c:pt>
                <c:pt idx="2305">
                  <c:v>12.425599999999999</c:v>
                </c:pt>
                <c:pt idx="2306">
                  <c:v>12.425599999999999</c:v>
                </c:pt>
                <c:pt idx="2307">
                  <c:v>11.77366042131948</c:v>
                </c:pt>
                <c:pt idx="2308">
                  <c:v>11.77366042131948</c:v>
                </c:pt>
                <c:pt idx="2309">
                  <c:v>11.143105656997809</c:v>
                </c:pt>
                <c:pt idx="2310">
                  <c:v>11.143105656997809</c:v>
                </c:pt>
                <c:pt idx="2311">
                  <c:v>10.94310565699781</c:v>
                </c:pt>
                <c:pt idx="2312">
                  <c:v>10.334687190545919</c:v>
                </c:pt>
                <c:pt idx="2313">
                  <c:v>9.7492418197344985</c:v>
                </c:pt>
                <c:pt idx="2314">
                  <c:v>9.1877091454076005</c:v>
                </c:pt>
                <c:pt idx="2315">
                  <c:v>9.1877091454076005</c:v>
                </c:pt>
                <c:pt idx="2316">
                  <c:v>9.1877091454076005</c:v>
                </c:pt>
                <c:pt idx="2317">
                  <c:v>9.0084754825710505</c:v>
                </c:pt>
                <c:pt idx="2318">
                  <c:v>8.9788964237718627</c:v>
                </c:pt>
                <c:pt idx="2319">
                  <c:v>9.8019223190796119</c:v>
                </c:pt>
                <c:pt idx="2320">
                  <c:v>9.4655999999999985</c:v>
                </c:pt>
                <c:pt idx="2321">
                  <c:v>9.4655999999999985</c:v>
                </c:pt>
                <c:pt idx="2322">
                  <c:v>9.4655999999999985</c:v>
                </c:pt>
                <c:pt idx="2323">
                  <c:v>9.4655999999999985</c:v>
                </c:pt>
                <c:pt idx="2324">
                  <c:v>9.4655999999999985</c:v>
                </c:pt>
                <c:pt idx="2325">
                  <c:v>8.8136604213194829</c:v>
                </c:pt>
                <c:pt idx="2326">
                  <c:v>8.8136604213194829</c:v>
                </c:pt>
                <c:pt idx="2327">
                  <c:v>8.498383039158643</c:v>
                </c:pt>
                <c:pt idx="2328">
                  <c:v>8.1831056569978049</c:v>
                </c:pt>
                <c:pt idx="2329">
                  <c:v>8.5564659143525716</c:v>
                </c:pt>
                <c:pt idx="2330">
                  <c:v>7.8892418197344982</c:v>
                </c:pt>
                <c:pt idx="2331">
                  <c:v>7.8892418197344982</c:v>
                </c:pt>
                <c:pt idx="2332">
                  <c:v>7.3277091454075993</c:v>
                </c:pt>
                <c:pt idx="2333">
                  <c:v>7.3277091454075993</c:v>
                </c:pt>
                <c:pt idx="2334">
                  <c:v>7.3277091454075993</c:v>
                </c:pt>
                <c:pt idx="2335">
                  <c:v>7.0594318411167452</c:v>
                </c:pt>
                <c:pt idx="2336">
                  <c:v>7.0594318411167452</c:v>
                </c:pt>
                <c:pt idx="2337">
                  <c:v>6.708475482571048</c:v>
                </c:pt>
                <c:pt idx="2338">
                  <c:v>6.708475482571048</c:v>
                </c:pt>
                <c:pt idx="2339">
                  <c:v>6.359431841116745</c:v>
                </c:pt>
                <c:pt idx="2340">
                  <c:v>6.791154536825891</c:v>
                </c:pt>
                <c:pt idx="2341">
                  <c:v>6.791154536825891</c:v>
                </c:pt>
                <c:pt idx="2342">
                  <c:v>6.791154536825891</c:v>
                </c:pt>
                <c:pt idx="2343">
                  <c:v>6.5359772684129442</c:v>
                </c:pt>
                <c:pt idx="2344">
                  <c:v>6.5359772684129442</c:v>
                </c:pt>
                <c:pt idx="2345">
                  <c:v>6.0394334182879161</c:v>
                </c:pt>
                <c:pt idx="2346">
                  <c:v>5.7980668365758348</c:v>
                </c:pt>
                <c:pt idx="2347">
                  <c:v>5.7980668365758348</c:v>
                </c:pt>
                <c:pt idx="2348">
                  <c:v>4.7225420056195766</c:v>
                </c:pt>
                <c:pt idx="2349">
                  <c:v>4.7225420056195766</c:v>
                </c:pt>
                <c:pt idx="2350">
                  <c:v>4.7225420056195766</c:v>
                </c:pt>
                <c:pt idx="2351">
                  <c:v>4.7225420056195766</c:v>
                </c:pt>
                <c:pt idx="2352">
                  <c:v>4.7225420056195766</c:v>
                </c:pt>
                <c:pt idx="2353">
                  <c:v>4.5284257645997306</c:v>
                </c:pt>
                <c:pt idx="2354">
                  <c:v>4.3343095235798854</c:v>
                </c:pt>
                <c:pt idx="2355">
                  <c:v>4.3343095235798854</c:v>
                </c:pt>
                <c:pt idx="2356">
                  <c:v>4.3343095235798854</c:v>
                </c:pt>
                <c:pt idx="2357">
                  <c:v>4.1587547617899423</c:v>
                </c:pt>
                <c:pt idx="2358">
                  <c:v>3.983200000000001</c:v>
                </c:pt>
                <c:pt idx="2359">
                  <c:v>3.983200000000001</c:v>
                </c:pt>
                <c:pt idx="2360">
                  <c:v>3.983200000000001</c:v>
                </c:pt>
                <c:pt idx="2361">
                  <c:v>3.983200000000001</c:v>
                </c:pt>
                <c:pt idx="2362">
                  <c:v>3.983200000000001</c:v>
                </c:pt>
                <c:pt idx="2363">
                  <c:v>4.3528710028097883</c:v>
                </c:pt>
                <c:pt idx="2364">
                  <c:v>4.5284257645997306</c:v>
                </c:pt>
                <c:pt idx="2365">
                  <c:v>4.7225420056195766</c:v>
                </c:pt>
                <c:pt idx="2366">
                  <c:v>4.7225420056195766</c:v>
                </c:pt>
                <c:pt idx="2367">
                  <c:v>4.7225420056195766</c:v>
                </c:pt>
                <c:pt idx="2368">
                  <c:v>4.5284257645997306</c:v>
                </c:pt>
                <c:pt idx="2369">
                  <c:v>3.983200000000001</c:v>
                </c:pt>
                <c:pt idx="2370">
                  <c:v>3.983200000000001</c:v>
                </c:pt>
                <c:pt idx="2371">
                  <c:v>3.983200000000001</c:v>
                </c:pt>
                <c:pt idx="2372">
                  <c:v>3.8284276137334068</c:v>
                </c:pt>
                <c:pt idx="2373">
                  <c:v>3.6736552274668131</c:v>
                </c:pt>
                <c:pt idx="2374">
                  <c:v>3.6736552274668131</c:v>
                </c:pt>
                <c:pt idx="2375">
                  <c:v>3.542956791019396</c:v>
                </c:pt>
                <c:pt idx="2376">
                  <c:v>3.4122583545719798</c:v>
                </c:pt>
                <c:pt idx="2377">
                  <c:v>3.3113291772859901</c:v>
                </c:pt>
                <c:pt idx="2378">
                  <c:v>3.2103999999999999</c:v>
                </c:pt>
                <c:pt idx="2379">
                  <c:v>3.2103999999999999</c:v>
                </c:pt>
                <c:pt idx="2380">
                  <c:v>3.2103999999999999</c:v>
                </c:pt>
                <c:pt idx="2381">
                  <c:v>3.2103999999999999</c:v>
                </c:pt>
                <c:pt idx="2382">
                  <c:v>3.2103999999999999</c:v>
                </c:pt>
                <c:pt idx="2383">
                  <c:v>3.2103999999999999</c:v>
                </c:pt>
                <c:pt idx="2384">
                  <c:v>3.2103999999999999</c:v>
                </c:pt>
                <c:pt idx="2385">
                  <c:v>3.2103999999999999</c:v>
                </c:pt>
                <c:pt idx="2386">
                  <c:v>3.1551999999999998</c:v>
                </c:pt>
                <c:pt idx="2387">
                  <c:v>3.1</c:v>
                </c:pt>
                <c:pt idx="2388">
                  <c:v>3.1</c:v>
                </c:pt>
                <c:pt idx="2389">
                  <c:v>3.1</c:v>
                </c:pt>
                <c:pt idx="2390">
                  <c:v>3.1</c:v>
                </c:pt>
                <c:pt idx="2391">
                  <c:v>3.1</c:v>
                </c:pt>
                <c:pt idx="2392">
                  <c:v>3.1</c:v>
                </c:pt>
                <c:pt idx="2393">
                  <c:v>3.1</c:v>
                </c:pt>
                <c:pt idx="2394">
                  <c:v>3.1</c:v>
                </c:pt>
                <c:pt idx="2395">
                  <c:v>3.1</c:v>
                </c:pt>
                <c:pt idx="2396">
                  <c:v>3</c:v>
                </c:pt>
                <c:pt idx="2397">
                  <c:v>3</c:v>
                </c:pt>
                <c:pt idx="2398">
                  <c:v>2.99</c:v>
                </c:pt>
                <c:pt idx="2399">
                  <c:v>3</c:v>
                </c:pt>
                <c:pt idx="2400">
                  <c:v>2.8</c:v>
                </c:pt>
                <c:pt idx="2401">
                  <c:v>2.9</c:v>
                </c:pt>
                <c:pt idx="2402">
                  <c:v>2.83</c:v>
                </c:pt>
                <c:pt idx="2403">
                  <c:v>2.73</c:v>
                </c:pt>
                <c:pt idx="2404">
                  <c:v>2.73</c:v>
                </c:pt>
                <c:pt idx="2405">
                  <c:v>2.73</c:v>
                </c:pt>
                <c:pt idx="2406">
                  <c:v>2.7</c:v>
                </c:pt>
                <c:pt idx="2407">
                  <c:v>2.6960000000000002</c:v>
                </c:pt>
                <c:pt idx="2408">
                  <c:v>2.72</c:v>
                </c:pt>
                <c:pt idx="2409">
                  <c:v>2.72</c:v>
                </c:pt>
                <c:pt idx="2410">
                  <c:v>3.5415999999999999</c:v>
                </c:pt>
                <c:pt idx="2411">
                  <c:v>3.7171547617899421</c:v>
                </c:pt>
                <c:pt idx="2412">
                  <c:v>3.9112710028097881</c:v>
                </c:pt>
                <c:pt idx="2413">
                  <c:v>3.1551999999999998</c:v>
                </c:pt>
                <c:pt idx="2414">
                  <c:v>3.1551999999999998</c:v>
                </c:pt>
                <c:pt idx="2415">
                  <c:v>3.1</c:v>
                </c:pt>
                <c:pt idx="2416">
                  <c:v>3.1</c:v>
                </c:pt>
                <c:pt idx="2417">
                  <c:v>2.99</c:v>
                </c:pt>
                <c:pt idx="2418">
                  <c:v>2.91</c:v>
                </c:pt>
                <c:pt idx="2419">
                  <c:v>2.8</c:v>
                </c:pt>
                <c:pt idx="2420">
                  <c:v>2.64</c:v>
                </c:pt>
                <c:pt idx="2421">
                  <c:v>2.68</c:v>
                </c:pt>
                <c:pt idx="2422">
                  <c:v>2.6</c:v>
                </c:pt>
                <c:pt idx="2423">
                  <c:v>2.59</c:v>
                </c:pt>
                <c:pt idx="2424">
                  <c:v>2.5099999999999998</c:v>
                </c:pt>
                <c:pt idx="2425">
                  <c:v>2.5</c:v>
                </c:pt>
                <c:pt idx="2426">
                  <c:v>2.5</c:v>
                </c:pt>
                <c:pt idx="2427">
                  <c:v>2.63</c:v>
                </c:pt>
                <c:pt idx="2428">
                  <c:v>2.41</c:v>
                </c:pt>
                <c:pt idx="2429">
                  <c:v>2.2919999999999998</c:v>
                </c:pt>
                <c:pt idx="2430">
                  <c:v>2.3199999999999998</c:v>
                </c:pt>
                <c:pt idx="2431">
                  <c:v>2.2200000000000002</c:v>
                </c:pt>
                <c:pt idx="2432">
                  <c:v>2.2400000000000002</c:v>
                </c:pt>
                <c:pt idx="2433">
                  <c:v>2.2799999999999998</c:v>
                </c:pt>
                <c:pt idx="2434">
                  <c:v>2.1800000000000002</c:v>
                </c:pt>
                <c:pt idx="2435">
                  <c:v>2.1800000000000002</c:v>
                </c:pt>
                <c:pt idx="2436">
                  <c:v>2.17</c:v>
                </c:pt>
                <c:pt idx="2437">
                  <c:v>2.1800000000000002</c:v>
                </c:pt>
                <c:pt idx="2438">
                  <c:v>2.17</c:v>
                </c:pt>
                <c:pt idx="2439">
                  <c:v>2.2000000000000002</c:v>
                </c:pt>
                <c:pt idx="2440">
                  <c:v>2.12</c:v>
                </c:pt>
                <c:pt idx="2441">
                  <c:v>2.21</c:v>
                </c:pt>
                <c:pt idx="2442">
                  <c:v>2.12</c:v>
                </c:pt>
                <c:pt idx="2443">
                  <c:v>2.2000000000000002</c:v>
                </c:pt>
                <c:pt idx="2444">
                  <c:v>1.87</c:v>
                </c:pt>
                <c:pt idx="2445">
                  <c:v>1.88</c:v>
                </c:pt>
                <c:pt idx="2446">
                  <c:v>1.72</c:v>
                </c:pt>
                <c:pt idx="2447">
                  <c:v>1.77</c:v>
                </c:pt>
                <c:pt idx="2448">
                  <c:v>1.61</c:v>
                </c:pt>
                <c:pt idx="2449">
                  <c:v>1.86</c:v>
                </c:pt>
                <c:pt idx="2450">
                  <c:v>2.15</c:v>
                </c:pt>
                <c:pt idx="2451">
                  <c:v>2.15</c:v>
                </c:pt>
                <c:pt idx="2452">
                  <c:v>2.17</c:v>
                </c:pt>
                <c:pt idx="2453">
                  <c:v>2.21</c:v>
                </c:pt>
                <c:pt idx="2454">
                  <c:v>2.19</c:v>
                </c:pt>
                <c:pt idx="2455">
                  <c:v>2.2400000000000002</c:v>
                </c:pt>
                <c:pt idx="2456">
                  <c:v>2.08</c:v>
                </c:pt>
                <c:pt idx="2457">
                  <c:v>1.88</c:v>
                </c:pt>
                <c:pt idx="2458">
                  <c:v>1.75</c:v>
                </c:pt>
                <c:pt idx="2459">
                  <c:v>1.92</c:v>
                </c:pt>
                <c:pt idx="2460">
                  <c:v>1.79</c:v>
                </c:pt>
                <c:pt idx="2461">
                  <c:v>1.72</c:v>
                </c:pt>
                <c:pt idx="2462">
                  <c:v>1.78</c:v>
                </c:pt>
                <c:pt idx="2463">
                  <c:v>1.83</c:v>
                </c:pt>
                <c:pt idx="2464">
                  <c:v>1.81</c:v>
                </c:pt>
                <c:pt idx="2465">
                  <c:v>1.93</c:v>
                </c:pt>
                <c:pt idx="2466">
                  <c:v>1.91</c:v>
                </c:pt>
                <c:pt idx="2467">
                  <c:v>2.2400000000000002</c:v>
                </c:pt>
                <c:pt idx="2468">
                  <c:v>2.2799999999999998</c:v>
                </c:pt>
                <c:pt idx="2469">
                  <c:v>2.13</c:v>
                </c:pt>
                <c:pt idx="2470">
                  <c:v>2.04</c:v>
                </c:pt>
                <c:pt idx="2471">
                  <c:v>1.94</c:v>
                </c:pt>
                <c:pt idx="2472">
                  <c:v>1.92</c:v>
                </c:pt>
                <c:pt idx="2473">
                  <c:v>2.15</c:v>
                </c:pt>
                <c:pt idx="2474">
                  <c:v>2.1800000000000002</c:v>
                </c:pt>
                <c:pt idx="2475">
                  <c:v>1.95</c:v>
                </c:pt>
                <c:pt idx="2476">
                  <c:v>1.88</c:v>
                </c:pt>
                <c:pt idx="2477">
                  <c:v>1.75</c:v>
                </c:pt>
                <c:pt idx="2478">
                  <c:v>1.7</c:v>
                </c:pt>
                <c:pt idx="2479">
                  <c:v>1.66</c:v>
                </c:pt>
                <c:pt idx="2480">
                  <c:v>1.73</c:v>
                </c:pt>
                <c:pt idx="2481">
                  <c:v>1.56</c:v>
                </c:pt>
                <c:pt idx="2482">
                  <c:v>1.73</c:v>
                </c:pt>
                <c:pt idx="2483">
                  <c:v>2.665861032021323</c:v>
                </c:pt>
                <c:pt idx="2484">
                  <c:v>2.0587547617899422</c:v>
                </c:pt>
                <c:pt idx="2485">
                  <c:v>4.0411545368258919</c:v>
                </c:pt>
                <c:pt idx="2486">
                  <c:v>2.956848271222734</c:v>
                </c:pt>
                <c:pt idx="2487">
                  <c:v>2.495861032021323</c:v>
                </c:pt>
                <c:pt idx="2488">
                  <c:v>2.5222583545719801</c:v>
                </c:pt>
                <c:pt idx="2489">
                  <c:v>2.1613291772859902</c:v>
                </c:pt>
                <c:pt idx="2490">
                  <c:v>5.0158919126770378</c:v>
                </c:pt>
                <c:pt idx="2491">
                  <c:v>3.5839823755233482</c:v>
                </c:pt>
                <c:pt idx="2492">
                  <c:v>3.6736552274668131</c:v>
                </c:pt>
                <c:pt idx="2493">
                  <c:v>3.6736552274668131</c:v>
                </c:pt>
                <c:pt idx="2494">
                  <c:v>9.0610650551346676</c:v>
                </c:pt>
                <c:pt idx="2495">
                  <c:v>15.57711576294529</c:v>
                </c:pt>
                <c:pt idx="2496">
                  <c:v>5.6627320302028892</c:v>
                </c:pt>
                <c:pt idx="2497">
                  <c:v>5.6627320302028892</c:v>
                </c:pt>
                <c:pt idx="2498">
                  <c:v>11.98406830497928</c:v>
                </c:pt>
                <c:pt idx="2499">
                  <c:v>9.3414511205269903</c:v>
                </c:pt>
                <c:pt idx="2500">
                  <c:v>7.3311545368258919</c:v>
                </c:pt>
                <c:pt idx="2501">
                  <c:v>7.8581012134695296</c:v>
                </c:pt>
                <c:pt idx="2502">
                  <c:v>10.52281536273248</c:v>
                </c:pt>
                <c:pt idx="2503">
                  <c:v>6.3968482712227344</c:v>
                </c:pt>
                <c:pt idx="2504">
                  <c:v>8.792407479072688</c:v>
                </c:pt>
                <c:pt idx="2505">
                  <c:v>6.8346106867008629</c:v>
                </c:pt>
                <c:pt idx="2506">
                  <c:v>9.7995564009148968</c:v>
                </c:pt>
                <c:pt idx="2507">
                  <c:v>11.98406830497928</c:v>
                </c:pt>
                <c:pt idx="2508">
                  <c:v>15.204906462152801</c:v>
                </c:pt>
                <c:pt idx="2509">
                  <c:v>54.431879779597473</c:v>
                </c:pt>
                <c:pt idx="2510">
                  <c:v>20.319392856109481</c:v>
                </c:pt>
                <c:pt idx="2511">
                  <c:v>18.55002090986725</c:v>
                </c:pt>
                <c:pt idx="2512">
                  <c:v>18.374661901868311</c:v>
                </c:pt>
                <c:pt idx="2513">
                  <c:v>15.0961738059327</c:v>
                </c:pt>
                <c:pt idx="2514">
                  <c:v>12.296610686700861</c:v>
                </c:pt>
                <c:pt idx="2515">
                  <c:v>14.25440747907269</c:v>
                </c:pt>
                <c:pt idx="2516">
                  <c:v>15.715660421319489</c:v>
                </c:pt>
                <c:pt idx="2517">
                  <c:v>13.63492086368591</c:v>
                </c:pt>
                <c:pt idx="2518">
                  <c:v>17.446068304979281</c:v>
                </c:pt>
                <c:pt idx="2519">
                  <c:v>14.80345112052699</c:v>
                </c:pt>
                <c:pt idx="2520">
                  <c:v>15.81210869658897</c:v>
                </c:pt>
                <c:pt idx="2521">
                  <c:v>24.02906830497928</c:v>
                </c:pt>
                <c:pt idx="2522">
                  <c:v>22.567815362732478</c:v>
                </c:pt>
                <c:pt idx="2523">
                  <c:v>18.652895575008301</c:v>
                </c:pt>
                <c:pt idx="2524">
                  <c:v>12.25358930940515</c:v>
                </c:pt>
                <c:pt idx="2525">
                  <c:v>9.0001981782801952</c:v>
                </c:pt>
                <c:pt idx="2526">
                  <c:v>50.996377013560881</c:v>
                </c:pt>
                <c:pt idx="2527">
                  <c:v>41.566377013560881</c:v>
                </c:pt>
                <c:pt idx="2528">
                  <c:v>30.77281536273248</c:v>
                </c:pt>
                <c:pt idx="2529">
                  <c:v>29.170773339007269</c:v>
                </c:pt>
                <c:pt idx="2530">
                  <c:v>24.02906830497928</c:v>
                </c:pt>
                <c:pt idx="2531">
                  <c:v>52.990927253658057</c:v>
                </c:pt>
                <c:pt idx="2532">
                  <c:v>29.892523646605081</c:v>
                </c:pt>
                <c:pt idx="2533">
                  <c:v>25.037725881041261</c:v>
                </c:pt>
                <c:pt idx="2534">
                  <c:v>23.71379092281844</c:v>
                </c:pt>
                <c:pt idx="2535">
                  <c:v>21.386451120526988</c:v>
                </c:pt>
                <c:pt idx="2536">
                  <c:v>19.925198178280191</c:v>
                </c:pt>
                <c:pt idx="2537">
                  <c:v>18.624433418287911</c:v>
                </c:pt>
                <c:pt idx="2538">
                  <c:v>23.96586282069849</c:v>
                </c:pt>
                <c:pt idx="2539">
                  <c:v>39.00843271303426</c:v>
                </c:pt>
                <c:pt idx="2540">
                  <c:v>26.810398358193911</c:v>
                </c:pt>
                <c:pt idx="2541">
                  <c:v>30.08265904603314</c:v>
                </c:pt>
                <c:pt idx="2542">
                  <c:v>43.902765308052281</c:v>
                </c:pt>
                <c:pt idx="2543">
                  <c:v>78.847285555451492</c:v>
                </c:pt>
                <c:pt idx="2544">
                  <c:v>95.924570345073406</c:v>
                </c:pt>
                <c:pt idx="2545">
                  <c:v>457.35379101939583</c:v>
                </c:pt>
                <c:pt idx="2546">
                  <c:v>128.0245862471495</c:v>
                </c:pt>
                <c:pt idx="2547">
                  <c:v>131.74700000000001</c:v>
                </c:pt>
                <c:pt idx="2548">
                  <c:v>276.7126173596937</c:v>
                </c:pt>
                <c:pt idx="2549">
                  <c:v>241.03726609206689</c:v>
                </c:pt>
                <c:pt idx="2550">
                  <c:v>166.85082776320979</c:v>
                </c:pt>
                <c:pt idx="2551">
                  <c:v>117.66349100170579</c:v>
                </c:pt>
                <c:pt idx="2552">
                  <c:v>92.290924226171882</c:v>
                </c:pt>
                <c:pt idx="2553">
                  <c:v>82.879690586025404</c:v>
                </c:pt>
                <c:pt idx="2554">
                  <c:v>64.515765308052295</c:v>
                </c:pt>
                <c:pt idx="2555">
                  <c:v>56.429484288252027</c:v>
                </c:pt>
                <c:pt idx="2556">
                  <c:v>53.894732281896907</c:v>
                </c:pt>
                <c:pt idx="2557">
                  <c:v>49.175571104571098</c:v>
                </c:pt>
                <c:pt idx="2558">
                  <c:v>68.426507826226398</c:v>
                </c:pt>
                <c:pt idx="2559">
                  <c:v>112.1966416852779</c:v>
                </c:pt>
                <c:pt idx="2560">
                  <c:v>126.0399047545563</c:v>
                </c:pt>
                <c:pt idx="2561">
                  <c:v>115.5207329694549</c:v>
                </c:pt>
                <c:pt idx="2562">
                  <c:v>83.924690586025406</c:v>
                </c:pt>
                <c:pt idx="2563">
                  <c:v>68.259325729077148</c:v>
                </c:pt>
                <c:pt idx="2564">
                  <c:v>155.84747255286439</c:v>
                </c:pt>
                <c:pt idx="2565">
                  <c:v>108.1379670480447</c:v>
                </c:pt>
                <c:pt idx="2566">
                  <c:v>81.071721993605109</c:v>
                </c:pt>
                <c:pt idx="2567">
                  <c:v>128.09221668616831</c:v>
                </c:pt>
                <c:pt idx="2568">
                  <c:v>77.250788846026666</c:v>
                </c:pt>
                <c:pt idx="2569">
                  <c:v>64.52662197337645</c:v>
                </c:pt>
                <c:pt idx="2570">
                  <c:v>60.009236294607128</c:v>
                </c:pt>
                <c:pt idx="2571">
                  <c:v>56.508913464237239</c:v>
                </c:pt>
                <c:pt idx="2572">
                  <c:v>124.6910540617868</c:v>
                </c:pt>
                <c:pt idx="2573">
                  <c:v>83.389283370555873</c:v>
                </c:pt>
                <c:pt idx="2574">
                  <c:v>104.8652279324275</c:v>
                </c:pt>
                <c:pt idx="2575">
                  <c:v>199.94724571494791</c:v>
                </c:pt>
                <c:pt idx="2576">
                  <c:v>114.9050224861731</c:v>
                </c:pt>
                <c:pt idx="2577">
                  <c:v>163.50457801544789</c:v>
                </c:pt>
                <c:pt idx="2578">
                  <c:v>143.30703796382531</c:v>
                </c:pt>
                <c:pt idx="2579">
                  <c:v>118.30618511055459</c:v>
                </c:pt>
                <c:pt idx="2580">
                  <c:v>105.4937888460267</c:v>
                </c:pt>
                <c:pt idx="2581">
                  <c:v>304.13130211547121</c:v>
                </c:pt>
                <c:pt idx="2582">
                  <c:v>139.78212967242621</c:v>
                </c:pt>
                <c:pt idx="2583">
                  <c:v>152.93405406178681</c:v>
                </c:pt>
                <c:pt idx="2584">
                  <c:v>105.4937888460267</c:v>
                </c:pt>
                <c:pt idx="2585">
                  <c:v>92.769621973376445</c:v>
                </c:pt>
                <c:pt idx="2586">
                  <c:v>88.252236294607144</c:v>
                </c:pt>
                <c:pt idx="2587">
                  <c:v>82.323760364913284</c:v>
                </c:pt>
                <c:pt idx="2588">
                  <c:v>76.293285552285568</c:v>
                </c:pt>
                <c:pt idx="2589">
                  <c:v>126.9697334078982</c:v>
                </c:pt>
                <c:pt idx="2590">
                  <c:v>108.3847219936051</c:v>
                </c:pt>
                <c:pt idx="2591">
                  <c:v>68.848765308052293</c:v>
                </c:pt>
                <c:pt idx="2592">
                  <c:v>58.917259832581493</c:v>
                </c:pt>
                <c:pt idx="2593">
                  <c:v>111.33311784588319</c:v>
                </c:pt>
                <c:pt idx="2594">
                  <c:v>111.03505406178679</c:v>
                </c:pt>
                <c:pt idx="2595">
                  <c:v>112.1533576964373</c:v>
                </c:pt>
                <c:pt idx="2596">
                  <c:v>63.594788846026653</c:v>
                </c:pt>
                <c:pt idx="2597">
                  <c:v>52.873488863608898</c:v>
                </c:pt>
                <c:pt idx="2598">
                  <c:v>87.588618147303578</c:v>
                </c:pt>
                <c:pt idx="2599">
                  <c:v>204.56597701022829</c:v>
                </c:pt>
                <c:pt idx="2600">
                  <c:v>108.16054643983421</c:v>
                </c:pt>
                <c:pt idx="2601">
                  <c:v>176.27189325967041</c:v>
                </c:pt>
                <c:pt idx="2602">
                  <c:v>117.3761851105546</c:v>
                </c:pt>
                <c:pt idx="2603">
                  <c:v>124.5455464398342</c:v>
                </c:pt>
                <c:pt idx="2604">
                  <c:v>98.425294321497447</c:v>
                </c:pt>
                <c:pt idx="2605">
                  <c:v>84.787484288252045</c:v>
                </c:pt>
                <c:pt idx="2606">
                  <c:v>79.893151693234017</c:v>
                </c:pt>
                <c:pt idx="2607">
                  <c:v>57.474484288252029</c:v>
                </c:pt>
                <c:pt idx="2608">
                  <c:v>52.580151693234008</c:v>
                </c:pt>
                <c:pt idx="2609">
                  <c:v>52.580151693234008</c:v>
                </c:pt>
                <c:pt idx="2610">
                  <c:v>48.468398358193923</c:v>
                </c:pt>
                <c:pt idx="2611">
                  <c:v>39.56200532887339</c:v>
                </c:pt>
                <c:pt idx="2612">
                  <c:v>37.60346734630334</c:v>
                </c:pt>
                <c:pt idx="2613">
                  <c:v>23.823116755349471</c:v>
                </c:pt>
                <c:pt idx="2614">
                  <c:v>187.51232597932369</c:v>
                </c:pt>
                <c:pt idx="2615">
                  <c:v>93.338444747770907</c:v>
                </c:pt>
                <c:pt idx="2616">
                  <c:v>81.393760364913291</c:v>
                </c:pt>
                <c:pt idx="2617">
                  <c:v>58.320164600066427</c:v>
                </c:pt>
                <c:pt idx="2618">
                  <c:v>46.216412593711333</c:v>
                </c:pt>
                <c:pt idx="2619">
                  <c:v>44.748571104571099</c:v>
                </c:pt>
                <c:pt idx="2620">
                  <c:v>44.748571104571099</c:v>
                </c:pt>
                <c:pt idx="2621">
                  <c:v>50.100176524978302</c:v>
                </c:pt>
                <c:pt idx="2622">
                  <c:v>51.24302163356878</c:v>
                </c:pt>
                <c:pt idx="2623">
                  <c:v>43.856832005048417</c:v>
                </c:pt>
                <c:pt idx="2624">
                  <c:v>42.965092905525736</c:v>
                </c:pt>
                <c:pt idx="2625">
                  <c:v>79.929243071153493</c:v>
                </c:pt>
                <c:pt idx="2626">
                  <c:v>47.118151693234012</c:v>
                </c:pt>
                <c:pt idx="2627">
                  <c:v>190.50832706789939</c:v>
                </c:pt>
                <c:pt idx="2628">
                  <c:v>125.16668120044071</c:v>
                </c:pt>
                <c:pt idx="2629">
                  <c:v>90.339013301697179</c:v>
                </c:pt>
                <c:pt idx="2630">
                  <c:v>78.522484288252031</c:v>
                </c:pt>
                <c:pt idx="2631">
                  <c:v>52.580151693234008</c:v>
                </c:pt>
                <c:pt idx="2632">
                  <c:v>224.87197698799281</c:v>
                </c:pt>
                <c:pt idx="2633">
                  <c:v>117.3761851105546</c:v>
                </c:pt>
                <c:pt idx="2634">
                  <c:v>128.30574427889621</c:v>
                </c:pt>
                <c:pt idx="2635">
                  <c:v>91.081127803517234</c:v>
                </c:pt>
                <c:pt idx="2636">
                  <c:v>110.8359594077176</c:v>
                </c:pt>
                <c:pt idx="2637">
                  <c:v>92.873765308052299</c:v>
                </c:pt>
                <c:pt idx="2638">
                  <c:v>62.488151693234002</c:v>
                </c:pt>
                <c:pt idx="2639">
                  <c:v>41.668151693234009</c:v>
                </c:pt>
                <c:pt idx="2640">
                  <c:v>41.668151693234009</c:v>
                </c:pt>
                <c:pt idx="2641">
                  <c:v>41.668151693234009</c:v>
                </c:pt>
                <c:pt idx="2642">
                  <c:v>39.308571104571101</c:v>
                </c:pt>
                <c:pt idx="2643">
                  <c:v>37.982631123087508</c:v>
                </c:pt>
                <c:pt idx="2644">
                  <c:v>37.525092905525732</c:v>
                </c:pt>
                <c:pt idx="2645">
                  <c:v>36.664659258671243</c:v>
                </c:pt>
                <c:pt idx="2646">
                  <c:v>34.968000000000004</c:v>
                </c:pt>
                <c:pt idx="2647">
                  <c:v>25.752828600727401</c:v>
                </c:pt>
                <c:pt idx="2648">
                  <c:v>18.576280828386679</c:v>
                </c:pt>
                <c:pt idx="2649">
                  <c:v>16.552828600727409</c:v>
                </c:pt>
                <c:pt idx="2650">
                  <c:v>17.364040898729581</c:v>
                </c:pt>
                <c:pt idx="2651">
                  <c:v>17.75678770199783</c:v>
                </c:pt>
                <c:pt idx="2652">
                  <c:v>16.552828600727409</c:v>
                </c:pt>
                <c:pt idx="2653">
                  <c:v>15.392243491185621</c:v>
                </c:pt>
                <c:pt idx="2654">
                  <c:v>15.392243491185621</c:v>
                </c:pt>
                <c:pt idx="2655">
                  <c:v>15.392243491185621</c:v>
                </c:pt>
                <c:pt idx="2656">
                  <c:v>62.741781833704422</c:v>
                </c:pt>
                <c:pt idx="2657">
                  <c:v>14.78735983991235</c:v>
                </c:pt>
                <c:pt idx="2658">
                  <c:v>14.487359839912351</c:v>
                </c:pt>
                <c:pt idx="2659">
                  <c:v>14.462243491185619</c:v>
                </c:pt>
                <c:pt idx="2660">
                  <c:v>13.712476188639069</c:v>
                </c:pt>
                <c:pt idx="2661">
                  <c:v>13.712476188639069</c:v>
                </c:pt>
                <c:pt idx="2662">
                  <c:v>13.712476188639069</c:v>
                </c:pt>
                <c:pt idx="2663">
                  <c:v>13.712476188639069</c:v>
                </c:pt>
                <c:pt idx="2664">
                  <c:v>13.712476188639069</c:v>
                </c:pt>
                <c:pt idx="2665">
                  <c:v>13.712476188639069</c:v>
                </c:pt>
                <c:pt idx="2666">
                  <c:v>13.712476188639069</c:v>
                </c:pt>
                <c:pt idx="2667">
                  <c:v>13.712476188639069</c:v>
                </c:pt>
                <c:pt idx="2668">
                  <c:v>13.712476188639069</c:v>
                </c:pt>
                <c:pt idx="2669">
                  <c:v>13.712476188639069</c:v>
                </c:pt>
                <c:pt idx="2670">
                  <c:v>13.712476188639069</c:v>
                </c:pt>
                <c:pt idx="2671">
                  <c:v>13.712476188639069</c:v>
                </c:pt>
                <c:pt idx="2672">
                  <c:v>13.712476188639069</c:v>
                </c:pt>
                <c:pt idx="2673">
                  <c:v>13.712476188639069</c:v>
                </c:pt>
                <c:pt idx="2674">
                  <c:v>12.98122642397092</c:v>
                </c:pt>
                <c:pt idx="2675">
                  <c:v>12.98122642397092</c:v>
                </c:pt>
                <c:pt idx="2676">
                  <c:v>12.98122642397092</c:v>
                </c:pt>
                <c:pt idx="2677">
                  <c:v>12.98122642397092</c:v>
                </c:pt>
                <c:pt idx="2678">
                  <c:v>12.98122642397092</c:v>
                </c:pt>
                <c:pt idx="2679">
                  <c:v>12.625100998707181</c:v>
                </c:pt>
                <c:pt idx="2680">
                  <c:v>12.26897557344344</c:v>
                </c:pt>
                <c:pt idx="2681">
                  <c:v>11.576244638159229</c:v>
                </c:pt>
                <c:pt idx="2682">
                  <c:v>11.576244638159229</c:v>
                </c:pt>
                <c:pt idx="2683">
                  <c:v>10.903600000000001</c:v>
                </c:pt>
                <c:pt idx="2684">
                  <c:v>10.903600000000001</c:v>
                </c:pt>
                <c:pt idx="2685">
                  <c:v>10.903600000000001</c:v>
                </c:pt>
                <c:pt idx="2686">
                  <c:v>10.25166042131948</c:v>
                </c:pt>
                <c:pt idx="2687">
                  <c:v>13.05422627338668</c:v>
                </c:pt>
                <c:pt idx="2688">
                  <c:v>10.06963021065974</c:v>
                </c:pt>
                <c:pt idx="2689">
                  <c:v>9.7436604213194826</c:v>
                </c:pt>
                <c:pt idx="2690">
                  <c:v>9.7436604213194826</c:v>
                </c:pt>
                <c:pt idx="2691">
                  <c:v>10.40595252973935</c:v>
                </c:pt>
                <c:pt idx="2692">
                  <c:v>9.4283830391586427</c:v>
                </c:pt>
                <c:pt idx="2693">
                  <c:v>8.5046871905459174</c:v>
                </c:pt>
                <c:pt idx="2694">
                  <c:v>8.5046871905459174</c:v>
                </c:pt>
                <c:pt idx="2695">
                  <c:v>8.5046871905459174</c:v>
                </c:pt>
                <c:pt idx="2696">
                  <c:v>8.2119645051402088</c:v>
                </c:pt>
                <c:pt idx="2697">
                  <c:v>7.9192418197344976</c:v>
                </c:pt>
                <c:pt idx="2698">
                  <c:v>7.9192418197344976</c:v>
                </c:pt>
                <c:pt idx="2699">
                  <c:v>7.9192418197344976</c:v>
                </c:pt>
                <c:pt idx="2700">
                  <c:v>7.9192418197344976</c:v>
                </c:pt>
                <c:pt idx="2701">
                  <c:v>7.9192418197344976</c:v>
                </c:pt>
                <c:pt idx="2702">
                  <c:v>7.6384754825710486</c:v>
                </c:pt>
                <c:pt idx="2703">
                  <c:v>7.3577091454075996</c:v>
                </c:pt>
                <c:pt idx="2704">
                  <c:v>7.3577091454075996</c:v>
                </c:pt>
                <c:pt idx="2705">
                  <c:v>7.0894318411167454</c:v>
                </c:pt>
                <c:pt idx="2706">
                  <c:v>7.0894318411167454</c:v>
                </c:pt>
                <c:pt idx="2707">
                  <c:v>6.0694334182879164</c:v>
                </c:pt>
                <c:pt idx="2708">
                  <c:v>6.0694334182879164</c:v>
                </c:pt>
                <c:pt idx="2709">
                  <c:v>6.0694334182879164</c:v>
                </c:pt>
                <c:pt idx="2710">
                  <c:v>6.0694334182879164</c:v>
                </c:pt>
                <c:pt idx="2711">
                  <c:v>5.828066836575835</c:v>
                </c:pt>
                <c:pt idx="2712">
                  <c:v>5.828066836575835</c:v>
                </c:pt>
                <c:pt idx="2713">
                  <c:v>5.828066836575835</c:v>
                </c:pt>
                <c:pt idx="2714">
                  <c:v>5.6013517248832763</c:v>
                </c:pt>
                <c:pt idx="2715">
                  <c:v>5.6013517248832763</c:v>
                </c:pt>
                <c:pt idx="2716">
                  <c:v>5.6013517248832763</c:v>
                </c:pt>
                <c:pt idx="2717">
                  <c:v>7.5107678831308933</c:v>
                </c:pt>
                <c:pt idx="2718">
                  <c:v>5.2903952164897614</c:v>
                </c:pt>
                <c:pt idx="2719">
                  <c:v>4.9484803714885004</c:v>
                </c:pt>
                <c:pt idx="2720">
                  <c:v>4.9484803714885004</c:v>
                </c:pt>
                <c:pt idx="2721">
                  <c:v>4.8819204748305509</c:v>
                </c:pt>
                <c:pt idx="2722">
                  <c:v>4.7519336435738397</c:v>
                </c:pt>
                <c:pt idx="2723">
                  <c:v>4.6251571898080019</c:v>
                </c:pt>
                <c:pt idx="2724">
                  <c:v>4.5016745695263367</c:v>
                </c:pt>
                <c:pt idx="2725">
                  <c:v>4.5016745695263367</c:v>
                </c:pt>
                <c:pt idx="2726">
                  <c:v>4.3815761084634746</c:v>
                </c:pt>
                <c:pt idx="2727">
                  <c:v>4.3815761084634746</c:v>
                </c:pt>
                <c:pt idx="2728">
                  <c:v>4.3232680542317379</c:v>
                </c:pt>
                <c:pt idx="2729">
                  <c:v>4.2649600000000003</c:v>
                </c:pt>
                <c:pt idx="2730">
                  <c:v>4.1519335186961497</c:v>
                </c:pt>
                <c:pt idx="2731">
                  <c:v>4.042614513359946</c:v>
                </c:pt>
                <c:pt idx="2732">
                  <c:v>3.9371332683609501</c:v>
                </c:pt>
                <c:pt idx="2733">
                  <c:v>3.9371332683609501</c:v>
                </c:pt>
                <c:pt idx="2734">
                  <c:v>3.886384063662895</c:v>
                </c:pt>
                <c:pt idx="2735">
                  <c:v>5.2471571430149657</c:v>
                </c:pt>
                <c:pt idx="2736">
                  <c:v>5.2471571430149657</c:v>
                </c:pt>
                <c:pt idx="2737">
                  <c:v>5.2471571430149657</c:v>
                </c:pt>
                <c:pt idx="2738">
                  <c:v>4.9717863156371749</c:v>
                </c:pt>
                <c:pt idx="2739">
                  <c:v>5.1525968604539774</c:v>
                </c:pt>
                <c:pt idx="2740">
                  <c:v>5.1525968604539774</c:v>
                </c:pt>
                <c:pt idx="2741">
                  <c:v>5.1525968604539774</c:v>
                </c:pt>
                <c:pt idx="2742">
                  <c:v>5.1525968604539774</c:v>
                </c:pt>
                <c:pt idx="2743">
                  <c:v>5.1525968604539774</c:v>
                </c:pt>
                <c:pt idx="2744">
                  <c:v>5.1525968604539774</c:v>
                </c:pt>
                <c:pt idx="2745">
                  <c:v>5.1525968604539774</c:v>
                </c:pt>
                <c:pt idx="2746">
                  <c:v>4.96896</c:v>
                </c:pt>
                <c:pt idx="2747">
                  <c:v>4.7909757708203733</c:v>
                </c:pt>
                <c:pt idx="2748">
                  <c:v>4.7432555616337249</c:v>
                </c:pt>
                <c:pt idx="2749">
                  <c:v>4.2649600000000003</c:v>
                </c:pt>
                <c:pt idx="2750">
                  <c:v>4.0972740160280479</c:v>
                </c:pt>
                <c:pt idx="2751">
                  <c:v>3.9371332683609501</c:v>
                </c:pt>
                <c:pt idx="2752">
                  <c:v>3.8356348589648399</c:v>
                </c:pt>
                <c:pt idx="2753">
                  <c:v>3.8356348589648399</c:v>
                </c:pt>
                <c:pt idx="2754">
                  <c:v>3.8356348589648399</c:v>
                </c:pt>
                <c:pt idx="2755">
                  <c:v>3.7382821833614259</c:v>
                </c:pt>
                <c:pt idx="2756">
                  <c:v>3.6452599441562281</c:v>
                </c:pt>
                <c:pt idx="2757">
                  <c:v>3.6452599441562281</c:v>
                </c:pt>
                <c:pt idx="2758">
                  <c:v>3.473088761341137</c:v>
                </c:pt>
                <c:pt idx="2759">
                  <c:v>3.473088761341137</c:v>
                </c:pt>
                <c:pt idx="2760">
                  <c:v>3.473088761341137</c:v>
                </c:pt>
                <c:pt idx="2761">
                  <c:v>3.473088761341137</c:v>
                </c:pt>
                <c:pt idx="2762">
                  <c:v>3.394477760656434</c:v>
                </c:pt>
                <c:pt idx="2763">
                  <c:v>3.321299402061221</c:v>
                </c:pt>
                <c:pt idx="2764">
                  <c:v>3.321299402061221</c:v>
                </c:pt>
                <c:pt idx="2765">
                  <c:v>3.091299402061221</c:v>
                </c:pt>
                <c:pt idx="2766">
                  <c:v>3.02720970103061</c:v>
                </c:pt>
                <c:pt idx="2767">
                  <c:v>3.02720970103061</c:v>
                </c:pt>
                <c:pt idx="2768">
                  <c:v>3.091299402061221</c:v>
                </c:pt>
                <c:pt idx="2769">
                  <c:v>3.0667230314086682</c:v>
                </c:pt>
                <c:pt idx="2770">
                  <c:v>2.959727178685303</c:v>
                </c:pt>
                <c:pt idx="2771">
                  <c:v>2.91</c:v>
                </c:pt>
                <c:pt idx="2772">
                  <c:v>2.91</c:v>
                </c:pt>
                <c:pt idx="2773">
                  <c:v>5.1927903531484692</c:v>
                </c:pt>
                <c:pt idx="2774">
                  <c:v>7.2477412973704514</c:v>
                </c:pt>
                <c:pt idx="2775">
                  <c:v>5.6360636608474337</c:v>
                </c:pt>
                <c:pt idx="2776">
                  <c:v>4.2697333935285506</c:v>
                </c:pt>
                <c:pt idx="2777">
                  <c:v>3.533540233393933</c:v>
                </c:pt>
                <c:pt idx="2778">
                  <c:v>3.749235961988528</c:v>
                </c:pt>
                <c:pt idx="2779">
                  <c:v>3.6278885813588269</c:v>
                </c:pt>
                <c:pt idx="2780">
                  <c:v>3.5576455537539751</c:v>
                </c:pt>
                <c:pt idx="2781">
                  <c:v>3.6349343806705678</c:v>
                </c:pt>
                <c:pt idx="2782">
                  <c:v>3.7652599441562278</c:v>
                </c:pt>
                <c:pt idx="2783">
                  <c:v>3.7652599441562278</c:v>
                </c:pt>
                <c:pt idx="2784">
                  <c:v>3.7210199720781141</c:v>
                </c:pt>
                <c:pt idx="2785">
                  <c:v>3.6767799999999999</c:v>
                </c:pt>
                <c:pt idx="2786">
                  <c:v>3.5930887613411371</c:v>
                </c:pt>
                <c:pt idx="2787">
                  <c:v>3.5930887613411371</c:v>
                </c:pt>
                <c:pt idx="2788">
                  <c:v>3.4778885813588269</c:v>
                </c:pt>
                <c:pt idx="2789">
                  <c:v>3.313120000000001</c:v>
                </c:pt>
                <c:pt idx="2790">
                  <c:v>3.214136095167643</c:v>
                </c:pt>
                <c:pt idx="2791">
                  <c:v>3.069999999999999</c:v>
                </c:pt>
                <c:pt idx="2792">
                  <c:v>2.91</c:v>
                </c:pt>
                <c:pt idx="2793">
                  <c:v>2.7799999999999989</c:v>
                </c:pt>
                <c:pt idx="2794">
                  <c:v>2.84</c:v>
                </c:pt>
                <c:pt idx="2795">
                  <c:v>2.8</c:v>
                </c:pt>
                <c:pt idx="2796">
                  <c:v>2.79</c:v>
                </c:pt>
                <c:pt idx="2797">
                  <c:v>2.66</c:v>
                </c:pt>
                <c:pt idx="2798">
                  <c:v>2.6</c:v>
                </c:pt>
                <c:pt idx="2799">
                  <c:v>2.6</c:v>
                </c:pt>
                <c:pt idx="2800">
                  <c:v>2.569999999999999</c:v>
                </c:pt>
                <c:pt idx="2801">
                  <c:v>2.5099999999999998</c:v>
                </c:pt>
                <c:pt idx="2802">
                  <c:v>2.5099999999999998</c:v>
                </c:pt>
                <c:pt idx="2803">
                  <c:v>2.5099999999999998</c:v>
                </c:pt>
                <c:pt idx="2804">
                  <c:v>2.5099999999999998</c:v>
                </c:pt>
                <c:pt idx="2805">
                  <c:v>2.4700000000000002</c:v>
                </c:pt>
                <c:pt idx="2806">
                  <c:v>2.5</c:v>
                </c:pt>
                <c:pt idx="2807">
                  <c:v>2.36</c:v>
                </c:pt>
                <c:pt idx="2808">
                  <c:v>2.29</c:v>
                </c:pt>
                <c:pt idx="2809">
                  <c:v>3.0073370191794231</c:v>
                </c:pt>
                <c:pt idx="2810">
                  <c:v>2.83</c:v>
                </c:pt>
                <c:pt idx="2811">
                  <c:v>2.46</c:v>
                </c:pt>
                <c:pt idx="2812">
                  <c:v>2.38</c:v>
                </c:pt>
                <c:pt idx="2813">
                  <c:v>2.36</c:v>
                </c:pt>
                <c:pt idx="2814">
                  <c:v>2.33</c:v>
                </c:pt>
                <c:pt idx="2815">
                  <c:v>2.2799999999999998</c:v>
                </c:pt>
                <c:pt idx="2816">
                  <c:v>2.04</c:v>
                </c:pt>
                <c:pt idx="2817">
                  <c:v>2</c:v>
                </c:pt>
                <c:pt idx="2818">
                  <c:v>1.95</c:v>
                </c:pt>
                <c:pt idx="2819">
                  <c:v>1.92</c:v>
                </c:pt>
                <c:pt idx="2820">
                  <c:v>1.88</c:v>
                </c:pt>
                <c:pt idx="2821">
                  <c:v>1.88</c:v>
                </c:pt>
                <c:pt idx="2822">
                  <c:v>1.89</c:v>
                </c:pt>
                <c:pt idx="2823">
                  <c:v>1.84</c:v>
                </c:pt>
                <c:pt idx="2824">
                  <c:v>1.86</c:v>
                </c:pt>
                <c:pt idx="2825">
                  <c:v>1.86</c:v>
                </c:pt>
                <c:pt idx="2826">
                  <c:v>1.86</c:v>
                </c:pt>
                <c:pt idx="2827">
                  <c:v>1.84</c:v>
                </c:pt>
                <c:pt idx="2828">
                  <c:v>1.84</c:v>
                </c:pt>
                <c:pt idx="2829">
                  <c:v>1.8</c:v>
                </c:pt>
                <c:pt idx="2830">
                  <c:v>2</c:v>
                </c:pt>
                <c:pt idx="2831">
                  <c:v>2.2799999999999998</c:v>
                </c:pt>
                <c:pt idx="2832">
                  <c:v>2.36</c:v>
                </c:pt>
                <c:pt idx="2833">
                  <c:v>3.16</c:v>
                </c:pt>
                <c:pt idx="2834">
                  <c:v>5.0365048649248543</c:v>
                </c:pt>
                <c:pt idx="2835">
                  <c:v>6.6890429925981776</c:v>
                </c:pt>
                <c:pt idx="2836">
                  <c:v>7.2001981782801954</c:v>
                </c:pt>
                <c:pt idx="2837">
                  <c:v>6.6511545368258922</c:v>
                </c:pt>
                <c:pt idx="2838">
                  <c:v>6.1546106867008632</c:v>
                </c:pt>
                <c:pt idx="2839">
                  <c:v>6.1546106867008632</c:v>
                </c:pt>
                <c:pt idx="2840">
                  <c:v>2.9595373982010269</c:v>
                </c:pt>
                <c:pt idx="2841">
                  <c:v>4.5349592246104944</c:v>
                </c:pt>
                <c:pt idx="2842">
                  <c:v>4.4979375711637051</c:v>
                </c:pt>
                <c:pt idx="2843">
                  <c:v>3.493555852723365</c:v>
                </c:pt>
                <c:pt idx="2844">
                  <c:v>3.46312</c:v>
                </c:pt>
                <c:pt idx="2845">
                  <c:v>3.16</c:v>
                </c:pt>
                <c:pt idx="2846">
                  <c:v>2.69</c:v>
                </c:pt>
                <c:pt idx="2847">
                  <c:v>2.68</c:v>
                </c:pt>
                <c:pt idx="2848">
                  <c:v>2.5299999999999989</c:v>
                </c:pt>
                <c:pt idx="2849">
                  <c:v>2.3650000000000002</c:v>
                </c:pt>
                <c:pt idx="2850">
                  <c:v>2.29</c:v>
                </c:pt>
                <c:pt idx="2851">
                  <c:v>2.2000000000000002</c:v>
                </c:pt>
                <c:pt idx="2852">
                  <c:v>2.0499999999999998</c:v>
                </c:pt>
                <c:pt idx="2853">
                  <c:v>1.97</c:v>
                </c:pt>
                <c:pt idx="2854">
                  <c:v>2.02</c:v>
                </c:pt>
                <c:pt idx="2855">
                  <c:v>1.98</c:v>
                </c:pt>
                <c:pt idx="2856">
                  <c:v>1.92</c:v>
                </c:pt>
                <c:pt idx="2857">
                  <c:v>1.89</c:v>
                </c:pt>
                <c:pt idx="2858">
                  <c:v>1.89</c:v>
                </c:pt>
                <c:pt idx="2859">
                  <c:v>1.85</c:v>
                </c:pt>
                <c:pt idx="2860">
                  <c:v>1.64</c:v>
                </c:pt>
                <c:pt idx="2861">
                  <c:v>1.62</c:v>
                </c:pt>
                <c:pt idx="2862">
                  <c:v>2.11</c:v>
                </c:pt>
                <c:pt idx="2863">
                  <c:v>2.2400000000000002</c:v>
                </c:pt>
                <c:pt idx="2864">
                  <c:v>2.1800000000000002</c:v>
                </c:pt>
                <c:pt idx="2865">
                  <c:v>2.06</c:v>
                </c:pt>
                <c:pt idx="2866">
                  <c:v>1.91</c:v>
                </c:pt>
                <c:pt idx="2867">
                  <c:v>1.78</c:v>
                </c:pt>
                <c:pt idx="2868">
                  <c:v>8.1409602374152747</c:v>
                </c:pt>
                <c:pt idx="2869">
                  <c:v>9.9778516373505433</c:v>
                </c:pt>
                <c:pt idx="2870">
                  <c:v>4.7175446081677226</c:v>
                </c:pt>
                <c:pt idx="2871">
                  <c:v>10.20064970103061</c:v>
                </c:pt>
                <c:pt idx="2872">
                  <c:v>3.162954155885862</c:v>
                </c:pt>
                <c:pt idx="2873">
                  <c:v>6.3720680475838209</c:v>
                </c:pt>
                <c:pt idx="2874">
                  <c:v>3.4972388803282168</c:v>
                </c:pt>
                <c:pt idx="2875">
                  <c:v>2.9795699999999998</c:v>
                </c:pt>
                <c:pt idx="2876">
                  <c:v>2.67</c:v>
                </c:pt>
                <c:pt idx="2877">
                  <c:v>3.2965599999999999</c:v>
                </c:pt>
                <c:pt idx="2878">
                  <c:v>4.7978672566799734</c:v>
                </c:pt>
                <c:pt idx="2879">
                  <c:v>9.0985599999999991</c:v>
                </c:pt>
                <c:pt idx="2880">
                  <c:v>8.7985600000000019</c:v>
                </c:pt>
                <c:pt idx="2881">
                  <c:v>2.9372388803282168</c:v>
                </c:pt>
                <c:pt idx="2882">
                  <c:v>2.6</c:v>
                </c:pt>
                <c:pt idx="2883">
                  <c:v>2.41</c:v>
                </c:pt>
                <c:pt idx="2884">
                  <c:v>2.4700000000000002</c:v>
                </c:pt>
                <c:pt idx="2885">
                  <c:v>2.2200000000000002</c:v>
                </c:pt>
                <c:pt idx="2886">
                  <c:v>6.9506497010306099</c:v>
                </c:pt>
                <c:pt idx="2887">
                  <c:v>7.2169958527233646</c:v>
                </c:pt>
                <c:pt idx="2888">
                  <c:v>5.9740639003071863</c:v>
                </c:pt>
                <c:pt idx="2889">
                  <c:v>3.07</c:v>
                </c:pt>
                <c:pt idx="2890">
                  <c:v>2.87</c:v>
                </c:pt>
                <c:pt idx="2891">
                  <c:v>6.8455624869038409</c:v>
                </c:pt>
                <c:pt idx="2892">
                  <c:v>3.826723031408668</c:v>
                </c:pt>
                <c:pt idx="2893">
                  <c:v>3.8704474015605341</c:v>
                </c:pt>
                <c:pt idx="2894">
                  <c:v>3.17</c:v>
                </c:pt>
                <c:pt idx="2895">
                  <c:v>3.17</c:v>
                </c:pt>
                <c:pt idx="2896">
                  <c:v>2.87</c:v>
                </c:pt>
                <c:pt idx="2897">
                  <c:v>2.52</c:v>
                </c:pt>
                <c:pt idx="2898">
                  <c:v>2.33</c:v>
                </c:pt>
                <c:pt idx="2899">
                  <c:v>1.96</c:v>
                </c:pt>
                <c:pt idx="2900">
                  <c:v>3.02</c:v>
                </c:pt>
                <c:pt idx="2901">
                  <c:v>6.3167952262691234</c:v>
                </c:pt>
                <c:pt idx="2902">
                  <c:v>16.678999999999998</c:v>
                </c:pt>
                <c:pt idx="2903">
                  <c:v>9.5242397010306092</c:v>
                </c:pt>
                <c:pt idx="2904">
                  <c:v>9.3269566341804726</c:v>
                </c:pt>
                <c:pt idx="2905">
                  <c:v>4.8643467812604566</c:v>
                </c:pt>
                <c:pt idx="2906">
                  <c:v>8.46903970103061</c:v>
                </c:pt>
                <c:pt idx="2907">
                  <c:v>5.8475310916807128</c:v>
                </c:pt>
                <c:pt idx="2908">
                  <c:v>5.5280887613411371</c:v>
                </c:pt>
                <c:pt idx="2909">
                  <c:v>49.697353599869373</c:v>
                </c:pt>
                <c:pt idx="2910">
                  <c:v>20.79</c:v>
                </c:pt>
                <c:pt idx="2911">
                  <c:v>10.735126634180469</c:v>
                </c:pt>
                <c:pt idx="2912">
                  <c:v>60.525000000000013</c:v>
                </c:pt>
                <c:pt idx="2913">
                  <c:v>86.135049712397091</c:v>
                </c:pt>
                <c:pt idx="2914">
                  <c:v>47.458458805563751</c:v>
                </c:pt>
                <c:pt idx="2915">
                  <c:v>67.309290554392931</c:v>
                </c:pt>
                <c:pt idx="2916">
                  <c:v>52.079333175752183</c:v>
                </c:pt>
                <c:pt idx="2917">
                  <c:v>24.55535461049675</c:v>
                </c:pt>
                <c:pt idx="2918">
                  <c:v>22.848826406580191</c:v>
                </c:pt>
                <c:pt idx="2919">
                  <c:v>40.146402933868742</c:v>
                </c:pt>
                <c:pt idx="2920">
                  <c:v>202.46606165223471</c:v>
                </c:pt>
                <c:pt idx="2921">
                  <c:v>203.22645448916921</c:v>
                </c:pt>
                <c:pt idx="2922">
                  <c:v>116.62512304850409</c:v>
                </c:pt>
                <c:pt idx="2923">
                  <c:v>91.282882087010023</c:v>
                </c:pt>
                <c:pt idx="2924">
                  <c:v>116.6856771607487</c:v>
                </c:pt>
                <c:pt idx="2925">
                  <c:v>167.8760738013309</c:v>
                </c:pt>
                <c:pt idx="2926">
                  <c:v>141.94314036391569</c:v>
                </c:pt>
                <c:pt idx="2927">
                  <c:v>243.58381164382871</c:v>
                </c:pt>
                <c:pt idx="2928">
                  <c:v>287.16462715229233</c:v>
                </c:pt>
                <c:pt idx="2929">
                  <c:v>166.879078129926</c:v>
                </c:pt>
                <c:pt idx="2930">
                  <c:v>109.3775828423405</c:v>
                </c:pt>
                <c:pt idx="2931">
                  <c:v>90.989211690230661</c:v>
                </c:pt>
                <c:pt idx="2932">
                  <c:v>96.326434488273563</c:v>
                </c:pt>
                <c:pt idx="2933">
                  <c:v>132.40123208229551</c:v>
                </c:pt>
                <c:pt idx="2934">
                  <c:v>267.61579906301932</c:v>
                </c:pt>
                <c:pt idx="2935">
                  <c:v>109.5330705593327</c:v>
                </c:pt>
                <c:pt idx="2936">
                  <c:v>102.9548028274795</c:v>
                </c:pt>
                <c:pt idx="2937">
                  <c:v>101.5824490022286</c:v>
                </c:pt>
                <c:pt idx="2938">
                  <c:v>97.146240594453531</c:v>
                </c:pt>
                <c:pt idx="2939">
                  <c:v>80.665628319838845</c:v>
                </c:pt>
                <c:pt idx="2940">
                  <c:v>355.2005861549826</c:v>
                </c:pt>
                <c:pt idx="2941">
                  <c:v>303.40156351619748</c:v>
                </c:pt>
                <c:pt idx="2942">
                  <c:v>130.30231342479959</c:v>
                </c:pt>
                <c:pt idx="2943">
                  <c:v>115.03734557839471</c:v>
                </c:pt>
                <c:pt idx="2944">
                  <c:v>106.3636926295183</c:v>
                </c:pt>
                <c:pt idx="2945">
                  <c:v>94.803042547057572</c:v>
                </c:pt>
                <c:pt idx="2946">
                  <c:v>107.6180613641735</c:v>
                </c:pt>
                <c:pt idx="2947">
                  <c:v>260.61057012615078</c:v>
                </c:pt>
                <c:pt idx="2948">
                  <c:v>143.71876779866651</c:v>
                </c:pt>
                <c:pt idx="2949">
                  <c:v>90.905642877247644</c:v>
                </c:pt>
                <c:pt idx="2950">
                  <c:v>80.2438136086094</c:v>
                </c:pt>
                <c:pt idx="2951">
                  <c:v>74.99086709657189</c:v>
                </c:pt>
                <c:pt idx="2952">
                  <c:v>98.671925937673564</c:v>
                </c:pt>
                <c:pt idx="2953">
                  <c:v>70.463969883119219</c:v>
                </c:pt>
                <c:pt idx="2954">
                  <c:v>69.569695183613774</c:v>
                </c:pt>
                <c:pt idx="2955">
                  <c:v>89.072998710096101</c:v>
                </c:pt>
                <c:pt idx="2956">
                  <c:v>348.96262426330242</c:v>
                </c:pt>
                <c:pt idx="2957">
                  <c:v>169.96001360044119</c:v>
                </c:pt>
                <c:pt idx="2958">
                  <c:v>121.9378136086094</c:v>
                </c:pt>
                <c:pt idx="2959">
                  <c:v>112.10269640226031</c:v>
                </c:pt>
                <c:pt idx="2960">
                  <c:v>93.858726292451053</c:v>
                </c:pt>
                <c:pt idx="2961">
                  <c:v>76.655706034538696</c:v>
                </c:pt>
                <c:pt idx="2962">
                  <c:v>84.845333142689753</c:v>
                </c:pt>
                <c:pt idx="2963">
                  <c:v>66.043591330482315</c:v>
                </c:pt>
                <c:pt idx="2964">
                  <c:v>55.681363032880498</c:v>
                </c:pt>
                <c:pt idx="2965">
                  <c:v>50.102197279005907</c:v>
                </c:pt>
                <c:pt idx="2966">
                  <c:v>49.581810822654411</c:v>
                </c:pt>
                <c:pt idx="2967">
                  <c:v>45.012993065671068</c:v>
                </c:pt>
                <c:pt idx="2968">
                  <c:v>46.006369311120501</c:v>
                </c:pt>
                <c:pt idx="2969">
                  <c:v>55.395788781933938</c:v>
                </c:pt>
                <c:pt idx="2970">
                  <c:v>41.875591020781329</c:v>
                </c:pt>
                <c:pt idx="2971">
                  <c:v>50.527996129779623</c:v>
                </c:pt>
                <c:pt idx="2972">
                  <c:v>42.912748101710953</c:v>
                </c:pt>
                <c:pt idx="2973">
                  <c:v>58.282453930906627</c:v>
                </c:pt>
                <c:pt idx="2974">
                  <c:v>47.306846504847883</c:v>
                </c:pt>
                <c:pt idx="2975">
                  <c:v>175.29410519564581</c:v>
                </c:pt>
                <c:pt idx="2976">
                  <c:v>110.7311929626445</c:v>
                </c:pt>
                <c:pt idx="2977">
                  <c:v>109.6673186713885</c:v>
                </c:pt>
                <c:pt idx="2978">
                  <c:v>124.0766934747479</c:v>
                </c:pt>
                <c:pt idx="2979">
                  <c:v>108.5941333642633</c:v>
                </c:pt>
                <c:pt idx="2980">
                  <c:v>79.445121317475611</c:v>
                </c:pt>
                <c:pt idx="2981">
                  <c:v>65.687074734108023</c:v>
                </c:pt>
                <c:pt idx="2982">
                  <c:v>64.137227327434388</c:v>
                </c:pt>
                <c:pt idx="2983">
                  <c:v>98.762997871480366</c:v>
                </c:pt>
                <c:pt idx="2984">
                  <c:v>95.266941826054108</c:v>
                </c:pt>
                <c:pt idx="2985">
                  <c:v>121.7328136086094</c:v>
                </c:pt>
                <c:pt idx="2986">
                  <c:v>107.1623745471161</c:v>
                </c:pt>
                <c:pt idx="2987">
                  <c:v>77.506958609420309</c:v>
                </c:pt>
                <c:pt idx="2988">
                  <c:v>116.4922233063145</c:v>
                </c:pt>
                <c:pt idx="2989">
                  <c:v>84.348918551782319</c:v>
                </c:pt>
                <c:pt idx="2990">
                  <c:v>81.292585608556962</c:v>
                </c:pt>
                <c:pt idx="2991">
                  <c:v>66.987401924595076</c:v>
                </c:pt>
                <c:pt idx="2992">
                  <c:v>49.26218508043516</c:v>
                </c:pt>
                <c:pt idx="2993">
                  <c:v>42.550354995550748</c:v>
                </c:pt>
                <c:pt idx="2994">
                  <c:v>41.29668773206744</c:v>
                </c:pt>
                <c:pt idx="2995">
                  <c:v>37.892561368872478</c:v>
                </c:pt>
                <c:pt idx="2996">
                  <c:v>40.750587231720282</c:v>
                </c:pt>
                <c:pt idx="2997">
                  <c:v>81.701247669978116</c:v>
                </c:pt>
                <c:pt idx="2998">
                  <c:v>64.326301625762767</c:v>
                </c:pt>
                <c:pt idx="2999">
                  <c:v>85.542650506216205</c:v>
                </c:pt>
                <c:pt idx="3000">
                  <c:v>105.38265050621619</c:v>
                </c:pt>
                <c:pt idx="3001">
                  <c:v>183.7998266191826</c:v>
                </c:pt>
                <c:pt idx="3002">
                  <c:v>210.63597489585041</c:v>
                </c:pt>
                <c:pt idx="3003">
                  <c:v>128.78830997710131</c:v>
                </c:pt>
                <c:pt idx="3004">
                  <c:v>118.3648746691148</c:v>
                </c:pt>
                <c:pt idx="3005">
                  <c:v>117.86233602975619</c:v>
                </c:pt>
                <c:pt idx="3006">
                  <c:v>64.788736345443169</c:v>
                </c:pt>
                <c:pt idx="3007">
                  <c:v>61.406269610638518</c:v>
                </c:pt>
                <c:pt idx="3008">
                  <c:v>58.258251463658667</c:v>
                </c:pt>
                <c:pt idx="3009">
                  <c:v>55.285031347217981</c:v>
                </c:pt>
                <c:pt idx="3010">
                  <c:v>51.482168978597812</c:v>
                </c:pt>
                <c:pt idx="3011">
                  <c:v>45.985953132712751</c:v>
                </c:pt>
                <c:pt idx="3012">
                  <c:v>40.690659480631837</c:v>
                </c:pt>
                <c:pt idx="3013">
                  <c:v>36.63084874097401</c:v>
                </c:pt>
                <c:pt idx="3014">
                  <c:v>27.91339737987068</c:v>
                </c:pt>
                <c:pt idx="3015">
                  <c:v>26.975463296285351</c:v>
                </c:pt>
                <c:pt idx="3016">
                  <c:v>27.50152443487567</c:v>
                </c:pt>
                <c:pt idx="3017">
                  <c:v>25.570591781179012</c:v>
                </c:pt>
                <c:pt idx="3018">
                  <c:v>24.60112756238129</c:v>
                </c:pt>
                <c:pt idx="3019">
                  <c:v>24.13641859375269</c:v>
                </c:pt>
                <c:pt idx="3020">
                  <c:v>23.679145768363501</c:v>
                </c:pt>
                <c:pt idx="3021">
                  <c:v>23.221872942974311</c:v>
                </c:pt>
                <c:pt idx="3022">
                  <c:v>22.744522473520231</c:v>
                </c:pt>
                <c:pt idx="3023">
                  <c:v>20.948920381109151</c:v>
                </c:pt>
                <c:pt idx="3024">
                  <c:v>20.088486734254641</c:v>
                </c:pt>
                <c:pt idx="3025">
                  <c:v>19.34162698468052</c:v>
                </c:pt>
                <c:pt idx="3026">
                  <c:v>18.627900507906201</c:v>
                </c:pt>
                <c:pt idx="3027">
                  <c:v>17.407208921207879</c:v>
                </c:pt>
                <c:pt idx="3028">
                  <c:v>16.613081797459149</c:v>
                </c:pt>
                <c:pt idx="3029">
                  <c:v>16.613081797459149</c:v>
                </c:pt>
                <c:pt idx="3030">
                  <c:v>15.84524349118562</c:v>
                </c:pt>
                <c:pt idx="3031">
                  <c:v>15.773999888666401</c:v>
                </c:pt>
                <c:pt idx="3032">
                  <c:v>15.773999888666401</c:v>
                </c:pt>
                <c:pt idx="3033">
                  <c:v>15.02423258611986</c:v>
                </c:pt>
                <c:pt idx="3034">
                  <c:v>15.02423258611986</c:v>
                </c:pt>
                <c:pt idx="3035">
                  <c:v>14.65860770378578</c:v>
                </c:pt>
                <c:pt idx="3036">
                  <c:v>14.2929828214517</c:v>
                </c:pt>
                <c:pt idx="3037">
                  <c:v>13.93685739618796</c:v>
                </c:pt>
                <c:pt idx="3038">
                  <c:v>13.23436650328212</c:v>
                </c:pt>
                <c:pt idx="3039">
                  <c:v>12.55167871656039</c:v>
                </c:pt>
                <c:pt idx="3040">
                  <c:v>12.215356397480781</c:v>
                </c:pt>
                <c:pt idx="3041">
                  <c:v>11.886386608140519</c:v>
                </c:pt>
                <c:pt idx="3042">
                  <c:v>11.217838446743331</c:v>
                </c:pt>
                <c:pt idx="3043">
                  <c:v>10.9025610645825</c:v>
                </c:pt>
                <c:pt idx="3044">
                  <c:v>10.9025610645825</c:v>
                </c:pt>
                <c:pt idx="3045">
                  <c:v>10.294142598130611</c:v>
                </c:pt>
                <c:pt idx="3046">
                  <c:v>10.0014199127249</c:v>
                </c:pt>
                <c:pt idx="3047">
                  <c:v>9.7086972273191883</c:v>
                </c:pt>
                <c:pt idx="3048">
                  <c:v>9.7086972273191883</c:v>
                </c:pt>
                <c:pt idx="3049">
                  <c:v>9.7086972273191883</c:v>
                </c:pt>
                <c:pt idx="3050">
                  <c:v>9.7086972273191883</c:v>
                </c:pt>
                <c:pt idx="3051">
                  <c:v>9.7086972273191883</c:v>
                </c:pt>
                <c:pt idx="3052">
                  <c:v>9.7206535755614496</c:v>
                </c:pt>
                <c:pt idx="3053">
                  <c:v>9.1471645529922903</c:v>
                </c:pt>
                <c:pt idx="3054">
                  <c:v>8.8657855984036704</c:v>
                </c:pt>
                <c:pt idx="3055">
                  <c:v>9.1340629026945237</c:v>
                </c:pt>
                <c:pt idx="3056">
                  <c:v>8.5975082941128171</c:v>
                </c:pt>
                <c:pt idx="3057">
                  <c:v>8.5975082941128171</c:v>
                </c:pt>
                <c:pt idx="3058">
                  <c:v>8.5975082941128171</c:v>
                </c:pt>
                <c:pt idx="3059">
                  <c:v>8.3423310256998704</c:v>
                </c:pt>
                <c:pt idx="3060">
                  <c:v>8.0871537572869236</c:v>
                </c:pt>
                <c:pt idx="3061">
                  <c:v>7.6074205938627593</c:v>
                </c:pt>
                <c:pt idx="3062">
                  <c:v>7.1074205938627593</c:v>
                </c:pt>
                <c:pt idx="3063">
                  <c:v>6.6539903704776417</c:v>
                </c:pt>
                <c:pt idx="3064">
                  <c:v>6.0127276030029471</c:v>
                </c:pt>
                <c:pt idx="3065">
                  <c:v>6.3186113619831001</c:v>
                </c:pt>
                <c:pt idx="3066">
                  <c:v>6.1430566001931588</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c:v>
                </c:pt>
                <c:pt idx="3400">
                  <c:v>0</c:v>
                </c:pt>
                <c:pt idx="3401">
                  <c:v>0</c:v>
                </c:pt>
                <c:pt idx="3402">
                  <c:v>0</c:v>
                </c:pt>
                <c:pt idx="3403">
                  <c:v>0</c:v>
                </c:pt>
                <c:pt idx="3404">
                  <c:v>0</c:v>
                </c:pt>
                <c:pt idx="3405">
                  <c:v>0</c:v>
                </c:pt>
                <c:pt idx="3406">
                  <c:v>0</c:v>
                </c:pt>
                <c:pt idx="3407">
                  <c:v>0</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0</c:v>
                </c:pt>
                <c:pt idx="3516">
                  <c:v>0</c:v>
                </c:pt>
                <c:pt idx="3517">
                  <c:v>0</c:v>
                </c:pt>
                <c:pt idx="3518">
                  <c:v>0</c:v>
                </c:pt>
                <c:pt idx="3519">
                  <c:v>0</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c:v>
                </c:pt>
                <c:pt idx="3567">
                  <c:v>0</c:v>
                </c:pt>
                <c:pt idx="3568">
                  <c:v>0</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0</c:v>
                </c:pt>
                <c:pt idx="3612">
                  <c:v>0</c:v>
                </c:pt>
                <c:pt idx="3613">
                  <c:v>0</c:v>
                </c:pt>
                <c:pt idx="3614">
                  <c:v>0</c:v>
                </c:pt>
                <c:pt idx="3615">
                  <c:v>0</c:v>
                </c:pt>
                <c:pt idx="3616">
                  <c:v>0</c:v>
                </c:pt>
                <c:pt idx="3617">
                  <c:v>0</c:v>
                </c:pt>
                <c:pt idx="3618">
                  <c:v>0</c:v>
                </c:pt>
                <c:pt idx="3619">
                  <c:v>0</c:v>
                </c:pt>
                <c:pt idx="3620">
                  <c:v>0</c:v>
                </c:pt>
                <c:pt idx="3621">
                  <c:v>0</c:v>
                </c:pt>
                <c:pt idx="3622">
                  <c:v>0</c:v>
                </c:pt>
                <c:pt idx="3623">
                  <c:v>0</c:v>
                </c:pt>
                <c:pt idx="3624">
                  <c:v>0</c:v>
                </c:pt>
                <c:pt idx="3625">
                  <c:v>0</c:v>
                </c:pt>
                <c:pt idx="3626">
                  <c:v>0</c:v>
                </c:pt>
                <c:pt idx="3627">
                  <c:v>0</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0</c:v>
                </c:pt>
                <c:pt idx="3662">
                  <c:v>0</c:v>
                </c:pt>
                <c:pt idx="3663">
                  <c:v>0</c:v>
                </c:pt>
                <c:pt idx="3664">
                  <c:v>0</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c:v>
                </c:pt>
                <c:pt idx="3688">
                  <c:v>0</c:v>
                </c:pt>
                <c:pt idx="3689">
                  <c:v>0</c:v>
                </c:pt>
                <c:pt idx="3690">
                  <c:v>0</c:v>
                </c:pt>
                <c:pt idx="3691">
                  <c:v>0</c:v>
                </c:pt>
                <c:pt idx="3692">
                  <c:v>0</c:v>
                </c:pt>
                <c:pt idx="3693">
                  <c:v>0</c:v>
                </c:pt>
                <c:pt idx="3694">
                  <c:v>0</c:v>
                </c:pt>
                <c:pt idx="3695">
                  <c:v>0</c:v>
                </c:pt>
                <c:pt idx="3696">
                  <c:v>0</c:v>
                </c:pt>
                <c:pt idx="3697">
                  <c:v>0</c:v>
                </c:pt>
                <c:pt idx="3698">
                  <c:v>0</c:v>
                </c:pt>
                <c:pt idx="3699">
                  <c:v>0</c:v>
                </c:pt>
                <c:pt idx="3700">
                  <c:v>0</c:v>
                </c:pt>
                <c:pt idx="3701">
                  <c:v>0</c:v>
                </c:pt>
                <c:pt idx="3702">
                  <c:v>0</c:v>
                </c:pt>
                <c:pt idx="3703">
                  <c:v>0</c:v>
                </c:pt>
                <c:pt idx="3704">
                  <c:v>0</c:v>
                </c:pt>
                <c:pt idx="3705">
                  <c:v>0</c:v>
                </c:pt>
                <c:pt idx="3706">
                  <c:v>0</c:v>
                </c:pt>
                <c:pt idx="3707">
                  <c:v>0</c:v>
                </c:pt>
                <c:pt idx="3708">
                  <c:v>0</c:v>
                </c:pt>
                <c:pt idx="3709">
                  <c:v>0</c:v>
                </c:pt>
                <c:pt idx="3710">
                  <c:v>0</c:v>
                </c:pt>
                <c:pt idx="3711">
                  <c:v>0</c:v>
                </c:pt>
                <c:pt idx="3712">
                  <c:v>0</c:v>
                </c:pt>
                <c:pt idx="3713">
                  <c:v>0</c:v>
                </c:pt>
                <c:pt idx="3714">
                  <c:v>0</c:v>
                </c:pt>
                <c:pt idx="3715">
                  <c:v>0</c:v>
                </c:pt>
                <c:pt idx="3716">
                  <c:v>0</c:v>
                </c:pt>
                <c:pt idx="3717">
                  <c:v>0</c:v>
                </c:pt>
                <c:pt idx="3718">
                  <c:v>0</c:v>
                </c:pt>
                <c:pt idx="3719">
                  <c:v>0</c:v>
                </c:pt>
                <c:pt idx="3720">
                  <c:v>0</c:v>
                </c:pt>
                <c:pt idx="3721">
                  <c:v>0</c:v>
                </c:pt>
                <c:pt idx="3722">
                  <c:v>0</c:v>
                </c:pt>
                <c:pt idx="3723">
                  <c:v>0</c:v>
                </c:pt>
                <c:pt idx="3724">
                  <c:v>0</c:v>
                </c:pt>
                <c:pt idx="3725">
                  <c:v>0</c:v>
                </c:pt>
                <c:pt idx="3726">
                  <c:v>0</c:v>
                </c:pt>
                <c:pt idx="3727">
                  <c:v>0</c:v>
                </c:pt>
                <c:pt idx="3728">
                  <c:v>0</c:v>
                </c:pt>
                <c:pt idx="3729">
                  <c:v>0</c:v>
                </c:pt>
                <c:pt idx="3730">
                  <c:v>0</c:v>
                </c:pt>
                <c:pt idx="3731">
                  <c:v>0</c:v>
                </c:pt>
                <c:pt idx="3732">
                  <c:v>0</c:v>
                </c:pt>
                <c:pt idx="3733">
                  <c:v>0</c:v>
                </c:pt>
                <c:pt idx="3734">
                  <c:v>0</c:v>
                </c:pt>
                <c:pt idx="3735">
                  <c:v>0</c:v>
                </c:pt>
                <c:pt idx="3736">
                  <c:v>0</c:v>
                </c:pt>
                <c:pt idx="3737">
                  <c:v>0</c:v>
                </c:pt>
                <c:pt idx="3738">
                  <c:v>0</c:v>
                </c:pt>
                <c:pt idx="3739">
                  <c:v>0</c:v>
                </c:pt>
                <c:pt idx="3740">
                  <c:v>0</c:v>
                </c:pt>
                <c:pt idx="3741">
                  <c:v>0</c:v>
                </c:pt>
                <c:pt idx="3742">
                  <c:v>0</c:v>
                </c:pt>
                <c:pt idx="3743">
                  <c:v>0</c:v>
                </c:pt>
                <c:pt idx="3744">
                  <c:v>0</c:v>
                </c:pt>
                <c:pt idx="3745">
                  <c:v>0</c:v>
                </c:pt>
                <c:pt idx="3746">
                  <c:v>0</c:v>
                </c:pt>
                <c:pt idx="3747">
                  <c:v>0</c:v>
                </c:pt>
                <c:pt idx="3748">
                  <c:v>0</c:v>
                </c:pt>
                <c:pt idx="3749">
                  <c:v>0</c:v>
                </c:pt>
                <c:pt idx="3750">
                  <c:v>0</c:v>
                </c:pt>
                <c:pt idx="3751">
                  <c:v>0</c:v>
                </c:pt>
                <c:pt idx="3752">
                  <c:v>0</c:v>
                </c:pt>
                <c:pt idx="3753">
                  <c:v>0</c:v>
                </c:pt>
                <c:pt idx="3754">
                  <c:v>0</c:v>
                </c:pt>
                <c:pt idx="3755">
                  <c:v>0</c:v>
                </c:pt>
                <c:pt idx="3756">
                  <c:v>0</c:v>
                </c:pt>
                <c:pt idx="3757">
                  <c:v>0</c:v>
                </c:pt>
                <c:pt idx="3758">
                  <c:v>0</c:v>
                </c:pt>
                <c:pt idx="3759">
                  <c:v>0</c:v>
                </c:pt>
                <c:pt idx="3760">
                  <c:v>0</c:v>
                </c:pt>
                <c:pt idx="3761">
                  <c:v>0</c:v>
                </c:pt>
                <c:pt idx="3762">
                  <c:v>0</c:v>
                </c:pt>
                <c:pt idx="3763">
                  <c:v>0</c:v>
                </c:pt>
                <c:pt idx="3764">
                  <c:v>0</c:v>
                </c:pt>
                <c:pt idx="3765">
                  <c:v>0</c:v>
                </c:pt>
                <c:pt idx="3766">
                  <c:v>0</c:v>
                </c:pt>
                <c:pt idx="3767">
                  <c:v>0</c:v>
                </c:pt>
                <c:pt idx="3768">
                  <c:v>0</c:v>
                </c:pt>
                <c:pt idx="3769">
                  <c:v>0</c:v>
                </c:pt>
                <c:pt idx="3770">
                  <c:v>0</c:v>
                </c:pt>
                <c:pt idx="3771">
                  <c:v>0</c:v>
                </c:pt>
                <c:pt idx="3772">
                  <c:v>0</c:v>
                </c:pt>
                <c:pt idx="3773">
                  <c:v>0</c:v>
                </c:pt>
                <c:pt idx="3774">
                  <c:v>0</c:v>
                </c:pt>
                <c:pt idx="3775">
                  <c:v>0</c:v>
                </c:pt>
                <c:pt idx="3776">
                  <c:v>0</c:v>
                </c:pt>
                <c:pt idx="3777">
                  <c:v>0</c:v>
                </c:pt>
                <c:pt idx="3778">
                  <c:v>0</c:v>
                </c:pt>
                <c:pt idx="3779">
                  <c:v>0</c:v>
                </c:pt>
                <c:pt idx="3780">
                  <c:v>0</c:v>
                </c:pt>
                <c:pt idx="3781">
                  <c:v>0</c:v>
                </c:pt>
                <c:pt idx="3782">
                  <c:v>0</c:v>
                </c:pt>
                <c:pt idx="3783">
                  <c:v>0</c:v>
                </c:pt>
                <c:pt idx="3784">
                  <c:v>0</c:v>
                </c:pt>
                <c:pt idx="3785">
                  <c:v>0</c:v>
                </c:pt>
                <c:pt idx="3786">
                  <c:v>0</c:v>
                </c:pt>
                <c:pt idx="3787">
                  <c:v>0</c:v>
                </c:pt>
                <c:pt idx="3788">
                  <c:v>0</c:v>
                </c:pt>
                <c:pt idx="3789">
                  <c:v>0</c:v>
                </c:pt>
                <c:pt idx="3790">
                  <c:v>0</c:v>
                </c:pt>
                <c:pt idx="3791">
                  <c:v>0</c:v>
                </c:pt>
                <c:pt idx="3792">
                  <c:v>0</c:v>
                </c:pt>
                <c:pt idx="3793">
                  <c:v>0</c:v>
                </c:pt>
                <c:pt idx="3794">
                  <c:v>0</c:v>
                </c:pt>
                <c:pt idx="3795">
                  <c:v>0</c:v>
                </c:pt>
                <c:pt idx="3796">
                  <c:v>0</c:v>
                </c:pt>
                <c:pt idx="3797">
                  <c:v>0</c:v>
                </c:pt>
                <c:pt idx="3798">
                  <c:v>0</c:v>
                </c:pt>
                <c:pt idx="3799">
                  <c:v>0</c:v>
                </c:pt>
                <c:pt idx="3800">
                  <c:v>0</c:v>
                </c:pt>
                <c:pt idx="3801">
                  <c:v>0</c:v>
                </c:pt>
                <c:pt idx="3802">
                  <c:v>0</c:v>
                </c:pt>
                <c:pt idx="3803">
                  <c:v>0</c:v>
                </c:pt>
                <c:pt idx="3804">
                  <c:v>0</c:v>
                </c:pt>
                <c:pt idx="3805">
                  <c:v>0</c:v>
                </c:pt>
                <c:pt idx="3806">
                  <c:v>0</c:v>
                </c:pt>
                <c:pt idx="3807">
                  <c:v>0</c:v>
                </c:pt>
                <c:pt idx="3808">
                  <c:v>0</c:v>
                </c:pt>
                <c:pt idx="3809">
                  <c:v>0</c:v>
                </c:pt>
                <c:pt idx="3810">
                  <c:v>0</c:v>
                </c:pt>
                <c:pt idx="3811">
                  <c:v>0</c:v>
                </c:pt>
                <c:pt idx="3812">
                  <c:v>0</c:v>
                </c:pt>
                <c:pt idx="3813">
                  <c:v>0</c:v>
                </c:pt>
                <c:pt idx="3814">
                  <c:v>0</c:v>
                </c:pt>
                <c:pt idx="3815">
                  <c:v>0</c:v>
                </c:pt>
                <c:pt idx="3816">
                  <c:v>0</c:v>
                </c:pt>
                <c:pt idx="3817">
                  <c:v>0</c:v>
                </c:pt>
                <c:pt idx="3818">
                  <c:v>0</c:v>
                </c:pt>
                <c:pt idx="3819">
                  <c:v>0</c:v>
                </c:pt>
                <c:pt idx="3820">
                  <c:v>0</c:v>
                </c:pt>
                <c:pt idx="3821">
                  <c:v>0</c:v>
                </c:pt>
                <c:pt idx="3822">
                  <c:v>0</c:v>
                </c:pt>
                <c:pt idx="3823">
                  <c:v>0</c:v>
                </c:pt>
                <c:pt idx="3824">
                  <c:v>0</c:v>
                </c:pt>
                <c:pt idx="3825">
                  <c:v>0</c:v>
                </c:pt>
                <c:pt idx="3826">
                  <c:v>0</c:v>
                </c:pt>
                <c:pt idx="3827">
                  <c:v>0</c:v>
                </c:pt>
                <c:pt idx="3828">
                  <c:v>0</c:v>
                </c:pt>
                <c:pt idx="3829">
                  <c:v>0</c:v>
                </c:pt>
                <c:pt idx="3830">
                  <c:v>0</c:v>
                </c:pt>
                <c:pt idx="3831">
                  <c:v>0</c:v>
                </c:pt>
                <c:pt idx="3832">
                  <c:v>0</c:v>
                </c:pt>
                <c:pt idx="3833">
                  <c:v>0</c:v>
                </c:pt>
                <c:pt idx="3834">
                  <c:v>0</c:v>
                </c:pt>
                <c:pt idx="3835">
                  <c:v>0</c:v>
                </c:pt>
                <c:pt idx="3836">
                  <c:v>0</c:v>
                </c:pt>
                <c:pt idx="3837">
                  <c:v>0</c:v>
                </c:pt>
                <c:pt idx="3838">
                  <c:v>0</c:v>
                </c:pt>
                <c:pt idx="3839">
                  <c:v>0</c:v>
                </c:pt>
                <c:pt idx="3840">
                  <c:v>0</c:v>
                </c:pt>
                <c:pt idx="3841">
                  <c:v>0</c:v>
                </c:pt>
                <c:pt idx="3842">
                  <c:v>0</c:v>
                </c:pt>
                <c:pt idx="3843">
                  <c:v>0</c:v>
                </c:pt>
                <c:pt idx="3844">
                  <c:v>0</c:v>
                </c:pt>
                <c:pt idx="3845">
                  <c:v>0</c:v>
                </c:pt>
                <c:pt idx="3846">
                  <c:v>0</c:v>
                </c:pt>
                <c:pt idx="3847">
                  <c:v>0</c:v>
                </c:pt>
                <c:pt idx="3848">
                  <c:v>0</c:v>
                </c:pt>
                <c:pt idx="3849">
                  <c:v>0</c:v>
                </c:pt>
                <c:pt idx="3850">
                  <c:v>0</c:v>
                </c:pt>
                <c:pt idx="3851">
                  <c:v>0</c:v>
                </c:pt>
                <c:pt idx="3852">
                  <c:v>0</c:v>
                </c:pt>
                <c:pt idx="3853">
                  <c:v>0</c:v>
                </c:pt>
                <c:pt idx="3854">
                  <c:v>0</c:v>
                </c:pt>
                <c:pt idx="3855">
                  <c:v>0</c:v>
                </c:pt>
                <c:pt idx="3856">
                  <c:v>0</c:v>
                </c:pt>
                <c:pt idx="3857">
                  <c:v>0</c:v>
                </c:pt>
                <c:pt idx="3858">
                  <c:v>0</c:v>
                </c:pt>
                <c:pt idx="3859">
                  <c:v>0</c:v>
                </c:pt>
                <c:pt idx="3860">
                  <c:v>0</c:v>
                </c:pt>
                <c:pt idx="3861">
                  <c:v>0</c:v>
                </c:pt>
                <c:pt idx="3862">
                  <c:v>0</c:v>
                </c:pt>
                <c:pt idx="3863">
                  <c:v>0</c:v>
                </c:pt>
                <c:pt idx="3864">
                  <c:v>0</c:v>
                </c:pt>
                <c:pt idx="3865">
                  <c:v>0</c:v>
                </c:pt>
                <c:pt idx="3866">
                  <c:v>0</c:v>
                </c:pt>
                <c:pt idx="3867">
                  <c:v>0</c:v>
                </c:pt>
                <c:pt idx="3868">
                  <c:v>0</c:v>
                </c:pt>
                <c:pt idx="3869">
                  <c:v>0</c:v>
                </c:pt>
                <c:pt idx="3870">
                  <c:v>0</c:v>
                </c:pt>
                <c:pt idx="3871">
                  <c:v>0</c:v>
                </c:pt>
                <c:pt idx="3872">
                  <c:v>0</c:v>
                </c:pt>
                <c:pt idx="3873">
                  <c:v>0</c:v>
                </c:pt>
                <c:pt idx="3874">
                  <c:v>0</c:v>
                </c:pt>
                <c:pt idx="3875">
                  <c:v>0</c:v>
                </c:pt>
                <c:pt idx="3876">
                  <c:v>0</c:v>
                </c:pt>
                <c:pt idx="3877">
                  <c:v>0</c:v>
                </c:pt>
                <c:pt idx="3878">
                  <c:v>0</c:v>
                </c:pt>
                <c:pt idx="3879">
                  <c:v>0</c:v>
                </c:pt>
                <c:pt idx="3880">
                  <c:v>0</c:v>
                </c:pt>
                <c:pt idx="3881">
                  <c:v>0</c:v>
                </c:pt>
                <c:pt idx="3882">
                  <c:v>0</c:v>
                </c:pt>
                <c:pt idx="3883">
                  <c:v>0</c:v>
                </c:pt>
                <c:pt idx="3884">
                  <c:v>0</c:v>
                </c:pt>
                <c:pt idx="3885">
                  <c:v>0</c:v>
                </c:pt>
                <c:pt idx="3886">
                  <c:v>0</c:v>
                </c:pt>
                <c:pt idx="3887">
                  <c:v>0</c:v>
                </c:pt>
                <c:pt idx="3888">
                  <c:v>0</c:v>
                </c:pt>
                <c:pt idx="3889">
                  <c:v>0</c:v>
                </c:pt>
                <c:pt idx="3890">
                  <c:v>0</c:v>
                </c:pt>
                <c:pt idx="3891">
                  <c:v>0</c:v>
                </c:pt>
                <c:pt idx="3892">
                  <c:v>0</c:v>
                </c:pt>
                <c:pt idx="3893">
                  <c:v>0</c:v>
                </c:pt>
                <c:pt idx="3894">
                  <c:v>0</c:v>
                </c:pt>
                <c:pt idx="3895">
                  <c:v>0</c:v>
                </c:pt>
                <c:pt idx="3896">
                  <c:v>0</c:v>
                </c:pt>
                <c:pt idx="3897">
                  <c:v>0</c:v>
                </c:pt>
                <c:pt idx="3898">
                  <c:v>0</c:v>
                </c:pt>
                <c:pt idx="3899">
                  <c:v>0</c:v>
                </c:pt>
                <c:pt idx="3900">
                  <c:v>0</c:v>
                </c:pt>
                <c:pt idx="3901">
                  <c:v>0</c:v>
                </c:pt>
                <c:pt idx="3902">
                  <c:v>0</c:v>
                </c:pt>
                <c:pt idx="3903">
                  <c:v>0</c:v>
                </c:pt>
                <c:pt idx="3904">
                  <c:v>0</c:v>
                </c:pt>
                <c:pt idx="3905">
                  <c:v>0</c:v>
                </c:pt>
                <c:pt idx="3906">
                  <c:v>0</c:v>
                </c:pt>
                <c:pt idx="3907">
                  <c:v>0</c:v>
                </c:pt>
                <c:pt idx="3908">
                  <c:v>0</c:v>
                </c:pt>
                <c:pt idx="3909">
                  <c:v>0</c:v>
                </c:pt>
                <c:pt idx="3910">
                  <c:v>0</c:v>
                </c:pt>
                <c:pt idx="3911">
                  <c:v>0</c:v>
                </c:pt>
                <c:pt idx="3912">
                  <c:v>0</c:v>
                </c:pt>
                <c:pt idx="3913">
                  <c:v>0</c:v>
                </c:pt>
                <c:pt idx="3914">
                  <c:v>0</c:v>
                </c:pt>
                <c:pt idx="3915">
                  <c:v>0</c:v>
                </c:pt>
                <c:pt idx="3916">
                  <c:v>0</c:v>
                </c:pt>
                <c:pt idx="3917">
                  <c:v>0</c:v>
                </c:pt>
                <c:pt idx="3918">
                  <c:v>0</c:v>
                </c:pt>
                <c:pt idx="3919">
                  <c:v>0</c:v>
                </c:pt>
                <c:pt idx="3920">
                  <c:v>0</c:v>
                </c:pt>
                <c:pt idx="3921">
                  <c:v>0</c:v>
                </c:pt>
                <c:pt idx="3922">
                  <c:v>0</c:v>
                </c:pt>
                <c:pt idx="3923">
                  <c:v>0</c:v>
                </c:pt>
                <c:pt idx="3924">
                  <c:v>0</c:v>
                </c:pt>
                <c:pt idx="3925">
                  <c:v>0</c:v>
                </c:pt>
                <c:pt idx="3926">
                  <c:v>0</c:v>
                </c:pt>
                <c:pt idx="3927">
                  <c:v>0</c:v>
                </c:pt>
                <c:pt idx="3928">
                  <c:v>0</c:v>
                </c:pt>
                <c:pt idx="3929">
                  <c:v>0</c:v>
                </c:pt>
                <c:pt idx="3930">
                  <c:v>0</c:v>
                </c:pt>
                <c:pt idx="3931">
                  <c:v>0</c:v>
                </c:pt>
                <c:pt idx="3932">
                  <c:v>0</c:v>
                </c:pt>
                <c:pt idx="3933">
                  <c:v>0</c:v>
                </c:pt>
                <c:pt idx="3934">
                  <c:v>0</c:v>
                </c:pt>
                <c:pt idx="3935">
                  <c:v>0</c:v>
                </c:pt>
                <c:pt idx="3936">
                  <c:v>0</c:v>
                </c:pt>
                <c:pt idx="3937">
                  <c:v>0</c:v>
                </c:pt>
                <c:pt idx="3938">
                  <c:v>0</c:v>
                </c:pt>
                <c:pt idx="3939">
                  <c:v>0</c:v>
                </c:pt>
                <c:pt idx="3940">
                  <c:v>0</c:v>
                </c:pt>
                <c:pt idx="3941">
                  <c:v>0</c:v>
                </c:pt>
                <c:pt idx="3942">
                  <c:v>0</c:v>
                </c:pt>
                <c:pt idx="3943">
                  <c:v>0</c:v>
                </c:pt>
                <c:pt idx="3944">
                  <c:v>0</c:v>
                </c:pt>
                <c:pt idx="3945">
                  <c:v>0</c:v>
                </c:pt>
                <c:pt idx="3946">
                  <c:v>0</c:v>
                </c:pt>
                <c:pt idx="3947">
                  <c:v>0</c:v>
                </c:pt>
                <c:pt idx="3948">
                  <c:v>0</c:v>
                </c:pt>
                <c:pt idx="3949">
                  <c:v>0</c:v>
                </c:pt>
                <c:pt idx="3950">
                  <c:v>0</c:v>
                </c:pt>
                <c:pt idx="3951">
                  <c:v>0</c:v>
                </c:pt>
                <c:pt idx="3952">
                  <c:v>0</c:v>
                </c:pt>
                <c:pt idx="3953">
                  <c:v>0</c:v>
                </c:pt>
                <c:pt idx="3954">
                  <c:v>0</c:v>
                </c:pt>
                <c:pt idx="3955">
                  <c:v>0</c:v>
                </c:pt>
                <c:pt idx="3956">
                  <c:v>0</c:v>
                </c:pt>
                <c:pt idx="3957">
                  <c:v>0</c:v>
                </c:pt>
                <c:pt idx="3958">
                  <c:v>0</c:v>
                </c:pt>
                <c:pt idx="3959">
                  <c:v>0</c:v>
                </c:pt>
                <c:pt idx="3960">
                  <c:v>0</c:v>
                </c:pt>
                <c:pt idx="3961">
                  <c:v>0</c:v>
                </c:pt>
                <c:pt idx="3962">
                  <c:v>0</c:v>
                </c:pt>
                <c:pt idx="3963">
                  <c:v>0</c:v>
                </c:pt>
                <c:pt idx="3964">
                  <c:v>0</c:v>
                </c:pt>
                <c:pt idx="3965">
                  <c:v>0</c:v>
                </c:pt>
                <c:pt idx="3966">
                  <c:v>0</c:v>
                </c:pt>
                <c:pt idx="3967">
                  <c:v>0</c:v>
                </c:pt>
                <c:pt idx="3968">
                  <c:v>0</c:v>
                </c:pt>
                <c:pt idx="3969">
                  <c:v>0</c:v>
                </c:pt>
                <c:pt idx="3970">
                  <c:v>0</c:v>
                </c:pt>
                <c:pt idx="3971">
                  <c:v>0</c:v>
                </c:pt>
                <c:pt idx="3972">
                  <c:v>0</c:v>
                </c:pt>
                <c:pt idx="3973">
                  <c:v>0</c:v>
                </c:pt>
                <c:pt idx="3974">
                  <c:v>0</c:v>
                </c:pt>
                <c:pt idx="3975">
                  <c:v>0</c:v>
                </c:pt>
                <c:pt idx="3976">
                  <c:v>0</c:v>
                </c:pt>
                <c:pt idx="3977">
                  <c:v>0</c:v>
                </c:pt>
                <c:pt idx="3978">
                  <c:v>0</c:v>
                </c:pt>
                <c:pt idx="3979">
                  <c:v>3.62</c:v>
                </c:pt>
                <c:pt idx="3980">
                  <c:v>3.37</c:v>
                </c:pt>
                <c:pt idx="3981">
                  <c:v>2.62</c:v>
                </c:pt>
                <c:pt idx="3982">
                  <c:v>2.62</c:v>
                </c:pt>
                <c:pt idx="3983">
                  <c:v>2.62</c:v>
                </c:pt>
                <c:pt idx="3984">
                  <c:v>2.62</c:v>
                </c:pt>
                <c:pt idx="3985">
                  <c:v>2.62</c:v>
                </c:pt>
                <c:pt idx="3986">
                  <c:v>3.32</c:v>
                </c:pt>
                <c:pt idx="3987">
                  <c:v>3.73</c:v>
                </c:pt>
                <c:pt idx="3988">
                  <c:v>3.62</c:v>
                </c:pt>
                <c:pt idx="3989">
                  <c:v>3.35</c:v>
                </c:pt>
                <c:pt idx="3990">
                  <c:v>3.07</c:v>
                </c:pt>
                <c:pt idx="3991">
                  <c:v>3.62</c:v>
                </c:pt>
                <c:pt idx="3992">
                  <c:v>3.48</c:v>
                </c:pt>
                <c:pt idx="3993">
                  <c:v>3.2</c:v>
                </c:pt>
                <c:pt idx="3994">
                  <c:v>2.67</c:v>
                </c:pt>
                <c:pt idx="3995">
                  <c:v>2.97</c:v>
                </c:pt>
                <c:pt idx="3996">
                  <c:v>3.67</c:v>
                </c:pt>
                <c:pt idx="3997">
                  <c:v>3.87</c:v>
                </c:pt>
                <c:pt idx="3998">
                  <c:v>3.27</c:v>
                </c:pt>
                <c:pt idx="3999">
                  <c:v>3.27</c:v>
                </c:pt>
                <c:pt idx="4000">
                  <c:v>3.4</c:v>
                </c:pt>
                <c:pt idx="4001">
                  <c:v>3.79</c:v>
                </c:pt>
                <c:pt idx="4002">
                  <c:v>3.91</c:v>
                </c:pt>
                <c:pt idx="4003">
                  <c:v>4.38</c:v>
                </c:pt>
                <c:pt idx="4004">
                  <c:v>3.77</c:v>
                </c:pt>
                <c:pt idx="4005">
                  <c:v>3.37</c:v>
                </c:pt>
                <c:pt idx="4006">
                  <c:v>4.6364104165661999</c:v>
                </c:pt>
                <c:pt idx="4007">
                  <c:v>5.2809845785829292</c:v>
                </c:pt>
                <c:pt idx="4008">
                  <c:v>4.37</c:v>
                </c:pt>
                <c:pt idx="4009">
                  <c:v>4.07</c:v>
                </c:pt>
                <c:pt idx="4010">
                  <c:v>3.37</c:v>
                </c:pt>
                <c:pt idx="4011">
                  <c:v>3.77</c:v>
                </c:pt>
                <c:pt idx="4012">
                  <c:v>3.77</c:v>
                </c:pt>
                <c:pt idx="4013">
                  <c:v>4.3066130301252414</c:v>
                </c:pt>
                <c:pt idx="4014">
                  <c:v>3.97</c:v>
                </c:pt>
                <c:pt idx="4015">
                  <c:v>6.1243906457295036</c:v>
                </c:pt>
                <c:pt idx="4016">
                  <c:v>9.8240357863883787</c:v>
                </c:pt>
                <c:pt idx="4017">
                  <c:v>5.0345285182709381</c:v>
                </c:pt>
                <c:pt idx="4018">
                  <c:v>3.8</c:v>
                </c:pt>
                <c:pt idx="4019">
                  <c:v>3.77</c:v>
                </c:pt>
                <c:pt idx="4020">
                  <c:v>3.57</c:v>
                </c:pt>
                <c:pt idx="4021">
                  <c:v>4.12</c:v>
                </c:pt>
                <c:pt idx="4022">
                  <c:v>3.97</c:v>
                </c:pt>
                <c:pt idx="4023">
                  <c:v>13.0053998193466</c:v>
                </c:pt>
                <c:pt idx="4024">
                  <c:v>23.85913998859229</c:v>
                </c:pt>
                <c:pt idx="4025">
                  <c:v>15.7932931581924</c:v>
                </c:pt>
                <c:pt idx="4026">
                  <c:v>10.69661303012524</c:v>
                </c:pt>
                <c:pt idx="4027">
                  <c:v>10.56</c:v>
                </c:pt>
                <c:pt idx="4028">
                  <c:v>10.56</c:v>
                </c:pt>
                <c:pt idx="4029">
                  <c:v>14.126641917007561</c:v>
                </c:pt>
                <c:pt idx="4030">
                  <c:v>11.42551654190085</c:v>
                </c:pt>
                <c:pt idx="4031">
                  <c:v>12.409872544024759</c:v>
                </c:pt>
                <c:pt idx="4032">
                  <c:v>13.87799313998657</c:v>
                </c:pt>
                <c:pt idx="4033">
                  <c:v>12.525742602151331</c:v>
                </c:pt>
                <c:pt idx="4034">
                  <c:v>12.398913030125239</c:v>
                </c:pt>
                <c:pt idx="4035">
                  <c:v>10.614637973818031</c:v>
                </c:pt>
                <c:pt idx="4036">
                  <c:v>9.0951295720260923</c:v>
                </c:pt>
                <c:pt idx="4037">
                  <c:v>9.1434295720260916</c:v>
                </c:pt>
                <c:pt idx="4038">
                  <c:v>5.0299999999999994</c:v>
                </c:pt>
                <c:pt idx="4039">
                  <c:v>4.7699999999999996</c:v>
                </c:pt>
                <c:pt idx="4040">
                  <c:v>4.2699999999999996</c:v>
                </c:pt>
                <c:pt idx="4041">
                  <c:v>4.03</c:v>
                </c:pt>
                <c:pt idx="4042">
                  <c:v>3.77</c:v>
                </c:pt>
                <c:pt idx="4043">
                  <c:v>3.37</c:v>
                </c:pt>
                <c:pt idx="4044">
                  <c:v>3.57</c:v>
                </c:pt>
                <c:pt idx="4045">
                  <c:v>20.80322957202609</c:v>
                </c:pt>
                <c:pt idx="4046">
                  <c:v>14.40552039840899</c:v>
                </c:pt>
                <c:pt idx="4047">
                  <c:v>12.857284000051431</c:v>
                </c:pt>
                <c:pt idx="4048">
                  <c:v>18.466678669359421</c:v>
                </c:pt>
                <c:pt idx="4049">
                  <c:v>14.9197098380347</c:v>
                </c:pt>
                <c:pt idx="4050">
                  <c:v>9.0595172711271701</c:v>
                </c:pt>
                <c:pt idx="4051">
                  <c:v>11.80717994316568</c:v>
                </c:pt>
                <c:pt idx="4052">
                  <c:v>6.7430554767379887</c:v>
                </c:pt>
                <c:pt idx="4053">
                  <c:v>6.0995011204837803</c:v>
                </c:pt>
                <c:pt idx="4054">
                  <c:v>5.9458907039175806</c:v>
                </c:pt>
                <c:pt idx="4055">
                  <c:v>5.8104648659343114</c:v>
                </c:pt>
                <c:pt idx="4056">
                  <c:v>8.8785907039175811</c:v>
                </c:pt>
                <c:pt idx="4057">
                  <c:v>10.31350112048378</c:v>
                </c:pt>
                <c:pt idx="4058">
                  <c:v>15.4749940011462</c:v>
                </c:pt>
                <c:pt idx="4059">
                  <c:v>16.780367833628532</c:v>
                </c:pt>
                <c:pt idx="4060">
                  <c:v>38.685596873553287</c:v>
                </c:pt>
                <c:pt idx="4061">
                  <c:v>20.130121322211341</c:v>
                </c:pt>
                <c:pt idx="4062">
                  <c:v>20.74480085350395</c:v>
                </c:pt>
                <c:pt idx="4063">
                  <c:v>26.435687810343619</c:v>
                </c:pt>
                <c:pt idx="4064">
                  <c:v>16.789975005422789</c:v>
                </c:pt>
                <c:pt idx="4065">
                  <c:v>14.06792421695935</c:v>
                </c:pt>
                <c:pt idx="4066">
                  <c:v>15.7411770802189</c:v>
                </c:pt>
                <c:pt idx="4067">
                  <c:v>15.4749940011462</c:v>
                </c:pt>
                <c:pt idx="4068">
                  <c:v>15.713975005422791</c:v>
                </c:pt>
                <c:pt idx="4069">
                  <c:v>28.486105098489219</c:v>
                </c:pt>
                <c:pt idx="4070">
                  <c:v>25.756105098489218</c:v>
                </c:pt>
                <c:pt idx="4071">
                  <c:v>24.848576308757721</c:v>
                </c:pt>
                <c:pt idx="4072">
                  <c:v>26.09203435748389</c:v>
                </c:pt>
                <c:pt idx="4073">
                  <c:v>24.502268355282361</c:v>
                </c:pt>
                <c:pt idx="4074">
                  <c:v>22.981151687811948</c:v>
                </c:pt>
                <c:pt idx="4075">
                  <c:v>22.661229915769631</c:v>
                </c:pt>
                <c:pt idx="4076">
                  <c:v>22.008757594530461</c:v>
                </c:pt>
                <c:pt idx="4077">
                  <c:v>20.589174882676069</c:v>
                </c:pt>
                <c:pt idx="4078">
                  <c:v>20.28610509848922</c:v>
                </c:pt>
                <c:pt idx="4079">
                  <c:v>20.560721122395631</c:v>
                </c:pt>
                <c:pt idx="4080">
                  <c:v>342.97479709870282</c:v>
                </c:pt>
                <c:pt idx="4081">
                  <c:v>72.638965374950871</c:v>
                </c:pt>
                <c:pt idx="4082">
                  <c:v>65.192160131582781</c:v>
                </c:pt>
                <c:pt idx="4083">
                  <c:v>61.330713888776508</c:v>
                </c:pt>
                <c:pt idx="4084">
                  <c:v>61.019104141670738</c:v>
                </c:pt>
                <c:pt idx="4085">
                  <c:v>61.019104141670738</c:v>
                </c:pt>
                <c:pt idx="4086">
                  <c:v>60.380105098489217</c:v>
                </c:pt>
                <c:pt idx="4087">
                  <c:v>61.059687810343611</c:v>
                </c:pt>
                <c:pt idx="4088">
                  <c:v>60.380105098489217</c:v>
                </c:pt>
                <c:pt idx="4089">
                  <c:v>59.117480600290172</c:v>
                </c:pt>
                <c:pt idx="4090">
                  <c:v>60.380105098489217</c:v>
                </c:pt>
                <c:pt idx="4091">
                  <c:v>45.324620168663863</c:v>
                </c:pt>
                <c:pt idx="4092">
                  <c:v>42.610729596688273</c:v>
                </c:pt>
                <c:pt idx="4093">
                  <c:v>41.020081903625098</c:v>
                </c:pt>
                <c:pt idx="4094">
                  <c:v>181.60762999967139</c:v>
                </c:pt>
                <c:pt idx="4095">
                  <c:v>62.746241567537332</c:v>
                </c:pt>
                <c:pt idx="4096">
                  <c:v>61.738635660818829</c:v>
                </c:pt>
                <c:pt idx="4097">
                  <c:v>62.066658855682952</c:v>
                </c:pt>
                <c:pt idx="4098">
                  <c:v>54.288706401824157</c:v>
                </c:pt>
                <c:pt idx="4099">
                  <c:v>41.384784629781826</c:v>
                </c:pt>
                <c:pt idx="4100">
                  <c:v>39.810550384477018</c:v>
                </c:pt>
                <c:pt idx="4101">
                  <c:v>40.122160131582788</c:v>
                </c:pt>
                <c:pt idx="4102">
                  <c:v>40.475823069294563</c:v>
                </c:pt>
                <c:pt idx="4103">
                  <c:v>40.442081903625109</c:v>
                </c:pt>
                <c:pt idx="4104">
                  <c:v>34.965229915769633</c:v>
                </c:pt>
                <c:pt idx="4105">
                  <c:v>31.112729596688268</c:v>
                </c:pt>
                <c:pt idx="4106">
                  <c:v>60.695228640085567</c:v>
                </c:pt>
                <c:pt idx="4107">
                  <c:v>55.296312308542667</c:v>
                </c:pt>
                <c:pt idx="4108">
                  <c:v>54.288706401824157</c:v>
                </c:pt>
                <c:pt idx="4109">
                  <c:v>54.648367341636231</c:v>
                </c:pt>
                <c:pt idx="4110">
                  <c:v>53.960683206960042</c:v>
                </c:pt>
                <c:pt idx="4111">
                  <c:v>54.952658855682941</c:v>
                </c:pt>
                <c:pt idx="4112">
                  <c:v>54.952658855682941</c:v>
                </c:pt>
                <c:pt idx="4113">
                  <c:v>54.068784629781838</c:v>
                </c:pt>
                <c:pt idx="4114">
                  <c:v>54.716729596688268</c:v>
                </c:pt>
                <c:pt idx="4115">
                  <c:v>55.396312308542662</c:v>
                </c:pt>
                <c:pt idx="4116">
                  <c:v>144.99731826060989</c:v>
                </c:pt>
                <c:pt idx="4117">
                  <c:v>55.052658855682942</c:v>
                </c:pt>
                <c:pt idx="4118">
                  <c:v>55.052658855682942</c:v>
                </c:pt>
                <c:pt idx="4119">
                  <c:v>53.757174882676068</c:v>
                </c:pt>
                <c:pt idx="4120">
                  <c:v>54.388706401824152</c:v>
                </c:pt>
                <c:pt idx="4121">
                  <c:v>54.724635660818819</c:v>
                </c:pt>
                <c:pt idx="4122">
                  <c:v>54.724635660818819</c:v>
                </c:pt>
                <c:pt idx="4123">
                  <c:v>54.716729596688268</c:v>
                </c:pt>
                <c:pt idx="4124">
                  <c:v>50.505895020397062</c:v>
                </c:pt>
                <c:pt idx="4125">
                  <c:v>165.10817495320899</c:v>
                </c:pt>
                <c:pt idx="4126">
                  <c:v>259.46370195389511</c:v>
                </c:pt>
                <c:pt idx="4127">
                  <c:v>49.826312308542668</c:v>
                </c:pt>
                <c:pt idx="4128">
                  <c:v>48.818706401824159</c:v>
                </c:pt>
                <c:pt idx="4129">
                  <c:v>48.187174882676061</c:v>
                </c:pt>
                <c:pt idx="4130">
                  <c:v>48.490683206960043</c:v>
                </c:pt>
                <c:pt idx="4131">
                  <c:v>48.490683206960043</c:v>
                </c:pt>
                <c:pt idx="4132">
                  <c:v>47.850839662875401</c:v>
                </c:pt>
                <c:pt idx="4133">
                  <c:v>47.236160131582793</c:v>
                </c:pt>
                <c:pt idx="4134">
                  <c:v>41.464550384477008</c:v>
                </c:pt>
                <c:pt idx="4135">
                  <c:v>41.464550384477008</c:v>
                </c:pt>
                <c:pt idx="4136">
                  <c:v>33.657620168663868</c:v>
                </c:pt>
                <c:pt idx="4137">
                  <c:v>24.693174882676072</c:v>
                </c:pt>
                <c:pt idx="4138">
                  <c:v>26.330761434917729</c:v>
                </c:pt>
                <c:pt idx="4139">
                  <c:v>26.010839662875409</c:v>
                </c:pt>
                <c:pt idx="4140">
                  <c:v>26.019151687811959</c:v>
                </c:pt>
                <c:pt idx="4141">
                  <c:v>26.658784629781842</c:v>
                </c:pt>
                <c:pt idx="4142">
                  <c:v>25.387620168663869</c:v>
                </c:pt>
                <c:pt idx="4143">
                  <c:v>25.719229915769631</c:v>
                </c:pt>
                <c:pt idx="4144">
                  <c:v>25.699229915769639</c:v>
                </c:pt>
                <c:pt idx="4145">
                  <c:v>25.084550384477019</c:v>
                </c:pt>
                <c:pt idx="4146">
                  <c:v>25.396160131582789</c:v>
                </c:pt>
                <c:pt idx="4147">
                  <c:v>25.896160131582789</c:v>
                </c:pt>
                <c:pt idx="4148">
                  <c:v>25.084550384477019</c:v>
                </c:pt>
                <c:pt idx="4149">
                  <c:v>25.019151687811959</c:v>
                </c:pt>
                <c:pt idx="4150">
                  <c:v>24.356839662875409</c:v>
                </c:pt>
                <c:pt idx="4151">
                  <c:v>24.045229915769639</c:v>
                </c:pt>
                <c:pt idx="4152">
                  <c:v>23.742160131582789</c:v>
                </c:pt>
                <c:pt idx="4153">
                  <c:v>23.733620168663869</c:v>
                </c:pt>
                <c:pt idx="4154">
                  <c:v>23.733620168663869</c:v>
                </c:pt>
                <c:pt idx="4155">
                  <c:v>23.136268355282361</c:v>
                </c:pt>
                <c:pt idx="4156">
                  <c:v>21.287066814441619</c:v>
                </c:pt>
                <c:pt idx="4157">
                  <c:v>19.334148174602198</c:v>
                </c:pt>
                <c:pt idx="4158">
                  <c:v>17.842466359152791</c:v>
                </c:pt>
                <c:pt idx="4159">
                  <c:v>16.408203912899591</c:v>
                </c:pt>
                <c:pt idx="4160">
                  <c:v>15.71334267961945</c:v>
                </c:pt>
                <c:pt idx="4161">
                  <c:v>14.369807513906281</c:v>
                </c:pt>
                <c:pt idx="4162">
                  <c:v>13.721862546999841</c:v>
                </c:pt>
                <c:pt idx="4163">
                  <c:v>13.090331027851761</c:v>
                </c:pt>
                <c:pt idx="4164">
                  <c:v>12.47565149655914</c:v>
                </c:pt>
                <c:pt idx="4165">
                  <c:v>11.58401765398297</c:v>
                </c:pt>
                <c:pt idx="4166">
                  <c:v>11.58401765398297</c:v>
                </c:pt>
                <c:pt idx="4167">
                  <c:v>11.01357052263752</c:v>
                </c:pt>
                <c:pt idx="4168">
                  <c:v>12.207755648797519</c:v>
                </c:pt>
                <c:pt idx="4169">
                  <c:v>12.18136946736448</c:v>
                </c:pt>
                <c:pt idx="4170">
                  <c:v>11.593076117504911</c:v>
                </c:pt>
                <c:pt idx="4171">
                  <c:v>11.593076117504911</c:v>
                </c:pt>
                <c:pt idx="4172">
                  <c:v>11.298794088310251</c:v>
                </c:pt>
                <c:pt idx="4173">
                  <c:v>10.73770281324679</c:v>
                </c:pt>
                <c:pt idx="4174">
                  <c:v>9.9294689457106529</c:v>
                </c:pt>
                <c:pt idx="4175">
                  <c:v>9.9158512917276784</c:v>
                </c:pt>
                <c:pt idx="4176">
                  <c:v>9.1579160472496675</c:v>
                </c:pt>
                <c:pt idx="4177">
                  <c:v>11.9027636836126</c:v>
                </c:pt>
                <c:pt idx="4178">
                  <c:v>11.593076117504911</c:v>
                </c:pt>
                <c:pt idx="4179">
                  <c:v>9.1647248742411538</c:v>
                </c:pt>
                <c:pt idx="4180">
                  <c:v>8.9231734059951684</c:v>
                </c:pt>
                <c:pt idx="4181">
                  <c:v>8.6775028609771514</c:v>
                </c:pt>
                <c:pt idx="4182">
                  <c:v>8.4427602197226541</c:v>
                </c:pt>
                <c:pt idx="4183">
                  <c:v>8.2194801098613262</c:v>
                </c:pt>
                <c:pt idx="4184">
                  <c:v>8.2194801098613262</c:v>
                </c:pt>
                <c:pt idx="4185">
                  <c:v>8.9560256458638392</c:v>
                </c:pt>
                <c:pt idx="4186">
                  <c:v>9.1579160472496675</c:v>
                </c:pt>
                <c:pt idx="4187">
                  <c:v>8.4542227511158234</c:v>
                </c:pt>
                <c:pt idx="4188">
                  <c:v>7.4970042410019264</c:v>
                </c:pt>
                <c:pt idx="4189">
                  <c:v>7.0874327592728656</c:v>
                </c:pt>
                <c:pt idx="4190">
                  <c:v>7.0874327592728656</c:v>
                </c:pt>
                <c:pt idx="4191">
                  <c:v>7.0874327592728656</c:v>
                </c:pt>
                <c:pt idx="4192">
                  <c:v>7.0874327592728656</c:v>
                </c:pt>
                <c:pt idx="4193">
                  <c:v>6.5345389348371379</c:v>
                </c:pt>
                <c:pt idx="4194">
                  <c:v>6.5345389348371379</c:v>
                </c:pt>
                <c:pt idx="4195">
                  <c:v>6.3498725440247643</c:v>
                </c:pt>
                <c:pt idx="4196">
                  <c:v>6.1800208331323976</c:v>
                </c:pt>
                <c:pt idx="4197">
                  <c:v>6.1800208331323976</c:v>
                </c:pt>
                <c:pt idx="4198">
                  <c:v>6.1800208331323976</c:v>
                </c:pt>
                <c:pt idx="4199">
                  <c:v>6.1202843508632547</c:v>
                </c:pt>
                <c:pt idx="4200">
                  <c:v>6.1081999999999983</c:v>
                </c:pt>
                <c:pt idx="4201">
                  <c:v>6.1081999999999983</c:v>
                </c:pt>
                <c:pt idx="4202">
                  <c:v>5.8970042410019268</c:v>
                </c:pt>
                <c:pt idx="4203">
                  <c:v>5.6858084820038552</c:v>
                </c:pt>
                <c:pt idx="4204">
                  <c:v>4.9237163796364332</c:v>
                </c:pt>
                <c:pt idx="4205">
                  <c:v>5.6574327592728659</c:v>
                </c:pt>
                <c:pt idx="4206">
                  <c:v>5.6574327592728659</c:v>
                </c:pt>
                <c:pt idx="4207">
                  <c:v>5.6574327592728659</c:v>
                </c:pt>
                <c:pt idx="4208">
                  <c:v>5.6604004131086612</c:v>
                </c:pt>
                <c:pt idx="4209">
                  <c:v>5.6160773439710692</c:v>
                </c:pt>
                <c:pt idx="4210">
                  <c:v>5.6907055301252196</c:v>
                </c:pt>
                <c:pt idx="4211">
                  <c:v>5.5109693989374584</c:v>
                </c:pt>
                <c:pt idx="4212">
                  <c:v>5.5019630000000097</c:v>
                </c:pt>
                <c:pt idx="4213">
                  <c:v>5.4677809681000076</c:v>
                </c:pt>
                <c:pt idx="4214">
                  <c:v>5.5185575000000817</c:v>
                </c:pt>
                <c:pt idx="4215">
                  <c:v>5.5070585957915297</c:v>
                </c:pt>
                <c:pt idx="4216">
                  <c:v>5.481539000000029</c:v>
                </c:pt>
                <c:pt idx="4217">
                  <c:v>5.39</c:v>
                </c:pt>
                <c:pt idx="4218">
                  <c:v>5.31</c:v>
                </c:pt>
                <c:pt idx="4219">
                  <c:v>5.27</c:v>
                </c:pt>
                <c:pt idx="4220">
                  <c:v>5.22</c:v>
                </c:pt>
                <c:pt idx="4221">
                  <c:v>5.18</c:v>
                </c:pt>
                <c:pt idx="4222">
                  <c:v>5.0699999999999994</c:v>
                </c:pt>
                <c:pt idx="4223">
                  <c:v>5.0599999999999996</c:v>
                </c:pt>
                <c:pt idx="4224">
                  <c:v>5</c:v>
                </c:pt>
                <c:pt idx="4225">
                  <c:v>4.97</c:v>
                </c:pt>
                <c:pt idx="4226">
                  <c:v>4.8199999999999994</c:v>
                </c:pt>
                <c:pt idx="4227">
                  <c:v>4.7699999999999996</c:v>
                </c:pt>
                <c:pt idx="4228">
                  <c:v>4.62</c:v>
                </c:pt>
                <c:pt idx="4229">
                  <c:v>4.58</c:v>
                </c:pt>
                <c:pt idx="4230">
                  <c:v>4.47</c:v>
                </c:pt>
                <c:pt idx="4231">
                  <c:v>4.4800000000000004</c:v>
                </c:pt>
                <c:pt idx="4232">
                  <c:v>4.3899999999999997</c:v>
                </c:pt>
                <c:pt idx="4233">
                  <c:v>3.3849999999999998</c:v>
                </c:pt>
                <c:pt idx="4234">
                  <c:v>4.3499999999999996</c:v>
                </c:pt>
                <c:pt idx="4235">
                  <c:v>4.29</c:v>
                </c:pt>
                <c:pt idx="4236">
                  <c:v>4.2699999999999996</c:v>
                </c:pt>
                <c:pt idx="4237">
                  <c:v>4.24</c:v>
                </c:pt>
                <c:pt idx="4238">
                  <c:v>4.22</c:v>
                </c:pt>
                <c:pt idx="4239">
                  <c:v>4.17</c:v>
                </c:pt>
                <c:pt idx="4240">
                  <c:v>4.07</c:v>
                </c:pt>
                <c:pt idx="4241">
                  <c:v>4.0199999999999996</c:v>
                </c:pt>
                <c:pt idx="4242">
                  <c:v>4.0199999999999996</c:v>
                </c:pt>
                <c:pt idx="4243">
                  <c:v>4.04</c:v>
                </c:pt>
                <c:pt idx="4244">
                  <c:v>3.97</c:v>
                </c:pt>
                <c:pt idx="4245">
                  <c:v>3.92</c:v>
                </c:pt>
                <c:pt idx="4246">
                  <c:v>3.92</c:v>
                </c:pt>
                <c:pt idx="4247">
                  <c:v>3.84</c:v>
                </c:pt>
                <c:pt idx="4248">
                  <c:v>3.8</c:v>
                </c:pt>
                <c:pt idx="4249">
                  <c:v>3.71</c:v>
                </c:pt>
                <c:pt idx="4250">
                  <c:v>3.69</c:v>
                </c:pt>
                <c:pt idx="4251">
                  <c:v>3.58</c:v>
                </c:pt>
                <c:pt idx="4252">
                  <c:v>3.65</c:v>
                </c:pt>
                <c:pt idx="4253">
                  <c:v>3.57</c:v>
                </c:pt>
                <c:pt idx="4254">
                  <c:v>3.62</c:v>
                </c:pt>
                <c:pt idx="4255">
                  <c:v>3.58</c:v>
                </c:pt>
                <c:pt idx="4256">
                  <c:v>3.56</c:v>
                </c:pt>
                <c:pt idx="4257">
                  <c:v>3.59</c:v>
                </c:pt>
                <c:pt idx="4258">
                  <c:v>3.5</c:v>
                </c:pt>
                <c:pt idx="4259">
                  <c:v>3.47</c:v>
                </c:pt>
                <c:pt idx="4260">
                  <c:v>3.53</c:v>
                </c:pt>
                <c:pt idx="4261">
                  <c:v>3.54</c:v>
                </c:pt>
                <c:pt idx="4262">
                  <c:v>3.55</c:v>
                </c:pt>
                <c:pt idx="4263">
                  <c:v>3.4350000000000001</c:v>
                </c:pt>
                <c:pt idx="4264">
                  <c:v>3.58</c:v>
                </c:pt>
                <c:pt idx="4265">
                  <c:v>3.52</c:v>
                </c:pt>
                <c:pt idx="4266">
                  <c:v>3.47</c:v>
                </c:pt>
                <c:pt idx="4267">
                  <c:v>3.47</c:v>
                </c:pt>
                <c:pt idx="4268">
                  <c:v>3.6</c:v>
                </c:pt>
                <c:pt idx="4269">
                  <c:v>4.01</c:v>
                </c:pt>
                <c:pt idx="4270">
                  <c:v>3.88</c:v>
                </c:pt>
                <c:pt idx="4271">
                  <c:v>3.81</c:v>
                </c:pt>
                <c:pt idx="4272">
                  <c:v>3.67</c:v>
                </c:pt>
                <c:pt idx="4273">
                  <c:v>3.62</c:v>
                </c:pt>
                <c:pt idx="4274">
                  <c:v>3.51</c:v>
                </c:pt>
                <c:pt idx="4275">
                  <c:v>3.41</c:v>
                </c:pt>
                <c:pt idx="4276">
                  <c:v>3.43</c:v>
                </c:pt>
                <c:pt idx="4277">
                  <c:v>3.37</c:v>
                </c:pt>
                <c:pt idx="4278">
                  <c:v>3.31</c:v>
                </c:pt>
                <c:pt idx="4279">
                  <c:v>3.25</c:v>
                </c:pt>
                <c:pt idx="4280">
                  <c:v>3.36</c:v>
                </c:pt>
                <c:pt idx="4281">
                  <c:v>3.24</c:v>
                </c:pt>
                <c:pt idx="4282">
                  <c:v>3.15</c:v>
                </c:pt>
                <c:pt idx="4283">
                  <c:v>3.06</c:v>
                </c:pt>
                <c:pt idx="4284">
                  <c:v>3.08</c:v>
                </c:pt>
                <c:pt idx="4285">
                  <c:v>3.03</c:v>
                </c:pt>
                <c:pt idx="4286">
                  <c:v>3.01</c:v>
                </c:pt>
                <c:pt idx="4287">
                  <c:v>3.01</c:v>
                </c:pt>
                <c:pt idx="4288">
                  <c:v>3.11</c:v>
                </c:pt>
                <c:pt idx="4289">
                  <c:v>2.97</c:v>
                </c:pt>
                <c:pt idx="4290">
                  <c:v>2.92</c:v>
                </c:pt>
                <c:pt idx="4291">
                  <c:v>2.92</c:v>
                </c:pt>
                <c:pt idx="4292">
                  <c:v>2.7149999999999999</c:v>
                </c:pt>
                <c:pt idx="4293">
                  <c:v>2.83</c:v>
                </c:pt>
                <c:pt idx="4294">
                  <c:v>2.67</c:v>
                </c:pt>
                <c:pt idx="4295">
                  <c:v>2.77</c:v>
                </c:pt>
                <c:pt idx="4296">
                  <c:v>2.65</c:v>
                </c:pt>
                <c:pt idx="4297">
                  <c:v>2.64</c:v>
                </c:pt>
                <c:pt idx="4298">
                  <c:v>2.66</c:v>
                </c:pt>
                <c:pt idx="4299">
                  <c:v>2.79</c:v>
                </c:pt>
                <c:pt idx="4300">
                  <c:v>2.81</c:v>
                </c:pt>
                <c:pt idx="4301">
                  <c:v>2.59</c:v>
                </c:pt>
                <c:pt idx="4302">
                  <c:v>2.63</c:v>
                </c:pt>
                <c:pt idx="4303">
                  <c:v>2.6</c:v>
                </c:pt>
                <c:pt idx="4304">
                  <c:v>2.6</c:v>
                </c:pt>
                <c:pt idx="4305">
                  <c:v>2.57</c:v>
                </c:pt>
                <c:pt idx="4306">
                  <c:v>2.4700000000000002</c:v>
                </c:pt>
                <c:pt idx="4307">
                  <c:v>2.4900000000000002</c:v>
                </c:pt>
                <c:pt idx="4308">
                  <c:v>2.4500000000000002</c:v>
                </c:pt>
                <c:pt idx="4309">
                  <c:v>2.4700000000000002</c:v>
                </c:pt>
                <c:pt idx="4310">
                  <c:v>2.58</c:v>
                </c:pt>
                <c:pt idx="4311">
                  <c:v>2.42</c:v>
                </c:pt>
                <c:pt idx="4312">
                  <c:v>2.4300000000000002</c:v>
                </c:pt>
                <c:pt idx="4313">
                  <c:v>2.46</c:v>
                </c:pt>
                <c:pt idx="4314">
                  <c:v>2.6</c:v>
                </c:pt>
                <c:pt idx="4315">
                  <c:v>3.14</c:v>
                </c:pt>
                <c:pt idx="4316">
                  <c:v>2.84</c:v>
                </c:pt>
                <c:pt idx="4317">
                  <c:v>2.69</c:v>
                </c:pt>
                <c:pt idx="4318">
                  <c:v>2.4900000000000002</c:v>
                </c:pt>
                <c:pt idx="4319">
                  <c:v>2.46</c:v>
                </c:pt>
                <c:pt idx="4320">
                  <c:v>2.39</c:v>
                </c:pt>
                <c:pt idx="4321">
                  <c:v>2.35</c:v>
                </c:pt>
                <c:pt idx="4322">
                  <c:v>2.15</c:v>
                </c:pt>
                <c:pt idx="4323">
                  <c:v>2.4700000000000002</c:v>
                </c:pt>
                <c:pt idx="4324">
                  <c:v>2.34</c:v>
                </c:pt>
                <c:pt idx="4325">
                  <c:v>2.17</c:v>
                </c:pt>
                <c:pt idx="4326">
                  <c:v>2.12</c:v>
                </c:pt>
                <c:pt idx="4327">
                  <c:v>2.06</c:v>
                </c:pt>
                <c:pt idx="4328">
                  <c:v>1.99</c:v>
                </c:pt>
                <c:pt idx="4329">
                  <c:v>1.96</c:v>
                </c:pt>
                <c:pt idx="4330">
                  <c:v>1.95</c:v>
                </c:pt>
                <c:pt idx="4331">
                  <c:v>1.9</c:v>
                </c:pt>
                <c:pt idx="4332">
                  <c:v>1.83</c:v>
                </c:pt>
                <c:pt idx="4333">
                  <c:v>1.82</c:v>
                </c:pt>
                <c:pt idx="4334">
                  <c:v>1.82</c:v>
                </c:pt>
                <c:pt idx="4335">
                  <c:v>1.86</c:v>
                </c:pt>
                <c:pt idx="4336">
                  <c:v>1.95</c:v>
                </c:pt>
                <c:pt idx="4337">
                  <c:v>1.94</c:v>
                </c:pt>
                <c:pt idx="4338">
                  <c:v>1.96</c:v>
                </c:pt>
                <c:pt idx="4339">
                  <c:v>3.4</c:v>
                </c:pt>
                <c:pt idx="4340">
                  <c:v>2.93</c:v>
                </c:pt>
                <c:pt idx="4341">
                  <c:v>2.57</c:v>
                </c:pt>
                <c:pt idx="4342">
                  <c:v>2.5</c:v>
                </c:pt>
                <c:pt idx="4343">
                  <c:v>2.38</c:v>
                </c:pt>
                <c:pt idx="4344">
                  <c:v>2.31</c:v>
                </c:pt>
                <c:pt idx="4345">
                  <c:v>2.2200000000000002</c:v>
                </c:pt>
                <c:pt idx="4346">
                  <c:v>2.13</c:v>
                </c:pt>
                <c:pt idx="4347">
                  <c:v>2.02</c:v>
                </c:pt>
                <c:pt idx="4348">
                  <c:v>2.0099999999999998</c:v>
                </c:pt>
                <c:pt idx="4349">
                  <c:v>1.88</c:v>
                </c:pt>
                <c:pt idx="4350">
                  <c:v>1.85</c:v>
                </c:pt>
                <c:pt idx="4351">
                  <c:v>1.85</c:v>
                </c:pt>
                <c:pt idx="4352">
                  <c:v>3.34</c:v>
                </c:pt>
                <c:pt idx="4353">
                  <c:v>1.86</c:v>
                </c:pt>
                <c:pt idx="4354">
                  <c:v>1.84</c:v>
                </c:pt>
                <c:pt idx="4355">
                  <c:v>1.84</c:v>
                </c:pt>
                <c:pt idx="4356">
                  <c:v>1.79</c:v>
                </c:pt>
                <c:pt idx="4357">
                  <c:v>1.98</c:v>
                </c:pt>
                <c:pt idx="4358">
                  <c:v>2.38</c:v>
                </c:pt>
                <c:pt idx="4359">
                  <c:v>2.13</c:v>
                </c:pt>
                <c:pt idx="4360">
                  <c:v>2.0299999999999998</c:v>
                </c:pt>
                <c:pt idx="4361">
                  <c:v>1.92</c:v>
                </c:pt>
                <c:pt idx="4362">
                  <c:v>1.87</c:v>
                </c:pt>
                <c:pt idx="4363">
                  <c:v>1.843226060250482</c:v>
                </c:pt>
                <c:pt idx="4364">
                  <c:v>1.83</c:v>
                </c:pt>
                <c:pt idx="4365">
                  <c:v>1.62</c:v>
                </c:pt>
                <c:pt idx="4366">
                  <c:v>1.6</c:v>
                </c:pt>
                <c:pt idx="4367">
                  <c:v>1.54</c:v>
                </c:pt>
                <c:pt idx="4368">
                  <c:v>1.45</c:v>
                </c:pt>
                <c:pt idx="4369">
                  <c:v>1.35</c:v>
                </c:pt>
                <c:pt idx="4370">
                  <c:v>1.35</c:v>
                </c:pt>
                <c:pt idx="4371">
                  <c:v>1.35</c:v>
                </c:pt>
                <c:pt idx="4372">
                  <c:v>1.33</c:v>
                </c:pt>
                <c:pt idx="4373">
                  <c:v>1.33</c:v>
                </c:pt>
                <c:pt idx="4374">
                  <c:v>1.5</c:v>
                </c:pt>
                <c:pt idx="4375">
                  <c:v>1.66</c:v>
                </c:pt>
                <c:pt idx="4376">
                  <c:v>3.72</c:v>
                </c:pt>
                <c:pt idx="4377">
                  <c:v>2.61</c:v>
                </c:pt>
                <c:pt idx="4378">
                  <c:v>2.2200000000000002</c:v>
                </c:pt>
                <c:pt idx="4379">
                  <c:v>1.99</c:v>
                </c:pt>
                <c:pt idx="4380">
                  <c:v>1.79</c:v>
                </c:pt>
                <c:pt idx="4381">
                  <c:v>2.57</c:v>
                </c:pt>
                <c:pt idx="4382">
                  <c:v>3.57</c:v>
                </c:pt>
                <c:pt idx="4383">
                  <c:v>6.537449987086914</c:v>
                </c:pt>
                <c:pt idx="4384">
                  <c:v>3.4</c:v>
                </c:pt>
                <c:pt idx="4385">
                  <c:v>7.5330969131325549</c:v>
                </c:pt>
                <c:pt idx="4386">
                  <c:v>4.79</c:v>
                </c:pt>
                <c:pt idx="4387">
                  <c:v>17.422245724838341</c:v>
                </c:pt>
                <c:pt idx="4388">
                  <c:v>6.0498621274585647</c:v>
                </c:pt>
                <c:pt idx="4389">
                  <c:v>5.7747000000000002</c:v>
                </c:pt>
                <c:pt idx="4390">
                  <c:v>21.483322751115828</c:v>
                </c:pt>
                <c:pt idx="4391">
                  <c:v>7.3539621274585638</c:v>
                </c:pt>
                <c:pt idx="4392">
                  <c:v>5.4766130301252414</c:v>
                </c:pt>
                <c:pt idx="4393">
                  <c:v>5.2263999999999999</c:v>
                </c:pt>
                <c:pt idx="4394">
                  <c:v>6.0981621274585649</c:v>
                </c:pt>
                <c:pt idx="4395">
                  <c:v>6.85972425491713</c:v>
                </c:pt>
                <c:pt idx="4396">
                  <c:v>6.7597242549171286</c:v>
                </c:pt>
                <c:pt idx="4397">
                  <c:v>9.9585801098613285</c:v>
                </c:pt>
                <c:pt idx="4398">
                  <c:v>12.25203217325755</c:v>
                </c:pt>
                <c:pt idx="4399">
                  <c:v>9.7029908817875743</c:v>
                </c:pt>
                <c:pt idx="4400">
                  <c:v>9.9486614268055931</c:v>
                </c:pt>
                <c:pt idx="4401">
                  <c:v>8.9459328117303816</c:v>
                </c:pt>
                <c:pt idx="4402">
                  <c:v>9.4682482405330788</c:v>
                </c:pt>
                <c:pt idx="4403">
                  <c:v>11.363236864980561</c:v>
                </c:pt>
                <c:pt idx="4404">
                  <c:v>13.747417746510431</c:v>
                </c:pt>
                <c:pt idx="4405">
                  <c:v>13.41939455164631</c:v>
                </c:pt>
                <c:pt idx="4406">
                  <c:v>11.593159405735211</c:v>
                </c:pt>
                <c:pt idx="4407">
                  <c:v>11.307935840062481</c:v>
                </c:pt>
                <c:pt idx="4408">
                  <c:v>9.6824783477328928</c:v>
                </c:pt>
                <c:pt idx="4409">
                  <c:v>8.313081220139992</c:v>
                </c:pt>
                <c:pt idx="4410">
                  <c:v>7.8326680338674759</c:v>
                </c:pt>
                <c:pt idx="4411">
                  <c:v>8.0674106751219732</c:v>
                </c:pt>
                <c:pt idx="4412">
                  <c:v>10.47097685560829</c:v>
                </c:pt>
                <c:pt idx="4413">
                  <c:v>14.6200845452323</c:v>
                </c:pt>
                <c:pt idx="4414">
                  <c:v>13.15006593312892</c:v>
                </c:pt>
                <c:pt idx="4415">
                  <c:v>51.874879834614568</c:v>
                </c:pt>
                <c:pt idx="4416">
                  <c:v>34.659739757933323</c:v>
                </c:pt>
                <c:pt idx="4417">
                  <c:v>36.970951463201352</c:v>
                </c:pt>
                <c:pt idx="4418">
                  <c:v>40.572965489380643</c:v>
                </c:pt>
                <c:pt idx="4419">
                  <c:v>48.950661485926332</c:v>
                </c:pt>
                <c:pt idx="4420">
                  <c:v>50.872120966222489</c:v>
                </c:pt>
                <c:pt idx="4421">
                  <c:v>53.14339455164631</c:v>
                </c:pt>
                <c:pt idx="4422">
                  <c:v>52.511863032498233</c:v>
                </c:pt>
                <c:pt idx="4423">
                  <c:v>48.879752701869052</c:v>
                </c:pt>
                <c:pt idx="4424">
                  <c:v>63.470856425403717</c:v>
                </c:pt>
                <c:pt idx="4425">
                  <c:v>64.292659924286539</c:v>
                </c:pt>
                <c:pt idx="4426">
                  <c:v>61.878974658065459</c:v>
                </c:pt>
                <c:pt idx="4427">
                  <c:v>48.502659924286533</c:v>
                </c:pt>
                <c:pt idx="4428">
                  <c:v>44.805287653443997</c:v>
                </c:pt>
                <c:pt idx="4429">
                  <c:v>43.932068130671752</c:v>
                </c:pt>
                <c:pt idx="4430">
                  <c:v>40.844191443434617</c:v>
                </c:pt>
                <c:pt idx="4431">
                  <c:v>444.4478028878425</c:v>
                </c:pt>
                <c:pt idx="4432">
                  <c:v>82.238172986200595</c:v>
                </c:pt>
                <c:pt idx="4433">
                  <c:v>78.208721691370414</c:v>
                </c:pt>
                <c:pt idx="4434">
                  <c:v>77.415108456258324</c:v>
                </c:pt>
                <c:pt idx="4435">
                  <c:v>80.16801815340547</c:v>
                </c:pt>
                <c:pt idx="4436">
                  <c:v>78.167987897256012</c:v>
                </c:pt>
                <c:pt idx="4437">
                  <c:v>74.192191443434609</c:v>
                </c:pt>
                <c:pt idx="4438">
                  <c:v>59.27986627848221</c:v>
                </c:pt>
                <c:pt idx="4439">
                  <c:v>57.18065992428653</c:v>
                </c:pt>
                <c:pt idx="4440">
                  <c:v>78.554760096441811</c:v>
                </c:pt>
                <c:pt idx="4441">
                  <c:v>78.167987897256012</c:v>
                </c:pt>
                <c:pt idx="4442">
                  <c:v>74.856143897293407</c:v>
                </c:pt>
                <c:pt idx="4443">
                  <c:v>76.389295050373434</c:v>
                </c:pt>
                <c:pt idx="4444">
                  <c:v>64.539029691159016</c:v>
                </c:pt>
                <c:pt idx="4445">
                  <c:v>57.912191443434622</c:v>
                </c:pt>
                <c:pt idx="4446">
                  <c:v>60.719146607009662</c:v>
                </c:pt>
                <c:pt idx="4447">
                  <c:v>77.084156283653584</c:v>
                </c:pt>
                <c:pt idx="4448">
                  <c:v>78.961601132368116</c:v>
                </c:pt>
                <c:pt idx="4449">
                  <c:v>78.526107707284964</c:v>
                </c:pt>
                <c:pt idx="4450">
                  <c:v>79.368221479918134</c:v>
                </c:pt>
                <c:pt idx="4451">
                  <c:v>80.148493192000473</c:v>
                </c:pt>
                <c:pt idx="4452">
                  <c:v>502.8885076863038</c:v>
                </c:pt>
                <c:pt idx="4453">
                  <c:v>88.882001751855739</c:v>
                </c:pt>
                <c:pt idx="4454">
                  <c:v>80.561517666302024</c:v>
                </c:pt>
                <c:pt idx="4455">
                  <c:v>79.341759122234919</c:v>
                </c:pt>
                <c:pt idx="4456">
                  <c:v>833.36258669458846</c:v>
                </c:pt>
                <c:pt idx="4457">
                  <c:v>254.57525480506919</c:v>
                </c:pt>
                <c:pt idx="4458">
                  <c:v>128.84538817139031</c:v>
                </c:pt>
                <c:pt idx="4459">
                  <c:v>120.10537298620061</c:v>
                </c:pt>
                <c:pt idx="4460">
                  <c:v>83.057817808052164</c:v>
                </c:pt>
                <c:pt idx="4461">
                  <c:v>83.057817808052164</c:v>
                </c:pt>
                <c:pt idx="4462">
                  <c:v>82.960400248687534</c:v>
                </c:pt>
                <c:pt idx="4463">
                  <c:v>77.084156283653584</c:v>
                </c:pt>
                <c:pt idx="4464">
                  <c:v>73.795762952797432</c:v>
                </c:pt>
                <c:pt idx="4465">
                  <c:v>67.760990881787563</c:v>
                </c:pt>
                <c:pt idx="4466">
                  <c:v>59.895456816074841</c:v>
                </c:pt>
                <c:pt idx="4467">
                  <c:v>59.17100513057354</c:v>
                </c:pt>
                <c:pt idx="4468">
                  <c:v>57.415762952797429</c:v>
                </c:pt>
                <c:pt idx="4469">
                  <c:v>43.948771626450863</c:v>
                </c:pt>
                <c:pt idx="4470">
                  <c:v>42.055935840062467</c:v>
                </c:pt>
                <c:pt idx="4471">
                  <c:v>48.241005130573541</c:v>
                </c:pt>
                <c:pt idx="4472">
                  <c:v>51.945762952797431</c:v>
                </c:pt>
                <c:pt idx="4473">
                  <c:v>47.240068130671737</c:v>
                </c:pt>
                <c:pt idx="4474">
                  <c:v>48.468951463201343</c:v>
                </c:pt>
                <c:pt idx="4475">
                  <c:v>46.954844564999021</c:v>
                </c:pt>
                <c:pt idx="4476">
                  <c:v>47.801159405735213</c:v>
                </c:pt>
                <c:pt idx="4477">
                  <c:v>47.240068130671737</c:v>
                </c:pt>
                <c:pt idx="4478">
                  <c:v>61.941705037427781</c:v>
                </c:pt>
                <c:pt idx="4479">
                  <c:v>41.808167080793702</c:v>
                </c:pt>
                <c:pt idx="4480">
                  <c:v>36.034844564999027</c:v>
                </c:pt>
                <c:pt idx="4481">
                  <c:v>33.873948644983322</c:v>
                </c:pt>
                <c:pt idx="4482">
                  <c:v>31.181347005505099</c:v>
                </c:pt>
                <c:pt idx="4483">
                  <c:v>30.517394551646309</c:v>
                </c:pt>
                <c:pt idx="4484">
                  <c:v>29.27972346412453</c:v>
                </c:pt>
                <c:pt idx="4485">
                  <c:v>28.12071227438976</c:v>
                </c:pt>
                <c:pt idx="4486">
                  <c:v>27.190042738264811</c:v>
                </c:pt>
                <c:pt idx="4487">
                  <c:v>25.315345664651829</c:v>
                </c:pt>
                <c:pt idx="4488">
                  <c:v>23.255279547121422</c:v>
                </c:pt>
                <c:pt idx="4489">
                  <c:v>21.69440299541715</c:v>
                </c:pt>
                <c:pt idx="4490">
                  <c:v>21.38279324831138</c:v>
                </c:pt>
                <c:pt idx="4491">
                  <c:v>58.256659924286531</c:v>
                </c:pt>
                <c:pt idx="4492">
                  <c:v>76.097129205227532</c:v>
                </c:pt>
                <c:pt idx="4493">
                  <c:v>48.708571396099131</c:v>
                </c:pt>
                <c:pt idx="4494">
                  <c:v>71.141480694281483</c:v>
                </c:pt>
                <c:pt idx="4495">
                  <c:v>73.4019432920946</c:v>
                </c:pt>
                <c:pt idx="4496">
                  <c:v>73.465143774504739</c:v>
                </c:pt>
                <c:pt idx="4497">
                  <c:v>63.102203566990802</c:v>
                </c:pt>
                <c:pt idx="4498">
                  <c:v>53.980270005869123</c:v>
                </c:pt>
                <c:pt idx="4499">
                  <c:v>48.613027493616187</c:v>
                </c:pt>
                <c:pt idx="4500">
                  <c:v>97.881714951476226</c:v>
                </c:pt>
                <c:pt idx="4501">
                  <c:v>86.725292716108456</c:v>
                </c:pt>
                <c:pt idx="4502">
                  <c:v>89.058571995451985</c:v>
                </c:pt>
                <c:pt idx="4503">
                  <c:v>90.655090900973391</c:v>
                </c:pt>
                <c:pt idx="4504">
                  <c:v>87.675444144244864</c:v>
                </c:pt>
                <c:pt idx="4505">
                  <c:v>84.892627596367532</c:v>
                </c:pt>
                <c:pt idx="4506">
                  <c:v>79.307631388517564</c:v>
                </c:pt>
                <c:pt idx="4507">
                  <c:v>71.237741434929873</c:v>
                </c:pt>
                <c:pt idx="4508">
                  <c:v>73.897005130573547</c:v>
                </c:pt>
                <c:pt idx="4509">
                  <c:v>50.976758581340292</c:v>
                </c:pt>
                <c:pt idx="4510">
                  <c:v>115.26437865833221</c:v>
                </c:pt>
                <c:pt idx="4511">
                  <c:v>95.677146581572515</c:v>
                </c:pt>
                <c:pt idx="4512">
                  <c:v>84.630903822211337</c:v>
                </c:pt>
                <c:pt idx="4513">
                  <c:v>97.328773276350347</c:v>
                </c:pt>
                <c:pt idx="4514">
                  <c:v>77.084156283653584</c:v>
                </c:pt>
                <c:pt idx="4515">
                  <c:v>72.796610205470586</c:v>
                </c:pt>
                <c:pt idx="4516">
                  <c:v>72.452956752610859</c:v>
                </c:pt>
                <c:pt idx="4517">
                  <c:v>65.85739227906511</c:v>
                </c:pt>
                <c:pt idx="4518">
                  <c:v>59.229023338291093</c:v>
                </c:pt>
                <c:pt idx="4519">
                  <c:v>52.025144263582327</c:v>
                </c:pt>
                <c:pt idx="4520">
                  <c:v>44.831762952797433</c:v>
                </c:pt>
                <c:pt idx="4521">
                  <c:v>44.831762952797433</c:v>
                </c:pt>
                <c:pt idx="4522">
                  <c:v>41.485608110905027</c:v>
                </c:pt>
                <c:pt idx="4523">
                  <c:v>38.348878524653188</c:v>
                </c:pt>
                <c:pt idx="4524">
                  <c:v>35.735023338291093</c:v>
                </c:pt>
                <c:pt idx="4525">
                  <c:v>35.177516546268599</c:v>
                </c:pt>
                <c:pt idx="4526">
                  <c:v>41.976021805150097</c:v>
                </c:pt>
                <c:pt idx="4527">
                  <c:v>59.162621459796803</c:v>
                </c:pt>
                <c:pt idx="4528">
                  <c:v>64.354462910971591</c:v>
                </c:pt>
                <c:pt idx="4529">
                  <c:v>44.865821459796798</c:v>
                </c:pt>
                <c:pt idx="4530">
                  <c:v>44.865821459796798</c:v>
                </c:pt>
                <c:pt idx="4531">
                  <c:v>45.303526377692748</c:v>
                </c:pt>
                <c:pt idx="4532">
                  <c:v>46.196724189379857</c:v>
                </c:pt>
                <c:pt idx="4533">
                  <c:v>45.747186920846062</c:v>
                </c:pt>
                <c:pt idx="4534">
                  <c:v>43.139238616945697</c:v>
                </c:pt>
                <c:pt idx="4535">
                  <c:v>32.530706401824162</c:v>
                </c:pt>
                <c:pt idx="4536">
                  <c:v>31.571151687811948</c:v>
                </c:pt>
                <c:pt idx="4537">
                  <c:v>30.05704478960963</c:v>
                </c:pt>
                <c:pt idx="4538">
                  <c:v>26.41276143491773</c:v>
                </c:pt>
                <c:pt idx="4539">
                  <c:v>16.26424317787739</c:v>
                </c:pt>
                <c:pt idx="4540">
                  <c:v>24.283975005422789</c:v>
                </c:pt>
                <c:pt idx="4541">
                  <c:v>22.906286272361971</c:v>
                </c:pt>
                <c:pt idx="4542">
                  <c:v>20.94276143491772</c:v>
                </c:pt>
                <c:pt idx="4543">
                  <c:v>19.999620168663871</c:v>
                </c:pt>
                <c:pt idx="4544">
                  <c:v>19.402268355282359</c:v>
                </c:pt>
                <c:pt idx="4545">
                  <c:v>18.519692976228129</c:v>
                </c:pt>
                <c:pt idx="4546">
                  <c:v>18.519692976228129</c:v>
                </c:pt>
                <c:pt idx="4547">
                  <c:v>18.243825266837391</c:v>
                </c:pt>
                <c:pt idx="4548">
                  <c:v>16.668469410555399</c:v>
                </c:pt>
                <c:pt idx="4549">
                  <c:v>16.499962187764691</c:v>
                </c:pt>
                <c:pt idx="4550">
                  <c:v>16.392601701164661</c:v>
                </c:pt>
                <c:pt idx="4551">
                  <c:v>16.116733991773931</c:v>
                </c:pt>
                <c:pt idx="4552">
                  <c:v>15.58436783362853</c:v>
                </c:pt>
                <c:pt idx="4553">
                  <c:v>15.32823548389853</c:v>
                </c:pt>
                <c:pt idx="4554">
                  <c:v>15.07210313416854</c:v>
                </c:pt>
                <c:pt idx="4555">
                  <c:v>14.5975441655717</c:v>
                </c:pt>
                <c:pt idx="4556">
                  <c:v>14.5807620441325</c:v>
                </c:pt>
                <c:pt idx="4557">
                  <c:v>12.67055038447702</c:v>
                </c:pt>
                <c:pt idx="4558">
                  <c:v>11.493692976228131</c:v>
                </c:pt>
                <c:pt idx="4559">
                  <c:v>10.932601701164661</c:v>
                </c:pt>
                <c:pt idx="4560">
                  <c:v>10.355479395038319</c:v>
                </c:pt>
                <c:pt idx="4561">
                  <c:v>9.5770316165056268</c:v>
                </c:pt>
                <c:pt idx="4562">
                  <c:v>9.5770316165056268</c:v>
                </c:pt>
                <c:pt idx="4563">
                  <c:v>9.3313610714876098</c:v>
                </c:pt>
                <c:pt idx="4564">
                  <c:v>9.0856905264695911</c:v>
                </c:pt>
                <c:pt idx="4565">
                  <c:v>8.8509478852150938</c:v>
                </c:pt>
                <c:pt idx="4566">
                  <c:v>8.3929251340992685</c:v>
                </c:pt>
                <c:pt idx="4567">
                  <c:v>8.3929251340992685</c:v>
                </c:pt>
                <c:pt idx="4568">
                  <c:v>8.1696450242379406</c:v>
                </c:pt>
                <c:pt idx="4569">
                  <c:v>7.5998935062419228</c:v>
                </c:pt>
                <c:pt idx="4570">
                  <c:v>7.7492535062417964</c:v>
                </c:pt>
                <c:pt idx="4571">
                  <c:v>7.7492535062417964</c:v>
                </c:pt>
                <c:pt idx="4572">
                  <c:v>7.5508777835108063</c:v>
                </c:pt>
                <c:pt idx="4573">
                  <c:v>7.5508777835108063</c:v>
                </c:pt>
                <c:pt idx="4574">
                  <c:v>7.3525020607798179</c:v>
                </c:pt>
                <c:pt idx="4575">
                  <c:v>7.1678356699674426</c:v>
                </c:pt>
                <c:pt idx="4576">
                  <c:v>7.1678356699674426</c:v>
                </c:pt>
                <c:pt idx="4577">
                  <c:v>7.1678356699674426</c:v>
                </c:pt>
                <c:pt idx="4578">
                  <c:v>6.9831692791550699</c:v>
                </c:pt>
                <c:pt idx="4579">
                  <c:v>7.0034510542253141</c:v>
                </c:pt>
                <c:pt idx="4580">
                  <c:v>6.9831692791550699</c:v>
                </c:pt>
                <c:pt idx="4581">
                  <c:v>6.9831692791550699</c:v>
                </c:pt>
                <c:pt idx="4582">
                  <c:v>6.9831692791550699</c:v>
                </c:pt>
                <c:pt idx="4583">
                  <c:v>6.3362450242379396</c:v>
                </c:pt>
                <c:pt idx="4584">
                  <c:v>6.2008191862546713</c:v>
                </c:pt>
                <c:pt idx="4585">
                  <c:v>6.2044991862546706</c:v>
                </c:pt>
                <c:pt idx="4586">
                  <c:v>5.9510322163799119</c:v>
                </c:pt>
                <c:pt idx="4587">
                  <c:v>5.8366710844884224</c:v>
                </c:pt>
                <c:pt idx="4588">
                  <c:v>5.56</c:v>
                </c:pt>
                <c:pt idx="4589">
                  <c:v>5.56</c:v>
                </c:pt>
                <c:pt idx="4590">
                  <c:v>5.56</c:v>
                </c:pt>
                <c:pt idx="4591">
                  <c:v>5.47</c:v>
                </c:pt>
                <c:pt idx="4592">
                  <c:v>5.47</c:v>
                </c:pt>
                <c:pt idx="4593">
                  <c:v>5.47</c:v>
                </c:pt>
                <c:pt idx="4594">
                  <c:v>5.36</c:v>
                </c:pt>
                <c:pt idx="4595">
                  <c:v>5.32</c:v>
                </c:pt>
                <c:pt idx="4596">
                  <c:v>5.2709250000000711</c:v>
                </c:pt>
                <c:pt idx="4597">
                  <c:v>5.212649999999976</c:v>
                </c:pt>
                <c:pt idx="4598">
                  <c:v>5.0857399999999151</c:v>
                </c:pt>
                <c:pt idx="4599">
                  <c:v>4.5752199999999812</c:v>
                </c:pt>
                <c:pt idx="4600">
                  <c:v>4.967895000000051</c:v>
                </c:pt>
                <c:pt idx="4601">
                  <c:v>4.8332149999999379</c:v>
                </c:pt>
                <c:pt idx="4602">
                  <c:v>4.7425649999999626</c:v>
                </c:pt>
                <c:pt idx="4603">
                  <c:v>4.7710550000002314</c:v>
                </c:pt>
                <c:pt idx="4604">
                  <c:v>4.7300000000000004</c:v>
                </c:pt>
                <c:pt idx="4605">
                  <c:v>4.72</c:v>
                </c:pt>
                <c:pt idx="4606">
                  <c:v>4.5768049999999949</c:v>
                </c:pt>
                <c:pt idx="4607">
                  <c:v>4.571625</c:v>
                </c:pt>
                <c:pt idx="4608">
                  <c:v>4.513350000000024</c:v>
                </c:pt>
                <c:pt idx="4609">
                  <c:v>4.4110450000000281</c:v>
                </c:pt>
                <c:pt idx="4610">
                  <c:v>4.4110450000000281</c:v>
                </c:pt>
                <c:pt idx="4611">
                  <c:v>4.3877349999999904</c:v>
                </c:pt>
                <c:pt idx="4612">
                  <c:v>4.3385249999999758</c:v>
                </c:pt>
                <c:pt idx="4613">
                  <c:v>4.2996750000000707</c:v>
                </c:pt>
                <c:pt idx="4614">
                  <c:v>4.282840000000057</c:v>
                </c:pt>
                <c:pt idx="4615">
                  <c:v>4.2362199999998644</c:v>
                </c:pt>
                <c:pt idx="4616">
                  <c:v>4.1401049999999486</c:v>
                </c:pt>
                <c:pt idx="4617">
                  <c:v>4.3558000000001886</c:v>
                </c:pt>
                <c:pt idx="4618">
                  <c:v>4.3257950000000296</c:v>
                </c:pt>
                <c:pt idx="4619">
                  <c:v>4.4110450000000281</c:v>
                </c:pt>
                <c:pt idx="4620">
                  <c:v>4.3825549999998774</c:v>
                </c:pt>
                <c:pt idx="4621">
                  <c:v>4.2685949999999817</c:v>
                </c:pt>
                <c:pt idx="4622">
                  <c:v>4.326870000000075</c:v>
                </c:pt>
                <c:pt idx="4623">
                  <c:v>4.26</c:v>
                </c:pt>
                <c:pt idx="4624">
                  <c:v>4.1947800000001374</c:v>
                </c:pt>
                <c:pt idx="4625">
                  <c:v>4.1209649999999387</c:v>
                </c:pt>
                <c:pt idx="4626">
                  <c:v>4.0354949999999574</c:v>
                </c:pt>
                <c:pt idx="4627">
                  <c:v>4.0329049999999009</c:v>
                </c:pt>
                <c:pt idx="4628">
                  <c:v>3.726730000000066</c:v>
                </c:pt>
                <c:pt idx="4629">
                  <c:v>3.93</c:v>
                </c:pt>
                <c:pt idx="4630">
                  <c:v>3.88</c:v>
                </c:pt>
                <c:pt idx="4631">
                  <c:v>3.84</c:v>
                </c:pt>
                <c:pt idx="4632">
                  <c:v>3.8</c:v>
                </c:pt>
                <c:pt idx="4633">
                  <c:v>3.7726099999999909</c:v>
                </c:pt>
                <c:pt idx="4634">
                  <c:v>3.711744999999957</c:v>
                </c:pt>
                <c:pt idx="4635">
                  <c:v>3.6586499999999762</c:v>
                </c:pt>
                <c:pt idx="4636">
                  <c:v>3.587424999999953</c:v>
                </c:pt>
                <c:pt idx="4637">
                  <c:v>3.5848350000001319</c:v>
                </c:pt>
                <c:pt idx="4638">
                  <c:v>3.5926049999999492</c:v>
                </c:pt>
                <c:pt idx="4639">
                  <c:v>3.4915949999999811</c:v>
                </c:pt>
                <c:pt idx="4640">
                  <c:v>3.41</c:v>
                </c:pt>
                <c:pt idx="4641">
                  <c:v>3.8753000000002</c:v>
                </c:pt>
                <c:pt idx="4642">
                  <c:v>4.9173899999998909</c:v>
                </c:pt>
                <c:pt idx="4643">
                  <c:v>4.5641400000001298</c:v>
                </c:pt>
                <c:pt idx="4644">
                  <c:v>4.1533399999999387</c:v>
                </c:pt>
                <c:pt idx="4645">
                  <c:v>3.9882999999997</c:v>
                </c:pt>
                <c:pt idx="4646">
                  <c:v>3.9408149999999602</c:v>
                </c:pt>
                <c:pt idx="4647">
                  <c:v>3.8580799999999722</c:v>
                </c:pt>
                <c:pt idx="4648">
                  <c:v>3.81</c:v>
                </c:pt>
                <c:pt idx="4649">
                  <c:v>3.7622499999999999</c:v>
                </c:pt>
                <c:pt idx="4650">
                  <c:v>3.7298749999999998</c:v>
                </c:pt>
                <c:pt idx="4651">
                  <c:v>3.66</c:v>
                </c:pt>
                <c:pt idx="4652">
                  <c:v>3.6923200000000049</c:v>
                </c:pt>
                <c:pt idx="4653">
                  <c:v>3.4864149999999858</c:v>
                </c:pt>
                <c:pt idx="4654">
                  <c:v>3.435909999999943</c:v>
                </c:pt>
                <c:pt idx="4655">
                  <c:v>3.36</c:v>
                </c:pt>
                <c:pt idx="4656">
                  <c:v>3.3038200000000049</c:v>
                </c:pt>
                <c:pt idx="4657">
                  <c:v>3.2390699999998871</c:v>
                </c:pt>
                <c:pt idx="4658">
                  <c:v>3.19</c:v>
                </c:pt>
                <c:pt idx="4659">
                  <c:v>3.1846799999999948</c:v>
                </c:pt>
                <c:pt idx="4660">
                  <c:v>3.1354700000000988</c:v>
                </c:pt>
                <c:pt idx="4661">
                  <c:v>3.1302899999998681</c:v>
                </c:pt>
                <c:pt idx="4662">
                  <c:v>3.0681300000000422</c:v>
                </c:pt>
                <c:pt idx="4663">
                  <c:v>3.03</c:v>
                </c:pt>
                <c:pt idx="4664">
                  <c:v>2.9800699999998872</c:v>
                </c:pt>
                <c:pt idx="4665">
                  <c:v>3.0072650000000092</c:v>
                </c:pt>
                <c:pt idx="4666">
                  <c:v>2.9593500000000241</c:v>
                </c:pt>
                <c:pt idx="4667">
                  <c:v>2.8609299999999949</c:v>
                </c:pt>
                <c:pt idx="4668">
                  <c:v>2.8376200000000749</c:v>
                </c:pt>
                <c:pt idx="4669">
                  <c:v>2.849274999999976</c:v>
                </c:pt>
                <c:pt idx="4670">
                  <c:v>2.822080000000089</c:v>
                </c:pt>
                <c:pt idx="4671">
                  <c:v>2.7329449999998872</c:v>
                </c:pt>
                <c:pt idx="4672">
                  <c:v>2.652875000000118</c:v>
                </c:pt>
                <c:pt idx="4673">
                  <c:v>2.7810799999998541</c:v>
                </c:pt>
                <c:pt idx="4674">
                  <c:v>2.71</c:v>
                </c:pt>
                <c:pt idx="4675">
                  <c:v>2.6860499999982999</c:v>
                </c:pt>
                <c:pt idx="4676">
                  <c:v>2.6800500000004002</c:v>
                </c:pt>
                <c:pt idx="4677">
                  <c:v>2.5516450000000521</c:v>
                </c:pt>
                <c:pt idx="4678">
                  <c:v>2.4739450000000049</c:v>
                </c:pt>
                <c:pt idx="4679">
                  <c:v>2.455499999997</c:v>
                </c:pt>
                <c:pt idx="4680">
                  <c:v>2.435095000000099</c:v>
                </c:pt>
                <c:pt idx="4681">
                  <c:v>2.337969999999864</c:v>
                </c:pt>
                <c:pt idx="4682">
                  <c:v>2.4066050000000661</c:v>
                </c:pt>
                <c:pt idx="4683">
                  <c:v>2.91</c:v>
                </c:pt>
                <c:pt idx="4684">
                  <c:v>3.8842000000000478</c:v>
                </c:pt>
                <c:pt idx="4685">
                  <c:v>4.257160000000062</c:v>
                </c:pt>
                <c:pt idx="4686">
                  <c:v>3.4413100000000378</c:v>
                </c:pt>
                <c:pt idx="4687">
                  <c:v>2.724449999999929</c:v>
                </c:pt>
                <c:pt idx="4688">
                  <c:v>3.1328800000000419</c:v>
                </c:pt>
                <c:pt idx="4689">
                  <c:v>2.9360399999998679</c:v>
                </c:pt>
                <c:pt idx="4690">
                  <c:v>2.815605000000184</c:v>
                </c:pt>
                <c:pt idx="4691">
                  <c:v>2.6666799999998769</c:v>
                </c:pt>
                <c:pt idx="4692">
                  <c:v>2.7521499999999759</c:v>
                </c:pt>
                <c:pt idx="4693">
                  <c:v>3.1199299999999952</c:v>
                </c:pt>
                <c:pt idx="4694">
                  <c:v>3.1205500000011002</c:v>
                </c:pt>
                <c:pt idx="4695">
                  <c:v>2.7638049999998771</c:v>
                </c:pt>
                <c:pt idx="4696">
                  <c:v>2.7573300000000889</c:v>
                </c:pt>
                <c:pt idx="4697">
                  <c:v>2.6809249999999532</c:v>
                </c:pt>
                <c:pt idx="4698">
                  <c:v>2.5760300000000189</c:v>
                </c:pt>
                <c:pt idx="4699">
                  <c:v>4.4708130301252904</c:v>
                </c:pt>
                <c:pt idx="4700">
                  <c:v>3.7233999999999758</c:v>
                </c:pt>
                <c:pt idx="4701">
                  <c:v>3.2199299999998781</c:v>
                </c:pt>
                <c:pt idx="4702">
                  <c:v>3.0842400000000301</c:v>
                </c:pt>
                <c:pt idx="4703">
                  <c:v>2.98</c:v>
                </c:pt>
                <c:pt idx="4704">
                  <c:v>3.0153200000000049</c:v>
                </c:pt>
                <c:pt idx="4705">
                  <c:v>2.9171850000000399</c:v>
                </c:pt>
                <c:pt idx="4706">
                  <c:v>2.593149999999977</c:v>
                </c:pt>
                <c:pt idx="4707">
                  <c:v>2.9272599999999671</c:v>
                </c:pt>
                <c:pt idx="4708">
                  <c:v>4.8658750000000008</c:v>
                </c:pt>
                <c:pt idx="4709">
                  <c:v>4.2585199999998169</c:v>
                </c:pt>
                <c:pt idx="4710">
                  <c:v>3.8572500000013998</c:v>
                </c:pt>
                <c:pt idx="4711">
                  <c:v>3.1901449999999341</c:v>
                </c:pt>
                <c:pt idx="4712">
                  <c:v>2.9475500000016002</c:v>
                </c:pt>
                <c:pt idx="4713">
                  <c:v>2.692864999999915</c:v>
                </c:pt>
                <c:pt idx="4714">
                  <c:v>2.5271049999999482</c:v>
                </c:pt>
                <c:pt idx="4715">
                  <c:v>2.3911300000000431</c:v>
                </c:pt>
                <c:pt idx="4716">
                  <c:v>2.2576700000000298</c:v>
                </c:pt>
                <c:pt idx="4717">
                  <c:v>2.3471000000000242</c:v>
                </c:pt>
                <c:pt idx="4718">
                  <c:v>3.8334750000001412</c:v>
                </c:pt>
                <c:pt idx="4719">
                  <c:v>5.8433174581514731</c:v>
                </c:pt>
                <c:pt idx="4720">
                  <c:v>3.3646849999999189</c:v>
                </c:pt>
                <c:pt idx="4721">
                  <c:v>2.9334500000000472</c:v>
                </c:pt>
                <c:pt idx="4722">
                  <c:v>2.731429999999877</c:v>
                </c:pt>
                <c:pt idx="4723">
                  <c:v>2.731429999999877</c:v>
                </c:pt>
                <c:pt idx="4724">
                  <c:v>3.46</c:v>
                </c:pt>
                <c:pt idx="4725">
                  <c:v>2.9813650000000331</c:v>
                </c:pt>
                <c:pt idx="4726">
                  <c:v>3.2564749999999099</c:v>
                </c:pt>
                <c:pt idx="4727">
                  <c:v>5.336438934837938</c:v>
                </c:pt>
                <c:pt idx="4728">
                  <c:v>4.8421597021771614</c:v>
                </c:pt>
                <c:pt idx="4729">
                  <c:v>3.5620949999999798</c:v>
                </c:pt>
                <c:pt idx="4730">
                  <c:v>3.0901450000000521</c:v>
                </c:pt>
                <c:pt idx="4731">
                  <c:v>2.7547399999999151</c:v>
                </c:pt>
                <c:pt idx="4732">
                  <c:v>2.6381900000000802</c:v>
                </c:pt>
                <c:pt idx="4733">
                  <c:v>2.5629999999995001</c:v>
                </c:pt>
                <c:pt idx="4734">
                  <c:v>8.1459689561888577</c:v>
                </c:pt>
                <c:pt idx="4735">
                  <c:v>6.1916292410020448</c:v>
                </c:pt>
                <c:pt idx="4736">
                  <c:v>5.3990156457296212</c:v>
                </c:pt>
                <c:pt idx="4737">
                  <c:v>4.347374162016731</c:v>
                </c:pt>
                <c:pt idx="4738">
                  <c:v>3.8949130301252408</c:v>
                </c:pt>
                <c:pt idx="4739">
                  <c:v>3.6692949999999098</c:v>
                </c:pt>
                <c:pt idx="4740">
                  <c:v>3.4128850000000899</c:v>
                </c:pt>
                <c:pt idx="4741">
                  <c:v>3.173024999999976</c:v>
                </c:pt>
                <c:pt idx="4742">
                  <c:v>3.4441999999991002</c:v>
                </c:pt>
                <c:pt idx="4743">
                  <c:v>3.2066950000000052</c:v>
                </c:pt>
                <c:pt idx="4744">
                  <c:v>2.971005000000043</c:v>
                </c:pt>
                <c:pt idx="4745">
                  <c:v>2.74855000000007</c:v>
                </c:pt>
                <c:pt idx="4746">
                  <c:v>4.4201099999999904</c:v>
                </c:pt>
                <c:pt idx="4747">
                  <c:v>4.2413999999999774</c:v>
                </c:pt>
                <c:pt idx="4748">
                  <c:v>4.9704849999998721</c:v>
                </c:pt>
                <c:pt idx="4749">
                  <c:v>14.505915002921419</c:v>
                </c:pt>
                <c:pt idx="4750">
                  <c:v>14.75298202919466</c:v>
                </c:pt>
                <c:pt idx="4751">
                  <c:v>12.26291465756813</c:v>
                </c:pt>
                <c:pt idx="4752">
                  <c:v>6.12098457858293</c:v>
                </c:pt>
                <c:pt idx="4753">
                  <c:v>11.84141589624971</c:v>
                </c:pt>
                <c:pt idx="4754">
                  <c:v>9.2288806753292025</c:v>
                </c:pt>
                <c:pt idx="4755">
                  <c:v>10.183048396979659</c:v>
                </c:pt>
                <c:pt idx="4756">
                  <c:v>8.7772843508632548</c:v>
                </c:pt>
                <c:pt idx="4757">
                  <c:v>13.99605976685687</c:v>
                </c:pt>
                <c:pt idx="4758">
                  <c:v>9.2919086281322656</c:v>
                </c:pt>
                <c:pt idx="4759">
                  <c:v>10.36542605280364</c:v>
                </c:pt>
                <c:pt idx="4760">
                  <c:v>11.793665673575379</c:v>
                </c:pt>
                <c:pt idx="4761">
                  <c:v>10.786059766856869</c:v>
                </c:pt>
                <c:pt idx="4762">
                  <c:v>10.466137994814551</c:v>
                </c:pt>
                <c:pt idx="4763">
                  <c:v>9.1213057557251673</c:v>
                </c:pt>
                <c:pt idx="4764">
                  <c:v>10.9794076750585</c:v>
                </c:pt>
                <c:pt idx="4765">
                  <c:v>9.4115851083686923</c:v>
                </c:pt>
                <c:pt idx="4766">
                  <c:v>6.7645389348371374</c:v>
                </c:pt>
                <c:pt idx="4767">
                  <c:v>10.14376973046112</c:v>
                </c:pt>
                <c:pt idx="4768">
                  <c:v>10.78067456449733</c:v>
                </c:pt>
                <c:pt idx="4769">
                  <c:v>7.1327663684604934</c:v>
                </c:pt>
                <c:pt idx="4770">
                  <c:v>17.052661391600839</c:v>
                </c:pt>
                <c:pt idx="4771">
                  <c:v>12.8995907541312</c:v>
                </c:pt>
                <c:pt idx="4772">
                  <c:v>10.295893296133841</c:v>
                </c:pt>
                <c:pt idx="4773">
                  <c:v>7.343962127458564</c:v>
                </c:pt>
                <c:pt idx="4774">
                  <c:v>10.477604780310489</c:v>
                </c:pt>
                <c:pt idx="4775">
                  <c:v>12.28826156048728</c:v>
                </c:pt>
                <c:pt idx="4776">
                  <c:v>11.09407643432727</c:v>
                </c:pt>
                <c:pt idx="4777">
                  <c:v>8.1709621274585658</c:v>
                </c:pt>
                <c:pt idx="4778">
                  <c:v>8.9664561912113925</c:v>
                </c:pt>
                <c:pt idx="4779">
                  <c:v>10.477604780310489</c:v>
                </c:pt>
                <c:pt idx="4780">
                  <c:v>27.584736904373781</c:v>
                </c:pt>
                <c:pt idx="4781">
                  <c:v>16.41099283447798</c:v>
                </c:pt>
                <c:pt idx="4782">
                  <c:v>15.02600537669872</c:v>
                </c:pt>
                <c:pt idx="4783">
                  <c:v>8.3251678112876135</c:v>
                </c:pt>
                <c:pt idx="4784">
                  <c:v>8.4999966517621779</c:v>
                </c:pt>
                <c:pt idx="4785">
                  <c:v>14.038034357483889</c:v>
                </c:pt>
                <c:pt idx="4786">
                  <c:v>25.955099732680299</c:v>
                </c:pt>
                <c:pt idx="4787">
                  <c:v>34.155099732680299</c:v>
                </c:pt>
                <c:pt idx="4788">
                  <c:v>30.04704478960964</c:v>
                </c:pt>
                <c:pt idx="4789">
                  <c:v>20.69360170116467</c:v>
                </c:pt>
                <c:pt idx="4790">
                  <c:v>14.822450461882431</c:v>
                </c:pt>
                <c:pt idx="4791">
                  <c:v>12.392418622091959</c:v>
                </c:pt>
                <c:pt idx="4792">
                  <c:v>49.860143320668001</c:v>
                </c:pt>
                <c:pt idx="4793">
                  <c:v>51.202338050271258</c:v>
                </c:pt>
                <c:pt idx="4794">
                  <c:v>68.752402127814818</c:v>
                </c:pt>
                <c:pt idx="4795">
                  <c:v>67.474256286314841</c:v>
                </c:pt>
                <c:pt idx="4796">
                  <c:v>82.368335971792703</c:v>
                </c:pt>
                <c:pt idx="4797">
                  <c:v>251.83472604858451</c:v>
                </c:pt>
                <c:pt idx="4798">
                  <c:v>105.2810578530258</c:v>
                </c:pt>
                <c:pt idx="4799">
                  <c:v>83.894846257024355</c:v>
                </c:pt>
                <c:pt idx="4800">
                  <c:v>118.1455924758979</c:v>
                </c:pt>
                <c:pt idx="4801">
                  <c:v>89.503851244806299</c:v>
                </c:pt>
                <c:pt idx="4802">
                  <c:v>73.930727293976446</c:v>
                </c:pt>
                <c:pt idx="4803">
                  <c:v>55.64011250030655</c:v>
                </c:pt>
                <c:pt idx="4804">
                  <c:v>88.533106630754716</c:v>
                </c:pt>
                <c:pt idx="4805">
                  <c:v>167.0455493322074</c:v>
                </c:pt>
                <c:pt idx="4806">
                  <c:v>111.0387152046949</c:v>
                </c:pt>
                <c:pt idx="4807">
                  <c:v>102.4788876009345</c:v>
                </c:pt>
                <c:pt idx="4808">
                  <c:v>83.28746274023419</c:v>
                </c:pt>
                <c:pt idx="4809">
                  <c:v>72.954713803641482</c:v>
                </c:pt>
                <c:pt idx="4810">
                  <c:v>71.853443961446857</c:v>
                </c:pt>
                <c:pt idx="4811">
                  <c:v>44.152284844268287</c:v>
                </c:pt>
                <c:pt idx="4812">
                  <c:v>49.661244051577278</c:v>
                </c:pt>
                <c:pt idx="4813">
                  <c:v>55.64772027337844</c:v>
                </c:pt>
                <c:pt idx="4814">
                  <c:v>45.579220040642781</c:v>
                </c:pt>
                <c:pt idx="4815">
                  <c:v>43.997264352838343</c:v>
                </c:pt>
                <c:pt idx="4816">
                  <c:v>44.71011250030655</c:v>
                </c:pt>
                <c:pt idx="4817">
                  <c:v>51.929502008632468</c:v>
                </c:pt>
                <c:pt idx="4818">
                  <c:v>43.702506593588041</c:v>
                </c:pt>
                <c:pt idx="4819">
                  <c:v>45.061320280726967</c:v>
                </c:pt>
                <c:pt idx="4820">
                  <c:v>43.786953452579439</c:v>
                </c:pt>
                <c:pt idx="4821">
                  <c:v>45.097934135426911</c:v>
                </c:pt>
                <c:pt idx="4822">
                  <c:v>48.022106625710691</c:v>
                </c:pt>
                <c:pt idx="4823">
                  <c:v>42.215601770181827</c:v>
                </c:pt>
                <c:pt idx="4824">
                  <c:v>43.451024193584772</c:v>
                </c:pt>
                <c:pt idx="4825">
                  <c:v>93.188821385071449</c:v>
                </c:pt>
                <c:pt idx="4826">
                  <c:v>77.899847438900167</c:v>
                </c:pt>
                <c:pt idx="4827">
                  <c:v>88.240432126789074</c:v>
                </c:pt>
                <c:pt idx="4828">
                  <c:v>146.65182172114399</c:v>
                </c:pt>
                <c:pt idx="4829">
                  <c:v>139.8944167289809</c:v>
                </c:pt>
                <c:pt idx="4830">
                  <c:v>104.53583999083421</c:v>
                </c:pt>
                <c:pt idx="4831">
                  <c:v>101.7049629264703</c:v>
                </c:pt>
                <c:pt idx="4832">
                  <c:v>81.024455398082864</c:v>
                </c:pt>
                <c:pt idx="4833">
                  <c:v>99.205883731492207</c:v>
                </c:pt>
                <c:pt idx="4834">
                  <c:v>77.790888873428855</c:v>
                </c:pt>
                <c:pt idx="4835">
                  <c:v>76.50066937803129</c:v>
                </c:pt>
                <c:pt idx="4836">
                  <c:v>78.210219672826838</c:v>
                </c:pt>
                <c:pt idx="4837">
                  <c:v>90.704039177523612</c:v>
                </c:pt>
                <c:pt idx="4838">
                  <c:v>106.03676309805159</c:v>
                </c:pt>
                <c:pt idx="4839">
                  <c:v>93.072259552135662</c:v>
                </c:pt>
                <c:pt idx="4840">
                  <c:v>105.21356080010371</c:v>
                </c:pt>
                <c:pt idx="4841">
                  <c:v>85.143306561569034</c:v>
                </c:pt>
                <c:pt idx="4842">
                  <c:v>89.030099634180758</c:v>
                </c:pt>
                <c:pt idx="4843">
                  <c:v>83.411176229355206</c:v>
                </c:pt>
                <c:pt idx="4844">
                  <c:v>80.994409087894624</c:v>
                </c:pt>
                <c:pt idx="4845">
                  <c:v>84.373541231863783</c:v>
                </c:pt>
                <c:pt idx="4846">
                  <c:v>76.31463864220342</c:v>
                </c:pt>
                <c:pt idx="4847">
                  <c:v>74.865735271200819</c:v>
                </c:pt>
                <c:pt idx="4848">
                  <c:v>76.31463864220342</c:v>
                </c:pt>
                <c:pt idx="4849">
                  <c:v>72.148107896922966</c:v>
                </c:pt>
                <c:pt idx="4850">
                  <c:v>69.690341231863783</c:v>
                </c:pt>
                <c:pt idx="4851">
                  <c:v>66.139545980767224</c:v>
                </c:pt>
                <c:pt idx="4852">
                  <c:v>59.201941231863778</c:v>
                </c:pt>
                <c:pt idx="4853">
                  <c:v>50.509397524198803</c:v>
                </c:pt>
                <c:pt idx="4854">
                  <c:v>52.069940948363502</c:v>
                </c:pt>
                <c:pt idx="4855">
                  <c:v>47.554735271200819</c:v>
                </c:pt>
                <c:pt idx="4856">
                  <c:v>45.493154286651198</c:v>
                </c:pt>
                <c:pt idx="4857">
                  <c:v>45.493154286651198</c:v>
                </c:pt>
                <c:pt idx="4858">
                  <c:v>47.554735271200819</c:v>
                </c:pt>
                <c:pt idx="4859">
                  <c:v>88.867155086640324</c:v>
                </c:pt>
                <c:pt idx="4860">
                  <c:v>88.867155086640324</c:v>
                </c:pt>
                <c:pt idx="4861">
                  <c:v>79.379940948363483</c:v>
                </c:pt>
                <c:pt idx="4862">
                  <c:v>74.864735271200814</c:v>
                </c:pt>
                <c:pt idx="4863">
                  <c:v>78.592941922570375</c:v>
                </c:pt>
                <c:pt idx="4864">
                  <c:v>64.661941231863793</c:v>
                </c:pt>
                <c:pt idx="4865">
                  <c:v>57.782319710359992</c:v>
                </c:pt>
                <c:pt idx="4866">
                  <c:v>55.767107896922973</c:v>
                </c:pt>
                <c:pt idx="4867">
                  <c:v>52.312319710359994</c:v>
                </c:pt>
                <c:pt idx="4868">
                  <c:v>50.509397524198803</c:v>
                </c:pt>
                <c:pt idx="4869">
                  <c:v>57.062541231863783</c:v>
                </c:pt>
                <c:pt idx="4870">
                  <c:v>58.825272153962302</c:v>
                </c:pt>
                <c:pt idx="4871">
                  <c:v>49.003638642203427</c:v>
                </c:pt>
                <c:pt idx="4872">
                  <c:v>47.554735271200819</c:v>
                </c:pt>
                <c:pt idx="4873">
                  <c:v>46.16501280464054</c:v>
                </c:pt>
                <c:pt idx="4874">
                  <c:v>43.714865178300997</c:v>
                </c:pt>
                <c:pt idx="4875">
                  <c:v>45.922993045245292</c:v>
                </c:pt>
                <c:pt idx="4876">
                  <c:v>41.84634890692228</c:v>
                </c:pt>
                <c:pt idx="4877">
                  <c:v>40.468660173861473</c:v>
                </c:pt>
                <c:pt idx="4878">
                  <c:v>48.674573963443542</c:v>
                </c:pt>
                <c:pt idx="4879">
                  <c:v>57.062541231863783</c:v>
                </c:pt>
                <c:pt idx="4880">
                  <c:v>51.756548339350573</c:v>
                </c:pt>
                <c:pt idx="4881">
                  <c:v>47.584325723421983</c:v>
                </c:pt>
                <c:pt idx="4882">
                  <c:v>43.936247759257498</c:v>
                </c:pt>
                <c:pt idx="4883">
                  <c:v>38.585574105193693</c:v>
                </c:pt>
                <c:pt idx="4884">
                  <c:v>35.916698087170637</c:v>
                </c:pt>
                <c:pt idx="4885">
                  <c:v>32.300858617279403</c:v>
                </c:pt>
                <c:pt idx="4886">
                  <c:v>30.540373269563201</c:v>
                </c:pt>
                <c:pt idx="4887">
                  <c:v>56.071341231863798</c:v>
                </c:pt>
                <c:pt idx="4888">
                  <c:v>39.372130471111888</c:v>
                </c:pt>
                <c:pt idx="4889">
                  <c:v>31.611320280726972</c:v>
                </c:pt>
                <c:pt idx="4890">
                  <c:v>30.38442046006886</c:v>
                </c:pt>
                <c:pt idx="4891">
                  <c:v>28.738399695385731</c:v>
                </c:pt>
                <c:pt idx="4892">
                  <c:v>26.082114637858961</c:v>
                </c:pt>
                <c:pt idx="4893">
                  <c:v>20.970858617279401</c:v>
                </c:pt>
                <c:pt idx="4894">
                  <c:v>18.371666257500269</c:v>
                </c:pt>
                <c:pt idx="4895">
                  <c:v>16.37401280464055</c:v>
                </c:pt>
                <c:pt idx="4896">
                  <c:v>15.374131091787101</c:v>
                </c:pt>
                <c:pt idx="4897">
                  <c:v>14.726186124880661</c:v>
                </c:pt>
                <c:pt idx="4898">
                  <c:v>14.54713109178709</c:v>
                </c:pt>
                <c:pt idx="4899">
                  <c:v>13.899186124880661</c:v>
                </c:pt>
                <c:pt idx="4900">
                  <c:v>13.26765460573257</c:v>
                </c:pt>
                <c:pt idx="4901">
                  <c:v>12.96458482154573</c:v>
                </c:pt>
                <c:pt idx="4902">
                  <c:v>12.65297507443996</c:v>
                </c:pt>
                <c:pt idx="4903">
                  <c:v>12.34990529025311</c:v>
                </c:pt>
                <c:pt idx="4904">
                  <c:v>12.05562326105845</c:v>
                </c:pt>
                <c:pt idx="4905">
                  <c:v>9.5218986023474397</c:v>
                </c:pt>
                <c:pt idx="4906">
                  <c:v>11.19089410051834</c:v>
                </c:pt>
                <c:pt idx="4907">
                  <c:v>11.19089410051834</c:v>
                </c:pt>
                <c:pt idx="4908">
                  <c:v>10.915026391127601</c:v>
                </c:pt>
                <c:pt idx="4909">
                  <c:v>10.106792523591469</c:v>
                </c:pt>
                <c:pt idx="4910">
                  <c:v>10.106792523591469</c:v>
                </c:pt>
                <c:pt idx="4911">
                  <c:v>10.106792523591469</c:v>
                </c:pt>
                <c:pt idx="4912">
                  <c:v>9.8506601738614705</c:v>
                </c:pt>
                <c:pt idx="4913">
                  <c:v>9.8506601738614705</c:v>
                </c:pt>
                <c:pt idx="4914">
                  <c:v>9.1031867340954395</c:v>
                </c:pt>
                <c:pt idx="4915">
                  <c:v>8.4540607734354403</c:v>
                </c:pt>
                <c:pt idx="4916">
                  <c:v>8.1871412318637891</c:v>
                </c:pt>
                <c:pt idx="4917">
                  <c:v>8.1871412318637891</c:v>
                </c:pt>
                <c:pt idx="4918">
                  <c:v>8.1871412318637891</c:v>
                </c:pt>
                <c:pt idx="4919">
                  <c:v>8.1871412318637891</c:v>
                </c:pt>
                <c:pt idx="4920">
                  <c:v>7.9759454728657184</c:v>
                </c:pt>
                <c:pt idx="4921">
                  <c:v>7.7751583256867107</c:v>
                </c:pt>
                <c:pt idx="4922">
                  <c:v>7.5663739911366559</c:v>
                </c:pt>
                <c:pt idx="4923">
                  <c:v>7.3679982684056684</c:v>
                </c:pt>
                <c:pt idx="4924">
                  <c:v>7.3679982684056684</c:v>
                </c:pt>
                <c:pt idx="4925">
                  <c:v>7.1833318775932931</c:v>
                </c:pt>
                <c:pt idx="4926">
                  <c:v>6.8288137758885536</c:v>
                </c:pt>
                <c:pt idx="4927">
                  <c:v>6.6589620649961887</c:v>
                </c:pt>
                <c:pt idx="4928">
                  <c:v>6.6589620649961887</c:v>
                </c:pt>
                <c:pt idx="4929">
                  <c:v>6.6589620649961887</c:v>
                </c:pt>
                <c:pt idx="4930">
                  <c:v>6.5053516484299898</c:v>
                </c:pt>
                <c:pt idx="4931">
                  <c:v>6.35174123186379</c:v>
                </c:pt>
                <c:pt idx="4932">
                  <c:v>6.2163153938805209</c:v>
                </c:pt>
                <c:pt idx="4933">
                  <c:v>5.9665284240057614</c:v>
                </c:pt>
                <c:pt idx="4934">
                  <c:v>6.0808895558972509</c:v>
                </c:pt>
                <c:pt idx="4935">
                  <c:v>2.976742602151333</c:v>
                </c:pt>
                <c:pt idx="4936">
                  <c:v>6.1413165419008511</c:v>
                </c:pt>
                <c:pt idx="4937">
                  <c:v>5.8704648659343119</c:v>
                </c:pt>
                <c:pt idx="4938">
                  <c:v>5.7561037340428216</c:v>
                </c:pt>
                <c:pt idx="4939">
                  <c:v>5.4651165419008514</c:v>
                </c:pt>
                <c:pt idx="4940">
                  <c:v>5.4266000000000014</c:v>
                </c:pt>
                <c:pt idx="4941">
                  <c:v>5.5726599999999431</c:v>
                </c:pt>
                <c:pt idx="4942">
                  <c:v>5.5066149999999148</c:v>
                </c:pt>
                <c:pt idx="4943">
                  <c:v>5.5066149999999148</c:v>
                </c:pt>
                <c:pt idx="4944">
                  <c:v>5.4703550000003016</c:v>
                </c:pt>
                <c:pt idx="4945">
                  <c:v>5.33</c:v>
                </c:pt>
                <c:pt idx="4946">
                  <c:v>5.33</c:v>
                </c:pt>
                <c:pt idx="4947">
                  <c:v>5.33</c:v>
                </c:pt>
                <c:pt idx="4948">
                  <c:v>5.33</c:v>
                </c:pt>
                <c:pt idx="4949">
                  <c:v>5.2476150000003861</c:v>
                </c:pt>
                <c:pt idx="4950">
                  <c:v>5.1686199999998399</c:v>
                </c:pt>
                <c:pt idx="4951">
                  <c:v>5.0961000000001411</c:v>
                </c:pt>
                <c:pt idx="4952">
                  <c:v>5.092214999999821</c:v>
                </c:pt>
                <c:pt idx="4953">
                  <c:v>4.9950900000002916</c:v>
                </c:pt>
                <c:pt idx="4954">
                  <c:v>5.0546599999999433</c:v>
                </c:pt>
                <c:pt idx="4955">
                  <c:v>4.96</c:v>
                </c:pt>
                <c:pt idx="4956">
                  <c:v>4.8600000000000003</c:v>
                </c:pt>
                <c:pt idx="4957">
                  <c:v>4.76</c:v>
                </c:pt>
                <c:pt idx="4958">
                  <c:v>4.71</c:v>
                </c:pt>
                <c:pt idx="4959">
                  <c:v>4.5029900000001506</c:v>
                </c:pt>
                <c:pt idx="4960">
                  <c:v>4.5431349999998494</c:v>
                </c:pt>
                <c:pt idx="4961">
                  <c:v>4.4680250000000941</c:v>
                </c:pt>
                <c:pt idx="4962">
                  <c:v>4.41</c:v>
                </c:pt>
                <c:pt idx="4963">
                  <c:v>4.2685949999997463</c:v>
                </c:pt>
                <c:pt idx="4964">
                  <c:v>2.1699099999999429</c:v>
                </c:pt>
                <c:pt idx="4965">
                  <c:v>2.0879915419009918</c:v>
                </c:pt>
                <c:pt idx="4966">
                  <c:v>4.1426465419007759</c:v>
                </c:pt>
                <c:pt idx="4967">
                  <c:v>4.1426465419007759</c:v>
                </c:pt>
                <c:pt idx="4968">
                  <c:v>4.1478265419008888</c:v>
                </c:pt>
                <c:pt idx="4969">
                  <c:v>4.0623565419009076</c:v>
                </c:pt>
                <c:pt idx="4970">
                  <c:v>4.0082999999999531</c:v>
                </c:pt>
                <c:pt idx="4971">
                  <c:v>4.0950650000001989</c:v>
                </c:pt>
                <c:pt idx="4972">
                  <c:v>4.0199999999999996</c:v>
                </c:pt>
                <c:pt idx="4973">
                  <c:v>3.951320000000123</c:v>
                </c:pt>
                <c:pt idx="4974">
                  <c:v>4.0329049999997837</c:v>
                </c:pt>
                <c:pt idx="4975">
                  <c:v>3.9992349999999912</c:v>
                </c:pt>
                <c:pt idx="4976">
                  <c:v>3.98</c:v>
                </c:pt>
                <c:pt idx="4977">
                  <c:v>3.965564999999962</c:v>
                </c:pt>
                <c:pt idx="4978">
                  <c:v>3.8101650000001039</c:v>
                </c:pt>
                <c:pt idx="4979">
                  <c:v>3.8101650000001039</c:v>
                </c:pt>
                <c:pt idx="4980">
                  <c:v>3.877505000000161</c:v>
                </c:pt>
                <c:pt idx="4981">
                  <c:v>3.8010999999999062</c:v>
                </c:pt>
                <c:pt idx="4982">
                  <c:v>3.7933299999999699</c:v>
                </c:pt>
                <c:pt idx="4983">
                  <c:v>3.7933299999999699</c:v>
                </c:pt>
                <c:pt idx="4984">
                  <c:v>3.693614999999915</c:v>
                </c:pt>
                <c:pt idx="4985">
                  <c:v>3.7376450000001702</c:v>
                </c:pt>
                <c:pt idx="4986">
                  <c:v>3.7078599999999908</c:v>
                </c:pt>
                <c:pt idx="4987">
                  <c:v>3.716925000000189</c:v>
                </c:pt>
                <c:pt idx="4988">
                  <c:v>3.6819599999998971</c:v>
                </c:pt>
                <c:pt idx="4989">
                  <c:v>3.7000899999998209</c:v>
                </c:pt>
                <c:pt idx="4990">
                  <c:v>3.65</c:v>
                </c:pt>
                <c:pt idx="4991">
                  <c:v>3.5939000000000938</c:v>
                </c:pt>
                <c:pt idx="4992">
                  <c:v>3.56</c:v>
                </c:pt>
                <c:pt idx="4993">
                  <c:v>3.507134999999614</c:v>
                </c:pt>
                <c:pt idx="4994">
                  <c:v>3.507134999999614</c:v>
                </c:pt>
                <c:pt idx="4995">
                  <c:v>1.7969500000000469</c:v>
                </c:pt>
                <c:pt idx="4996">
                  <c:v>1.6894650000000571</c:v>
                </c:pt>
                <c:pt idx="4997">
                  <c:v>3.45663000000016</c:v>
                </c:pt>
                <c:pt idx="4998">
                  <c:v>3.4061249999999998</c:v>
                </c:pt>
                <c:pt idx="4999">
                  <c:v>3.3854050000000191</c:v>
                </c:pt>
                <c:pt idx="5000">
                  <c:v>3.33</c:v>
                </c:pt>
                <c:pt idx="5001">
                  <c:v>3.2753299999999719</c:v>
                </c:pt>
                <c:pt idx="5002">
                  <c:v>3.241660000000179</c:v>
                </c:pt>
                <c:pt idx="5003">
                  <c:v>3.2688549999998302</c:v>
                </c:pt>
                <c:pt idx="5004">
                  <c:v>3.232595000000217</c:v>
                </c:pt>
                <c:pt idx="5005">
                  <c:v>3.4488599999999909</c:v>
                </c:pt>
                <c:pt idx="5006">
                  <c:v>3.2792150000000571</c:v>
                </c:pt>
                <c:pt idx="5007">
                  <c:v>3.189859999999991</c:v>
                </c:pt>
                <c:pt idx="5008">
                  <c:v>3.18</c:v>
                </c:pt>
                <c:pt idx="5009">
                  <c:v>3.16</c:v>
                </c:pt>
                <c:pt idx="5010">
                  <c:v>3.1523050000001129</c:v>
                </c:pt>
                <c:pt idx="5011">
                  <c:v>3.2403649999999158</c:v>
                </c:pt>
                <c:pt idx="5012">
                  <c:v>3.117340000000056</c:v>
                </c:pt>
                <c:pt idx="5013">
                  <c:v>3.1782049999999722</c:v>
                </c:pt>
                <c:pt idx="5014">
                  <c:v>3.1652549999999251</c:v>
                </c:pt>
                <c:pt idx="5015">
                  <c:v>3.1548949999999341</c:v>
                </c:pt>
                <c:pt idx="5016">
                  <c:v>3.073310000000038</c:v>
                </c:pt>
                <c:pt idx="5017">
                  <c:v>3.037050000000189</c:v>
                </c:pt>
                <c:pt idx="5018">
                  <c:v>2.9865449999997931</c:v>
                </c:pt>
                <c:pt idx="5019">
                  <c:v>3.0590649999999622</c:v>
                </c:pt>
                <c:pt idx="5020">
                  <c:v>2.9826600000001791</c:v>
                </c:pt>
                <c:pt idx="5021">
                  <c:v>2.9114350000000382</c:v>
                </c:pt>
                <c:pt idx="5022">
                  <c:v>2.8635199999999341</c:v>
                </c:pt>
                <c:pt idx="5023">
                  <c:v>2.84</c:v>
                </c:pt>
                <c:pt idx="5024">
                  <c:v>2.7728699999998399</c:v>
                </c:pt>
                <c:pt idx="5025">
                  <c:v>3.157100172413811</c:v>
                </c:pt>
                <c:pt idx="5026">
                  <c:v>1.506870000000075</c:v>
                </c:pt>
                <c:pt idx="5027">
                  <c:v>2.9969049999997832</c:v>
                </c:pt>
                <c:pt idx="5028">
                  <c:v>2.991725000000141</c:v>
                </c:pt>
                <c:pt idx="5029">
                  <c:v>2.961939999999962</c:v>
                </c:pt>
                <c:pt idx="5030">
                  <c:v>2.97489000000001</c:v>
                </c:pt>
                <c:pt idx="5031">
                  <c:v>2.8881250000000001</c:v>
                </c:pt>
                <c:pt idx="5032">
                  <c:v>2.948989999999915</c:v>
                </c:pt>
                <c:pt idx="5033">
                  <c:v>2.8738799999999252</c:v>
                </c:pt>
                <c:pt idx="5034">
                  <c:v>2.7974750000001412</c:v>
                </c:pt>
                <c:pt idx="5035">
                  <c:v>2.820784999999943</c:v>
                </c:pt>
                <c:pt idx="5036">
                  <c:v>3.0797849999999429</c:v>
                </c:pt>
                <c:pt idx="5037">
                  <c:v>2.9956100000002261</c:v>
                </c:pt>
                <c:pt idx="5038">
                  <c:v>2.8907149999998212</c:v>
                </c:pt>
                <c:pt idx="5039">
                  <c:v>2.9217950000000279</c:v>
                </c:pt>
                <c:pt idx="5040">
                  <c:v>2.731429999999877</c:v>
                </c:pt>
                <c:pt idx="5041">
                  <c:v>2.6964650000000558</c:v>
                </c:pt>
                <c:pt idx="5042">
                  <c:v>2.6835150000000092</c:v>
                </c:pt>
                <c:pt idx="5043">
                  <c:v>2.6174700000002171</c:v>
                </c:pt>
                <c:pt idx="5044">
                  <c:v>2.5993399999998208</c:v>
                </c:pt>
                <c:pt idx="5045">
                  <c:v>2.5294100000001789</c:v>
                </c:pt>
                <c:pt idx="5046">
                  <c:v>2.477609999999991</c:v>
                </c:pt>
                <c:pt idx="5047">
                  <c:v>2.4814950000000748</c:v>
                </c:pt>
                <c:pt idx="5048">
                  <c:v>2.383074999999812</c:v>
                </c:pt>
                <c:pt idx="5049">
                  <c:v>2.3481100000002262</c:v>
                </c:pt>
                <c:pt idx="5050">
                  <c:v>2.3053749999997639</c:v>
                </c:pt>
                <c:pt idx="5051">
                  <c:v>2.2781800000001131</c:v>
                </c:pt>
                <c:pt idx="5052">
                  <c:v>3.0733099999998021</c:v>
                </c:pt>
                <c:pt idx="5053">
                  <c:v>3.3491449999999339</c:v>
                </c:pt>
                <c:pt idx="5054">
                  <c:v>3.420370000000311</c:v>
                </c:pt>
                <c:pt idx="5055">
                  <c:v>2.9425149999997742</c:v>
                </c:pt>
                <c:pt idx="5056">
                  <c:v>1.392909999999943</c:v>
                </c:pt>
                <c:pt idx="5057">
                  <c:v>1.3877300000000661</c:v>
                </c:pt>
                <c:pt idx="5058">
                  <c:v>2.8674050000000189</c:v>
                </c:pt>
                <c:pt idx="5059">
                  <c:v>2.56</c:v>
                </c:pt>
                <c:pt idx="5060">
                  <c:v>2.46</c:v>
                </c:pt>
                <c:pt idx="5061">
                  <c:v>2.36</c:v>
                </c:pt>
                <c:pt idx="5062">
                  <c:v>2.3545849999998958</c:v>
                </c:pt>
                <c:pt idx="5063">
                  <c:v>2.1422049999999722</c:v>
                </c:pt>
                <c:pt idx="5064">
                  <c:v>2.11</c:v>
                </c:pt>
                <c:pt idx="5065">
                  <c:v>2.1046500000000941</c:v>
                </c:pt>
                <c:pt idx="5066">
                  <c:v>2.0904049999997829</c:v>
                </c:pt>
                <c:pt idx="5067">
                  <c:v>2.0127050000002069</c:v>
                </c:pt>
                <c:pt idx="5068">
                  <c:v>1.910400000000094</c:v>
                </c:pt>
                <c:pt idx="5069">
                  <c:v>1.86636999999984</c:v>
                </c:pt>
                <c:pt idx="5070">
                  <c:v>1.8223399999998211</c:v>
                </c:pt>
                <c:pt idx="5071">
                  <c:v>1.905505000000395</c:v>
                </c:pt>
                <c:pt idx="5072">
                  <c:v>2.314724999999906</c:v>
                </c:pt>
                <c:pt idx="5073">
                  <c:v>3.1240999999999062</c:v>
                </c:pt>
                <c:pt idx="5074">
                  <c:v>2.4675350000001788</c:v>
                </c:pt>
                <c:pt idx="5075">
                  <c:v>2.240909999999944</c:v>
                </c:pt>
                <c:pt idx="5076">
                  <c:v>2.1904050000000188</c:v>
                </c:pt>
                <c:pt idx="5077">
                  <c:v>2.76</c:v>
                </c:pt>
                <c:pt idx="5078">
                  <c:v>3.84</c:v>
                </c:pt>
                <c:pt idx="5079">
                  <c:v>3.4633900000000102</c:v>
                </c:pt>
                <c:pt idx="5080">
                  <c:v>3.7366349999998492</c:v>
                </c:pt>
                <c:pt idx="5081">
                  <c:v>3.4038200000001231</c:v>
                </c:pt>
                <c:pt idx="5082">
                  <c:v>3.15</c:v>
                </c:pt>
                <c:pt idx="5083">
                  <c:v>3.24</c:v>
                </c:pt>
                <c:pt idx="5084">
                  <c:v>3.28</c:v>
                </c:pt>
                <c:pt idx="5085">
                  <c:v>3.401230000000067</c:v>
                </c:pt>
                <c:pt idx="5086">
                  <c:v>3.3999350000000379</c:v>
                </c:pt>
                <c:pt idx="5087">
                  <c:v>1.738170000000028</c:v>
                </c:pt>
                <c:pt idx="5088">
                  <c:v>2.3600949999999812</c:v>
                </c:pt>
                <c:pt idx="5089">
                  <c:v>5.2135849999998962</c:v>
                </c:pt>
                <c:pt idx="5090">
                  <c:v>4.3161500000000954</c:v>
                </c:pt>
                <c:pt idx="5091">
                  <c:v>5.3288400000000564</c:v>
                </c:pt>
                <c:pt idx="5092">
                  <c:v>4.6139999999999999</c:v>
                </c:pt>
                <c:pt idx="5093">
                  <c:v>3.9289450000001231</c:v>
                </c:pt>
                <c:pt idx="5094">
                  <c:v>3.6492249999999049</c:v>
                </c:pt>
                <c:pt idx="5095">
                  <c:v>3.3060499999999529</c:v>
                </c:pt>
                <c:pt idx="5096">
                  <c:v>3.816280000000019</c:v>
                </c:pt>
                <c:pt idx="5097">
                  <c:v>4.0934099999999436</c:v>
                </c:pt>
                <c:pt idx="5098">
                  <c:v>3.6246199999998399</c:v>
                </c:pt>
                <c:pt idx="5099">
                  <c:v>3.480875000000236</c:v>
                </c:pt>
                <c:pt idx="5100">
                  <c:v>4.6424899999999152</c:v>
                </c:pt>
                <c:pt idx="5101">
                  <c:v>4.5337099999998962</c:v>
                </c:pt>
                <c:pt idx="5102">
                  <c:v>8.3482304235926907</c:v>
                </c:pt>
                <c:pt idx="5103">
                  <c:v>5.3939749999997177</c:v>
                </c:pt>
                <c:pt idx="5104">
                  <c:v>6.3872878374927176</c:v>
                </c:pt>
                <c:pt idx="5105">
                  <c:v>4.7940049999999248</c:v>
                </c:pt>
                <c:pt idx="5106">
                  <c:v>6.5815192410019838</c:v>
                </c:pt>
                <c:pt idx="5107">
                  <c:v>5.428555000000113</c:v>
                </c:pt>
                <c:pt idx="5108">
                  <c:v>4.9377499999999994</c:v>
                </c:pt>
                <c:pt idx="5109">
                  <c:v>4.4275199999999346</c:v>
                </c:pt>
                <c:pt idx="5110">
                  <c:v>5.1345142410019182</c:v>
                </c:pt>
                <c:pt idx="5111">
                  <c:v>3.6738299999999722</c:v>
                </c:pt>
                <c:pt idx="5112">
                  <c:v>3.4213049999998781</c:v>
                </c:pt>
                <c:pt idx="5113">
                  <c:v>2.9356800000001129</c:v>
                </c:pt>
                <c:pt idx="5114">
                  <c:v>3.0587049999999709</c:v>
                </c:pt>
                <c:pt idx="5115">
                  <c:v>2.9848900000000089</c:v>
                </c:pt>
                <c:pt idx="5116">
                  <c:v>2.731070000000122</c:v>
                </c:pt>
                <c:pt idx="5117">
                  <c:v>2.8735199999996981</c:v>
                </c:pt>
                <c:pt idx="5118">
                  <c:v>3.515315000000292</c:v>
                </c:pt>
                <c:pt idx="5119">
                  <c:v>2.483767499999971</c:v>
                </c:pt>
                <c:pt idx="5120">
                  <c:v>4.153669999999793</c:v>
                </c:pt>
                <c:pt idx="5121">
                  <c:v>5.0737250000001408</c:v>
                </c:pt>
                <c:pt idx="5122">
                  <c:v>11.11405485662126</c:v>
                </c:pt>
                <c:pt idx="5123">
                  <c:v>10.018594304659331</c:v>
                </c:pt>
                <c:pt idx="5124">
                  <c:v>5.9897800000001604</c:v>
                </c:pt>
                <c:pt idx="5125">
                  <c:v>4.9377499999997641</c:v>
                </c:pt>
                <c:pt idx="5126">
                  <c:v>8.8808165922677524</c:v>
                </c:pt>
                <c:pt idx="5127">
                  <c:v>13.749040670585689</c:v>
                </c:pt>
                <c:pt idx="5128">
                  <c:v>7.7761282961336464</c:v>
                </c:pt>
                <c:pt idx="5129">
                  <c:v>11.044213442391159</c:v>
                </c:pt>
                <c:pt idx="5130">
                  <c:v>9.6628436054424203</c:v>
                </c:pt>
                <c:pt idx="5131">
                  <c:v>7.497598296133769</c:v>
                </c:pt>
                <c:pt idx="5132">
                  <c:v>8.173159350863255</c:v>
                </c:pt>
                <c:pt idx="5133">
                  <c:v>11.37340502739036</c:v>
                </c:pt>
                <c:pt idx="5134">
                  <c:v>10.184752751115941</c:v>
                </c:pt>
                <c:pt idx="5135">
                  <c:v>8.0449543508630477</c:v>
                </c:pt>
                <c:pt idx="5136">
                  <c:v>6.9858348466073528</c:v>
                </c:pt>
                <c:pt idx="5137">
                  <c:v>10.00530381651364</c:v>
                </c:pt>
                <c:pt idx="5138">
                  <c:v>7.0344813684605487</c:v>
                </c:pt>
                <c:pt idx="5139">
                  <c:v>9.4711318133811488</c:v>
                </c:pt>
                <c:pt idx="5140">
                  <c:v>7.0536996575683064</c:v>
                </c:pt>
                <c:pt idx="5141">
                  <c:v>8.0695987127000706</c:v>
                </c:pt>
                <c:pt idx="5142">
                  <c:v>12.433056432252201</c:v>
                </c:pt>
                <c:pt idx="5143">
                  <c:v>11.00786485662106</c:v>
                </c:pt>
                <c:pt idx="5144">
                  <c:v>12.161686813381779</c:v>
                </c:pt>
                <c:pt idx="5145">
                  <c:v>12.747154511324769</c:v>
                </c:pt>
                <c:pt idx="5146">
                  <c:v>6.657544999999887</c:v>
                </c:pt>
                <c:pt idx="5147">
                  <c:v>7.4637772373200706</c:v>
                </c:pt>
                <c:pt idx="5148">
                  <c:v>9.6844791566533104</c:v>
                </c:pt>
                <c:pt idx="5149">
                  <c:v>12.755511432251939</c:v>
                </c:pt>
                <c:pt idx="5150">
                  <c:v>9.4480265922678832</c:v>
                </c:pt>
                <c:pt idx="5151">
                  <c:v>13.319577220715621</c:v>
                </c:pt>
                <c:pt idx="5152">
                  <c:v>6.8432383969798618</c:v>
                </c:pt>
                <c:pt idx="5153">
                  <c:v>8.4270101098611097</c:v>
                </c:pt>
                <c:pt idx="5154">
                  <c:v>32.445892057466423</c:v>
                </c:pt>
                <c:pt idx="5155">
                  <c:v>32.9166460472495</c:v>
                </c:pt>
                <c:pt idx="5156">
                  <c:v>30.098501289475401</c:v>
                </c:pt>
                <c:pt idx="5157">
                  <c:v>17.118932212948081</c:v>
                </c:pt>
                <c:pt idx="5158">
                  <c:v>28.12384338081144</c:v>
                </c:pt>
                <c:pt idx="5159">
                  <c:v>41.020160645402242</c:v>
                </c:pt>
                <c:pt idx="5160">
                  <c:v>42.443519057338897</c:v>
                </c:pt>
                <c:pt idx="5161">
                  <c:v>37.431219333380326</c:v>
                </c:pt>
                <c:pt idx="5162">
                  <c:v>37.74566470154619</c:v>
                </c:pt>
                <c:pt idx="5163">
                  <c:v>36.872372735403033</c:v>
                </c:pt>
                <c:pt idx="5164">
                  <c:v>35.951515398409008</c:v>
                </c:pt>
                <c:pt idx="5165">
                  <c:v>39.623141713341369</c:v>
                </c:pt>
                <c:pt idx="5166">
                  <c:v>38.109135300145113</c:v>
                </c:pt>
                <c:pt idx="5167">
                  <c:v>32.579020547465447</c:v>
                </c:pt>
                <c:pt idx="5168">
                  <c:v>24.486453337253661</c:v>
                </c:pt>
                <c:pt idx="5169">
                  <c:v>36.029932139056108</c:v>
                </c:pt>
                <c:pt idx="5170">
                  <c:v>28.04354329613394</c:v>
                </c:pt>
                <c:pt idx="5171">
                  <c:v>34.075073518270919</c:v>
                </c:pt>
                <c:pt idx="5172">
                  <c:v>61.471638160840058</c:v>
                </c:pt>
                <c:pt idx="5173">
                  <c:v>57.042236560487282</c:v>
                </c:pt>
                <c:pt idx="5174">
                  <c:v>54.80679692324275</c:v>
                </c:pt>
                <c:pt idx="5175">
                  <c:v>56.919773537504348</c:v>
                </c:pt>
                <c:pt idx="5176">
                  <c:v>59.997404403646229</c:v>
                </c:pt>
                <c:pt idx="5177">
                  <c:v>55.198102573531678</c:v>
                </c:pt>
                <c:pt idx="5178">
                  <c:v>54.759315325328608</c:v>
                </c:pt>
                <c:pt idx="5179">
                  <c:v>53.463673834797909</c:v>
                </c:pt>
                <c:pt idx="5180">
                  <c:v>59.937893934938877</c:v>
                </c:pt>
                <c:pt idx="5181">
                  <c:v>61.139671628663699</c:v>
                </c:pt>
                <c:pt idx="5182">
                  <c:v>57.059874241001303</c:v>
                </c:pt>
                <c:pt idx="5183">
                  <c:v>54.375822759273113</c:v>
                </c:pt>
                <c:pt idx="5184">
                  <c:v>16.467091762909991</c:v>
                </c:pt>
                <c:pt idx="5185">
                  <c:v>42.045188932565857</c:v>
                </c:pt>
                <c:pt idx="5186">
                  <c:v>34.965808040240553</c:v>
                </c:pt>
                <c:pt idx="5187">
                  <c:v>27.889359806906171</c:v>
                </c:pt>
                <c:pt idx="5188">
                  <c:v>33.829034651912806</c:v>
                </c:pt>
                <c:pt idx="5189">
                  <c:v>28.840459508805541</c:v>
                </c:pt>
                <c:pt idx="5190">
                  <c:v>91.995559858406409</c:v>
                </c:pt>
                <c:pt idx="5191">
                  <c:v>45.477985046624887</c:v>
                </c:pt>
                <c:pt idx="5192">
                  <c:v>50.70110696643836</c:v>
                </c:pt>
                <c:pt idx="5193">
                  <c:v>48.168980240273193</c:v>
                </c:pt>
                <c:pt idx="5194">
                  <c:v>34.125995629391703</c:v>
                </c:pt>
                <c:pt idx="5195">
                  <c:v>33.32955412061753</c:v>
                </c:pt>
                <c:pt idx="5196">
                  <c:v>32.584929120617048</c:v>
                </c:pt>
                <c:pt idx="5197">
                  <c:v>37.032699346445462</c:v>
                </c:pt>
                <c:pt idx="5198">
                  <c:v>36.383904644545503</c:v>
                </c:pt>
                <c:pt idx="5199">
                  <c:v>86.896269982170793</c:v>
                </c:pt>
                <c:pt idx="5200">
                  <c:v>104.8689347694159</c:v>
                </c:pt>
                <c:pt idx="5201">
                  <c:v>76.242798452874723</c:v>
                </c:pt>
                <c:pt idx="5202">
                  <c:v>64.743270454133935</c:v>
                </c:pt>
                <c:pt idx="5203">
                  <c:v>117.5298309901146</c:v>
                </c:pt>
                <c:pt idx="5204">
                  <c:v>107.7346207635166</c:v>
                </c:pt>
                <c:pt idx="5205">
                  <c:v>69.499156971735346</c:v>
                </c:pt>
                <c:pt idx="5206">
                  <c:v>49.444350012942706</c:v>
                </c:pt>
                <c:pt idx="5207">
                  <c:v>36.379734644545707</c:v>
                </c:pt>
                <c:pt idx="5208">
                  <c:v>29.698060796786582</c:v>
                </c:pt>
                <c:pt idx="5209">
                  <c:v>54.195061571270379</c:v>
                </c:pt>
                <c:pt idx="5210">
                  <c:v>40.462407159860248</c:v>
                </c:pt>
                <c:pt idx="5211">
                  <c:v>83.9665476725486</c:v>
                </c:pt>
                <c:pt idx="5212">
                  <c:v>79.140545749208343</c:v>
                </c:pt>
                <c:pt idx="5213">
                  <c:v>82.466182970199085</c:v>
                </c:pt>
                <c:pt idx="5214">
                  <c:v>56.362865240273507</c:v>
                </c:pt>
                <c:pt idx="5215">
                  <c:v>14.562008332529549</c:v>
                </c:pt>
                <c:pt idx="5216">
                  <c:v>16.20819999999982</c:v>
                </c:pt>
                <c:pt idx="5217">
                  <c:v>34.487362126178112</c:v>
                </c:pt>
                <c:pt idx="5218">
                  <c:v>37.802192159860184</c:v>
                </c:pt>
                <c:pt idx="5219">
                  <c:v>27.015688752220761</c:v>
                </c:pt>
                <c:pt idx="5220">
                  <c:v>25.74313074665972</c:v>
                </c:pt>
                <c:pt idx="5221">
                  <c:v>27.529553983106972</c:v>
                </c:pt>
                <c:pt idx="5222">
                  <c:v>20.932972074183009</c:v>
                </c:pt>
                <c:pt idx="5223">
                  <c:v>38.995181332867887</c:v>
                </c:pt>
                <c:pt idx="5224">
                  <c:v>37.936324644545998</c:v>
                </c:pt>
                <c:pt idx="5225">
                  <c:v>27.407036801345111</c:v>
                </c:pt>
                <c:pt idx="5226">
                  <c:v>22.521985702227209</c:v>
                </c:pt>
                <c:pt idx="5227">
                  <c:v>20.203693146167328</c:v>
                </c:pt>
                <c:pt idx="5228">
                  <c:v>23.555018786265219</c:v>
                </c:pt>
                <c:pt idx="5229">
                  <c:v>19.21900870516977</c:v>
                </c:pt>
                <c:pt idx="5230">
                  <c:v>147.0654164294377</c:v>
                </c:pt>
                <c:pt idx="5231">
                  <c:v>60.789193758970491</c:v>
                </c:pt>
                <c:pt idx="5232">
                  <c:v>52.319575987216389</c:v>
                </c:pt>
                <c:pt idx="5233">
                  <c:v>72.434859965806012</c:v>
                </c:pt>
                <c:pt idx="5234">
                  <c:v>50.303024184459993</c:v>
                </c:pt>
                <c:pt idx="5235">
                  <c:v>33.711798334379161</c:v>
                </c:pt>
                <c:pt idx="5236">
                  <c:v>24.94373378626528</c:v>
                </c:pt>
                <c:pt idx="5237">
                  <c:v>21.141203563419509</c:v>
                </c:pt>
                <c:pt idx="5238">
                  <c:v>18.68583814616774</c:v>
                </c:pt>
                <c:pt idx="5239">
                  <c:v>18.016474999999911</c:v>
                </c:pt>
                <c:pt idx="5240">
                  <c:v>15.65591257177771</c:v>
                </c:pt>
                <c:pt idx="5241">
                  <c:v>74.128399979550608</c:v>
                </c:pt>
                <c:pt idx="5242">
                  <c:v>39.405975878890473</c:v>
                </c:pt>
                <c:pt idx="5243">
                  <c:v>27.825160319298959</c:v>
                </c:pt>
                <c:pt idx="5244">
                  <c:v>35.710531638985202</c:v>
                </c:pt>
                <c:pt idx="5245">
                  <c:v>26.465507731579759</c:v>
                </c:pt>
                <c:pt idx="5246">
                  <c:v>32.902089120617227</c:v>
                </c:pt>
                <c:pt idx="5247">
                  <c:v>10.477700871467009</c:v>
                </c:pt>
                <c:pt idx="5248">
                  <c:v>12.325020145910949</c:v>
                </c:pt>
                <c:pt idx="5249">
                  <c:v>30.33397133993989</c:v>
                </c:pt>
                <c:pt idx="5250">
                  <c:v>29.06005546104927</c:v>
                </c:pt>
                <c:pt idx="5251">
                  <c:v>28.136716665059382</c:v>
                </c:pt>
                <c:pt idx="5252">
                  <c:v>28.360273842576081</c:v>
                </c:pt>
                <c:pt idx="5253">
                  <c:v>28.39621681338156</c:v>
                </c:pt>
                <c:pt idx="5254">
                  <c:v>28.274764058389039</c:v>
                </c:pt>
                <c:pt idx="5255">
                  <c:v>28.166962029194679</c:v>
                </c:pt>
                <c:pt idx="5256">
                  <c:v>26.929596434327539</c:v>
                </c:pt>
                <c:pt idx="5257">
                  <c:v>27.431732868654329</c:v>
                </c:pt>
                <c:pt idx="5258">
                  <c:v>27.352153029656421</c:v>
                </c:pt>
                <c:pt idx="5259">
                  <c:v>26.844169136196339</c:v>
                </c:pt>
                <c:pt idx="5260">
                  <c:v>25.414057811730149</c:v>
                </c:pt>
                <c:pt idx="5261">
                  <c:v>25.19040226671261</c:v>
                </c:pt>
                <c:pt idx="5262">
                  <c:v>25.123062266712321</c:v>
                </c:pt>
                <c:pt idx="5263">
                  <c:v>24.217502887739101</c:v>
                </c:pt>
                <c:pt idx="5264">
                  <c:v>22.399946150116929</c:v>
                </c:pt>
                <c:pt idx="5265">
                  <c:v>18.20166803249786</c:v>
                </c:pt>
                <c:pt idx="5266">
                  <c:v>19.49137426398498</c:v>
                </c:pt>
                <c:pt idx="5267">
                  <c:v>19.86159241015287</c:v>
                </c:pt>
                <c:pt idx="5268">
                  <c:v>16.675363644983179</c:v>
                </c:pt>
                <c:pt idx="5269">
                  <c:v>14.47131926565859</c:v>
                </c:pt>
                <c:pt idx="5270">
                  <c:v>13.86610929875191</c:v>
                </c:pt>
                <c:pt idx="5271">
                  <c:v>12.74476773826518</c:v>
                </c:pt>
                <c:pt idx="5272">
                  <c:v>12.30646846412437</c:v>
                </c:pt>
                <c:pt idx="5273">
                  <c:v>11.37958584006258</c:v>
                </c:pt>
                <c:pt idx="5274">
                  <c:v>11.32131084006225</c:v>
                </c:pt>
                <c:pt idx="5275">
                  <c:v>10.928569564999171</c:v>
                </c:pt>
                <c:pt idx="5276">
                  <c:v>10.743384564998889</c:v>
                </c:pt>
                <c:pt idx="5277">
                  <c:v>10.12422069746288</c:v>
                </c:pt>
                <c:pt idx="5278">
                  <c:v>9.8680883477328827</c:v>
                </c:pt>
                <c:pt idx="5279">
                  <c:v>4.1168964827311978</c:v>
                </c:pt>
                <c:pt idx="5280">
                  <c:v>4.1588414827310842</c:v>
                </c:pt>
                <c:pt idx="5281">
                  <c:v>8.890387811730589</c:v>
                </c:pt>
                <c:pt idx="5282">
                  <c:v>9.5003009980028672</c:v>
                </c:pt>
                <c:pt idx="5283">
                  <c:v>8.9775004529849252</c:v>
                </c:pt>
                <c:pt idx="5284">
                  <c:v>8.8354299079668124</c:v>
                </c:pt>
                <c:pt idx="5285">
                  <c:v>8.5890322667122962</c:v>
                </c:pt>
                <c:pt idx="5286">
                  <c:v>8.1776295155967809</c:v>
                </c:pt>
                <c:pt idx="5287">
                  <c:v>8.5511296254576195</c:v>
                </c:pt>
                <c:pt idx="5288">
                  <c:v>8.0525546254578089</c:v>
                </c:pt>
                <c:pt idx="5289">
                  <c:v>8.0170495155965753</c:v>
                </c:pt>
                <c:pt idx="5290">
                  <c:v>8.1495994057353691</c:v>
                </c:pt>
                <c:pt idx="5291">
                  <c:v>7.8804236467373174</c:v>
                </c:pt>
                <c:pt idx="5292">
                  <c:v>7.4151671650077464</c:v>
                </c:pt>
                <c:pt idx="5293">
                  <c:v>7.2180864422772562</c:v>
                </c:pt>
                <c:pt idx="5294">
                  <c:v>6.9596050514646848</c:v>
                </c:pt>
                <c:pt idx="5295">
                  <c:v>6.8461636606524534</c:v>
                </c:pt>
                <c:pt idx="5296">
                  <c:v>6.7180375414499887</c:v>
                </c:pt>
                <c:pt idx="5297">
                  <c:v>6.5271802388674667</c:v>
                </c:pt>
                <c:pt idx="5298">
                  <c:v>6.3795502388675427</c:v>
                </c:pt>
                <c:pt idx="5299">
                  <c:v>6.5245902388678818</c:v>
                </c:pt>
                <c:pt idx="5300">
                  <c:v>6.5194102388675326</c:v>
                </c:pt>
                <c:pt idx="5301">
                  <c:v>6.5284752388674949</c:v>
                </c:pt>
                <c:pt idx="5302">
                  <c:v>6.5284752388677312</c:v>
                </c:pt>
                <c:pt idx="5303">
                  <c:v>6.1163594057353983</c:v>
                </c:pt>
                <c:pt idx="5304">
                  <c:v>5.9959244057348897</c:v>
                </c:pt>
                <c:pt idx="5305">
                  <c:v>5.9135935677518372</c:v>
                </c:pt>
                <c:pt idx="5306">
                  <c:v>5.8386315978773604</c:v>
                </c:pt>
                <c:pt idx="5307">
                  <c:v>5.5639854659856924</c:v>
                </c:pt>
                <c:pt idx="5308">
                  <c:v>5.6739854659856919</c:v>
                </c:pt>
                <c:pt idx="5309">
                  <c:v>3.1839854659856921</c:v>
                </c:pt>
                <c:pt idx="5310">
                  <c:v>0.44824328806453062</c:v>
                </c:pt>
                <c:pt idx="5311">
                  <c:v>2.8672099999999898</c:v>
                </c:pt>
                <c:pt idx="5312">
                  <c:v>5.7574660602501613</c:v>
                </c:pt>
                <c:pt idx="5313">
                  <c:v>5.5412200000002167</c:v>
                </c:pt>
                <c:pt idx="5314">
                  <c:v>5.5101400000000096</c:v>
                </c:pt>
                <c:pt idx="5315">
                  <c:v>5.4440949999999813</c:v>
                </c:pt>
                <c:pt idx="5316">
                  <c:v>5.3845249999998588</c:v>
                </c:pt>
                <c:pt idx="5317">
                  <c:v>5.1138700000003103</c:v>
                </c:pt>
                <c:pt idx="5318">
                  <c:v>5.3974749999999059</c:v>
                </c:pt>
                <c:pt idx="5319">
                  <c:v>5.2770400000001034</c:v>
                </c:pt>
                <c:pt idx="5320">
                  <c:v>5.1086899999997266</c:v>
                </c:pt>
                <c:pt idx="5321">
                  <c:v>5.0750200000001691</c:v>
                </c:pt>
                <c:pt idx="5322">
                  <c:v>5.0555949999999807</c:v>
                </c:pt>
                <c:pt idx="5323">
                  <c:v>5.0037950000000277</c:v>
                </c:pt>
                <c:pt idx="5324">
                  <c:v>4.9001950000001226</c:v>
                </c:pt>
                <c:pt idx="5325">
                  <c:v>4.295429999999878</c:v>
                </c:pt>
                <c:pt idx="5326">
                  <c:v>4.8082500000000001</c:v>
                </c:pt>
                <c:pt idx="5327">
                  <c:v>4.7383200000001224</c:v>
                </c:pt>
                <c:pt idx="5328">
                  <c:v>4.6554399999999623</c:v>
                </c:pt>
                <c:pt idx="5329">
                  <c:v>4.5984599999998963</c:v>
                </c:pt>
                <c:pt idx="5330">
                  <c:v>4.5285299999997832</c:v>
                </c:pt>
                <c:pt idx="5331">
                  <c:v>4.4301100000002256</c:v>
                </c:pt>
                <c:pt idx="5332">
                  <c:v>4.3601800000001134</c:v>
                </c:pt>
                <c:pt idx="5333">
                  <c:v>4.1892400000001508</c:v>
                </c:pt>
                <c:pt idx="5334">
                  <c:v>4.2526949999998873</c:v>
                </c:pt>
                <c:pt idx="5335">
                  <c:v>4.2423349999998967</c:v>
                </c:pt>
                <c:pt idx="5336">
                  <c:v>4.2034849999999908</c:v>
                </c:pt>
                <c:pt idx="5337">
                  <c:v>4.1620450000000284</c:v>
                </c:pt>
                <c:pt idx="5338">
                  <c:v>4.07786999999984</c:v>
                </c:pt>
                <c:pt idx="5339">
                  <c:v>3.9975800000002071</c:v>
                </c:pt>
                <c:pt idx="5340">
                  <c:v>1.94698999999968</c:v>
                </c:pt>
                <c:pt idx="5341">
                  <c:v>1.9081400000002451</c:v>
                </c:pt>
                <c:pt idx="5342">
                  <c:v>3.756709999999897</c:v>
                </c:pt>
                <c:pt idx="5343">
                  <c:v>3.7541200000003112</c:v>
                </c:pt>
                <c:pt idx="5344">
                  <c:v>4.0079399999997269</c:v>
                </c:pt>
                <c:pt idx="5345">
                  <c:v>3.751530000000018</c:v>
                </c:pt>
                <c:pt idx="5346">
                  <c:v>3.6518150000001981</c:v>
                </c:pt>
                <c:pt idx="5347">
                  <c:v>3.8020349999997078</c:v>
                </c:pt>
                <c:pt idx="5348">
                  <c:v>3.712680000000113</c:v>
                </c:pt>
                <c:pt idx="5349">
                  <c:v>3.5028900000000101</c:v>
                </c:pt>
                <c:pt idx="5350">
                  <c:v>3.5184300000001132</c:v>
                </c:pt>
                <c:pt idx="5351">
                  <c:v>3.5559849999999908</c:v>
                </c:pt>
                <c:pt idx="5352">
                  <c:v>3.4565041620164201</c:v>
                </c:pt>
                <c:pt idx="5353">
                  <c:v>3.535265000000245</c:v>
                </c:pt>
                <c:pt idx="5354">
                  <c:v>3.5002999999999531</c:v>
                </c:pt>
                <c:pt idx="5355">
                  <c:v>3.5093650000001499</c:v>
                </c:pt>
                <c:pt idx="5356">
                  <c:v>3.471809999999802</c:v>
                </c:pt>
                <c:pt idx="5357">
                  <c:v>3.4433200000001229</c:v>
                </c:pt>
                <c:pt idx="5358">
                  <c:v>3.425189999999962</c:v>
                </c:pt>
                <c:pt idx="5359">
                  <c:v>3.476989999999915</c:v>
                </c:pt>
                <c:pt idx="5360">
                  <c:v>3.457564999999962</c:v>
                </c:pt>
                <c:pt idx="5361">
                  <c:v>3.3151149999999152</c:v>
                </c:pt>
                <c:pt idx="5362">
                  <c:v>3.3060500000001878</c:v>
                </c:pt>
                <c:pt idx="5363">
                  <c:v>3.2697899999998681</c:v>
                </c:pt>
                <c:pt idx="5364">
                  <c:v>3.2918050000001129</c:v>
                </c:pt>
                <c:pt idx="5365">
                  <c:v>3.212810000000037</c:v>
                </c:pt>
                <c:pt idx="5366">
                  <c:v>3.1402900000001028</c:v>
                </c:pt>
                <c:pt idx="5367">
                  <c:v>3.150649999999859</c:v>
                </c:pt>
                <c:pt idx="5368">
                  <c:v>3.1597150000000558</c:v>
                </c:pt>
                <c:pt idx="5369">
                  <c:v>3.150649999999859</c:v>
                </c:pt>
                <c:pt idx="5370">
                  <c:v>3.1441749999999531</c:v>
                </c:pt>
                <c:pt idx="5371">
                  <c:v>1.571440000000198</c:v>
                </c:pt>
                <c:pt idx="5372">
                  <c:v>2.1282899999998679</c:v>
                </c:pt>
                <c:pt idx="5373">
                  <c:v>4.073985000000226</c:v>
                </c:pt>
                <c:pt idx="5374">
                  <c:v>4.0390199999996987</c:v>
                </c:pt>
                <c:pt idx="5375">
                  <c:v>3.9574350000002729</c:v>
                </c:pt>
                <c:pt idx="5376">
                  <c:v>4.7227800000000189</c:v>
                </c:pt>
                <c:pt idx="5377">
                  <c:v>4.0662149999998212</c:v>
                </c:pt>
                <c:pt idx="5378">
                  <c:v>4.0273649999999153</c:v>
                </c:pt>
                <c:pt idx="5379">
                  <c:v>3.799445000000123</c:v>
                </c:pt>
                <c:pt idx="5380">
                  <c:v>3.6518150000001981</c:v>
                </c:pt>
                <c:pt idx="5381">
                  <c:v>3.4795799999999719</c:v>
                </c:pt>
                <c:pt idx="5382">
                  <c:v>3.5106599999999428</c:v>
                </c:pt>
                <c:pt idx="5383">
                  <c:v>3.3824549999999718</c:v>
                </c:pt>
                <c:pt idx="5384">
                  <c:v>3.3695049999999238</c:v>
                </c:pt>
                <c:pt idx="5385">
                  <c:v>3.1959749999999061</c:v>
                </c:pt>
                <c:pt idx="5386">
                  <c:v>3.3474900000001511</c:v>
                </c:pt>
                <c:pt idx="5387">
                  <c:v>3.8577199999999809</c:v>
                </c:pt>
                <c:pt idx="5388">
                  <c:v>3.6893700000000749</c:v>
                </c:pt>
                <c:pt idx="5389">
                  <c:v>3.3474899999999148</c:v>
                </c:pt>
                <c:pt idx="5390">
                  <c:v>3.395405000000018</c:v>
                </c:pt>
                <c:pt idx="5391">
                  <c:v>3.1972699999999339</c:v>
                </c:pt>
                <c:pt idx="5392">
                  <c:v>3.9755650000001981</c:v>
                </c:pt>
                <c:pt idx="5393">
                  <c:v>3.65</c:v>
                </c:pt>
                <c:pt idx="5394">
                  <c:v>3.32</c:v>
                </c:pt>
                <c:pt idx="5395">
                  <c:v>3.0664750000003771</c:v>
                </c:pt>
                <c:pt idx="5396">
                  <c:v>3.006904999999783</c:v>
                </c:pt>
                <c:pt idx="5397">
                  <c:v>3.0833099999998019</c:v>
                </c:pt>
                <c:pt idx="5398">
                  <c:v>2.9499249999999528</c:v>
                </c:pt>
                <c:pt idx="5399">
                  <c:v>2.899420000000263</c:v>
                </c:pt>
                <c:pt idx="5400">
                  <c:v>1.1744800000000659</c:v>
                </c:pt>
                <c:pt idx="5401">
                  <c:v>1.7688849999998491</c:v>
                </c:pt>
                <c:pt idx="5402">
                  <c:v>0.23499999999999999</c:v>
                </c:pt>
                <c:pt idx="5403">
                  <c:v>0.57170000000004717</c:v>
                </c:pt>
                <c:pt idx="5404">
                  <c:v>2.6520749999998108</c:v>
                </c:pt>
                <c:pt idx="5405">
                  <c:v>2.5420000000002352</c:v>
                </c:pt>
                <c:pt idx="5406">
                  <c:v>2.4798399999998209</c:v>
                </c:pt>
                <c:pt idx="5407">
                  <c:v>2.9421550000000192</c:v>
                </c:pt>
                <c:pt idx="5408">
                  <c:v>3.2568400000000559</c:v>
                </c:pt>
                <c:pt idx="5409">
                  <c:v>2.687040000000104</c:v>
                </c:pt>
                <c:pt idx="5410">
                  <c:v>2.6171099999999901</c:v>
                </c:pt>
                <c:pt idx="5411">
                  <c:v>2.453939999999962</c:v>
                </c:pt>
                <c:pt idx="5412">
                  <c:v>2.3464549999999722</c:v>
                </c:pt>
                <c:pt idx="5413">
                  <c:v>2.258394999999934</c:v>
                </c:pt>
                <c:pt idx="5414">
                  <c:v>2.8955349999999429</c:v>
                </c:pt>
                <c:pt idx="5415">
                  <c:v>4.67875</c:v>
                </c:pt>
                <c:pt idx="5416">
                  <c:v>3.353965000000056</c:v>
                </c:pt>
                <c:pt idx="5417">
                  <c:v>2.870929999999877</c:v>
                </c:pt>
                <c:pt idx="5418">
                  <c:v>2.6715000000002349</c:v>
                </c:pt>
                <c:pt idx="5419">
                  <c:v>2.74402000000017</c:v>
                </c:pt>
                <c:pt idx="5420">
                  <c:v>2.3024249999999529</c:v>
                </c:pt>
                <c:pt idx="5421">
                  <c:v>2.5886199999998389</c:v>
                </c:pt>
                <c:pt idx="5422">
                  <c:v>2.39436999999984</c:v>
                </c:pt>
                <c:pt idx="5423">
                  <c:v>2.3386850000000381</c:v>
                </c:pt>
                <c:pt idx="5424">
                  <c:v>2.5290499999999532</c:v>
                </c:pt>
                <c:pt idx="5425">
                  <c:v>4.4507542410020697</c:v>
                </c:pt>
                <c:pt idx="5426">
                  <c:v>4.2216149999999164</c:v>
                </c:pt>
                <c:pt idx="5427">
                  <c:v>3.6790100000000852</c:v>
                </c:pt>
                <c:pt idx="5428">
                  <c:v>3.027625</c:v>
                </c:pt>
                <c:pt idx="5429">
                  <c:v>2.7984099999999432</c:v>
                </c:pt>
                <c:pt idx="5430">
                  <c:v>3.0535250000000942</c:v>
                </c:pt>
                <c:pt idx="5431">
                  <c:v>2.8256050000000661</c:v>
                </c:pt>
                <c:pt idx="5432">
                  <c:v>3.034099999999905</c:v>
                </c:pt>
                <c:pt idx="5433">
                  <c:v>2.5957849999999429</c:v>
                </c:pt>
                <c:pt idx="5434">
                  <c:v>1.288370000000546</c:v>
                </c:pt>
                <c:pt idx="5435">
                  <c:v>2.2259499999993411</c:v>
                </c:pt>
                <c:pt idx="5436">
                  <c:v>3.478215000000056</c:v>
                </c:pt>
                <c:pt idx="5437">
                  <c:v>3.0832400000006221</c:v>
                </c:pt>
                <c:pt idx="5438">
                  <c:v>2.6571849999995671</c:v>
                </c:pt>
                <c:pt idx="5439">
                  <c:v>3.1479900000001511</c:v>
                </c:pt>
                <c:pt idx="5440">
                  <c:v>3.1782650000001511</c:v>
                </c:pt>
                <c:pt idx="5441">
                  <c:v>2.8876949999998871</c:v>
                </c:pt>
                <c:pt idx="5442">
                  <c:v>3.4872799999995481</c:v>
                </c:pt>
                <c:pt idx="5443">
                  <c:v>5.128045000000264</c:v>
                </c:pt>
                <c:pt idx="5444">
                  <c:v>4.58414500000017</c:v>
                </c:pt>
                <c:pt idx="5445">
                  <c:v>4.8884699999999812</c:v>
                </c:pt>
                <c:pt idx="5446">
                  <c:v>5.2141530301251091</c:v>
                </c:pt>
                <c:pt idx="5447">
                  <c:v>5.5126599999999426</c:v>
                </c:pt>
                <c:pt idx="5448">
                  <c:v>9.9916323744514539</c:v>
                </c:pt>
                <c:pt idx="5449">
                  <c:v>8.0583087249368237</c:v>
                </c:pt>
                <c:pt idx="5450">
                  <c:v>10.535174715187271</c:v>
                </c:pt>
                <c:pt idx="5451">
                  <c:v>8.9546827511158629</c:v>
                </c:pt>
                <c:pt idx="5452">
                  <c:v>10.797799241001821</c:v>
                </c:pt>
                <c:pt idx="5453">
                  <c:v>8.0977112894752956</c:v>
                </c:pt>
                <c:pt idx="5454">
                  <c:v>7.3923721921419157</c:v>
                </c:pt>
                <c:pt idx="5455">
                  <c:v>8.9465332961339943</c:v>
                </c:pt>
                <c:pt idx="5456">
                  <c:v>8.1049321274583583</c:v>
                </c:pt>
                <c:pt idx="5457">
                  <c:v>9.7250304235924077</c:v>
                </c:pt>
                <c:pt idx="5458">
                  <c:v>11.595504370800359</c:v>
                </c:pt>
                <c:pt idx="5459">
                  <c:v>9.2839442410018904</c:v>
                </c:pt>
                <c:pt idx="5460">
                  <c:v>7.4624054165662752</c:v>
                </c:pt>
                <c:pt idx="5461">
                  <c:v>7.3197892718776254</c:v>
                </c:pt>
                <c:pt idx="5462">
                  <c:v>8.8221891620166915</c:v>
                </c:pt>
                <c:pt idx="5463">
                  <c:v>7.3432700000005466</c:v>
                </c:pt>
                <c:pt idx="5464">
                  <c:v>5.792869999999982</c:v>
                </c:pt>
                <c:pt idx="5465">
                  <c:v>3.3796280301253918</c:v>
                </c:pt>
                <c:pt idx="5466">
                  <c:v>3.4275430301247889</c:v>
                </c:pt>
                <c:pt idx="5467">
                  <c:v>7.3543871274582813</c:v>
                </c:pt>
                <c:pt idx="5468">
                  <c:v>10.65234702919472</c:v>
                </c:pt>
                <c:pt idx="5469">
                  <c:v>14.889655786388641</c:v>
                </c:pt>
                <c:pt idx="5470">
                  <c:v>9.9977568144048199</c:v>
                </c:pt>
                <c:pt idx="5471">
                  <c:v>8.4154442549175812</c:v>
                </c:pt>
                <c:pt idx="5472">
                  <c:v>9.4383486281317559</c:v>
                </c:pt>
                <c:pt idx="5473">
                  <c:v>7.3742421921424617</c:v>
                </c:pt>
                <c:pt idx="5474">
                  <c:v>6.8694480301249019</c:v>
                </c:pt>
                <c:pt idx="5475">
                  <c:v>5.8466030301257694</c:v>
                </c:pt>
                <c:pt idx="5476">
                  <c:v>5.4639630301251847</c:v>
                </c:pt>
                <c:pt idx="5477">
                  <c:v>10.703558834797279</c:v>
                </c:pt>
                <c:pt idx="5478">
                  <c:v>9.0733993508629354</c:v>
                </c:pt>
                <c:pt idx="5479">
                  <c:v>12.31388532532873</c:v>
                </c:pt>
                <c:pt idx="5480">
                  <c:v>13.6581697668571</c:v>
                </c:pt>
                <c:pt idx="5481">
                  <c:v>11.111483834797941</c:v>
                </c:pt>
                <c:pt idx="5482">
                  <c:v>10.62901024691079</c:v>
                </c:pt>
                <c:pt idx="5483">
                  <c:v>9.1871186281319268</c:v>
                </c:pt>
                <c:pt idx="5484">
                  <c:v>8.8554663684607746</c:v>
                </c:pt>
                <c:pt idx="5485">
                  <c:v>7.6495280301250146</c:v>
                </c:pt>
                <c:pt idx="5486">
                  <c:v>7.2596280301252989</c:v>
                </c:pt>
                <c:pt idx="5487">
                  <c:v>8.6428796575686544</c:v>
                </c:pt>
                <c:pt idx="5488">
                  <c:v>8.0575662894746554</c:v>
                </c:pt>
                <c:pt idx="5489">
                  <c:v>13.41130589625042</c:v>
                </c:pt>
                <c:pt idx="5490">
                  <c:v>20.677866053225511</c:v>
                </c:pt>
                <c:pt idx="5491">
                  <c:v>50.08070356156896</c:v>
                </c:pt>
                <c:pt idx="5492">
                  <c:v>51.916615729734147</c:v>
                </c:pt>
                <c:pt idx="5493">
                  <c:v>38.907601651416819</c:v>
                </c:pt>
                <c:pt idx="5494">
                  <c:v>31.91916801795254</c:v>
                </c:pt>
                <c:pt idx="5495">
                  <c:v>22.574581651416651</c:v>
                </c:pt>
                <c:pt idx="5496">
                  <c:v>15.10506478960933</c:v>
                </c:pt>
                <c:pt idx="5497">
                  <c:v>14.11238170116469</c:v>
                </c:pt>
                <c:pt idx="5498">
                  <c:v>6.3425479103611169</c:v>
                </c:pt>
                <c:pt idx="5499">
                  <c:v>17.02897935748425</c:v>
                </c:pt>
                <c:pt idx="5500">
                  <c:v>16.987539357483811</c:v>
                </c:pt>
                <c:pt idx="5501">
                  <c:v>16.40387690362537</c:v>
                </c:pt>
                <c:pt idx="5502">
                  <c:v>19.17611572973415</c:v>
                </c:pt>
                <c:pt idx="5503">
                  <c:v>55.384219083263361</c:v>
                </c:pt>
                <c:pt idx="5504">
                  <c:v>68.733794357483731</c:v>
                </c:pt>
                <c:pt idx="5505">
                  <c:v>68.882032641288959</c:v>
                </c:pt>
                <c:pt idx="5506">
                  <c:v>66.768962328288893</c:v>
                </c:pt>
                <c:pt idx="5507">
                  <c:v>63.827684838034877</c:v>
                </c:pt>
                <c:pt idx="5508">
                  <c:v>65.945801646891425</c:v>
                </c:pt>
                <c:pt idx="5509">
                  <c:v>44.260168102387809</c:v>
                </c:pt>
                <c:pt idx="5510">
                  <c:v>51.680308155600862</c:v>
                </c:pt>
                <c:pt idx="5511">
                  <c:v>56.922878927316823</c:v>
                </c:pt>
                <c:pt idx="5512">
                  <c:v>69.197599688068181</c:v>
                </c:pt>
                <c:pt idx="5513">
                  <c:v>66.229020660818676</c:v>
                </c:pt>
                <c:pt idx="5514">
                  <c:v>62.030522186272051</c:v>
                </c:pt>
                <c:pt idx="5515">
                  <c:v>59.605720266837281</c:v>
                </c:pt>
                <c:pt idx="5516">
                  <c:v>66.197940660818929</c:v>
                </c:pt>
                <c:pt idx="5517">
                  <c:v>66.245855660818805</c:v>
                </c:pt>
                <c:pt idx="5518">
                  <c:v>62.472272625546459</c:v>
                </c:pt>
                <c:pt idx="5519">
                  <c:v>60.837267589150649</c:v>
                </c:pt>
                <c:pt idx="5520">
                  <c:v>45.073911401823892</c:v>
                </c:pt>
                <c:pt idx="5521">
                  <c:v>43.197885384477154</c:v>
                </c:pt>
                <c:pt idx="5522">
                  <c:v>44.926323561569497</c:v>
                </c:pt>
                <c:pt idx="5523">
                  <c:v>69.353763616083711</c:v>
                </c:pt>
                <c:pt idx="5524">
                  <c:v>62.458579026213833</c:v>
                </c:pt>
                <c:pt idx="5525">
                  <c:v>71.164804397931576</c:v>
                </c:pt>
                <c:pt idx="5526">
                  <c:v>70.392984397931684</c:v>
                </c:pt>
                <c:pt idx="5527">
                  <c:v>62.053963916352743</c:v>
                </c:pt>
                <c:pt idx="5528">
                  <c:v>72.364025328166207</c:v>
                </c:pt>
                <c:pt idx="5529">
                  <c:v>66.695315474456677</c:v>
                </c:pt>
                <c:pt idx="5530">
                  <c:v>55.883482910361622</c:v>
                </c:pt>
                <c:pt idx="5531">
                  <c:v>40.337934079036131</c:v>
                </c:pt>
                <c:pt idx="5532">
                  <c:v>42.909407080219196</c:v>
                </c:pt>
                <c:pt idx="5533">
                  <c:v>40.42923494789629</c:v>
                </c:pt>
                <c:pt idx="5534">
                  <c:v>42.177018991773643</c:v>
                </c:pt>
                <c:pt idx="5535">
                  <c:v>42.095359838034838</c:v>
                </c:pt>
                <c:pt idx="5536">
                  <c:v>45.019341033458772</c:v>
                </c:pt>
                <c:pt idx="5537">
                  <c:v>60.45545262152234</c:v>
                </c:pt>
                <c:pt idx="5538">
                  <c:v>62.60178559076428</c:v>
                </c:pt>
                <c:pt idx="5539">
                  <c:v>65.205329141670887</c:v>
                </c:pt>
                <c:pt idx="5540">
                  <c:v>64.703758350757298</c:v>
                </c:pt>
                <c:pt idx="5541">
                  <c:v>63.211180624423207</c:v>
                </c:pt>
                <c:pt idx="5542">
                  <c:v>41.906995384476907</c:v>
                </c:pt>
                <c:pt idx="5543">
                  <c:v>39.660539789610183</c:v>
                </c:pt>
                <c:pt idx="5544">
                  <c:v>37.236450376698372</c:v>
                </c:pt>
                <c:pt idx="5545">
                  <c:v>40.752553599366493</c:v>
                </c:pt>
                <c:pt idx="5546">
                  <c:v>40.100390266837628</c:v>
                </c:pt>
                <c:pt idx="5547">
                  <c:v>39.518215912701343</c:v>
                </c:pt>
                <c:pt idx="5548">
                  <c:v>37.762829838034719</c:v>
                </c:pt>
                <c:pt idx="5549">
                  <c:v>44.058085660818641</c:v>
                </c:pt>
                <c:pt idx="5550">
                  <c:v>41.286373355282421</c:v>
                </c:pt>
                <c:pt idx="5551">
                  <c:v>40.936851053225737</c:v>
                </c:pt>
                <c:pt idx="5552">
                  <c:v>38.322809947895863</c:v>
                </c:pt>
                <c:pt idx="5553">
                  <c:v>38.643938134168913</c:v>
                </c:pt>
                <c:pt idx="5554">
                  <c:v>35.632677297626088</c:v>
                </c:pt>
                <c:pt idx="5555">
                  <c:v>33.247115483898227</c:v>
                </c:pt>
                <c:pt idx="5556">
                  <c:v>32.912019947896468</c:v>
                </c:pt>
                <c:pt idx="5557">
                  <c:v>33.119567589150137</c:v>
                </c:pt>
                <c:pt idx="5558">
                  <c:v>31.479775023904519</c:v>
                </c:pt>
                <c:pt idx="5559">
                  <c:v>32.581794947896093</c:v>
                </c:pt>
                <c:pt idx="5560">
                  <c:v>32.029505892764078</c:v>
                </c:pt>
                <c:pt idx="5561">
                  <c:v>30.44591366935926</c:v>
                </c:pt>
                <c:pt idx="5562">
                  <c:v>32.176263680957163</c:v>
                </c:pt>
                <c:pt idx="5563">
                  <c:v>61.331190624422817</c:v>
                </c:pt>
                <c:pt idx="5564">
                  <c:v>46.238386965493547</c:v>
                </c:pt>
                <c:pt idx="5565">
                  <c:v>38.262542080219049</c:v>
                </c:pt>
                <c:pt idx="5566">
                  <c:v>38.949328170564328</c:v>
                </c:pt>
                <c:pt idx="5567">
                  <c:v>34.815030023904441</c:v>
                </c:pt>
                <c:pt idx="5568">
                  <c:v>61.294930624423202</c:v>
                </c:pt>
                <c:pt idx="5569">
                  <c:v>58.730993086089299</c:v>
                </c:pt>
                <c:pt idx="5570">
                  <c:v>43.658088356305377</c:v>
                </c:pt>
                <c:pt idx="5571">
                  <c:v>34.234045813779332</c:v>
                </c:pt>
                <c:pt idx="5572">
                  <c:v>33.866725703917581</c:v>
                </c:pt>
                <c:pt idx="5573">
                  <c:v>35.851371428766242</c:v>
                </c:pt>
                <c:pt idx="5574">
                  <c:v>33.901445060171788</c:v>
                </c:pt>
                <c:pt idx="5575">
                  <c:v>32.568103734042822</c:v>
                </c:pt>
                <c:pt idx="5576">
                  <c:v>39.939151687811957</c:v>
                </c:pt>
                <c:pt idx="5577">
                  <c:v>37.966601701164663</c:v>
                </c:pt>
                <c:pt idx="5578">
                  <c:v>36.11617678881197</c:v>
                </c:pt>
                <c:pt idx="5579">
                  <c:v>38.273766651415983</c:v>
                </c:pt>
                <c:pt idx="5580">
                  <c:v>38.542222296032428</c:v>
                </c:pt>
                <c:pt idx="5581">
                  <c:v>35.385850266837252</c:v>
                </c:pt>
                <c:pt idx="5582">
                  <c:v>31.356994113678759</c:v>
                </c:pt>
                <c:pt idx="5583">
                  <c:v>29.366911687812038</c:v>
                </c:pt>
                <c:pt idx="5584">
                  <c:v>28.691878102388131</c:v>
                </c:pt>
                <c:pt idx="5585">
                  <c:v>28.027913571095102</c:v>
                </c:pt>
                <c:pt idx="5586">
                  <c:v>30.03310414167073</c:v>
                </c:pt>
                <c:pt idx="5587">
                  <c:v>47.211321053225483</c:v>
                </c:pt>
                <c:pt idx="5588">
                  <c:v>52.025778888776472</c:v>
                </c:pt>
                <c:pt idx="5589">
                  <c:v>51.856619141670748</c:v>
                </c:pt>
                <c:pt idx="5590">
                  <c:v>49.395892976228183</c:v>
                </c:pt>
                <c:pt idx="5591">
                  <c:v>54.700579141670872</c:v>
                </c:pt>
                <c:pt idx="5592">
                  <c:v>147.41230142342479</c:v>
                </c:pt>
                <c:pt idx="5593">
                  <c:v>65.236727438150112</c:v>
                </c:pt>
                <c:pt idx="5594">
                  <c:v>65.965629141670831</c:v>
                </c:pt>
                <c:pt idx="5595">
                  <c:v>69.909055168664381</c:v>
                </c:pt>
                <c:pt idx="5596">
                  <c:v>69.38195038447688</c:v>
                </c:pt>
                <c:pt idx="5597">
                  <c:v>69.294796687811413</c:v>
                </c:pt>
                <c:pt idx="5598">
                  <c:v>68.531684874430539</c:v>
                </c:pt>
                <c:pt idx="5599">
                  <c:v>54.797181687811737</c:v>
                </c:pt>
                <c:pt idx="5600">
                  <c:v>47.158673355283078</c:v>
                </c:pt>
                <c:pt idx="5601">
                  <c:v>48.738016434917412</c:v>
                </c:pt>
                <c:pt idx="5602">
                  <c:v>48.602486401824407</c:v>
                </c:pt>
                <c:pt idx="5603">
                  <c:v>49.016441434917347</c:v>
                </c:pt>
                <c:pt idx="5604">
                  <c:v>49.186377926316212</c:v>
                </c:pt>
                <c:pt idx="5605">
                  <c:v>48.30463690362474</c:v>
                </c:pt>
                <c:pt idx="5606">
                  <c:v>50.697400945547599</c:v>
                </c:pt>
                <c:pt idx="5607">
                  <c:v>45.884651701164607</c:v>
                </c:pt>
                <c:pt idx="5608">
                  <c:v>27.270173355282381</c:v>
                </c:pt>
                <c:pt idx="5609">
                  <c:v>18.522381687811791</c:v>
                </c:pt>
                <c:pt idx="5610">
                  <c:v>19.592249083037292</c:v>
                </c:pt>
                <c:pt idx="5611">
                  <c:v>18.39158668781176</c:v>
                </c:pt>
                <c:pt idx="5612">
                  <c:v>19.487116401824341</c:v>
                </c:pt>
                <c:pt idx="5613">
                  <c:v>19.017938206959968</c:v>
                </c:pt>
                <c:pt idx="5614">
                  <c:v>19.527785660818921</c:v>
                </c:pt>
                <c:pt idx="5615">
                  <c:v>18.172731687811929</c:v>
                </c:pt>
                <c:pt idx="5616">
                  <c:v>19.823045660818771</c:v>
                </c:pt>
                <c:pt idx="5617">
                  <c:v>20.31164885568332</c:v>
                </c:pt>
                <c:pt idx="5618">
                  <c:v>19.383128206959459</c:v>
                </c:pt>
                <c:pt idx="5619">
                  <c:v>18.373399915769891</c:v>
                </c:pt>
                <c:pt idx="5620">
                  <c:v>18.035890168663801</c:v>
                </c:pt>
                <c:pt idx="5621">
                  <c:v>17.52558060029008</c:v>
                </c:pt>
                <c:pt idx="5622">
                  <c:v>16.881331541900721</c:v>
                </c:pt>
                <c:pt idx="5623">
                  <c:v>16.371749410555889</c:v>
                </c:pt>
                <c:pt idx="5624">
                  <c:v>12.02114399177411</c:v>
                </c:pt>
                <c:pt idx="5625">
                  <c:v>10.458078991773441</c:v>
                </c:pt>
                <c:pt idx="5626">
                  <c:v>15.51886591270166</c:v>
                </c:pt>
                <c:pt idx="5627">
                  <c:v>15.39584091270086</c:v>
                </c:pt>
                <c:pt idx="5628">
                  <c:v>14.336378134168401</c:v>
                </c:pt>
                <c:pt idx="5629">
                  <c:v>14.683438134168901</c:v>
                </c:pt>
                <c:pt idx="5630">
                  <c:v>14.89236356297112</c:v>
                </c:pt>
                <c:pt idx="5631">
                  <c:v>14.60055813416851</c:v>
                </c:pt>
                <c:pt idx="5632">
                  <c:v>15.013503680956839</c:v>
                </c:pt>
                <c:pt idx="5633">
                  <c:v>13.68246676162323</c:v>
                </c:pt>
                <c:pt idx="5634">
                  <c:v>13.300656541901279</c:v>
                </c:pt>
                <c:pt idx="5635">
                  <c:v>12.714910782902701</c:v>
                </c:pt>
                <c:pt idx="5636">
                  <c:v>12.9093450239044</c:v>
                </c:pt>
                <c:pt idx="5637">
                  <c:v>12.4879885784433</c:v>
                </c:pt>
                <c:pt idx="5638">
                  <c:v>12.74785866935863</c:v>
                </c:pt>
                <c:pt idx="5639">
                  <c:v>13.264396541900959</c:v>
                </c:pt>
                <c:pt idx="5640">
                  <c:v>13.21130154190122</c:v>
                </c:pt>
                <c:pt idx="5641">
                  <c:v>13.101880782902739</c:v>
                </c:pt>
                <c:pt idx="5642">
                  <c:v>12.660705023904629</c:v>
                </c:pt>
                <c:pt idx="5643">
                  <c:v>13.0816907829028</c:v>
                </c:pt>
                <c:pt idx="5644">
                  <c:v>12.70060930117366</c:v>
                </c:pt>
                <c:pt idx="5645">
                  <c:v>12.6669393011741</c:v>
                </c:pt>
                <c:pt idx="5646">
                  <c:v>12.44007357844273</c:v>
                </c:pt>
                <c:pt idx="5647">
                  <c:v>12.522417910360961</c:v>
                </c:pt>
                <c:pt idx="5648">
                  <c:v>12.46673291036139</c:v>
                </c:pt>
                <c:pt idx="5649">
                  <c:v>11.9138390859259</c:v>
                </c:pt>
                <c:pt idx="5650">
                  <c:v>11.75564237503308</c:v>
                </c:pt>
                <c:pt idx="5651">
                  <c:v>11.96952408592546</c:v>
                </c:pt>
                <c:pt idx="5652">
                  <c:v>11.65771695846715</c:v>
                </c:pt>
                <c:pt idx="5653">
                  <c:v>11.440651541900751</c:v>
                </c:pt>
                <c:pt idx="5654">
                  <c:v>11.873910782903071</c:v>
                </c:pt>
                <c:pt idx="5655">
                  <c:v>7.4682515419006537</c:v>
                </c:pt>
                <c:pt idx="5656">
                  <c:v>6.6416715419011059</c:v>
                </c:pt>
                <c:pt idx="5657">
                  <c:v>10.704532602150969</c:v>
                </c:pt>
                <c:pt idx="5658">
                  <c:v>10.554312602151461</c:v>
                </c:pt>
                <c:pt idx="5659">
                  <c:v>10.62035760215101</c:v>
                </c:pt>
                <c:pt idx="5660">
                  <c:v>10.43725654190157</c:v>
                </c:pt>
                <c:pt idx="5661">
                  <c:v>10.41356154190046</c:v>
                </c:pt>
                <c:pt idx="5662">
                  <c:v>10.4196515419007</c:v>
                </c:pt>
                <c:pt idx="5663">
                  <c:v>10.397803270950689</c:v>
                </c:pt>
                <c:pt idx="5664">
                  <c:v>10.28836630107527</c:v>
                </c:pt>
                <c:pt idx="5665">
                  <c:v>10.408163270950441</c:v>
                </c:pt>
                <c:pt idx="5666">
                  <c:v>10.387443270950699</c:v>
                </c:pt>
                <c:pt idx="5667">
                  <c:v>10.2993832709509</c:v>
                </c:pt>
                <c:pt idx="5668">
                  <c:v>10.2967932709499</c:v>
                </c:pt>
                <c:pt idx="5669">
                  <c:v>10.32657827095055</c:v>
                </c:pt>
                <c:pt idx="5670">
                  <c:v>10.13362327095034</c:v>
                </c:pt>
                <c:pt idx="5671">
                  <c:v>9.9769282709504541</c:v>
                </c:pt>
                <c:pt idx="5672">
                  <c:v>10.00023827095049</c:v>
                </c:pt>
                <c:pt idx="5673">
                  <c:v>9.8733282709500774</c:v>
                </c:pt>
                <c:pt idx="5674">
                  <c:v>9.9225382709509162</c:v>
                </c:pt>
                <c:pt idx="5675">
                  <c:v>9.6285732709503886</c:v>
                </c:pt>
                <c:pt idx="5676">
                  <c:v>9.6363432709503218</c:v>
                </c:pt>
                <c:pt idx="5677">
                  <c:v>9.6324582709507087</c:v>
                </c:pt>
                <c:pt idx="5678">
                  <c:v>9.5068432709498509</c:v>
                </c:pt>
                <c:pt idx="5679">
                  <c:v>9.4112582709504249</c:v>
                </c:pt>
                <c:pt idx="5680">
                  <c:v>9.3410832709507083</c:v>
                </c:pt>
                <c:pt idx="5681">
                  <c:v>9.2012232709500115</c:v>
                </c:pt>
                <c:pt idx="5682">
                  <c:v>9.3423782709505012</c:v>
                </c:pt>
                <c:pt idx="5683">
                  <c:v>12.11121463941182</c:v>
                </c:pt>
                <c:pt idx="5684">
                  <c:v>10.607337432966521</c:v>
                </c:pt>
                <c:pt idx="5685">
                  <c:v>10.307153270950121</c:v>
                </c:pt>
                <c:pt idx="5686">
                  <c:v>6.2739532709507841</c:v>
                </c:pt>
                <c:pt idx="5687">
                  <c:v>6.4168949999996983</c:v>
                </c:pt>
                <c:pt idx="5688">
                  <c:v>9.8596900000004339</c:v>
                </c:pt>
                <c:pt idx="5689">
                  <c:v>9.6110499999997181</c:v>
                </c:pt>
                <c:pt idx="5690">
                  <c:v>9.6369499999998105</c:v>
                </c:pt>
                <c:pt idx="5691">
                  <c:v>9.5204000000005653</c:v>
                </c:pt>
                <c:pt idx="5692">
                  <c:v>8.8185099999993781</c:v>
                </c:pt>
                <c:pt idx="5693">
                  <c:v>9.4388150000004334</c:v>
                </c:pt>
                <c:pt idx="5694">
                  <c:v>9.3637050000002073</c:v>
                </c:pt>
                <c:pt idx="5695">
                  <c:v>9.5665800000002079</c:v>
                </c:pt>
                <c:pt idx="5696">
                  <c:v>9.4344899999996805</c:v>
                </c:pt>
                <c:pt idx="5697">
                  <c:v>9.4008200000003583</c:v>
                </c:pt>
                <c:pt idx="5698">
                  <c:v>9.285564999999492</c:v>
                </c:pt>
                <c:pt idx="5699">
                  <c:v>9.0602350000002261</c:v>
                </c:pt>
                <c:pt idx="5700">
                  <c:v>8.8828199999998869</c:v>
                </c:pt>
                <c:pt idx="5701">
                  <c:v>8.9126050000003012</c:v>
                </c:pt>
                <c:pt idx="5702">
                  <c:v>8.8323149999999622</c:v>
                </c:pt>
                <c:pt idx="5703">
                  <c:v>8.824544999999322</c:v>
                </c:pt>
                <c:pt idx="5704">
                  <c:v>9.3567900000003394</c:v>
                </c:pt>
                <c:pt idx="5705">
                  <c:v>10.36818500000004</c:v>
                </c:pt>
                <c:pt idx="5706">
                  <c:v>10.17911499999968</c:v>
                </c:pt>
                <c:pt idx="5707">
                  <c:v>9.8281699999997922</c:v>
                </c:pt>
                <c:pt idx="5708">
                  <c:v>9.4254250000006596</c:v>
                </c:pt>
                <c:pt idx="5709">
                  <c:v>9.4544901098610818</c:v>
                </c:pt>
                <c:pt idx="5710">
                  <c:v>9.5614000000000949</c:v>
                </c:pt>
                <c:pt idx="5711">
                  <c:v>9.418950000000283</c:v>
                </c:pt>
                <c:pt idx="5712">
                  <c:v>9.3477249999999064</c:v>
                </c:pt>
                <c:pt idx="5713">
                  <c:v>9.2739099999999439</c:v>
                </c:pt>
                <c:pt idx="5714">
                  <c:v>9.2143399999995861</c:v>
                </c:pt>
                <c:pt idx="5715">
                  <c:v>9.1444100000004145</c:v>
                </c:pt>
                <c:pt idx="5716">
                  <c:v>6.1951250000004716</c:v>
                </c:pt>
                <c:pt idx="5717">
                  <c:v>5.9066649999993963</c:v>
                </c:pt>
                <c:pt idx="5718">
                  <c:v>9.0451349999998492</c:v>
                </c:pt>
                <c:pt idx="5719">
                  <c:v>11.515114241001969</c:v>
                </c:pt>
                <c:pt idx="5720">
                  <c:v>11.01515154839603</c:v>
                </c:pt>
                <c:pt idx="5721">
                  <c:v>9.9710600000000369</c:v>
                </c:pt>
                <c:pt idx="5722">
                  <c:v>9.5760850000001305</c:v>
                </c:pt>
                <c:pt idx="5723">
                  <c:v>10.76155329613416</c:v>
                </c:pt>
                <c:pt idx="5724">
                  <c:v>9.0723299999997362</c:v>
                </c:pt>
                <c:pt idx="5725">
                  <c:v>9.4979450000003585</c:v>
                </c:pt>
                <c:pt idx="5726">
                  <c:v>9.2402399999996803</c:v>
                </c:pt>
                <c:pt idx="5727">
                  <c:v>9.0667100000001319</c:v>
                </c:pt>
                <c:pt idx="5728">
                  <c:v>9.0874300000001131</c:v>
                </c:pt>
                <c:pt idx="5729">
                  <c:v>9.0550549999996424</c:v>
                </c:pt>
                <c:pt idx="5730">
                  <c:v>8.8659849999997551</c:v>
                </c:pt>
                <c:pt idx="5731">
                  <c:v>8.9372100000001318</c:v>
                </c:pt>
                <c:pt idx="5732">
                  <c:v>8.8556249999999999</c:v>
                </c:pt>
                <c:pt idx="5733">
                  <c:v>9.0304500000002825</c:v>
                </c:pt>
                <c:pt idx="5734">
                  <c:v>8.7300099999998491</c:v>
                </c:pt>
                <c:pt idx="5735">
                  <c:v>8.6963400000000561</c:v>
                </c:pt>
                <c:pt idx="5736">
                  <c:v>8.6484250000001879</c:v>
                </c:pt>
                <c:pt idx="5737">
                  <c:v>8.4451099999997545</c:v>
                </c:pt>
                <c:pt idx="5738">
                  <c:v>8.3777700000001705</c:v>
                </c:pt>
                <c:pt idx="5739">
                  <c:v>8.3169050000000198</c:v>
                </c:pt>
                <c:pt idx="5740">
                  <c:v>8.3065450000002645</c:v>
                </c:pt>
                <c:pt idx="5741">
                  <c:v>8.2055349999999443</c:v>
                </c:pt>
                <c:pt idx="5742">
                  <c:v>8.2767599999998502</c:v>
                </c:pt>
                <c:pt idx="5743">
                  <c:v>8.1964699999995094</c:v>
                </c:pt>
                <c:pt idx="5744">
                  <c:v>8.0553150000004337</c:v>
                </c:pt>
                <c:pt idx="5745">
                  <c:v>7.9530100000003197</c:v>
                </c:pt>
                <c:pt idx="5746">
                  <c:v>5.57611499999968</c:v>
                </c:pt>
                <c:pt idx="5747">
                  <c:v>2.4634399999994909</c:v>
                </c:pt>
                <c:pt idx="5748">
                  <c:v>4.6929250000006597</c:v>
                </c:pt>
                <c:pt idx="5749">
                  <c:v>4.7330699999998869</c:v>
                </c:pt>
                <c:pt idx="5750">
                  <c:v>4.736955000000207</c:v>
                </c:pt>
                <c:pt idx="5751">
                  <c:v>4.6320599999995666</c:v>
                </c:pt>
                <c:pt idx="5752">
                  <c:v>4.5401149999996786</c:v>
                </c:pt>
                <c:pt idx="5753">
                  <c:v>4.518100000000377</c:v>
                </c:pt>
                <c:pt idx="5754">
                  <c:v>4.5401150000001511</c:v>
                </c:pt>
                <c:pt idx="5755">
                  <c:v>4.6268799999999244</c:v>
                </c:pt>
                <c:pt idx="5756">
                  <c:v>4.9428600000002261</c:v>
                </c:pt>
                <c:pt idx="5757">
                  <c:v>4.8755199999996988</c:v>
                </c:pt>
                <c:pt idx="5758">
                  <c:v>4.7201200000000751</c:v>
                </c:pt>
                <c:pt idx="5759">
                  <c:v>4.8431450000001686</c:v>
                </c:pt>
                <c:pt idx="5760">
                  <c:v>6.3064950000000746</c:v>
                </c:pt>
                <c:pt idx="5761">
                  <c:v>5.91152000000017</c:v>
                </c:pt>
                <c:pt idx="5762">
                  <c:v>5.3481949999998868</c:v>
                </c:pt>
                <c:pt idx="5763">
                  <c:v>5.1655999999999054</c:v>
                </c:pt>
                <c:pt idx="5764">
                  <c:v>4.9635800000002073</c:v>
                </c:pt>
                <c:pt idx="5765">
                  <c:v>4.9855949999999813</c:v>
                </c:pt>
                <c:pt idx="5766">
                  <c:v>5.1733699999996041</c:v>
                </c:pt>
                <c:pt idx="5767">
                  <c:v>5.0257400000001509</c:v>
                </c:pt>
                <c:pt idx="5768">
                  <c:v>6.1588650000001506</c:v>
                </c:pt>
                <c:pt idx="5769">
                  <c:v>5.396109999999755</c:v>
                </c:pt>
                <c:pt idx="5770">
                  <c:v>6.237860000000226</c:v>
                </c:pt>
                <c:pt idx="5771">
                  <c:v>6.2650549999996414</c:v>
                </c:pt>
                <c:pt idx="5772">
                  <c:v>5.5282000000007541</c:v>
                </c:pt>
                <c:pt idx="5773">
                  <c:v>5.2484799999988878</c:v>
                </c:pt>
                <c:pt idx="5774">
                  <c:v>5.0438700000005463</c:v>
                </c:pt>
                <c:pt idx="5775">
                  <c:v>4.8599799999998314</c:v>
                </c:pt>
                <c:pt idx="5776">
                  <c:v>4.764150000000094</c:v>
                </c:pt>
                <c:pt idx="5777">
                  <c:v>2.4856750000001879</c:v>
                </c:pt>
                <c:pt idx="5778">
                  <c:v>1.701189999999962</c:v>
                </c:pt>
                <c:pt idx="5779">
                  <c:v>3.5025349999999431</c:v>
                </c:pt>
                <c:pt idx="5780">
                  <c:v>4.7794049999995476</c:v>
                </c:pt>
                <c:pt idx="5781">
                  <c:v>3.7019650000000559</c:v>
                </c:pt>
                <c:pt idx="5782">
                  <c:v>3.340660000000415</c:v>
                </c:pt>
                <c:pt idx="5783">
                  <c:v>3.3963449999999811</c:v>
                </c:pt>
                <c:pt idx="5784">
                  <c:v>7.2979182961337496</c:v>
                </c:pt>
                <c:pt idx="5785">
                  <c:v>5.4832280301249199</c:v>
                </c:pt>
                <c:pt idx="5786">
                  <c:v>5.0895480301252789</c:v>
                </c:pt>
                <c:pt idx="5787">
                  <c:v>4.8661700000002632</c:v>
                </c:pt>
                <c:pt idx="5788">
                  <c:v>4.2963700000000751</c:v>
                </c:pt>
                <c:pt idx="5789">
                  <c:v>3.8444149999998678</c:v>
                </c:pt>
                <c:pt idx="5790">
                  <c:v>3.5880049999994532</c:v>
                </c:pt>
                <c:pt idx="5791">
                  <c:v>3.374330000000207</c:v>
                </c:pt>
                <c:pt idx="5792">
                  <c:v>3.2046850000000369</c:v>
                </c:pt>
                <c:pt idx="5793">
                  <c:v>3.011730000000302</c:v>
                </c:pt>
                <c:pt idx="5794">
                  <c:v>2.8912950000002642</c:v>
                </c:pt>
                <c:pt idx="5795">
                  <c:v>2.6856749999997169</c:v>
                </c:pt>
                <c:pt idx="5796">
                  <c:v>2.7413600000002258</c:v>
                </c:pt>
                <c:pt idx="5797">
                  <c:v>2.7348849999998488</c:v>
                </c:pt>
                <c:pt idx="5798">
                  <c:v>2.497899999999623</c:v>
                </c:pt>
                <c:pt idx="5799">
                  <c:v>2.4551650000003389</c:v>
                </c:pt>
                <c:pt idx="5800">
                  <c:v>2.473294999999792</c:v>
                </c:pt>
                <c:pt idx="5801">
                  <c:v>2.4707049999997359</c:v>
                </c:pt>
                <c:pt idx="5802">
                  <c:v>2.4033650000006221</c:v>
                </c:pt>
                <c:pt idx="5803">
                  <c:v>2.4473949999996978</c:v>
                </c:pt>
                <c:pt idx="5804">
                  <c:v>2.3774650000000559</c:v>
                </c:pt>
                <c:pt idx="5805">
                  <c:v>2.2699799999998298</c:v>
                </c:pt>
                <c:pt idx="5806">
                  <c:v>1.7118350000001319</c:v>
                </c:pt>
                <c:pt idx="5807">
                  <c:v>2.2246550000000189</c:v>
                </c:pt>
                <c:pt idx="5808">
                  <c:v>1.389379999999925</c:v>
                </c:pt>
                <c:pt idx="5809">
                  <c:v>1.288370000000546</c:v>
                </c:pt>
                <c:pt idx="5810">
                  <c:v>2.2259499999993411</c:v>
                </c:pt>
                <c:pt idx="5811">
                  <c:v>3.478215000000056</c:v>
                </c:pt>
                <c:pt idx="5812">
                  <c:v>3.0832400000006221</c:v>
                </c:pt>
                <c:pt idx="5813">
                  <c:v>2.6571849999995671</c:v>
                </c:pt>
                <c:pt idx="5814">
                  <c:v>3.1479900000001511</c:v>
                </c:pt>
                <c:pt idx="5815">
                  <c:v>3.1782650000001511</c:v>
                </c:pt>
                <c:pt idx="5816">
                  <c:v>2.8876949999998871</c:v>
                </c:pt>
                <c:pt idx="5817">
                  <c:v>3.4872799999995481</c:v>
                </c:pt>
                <c:pt idx="5818">
                  <c:v>5.128045000000264</c:v>
                </c:pt>
                <c:pt idx="5819">
                  <c:v>4.58414500000017</c:v>
                </c:pt>
                <c:pt idx="5820">
                  <c:v>4.8884699999999812</c:v>
                </c:pt>
                <c:pt idx="5821">
                  <c:v>5.2141530301251091</c:v>
                </c:pt>
                <c:pt idx="5822">
                  <c:v>5.5126599999999426</c:v>
                </c:pt>
                <c:pt idx="5823">
                  <c:v>9.9916323744514539</c:v>
                </c:pt>
                <c:pt idx="5824">
                  <c:v>8.0583087249368237</c:v>
                </c:pt>
                <c:pt idx="5825">
                  <c:v>10.535174715187271</c:v>
                </c:pt>
                <c:pt idx="5826">
                  <c:v>8.9546827511158629</c:v>
                </c:pt>
                <c:pt idx="5827">
                  <c:v>10.797799241001821</c:v>
                </c:pt>
                <c:pt idx="5828">
                  <c:v>8.0977112894752956</c:v>
                </c:pt>
                <c:pt idx="5829">
                  <c:v>7.3923721921419157</c:v>
                </c:pt>
                <c:pt idx="5830">
                  <c:v>8.9465332961339943</c:v>
                </c:pt>
                <c:pt idx="5831">
                  <c:v>8.1049321274583583</c:v>
                </c:pt>
                <c:pt idx="5832">
                  <c:v>9.7250304235924077</c:v>
                </c:pt>
                <c:pt idx="5833">
                  <c:v>11.595504370800359</c:v>
                </c:pt>
                <c:pt idx="5834">
                  <c:v>9.2839442410018904</c:v>
                </c:pt>
                <c:pt idx="5835">
                  <c:v>7.4624054165662752</c:v>
                </c:pt>
                <c:pt idx="5836">
                  <c:v>7.3197892718776254</c:v>
                </c:pt>
                <c:pt idx="5837">
                  <c:v>8.8221891620166915</c:v>
                </c:pt>
                <c:pt idx="5838">
                  <c:v>7.3432700000005466</c:v>
                </c:pt>
                <c:pt idx="5839">
                  <c:v>5.792869999999982</c:v>
                </c:pt>
                <c:pt idx="5840">
                  <c:v>3.4275430301247889</c:v>
                </c:pt>
                <c:pt idx="5841">
                  <c:v>7.3543871274582813</c:v>
                </c:pt>
                <c:pt idx="5842">
                  <c:v>10.65234702919472</c:v>
                </c:pt>
                <c:pt idx="5843">
                  <c:v>14.889655786388641</c:v>
                </c:pt>
                <c:pt idx="5844">
                  <c:v>9.9977568144048199</c:v>
                </c:pt>
                <c:pt idx="5845">
                  <c:v>8.4154442549175812</c:v>
                </c:pt>
                <c:pt idx="5846">
                  <c:v>9.4383486281317559</c:v>
                </c:pt>
                <c:pt idx="5847">
                  <c:v>7.3742421921424617</c:v>
                </c:pt>
                <c:pt idx="5848">
                  <c:v>6.8694480301249019</c:v>
                </c:pt>
                <c:pt idx="5849">
                  <c:v>5.8466030301257694</c:v>
                </c:pt>
                <c:pt idx="5850">
                  <c:v>5.4639630301251847</c:v>
                </c:pt>
                <c:pt idx="5851">
                  <c:v>10.703558834797279</c:v>
                </c:pt>
                <c:pt idx="5852">
                  <c:v>9.0733993508629354</c:v>
                </c:pt>
                <c:pt idx="5853">
                  <c:v>12.31388532532873</c:v>
                </c:pt>
                <c:pt idx="5854">
                  <c:v>13.6581697668571</c:v>
                </c:pt>
                <c:pt idx="5855">
                  <c:v>11.111483834797941</c:v>
                </c:pt>
                <c:pt idx="5856">
                  <c:v>10.62901024691079</c:v>
                </c:pt>
                <c:pt idx="5857">
                  <c:v>9.1871186281319268</c:v>
                </c:pt>
                <c:pt idx="5858">
                  <c:v>8.8554663684607746</c:v>
                </c:pt>
                <c:pt idx="5859">
                  <c:v>7.6495280301250146</c:v>
                </c:pt>
                <c:pt idx="5860">
                  <c:v>7.2596280301252989</c:v>
                </c:pt>
                <c:pt idx="5861">
                  <c:v>8.6428796575686544</c:v>
                </c:pt>
                <c:pt idx="5862">
                  <c:v>8.0575662894746554</c:v>
                </c:pt>
                <c:pt idx="5863">
                  <c:v>13.41130589625042</c:v>
                </c:pt>
                <c:pt idx="5864">
                  <c:v>20.677866053225511</c:v>
                </c:pt>
                <c:pt idx="5865">
                  <c:v>50.08070356156896</c:v>
                </c:pt>
                <c:pt idx="5866">
                  <c:v>51.916615729734147</c:v>
                </c:pt>
                <c:pt idx="5867">
                  <c:v>38.907601651416819</c:v>
                </c:pt>
                <c:pt idx="5868">
                  <c:v>31.91916801795254</c:v>
                </c:pt>
                <c:pt idx="5869">
                  <c:v>22.574581651416651</c:v>
                </c:pt>
                <c:pt idx="5870">
                  <c:v>15.10506478960933</c:v>
                </c:pt>
                <c:pt idx="5871">
                  <c:v>14.11238170116469</c:v>
                </c:pt>
                <c:pt idx="5872">
                  <c:v>6.3425479103611169</c:v>
                </c:pt>
                <c:pt idx="5873">
                  <c:v>17.02897935748425</c:v>
                </c:pt>
                <c:pt idx="5874">
                  <c:v>16.987539357483811</c:v>
                </c:pt>
                <c:pt idx="5875">
                  <c:v>16.40387690362537</c:v>
                </c:pt>
                <c:pt idx="5876">
                  <c:v>19.17611572973415</c:v>
                </c:pt>
                <c:pt idx="5877">
                  <c:v>55.384219083263361</c:v>
                </c:pt>
                <c:pt idx="5878">
                  <c:v>68.733794357483731</c:v>
                </c:pt>
                <c:pt idx="5879">
                  <c:v>68.882032641288959</c:v>
                </c:pt>
                <c:pt idx="5880">
                  <c:v>66.768962328288893</c:v>
                </c:pt>
                <c:pt idx="5881">
                  <c:v>63.827684838034877</c:v>
                </c:pt>
                <c:pt idx="5882">
                  <c:v>65.945801646891425</c:v>
                </c:pt>
                <c:pt idx="5883">
                  <c:v>44.260168102387809</c:v>
                </c:pt>
                <c:pt idx="5884">
                  <c:v>51.680308155600862</c:v>
                </c:pt>
                <c:pt idx="5885">
                  <c:v>56.922878927316823</c:v>
                </c:pt>
                <c:pt idx="5886">
                  <c:v>69.197599688068181</c:v>
                </c:pt>
                <c:pt idx="5887">
                  <c:v>66.229020660818676</c:v>
                </c:pt>
                <c:pt idx="5888">
                  <c:v>62.030522186272051</c:v>
                </c:pt>
                <c:pt idx="5889">
                  <c:v>59.605720266837281</c:v>
                </c:pt>
                <c:pt idx="5890">
                  <c:v>66.197940660818929</c:v>
                </c:pt>
                <c:pt idx="5891">
                  <c:v>66.245855660818805</c:v>
                </c:pt>
                <c:pt idx="5892">
                  <c:v>62.472272625546459</c:v>
                </c:pt>
                <c:pt idx="5893">
                  <c:v>60.837267589150649</c:v>
                </c:pt>
                <c:pt idx="5894">
                  <c:v>45.073911401823892</c:v>
                </c:pt>
                <c:pt idx="5895">
                  <c:v>43.197885384477154</c:v>
                </c:pt>
                <c:pt idx="5896">
                  <c:v>44.926323561569497</c:v>
                </c:pt>
                <c:pt idx="5897">
                  <c:v>69.353763616083711</c:v>
                </c:pt>
                <c:pt idx="5898">
                  <c:v>62.458579026213833</c:v>
                </c:pt>
                <c:pt idx="5899">
                  <c:v>71.164804397931576</c:v>
                </c:pt>
                <c:pt idx="5900">
                  <c:v>70.392984397931684</c:v>
                </c:pt>
                <c:pt idx="5901">
                  <c:v>62.053963916352743</c:v>
                </c:pt>
                <c:pt idx="5902">
                  <c:v>72.364025328166207</c:v>
                </c:pt>
                <c:pt idx="5903">
                  <c:v>65.949080474456451</c:v>
                </c:pt>
                <c:pt idx="5904">
                  <c:v>68.01697593602141</c:v>
                </c:pt>
                <c:pt idx="5905">
                  <c:v>66.30895414167064</c:v>
                </c:pt>
                <c:pt idx="5906">
                  <c:v>70.403548916352406</c:v>
                </c:pt>
                <c:pt idx="5907">
                  <c:v>76.660123616946024</c:v>
                </c:pt>
                <c:pt idx="5908">
                  <c:v>74.090770328165831</c:v>
                </c:pt>
                <c:pt idx="5909">
                  <c:v>73.588432844367915</c:v>
                </c:pt>
                <c:pt idx="5910">
                  <c:v>75.990070387812182</c:v>
                </c:pt>
                <c:pt idx="5911">
                  <c:v>71.876442844368228</c:v>
                </c:pt>
                <c:pt idx="5912">
                  <c:v>72.064860469916027</c:v>
                </c:pt>
                <c:pt idx="5913">
                  <c:v>69.842764781800128</c:v>
                </c:pt>
                <c:pt idx="5914">
                  <c:v>155.90781886549269</c:v>
                </c:pt>
                <c:pt idx="5915">
                  <c:v>84.927420636826753</c:v>
                </c:pt>
                <c:pt idx="5916">
                  <c:v>77.944114497142806</c:v>
                </c:pt>
                <c:pt idx="5917">
                  <c:v>70.045990474457341</c:v>
                </c:pt>
                <c:pt idx="5918">
                  <c:v>69.59095470274039</c:v>
                </c:pt>
                <c:pt idx="5919">
                  <c:v>68.419576942824364</c:v>
                </c:pt>
                <c:pt idx="5920">
                  <c:v>71.816886256304542</c:v>
                </c:pt>
                <c:pt idx="5921">
                  <c:v>67.312150660819071</c:v>
                </c:pt>
                <c:pt idx="5922">
                  <c:v>64.804618355282258</c:v>
                </c:pt>
                <c:pt idx="5923">
                  <c:v>68.849568429345254</c:v>
                </c:pt>
                <c:pt idx="5924">
                  <c:v>71.768971256304681</c:v>
                </c:pt>
                <c:pt idx="5925">
                  <c:v>67.018614141670582</c:v>
                </c:pt>
                <c:pt idx="5926">
                  <c:v>65.318304874430368</c:v>
                </c:pt>
                <c:pt idx="5927">
                  <c:v>63.775675266837773</c:v>
                </c:pt>
                <c:pt idx="5928">
                  <c:v>82.783080413980954</c:v>
                </c:pt>
                <c:pt idx="5929">
                  <c:v>67.099770660818677</c:v>
                </c:pt>
                <c:pt idx="5930">
                  <c:v>75.175800455220696</c:v>
                </c:pt>
                <c:pt idx="5931">
                  <c:v>76.164264605965016</c:v>
                </c:pt>
                <c:pt idx="5932">
                  <c:v>72.983718774602053</c:v>
                </c:pt>
                <c:pt idx="5933">
                  <c:v>181.3169615397002</c:v>
                </c:pt>
                <c:pt idx="5934">
                  <c:v>71.920486256304457</c:v>
                </c:pt>
                <c:pt idx="5935">
                  <c:v>77.49177415027961</c:v>
                </c:pt>
                <c:pt idx="5936">
                  <c:v>67.172849486318569</c:v>
                </c:pt>
                <c:pt idx="5937">
                  <c:v>71.444683114677588</c:v>
                </c:pt>
                <c:pt idx="5938">
                  <c:v>69.707247328289299</c:v>
                </c:pt>
                <c:pt idx="5939">
                  <c:v>67.675847080219171</c:v>
                </c:pt>
                <c:pt idx="5940">
                  <c:v>68.712746308757986</c:v>
                </c:pt>
                <c:pt idx="5941">
                  <c:v>61.21021399177377</c:v>
                </c:pt>
                <c:pt idx="5942">
                  <c:v>53.284665098488787</c:v>
                </c:pt>
                <c:pt idx="5943">
                  <c:v>57.341450660818793</c:v>
                </c:pt>
                <c:pt idx="5944">
                  <c:v>53.937909141670858</c:v>
                </c:pt>
                <c:pt idx="5945">
                  <c:v>53.331492328289393</c:v>
                </c:pt>
                <c:pt idx="5946">
                  <c:v>47.249570461882499</c:v>
                </c:pt>
                <c:pt idx="5947">
                  <c:v>41.793658991774123</c:v>
                </c:pt>
                <c:pt idx="5948">
                  <c:v>42.699220266837088</c:v>
                </c:pt>
                <c:pt idx="5949">
                  <c:v>41.118103134168543</c:v>
                </c:pt>
                <c:pt idx="5950">
                  <c:v>41.114680376698907</c:v>
                </c:pt>
                <c:pt idx="5951">
                  <c:v>55.363283680956869</c:v>
                </c:pt>
                <c:pt idx="5952">
                  <c:v>66.856892020026507</c:v>
                </c:pt>
                <c:pt idx="5953">
                  <c:v>64.829676398521713</c:v>
                </c:pt>
                <c:pt idx="5954">
                  <c:v>51.290547625546559</c:v>
                </c:pt>
                <c:pt idx="5955">
                  <c:v>46.813153762616508</c:v>
                </c:pt>
                <c:pt idx="5956">
                  <c:v>44.323176867229208</c:v>
                </c:pt>
                <c:pt idx="5957">
                  <c:v>40.435297625546077</c:v>
                </c:pt>
                <c:pt idx="5958">
                  <c:v>39.535896687812027</c:v>
                </c:pt>
                <c:pt idx="5959">
                  <c:v>56.405024141671007</c:v>
                </c:pt>
                <c:pt idx="5960">
                  <c:v>73.151900164966179</c:v>
                </c:pt>
                <c:pt idx="5961">
                  <c:v>73.631604175086494</c:v>
                </c:pt>
                <c:pt idx="5962">
                  <c:v>76.173345474456681</c:v>
                </c:pt>
                <c:pt idx="5963">
                  <c:v>79.574632844368196</c:v>
                </c:pt>
                <c:pt idx="5964">
                  <c:v>144.67315861868619</c:v>
                </c:pt>
                <c:pt idx="5965">
                  <c:v>86.204161050706659</c:v>
                </c:pt>
                <c:pt idx="5966">
                  <c:v>81.098725328166026</c:v>
                </c:pt>
                <c:pt idx="5967">
                  <c:v>61.875961749581577</c:v>
                </c:pt>
                <c:pt idx="5968">
                  <c:v>84.455112703481262</c:v>
                </c:pt>
                <c:pt idx="5969">
                  <c:v>86.028041050706122</c:v>
                </c:pt>
                <c:pt idx="5970">
                  <c:v>79.834927844367996</c:v>
                </c:pt>
                <c:pt idx="5971">
                  <c:v>76.40540726673936</c:v>
                </c:pt>
                <c:pt idx="5972">
                  <c:v>71.433009915769645</c:v>
                </c:pt>
                <c:pt idx="5973">
                  <c:v>73.249140660818739</c:v>
                </c:pt>
                <c:pt idx="5974">
                  <c:v>85.899836050706384</c:v>
                </c:pt>
                <c:pt idx="5975">
                  <c:v>114.703709383901</c:v>
                </c:pt>
                <c:pt idx="5976">
                  <c:v>82.353759142359337</c:v>
                </c:pt>
                <c:pt idx="5977">
                  <c:v>75.595271290804391</c:v>
                </c:pt>
                <c:pt idx="5978">
                  <c:v>75.277461399748006</c:v>
                </c:pt>
                <c:pt idx="5979">
                  <c:v>73.011289141670773</c:v>
                </c:pt>
                <c:pt idx="5980">
                  <c:v>70.702718571095687</c:v>
                </c:pt>
                <c:pt idx="5981">
                  <c:v>69.767959216959298</c:v>
                </c:pt>
                <c:pt idx="5982">
                  <c:v>60.207485376699033</c:v>
                </c:pt>
                <c:pt idx="5983">
                  <c:v>46.48276835528236</c:v>
                </c:pt>
                <c:pt idx="5984">
                  <c:v>45.3278652668373</c:v>
                </c:pt>
                <c:pt idx="5985">
                  <c:v>28.43304450608532</c:v>
                </c:pt>
                <c:pt idx="5986">
                  <c:v>20.308411687811802</c:v>
                </c:pt>
                <c:pt idx="5987">
                  <c:v>19.808970168664239</c:v>
                </c:pt>
                <c:pt idx="5988">
                  <c:v>20.7685248826755</c:v>
                </c:pt>
                <c:pt idx="5989">
                  <c:v>21.05131320696044</c:v>
                </c:pt>
                <c:pt idx="5990">
                  <c:v>20.40628966287521</c:v>
                </c:pt>
                <c:pt idx="5991">
                  <c:v>20.404994662875421</c:v>
                </c:pt>
                <c:pt idx="5992">
                  <c:v>20.14388991577005</c:v>
                </c:pt>
                <c:pt idx="5993">
                  <c:v>19.485180384476472</c:v>
                </c:pt>
                <c:pt idx="5994">
                  <c:v>19.294815384477261</c:v>
                </c:pt>
                <c:pt idx="5995">
                  <c:v>18.581270384477001</c:v>
                </c:pt>
                <c:pt idx="5996">
                  <c:v>20.085186434917912</c:v>
                </c:pt>
                <c:pt idx="5997">
                  <c:v>17.854490384476978</c:v>
                </c:pt>
                <c:pt idx="5998">
                  <c:v>51.245404810149672</c:v>
                </c:pt>
                <c:pt idx="5999">
                  <c:v>10.011585384476961</c:v>
                </c:pt>
                <c:pt idx="6000">
                  <c:v>12.290868102388281</c:v>
                </c:pt>
                <c:pt idx="6001">
                  <c:v>11.499940131582809</c:v>
                </c:pt>
                <c:pt idx="6002">
                  <c:v>10.86685335528249</c:v>
                </c:pt>
                <c:pt idx="6003">
                  <c:v>10.78138335528204</c:v>
                </c:pt>
                <c:pt idx="6004">
                  <c:v>10.146437296032261</c:v>
                </c:pt>
                <c:pt idx="6005">
                  <c:v>10.42619654190087</c:v>
                </c:pt>
                <c:pt idx="6006">
                  <c:v>10.39476026683743</c:v>
                </c:pt>
                <c:pt idx="6007">
                  <c:v>10.768584838034499</c:v>
                </c:pt>
                <c:pt idx="6008">
                  <c:v>9.9762754838988705</c:v>
                </c:pt>
                <c:pt idx="6009">
                  <c:v>9.7425436569150285</c:v>
                </c:pt>
                <c:pt idx="6010">
                  <c:v>7.6074548380348634</c:v>
                </c:pt>
                <c:pt idx="6011">
                  <c:v>10.220443562970861</c:v>
                </c:pt>
                <c:pt idx="6012">
                  <c:v>10.23380572734391</c:v>
                </c:pt>
                <c:pt idx="6013">
                  <c:v>8.9901744028784929</c:v>
                </c:pt>
                <c:pt idx="6014">
                  <c:v>8.9409644028778885</c:v>
                </c:pt>
                <c:pt idx="6015">
                  <c:v>7.5168822910157402</c:v>
                </c:pt>
                <c:pt idx="6016">
                  <c:v>8.0472815419008121</c:v>
                </c:pt>
                <c:pt idx="6017">
                  <c:v>8.1810958927638993</c:v>
                </c:pt>
                <c:pt idx="6018">
                  <c:v>7.7492100239050261</c:v>
                </c:pt>
                <c:pt idx="6019">
                  <c:v>7.4291043011737354</c:v>
                </c:pt>
                <c:pt idx="6020">
                  <c:v>7.4405185784426138</c:v>
                </c:pt>
                <c:pt idx="6021">
                  <c:v>7.4949085784428604</c:v>
                </c:pt>
                <c:pt idx="6022">
                  <c:v>7.1333457968178102</c:v>
                </c:pt>
                <c:pt idx="6023">
                  <c:v>6.8806140859255196</c:v>
                </c:pt>
                <c:pt idx="6024">
                  <c:v>7.1503015419007934</c:v>
                </c:pt>
                <c:pt idx="6025">
                  <c:v>6.2041115419011144</c:v>
                </c:pt>
                <c:pt idx="6026">
                  <c:v>6.4436865419009264</c:v>
                </c:pt>
                <c:pt idx="6027">
                  <c:v>6.4864215419006808</c:v>
                </c:pt>
                <c:pt idx="6028">
                  <c:v>6.2327495720256021</c:v>
                </c:pt>
                <c:pt idx="6029">
                  <c:v>8.7762834392251552</c:v>
                </c:pt>
                <c:pt idx="6030">
                  <c:v>3.1822876021515971</c:v>
                </c:pt>
                <c:pt idx="6031">
                  <c:v>5.7148976021513516</c:v>
                </c:pt>
                <c:pt idx="6032">
                  <c:v>5.6874495720257912</c:v>
                </c:pt>
                <c:pt idx="6033">
                  <c:v>5.7454715419011526</c:v>
                </c:pt>
                <c:pt idx="6034">
                  <c:v>5.7515615419009256</c:v>
                </c:pt>
                <c:pt idx="6035">
                  <c:v>5.607431541900719</c:v>
                </c:pt>
                <c:pt idx="6036">
                  <c:v>5.6954915419012284</c:v>
                </c:pt>
                <c:pt idx="6037">
                  <c:v>5.7097365419008312</c:v>
                </c:pt>
                <c:pt idx="6038">
                  <c:v>5.6436915419010392</c:v>
                </c:pt>
                <c:pt idx="6039">
                  <c:v>5.646281541900624</c:v>
                </c:pt>
                <c:pt idx="6040">
                  <c:v>5.1619515419008879</c:v>
                </c:pt>
                <c:pt idx="6041">
                  <c:v>5.6061365419004554</c:v>
                </c:pt>
                <c:pt idx="6042">
                  <c:v>5.6139065419010956</c:v>
                </c:pt>
                <c:pt idx="6043">
                  <c:v>5.3471365419009258</c:v>
                </c:pt>
                <c:pt idx="6044">
                  <c:v>5.3898715419011518</c:v>
                </c:pt>
                <c:pt idx="6045">
                  <c:v>5.3134665419006621</c:v>
                </c:pt>
                <c:pt idx="6046">
                  <c:v>5.2059815419009068</c:v>
                </c:pt>
                <c:pt idx="6047">
                  <c:v>5.2966315419010011</c:v>
                </c:pt>
                <c:pt idx="6048">
                  <c:v>5.2616665419004738</c:v>
                </c:pt>
                <c:pt idx="6049">
                  <c:v>5.1671315419005301</c:v>
                </c:pt>
                <c:pt idx="6050">
                  <c:v>5.0842515419015477</c:v>
                </c:pt>
                <c:pt idx="6051">
                  <c:v>5.0337465419002099</c:v>
                </c:pt>
                <c:pt idx="6052">
                  <c:v>5.0117315419009074</c:v>
                </c:pt>
                <c:pt idx="6053">
                  <c:v>5.0687115419012088</c:v>
                </c:pt>
                <c:pt idx="6054">
                  <c:v>5.2215215419003043</c:v>
                </c:pt>
                <c:pt idx="6055">
                  <c:v>5.0272715419007747</c:v>
                </c:pt>
                <c:pt idx="6056">
                  <c:v>4.4691265419010771</c:v>
                </c:pt>
                <c:pt idx="6057">
                  <c:v>5.1464115419010197</c:v>
                </c:pt>
                <c:pt idx="6058">
                  <c:v>4.8278415419006624</c:v>
                </c:pt>
                <c:pt idx="6059">
                  <c:v>4.7346015419009824</c:v>
                </c:pt>
                <c:pt idx="6060">
                  <c:v>0</c:v>
                </c:pt>
                <c:pt idx="6061">
                  <c:v>5.2457798802550686</c:v>
                </c:pt>
                <c:pt idx="6062">
                  <c:v>2.2138965419012471</c:v>
                </c:pt>
                <c:pt idx="6063">
                  <c:v>4.2118615419008316</c:v>
                </c:pt>
                <c:pt idx="6064">
                  <c:v>3.6304065419010958</c:v>
                </c:pt>
                <c:pt idx="6065">
                  <c:v>3.8091165419007571</c:v>
                </c:pt>
                <c:pt idx="6066">
                  <c:v>3.669256541900531</c:v>
                </c:pt>
                <c:pt idx="6067">
                  <c:v>3.6226365419009259</c:v>
                </c:pt>
                <c:pt idx="6068">
                  <c:v>3.579901541901171</c:v>
                </c:pt>
                <c:pt idx="6069">
                  <c:v>3.6329965419006811</c:v>
                </c:pt>
                <c:pt idx="6070">
                  <c:v>3.6045065419010021</c:v>
                </c:pt>
                <c:pt idx="6071">
                  <c:v>3.4918415419006621</c:v>
                </c:pt>
                <c:pt idx="6072">
                  <c:v>3.683501541901077</c:v>
                </c:pt>
                <c:pt idx="6073">
                  <c:v>3.5565915419006622</c:v>
                </c:pt>
                <c:pt idx="6074">
                  <c:v>3.5112665419003801</c:v>
                </c:pt>
                <c:pt idx="6075">
                  <c:v>3.5190365419010199</c:v>
                </c:pt>
                <c:pt idx="6076">
                  <c:v>3.7832165419011332</c:v>
                </c:pt>
                <c:pt idx="6077">
                  <c:v>4.0059565419008134</c:v>
                </c:pt>
                <c:pt idx="6078">
                  <c:v>3.8648015419007939</c:v>
                </c:pt>
                <c:pt idx="6079">
                  <c:v>3.876456541901284</c:v>
                </c:pt>
                <c:pt idx="6080">
                  <c:v>3.6822065419003418</c:v>
                </c:pt>
                <c:pt idx="6081">
                  <c:v>3.5773115419006429</c:v>
                </c:pt>
                <c:pt idx="6082">
                  <c:v>3.8596215419011521</c:v>
                </c:pt>
                <c:pt idx="6083">
                  <c:v>3.7482515419010771</c:v>
                </c:pt>
                <c:pt idx="6084">
                  <c:v>3.424501541900606</c:v>
                </c:pt>
                <c:pt idx="6085">
                  <c:v>3.4931365419009262</c:v>
                </c:pt>
                <c:pt idx="6086">
                  <c:v>3.63688154190053</c:v>
                </c:pt>
                <c:pt idx="6087">
                  <c:v>3.5863765419010769</c:v>
                </c:pt>
                <c:pt idx="6088">
                  <c:v>3.4115515419007938</c:v>
                </c:pt>
                <c:pt idx="6089">
                  <c:v>3.5138565419009069</c:v>
                </c:pt>
                <c:pt idx="6090">
                  <c:v>3.38176654190038</c:v>
                </c:pt>
                <c:pt idx="6091">
                  <c:v>3.6063003350042928</c:v>
                </c:pt>
                <c:pt idx="6092">
                  <c:v>1.7567615419009259</c:v>
                </c:pt>
                <c:pt idx="6093">
                  <c:v>3.3403265419004171</c:v>
                </c:pt>
                <c:pt idx="6094">
                  <c:v>3.4685315419015672</c:v>
                </c:pt>
                <c:pt idx="6095">
                  <c:v>2.923336541900738</c:v>
                </c:pt>
                <c:pt idx="6096">
                  <c:v>3.2548565419004358</c:v>
                </c:pt>
                <c:pt idx="6097">
                  <c:v>3.2755765419008882</c:v>
                </c:pt>
                <c:pt idx="6098">
                  <c:v>3.252266541900851</c:v>
                </c:pt>
                <c:pt idx="6099">
                  <c:v>3.3131315419010008</c:v>
                </c:pt>
                <c:pt idx="6100">
                  <c:v>3.1564365419006428</c:v>
                </c:pt>
                <c:pt idx="6101">
                  <c:v>3.010101541900982</c:v>
                </c:pt>
                <c:pt idx="6102">
                  <c:v>3.148666541900945</c:v>
                </c:pt>
                <c:pt idx="6103">
                  <c:v>3.064491541900757</c:v>
                </c:pt>
                <c:pt idx="6104">
                  <c:v>2.9867915419009452</c:v>
                </c:pt>
                <c:pt idx="6105">
                  <c:v>3.042476541900982</c:v>
                </c:pt>
                <c:pt idx="6106">
                  <c:v>2.9867915419009452</c:v>
                </c:pt>
                <c:pt idx="6107">
                  <c:v>2.809376541900606</c:v>
                </c:pt>
                <c:pt idx="6108">
                  <c:v>2.8715365419010199</c:v>
                </c:pt>
                <c:pt idx="6109">
                  <c:v>2.821031541900624</c:v>
                </c:pt>
                <c:pt idx="6110">
                  <c:v>2.782181541900719</c:v>
                </c:pt>
                <c:pt idx="6111">
                  <c:v>2.6734015419011712</c:v>
                </c:pt>
                <c:pt idx="6112">
                  <c:v>2.747216541900662</c:v>
                </c:pt>
                <c:pt idx="6113">
                  <c:v>2.7977215419015291</c:v>
                </c:pt>
                <c:pt idx="6114">
                  <c:v>2.9220415419000032</c:v>
                </c:pt>
                <c:pt idx="6115">
                  <c:v>3.118881541901001</c:v>
                </c:pt>
                <c:pt idx="6116">
                  <c:v>3.113701541900888</c:v>
                </c:pt>
                <c:pt idx="6117">
                  <c:v>3.0152815419010959</c:v>
                </c:pt>
                <c:pt idx="6118">
                  <c:v>2.9272215419005869</c:v>
                </c:pt>
                <c:pt idx="6119">
                  <c:v>2.989381541900531</c:v>
                </c:pt>
                <c:pt idx="6120">
                  <c:v>2.905206541901284</c:v>
                </c:pt>
                <c:pt idx="6121">
                  <c:v>2.9052065419008128</c:v>
                </c:pt>
                <c:pt idx="6122">
                  <c:v>2.979331041900851</c:v>
                </c:pt>
                <c:pt idx="6123">
                  <c:v>1.4718615419008321</c:v>
                </c:pt>
                <c:pt idx="6124">
                  <c:v>2.7329715419005871</c:v>
                </c:pt>
                <c:pt idx="6125">
                  <c:v>2.7226115419013031</c:v>
                </c:pt>
                <c:pt idx="6126">
                  <c:v>3.2988865419009259</c:v>
                </c:pt>
                <c:pt idx="6127">
                  <c:v>3.064491541900757</c:v>
                </c:pt>
                <c:pt idx="6128">
                  <c:v>3.0929815419004361</c:v>
                </c:pt>
                <c:pt idx="6129">
                  <c:v>2.8767165419011329</c:v>
                </c:pt>
                <c:pt idx="6130">
                  <c:v>2.6993015419007942</c:v>
                </c:pt>
                <c:pt idx="6131">
                  <c:v>2.6436165419002848</c:v>
                </c:pt>
                <c:pt idx="6132">
                  <c:v>2.7355615419011139</c:v>
                </c:pt>
                <c:pt idx="6133">
                  <c:v>2.7277915419004741</c:v>
                </c:pt>
                <c:pt idx="6134">
                  <c:v>2.7705265419011709</c:v>
                </c:pt>
                <c:pt idx="6135">
                  <c:v>2.7342665419008512</c:v>
                </c:pt>
                <c:pt idx="6136">
                  <c:v>2.6967115419012089</c:v>
                </c:pt>
                <c:pt idx="6137">
                  <c:v>2.708366541900757</c:v>
                </c:pt>
                <c:pt idx="6138">
                  <c:v>2.7005965419005871</c:v>
                </c:pt>
                <c:pt idx="6139">
                  <c:v>2.6772865419010201</c:v>
                </c:pt>
                <c:pt idx="6140">
                  <c:v>2.5205915419011329</c:v>
                </c:pt>
                <c:pt idx="6141">
                  <c:v>2.5011665419004738</c:v>
                </c:pt>
                <c:pt idx="6142">
                  <c:v>2.3600115419013972</c:v>
                </c:pt>
                <c:pt idx="6143">
                  <c:v>2.3664865419003611</c:v>
                </c:pt>
                <c:pt idx="6144">
                  <c:v>2.0595715419009641</c:v>
                </c:pt>
                <c:pt idx="6145">
                  <c:v>2.1307965419008701</c:v>
                </c:pt>
                <c:pt idx="6146">
                  <c:v>2.2667715419007748</c:v>
                </c:pt>
                <c:pt idx="6147">
                  <c:v>2.5659165419009451</c:v>
                </c:pt>
                <c:pt idx="6148">
                  <c:v>2.3548315419012842</c:v>
                </c:pt>
                <c:pt idx="6149">
                  <c:v>2.919451541900417</c:v>
                </c:pt>
                <c:pt idx="6150">
                  <c:v>3.2988865419009259</c:v>
                </c:pt>
                <c:pt idx="6151">
                  <c:v>2.9427615419004551</c:v>
                </c:pt>
                <c:pt idx="6152">
                  <c:v>1.5676915419010391</c:v>
                </c:pt>
                <c:pt idx="6153">
                  <c:v>2.606982708567509</c:v>
                </c:pt>
                <c:pt idx="6154">
                  <c:v>0.6832065419008132</c:v>
                </c:pt>
                <c:pt idx="6155">
                  <c:v>2.6332565419010008</c:v>
                </c:pt>
                <c:pt idx="6156">
                  <c:v>2.420876541900606</c:v>
                </c:pt>
                <c:pt idx="6157">
                  <c:v>2.3328165419010389</c:v>
                </c:pt>
                <c:pt idx="6158">
                  <c:v>2.2356915419005681</c:v>
                </c:pt>
                <c:pt idx="6159">
                  <c:v>2.2162665419008509</c:v>
                </c:pt>
                <c:pt idx="6160">
                  <c:v>1.9430215419012471</c:v>
                </c:pt>
                <c:pt idx="6161">
                  <c:v>2.0090665419005682</c:v>
                </c:pt>
                <c:pt idx="6162">
                  <c:v>2.0543915419013219</c:v>
                </c:pt>
                <c:pt idx="6163">
                  <c:v>1.8588465419005871</c:v>
                </c:pt>
                <c:pt idx="6164">
                  <c:v>1.696971541901058</c:v>
                </c:pt>
                <c:pt idx="6165">
                  <c:v>1.7733765419001351</c:v>
                </c:pt>
                <c:pt idx="6166">
                  <c:v>1.7435915419011341</c:v>
                </c:pt>
                <c:pt idx="6167">
                  <c:v>1.5156715419008699</c:v>
                </c:pt>
                <c:pt idx="6168">
                  <c:v>1.6205665419010391</c:v>
                </c:pt>
                <c:pt idx="6169">
                  <c:v>1.6102065419008129</c:v>
                </c:pt>
                <c:pt idx="6170">
                  <c:v>1.763016541900851</c:v>
                </c:pt>
                <c:pt idx="6171">
                  <c:v>1.5998465419010579</c:v>
                </c:pt>
                <c:pt idx="6172">
                  <c:v>1.6697765419007</c:v>
                </c:pt>
                <c:pt idx="6173">
                  <c:v>1.6296315419010019</c:v>
                </c:pt>
                <c:pt idx="6174">
                  <c:v>1.642581541900342</c:v>
                </c:pt>
                <c:pt idx="6175">
                  <c:v>1.4387765419011711</c:v>
                </c:pt>
                <c:pt idx="6176">
                  <c:v>1.976516541900851</c:v>
                </c:pt>
                <c:pt idx="6177">
                  <c:v>1.260556541900719</c:v>
                </c:pt>
                <c:pt idx="6178">
                  <c:v>1.651646541900776</c:v>
                </c:pt>
                <c:pt idx="6179">
                  <c:v>1.726756541901002</c:v>
                </c:pt>
                <c:pt idx="6180">
                  <c:v>1.779851541900983</c:v>
                </c:pt>
                <c:pt idx="6181">
                  <c:v>1.7086265419006059</c:v>
                </c:pt>
                <c:pt idx="6182">
                  <c:v>1.664596541901058</c:v>
                </c:pt>
                <c:pt idx="6183">
                  <c:v>1.720281541900625</c:v>
                </c:pt>
                <c:pt idx="6184">
                  <c:v>1.7241665419009451</c:v>
                </c:pt>
                <c:pt idx="6185">
                  <c:v>1.784014606416978</c:v>
                </c:pt>
                <c:pt idx="6186">
                  <c:v>0.88263654190092622</c:v>
                </c:pt>
                <c:pt idx="6187">
                  <c:v>1.8433065419007191</c:v>
                </c:pt>
                <c:pt idx="6188">
                  <c:v>2.8547015419013588</c:v>
                </c:pt>
                <c:pt idx="6189">
                  <c:v>3.4698265419004168</c:v>
                </c:pt>
                <c:pt idx="6190">
                  <c:v>3.2937065419008129</c:v>
                </c:pt>
                <c:pt idx="6191">
                  <c:v>2.3988615419013031</c:v>
                </c:pt>
                <c:pt idx="6192">
                  <c:v>2.124321541900493</c:v>
                </c:pt>
                <c:pt idx="6193">
                  <c:v>2.0453265419008879</c:v>
                </c:pt>
                <c:pt idx="6194">
                  <c:v>2.3729615419012089</c:v>
                </c:pt>
                <c:pt idx="6195">
                  <c:v>2.312096541900587</c:v>
                </c:pt>
                <c:pt idx="6196">
                  <c:v>2.1256165419007571</c:v>
                </c:pt>
                <c:pt idx="6197">
                  <c:v>1.93266154190102</c:v>
                </c:pt>
                <c:pt idx="6198">
                  <c:v>1.523441541901039</c:v>
                </c:pt>
                <c:pt idx="6199">
                  <c:v>1.699561541900644</c:v>
                </c:pt>
                <c:pt idx="6200">
                  <c:v>1.586896541900775</c:v>
                </c:pt>
                <c:pt idx="6201">
                  <c:v>1.695676541900794</c:v>
                </c:pt>
                <c:pt idx="6202">
                  <c:v>1.8290615419011149</c:v>
                </c:pt>
                <c:pt idx="6203">
                  <c:v>2.1165515419007939</c:v>
                </c:pt>
                <c:pt idx="6204">
                  <c:v>3.4568765419010772</c:v>
                </c:pt>
                <c:pt idx="6205">
                  <c:v>2.6980065419010009</c:v>
                </c:pt>
                <c:pt idx="6206">
                  <c:v>3.9450915419001911</c:v>
                </c:pt>
                <c:pt idx="6207">
                  <c:v>4.1872565419010019</c:v>
                </c:pt>
                <c:pt idx="6208">
                  <c:v>4.0836565419010959</c:v>
                </c:pt>
                <c:pt idx="6209">
                  <c:v>3.7573165419005679</c:v>
                </c:pt>
                <c:pt idx="6210">
                  <c:v>3.8453765419010768</c:v>
                </c:pt>
                <c:pt idx="6211">
                  <c:v>4.1458165419005679</c:v>
                </c:pt>
                <c:pt idx="6212">
                  <c:v>3.9502715419007748</c:v>
                </c:pt>
                <c:pt idx="6213">
                  <c:v>5.4514615419007377</c:v>
                </c:pt>
                <c:pt idx="6214">
                  <c:v>6.4456507039179964</c:v>
                </c:pt>
                <c:pt idx="6215">
                  <c:v>7.7207488130276047</c:v>
                </c:pt>
                <c:pt idx="6216">
                  <c:v>4.6456865419011146</c:v>
                </c:pt>
                <c:pt idx="6217">
                  <c:v>3.1109815881313052</c:v>
                </c:pt>
                <c:pt idx="6218">
                  <c:v>2.0921665419009452</c:v>
                </c:pt>
                <c:pt idx="6219">
                  <c:v>2.6138315419008129</c:v>
                </c:pt>
                <c:pt idx="6220">
                  <c:v>3.258741541901228</c:v>
                </c:pt>
                <c:pt idx="6221">
                  <c:v>3.0813265419008879</c:v>
                </c:pt>
                <c:pt idx="6222">
                  <c:v>3.0450665419000971</c:v>
                </c:pt>
                <c:pt idx="6223">
                  <c:v>3.7961665419009449</c:v>
                </c:pt>
                <c:pt idx="6224">
                  <c:v>3.8686865419011141</c:v>
                </c:pt>
                <c:pt idx="6225">
                  <c:v>3.222481541900907</c:v>
                </c:pt>
                <c:pt idx="6226">
                  <c:v>2.8663565419009069</c:v>
                </c:pt>
                <c:pt idx="6227">
                  <c:v>2.4946915419010391</c:v>
                </c:pt>
                <c:pt idx="6228">
                  <c:v>2.4441865419006432</c:v>
                </c:pt>
                <c:pt idx="6229">
                  <c:v>2.6345515419007941</c:v>
                </c:pt>
                <c:pt idx="6230">
                  <c:v>4.1238015419012646</c:v>
                </c:pt>
                <c:pt idx="6231">
                  <c:v>15.57147907728263</c:v>
                </c:pt>
                <c:pt idx="6232">
                  <c:v>66.638051567536891</c:v>
                </c:pt>
                <c:pt idx="6233">
                  <c:v>45.706973370920039</c:v>
                </c:pt>
                <c:pt idx="6234">
                  <c:v>33.062415201813472</c:v>
                </c:pt>
                <c:pt idx="6235">
                  <c:v>10.92436165545644</c:v>
                </c:pt>
                <c:pt idx="6236">
                  <c:v>12.72080356297108</c:v>
                </c:pt>
                <c:pt idx="6237">
                  <c:v>10.869341651762159</c:v>
                </c:pt>
                <c:pt idx="6238">
                  <c:v>9.3446900601718657</c:v>
                </c:pt>
                <c:pt idx="6239">
                  <c:v>8.825423669358738</c:v>
                </c:pt>
                <c:pt idx="6240">
                  <c:v>9.3202330902973145</c:v>
                </c:pt>
                <c:pt idx="6241">
                  <c:v>8.5290487340431795</c:v>
                </c:pt>
                <c:pt idx="6242">
                  <c:v>12.53340801795316</c:v>
                </c:pt>
                <c:pt idx="6243">
                  <c:v>12.186833134168371</c:v>
                </c:pt>
                <c:pt idx="6244">
                  <c:v>62.22430918604605</c:v>
                </c:pt>
                <c:pt idx="6245">
                  <c:v>26.663306053225469</c:v>
                </c:pt>
                <c:pt idx="6246">
                  <c:v>27.679106651416749</c:v>
                </c:pt>
                <c:pt idx="6247">
                  <c:v>41.940869702740727</c:v>
                </c:pt>
                <c:pt idx="6248">
                  <c:v>40.35498656753694</c:v>
                </c:pt>
                <c:pt idx="6249">
                  <c:v>15.956054709658479</c:v>
                </c:pt>
                <c:pt idx="6250">
                  <c:v>101.0396379449133</c:v>
                </c:pt>
                <c:pt idx="6251">
                  <c:v>72.047181126981101</c:v>
                </c:pt>
                <c:pt idx="6252">
                  <c:v>69.413375503652048</c:v>
                </c:pt>
                <c:pt idx="6253">
                  <c:v>67.452077203506519</c:v>
                </c:pt>
                <c:pt idx="6254">
                  <c:v>65.92608276250867</c:v>
                </c:pt>
                <c:pt idx="6255">
                  <c:v>65.847185701056858</c:v>
                </c:pt>
                <c:pt idx="6256">
                  <c:v>61.350189863218191</c:v>
                </c:pt>
                <c:pt idx="6257">
                  <c:v>62.245821567084249</c:v>
                </c:pt>
                <c:pt idx="6258">
                  <c:v>70.369047985353546</c:v>
                </c:pt>
                <c:pt idx="6259">
                  <c:v>64.801443163967832</c:v>
                </c:pt>
                <c:pt idx="6260">
                  <c:v>66.584662823709905</c:v>
                </c:pt>
                <c:pt idx="6261">
                  <c:v>64.370192319814663</c:v>
                </c:pt>
                <c:pt idx="6262">
                  <c:v>60.824816995886493</c:v>
                </c:pt>
                <c:pt idx="6263">
                  <c:v>63.155719057338708</c:v>
                </c:pt>
                <c:pt idx="6264">
                  <c:v>63.115250491665897</c:v>
                </c:pt>
                <c:pt idx="6265">
                  <c:v>76.626244508806195</c:v>
                </c:pt>
                <c:pt idx="6266">
                  <c:v>75.420329631167192</c:v>
                </c:pt>
                <c:pt idx="6267">
                  <c:v>68.603476079621345</c:v>
                </c:pt>
                <c:pt idx="6268">
                  <c:v>132.23605019601479</c:v>
                </c:pt>
                <c:pt idx="6269">
                  <c:v>141.78187892344599</c:v>
                </c:pt>
                <c:pt idx="6270">
                  <c:v>103.47818593365341</c:v>
                </c:pt>
                <c:pt idx="6271">
                  <c:v>67.089628160840434</c:v>
                </c:pt>
                <c:pt idx="6272">
                  <c:v>163.71809841012299</c:v>
                </c:pt>
                <c:pt idx="6273">
                  <c:v>185.01522320413781</c:v>
                </c:pt>
                <c:pt idx="6274">
                  <c:v>69.140734714403848</c:v>
                </c:pt>
                <c:pt idx="6275">
                  <c:v>69.754411292334737</c:v>
                </c:pt>
                <c:pt idx="6276">
                  <c:v>66.310543160839828</c:v>
                </c:pt>
                <c:pt idx="6277">
                  <c:v>66.289823160840314</c:v>
                </c:pt>
                <c:pt idx="6278">
                  <c:v>66.388243160839636</c:v>
                </c:pt>
                <c:pt idx="6279">
                  <c:v>67.06367939412101</c:v>
                </c:pt>
                <c:pt idx="6280">
                  <c:v>80.89696116158008</c:v>
                </c:pt>
                <c:pt idx="6281">
                  <c:v>81.23729663236864</c:v>
                </c:pt>
                <c:pt idx="6282">
                  <c:v>66.927111431790394</c:v>
                </c:pt>
                <c:pt idx="6283">
                  <c:v>89.532438846185784</c:v>
                </c:pt>
                <c:pt idx="6284">
                  <c:v>70.87166801985407</c:v>
                </c:pt>
                <c:pt idx="6285">
                  <c:v>69.308616431790313</c:v>
                </c:pt>
                <c:pt idx="6286">
                  <c:v>68.300566077007403</c:v>
                </c:pt>
                <c:pt idx="6287">
                  <c:v>72.400940503652009</c:v>
                </c:pt>
                <c:pt idx="6288">
                  <c:v>71.590457321473536</c:v>
                </c:pt>
                <c:pt idx="6289">
                  <c:v>70.437793436786478</c:v>
                </c:pt>
                <c:pt idx="6290">
                  <c:v>67.463083623148606</c:v>
                </c:pt>
                <c:pt idx="6291">
                  <c:v>63.791543809268568</c:v>
                </c:pt>
                <c:pt idx="6292">
                  <c:v>65.518949491180578</c:v>
                </c:pt>
                <c:pt idx="6293">
                  <c:v>63.51572905733903</c:v>
                </c:pt>
                <c:pt idx="6294">
                  <c:v>62.216057353472152</c:v>
                </c:pt>
                <c:pt idx="6295">
                  <c:v>64.055190290619066</c:v>
                </c:pt>
                <c:pt idx="6296">
                  <c:v>61.392437353473028</c:v>
                </c:pt>
                <c:pt idx="6297">
                  <c:v>61.111107057466</c:v>
                </c:pt>
                <c:pt idx="6298">
                  <c:v>59.612210138625073</c:v>
                </c:pt>
                <c:pt idx="6299">
                  <c:v>59.823162021069763</c:v>
                </c:pt>
                <c:pt idx="6300">
                  <c:v>59.098467021070817</c:v>
                </c:pt>
                <c:pt idx="6301">
                  <c:v>59.051847021070273</c:v>
                </c:pt>
                <c:pt idx="6302">
                  <c:v>60.503393296133943</c:v>
                </c:pt>
                <c:pt idx="6303">
                  <c:v>59.881437021070333</c:v>
                </c:pt>
                <c:pt idx="6304">
                  <c:v>58.720718405995427</c:v>
                </c:pt>
                <c:pt idx="6305">
                  <c:v>48.929450109861413</c:v>
                </c:pt>
                <c:pt idx="6306">
                  <c:v>51.766183332529224</c:v>
                </c:pt>
                <c:pt idx="6307">
                  <c:v>61.621765000000153</c:v>
                </c:pt>
                <c:pt idx="6308">
                  <c:v>58.183798405995162</c:v>
                </c:pt>
                <c:pt idx="6309">
                  <c:v>56.303553139986597</c:v>
                </c:pt>
                <c:pt idx="6310">
                  <c:v>62.529055145910888</c:v>
                </c:pt>
                <c:pt idx="6311">
                  <c:v>60.603138247709012</c:v>
                </c:pt>
                <c:pt idx="6312">
                  <c:v>72.637041367178739</c:v>
                </c:pt>
                <c:pt idx="6313">
                  <c:v>61.650364766856512</c:v>
                </c:pt>
                <c:pt idx="6314">
                  <c:v>63.729664829549058</c:v>
                </c:pt>
                <c:pt idx="6315">
                  <c:v>63.144573416861732</c:v>
                </c:pt>
                <c:pt idx="6316">
                  <c:v>66.144705870720159</c:v>
                </c:pt>
                <c:pt idx="6317">
                  <c:v>66.782712389868621</c:v>
                </c:pt>
                <c:pt idx="6318">
                  <c:v>65.608958416861583</c:v>
                </c:pt>
                <c:pt idx="6319">
                  <c:v>64.800011897713148</c:v>
                </c:pt>
                <c:pt idx="6320">
                  <c:v>65.314639015555571</c:v>
                </c:pt>
                <c:pt idx="6321">
                  <c:v>66.479625617825974</c:v>
                </c:pt>
                <c:pt idx="6322">
                  <c:v>66.960127389868489</c:v>
                </c:pt>
                <c:pt idx="6323">
                  <c:v>66.967897389868199</c:v>
                </c:pt>
                <c:pt idx="6324">
                  <c:v>66.62990238986859</c:v>
                </c:pt>
                <c:pt idx="6325">
                  <c:v>113.5169567340408</c:v>
                </c:pt>
                <c:pt idx="6326">
                  <c:v>74.737111531517797</c:v>
                </c:pt>
                <c:pt idx="6327">
                  <c:v>74.401736126980737</c:v>
                </c:pt>
                <c:pt idx="6328">
                  <c:v>78.932242779755924</c:v>
                </c:pt>
                <c:pt idx="6329">
                  <c:v>75.029811126981485</c:v>
                </c:pt>
                <c:pt idx="6330">
                  <c:v>72.195951762471381</c:v>
                </c:pt>
                <c:pt idx="6331">
                  <c:v>70.933859232943149</c:v>
                </c:pt>
                <c:pt idx="6332">
                  <c:v>79.54477777975633</c:v>
                </c:pt>
                <c:pt idx="6333">
                  <c:v>81.358250457529721</c:v>
                </c:pt>
                <c:pt idx="6334">
                  <c:v>69.993362665070777</c:v>
                </c:pt>
                <c:pt idx="6335">
                  <c:v>70.034802665070742</c:v>
                </c:pt>
                <c:pt idx="6336">
                  <c:v>70.625869350571719</c:v>
                </c:pt>
                <c:pt idx="6337">
                  <c:v>66.484805617826083</c:v>
                </c:pt>
                <c:pt idx="6338">
                  <c:v>65.305871644819405</c:v>
                </c:pt>
                <c:pt idx="6339">
                  <c:v>63.220336995886747</c:v>
                </c:pt>
                <c:pt idx="6340">
                  <c:v>61.587419863218017</c:v>
                </c:pt>
                <c:pt idx="6341">
                  <c:v>56.713578380812002</c:v>
                </c:pt>
                <c:pt idx="6342">
                  <c:v>51.548880720823618</c:v>
                </c:pt>
                <c:pt idx="6343">
                  <c:v>50.701089863218293</c:v>
                </c:pt>
                <c:pt idx="6344">
                  <c:v>51.687445720823114</c:v>
                </c:pt>
                <c:pt idx="6345">
                  <c:v>51.246715292021022</c:v>
                </c:pt>
                <c:pt idx="6346">
                  <c:v>68.020452584101662</c:v>
                </c:pt>
                <c:pt idx="6347">
                  <c:v>48.631347105748198</c:v>
                </c:pt>
                <c:pt idx="6348">
                  <c:v>50.805189863217628</c:v>
                </c:pt>
                <c:pt idx="6349">
                  <c:v>50.230996567084723</c:v>
                </c:pt>
                <c:pt idx="6350">
                  <c:v>51.404340720823193</c:v>
                </c:pt>
                <c:pt idx="6351">
                  <c:v>53.177908809268629</c:v>
                </c:pt>
                <c:pt idx="6352">
                  <c:v>58.094483977931802</c:v>
                </c:pt>
                <c:pt idx="6353">
                  <c:v>53.434635300144983</c:v>
                </c:pt>
                <c:pt idx="6354">
                  <c:v>51.808967641751003</c:v>
                </c:pt>
                <c:pt idx="6355">
                  <c:v>50.678279863218151</c:v>
                </c:pt>
                <c:pt idx="6356">
                  <c:v>50.273731567084013</c:v>
                </c:pt>
                <c:pt idx="6357">
                  <c:v>50.299262199692812</c:v>
                </c:pt>
                <c:pt idx="6358">
                  <c:v>50.968359863217898</c:v>
                </c:pt>
                <c:pt idx="6359">
                  <c:v>49.679358380811372</c:v>
                </c:pt>
                <c:pt idx="6360">
                  <c:v>49.746698380812362</c:v>
                </c:pt>
                <c:pt idx="6361">
                  <c:v>40.97657508433133</c:v>
                </c:pt>
                <c:pt idx="6362">
                  <c:v>40.024114863218287</c:v>
                </c:pt>
                <c:pt idx="6363">
                  <c:v>38.310935364773478</c:v>
                </c:pt>
                <c:pt idx="6364">
                  <c:v>44.099304057338841</c:v>
                </c:pt>
                <c:pt idx="6365">
                  <c:v>45.664070842727988</c:v>
                </c:pt>
                <c:pt idx="6366">
                  <c:v>43.397286897713627</c:v>
                </c:pt>
                <c:pt idx="6367">
                  <c:v>44.930098130874299</c:v>
                </c:pt>
                <c:pt idx="6368">
                  <c:v>44.67459493600893</c:v>
                </c:pt>
                <c:pt idx="6369">
                  <c:v>44.677184936009468</c:v>
                </c:pt>
                <c:pt idx="6370">
                  <c:v>44.363794936009697</c:v>
                </c:pt>
                <c:pt idx="6371">
                  <c:v>39.567011676945803</c:v>
                </c:pt>
                <c:pt idx="6372">
                  <c:v>50.002353490673222</c:v>
                </c:pt>
                <c:pt idx="6373">
                  <c:v>48.919486030223091</c:v>
                </c:pt>
                <c:pt idx="6374">
                  <c:v>49.104801567084181</c:v>
                </c:pt>
                <c:pt idx="6375">
                  <c:v>37.279327525867537</c:v>
                </c:pt>
                <c:pt idx="6376">
                  <c:v>38.262605508270148</c:v>
                </c:pt>
                <c:pt idx="6377">
                  <c:v>38.174918490673178</c:v>
                </c:pt>
                <c:pt idx="6378">
                  <c:v>46.827807244501621</c:v>
                </c:pt>
                <c:pt idx="6379">
                  <c:v>42.913842641289449</c:v>
                </c:pt>
                <c:pt idx="6380">
                  <c:v>59.73463670773743</c:v>
                </c:pt>
                <c:pt idx="6381">
                  <c:v>60.8385170625196</c:v>
                </c:pt>
                <c:pt idx="6382">
                  <c:v>59.151133155600682</c:v>
                </c:pt>
                <c:pt idx="6383">
                  <c:v>55.214849026213528</c:v>
                </c:pt>
                <c:pt idx="6384">
                  <c:v>50.850291385407829</c:v>
                </c:pt>
                <c:pt idx="6385">
                  <c:v>52.606290266837448</c:v>
                </c:pt>
                <c:pt idx="6386">
                  <c:v>52.926472296031733</c:v>
                </c:pt>
                <c:pt idx="6387">
                  <c:v>51.560438562971413</c:v>
                </c:pt>
                <c:pt idx="6388">
                  <c:v>50.514974947896441</c:v>
                </c:pt>
                <c:pt idx="6389">
                  <c:v>49.268060859361768</c:v>
                </c:pt>
                <c:pt idx="6390">
                  <c:v>37.877128562971357</c:v>
                </c:pt>
                <c:pt idx="6391">
                  <c:v>36.909364947895739</c:v>
                </c:pt>
                <c:pt idx="6392">
                  <c:v>35.357739301173581</c:v>
                </c:pt>
                <c:pt idx="6393">
                  <c:v>34.256926699485163</c:v>
                </c:pt>
                <c:pt idx="6394">
                  <c:v>33.704397602151353</c:v>
                </c:pt>
                <c:pt idx="6395">
                  <c:v>33.666848678628362</c:v>
                </c:pt>
                <c:pt idx="6396">
                  <c:v>28.11684957202608</c:v>
                </c:pt>
                <c:pt idx="6397">
                  <c:v>15.015441541900939</c:v>
                </c:pt>
                <c:pt idx="6398">
                  <c:v>11.034390023905139</c:v>
                </c:pt>
                <c:pt idx="6399">
                  <c:v>10.28255079681708</c:v>
                </c:pt>
                <c:pt idx="6400">
                  <c:v>10.088300796818491</c:v>
                </c:pt>
                <c:pt idx="6401">
                  <c:v>11.463256541900719</c:v>
                </c:pt>
                <c:pt idx="6402">
                  <c:v>10.207440796818259</c:v>
                </c:pt>
                <c:pt idx="6403">
                  <c:v>9.8541936693588124</c:v>
                </c:pt>
                <c:pt idx="6404">
                  <c:v>9.4147307039181083</c:v>
                </c:pt>
                <c:pt idx="6405">
                  <c:v>10.47951154190093</c:v>
                </c:pt>
                <c:pt idx="6406">
                  <c:v>10.06126381302785</c:v>
                </c:pt>
                <c:pt idx="6407">
                  <c:v>10.49283930117396</c:v>
                </c:pt>
                <c:pt idx="6408">
                  <c:v>10.641523578442539</c:v>
                </c:pt>
                <c:pt idx="6409">
                  <c:v>31.81680684607273</c:v>
                </c:pt>
                <c:pt idx="6410">
                  <c:v>7.98211218763009</c:v>
                </c:pt>
                <c:pt idx="6411">
                  <c:v>9.5320265419009829</c:v>
                </c:pt>
                <c:pt idx="6412">
                  <c:v>10.1088140859258</c:v>
                </c:pt>
                <c:pt idx="6413">
                  <c:v>9.7827619584671819</c:v>
                </c:pt>
                <c:pt idx="6414">
                  <c:v>9.4911357039176565</c:v>
                </c:pt>
                <c:pt idx="6415">
                  <c:v>9.120512602151031</c:v>
                </c:pt>
                <c:pt idx="6416">
                  <c:v>9.1088576021510121</c:v>
                </c:pt>
                <c:pt idx="6417">
                  <c:v>9.6019565419010959</c:v>
                </c:pt>
                <c:pt idx="6418">
                  <c:v>9.3595948659342358</c:v>
                </c:pt>
                <c:pt idx="6419">
                  <c:v>9.6278565419007194</c:v>
                </c:pt>
                <c:pt idx="6420">
                  <c:v>9.3201455562779678</c:v>
                </c:pt>
                <c:pt idx="6421">
                  <c:v>9.1869587340431238</c:v>
                </c:pt>
                <c:pt idx="6422">
                  <c:v>9.355709865933914</c:v>
                </c:pt>
                <c:pt idx="6423">
                  <c:v>9.0428126021516917</c:v>
                </c:pt>
                <c:pt idx="6424">
                  <c:v>9.0777776021512757</c:v>
                </c:pt>
                <c:pt idx="6425">
                  <c:v>8.9838995720257895</c:v>
                </c:pt>
                <c:pt idx="6426">
                  <c:v>8.9877906485037009</c:v>
                </c:pt>
                <c:pt idx="6427">
                  <c:v>8.9438865419005484</c:v>
                </c:pt>
                <c:pt idx="6428">
                  <c:v>8.9920545720265626</c:v>
                </c:pt>
                <c:pt idx="6429">
                  <c:v>9.0570576021512963</c:v>
                </c:pt>
                <c:pt idx="6430">
                  <c:v>9.0324526021509932</c:v>
                </c:pt>
                <c:pt idx="6431">
                  <c:v>9.0477395720266003</c:v>
                </c:pt>
                <c:pt idx="6432">
                  <c:v>7.4584976021507856</c:v>
                </c:pt>
                <c:pt idx="6433">
                  <c:v>7.4688576021514832</c:v>
                </c:pt>
                <c:pt idx="6434">
                  <c:v>7.4869876021514079</c:v>
                </c:pt>
                <c:pt idx="6435">
                  <c:v>7.1736165419002846</c:v>
                </c:pt>
                <c:pt idx="6436">
                  <c:v>7.1088665419012269</c:v>
                </c:pt>
                <c:pt idx="6437">
                  <c:v>7.0816715419008691</c:v>
                </c:pt>
                <c:pt idx="6438">
                  <c:v>7.2008115419006433</c:v>
                </c:pt>
                <c:pt idx="6439">
                  <c:v>8.7490766578372394</c:v>
                </c:pt>
                <c:pt idx="6440">
                  <c:v>4.3561365419009261</c:v>
                </c:pt>
                <c:pt idx="6441">
                  <c:v>5.3259465419003043</c:v>
                </c:pt>
                <c:pt idx="6442">
                  <c:v>4.7393115419009266</c:v>
                </c:pt>
                <c:pt idx="6443">
                  <c:v>5.2543365419012087</c:v>
                </c:pt>
                <c:pt idx="6444">
                  <c:v>5.2776465419007756</c:v>
                </c:pt>
                <c:pt idx="6445">
                  <c:v>5.2802365419008321</c:v>
                </c:pt>
                <c:pt idx="6446">
                  <c:v>5.1844065419010956</c:v>
                </c:pt>
                <c:pt idx="6447">
                  <c:v>5.2996615419010196</c:v>
                </c:pt>
                <c:pt idx="6448">
                  <c:v>5.2569265419007936</c:v>
                </c:pt>
                <c:pt idx="6449">
                  <c:v>5.2685815419003417</c:v>
                </c:pt>
                <c:pt idx="6450">
                  <c:v>5.2504515419008886</c:v>
                </c:pt>
                <c:pt idx="6451">
                  <c:v>5.0018115419011142</c:v>
                </c:pt>
                <c:pt idx="6452">
                  <c:v>5.2711715419003982</c:v>
                </c:pt>
                <c:pt idx="6453">
                  <c:v>5.8127157039173927</c:v>
                </c:pt>
                <c:pt idx="6454">
                  <c:v>10.02999907903704</c:v>
                </c:pt>
                <c:pt idx="6455">
                  <c:v>7.6839715419008714</c:v>
                </c:pt>
                <c:pt idx="6456">
                  <c:v>7.0030515419007573</c:v>
                </c:pt>
                <c:pt idx="6457">
                  <c:v>6.912466541901134</c:v>
                </c:pt>
                <c:pt idx="6458">
                  <c:v>5.2439765419005111</c:v>
                </c:pt>
                <c:pt idx="6459">
                  <c:v>0.33851654190085079</c:v>
                </c:pt>
                <c:pt idx="6460">
                  <c:v>0.33851654190085079</c:v>
                </c:pt>
                <c:pt idx="6461">
                  <c:v>0.33851654190085079</c:v>
                </c:pt>
                <c:pt idx="6462">
                  <c:v>0.33851654190085079</c:v>
                </c:pt>
                <c:pt idx="6463">
                  <c:v>0.33851654190085079</c:v>
                </c:pt>
                <c:pt idx="6464">
                  <c:v>0.33851654190085079</c:v>
                </c:pt>
                <c:pt idx="6465">
                  <c:v>0.33851654190085079</c:v>
                </c:pt>
                <c:pt idx="6466">
                  <c:v>0.33851654190085079</c:v>
                </c:pt>
                <c:pt idx="6467">
                  <c:v>0.33851654190085079</c:v>
                </c:pt>
                <c:pt idx="6468">
                  <c:v>0.33851654190085079</c:v>
                </c:pt>
                <c:pt idx="6469">
                  <c:v>0.33851654190085079</c:v>
                </c:pt>
                <c:pt idx="6470">
                  <c:v>3.7725495985392539</c:v>
                </c:pt>
                <c:pt idx="6471">
                  <c:v>2.7653465419005872</c:v>
                </c:pt>
                <c:pt idx="6472">
                  <c:v>5.2776465419007756</c:v>
                </c:pt>
                <c:pt idx="6473">
                  <c:v>5.2426815419007191</c:v>
                </c:pt>
                <c:pt idx="6474">
                  <c:v>5.0782165419011331</c:v>
                </c:pt>
                <c:pt idx="6475">
                  <c:v>5.0536115419008318</c:v>
                </c:pt>
                <c:pt idx="6476">
                  <c:v>4.9267015419008882</c:v>
                </c:pt>
                <c:pt idx="6477">
                  <c:v>4.9331765419003233</c:v>
                </c:pt>
                <c:pt idx="6478">
                  <c:v>4.9914515419008882</c:v>
                </c:pt>
                <c:pt idx="6479">
                  <c:v>4.8619515419013597</c:v>
                </c:pt>
                <c:pt idx="6480">
                  <c:v>4.7829565419008127</c:v>
                </c:pt>
                <c:pt idx="6481">
                  <c:v>4.8787865419005492</c:v>
                </c:pt>
                <c:pt idx="6482">
                  <c:v>4.6910115419009264</c:v>
                </c:pt>
                <c:pt idx="6483">
                  <c:v>4.4294215419008696</c:v>
                </c:pt>
                <c:pt idx="6484">
                  <c:v>4.3905715419009637</c:v>
                </c:pt>
                <c:pt idx="6485">
                  <c:v>4.4553215419009637</c:v>
                </c:pt>
                <c:pt idx="6486">
                  <c:v>4.4734515419013592</c:v>
                </c:pt>
                <c:pt idx="6487">
                  <c:v>4.3763265419004176</c:v>
                </c:pt>
                <c:pt idx="6488">
                  <c:v>4.1807815419010961</c:v>
                </c:pt>
                <c:pt idx="6489">
                  <c:v>4.1328665419007571</c:v>
                </c:pt>
                <c:pt idx="6490">
                  <c:v>4.062936541900644</c:v>
                </c:pt>
                <c:pt idx="6491">
                  <c:v>4.2830865419007376</c:v>
                </c:pt>
                <c:pt idx="6492">
                  <c:v>4.2325815419008128</c:v>
                </c:pt>
                <c:pt idx="6493">
                  <c:v>4.1341615419010207</c:v>
                </c:pt>
                <c:pt idx="6494">
                  <c:v>4.5809365419011154</c:v>
                </c:pt>
                <c:pt idx="6495">
                  <c:v>4.7000765419004171</c:v>
                </c:pt>
                <c:pt idx="6496">
                  <c:v>4.7000765419008887</c:v>
                </c:pt>
                <c:pt idx="6497">
                  <c:v>4.7816615419010207</c:v>
                </c:pt>
                <c:pt idx="6498">
                  <c:v>4.1924365419006433</c:v>
                </c:pt>
                <c:pt idx="6499">
                  <c:v>3.6511265419006058</c:v>
                </c:pt>
                <c:pt idx="6500">
                  <c:v>2.019927097942138</c:v>
                </c:pt>
                <c:pt idx="6501">
                  <c:v>4.4420428937688747</c:v>
                </c:pt>
                <c:pt idx="6502">
                  <c:v>2.4674965419011521</c:v>
                </c:pt>
                <c:pt idx="6503">
                  <c:v>4.3128715419006811</c:v>
                </c:pt>
                <c:pt idx="6504">
                  <c:v>4.2494165419004739</c:v>
                </c:pt>
                <c:pt idx="6505">
                  <c:v>4.1445215419007759</c:v>
                </c:pt>
                <c:pt idx="6506">
                  <c:v>4.0292665419013218</c:v>
                </c:pt>
                <c:pt idx="6507">
                  <c:v>3.9580415419009451</c:v>
                </c:pt>
                <c:pt idx="6508">
                  <c:v>3.9360265419006999</c:v>
                </c:pt>
                <c:pt idx="6509">
                  <c:v>3.8855215419007751</c:v>
                </c:pt>
                <c:pt idx="6510">
                  <c:v>4.7881365419009256</c:v>
                </c:pt>
                <c:pt idx="6511">
                  <c:v>4.3374765419009824</c:v>
                </c:pt>
                <c:pt idx="6512">
                  <c:v>4.1328665419007571</c:v>
                </c:pt>
                <c:pt idx="6513">
                  <c:v>4.0486915419010394</c:v>
                </c:pt>
                <c:pt idx="6514">
                  <c:v>3.823361541900832</c:v>
                </c:pt>
                <c:pt idx="6515">
                  <c:v>4.4812215419010579</c:v>
                </c:pt>
                <c:pt idx="6516">
                  <c:v>4.0499865419003607</c:v>
                </c:pt>
                <c:pt idx="6517">
                  <c:v>3.9101265419006062</c:v>
                </c:pt>
                <c:pt idx="6518">
                  <c:v>3.6783215419014348</c:v>
                </c:pt>
                <c:pt idx="6519">
                  <c:v>3.4504015419007001</c:v>
                </c:pt>
                <c:pt idx="6520">
                  <c:v>3.9256665419009451</c:v>
                </c:pt>
                <c:pt idx="6521">
                  <c:v>3.8945865419007371</c:v>
                </c:pt>
                <c:pt idx="6522">
                  <c:v>3.7948715419006809</c:v>
                </c:pt>
                <c:pt idx="6523">
                  <c:v>3.3873865419009261</c:v>
                </c:pt>
                <c:pt idx="6524">
                  <c:v>3.309686541900644</c:v>
                </c:pt>
                <c:pt idx="6525">
                  <c:v>3.2824915419012282</c:v>
                </c:pt>
                <c:pt idx="6526">
                  <c:v>3.1879565419003422</c:v>
                </c:pt>
                <c:pt idx="6527">
                  <c:v>3.1581715419008698</c:v>
                </c:pt>
                <c:pt idx="6528">
                  <c:v>3.0662265419009831</c:v>
                </c:pt>
                <c:pt idx="6529">
                  <c:v>3.0299665419011341</c:v>
                </c:pt>
                <c:pt idx="6530">
                  <c:v>2.9289565419003418</c:v>
                </c:pt>
                <c:pt idx="6531">
                  <c:v>2.9147115419012088</c:v>
                </c:pt>
                <c:pt idx="6532">
                  <c:v>3.718814375234186</c:v>
                </c:pt>
                <c:pt idx="6533">
                  <c:v>1.4513615419008321</c:v>
                </c:pt>
                <c:pt idx="6534">
                  <c:v>2.7955715419004932</c:v>
                </c:pt>
                <c:pt idx="6535">
                  <c:v>2.8033415419006622</c:v>
                </c:pt>
                <c:pt idx="6536">
                  <c:v>2.8499615419012092</c:v>
                </c:pt>
                <c:pt idx="6537">
                  <c:v>2.0677815419006249</c:v>
                </c:pt>
                <c:pt idx="6538">
                  <c:v>2.622041541901416</c:v>
                </c:pt>
                <c:pt idx="6539">
                  <c:v>2.5521115419008318</c:v>
                </c:pt>
                <c:pt idx="6540">
                  <c:v>3.042916541900945</c:v>
                </c:pt>
                <c:pt idx="6541">
                  <c:v>3.1348615419003609</c:v>
                </c:pt>
                <c:pt idx="6542">
                  <c:v>3.326521541901247</c:v>
                </c:pt>
                <c:pt idx="6543">
                  <c:v>3.217741541900756</c:v>
                </c:pt>
                <c:pt idx="6544">
                  <c:v>3.0416215419006809</c:v>
                </c:pt>
                <c:pt idx="6545">
                  <c:v>2.743771541900776</c:v>
                </c:pt>
                <c:pt idx="6546">
                  <c:v>2.7424765419014538</c:v>
                </c:pt>
                <c:pt idx="6547">
                  <c:v>2.7113965419003039</c:v>
                </c:pt>
                <c:pt idx="6548">
                  <c:v>2.589666541901416</c:v>
                </c:pt>
                <c:pt idx="6549">
                  <c:v>2.8741265419006061</c:v>
                </c:pt>
                <c:pt idx="6550">
                  <c:v>2.594406541900625</c:v>
                </c:pt>
                <c:pt idx="6551">
                  <c:v>2.7226115419013031</c:v>
                </c:pt>
                <c:pt idx="6552">
                  <c:v>2.4726765419003232</c:v>
                </c:pt>
                <c:pt idx="6553">
                  <c:v>2.5322465419011522</c:v>
                </c:pt>
                <c:pt idx="6554">
                  <c:v>2.4273515419005109</c:v>
                </c:pt>
                <c:pt idx="6555">
                  <c:v>2.318571541900964</c:v>
                </c:pt>
                <c:pt idx="6556">
                  <c:v>2.2602965419008698</c:v>
                </c:pt>
                <c:pt idx="6557">
                  <c:v>2.2758365419012092</c:v>
                </c:pt>
                <c:pt idx="6558">
                  <c:v>2.4726765419003232</c:v>
                </c:pt>
                <c:pt idx="6559">
                  <c:v>3.9826465419007748</c:v>
                </c:pt>
                <c:pt idx="6560">
                  <c:v>4.763531541901096</c:v>
                </c:pt>
                <c:pt idx="6561">
                  <c:v>3.7586115419008319</c:v>
                </c:pt>
                <c:pt idx="6562">
                  <c:v>3.3739965419011519</c:v>
                </c:pt>
                <c:pt idx="6563">
                  <c:v>2.8174243752341921</c:v>
                </c:pt>
                <c:pt idx="6564">
                  <c:v>1.76301654190038</c:v>
                </c:pt>
                <c:pt idx="6565">
                  <c:v>2.782181541900719</c:v>
                </c:pt>
                <c:pt idx="6566">
                  <c:v>2.6734015419011712</c:v>
                </c:pt>
                <c:pt idx="6567">
                  <c:v>2.5063465419005868</c:v>
                </c:pt>
                <c:pt idx="6568">
                  <c:v>2.5503765419010769</c:v>
                </c:pt>
                <c:pt idx="6569">
                  <c:v>2.4092215419005871</c:v>
                </c:pt>
                <c:pt idx="6570">
                  <c:v>4.8396200601720718</c:v>
                </c:pt>
                <c:pt idx="6571">
                  <c:v>5.0218745720261673</c:v>
                </c:pt>
                <c:pt idx="6572">
                  <c:v>3.7715615419006432</c:v>
                </c:pt>
                <c:pt idx="6573">
                  <c:v>4.2079765419005124</c:v>
                </c:pt>
                <c:pt idx="6574">
                  <c:v>3.55529654190134</c:v>
                </c:pt>
                <c:pt idx="6575">
                  <c:v>3.1111115419008319</c:v>
                </c:pt>
                <c:pt idx="6576">
                  <c:v>3.1266515419007002</c:v>
                </c:pt>
                <c:pt idx="6577">
                  <c:v>2.8844865419013028</c:v>
                </c:pt>
                <c:pt idx="6578">
                  <c:v>3.048951541899946</c:v>
                </c:pt>
                <c:pt idx="6579">
                  <c:v>4.6625215419012456</c:v>
                </c:pt>
                <c:pt idx="6580">
                  <c:v>4.7415165419013219</c:v>
                </c:pt>
                <c:pt idx="6581">
                  <c:v>4.5653965419007756</c:v>
                </c:pt>
                <c:pt idx="6582">
                  <c:v>4.3173945720263376</c:v>
                </c:pt>
                <c:pt idx="6583">
                  <c:v>5.7629550601712616</c:v>
                </c:pt>
                <c:pt idx="6584">
                  <c:v>4.1276865419006432</c:v>
                </c:pt>
                <c:pt idx="6585">
                  <c:v>9.4843715419013392</c:v>
                </c:pt>
                <c:pt idx="6586">
                  <c:v>11.070747089365961</c:v>
                </c:pt>
                <c:pt idx="6587">
                  <c:v>7.3479080902975014</c:v>
                </c:pt>
                <c:pt idx="6588">
                  <c:v>6.5038845720260161</c:v>
                </c:pt>
                <c:pt idx="6589">
                  <c:v>5.4477815419005307</c:v>
                </c:pt>
                <c:pt idx="6590">
                  <c:v>4.415176541901265</c:v>
                </c:pt>
                <c:pt idx="6591">
                  <c:v>4.4397815419006248</c:v>
                </c:pt>
                <c:pt idx="6592">
                  <c:v>8.2792348380344123</c:v>
                </c:pt>
                <c:pt idx="6593">
                  <c:v>5.9327895720265058</c:v>
                </c:pt>
                <c:pt idx="6594">
                  <c:v>6.5336695720264313</c:v>
                </c:pt>
                <c:pt idx="6595">
                  <c:v>4.705964205744845</c:v>
                </c:pt>
                <c:pt idx="6596">
                  <c:v>5.909384838034506</c:v>
                </c:pt>
                <c:pt idx="6597">
                  <c:v>9.0895644028777962</c:v>
                </c:pt>
                <c:pt idx="6598">
                  <c:v>7.1425216994851457</c:v>
                </c:pt>
                <c:pt idx="6599">
                  <c:v>8.4247052668375986</c:v>
                </c:pt>
                <c:pt idx="6600">
                  <c:v>10.685888134168479</c:v>
                </c:pt>
                <c:pt idx="6601">
                  <c:v>9.4026323942956544</c:v>
                </c:pt>
                <c:pt idx="6602">
                  <c:v>7.6832790000519724</c:v>
                </c:pt>
                <c:pt idx="6603">
                  <c:v>8.4995869654926555</c:v>
                </c:pt>
                <c:pt idx="6604">
                  <c:v>10.388038134168569</c:v>
                </c:pt>
                <c:pt idx="6605">
                  <c:v>8.4113248380349397</c:v>
                </c:pt>
                <c:pt idx="6606">
                  <c:v>4.925281541900663</c:v>
                </c:pt>
                <c:pt idx="6607">
                  <c:v>5.0684945720262427</c:v>
                </c:pt>
                <c:pt idx="6608">
                  <c:v>6.2345378681596149</c:v>
                </c:pt>
                <c:pt idx="6609">
                  <c:v>6.0134828120971768</c:v>
                </c:pt>
                <c:pt idx="6610">
                  <c:v>10.289458680957051</c:v>
                </c:pt>
                <c:pt idx="6611">
                  <c:v>12.31471156929155</c:v>
                </c:pt>
                <c:pt idx="6612">
                  <c:v>14.105035770106261</c:v>
                </c:pt>
                <c:pt idx="6613">
                  <c:v>13.663471651415961</c:v>
                </c:pt>
                <c:pt idx="6614">
                  <c:v>17.986998114677078</c:v>
                </c:pt>
                <c:pt idx="6615">
                  <c:v>15.861761903625689</c:v>
                </c:pt>
                <c:pt idx="6616">
                  <c:v>13.71264186722926</c:v>
                </c:pt>
                <c:pt idx="6617">
                  <c:v>13.62199186722917</c:v>
                </c:pt>
                <c:pt idx="6618">
                  <c:v>32.298381903625298</c:v>
                </c:pt>
                <c:pt idx="6619">
                  <c:v>29.742745266837179</c:v>
                </c:pt>
                <c:pt idx="6620">
                  <c:v>63.28953728329801</c:v>
                </c:pt>
                <c:pt idx="6621">
                  <c:v>61.38914811467717</c:v>
                </c:pt>
                <c:pt idx="6622">
                  <c:v>57.15493686722953</c:v>
                </c:pt>
                <c:pt idx="6623">
                  <c:v>61.405983114677781</c:v>
                </c:pt>
                <c:pt idx="6624">
                  <c:v>58.026083170564263</c:v>
                </c:pt>
                <c:pt idx="6625">
                  <c:v>55.958063017952711</c:v>
                </c:pt>
                <c:pt idx="6626">
                  <c:v>58.767457974153373</c:v>
                </c:pt>
                <c:pt idx="6627">
                  <c:v>22.498939696941228</c:v>
                </c:pt>
                <c:pt idx="6628">
                  <c:v>51.698983779220647</c:v>
                </c:pt>
                <c:pt idx="6629">
                  <c:v>58.423265624422868</c:v>
                </c:pt>
                <c:pt idx="6630">
                  <c:v>58.745911903625327</c:v>
                </c:pt>
                <c:pt idx="6631">
                  <c:v>63.252639702740417</c:v>
                </c:pt>
                <c:pt idx="6632">
                  <c:v>61.536778114678043</c:v>
                </c:pt>
                <c:pt idx="6633">
                  <c:v>57.799401398522093</c:v>
                </c:pt>
                <c:pt idx="6634">
                  <c:v>54.920393356305283</c:v>
                </c:pt>
                <c:pt idx="6635">
                  <c:v>58.54888062442302</c:v>
                </c:pt>
                <c:pt idx="6636">
                  <c:v>46.576889079036818</c:v>
                </c:pt>
                <c:pt idx="6637">
                  <c:v>36.558203090296821</c:v>
                </c:pt>
                <c:pt idx="6638">
                  <c:v>61.174511683286973</c:v>
                </c:pt>
                <c:pt idx="6639">
                  <c:v>63.391204702740851</c:v>
                </c:pt>
                <c:pt idx="6640">
                  <c:v>61.514763114677791</c:v>
                </c:pt>
                <c:pt idx="6641">
                  <c:v>61.556010624423408</c:v>
                </c:pt>
                <c:pt idx="6642">
                  <c:v>136.1613526884515</c:v>
                </c:pt>
                <c:pt idx="6643">
                  <c:v>75.239392844368041</c:v>
                </c:pt>
                <c:pt idx="6644">
                  <c:v>72.567227149111019</c:v>
                </c:pt>
                <c:pt idx="6645">
                  <c:v>69.895128114677945</c:v>
                </c:pt>
                <c:pt idx="6646">
                  <c:v>68.29139435748364</c:v>
                </c:pt>
                <c:pt idx="6647">
                  <c:v>64.527118562971523</c:v>
                </c:pt>
                <c:pt idx="6648">
                  <c:v>73.717941290804177</c:v>
                </c:pt>
                <c:pt idx="6649">
                  <c:v>66.636575624423372</c:v>
                </c:pt>
                <c:pt idx="6650">
                  <c:v>66.514877438150435</c:v>
                </c:pt>
                <c:pt idx="6651">
                  <c:v>63.49674957202636</c:v>
                </c:pt>
                <c:pt idx="6652">
                  <c:v>84.779952495200021</c:v>
                </c:pt>
                <c:pt idx="6653">
                  <c:v>77.447507844367266</c:v>
                </c:pt>
                <c:pt idx="6654">
                  <c:v>72.56733156753738</c:v>
                </c:pt>
                <c:pt idx="6655">
                  <c:v>73.815868429345443</c:v>
                </c:pt>
                <c:pt idx="6656">
                  <c:v>68.540024455748494</c:v>
                </c:pt>
                <c:pt idx="6657">
                  <c:v>48.123252904555557</c:v>
                </c:pt>
                <c:pt idx="6658">
                  <c:v>38.939178134167882</c:v>
                </c:pt>
                <c:pt idx="6659">
                  <c:v>38.877049947896239</c:v>
                </c:pt>
                <c:pt idx="6660">
                  <c:v>64.244867506865205</c:v>
                </c:pt>
                <c:pt idx="6661">
                  <c:v>19.666583356305239</c:v>
                </c:pt>
                <c:pt idx="6662">
                  <c:v>33.769913134169038</c:v>
                </c:pt>
                <c:pt idx="6663">
                  <c:v>33.776388134168478</c:v>
                </c:pt>
                <c:pt idx="6664">
                  <c:v>47.783345624422608</c:v>
                </c:pt>
                <c:pt idx="6665">
                  <c:v>92.037414449431992</c:v>
                </c:pt>
                <c:pt idx="6666">
                  <c:v>70.019448114677829</c:v>
                </c:pt>
                <c:pt idx="6667">
                  <c:v>67.763034357483889</c:v>
                </c:pt>
                <c:pt idx="6668">
                  <c:v>72.154192499111076</c:v>
                </c:pt>
                <c:pt idx="6669">
                  <c:v>71.655026033459052</c:v>
                </c:pt>
                <c:pt idx="6670">
                  <c:v>70.181323114677838</c:v>
                </c:pt>
                <c:pt idx="6671">
                  <c:v>70.142424137145412</c:v>
                </c:pt>
                <c:pt idx="6672">
                  <c:v>74.188702747760317</c:v>
                </c:pt>
                <c:pt idx="6673">
                  <c:v>68.652739141671049</c:v>
                </c:pt>
                <c:pt idx="6674">
                  <c:v>70.738914347957333</c:v>
                </c:pt>
                <c:pt idx="6675">
                  <c:v>70.134703114677762</c:v>
                </c:pt>
                <c:pt idx="6676">
                  <c:v>74.777135105320696</c:v>
                </c:pt>
                <c:pt idx="6677">
                  <c:v>81.280243166700842</c:v>
                </c:pt>
                <c:pt idx="6678">
                  <c:v>76.397613616083646</c:v>
                </c:pt>
                <c:pt idx="6679">
                  <c:v>72.291355474457021</c:v>
                </c:pt>
                <c:pt idx="6680">
                  <c:v>70.38204811467773</c:v>
                </c:pt>
                <c:pt idx="6681">
                  <c:v>67.263355624422928</c:v>
                </c:pt>
                <c:pt idx="6682">
                  <c:v>67.330695624422972</c:v>
                </c:pt>
                <c:pt idx="6683">
                  <c:v>67.912581053226035</c:v>
                </c:pt>
                <c:pt idx="6684">
                  <c:v>69.023109141670659</c:v>
                </c:pt>
                <c:pt idx="6685">
                  <c:v>68.738169357483741</c:v>
                </c:pt>
                <c:pt idx="6686">
                  <c:v>64.612968017953676</c:v>
                </c:pt>
                <c:pt idx="6687">
                  <c:v>58.566849947895491</c:v>
                </c:pt>
                <c:pt idx="6688">
                  <c:v>53.905350384477217</c:v>
                </c:pt>
                <c:pt idx="6689">
                  <c:v>53.742406308757452</c:v>
                </c:pt>
                <c:pt idx="6690">
                  <c:v>52.808248170564127</c:v>
                </c:pt>
                <c:pt idx="6691">
                  <c:v>50.26029994789625</c:v>
                </c:pt>
                <c:pt idx="6692">
                  <c:v>20.51650195846733</c:v>
                </c:pt>
                <c:pt idx="6693">
                  <c:v>34.843631651762117</c:v>
                </c:pt>
                <c:pt idx="6694">
                  <c:v>38.655434357483983</c:v>
                </c:pt>
                <c:pt idx="6695">
                  <c:v>37.736310131582883</c:v>
                </c:pt>
                <c:pt idx="6696">
                  <c:v>35.17609127236161</c:v>
                </c:pt>
                <c:pt idx="6697">
                  <c:v>33.982964947896107</c:v>
                </c:pt>
                <c:pt idx="6698">
                  <c:v>33.101714079037087</c:v>
                </c:pt>
                <c:pt idx="6699">
                  <c:v>36.810633170563968</c:v>
                </c:pt>
                <c:pt idx="6700">
                  <c:v>12.798846873552829</c:v>
                </c:pt>
                <c:pt idx="6701">
                  <c:v>34.114283987662283</c:v>
                </c:pt>
                <c:pt idx="6702">
                  <c:v>38.45230248823971</c:v>
                </c:pt>
                <c:pt idx="6703">
                  <c:v>53.822403114678039</c:v>
                </c:pt>
                <c:pt idx="6704">
                  <c:v>74.030036290804162</c:v>
                </c:pt>
                <c:pt idx="6705">
                  <c:v>68.629429141670542</c:v>
                </c:pt>
                <c:pt idx="6706">
                  <c:v>78.148572909079846</c:v>
                </c:pt>
                <c:pt idx="6707">
                  <c:v>94.688866835341372</c:v>
                </c:pt>
                <c:pt idx="6708">
                  <c:v>74.206385150856448</c:v>
                </c:pt>
                <c:pt idx="6709">
                  <c:v>69.478138114678273</c:v>
                </c:pt>
                <c:pt idx="6710">
                  <c:v>70.404063114677044</c:v>
                </c:pt>
                <c:pt idx="6711">
                  <c:v>69.077499141670899</c:v>
                </c:pt>
                <c:pt idx="6712">
                  <c:v>68.036701687812155</c:v>
                </c:pt>
                <c:pt idx="6713">
                  <c:v>68.931164141670777</c:v>
                </c:pt>
                <c:pt idx="6714">
                  <c:v>67.144835384476963</c:v>
                </c:pt>
                <c:pt idx="6715">
                  <c:v>68.506047328288545</c:v>
                </c:pt>
                <c:pt idx="6716">
                  <c:v>67.162965384477829</c:v>
                </c:pt>
                <c:pt idx="6717">
                  <c:v>64.999826272361844</c:v>
                </c:pt>
                <c:pt idx="6718">
                  <c:v>63.973754947896452</c:v>
                </c:pt>
                <c:pt idx="6719">
                  <c:v>62.692658779220373</c:v>
                </c:pt>
                <c:pt idx="6720">
                  <c:v>65.855206651415699</c:v>
                </c:pt>
                <c:pt idx="6721">
                  <c:v>70.252548114677737</c:v>
                </c:pt>
                <c:pt idx="6722">
                  <c:v>70.319888114677795</c:v>
                </c:pt>
                <c:pt idx="6723">
                  <c:v>67.645713114677136</c:v>
                </c:pt>
                <c:pt idx="6724">
                  <c:v>69.518665660819309</c:v>
                </c:pt>
                <c:pt idx="6725">
                  <c:v>68.565934357483982</c:v>
                </c:pt>
                <c:pt idx="6726">
                  <c:v>67.675596053225334</c:v>
                </c:pt>
                <c:pt idx="6727">
                  <c:v>66.877708571095354</c:v>
                </c:pt>
                <c:pt idx="6728">
                  <c:v>65.023103562971741</c:v>
                </c:pt>
                <c:pt idx="6729">
                  <c:v>65.195694838034257</c:v>
                </c:pt>
                <c:pt idx="6730">
                  <c:v>67.541331308758117</c:v>
                </c:pt>
                <c:pt idx="6731">
                  <c:v>65.457358991773461</c:v>
                </c:pt>
                <c:pt idx="6732">
                  <c:v>48.659391651762427</c:v>
                </c:pt>
                <c:pt idx="6733">
                  <c:v>40.473087812486362</c:v>
                </c:pt>
                <c:pt idx="6734">
                  <c:v>40.149526651762287</c:v>
                </c:pt>
                <c:pt idx="6735">
                  <c:v>39.332072187764709</c:v>
                </c:pt>
                <c:pt idx="6736">
                  <c:v>41.837666541900852</c:v>
                </c:pt>
                <c:pt idx="6737">
                  <c:v>38.301210170032583</c:v>
                </c:pt>
                <c:pt idx="6738">
                  <c:v>37.050543813028341</c:v>
                </c:pt>
                <c:pt idx="6739">
                  <c:v>38.067835840967092</c:v>
                </c:pt>
                <c:pt idx="6740">
                  <c:v>41.797482296032051</c:v>
                </c:pt>
                <c:pt idx="6741">
                  <c:v>106.0915045009322</c:v>
                </c:pt>
                <c:pt idx="6742">
                  <c:v>104.1594988480235</c:v>
                </c:pt>
                <c:pt idx="6743">
                  <c:v>74.031171256304503</c:v>
                </c:pt>
                <c:pt idx="6744">
                  <c:v>70.313413114677417</c:v>
                </c:pt>
                <c:pt idx="6745">
                  <c:v>69.804860660819202</c:v>
                </c:pt>
                <c:pt idx="6746">
                  <c:v>68.551729141670734</c:v>
                </c:pt>
                <c:pt idx="6747">
                  <c:v>66.955145624423267</c:v>
                </c:pt>
                <c:pt idx="6748">
                  <c:v>66.49438857109547</c:v>
                </c:pt>
                <c:pt idx="6749">
                  <c:v>66.243780266837121</c:v>
                </c:pt>
                <c:pt idx="6750">
                  <c:v>65.541776867229572</c:v>
                </c:pt>
                <c:pt idx="6751">
                  <c:v>63.395534315223088</c:v>
                </c:pt>
                <c:pt idx="6752">
                  <c:v>44.136851006353439</c:v>
                </c:pt>
                <c:pt idx="6753">
                  <c:v>35.441889838034619</c:v>
                </c:pt>
                <c:pt idx="6754">
                  <c:v>18.971844301173888</c:v>
                </c:pt>
                <c:pt idx="6755">
                  <c:v>35.092105912701342</c:v>
                </c:pt>
                <c:pt idx="6756">
                  <c:v>34.926623562971443</c:v>
                </c:pt>
                <c:pt idx="6757">
                  <c:v>34.518268134168409</c:v>
                </c:pt>
                <c:pt idx="6758">
                  <c:v>34.603738134167912</c:v>
                </c:pt>
                <c:pt idx="6759">
                  <c:v>33.823639838034993</c:v>
                </c:pt>
                <c:pt idx="6760">
                  <c:v>33.260481965493298</c:v>
                </c:pt>
                <c:pt idx="6761">
                  <c:v>31.685708669359059</c:v>
                </c:pt>
                <c:pt idx="6762">
                  <c:v>25.781033571095829</c:v>
                </c:pt>
                <c:pt idx="6763">
                  <c:v>16.437337328288891</c:v>
                </c:pt>
                <c:pt idx="6764">
                  <c:v>14.442456541901301</c:v>
                </c:pt>
                <c:pt idx="6765">
                  <c:v>13.991536541900929</c:v>
                </c:pt>
                <c:pt idx="6766">
                  <c:v>13.79434026683716</c:v>
                </c:pt>
                <c:pt idx="6767">
                  <c:v>13.9645721877648</c:v>
                </c:pt>
                <c:pt idx="6768">
                  <c:v>13.626253622091619</c:v>
                </c:pt>
                <c:pt idx="6769">
                  <c:v>12.856560483898811</c:v>
                </c:pt>
                <c:pt idx="6770">
                  <c:v>12.837976680525919</c:v>
                </c:pt>
                <c:pt idx="6771">
                  <c:v>12.252452589150691</c:v>
                </c:pt>
                <c:pt idx="6772">
                  <c:v>12.38583758915007</c:v>
                </c:pt>
                <c:pt idx="6773">
                  <c:v>12.494238134168389</c:v>
                </c:pt>
                <c:pt idx="6774">
                  <c:v>12.025479947896359</c:v>
                </c:pt>
                <c:pt idx="6775">
                  <c:v>11.91669994789587</c:v>
                </c:pt>
                <c:pt idx="6776">
                  <c:v>10.428214947896119</c:v>
                </c:pt>
                <c:pt idx="6777">
                  <c:v>10.503324947895869</c:v>
                </c:pt>
                <c:pt idx="6778">
                  <c:v>9.9413267616236958</c:v>
                </c:pt>
                <c:pt idx="6779">
                  <c:v>10.0125517616236</c:v>
                </c:pt>
                <c:pt idx="6780">
                  <c:v>9.4300165419005673</c:v>
                </c:pt>
                <c:pt idx="6781">
                  <c:v>9.5950216517622717</c:v>
                </c:pt>
                <c:pt idx="6782">
                  <c:v>9.0893207829029663</c:v>
                </c:pt>
                <c:pt idx="6783">
                  <c:v>8.1523438130280574</c:v>
                </c:pt>
                <c:pt idx="6784">
                  <c:v>5.241601541900323</c:v>
                </c:pt>
                <c:pt idx="6785">
                  <c:v>9.1228800239048198</c:v>
                </c:pt>
                <c:pt idx="6786">
                  <c:v>8.1963738130280763</c:v>
                </c:pt>
                <c:pt idx="6787">
                  <c:v>8.7618529103617018</c:v>
                </c:pt>
                <c:pt idx="6788">
                  <c:v>8.4267257968177347</c:v>
                </c:pt>
                <c:pt idx="6789">
                  <c:v>7.8116819584669752</c:v>
                </c:pt>
                <c:pt idx="6790">
                  <c:v>7.8013219584667484</c:v>
                </c:pt>
                <c:pt idx="6791">
                  <c:v>7.69174154190104</c:v>
                </c:pt>
                <c:pt idx="6792">
                  <c:v>8.0307436693594738</c:v>
                </c:pt>
                <c:pt idx="6793">
                  <c:v>8.2933407968183577</c:v>
                </c:pt>
                <c:pt idx="6794">
                  <c:v>8.1955708609954812</c:v>
                </c:pt>
                <c:pt idx="6795">
                  <c:v>7.6611786693596047</c:v>
                </c:pt>
                <c:pt idx="6796">
                  <c:v>7.9014545720259024</c:v>
                </c:pt>
                <c:pt idx="6797">
                  <c:v>7.879571541900587</c:v>
                </c:pt>
                <c:pt idx="6798">
                  <c:v>6.8921315419012847</c:v>
                </c:pt>
                <c:pt idx="6799">
                  <c:v>6.9478165419008517</c:v>
                </c:pt>
                <c:pt idx="6800">
                  <c:v>6.8762065419008138</c:v>
                </c:pt>
                <c:pt idx="6801">
                  <c:v>6.9526115419008327</c:v>
                </c:pt>
                <c:pt idx="6802">
                  <c:v>6.2485045720260928</c:v>
                </c:pt>
                <c:pt idx="6803">
                  <c:v>6.003479988592348</c:v>
                </c:pt>
                <c:pt idx="6804">
                  <c:v>5.7747595720263938</c:v>
                </c:pt>
                <c:pt idx="6805">
                  <c:v>5.7144437340428791</c:v>
                </c:pt>
                <c:pt idx="6806">
                  <c:v>5.5146126021509367</c:v>
                </c:pt>
                <c:pt idx="6807">
                  <c:v>5.4556995720259804</c:v>
                </c:pt>
                <c:pt idx="6808">
                  <c:v>5.2896865419009256</c:v>
                </c:pt>
                <c:pt idx="6809">
                  <c:v>5.3596165419005679</c:v>
                </c:pt>
                <c:pt idx="6810">
                  <c:v>5.2996615419010196</c:v>
                </c:pt>
                <c:pt idx="6811">
                  <c:v>5.1209515419008884</c:v>
                </c:pt>
                <c:pt idx="6812">
                  <c:v>5.2750565419007192</c:v>
                </c:pt>
                <c:pt idx="6813">
                  <c:v>2.7860665419010391</c:v>
                </c:pt>
                <c:pt idx="6814">
                  <c:v>4.7039615419007372</c:v>
                </c:pt>
                <c:pt idx="6815">
                  <c:v>5.0303015419007941</c:v>
                </c:pt>
                <c:pt idx="6816">
                  <c:v>4.9020965419005869</c:v>
                </c:pt>
                <c:pt idx="6817">
                  <c:v>4.8697215419010584</c:v>
                </c:pt>
                <c:pt idx="6818">
                  <c:v>4.9046865419006433</c:v>
                </c:pt>
                <c:pt idx="6819">
                  <c:v>4.8425265419011714</c:v>
                </c:pt>
                <c:pt idx="6820">
                  <c:v>4.9215215419007752</c:v>
                </c:pt>
                <c:pt idx="6821">
                  <c:v>4.8697215419010584</c:v>
                </c:pt>
                <c:pt idx="6822">
                  <c:v>4.8904415419010387</c:v>
                </c:pt>
              </c:numCache>
            </c:numRef>
          </c:val>
          <c:smooth val="0"/>
          <c:extLst>
            <c:ext xmlns:c16="http://schemas.microsoft.com/office/drawing/2014/chart" uri="{C3380CC4-5D6E-409C-BE32-E72D297353CC}">
              <c16:uniqueId val="{00000000-B4DA-4E61-8F68-65FA2505648F}"/>
            </c:ext>
          </c:extLst>
        </c:ser>
        <c:ser>
          <c:idx val="1"/>
          <c:order val="1"/>
          <c:spPr>
            <a:ln w="28575" cap="rnd">
              <a:solidFill>
                <a:schemeClr val="accent2"/>
              </a:solidFill>
              <a:round/>
            </a:ln>
            <a:effectLst/>
          </c:spPr>
          <c:marker>
            <c:symbol val="none"/>
          </c:marker>
          <c:cat>
            <c:strRef>
              <c:f>Daily_discharge!$A$4458</c:f>
              <c:strCache>
                <c:ptCount val="1"/>
                <c:pt idx="0">
                  <c:v>Shrawan 23, 2073</c:v>
                </c:pt>
              </c:strCache>
            </c:strRef>
          </c:cat>
          <c:val>
            <c:numRef>
              <c:f>Daily_discharge!$B$4458</c:f>
              <c:numCache>
                <c:formatCode>General</c:formatCode>
                <c:ptCount val="1"/>
                <c:pt idx="0">
                  <c:v>833.36258669458846</c:v>
                </c:pt>
              </c:numCache>
            </c:numRef>
          </c:val>
          <c:smooth val="0"/>
          <c:extLst>
            <c:ext xmlns:c16="http://schemas.microsoft.com/office/drawing/2014/chart" uri="{C3380CC4-5D6E-409C-BE32-E72D297353CC}">
              <c16:uniqueId val="{00000001-B4DA-4E61-8F68-65FA2505648F}"/>
            </c:ext>
          </c:extLst>
        </c:ser>
        <c:dLbls>
          <c:showLegendKey val="0"/>
          <c:showVal val="0"/>
          <c:showCatName val="0"/>
          <c:showSerName val="0"/>
          <c:showPercent val="0"/>
          <c:showBubbleSize val="0"/>
        </c:dLbls>
        <c:smooth val="0"/>
        <c:axId val="1568764863"/>
        <c:axId val="1568764031"/>
      </c:lineChart>
      <c:catAx>
        <c:axId val="1568764863"/>
        <c:scaling>
          <c:orientation val="minMax"/>
        </c:scaling>
        <c:delete val="0"/>
        <c:axPos val="b"/>
        <c:title>
          <c:tx>
            <c:rich>
              <a:bodyPr rot="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r>
                  <a:rPr lang="en-US" b="1"/>
                  <a:t>Date</a:t>
                </a:r>
              </a:p>
            </c:rich>
          </c:tx>
          <c:overlay val="0"/>
          <c:spPr>
            <a:noFill/>
            <a:ln>
              <a:noFill/>
            </a:ln>
            <a:effectLst/>
          </c:spPr>
          <c:txPr>
            <a:bodyPr rot="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crossAx val="1568764031"/>
        <c:crosses val="autoZero"/>
        <c:auto val="1"/>
        <c:lblAlgn val="ctr"/>
        <c:lblOffset val="100"/>
        <c:noMultiLvlLbl val="0"/>
      </c:catAx>
      <c:valAx>
        <c:axId val="15687640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r>
                  <a:rPr lang="en-US" b="1"/>
                  <a:t>Discharge</a:t>
                </a:r>
              </a:p>
            </c:rich>
          </c:tx>
          <c:overlay val="0"/>
          <c:spPr>
            <a:noFill/>
            <a:ln>
              <a:noFill/>
            </a:ln>
            <a:effectLst/>
          </c:spPr>
          <c:txPr>
            <a:bodyPr rot="-540000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crossAx val="1568764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solidFill>
            <a:sysClr val="windowText" lastClr="000000"/>
          </a:solidFill>
          <a:latin typeface="Gill Sans MT" panose="020B0502020104020203" pitchFamily="34" charset="0"/>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r>
              <a:rPr lang="en-US" sz="1100">
                <a:latin typeface="Gill Sans MT" panose="020B0502020104020203" pitchFamily="34" charset="0"/>
              </a:rPr>
              <a:t>Mean Monthly Flow </a:t>
            </a:r>
          </a:p>
        </c:rich>
      </c:tx>
      <c:layout>
        <c:manualLayout>
          <c:xMode val="edge"/>
          <c:yMode val="edge"/>
          <c:x val="0.37062618595825425"/>
          <c:y val="3.864734299516908E-2"/>
        </c:manualLayout>
      </c:layout>
      <c:overlay val="0"/>
      <c:spPr>
        <a:noFill/>
        <a:ln>
          <a:noFill/>
          <a:prstDash val="solid"/>
        </a:ln>
      </c:spPr>
    </c:title>
    <c:autoTitleDeleted val="0"/>
    <c:plotArea>
      <c:layout>
        <c:manualLayout>
          <c:layoutTarget val="inner"/>
          <c:xMode val="edge"/>
          <c:yMode val="edge"/>
          <c:x val="0.1097232257732489"/>
          <c:y val="0.1529718875502008"/>
          <c:w val="0.84633825895102766"/>
          <c:h val="0.60501837270341208"/>
        </c:manualLayout>
      </c:layout>
      <c:lineChart>
        <c:grouping val="standard"/>
        <c:varyColors val="0"/>
        <c:ser>
          <c:idx val="0"/>
          <c:order val="0"/>
          <c:spPr>
            <a:ln w="19050" cap="rnd">
              <a:solidFill>
                <a:schemeClr val="tx1"/>
              </a:solidFill>
              <a:prstDash val="solid"/>
              <a:round/>
            </a:ln>
          </c:spPr>
          <c:marker>
            <c:symbol val="square"/>
            <c:size val="5"/>
            <c:spPr>
              <a:solidFill>
                <a:schemeClr val="tx1"/>
              </a:solidFill>
              <a:ln w="9525">
                <a:solidFill>
                  <a:schemeClr val="tx1"/>
                </a:solidFill>
                <a:prstDash val="solid"/>
              </a:ln>
            </c:spPr>
          </c:marker>
          <c:cat>
            <c:strRef>
              <c:f>'All Months'!$P$2:$P$13</c:f>
              <c:strCache>
                <c:ptCount val="12"/>
                <c:pt idx="0">
                  <c:v>Baishakh</c:v>
                </c:pt>
                <c:pt idx="1">
                  <c:v>Jestha </c:v>
                </c:pt>
                <c:pt idx="2">
                  <c:v>Ashadh</c:v>
                </c:pt>
                <c:pt idx="3">
                  <c:v>Shrawan</c:v>
                </c:pt>
                <c:pt idx="4">
                  <c:v>Bhadra</c:v>
                </c:pt>
                <c:pt idx="5">
                  <c:v>Ashwin</c:v>
                </c:pt>
                <c:pt idx="6">
                  <c:v>Kartik</c:v>
                </c:pt>
                <c:pt idx="7">
                  <c:v>Mangsir</c:v>
                </c:pt>
                <c:pt idx="8">
                  <c:v>Poush</c:v>
                </c:pt>
                <c:pt idx="9">
                  <c:v>Magh</c:v>
                </c:pt>
                <c:pt idx="10">
                  <c:v>Falgun</c:v>
                </c:pt>
                <c:pt idx="11">
                  <c:v>Chaitra</c:v>
                </c:pt>
              </c:strCache>
            </c:strRef>
          </c:cat>
          <c:val>
            <c:numRef>
              <c:f>'All Months'!$Q$2:$Q$13</c:f>
              <c:numCache>
                <c:formatCode>0.00</c:formatCode>
                <c:ptCount val="12"/>
                <c:pt idx="0">
                  <c:v>3.6901323178016732</c:v>
                </c:pt>
                <c:pt idx="1">
                  <c:v>6.3822742343607173</c:v>
                </c:pt>
                <c:pt idx="2">
                  <c:v>36.221704014256908</c:v>
                </c:pt>
                <c:pt idx="3">
                  <c:v>75.013955943680386</c:v>
                </c:pt>
                <c:pt idx="4">
                  <c:v>75.34449486002967</c:v>
                </c:pt>
                <c:pt idx="5">
                  <c:v>43.924590174267713</c:v>
                </c:pt>
                <c:pt idx="6">
                  <c:v>16.979640903686089</c:v>
                </c:pt>
                <c:pt idx="7">
                  <c:v>9.0721618866428848</c:v>
                </c:pt>
                <c:pt idx="8">
                  <c:v>6.6633066912972074</c:v>
                </c:pt>
                <c:pt idx="9">
                  <c:v>5.7210895320197039</c:v>
                </c:pt>
                <c:pt idx="10">
                  <c:v>4.8134951665872121</c:v>
                </c:pt>
                <c:pt idx="11">
                  <c:v>3.9982712863401031</c:v>
                </c:pt>
              </c:numCache>
            </c:numRef>
          </c:val>
          <c:smooth val="1"/>
          <c:extLst>
            <c:ext xmlns:c16="http://schemas.microsoft.com/office/drawing/2014/chart" uri="{C3380CC4-5D6E-409C-BE32-E72D297353CC}">
              <c16:uniqueId val="{00000000-10CE-4B94-A34C-8A0EB683418B}"/>
            </c:ext>
          </c:extLst>
        </c:ser>
        <c:dLbls>
          <c:showLegendKey val="0"/>
          <c:showVal val="0"/>
          <c:showCatName val="0"/>
          <c:showSerName val="0"/>
          <c:showPercent val="0"/>
          <c:showBubbleSize val="0"/>
        </c:dLbls>
        <c:marker val="1"/>
        <c:smooth val="0"/>
        <c:axId val="1942491904"/>
        <c:axId val="1942493152"/>
      </c:lineChart>
      <c:catAx>
        <c:axId val="1942491904"/>
        <c:scaling>
          <c:orientation val="minMax"/>
        </c:scaling>
        <c:delete val="0"/>
        <c:axPos val="b"/>
        <c:majorGridlines>
          <c:spPr>
            <a:ln w="9525" cap="flat" cmpd="sng" algn="ctr">
              <a:noFill/>
              <a:prstDash val="solid"/>
              <a:round/>
            </a:ln>
          </c:spPr>
        </c:majorGridlines>
        <c:title>
          <c:tx>
            <c:rich>
              <a:bodyPr/>
              <a:lstStyle/>
              <a:p>
                <a:pPr>
                  <a:defRPr/>
                </a:pPr>
                <a:r>
                  <a:rPr lang="en-US"/>
                  <a:t>Months</a:t>
                </a:r>
              </a:p>
            </c:rich>
          </c:tx>
          <c:overlay val="0"/>
        </c:title>
        <c:numFmt formatCode="General" sourceLinked="1"/>
        <c:majorTickMark val="none"/>
        <c:minorTickMark val="none"/>
        <c:tickLblPos val="nextTo"/>
        <c:spPr>
          <a:noFill/>
          <a:ln w="9525" cap="flat" cmpd="sng" algn="ctr">
            <a:solidFill>
              <a:schemeClr val="tx1"/>
            </a:solidFill>
            <a:prstDash val="solid"/>
            <a:round/>
          </a:ln>
        </c:spPr>
        <c:txPr>
          <a:bodyPr rot="-5400000"/>
          <a:lstStyle/>
          <a:p>
            <a:pPr>
              <a:defRPr/>
            </a:pPr>
            <a:endParaRPr lang="en-US"/>
          </a:p>
        </c:txPr>
        <c:crossAx val="1942493152"/>
        <c:crosses val="autoZero"/>
        <c:auto val="1"/>
        <c:lblAlgn val="ctr"/>
        <c:lblOffset val="100"/>
        <c:tickMarkSkip val="1"/>
        <c:noMultiLvlLbl val="0"/>
      </c:catAx>
      <c:valAx>
        <c:axId val="1942493152"/>
        <c:scaling>
          <c:orientation val="minMax"/>
        </c:scaling>
        <c:delete val="0"/>
        <c:axPos val="l"/>
        <c:majorGridlines>
          <c:spPr>
            <a:ln w="9525" cap="flat" cmpd="sng" algn="ctr">
              <a:noFill/>
              <a:prstDash val="solid"/>
              <a:round/>
            </a:ln>
          </c:spPr>
        </c:majorGridlines>
        <c:title>
          <c:tx>
            <c:rich>
              <a:bodyPr/>
              <a:lstStyle/>
              <a:p>
                <a:pPr>
                  <a:defRPr/>
                </a:pPr>
                <a:r>
                  <a:rPr lang="en-US"/>
                  <a:t>Discharge (m3/s)</a:t>
                </a:r>
              </a:p>
            </c:rich>
          </c:tx>
          <c:overlay val="0"/>
        </c:title>
        <c:numFmt formatCode="0.00" sourceLinked="1"/>
        <c:majorTickMark val="none"/>
        <c:minorTickMark val="none"/>
        <c:tickLblPos val="nextTo"/>
        <c:spPr>
          <a:noFill/>
          <a:ln w="9525" cap="flat" cmpd="sng" algn="ctr">
            <a:solidFill>
              <a:schemeClr val="tx1"/>
            </a:solidFill>
            <a:prstDash val="solid"/>
            <a:round/>
          </a:ln>
        </c:spPr>
        <c:txPr>
          <a:bodyPr rot="-60000000" vert="horz"/>
          <a:lstStyle/>
          <a:p>
            <a:pPr>
              <a:defRPr/>
            </a:pPr>
            <a:endParaRPr lang="en-US"/>
          </a:p>
        </c:txPr>
        <c:crossAx val="1942491904"/>
        <c:crosses val="autoZero"/>
        <c:crossBetween val="between"/>
      </c:valAx>
      <c:spPr>
        <a:ln>
          <a:solidFill>
            <a:schemeClr val="tx1"/>
          </a:solidFill>
        </a:ln>
      </c:spPr>
    </c:plotArea>
    <c:plotVisOnly val="1"/>
    <c:dispBlanksAs val="gap"/>
    <c:showDLblsOverMax val="0"/>
  </c:chart>
  <c:spPr>
    <a:ln>
      <a:solidFill>
        <a:schemeClr val="tx1"/>
      </a:solidFill>
    </a:ln>
  </c:spPr>
  <c:txPr>
    <a:bodyPr/>
    <a:lstStyle/>
    <a:p>
      <a:pPr>
        <a:defRPr>
          <a:solidFill>
            <a:sysClr val="windowText" lastClr="000000"/>
          </a:solidFill>
          <a:latin typeface="Gill Sans MT" panose="020B0502020104020203" pitchFamily="34" charset="0"/>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r>
              <a:rPr lang="en-US" sz="1100" b="1">
                <a:latin typeface="Gill Sans MT" panose="020B0502020104020203" pitchFamily="34" charset="0"/>
              </a:rPr>
              <a:t>Comparision of Mean Monthly Flow </a:t>
            </a:r>
          </a:p>
        </c:rich>
      </c:tx>
      <c:layout>
        <c:manualLayout>
          <c:xMode val="edge"/>
          <c:yMode val="edge"/>
          <c:x val="0.27747353728434948"/>
          <c:y val="3.7647644329945412E-2"/>
        </c:manualLayout>
      </c:layout>
      <c:overlay val="0"/>
      <c:spPr>
        <a:noFill/>
        <a:ln>
          <a:noFill/>
          <a:prstDash val="solid"/>
        </a:ln>
      </c:spPr>
    </c:title>
    <c:autoTitleDeleted val="0"/>
    <c:plotArea>
      <c:layout>
        <c:manualLayout>
          <c:layoutTarget val="inner"/>
          <c:xMode val="edge"/>
          <c:yMode val="edge"/>
          <c:x val="0.1097232257732489"/>
          <c:y val="0.14234915629571002"/>
          <c:w val="0.825744265188328"/>
          <c:h val="0.69159599639077118"/>
        </c:manualLayout>
      </c:layout>
      <c:lineChart>
        <c:grouping val="standard"/>
        <c:varyColors val="0"/>
        <c:ser>
          <c:idx val="0"/>
          <c:order val="0"/>
          <c:tx>
            <c:v>Average Monthly  Flow (1991-2022)</c:v>
          </c:tx>
          <c:spPr>
            <a:ln w="19050" cap="rnd">
              <a:solidFill>
                <a:schemeClr val="tx1"/>
              </a:solidFill>
              <a:prstDash val="solid"/>
              <a:round/>
            </a:ln>
          </c:spPr>
          <c:marker>
            <c:symbol val="square"/>
            <c:size val="5"/>
            <c:spPr>
              <a:solidFill>
                <a:schemeClr val="tx1"/>
              </a:solidFill>
              <a:ln w="9525">
                <a:solidFill>
                  <a:schemeClr val="tx1"/>
                </a:solidFill>
                <a:prstDash val="solid"/>
              </a:ln>
            </c:spPr>
          </c:marker>
          <c:cat>
            <c:strRef>
              <c:f>'[1]All Months'!$P$2:$P$13</c:f>
              <c:strCache>
                <c:ptCount val="12"/>
                <c:pt idx="0">
                  <c:v>Baishakh</c:v>
                </c:pt>
                <c:pt idx="1">
                  <c:v>Jestha </c:v>
                </c:pt>
                <c:pt idx="2">
                  <c:v>Ashadh</c:v>
                </c:pt>
                <c:pt idx="3">
                  <c:v>Shrawan</c:v>
                </c:pt>
                <c:pt idx="4">
                  <c:v>Bhadra</c:v>
                </c:pt>
                <c:pt idx="5">
                  <c:v>Ashwin</c:v>
                </c:pt>
                <c:pt idx="6">
                  <c:v>Kartik</c:v>
                </c:pt>
                <c:pt idx="7">
                  <c:v>Mangsir</c:v>
                </c:pt>
                <c:pt idx="8">
                  <c:v>Poush</c:v>
                </c:pt>
                <c:pt idx="9">
                  <c:v>Magh</c:v>
                </c:pt>
                <c:pt idx="10">
                  <c:v>Falgun</c:v>
                </c:pt>
                <c:pt idx="11">
                  <c:v>Chaitra</c:v>
                </c:pt>
              </c:strCache>
            </c:strRef>
          </c:cat>
          <c:val>
            <c:numRef>
              <c:f>'monthly average'!$P$2:$P$13</c:f>
              <c:numCache>
                <c:formatCode>0.0</c:formatCode>
                <c:ptCount val="12"/>
                <c:pt idx="0">
                  <c:v>3.7432143728626817</c:v>
                </c:pt>
                <c:pt idx="1">
                  <c:v>13.533987790962662</c:v>
                </c:pt>
                <c:pt idx="2">
                  <c:v>63.520622882313887</c:v>
                </c:pt>
                <c:pt idx="3">
                  <c:v>85.081481003886992</c:v>
                </c:pt>
                <c:pt idx="4">
                  <c:v>79.305553854171833</c:v>
                </c:pt>
                <c:pt idx="5">
                  <c:v>44.125541067678377</c:v>
                </c:pt>
                <c:pt idx="6">
                  <c:v>13.977956968313345</c:v>
                </c:pt>
                <c:pt idx="7">
                  <c:v>7.044677017184517</c:v>
                </c:pt>
                <c:pt idx="8">
                  <c:v>4.5678198147452145</c:v>
                </c:pt>
                <c:pt idx="9">
                  <c:v>4.0155436312063815</c:v>
                </c:pt>
                <c:pt idx="10">
                  <c:v>3.1427798650013723</c:v>
                </c:pt>
                <c:pt idx="11">
                  <c:v>2.493791457085123</c:v>
                </c:pt>
              </c:numCache>
            </c:numRef>
          </c:val>
          <c:smooth val="1"/>
          <c:extLst>
            <c:ext xmlns:c16="http://schemas.microsoft.com/office/drawing/2014/chart" uri="{C3380CC4-5D6E-409C-BE32-E72D297353CC}">
              <c16:uniqueId val="{00000000-9AA2-4067-8F79-274EE267D2B8}"/>
            </c:ext>
          </c:extLst>
        </c:ser>
        <c:ser>
          <c:idx val="1"/>
          <c:order val="1"/>
          <c:tx>
            <c:v>Average Montlhy Flow (1975-1991)</c:v>
          </c:tx>
          <c:marker>
            <c:symbol val="triangle"/>
            <c:size val="5"/>
          </c:marker>
          <c:val>
            <c:numRef>
              <c:f>'monthly average'!$S$2:$S$13</c:f>
              <c:numCache>
                <c:formatCode>0.0</c:formatCode>
                <c:ptCount val="12"/>
                <c:pt idx="0">
                  <c:v>3.81</c:v>
                </c:pt>
                <c:pt idx="1">
                  <c:v>11.08</c:v>
                </c:pt>
                <c:pt idx="2">
                  <c:v>62.56</c:v>
                </c:pt>
                <c:pt idx="3">
                  <c:v>100.4</c:v>
                </c:pt>
                <c:pt idx="4">
                  <c:v>74.39</c:v>
                </c:pt>
                <c:pt idx="5">
                  <c:v>38.33</c:v>
                </c:pt>
                <c:pt idx="6">
                  <c:v>13</c:v>
                </c:pt>
                <c:pt idx="7">
                  <c:v>6.87</c:v>
                </c:pt>
                <c:pt idx="8">
                  <c:v>5.01</c:v>
                </c:pt>
                <c:pt idx="9">
                  <c:v>4.01</c:v>
                </c:pt>
                <c:pt idx="10">
                  <c:v>3.35</c:v>
                </c:pt>
                <c:pt idx="11">
                  <c:v>2.63</c:v>
                </c:pt>
              </c:numCache>
            </c:numRef>
          </c:val>
          <c:smooth val="1"/>
          <c:extLst>
            <c:ext xmlns:c16="http://schemas.microsoft.com/office/drawing/2014/chart" uri="{C3380CC4-5D6E-409C-BE32-E72D297353CC}">
              <c16:uniqueId val="{00000001-9AA2-4067-8F79-274EE267D2B8}"/>
            </c:ext>
          </c:extLst>
        </c:ser>
        <c:ser>
          <c:idx val="2"/>
          <c:order val="2"/>
          <c:tx>
            <c:v>Design Flow=4.87m3/s</c:v>
          </c:tx>
          <c:spPr>
            <a:ln>
              <a:solidFill>
                <a:srgbClr val="FF0000"/>
              </a:solidFill>
            </a:ln>
          </c:spPr>
          <c:marker>
            <c:symbol val="diamond"/>
            <c:size val="5"/>
            <c:spPr>
              <a:solidFill>
                <a:srgbClr val="FF0000"/>
              </a:solidFill>
              <a:ln>
                <a:solidFill>
                  <a:srgbClr val="FF0000"/>
                </a:solidFill>
              </a:ln>
            </c:spPr>
          </c:marker>
          <c:val>
            <c:numRef>
              <c:f>'monthly average'!$T$2:$T$13</c:f>
              <c:numCache>
                <c:formatCode>General</c:formatCode>
                <c:ptCount val="12"/>
                <c:pt idx="0">
                  <c:v>4.87</c:v>
                </c:pt>
                <c:pt idx="1">
                  <c:v>4.87</c:v>
                </c:pt>
                <c:pt idx="2">
                  <c:v>4.87</c:v>
                </c:pt>
                <c:pt idx="3">
                  <c:v>4.87</c:v>
                </c:pt>
                <c:pt idx="4">
                  <c:v>4.87</c:v>
                </c:pt>
                <c:pt idx="5">
                  <c:v>4.87</c:v>
                </c:pt>
                <c:pt idx="6">
                  <c:v>4.87</c:v>
                </c:pt>
                <c:pt idx="7">
                  <c:v>4.87</c:v>
                </c:pt>
                <c:pt idx="8">
                  <c:v>4.87</c:v>
                </c:pt>
                <c:pt idx="9">
                  <c:v>4.87</c:v>
                </c:pt>
                <c:pt idx="10">
                  <c:v>4.87</c:v>
                </c:pt>
                <c:pt idx="11">
                  <c:v>4.87</c:v>
                </c:pt>
              </c:numCache>
            </c:numRef>
          </c:val>
          <c:smooth val="0"/>
          <c:extLst>
            <c:ext xmlns:c16="http://schemas.microsoft.com/office/drawing/2014/chart" uri="{C3380CC4-5D6E-409C-BE32-E72D297353CC}">
              <c16:uniqueId val="{00000002-9AA2-4067-8F79-274EE267D2B8}"/>
            </c:ext>
          </c:extLst>
        </c:ser>
        <c:dLbls>
          <c:showLegendKey val="0"/>
          <c:showVal val="0"/>
          <c:showCatName val="0"/>
          <c:showSerName val="0"/>
          <c:showPercent val="0"/>
          <c:showBubbleSize val="0"/>
        </c:dLbls>
        <c:marker val="1"/>
        <c:smooth val="0"/>
        <c:axId val="1942491904"/>
        <c:axId val="1942493152"/>
      </c:lineChart>
      <c:catAx>
        <c:axId val="1942491904"/>
        <c:scaling>
          <c:orientation val="minMax"/>
        </c:scaling>
        <c:delete val="0"/>
        <c:axPos val="b"/>
        <c:majorGridlines>
          <c:spPr>
            <a:ln>
              <a:noFill/>
            </a:ln>
          </c:spPr>
        </c:majorGridlines>
        <c:title>
          <c:tx>
            <c:rich>
              <a:bodyPr/>
              <a:lstStyle/>
              <a:p>
                <a:pPr>
                  <a:defRPr/>
                </a:pPr>
                <a:r>
                  <a:rPr lang="en-US"/>
                  <a:t>Months</a:t>
                </a:r>
              </a:p>
            </c:rich>
          </c:tx>
          <c:layout>
            <c:manualLayout>
              <c:xMode val="edge"/>
              <c:yMode val="edge"/>
              <c:x val="0.46905848178373677"/>
              <c:y val="0.95284812277233111"/>
            </c:manualLayout>
          </c:layout>
          <c:overlay val="0"/>
        </c:title>
        <c:numFmt formatCode="General" sourceLinked="1"/>
        <c:majorTickMark val="none"/>
        <c:minorTickMark val="none"/>
        <c:tickLblPos val="nextTo"/>
        <c:spPr>
          <a:noFill/>
          <a:ln w="9525" cap="flat" cmpd="sng" algn="ctr">
            <a:solidFill>
              <a:schemeClr val="tx1"/>
            </a:solidFill>
            <a:prstDash val="solid"/>
            <a:round/>
          </a:ln>
        </c:spPr>
        <c:txPr>
          <a:bodyPr rot="-5400000"/>
          <a:lstStyle/>
          <a:p>
            <a:pPr>
              <a:defRPr/>
            </a:pPr>
            <a:endParaRPr lang="en-US"/>
          </a:p>
        </c:txPr>
        <c:crossAx val="1942493152"/>
        <c:crosses val="autoZero"/>
        <c:auto val="1"/>
        <c:lblAlgn val="ctr"/>
        <c:lblOffset val="100"/>
        <c:noMultiLvlLbl val="0"/>
      </c:catAx>
      <c:valAx>
        <c:axId val="1942493152"/>
        <c:scaling>
          <c:orientation val="minMax"/>
          <c:max val="110"/>
        </c:scaling>
        <c:delete val="0"/>
        <c:axPos val="l"/>
        <c:majorGridlines>
          <c:spPr>
            <a:ln w="9525" cap="flat" cmpd="sng" algn="ctr">
              <a:solidFill>
                <a:schemeClr val="tx1">
                  <a:alpha val="50000"/>
                </a:schemeClr>
              </a:solidFill>
              <a:prstDash val="sysDash"/>
              <a:round/>
            </a:ln>
          </c:spPr>
        </c:majorGridlines>
        <c:title>
          <c:tx>
            <c:rich>
              <a:bodyPr/>
              <a:lstStyle/>
              <a:p>
                <a:pPr>
                  <a:defRPr/>
                </a:pPr>
                <a:r>
                  <a:rPr lang="en-US"/>
                  <a:t>Discharge (m3/s)</a:t>
                </a:r>
              </a:p>
            </c:rich>
          </c:tx>
          <c:overlay val="0"/>
        </c:title>
        <c:numFmt formatCode="0.0" sourceLinked="1"/>
        <c:majorTickMark val="none"/>
        <c:minorTickMark val="none"/>
        <c:tickLblPos val="nextTo"/>
        <c:spPr>
          <a:noFill/>
          <a:ln w="9525" cap="flat" cmpd="sng" algn="ctr">
            <a:solidFill>
              <a:schemeClr val="tx1"/>
            </a:solidFill>
            <a:prstDash val="solid"/>
            <a:round/>
          </a:ln>
        </c:spPr>
        <c:txPr>
          <a:bodyPr rot="-60000000" vert="horz"/>
          <a:lstStyle/>
          <a:p>
            <a:pPr>
              <a:defRPr/>
            </a:pPr>
            <a:endParaRPr lang="en-US"/>
          </a:p>
        </c:txPr>
        <c:crossAx val="1942491904"/>
        <c:crosses val="autoZero"/>
        <c:crossBetween val="between"/>
        <c:majorUnit val="5"/>
      </c:valAx>
      <c:spPr>
        <a:ln>
          <a:solidFill>
            <a:schemeClr val="tx1"/>
          </a:solidFill>
        </a:ln>
      </c:spPr>
    </c:plotArea>
    <c:legend>
      <c:legendPos val="r"/>
      <c:layout>
        <c:manualLayout>
          <c:xMode val="edge"/>
          <c:yMode val="edge"/>
          <c:x val="0.53478243683394999"/>
          <c:y val="0.21807927366610935"/>
          <c:w val="0.38943854156784619"/>
          <c:h val="9.1777393524539022E-2"/>
        </c:manualLayout>
      </c:layout>
      <c:overlay val="0"/>
    </c:legend>
    <c:plotVisOnly val="1"/>
    <c:dispBlanksAs val="gap"/>
    <c:showDLblsOverMax val="0"/>
  </c:chart>
  <c:spPr>
    <a:ln>
      <a:solidFill>
        <a:schemeClr val="tx1"/>
      </a:solidFill>
    </a:ln>
  </c:spPr>
  <c:txPr>
    <a:bodyPr/>
    <a:lstStyle/>
    <a:p>
      <a:pPr>
        <a:defRPr sz="1100">
          <a:solidFill>
            <a:sysClr val="windowText" lastClr="000000"/>
          </a:solidFill>
          <a:latin typeface="Gill Sans MT" panose="020B0502020104020203" pitchFamily="34" charset="0"/>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b="1"/>
            </a:pPr>
            <a:r>
              <a:rPr lang="en-US" b="1"/>
              <a:t>Flow Duration Curve</a:t>
            </a:r>
          </a:p>
        </c:rich>
      </c:tx>
      <c:layout>
        <c:manualLayout>
          <c:xMode val="edge"/>
          <c:yMode val="edge"/>
          <c:x val="0.35559566787003632"/>
          <c:y val="2.8915662650602407E-2"/>
        </c:manualLayout>
      </c:layout>
      <c:overlay val="0"/>
      <c:spPr>
        <a:noFill/>
        <a:ln w="25400">
          <a:noFill/>
        </a:ln>
      </c:spPr>
    </c:title>
    <c:autoTitleDeleted val="0"/>
    <c:plotArea>
      <c:layout>
        <c:manualLayout>
          <c:layoutTarget val="inner"/>
          <c:xMode val="edge"/>
          <c:yMode val="edge"/>
          <c:x val="0.11732851985559557"/>
          <c:y val="0.11325326502861839"/>
          <c:w val="0.85740072202166051"/>
          <c:h val="0.72048268665212034"/>
        </c:manualLayout>
      </c:layout>
      <c:lineChart>
        <c:grouping val="standard"/>
        <c:varyColors val="0"/>
        <c:ser>
          <c:idx val="0"/>
          <c:order val="0"/>
          <c:tx>
            <c:v>FDC</c:v>
          </c:tx>
          <c:spPr>
            <a:ln w="12700">
              <a:solidFill>
                <a:srgbClr val="000080"/>
              </a:solidFill>
              <a:prstDash val="solid"/>
            </a:ln>
          </c:spPr>
          <c:marker>
            <c:symbol val="diamond"/>
            <c:size val="5"/>
            <c:spPr>
              <a:solidFill>
                <a:srgbClr val="000080"/>
              </a:solidFill>
              <a:ln>
                <a:solidFill>
                  <a:srgbClr val="000080"/>
                </a:solidFill>
                <a:prstDash val="solid"/>
              </a:ln>
            </c:spPr>
          </c:marker>
          <c:cat>
            <c:numRef>
              <c:f>'[1]FDC monthly'!$L$3:$L$21</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FDC!$K$2:$K$20</c:f>
              <c:numCache>
                <c:formatCode>0.00</c:formatCode>
                <c:ptCount val="19"/>
                <c:pt idx="0">
                  <c:v>106.2781615725802</c:v>
                </c:pt>
                <c:pt idx="1">
                  <c:v>76.31463864220342</c:v>
                </c:pt>
                <c:pt idx="2">
                  <c:v>64.661941231863793</c:v>
                </c:pt>
                <c:pt idx="3">
                  <c:v>50.872120966222489</c:v>
                </c:pt>
                <c:pt idx="4">
                  <c:v>38.995181332867887</c:v>
                </c:pt>
                <c:pt idx="5">
                  <c:v>26.09203435748389</c:v>
                </c:pt>
                <c:pt idx="6">
                  <c:v>18.627900507906201</c:v>
                </c:pt>
                <c:pt idx="7">
                  <c:v>13.319577220715621</c:v>
                </c:pt>
                <c:pt idx="8">
                  <c:v>10.28836630107527</c:v>
                </c:pt>
                <c:pt idx="9">
                  <c:v>8.4995869654926555</c:v>
                </c:pt>
                <c:pt idx="10">
                  <c:v>6.7180375414499887</c:v>
                </c:pt>
                <c:pt idx="11">
                  <c:v>5.3974749999999059</c:v>
                </c:pt>
                <c:pt idx="12">
                  <c:v>4.7225420056195766</c:v>
                </c:pt>
                <c:pt idx="13">
                  <c:v>3.983200000000001</c:v>
                </c:pt>
                <c:pt idx="14">
                  <c:v>3.478215000000056</c:v>
                </c:pt>
                <c:pt idx="15">
                  <c:v>3.1</c:v>
                </c:pt>
                <c:pt idx="16">
                  <c:v>2.8672099999999898</c:v>
                </c:pt>
                <c:pt idx="17">
                  <c:v>2.5099999999999998</c:v>
                </c:pt>
                <c:pt idx="18">
                  <c:v>1.99</c:v>
                </c:pt>
              </c:numCache>
            </c:numRef>
          </c:val>
          <c:smooth val="1"/>
          <c:extLst>
            <c:ext xmlns:c16="http://schemas.microsoft.com/office/drawing/2014/chart" uri="{C3380CC4-5D6E-409C-BE32-E72D297353CC}">
              <c16:uniqueId val="{00000000-D5A1-4A74-A0A0-7B23E7A982C9}"/>
            </c:ext>
          </c:extLst>
        </c:ser>
        <c:dLbls>
          <c:showLegendKey val="0"/>
          <c:showVal val="0"/>
          <c:showCatName val="0"/>
          <c:showSerName val="0"/>
          <c:showPercent val="0"/>
          <c:showBubbleSize val="0"/>
        </c:dLbls>
        <c:marker val="1"/>
        <c:smooth val="0"/>
        <c:axId val="243923184"/>
        <c:axId val="243925360"/>
      </c:lineChart>
      <c:catAx>
        <c:axId val="243923184"/>
        <c:scaling>
          <c:orientation val="minMax"/>
        </c:scaling>
        <c:delete val="0"/>
        <c:axPos val="b"/>
        <c:majorGridlines>
          <c:spPr>
            <a:ln w="3175">
              <a:solidFill>
                <a:srgbClr val="000000"/>
              </a:solidFill>
              <a:prstDash val="sysDash"/>
            </a:ln>
          </c:spPr>
        </c:majorGridlines>
        <c:title>
          <c:tx>
            <c:rich>
              <a:bodyPr/>
              <a:lstStyle/>
              <a:p>
                <a:pPr>
                  <a:defRPr b="1"/>
                </a:pPr>
                <a:r>
                  <a:rPr lang="en-US" b="1"/>
                  <a:t>Percentage exceedence of flow, %</a:t>
                </a:r>
              </a:p>
            </c:rich>
          </c:tx>
          <c:layout>
            <c:manualLayout>
              <c:xMode val="edge"/>
              <c:yMode val="edge"/>
              <c:x val="0.34296028880866486"/>
              <c:y val="0.90843474686146075"/>
            </c:manualLayout>
          </c:layout>
          <c:overlay val="0"/>
          <c:spPr>
            <a:noFill/>
            <a:ln w="25400">
              <a:noFill/>
            </a:ln>
          </c:spPr>
        </c:title>
        <c:numFmt formatCode="General" sourceLinked="0"/>
        <c:majorTickMark val="out"/>
        <c:minorTickMark val="none"/>
        <c:tickLblPos val="nextTo"/>
        <c:spPr>
          <a:ln w="3175">
            <a:solidFill>
              <a:srgbClr val="000000"/>
            </a:solidFill>
            <a:prstDash val="solid"/>
          </a:ln>
        </c:spPr>
        <c:txPr>
          <a:bodyPr rot="0" vert="horz"/>
          <a:lstStyle/>
          <a:p>
            <a:pPr>
              <a:defRPr/>
            </a:pPr>
            <a:endParaRPr lang="en-US"/>
          </a:p>
        </c:txPr>
        <c:crossAx val="243925360"/>
        <c:crosses val="autoZero"/>
        <c:auto val="1"/>
        <c:lblAlgn val="ctr"/>
        <c:lblOffset val="100"/>
        <c:tickMarkSkip val="1"/>
        <c:noMultiLvlLbl val="0"/>
      </c:catAx>
      <c:valAx>
        <c:axId val="243925360"/>
        <c:scaling>
          <c:orientation val="minMax"/>
        </c:scaling>
        <c:delete val="0"/>
        <c:axPos val="l"/>
        <c:majorGridlines>
          <c:spPr>
            <a:ln w="3175">
              <a:solidFill>
                <a:srgbClr val="000000"/>
              </a:solidFill>
              <a:prstDash val="sysDash"/>
            </a:ln>
          </c:spPr>
        </c:majorGridlines>
        <c:title>
          <c:tx>
            <c:rich>
              <a:bodyPr/>
              <a:lstStyle/>
              <a:p>
                <a:pPr>
                  <a:defRPr b="1"/>
                </a:pPr>
                <a:r>
                  <a:rPr lang="en-US" b="1"/>
                  <a:t>Discharge, m3/s</a:t>
                </a:r>
              </a:p>
            </c:rich>
          </c:tx>
          <c:layout>
            <c:manualLayout>
              <c:xMode val="edge"/>
              <c:yMode val="edge"/>
              <c:x val="2.1660649819494584E-2"/>
              <c:y val="0.37590412041868254"/>
            </c:manualLayout>
          </c:layout>
          <c:overlay val="0"/>
          <c:spPr>
            <a:noFill/>
            <a:ln w="25400">
              <a:noFill/>
            </a:ln>
          </c:spPr>
        </c:title>
        <c:numFmt formatCode="0.0" sourceLinked="0"/>
        <c:majorTickMark val="out"/>
        <c:minorTickMark val="none"/>
        <c:tickLblPos val="nextTo"/>
        <c:spPr>
          <a:ln w="3175">
            <a:solidFill>
              <a:srgbClr val="000000"/>
            </a:solidFill>
            <a:prstDash val="solid"/>
          </a:ln>
        </c:spPr>
        <c:txPr>
          <a:bodyPr rot="0" vert="horz"/>
          <a:lstStyle/>
          <a:p>
            <a:pPr>
              <a:defRPr/>
            </a:pPr>
            <a:endParaRPr lang="en-US"/>
          </a:p>
        </c:txPr>
        <c:crossAx val="243923184"/>
        <c:crosses val="autoZero"/>
        <c:crossBetween val="between"/>
      </c:valAx>
      <c:spPr>
        <a:solidFill>
          <a:srgbClr val="FFFFFF"/>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000" b="0" i="0" u="none" strike="noStrike" baseline="0">
          <a:solidFill>
            <a:srgbClr val="000000"/>
          </a:solidFill>
          <a:latin typeface="Gill Sans MT" pitchFamily="34" charset="0"/>
          <a:ea typeface="Arial"/>
          <a:cs typeface="Arial"/>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0.47662</cdr:x>
      <cdr:y>0.11722</cdr:y>
    </cdr:from>
    <cdr:to>
      <cdr:x>0.75104</cdr:x>
      <cdr:y>0.23445</cdr:y>
    </cdr:to>
    <cdr:sp macro="" textlink="">
      <cdr:nvSpPr>
        <cdr:cNvPr id="2" name="TextBox 1"/>
        <cdr:cNvSpPr txBox="1"/>
      </cdr:nvSpPr>
      <cdr:spPr>
        <a:xfrm xmlns:a="http://schemas.openxmlformats.org/drawingml/2006/main">
          <a:off x="2841000" y="416462"/>
          <a:ext cx="1635749" cy="41649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latin typeface="Gill Sans MT" panose="020B0502020104020203" pitchFamily="34" charset="0"/>
            </a:rPr>
            <a:t>Shrawan 23,</a:t>
          </a:r>
          <a:r>
            <a:rPr lang="en-US" sz="1100" baseline="0">
              <a:latin typeface="Gill Sans MT" panose="020B0502020104020203" pitchFamily="34" charset="0"/>
            </a:rPr>
            <a:t> 2073 =833.36 m3/s</a:t>
          </a:r>
          <a:endParaRPr lang="en-US" sz="1100">
            <a:latin typeface="Gill Sans MT" panose="020B0502020104020203" pitchFamily="34" charset="0"/>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D75277-AC8B-41EA-B82A-31F21C3FB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1684</TotalTime>
  <Pages>26</Pages>
  <Words>6302</Words>
  <Characters>35926</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42144</CharactersWithSpaces>
  <SharedDoc>false</SharedDoc>
  <HLinks>
    <vt:vector size="4266" baseType="variant">
      <vt:variant>
        <vt:i4>3801131</vt:i4>
      </vt:variant>
      <vt:variant>
        <vt:i4>6657</vt:i4>
      </vt:variant>
      <vt:variant>
        <vt:i4>0</vt:i4>
      </vt:variant>
      <vt:variant>
        <vt:i4>5</vt:i4>
      </vt:variant>
      <vt:variant>
        <vt:lpwstr>http://www.irc.nl/docsearch/results/?publ=99264</vt:lpwstr>
      </vt:variant>
      <vt:variant>
        <vt:lpwstr/>
      </vt:variant>
      <vt:variant>
        <vt:i4>2752561</vt:i4>
      </vt:variant>
      <vt:variant>
        <vt:i4>6654</vt:i4>
      </vt:variant>
      <vt:variant>
        <vt:i4>0</vt:i4>
      </vt:variant>
      <vt:variant>
        <vt:i4>5</vt:i4>
      </vt:variant>
      <vt:variant>
        <vt:lpwstr>http://www.irc.nl/docsearch/results/?name=86484</vt:lpwstr>
      </vt:variant>
      <vt:variant>
        <vt:lpwstr/>
      </vt:variant>
      <vt:variant>
        <vt:i4>5439559</vt:i4>
      </vt:variant>
      <vt:variant>
        <vt:i4>4905</vt:i4>
      </vt:variant>
      <vt:variant>
        <vt:i4>0</vt:i4>
      </vt:variant>
      <vt:variant>
        <vt:i4>5</vt:i4>
      </vt:variant>
      <vt:variant>
        <vt:lpwstr>http://geoportal.icimod.org/?map=nepalglakes</vt:lpwstr>
      </vt:variant>
      <vt:variant>
        <vt:lpwstr/>
      </vt:variant>
      <vt:variant>
        <vt:i4>3342387</vt:i4>
      </vt:variant>
      <vt:variant>
        <vt:i4>4563</vt:i4>
      </vt:variant>
      <vt:variant>
        <vt:i4>0</vt:i4>
      </vt:variant>
      <vt:variant>
        <vt:i4>5</vt:i4>
      </vt:variant>
      <vt:variant>
        <vt:lpwstr>http://www.wscada.com/products</vt:lpwstr>
      </vt:variant>
      <vt:variant>
        <vt:lpwstr/>
      </vt:variant>
      <vt:variant>
        <vt:i4>1245238</vt:i4>
      </vt:variant>
      <vt:variant>
        <vt:i4>4250</vt:i4>
      </vt:variant>
      <vt:variant>
        <vt:i4>0</vt:i4>
      </vt:variant>
      <vt:variant>
        <vt:i4>5</vt:i4>
      </vt:variant>
      <vt:variant>
        <vt:lpwstr/>
      </vt:variant>
      <vt:variant>
        <vt:lpwstr>_Toc528829979</vt:lpwstr>
      </vt:variant>
      <vt:variant>
        <vt:i4>1245238</vt:i4>
      </vt:variant>
      <vt:variant>
        <vt:i4>4244</vt:i4>
      </vt:variant>
      <vt:variant>
        <vt:i4>0</vt:i4>
      </vt:variant>
      <vt:variant>
        <vt:i4>5</vt:i4>
      </vt:variant>
      <vt:variant>
        <vt:lpwstr/>
      </vt:variant>
      <vt:variant>
        <vt:lpwstr>_Toc528829978</vt:lpwstr>
      </vt:variant>
      <vt:variant>
        <vt:i4>1245238</vt:i4>
      </vt:variant>
      <vt:variant>
        <vt:i4>4238</vt:i4>
      </vt:variant>
      <vt:variant>
        <vt:i4>0</vt:i4>
      </vt:variant>
      <vt:variant>
        <vt:i4>5</vt:i4>
      </vt:variant>
      <vt:variant>
        <vt:lpwstr/>
      </vt:variant>
      <vt:variant>
        <vt:lpwstr>_Toc528829977</vt:lpwstr>
      </vt:variant>
      <vt:variant>
        <vt:i4>1245238</vt:i4>
      </vt:variant>
      <vt:variant>
        <vt:i4>4232</vt:i4>
      </vt:variant>
      <vt:variant>
        <vt:i4>0</vt:i4>
      </vt:variant>
      <vt:variant>
        <vt:i4>5</vt:i4>
      </vt:variant>
      <vt:variant>
        <vt:lpwstr/>
      </vt:variant>
      <vt:variant>
        <vt:lpwstr>_Toc528829976</vt:lpwstr>
      </vt:variant>
      <vt:variant>
        <vt:i4>1245238</vt:i4>
      </vt:variant>
      <vt:variant>
        <vt:i4>4226</vt:i4>
      </vt:variant>
      <vt:variant>
        <vt:i4>0</vt:i4>
      </vt:variant>
      <vt:variant>
        <vt:i4>5</vt:i4>
      </vt:variant>
      <vt:variant>
        <vt:lpwstr/>
      </vt:variant>
      <vt:variant>
        <vt:lpwstr>_Toc528829975</vt:lpwstr>
      </vt:variant>
      <vt:variant>
        <vt:i4>1245238</vt:i4>
      </vt:variant>
      <vt:variant>
        <vt:i4>4220</vt:i4>
      </vt:variant>
      <vt:variant>
        <vt:i4>0</vt:i4>
      </vt:variant>
      <vt:variant>
        <vt:i4>5</vt:i4>
      </vt:variant>
      <vt:variant>
        <vt:lpwstr/>
      </vt:variant>
      <vt:variant>
        <vt:lpwstr>_Toc528829974</vt:lpwstr>
      </vt:variant>
      <vt:variant>
        <vt:i4>1245238</vt:i4>
      </vt:variant>
      <vt:variant>
        <vt:i4>4214</vt:i4>
      </vt:variant>
      <vt:variant>
        <vt:i4>0</vt:i4>
      </vt:variant>
      <vt:variant>
        <vt:i4>5</vt:i4>
      </vt:variant>
      <vt:variant>
        <vt:lpwstr/>
      </vt:variant>
      <vt:variant>
        <vt:lpwstr>_Toc528829973</vt:lpwstr>
      </vt:variant>
      <vt:variant>
        <vt:i4>1245238</vt:i4>
      </vt:variant>
      <vt:variant>
        <vt:i4>4208</vt:i4>
      </vt:variant>
      <vt:variant>
        <vt:i4>0</vt:i4>
      </vt:variant>
      <vt:variant>
        <vt:i4>5</vt:i4>
      </vt:variant>
      <vt:variant>
        <vt:lpwstr/>
      </vt:variant>
      <vt:variant>
        <vt:lpwstr>_Toc528829972</vt:lpwstr>
      </vt:variant>
      <vt:variant>
        <vt:i4>1245238</vt:i4>
      </vt:variant>
      <vt:variant>
        <vt:i4>4202</vt:i4>
      </vt:variant>
      <vt:variant>
        <vt:i4>0</vt:i4>
      </vt:variant>
      <vt:variant>
        <vt:i4>5</vt:i4>
      </vt:variant>
      <vt:variant>
        <vt:lpwstr/>
      </vt:variant>
      <vt:variant>
        <vt:lpwstr>_Toc528829971</vt:lpwstr>
      </vt:variant>
      <vt:variant>
        <vt:i4>1245238</vt:i4>
      </vt:variant>
      <vt:variant>
        <vt:i4>4196</vt:i4>
      </vt:variant>
      <vt:variant>
        <vt:i4>0</vt:i4>
      </vt:variant>
      <vt:variant>
        <vt:i4>5</vt:i4>
      </vt:variant>
      <vt:variant>
        <vt:lpwstr/>
      </vt:variant>
      <vt:variant>
        <vt:lpwstr>_Toc528829970</vt:lpwstr>
      </vt:variant>
      <vt:variant>
        <vt:i4>1179702</vt:i4>
      </vt:variant>
      <vt:variant>
        <vt:i4>4190</vt:i4>
      </vt:variant>
      <vt:variant>
        <vt:i4>0</vt:i4>
      </vt:variant>
      <vt:variant>
        <vt:i4>5</vt:i4>
      </vt:variant>
      <vt:variant>
        <vt:lpwstr/>
      </vt:variant>
      <vt:variant>
        <vt:lpwstr>_Toc528829969</vt:lpwstr>
      </vt:variant>
      <vt:variant>
        <vt:i4>1179702</vt:i4>
      </vt:variant>
      <vt:variant>
        <vt:i4>4184</vt:i4>
      </vt:variant>
      <vt:variant>
        <vt:i4>0</vt:i4>
      </vt:variant>
      <vt:variant>
        <vt:i4>5</vt:i4>
      </vt:variant>
      <vt:variant>
        <vt:lpwstr/>
      </vt:variant>
      <vt:variant>
        <vt:lpwstr>_Toc528829968</vt:lpwstr>
      </vt:variant>
      <vt:variant>
        <vt:i4>1179702</vt:i4>
      </vt:variant>
      <vt:variant>
        <vt:i4>4178</vt:i4>
      </vt:variant>
      <vt:variant>
        <vt:i4>0</vt:i4>
      </vt:variant>
      <vt:variant>
        <vt:i4>5</vt:i4>
      </vt:variant>
      <vt:variant>
        <vt:lpwstr/>
      </vt:variant>
      <vt:variant>
        <vt:lpwstr>_Toc528829967</vt:lpwstr>
      </vt:variant>
      <vt:variant>
        <vt:i4>1179702</vt:i4>
      </vt:variant>
      <vt:variant>
        <vt:i4>4172</vt:i4>
      </vt:variant>
      <vt:variant>
        <vt:i4>0</vt:i4>
      </vt:variant>
      <vt:variant>
        <vt:i4>5</vt:i4>
      </vt:variant>
      <vt:variant>
        <vt:lpwstr/>
      </vt:variant>
      <vt:variant>
        <vt:lpwstr>_Toc528829966</vt:lpwstr>
      </vt:variant>
      <vt:variant>
        <vt:i4>1179702</vt:i4>
      </vt:variant>
      <vt:variant>
        <vt:i4>4166</vt:i4>
      </vt:variant>
      <vt:variant>
        <vt:i4>0</vt:i4>
      </vt:variant>
      <vt:variant>
        <vt:i4>5</vt:i4>
      </vt:variant>
      <vt:variant>
        <vt:lpwstr/>
      </vt:variant>
      <vt:variant>
        <vt:lpwstr>_Toc528829965</vt:lpwstr>
      </vt:variant>
      <vt:variant>
        <vt:i4>1179702</vt:i4>
      </vt:variant>
      <vt:variant>
        <vt:i4>4160</vt:i4>
      </vt:variant>
      <vt:variant>
        <vt:i4>0</vt:i4>
      </vt:variant>
      <vt:variant>
        <vt:i4>5</vt:i4>
      </vt:variant>
      <vt:variant>
        <vt:lpwstr/>
      </vt:variant>
      <vt:variant>
        <vt:lpwstr>_Toc528829964</vt:lpwstr>
      </vt:variant>
      <vt:variant>
        <vt:i4>1179702</vt:i4>
      </vt:variant>
      <vt:variant>
        <vt:i4>4154</vt:i4>
      </vt:variant>
      <vt:variant>
        <vt:i4>0</vt:i4>
      </vt:variant>
      <vt:variant>
        <vt:i4>5</vt:i4>
      </vt:variant>
      <vt:variant>
        <vt:lpwstr/>
      </vt:variant>
      <vt:variant>
        <vt:lpwstr>_Toc528829963</vt:lpwstr>
      </vt:variant>
      <vt:variant>
        <vt:i4>1179702</vt:i4>
      </vt:variant>
      <vt:variant>
        <vt:i4>4148</vt:i4>
      </vt:variant>
      <vt:variant>
        <vt:i4>0</vt:i4>
      </vt:variant>
      <vt:variant>
        <vt:i4>5</vt:i4>
      </vt:variant>
      <vt:variant>
        <vt:lpwstr/>
      </vt:variant>
      <vt:variant>
        <vt:lpwstr>_Toc528829962</vt:lpwstr>
      </vt:variant>
      <vt:variant>
        <vt:i4>1179702</vt:i4>
      </vt:variant>
      <vt:variant>
        <vt:i4>4142</vt:i4>
      </vt:variant>
      <vt:variant>
        <vt:i4>0</vt:i4>
      </vt:variant>
      <vt:variant>
        <vt:i4>5</vt:i4>
      </vt:variant>
      <vt:variant>
        <vt:lpwstr/>
      </vt:variant>
      <vt:variant>
        <vt:lpwstr>_Toc528829961</vt:lpwstr>
      </vt:variant>
      <vt:variant>
        <vt:i4>1179702</vt:i4>
      </vt:variant>
      <vt:variant>
        <vt:i4>4136</vt:i4>
      </vt:variant>
      <vt:variant>
        <vt:i4>0</vt:i4>
      </vt:variant>
      <vt:variant>
        <vt:i4>5</vt:i4>
      </vt:variant>
      <vt:variant>
        <vt:lpwstr/>
      </vt:variant>
      <vt:variant>
        <vt:lpwstr>_Toc528829960</vt:lpwstr>
      </vt:variant>
      <vt:variant>
        <vt:i4>1114166</vt:i4>
      </vt:variant>
      <vt:variant>
        <vt:i4>4130</vt:i4>
      </vt:variant>
      <vt:variant>
        <vt:i4>0</vt:i4>
      </vt:variant>
      <vt:variant>
        <vt:i4>5</vt:i4>
      </vt:variant>
      <vt:variant>
        <vt:lpwstr/>
      </vt:variant>
      <vt:variant>
        <vt:lpwstr>_Toc528829959</vt:lpwstr>
      </vt:variant>
      <vt:variant>
        <vt:i4>1114166</vt:i4>
      </vt:variant>
      <vt:variant>
        <vt:i4>4124</vt:i4>
      </vt:variant>
      <vt:variant>
        <vt:i4>0</vt:i4>
      </vt:variant>
      <vt:variant>
        <vt:i4>5</vt:i4>
      </vt:variant>
      <vt:variant>
        <vt:lpwstr/>
      </vt:variant>
      <vt:variant>
        <vt:lpwstr>_Toc528829958</vt:lpwstr>
      </vt:variant>
      <vt:variant>
        <vt:i4>1114166</vt:i4>
      </vt:variant>
      <vt:variant>
        <vt:i4>4118</vt:i4>
      </vt:variant>
      <vt:variant>
        <vt:i4>0</vt:i4>
      </vt:variant>
      <vt:variant>
        <vt:i4>5</vt:i4>
      </vt:variant>
      <vt:variant>
        <vt:lpwstr/>
      </vt:variant>
      <vt:variant>
        <vt:lpwstr>_Toc528829957</vt:lpwstr>
      </vt:variant>
      <vt:variant>
        <vt:i4>1114166</vt:i4>
      </vt:variant>
      <vt:variant>
        <vt:i4>4112</vt:i4>
      </vt:variant>
      <vt:variant>
        <vt:i4>0</vt:i4>
      </vt:variant>
      <vt:variant>
        <vt:i4>5</vt:i4>
      </vt:variant>
      <vt:variant>
        <vt:lpwstr/>
      </vt:variant>
      <vt:variant>
        <vt:lpwstr>_Toc528829956</vt:lpwstr>
      </vt:variant>
      <vt:variant>
        <vt:i4>1114166</vt:i4>
      </vt:variant>
      <vt:variant>
        <vt:i4>4106</vt:i4>
      </vt:variant>
      <vt:variant>
        <vt:i4>0</vt:i4>
      </vt:variant>
      <vt:variant>
        <vt:i4>5</vt:i4>
      </vt:variant>
      <vt:variant>
        <vt:lpwstr/>
      </vt:variant>
      <vt:variant>
        <vt:lpwstr>_Toc528829955</vt:lpwstr>
      </vt:variant>
      <vt:variant>
        <vt:i4>1114166</vt:i4>
      </vt:variant>
      <vt:variant>
        <vt:i4>4100</vt:i4>
      </vt:variant>
      <vt:variant>
        <vt:i4>0</vt:i4>
      </vt:variant>
      <vt:variant>
        <vt:i4>5</vt:i4>
      </vt:variant>
      <vt:variant>
        <vt:lpwstr/>
      </vt:variant>
      <vt:variant>
        <vt:lpwstr>_Toc528829954</vt:lpwstr>
      </vt:variant>
      <vt:variant>
        <vt:i4>1114166</vt:i4>
      </vt:variant>
      <vt:variant>
        <vt:i4>4094</vt:i4>
      </vt:variant>
      <vt:variant>
        <vt:i4>0</vt:i4>
      </vt:variant>
      <vt:variant>
        <vt:i4>5</vt:i4>
      </vt:variant>
      <vt:variant>
        <vt:lpwstr/>
      </vt:variant>
      <vt:variant>
        <vt:lpwstr>_Toc528829953</vt:lpwstr>
      </vt:variant>
      <vt:variant>
        <vt:i4>1114166</vt:i4>
      </vt:variant>
      <vt:variant>
        <vt:i4>4088</vt:i4>
      </vt:variant>
      <vt:variant>
        <vt:i4>0</vt:i4>
      </vt:variant>
      <vt:variant>
        <vt:i4>5</vt:i4>
      </vt:variant>
      <vt:variant>
        <vt:lpwstr/>
      </vt:variant>
      <vt:variant>
        <vt:lpwstr>_Toc528829952</vt:lpwstr>
      </vt:variant>
      <vt:variant>
        <vt:i4>1114166</vt:i4>
      </vt:variant>
      <vt:variant>
        <vt:i4>4082</vt:i4>
      </vt:variant>
      <vt:variant>
        <vt:i4>0</vt:i4>
      </vt:variant>
      <vt:variant>
        <vt:i4>5</vt:i4>
      </vt:variant>
      <vt:variant>
        <vt:lpwstr/>
      </vt:variant>
      <vt:variant>
        <vt:lpwstr>_Toc528829951</vt:lpwstr>
      </vt:variant>
      <vt:variant>
        <vt:i4>1114166</vt:i4>
      </vt:variant>
      <vt:variant>
        <vt:i4>4076</vt:i4>
      </vt:variant>
      <vt:variant>
        <vt:i4>0</vt:i4>
      </vt:variant>
      <vt:variant>
        <vt:i4>5</vt:i4>
      </vt:variant>
      <vt:variant>
        <vt:lpwstr/>
      </vt:variant>
      <vt:variant>
        <vt:lpwstr>_Toc528829950</vt:lpwstr>
      </vt:variant>
      <vt:variant>
        <vt:i4>1048630</vt:i4>
      </vt:variant>
      <vt:variant>
        <vt:i4>4070</vt:i4>
      </vt:variant>
      <vt:variant>
        <vt:i4>0</vt:i4>
      </vt:variant>
      <vt:variant>
        <vt:i4>5</vt:i4>
      </vt:variant>
      <vt:variant>
        <vt:lpwstr/>
      </vt:variant>
      <vt:variant>
        <vt:lpwstr>_Toc528829949</vt:lpwstr>
      </vt:variant>
      <vt:variant>
        <vt:i4>1048630</vt:i4>
      </vt:variant>
      <vt:variant>
        <vt:i4>4064</vt:i4>
      </vt:variant>
      <vt:variant>
        <vt:i4>0</vt:i4>
      </vt:variant>
      <vt:variant>
        <vt:i4>5</vt:i4>
      </vt:variant>
      <vt:variant>
        <vt:lpwstr/>
      </vt:variant>
      <vt:variant>
        <vt:lpwstr>_Toc528829948</vt:lpwstr>
      </vt:variant>
      <vt:variant>
        <vt:i4>1048630</vt:i4>
      </vt:variant>
      <vt:variant>
        <vt:i4>4058</vt:i4>
      </vt:variant>
      <vt:variant>
        <vt:i4>0</vt:i4>
      </vt:variant>
      <vt:variant>
        <vt:i4>5</vt:i4>
      </vt:variant>
      <vt:variant>
        <vt:lpwstr/>
      </vt:variant>
      <vt:variant>
        <vt:lpwstr>_Toc528829947</vt:lpwstr>
      </vt:variant>
      <vt:variant>
        <vt:i4>1048630</vt:i4>
      </vt:variant>
      <vt:variant>
        <vt:i4>4052</vt:i4>
      </vt:variant>
      <vt:variant>
        <vt:i4>0</vt:i4>
      </vt:variant>
      <vt:variant>
        <vt:i4>5</vt:i4>
      </vt:variant>
      <vt:variant>
        <vt:lpwstr/>
      </vt:variant>
      <vt:variant>
        <vt:lpwstr>_Toc528829946</vt:lpwstr>
      </vt:variant>
      <vt:variant>
        <vt:i4>1048630</vt:i4>
      </vt:variant>
      <vt:variant>
        <vt:i4>4046</vt:i4>
      </vt:variant>
      <vt:variant>
        <vt:i4>0</vt:i4>
      </vt:variant>
      <vt:variant>
        <vt:i4>5</vt:i4>
      </vt:variant>
      <vt:variant>
        <vt:lpwstr/>
      </vt:variant>
      <vt:variant>
        <vt:lpwstr>_Toc528829945</vt:lpwstr>
      </vt:variant>
      <vt:variant>
        <vt:i4>1048630</vt:i4>
      </vt:variant>
      <vt:variant>
        <vt:i4>4040</vt:i4>
      </vt:variant>
      <vt:variant>
        <vt:i4>0</vt:i4>
      </vt:variant>
      <vt:variant>
        <vt:i4>5</vt:i4>
      </vt:variant>
      <vt:variant>
        <vt:lpwstr/>
      </vt:variant>
      <vt:variant>
        <vt:lpwstr>_Toc528829944</vt:lpwstr>
      </vt:variant>
      <vt:variant>
        <vt:i4>1048630</vt:i4>
      </vt:variant>
      <vt:variant>
        <vt:i4>4034</vt:i4>
      </vt:variant>
      <vt:variant>
        <vt:i4>0</vt:i4>
      </vt:variant>
      <vt:variant>
        <vt:i4>5</vt:i4>
      </vt:variant>
      <vt:variant>
        <vt:lpwstr/>
      </vt:variant>
      <vt:variant>
        <vt:lpwstr>_Toc528829943</vt:lpwstr>
      </vt:variant>
      <vt:variant>
        <vt:i4>1048630</vt:i4>
      </vt:variant>
      <vt:variant>
        <vt:i4>4028</vt:i4>
      </vt:variant>
      <vt:variant>
        <vt:i4>0</vt:i4>
      </vt:variant>
      <vt:variant>
        <vt:i4>5</vt:i4>
      </vt:variant>
      <vt:variant>
        <vt:lpwstr/>
      </vt:variant>
      <vt:variant>
        <vt:lpwstr>_Toc528829942</vt:lpwstr>
      </vt:variant>
      <vt:variant>
        <vt:i4>1048630</vt:i4>
      </vt:variant>
      <vt:variant>
        <vt:i4>4022</vt:i4>
      </vt:variant>
      <vt:variant>
        <vt:i4>0</vt:i4>
      </vt:variant>
      <vt:variant>
        <vt:i4>5</vt:i4>
      </vt:variant>
      <vt:variant>
        <vt:lpwstr/>
      </vt:variant>
      <vt:variant>
        <vt:lpwstr>_Toc528829941</vt:lpwstr>
      </vt:variant>
      <vt:variant>
        <vt:i4>1048630</vt:i4>
      </vt:variant>
      <vt:variant>
        <vt:i4>4016</vt:i4>
      </vt:variant>
      <vt:variant>
        <vt:i4>0</vt:i4>
      </vt:variant>
      <vt:variant>
        <vt:i4>5</vt:i4>
      </vt:variant>
      <vt:variant>
        <vt:lpwstr/>
      </vt:variant>
      <vt:variant>
        <vt:lpwstr>_Toc528829940</vt:lpwstr>
      </vt:variant>
      <vt:variant>
        <vt:i4>1507382</vt:i4>
      </vt:variant>
      <vt:variant>
        <vt:i4>4010</vt:i4>
      </vt:variant>
      <vt:variant>
        <vt:i4>0</vt:i4>
      </vt:variant>
      <vt:variant>
        <vt:i4>5</vt:i4>
      </vt:variant>
      <vt:variant>
        <vt:lpwstr/>
      </vt:variant>
      <vt:variant>
        <vt:lpwstr>_Toc528829939</vt:lpwstr>
      </vt:variant>
      <vt:variant>
        <vt:i4>1507382</vt:i4>
      </vt:variant>
      <vt:variant>
        <vt:i4>4004</vt:i4>
      </vt:variant>
      <vt:variant>
        <vt:i4>0</vt:i4>
      </vt:variant>
      <vt:variant>
        <vt:i4>5</vt:i4>
      </vt:variant>
      <vt:variant>
        <vt:lpwstr/>
      </vt:variant>
      <vt:variant>
        <vt:lpwstr>_Toc528829938</vt:lpwstr>
      </vt:variant>
      <vt:variant>
        <vt:i4>1507382</vt:i4>
      </vt:variant>
      <vt:variant>
        <vt:i4>3998</vt:i4>
      </vt:variant>
      <vt:variant>
        <vt:i4>0</vt:i4>
      </vt:variant>
      <vt:variant>
        <vt:i4>5</vt:i4>
      </vt:variant>
      <vt:variant>
        <vt:lpwstr/>
      </vt:variant>
      <vt:variant>
        <vt:lpwstr>_Toc528829937</vt:lpwstr>
      </vt:variant>
      <vt:variant>
        <vt:i4>1507382</vt:i4>
      </vt:variant>
      <vt:variant>
        <vt:i4>3992</vt:i4>
      </vt:variant>
      <vt:variant>
        <vt:i4>0</vt:i4>
      </vt:variant>
      <vt:variant>
        <vt:i4>5</vt:i4>
      </vt:variant>
      <vt:variant>
        <vt:lpwstr/>
      </vt:variant>
      <vt:variant>
        <vt:lpwstr>_Toc528829936</vt:lpwstr>
      </vt:variant>
      <vt:variant>
        <vt:i4>1507382</vt:i4>
      </vt:variant>
      <vt:variant>
        <vt:i4>3986</vt:i4>
      </vt:variant>
      <vt:variant>
        <vt:i4>0</vt:i4>
      </vt:variant>
      <vt:variant>
        <vt:i4>5</vt:i4>
      </vt:variant>
      <vt:variant>
        <vt:lpwstr/>
      </vt:variant>
      <vt:variant>
        <vt:lpwstr>_Toc528829935</vt:lpwstr>
      </vt:variant>
      <vt:variant>
        <vt:i4>1507382</vt:i4>
      </vt:variant>
      <vt:variant>
        <vt:i4>3980</vt:i4>
      </vt:variant>
      <vt:variant>
        <vt:i4>0</vt:i4>
      </vt:variant>
      <vt:variant>
        <vt:i4>5</vt:i4>
      </vt:variant>
      <vt:variant>
        <vt:lpwstr/>
      </vt:variant>
      <vt:variant>
        <vt:lpwstr>_Toc528829934</vt:lpwstr>
      </vt:variant>
      <vt:variant>
        <vt:i4>1507382</vt:i4>
      </vt:variant>
      <vt:variant>
        <vt:i4>3974</vt:i4>
      </vt:variant>
      <vt:variant>
        <vt:i4>0</vt:i4>
      </vt:variant>
      <vt:variant>
        <vt:i4>5</vt:i4>
      </vt:variant>
      <vt:variant>
        <vt:lpwstr/>
      </vt:variant>
      <vt:variant>
        <vt:lpwstr>_Toc528829933</vt:lpwstr>
      </vt:variant>
      <vt:variant>
        <vt:i4>1507382</vt:i4>
      </vt:variant>
      <vt:variant>
        <vt:i4>3968</vt:i4>
      </vt:variant>
      <vt:variant>
        <vt:i4>0</vt:i4>
      </vt:variant>
      <vt:variant>
        <vt:i4>5</vt:i4>
      </vt:variant>
      <vt:variant>
        <vt:lpwstr/>
      </vt:variant>
      <vt:variant>
        <vt:lpwstr>_Toc528829932</vt:lpwstr>
      </vt:variant>
      <vt:variant>
        <vt:i4>1507382</vt:i4>
      </vt:variant>
      <vt:variant>
        <vt:i4>3962</vt:i4>
      </vt:variant>
      <vt:variant>
        <vt:i4>0</vt:i4>
      </vt:variant>
      <vt:variant>
        <vt:i4>5</vt:i4>
      </vt:variant>
      <vt:variant>
        <vt:lpwstr/>
      </vt:variant>
      <vt:variant>
        <vt:lpwstr>_Toc528829931</vt:lpwstr>
      </vt:variant>
      <vt:variant>
        <vt:i4>1507382</vt:i4>
      </vt:variant>
      <vt:variant>
        <vt:i4>3956</vt:i4>
      </vt:variant>
      <vt:variant>
        <vt:i4>0</vt:i4>
      </vt:variant>
      <vt:variant>
        <vt:i4>5</vt:i4>
      </vt:variant>
      <vt:variant>
        <vt:lpwstr/>
      </vt:variant>
      <vt:variant>
        <vt:lpwstr>_Toc528829930</vt:lpwstr>
      </vt:variant>
      <vt:variant>
        <vt:i4>1441846</vt:i4>
      </vt:variant>
      <vt:variant>
        <vt:i4>3950</vt:i4>
      </vt:variant>
      <vt:variant>
        <vt:i4>0</vt:i4>
      </vt:variant>
      <vt:variant>
        <vt:i4>5</vt:i4>
      </vt:variant>
      <vt:variant>
        <vt:lpwstr/>
      </vt:variant>
      <vt:variant>
        <vt:lpwstr>_Toc528829929</vt:lpwstr>
      </vt:variant>
      <vt:variant>
        <vt:i4>1441846</vt:i4>
      </vt:variant>
      <vt:variant>
        <vt:i4>3944</vt:i4>
      </vt:variant>
      <vt:variant>
        <vt:i4>0</vt:i4>
      </vt:variant>
      <vt:variant>
        <vt:i4>5</vt:i4>
      </vt:variant>
      <vt:variant>
        <vt:lpwstr/>
      </vt:variant>
      <vt:variant>
        <vt:lpwstr>_Toc528829928</vt:lpwstr>
      </vt:variant>
      <vt:variant>
        <vt:i4>1441846</vt:i4>
      </vt:variant>
      <vt:variant>
        <vt:i4>3938</vt:i4>
      </vt:variant>
      <vt:variant>
        <vt:i4>0</vt:i4>
      </vt:variant>
      <vt:variant>
        <vt:i4>5</vt:i4>
      </vt:variant>
      <vt:variant>
        <vt:lpwstr/>
      </vt:variant>
      <vt:variant>
        <vt:lpwstr>_Toc528829927</vt:lpwstr>
      </vt:variant>
      <vt:variant>
        <vt:i4>1441846</vt:i4>
      </vt:variant>
      <vt:variant>
        <vt:i4>3932</vt:i4>
      </vt:variant>
      <vt:variant>
        <vt:i4>0</vt:i4>
      </vt:variant>
      <vt:variant>
        <vt:i4>5</vt:i4>
      </vt:variant>
      <vt:variant>
        <vt:lpwstr/>
      </vt:variant>
      <vt:variant>
        <vt:lpwstr>_Toc528829926</vt:lpwstr>
      </vt:variant>
      <vt:variant>
        <vt:i4>1441846</vt:i4>
      </vt:variant>
      <vt:variant>
        <vt:i4>3926</vt:i4>
      </vt:variant>
      <vt:variant>
        <vt:i4>0</vt:i4>
      </vt:variant>
      <vt:variant>
        <vt:i4>5</vt:i4>
      </vt:variant>
      <vt:variant>
        <vt:lpwstr/>
      </vt:variant>
      <vt:variant>
        <vt:lpwstr>_Toc528829925</vt:lpwstr>
      </vt:variant>
      <vt:variant>
        <vt:i4>1441846</vt:i4>
      </vt:variant>
      <vt:variant>
        <vt:i4>3920</vt:i4>
      </vt:variant>
      <vt:variant>
        <vt:i4>0</vt:i4>
      </vt:variant>
      <vt:variant>
        <vt:i4>5</vt:i4>
      </vt:variant>
      <vt:variant>
        <vt:lpwstr/>
      </vt:variant>
      <vt:variant>
        <vt:lpwstr>_Toc528829924</vt:lpwstr>
      </vt:variant>
      <vt:variant>
        <vt:i4>1441846</vt:i4>
      </vt:variant>
      <vt:variant>
        <vt:i4>3914</vt:i4>
      </vt:variant>
      <vt:variant>
        <vt:i4>0</vt:i4>
      </vt:variant>
      <vt:variant>
        <vt:i4>5</vt:i4>
      </vt:variant>
      <vt:variant>
        <vt:lpwstr/>
      </vt:variant>
      <vt:variant>
        <vt:lpwstr>_Toc528829923</vt:lpwstr>
      </vt:variant>
      <vt:variant>
        <vt:i4>1441846</vt:i4>
      </vt:variant>
      <vt:variant>
        <vt:i4>3908</vt:i4>
      </vt:variant>
      <vt:variant>
        <vt:i4>0</vt:i4>
      </vt:variant>
      <vt:variant>
        <vt:i4>5</vt:i4>
      </vt:variant>
      <vt:variant>
        <vt:lpwstr/>
      </vt:variant>
      <vt:variant>
        <vt:lpwstr>_Toc528829922</vt:lpwstr>
      </vt:variant>
      <vt:variant>
        <vt:i4>1441846</vt:i4>
      </vt:variant>
      <vt:variant>
        <vt:i4>3902</vt:i4>
      </vt:variant>
      <vt:variant>
        <vt:i4>0</vt:i4>
      </vt:variant>
      <vt:variant>
        <vt:i4>5</vt:i4>
      </vt:variant>
      <vt:variant>
        <vt:lpwstr/>
      </vt:variant>
      <vt:variant>
        <vt:lpwstr>_Toc528829921</vt:lpwstr>
      </vt:variant>
      <vt:variant>
        <vt:i4>1441846</vt:i4>
      </vt:variant>
      <vt:variant>
        <vt:i4>3896</vt:i4>
      </vt:variant>
      <vt:variant>
        <vt:i4>0</vt:i4>
      </vt:variant>
      <vt:variant>
        <vt:i4>5</vt:i4>
      </vt:variant>
      <vt:variant>
        <vt:lpwstr/>
      </vt:variant>
      <vt:variant>
        <vt:lpwstr>_Toc528829920</vt:lpwstr>
      </vt:variant>
      <vt:variant>
        <vt:i4>1376310</vt:i4>
      </vt:variant>
      <vt:variant>
        <vt:i4>3890</vt:i4>
      </vt:variant>
      <vt:variant>
        <vt:i4>0</vt:i4>
      </vt:variant>
      <vt:variant>
        <vt:i4>5</vt:i4>
      </vt:variant>
      <vt:variant>
        <vt:lpwstr/>
      </vt:variant>
      <vt:variant>
        <vt:lpwstr>_Toc528829919</vt:lpwstr>
      </vt:variant>
      <vt:variant>
        <vt:i4>1376310</vt:i4>
      </vt:variant>
      <vt:variant>
        <vt:i4>3884</vt:i4>
      </vt:variant>
      <vt:variant>
        <vt:i4>0</vt:i4>
      </vt:variant>
      <vt:variant>
        <vt:i4>5</vt:i4>
      </vt:variant>
      <vt:variant>
        <vt:lpwstr/>
      </vt:variant>
      <vt:variant>
        <vt:lpwstr>_Toc528829918</vt:lpwstr>
      </vt:variant>
      <vt:variant>
        <vt:i4>1376310</vt:i4>
      </vt:variant>
      <vt:variant>
        <vt:i4>3878</vt:i4>
      </vt:variant>
      <vt:variant>
        <vt:i4>0</vt:i4>
      </vt:variant>
      <vt:variant>
        <vt:i4>5</vt:i4>
      </vt:variant>
      <vt:variant>
        <vt:lpwstr/>
      </vt:variant>
      <vt:variant>
        <vt:lpwstr>_Toc528829917</vt:lpwstr>
      </vt:variant>
      <vt:variant>
        <vt:i4>1376310</vt:i4>
      </vt:variant>
      <vt:variant>
        <vt:i4>3872</vt:i4>
      </vt:variant>
      <vt:variant>
        <vt:i4>0</vt:i4>
      </vt:variant>
      <vt:variant>
        <vt:i4>5</vt:i4>
      </vt:variant>
      <vt:variant>
        <vt:lpwstr/>
      </vt:variant>
      <vt:variant>
        <vt:lpwstr>_Toc528829916</vt:lpwstr>
      </vt:variant>
      <vt:variant>
        <vt:i4>1376310</vt:i4>
      </vt:variant>
      <vt:variant>
        <vt:i4>3866</vt:i4>
      </vt:variant>
      <vt:variant>
        <vt:i4>0</vt:i4>
      </vt:variant>
      <vt:variant>
        <vt:i4>5</vt:i4>
      </vt:variant>
      <vt:variant>
        <vt:lpwstr/>
      </vt:variant>
      <vt:variant>
        <vt:lpwstr>_Toc528829915</vt:lpwstr>
      </vt:variant>
      <vt:variant>
        <vt:i4>1376310</vt:i4>
      </vt:variant>
      <vt:variant>
        <vt:i4>3860</vt:i4>
      </vt:variant>
      <vt:variant>
        <vt:i4>0</vt:i4>
      </vt:variant>
      <vt:variant>
        <vt:i4>5</vt:i4>
      </vt:variant>
      <vt:variant>
        <vt:lpwstr/>
      </vt:variant>
      <vt:variant>
        <vt:lpwstr>_Toc528829914</vt:lpwstr>
      </vt:variant>
      <vt:variant>
        <vt:i4>1376310</vt:i4>
      </vt:variant>
      <vt:variant>
        <vt:i4>3854</vt:i4>
      </vt:variant>
      <vt:variant>
        <vt:i4>0</vt:i4>
      </vt:variant>
      <vt:variant>
        <vt:i4>5</vt:i4>
      </vt:variant>
      <vt:variant>
        <vt:lpwstr/>
      </vt:variant>
      <vt:variant>
        <vt:lpwstr>_Toc528829913</vt:lpwstr>
      </vt:variant>
      <vt:variant>
        <vt:i4>1376310</vt:i4>
      </vt:variant>
      <vt:variant>
        <vt:i4>3848</vt:i4>
      </vt:variant>
      <vt:variant>
        <vt:i4>0</vt:i4>
      </vt:variant>
      <vt:variant>
        <vt:i4>5</vt:i4>
      </vt:variant>
      <vt:variant>
        <vt:lpwstr/>
      </vt:variant>
      <vt:variant>
        <vt:lpwstr>_Toc528829912</vt:lpwstr>
      </vt:variant>
      <vt:variant>
        <vt:i4>1376310</vt:i4>
      </vt:variant>
      <vt:variant>
        <vt:i4>3842</vt:i4>
      </vt:variant>
      <vt:variant>
        <vt:i4>0</vt:i4>
      </vt:variant>
      <vt:variant>
        <vt:i4>5</vt:i4>
      </vt:variant>
      <vt:variant>
        <vt:lpwstr/>
      </vt:variant>
      <vt:variant>
        <vt:lpwstr>_Toc528829911</vt:lpwstr>
      </vt:variant>
      <vt:variant>
        <vt:i4>1376310</vt:i4>
      </vt:variant>
      <vt:variant>
        <vt:i4>3836</vt:i4>
      </vt:variant>
      <vt:variant>
        <vt:i4>0</vt:i4>
      </vt:variant>
      <vt:variant>
        <vt:i4>5</vt:i4>
      </vt:variant>
      <vt:variant>
        <vt:lpwstr/>
      </vt:variant>
      <vt:variant>
        <vt:lpwstr>_Toc528829910</vt:lpwstr>
      </vt:variant>
      <vt:variant>
        <vt:i4>1310774</vt:i4>
      </vt:variant>
      <vt:variant>
        <vt:i4>3830</vt:i4>
      </vt:variant>
      <vt:variant>
        <vt:i4>0</vt:i4>
      </vt:variant>
      <vt:variant>
        <vt:i4>5</vt:i4>
      </vt:variant>
      <vt:variant>
        <vt:lpwstr/>
      </vt:variant>
      <vt:variant>
        <vt:lpwstr>_Toc528829909</vt:lpwstr>
      </vt:variant>
      <vt:variant>
        <vt:i4>1310774</vt:i4>
      </vt:variant>
      <vt:variant>
        <vt:i4>3824</vt:i4>
      </vt:variant>
      <vt:variant>
        <vt:i4>0</vt:i4>
      </vt:variant>
      <vt:variant>
        <vt:i4>5</vt:i4>
      </vt:variant>
      <vt:variant>
        <vt:lpwstr/>
      </vt:variant>
      <vt:variant>
        <vt:lpwstr>_Toc528829908</vt:lpwstr>
      </vt:variant>
      <vt:variant>
        <vt:i4>1310774</vt:i4>
      </vt:variant>
      <vt:variant>
        <vt:i4>3818</vt:i4>
      </vt:variant>
      <vt:variant>
        <vt:i4>0</vt:i4>
      </vt:variant>
      <vt:variant>
        <vt:i4>5</vt:i4>
      </vt:variant>
      <vt:variant>
        <vt:lpwstr/>
      </vt:variant>
      <vt:variant>
        <vt:lpwstr>_Toc528829907</vt:lpwstr>
      </vt:variant>
      <vt:variant>
        <vt:i4>1310774</vt:i4>
      </vt:variant>
      <vt:variant>
        <vt:i4>3812</vt:i4>
      </vt:variant>
      <vt:variant>
        <vt:i4>0</vt:i4>
      </vt:variant>
      <vt:variant>
        <vt:i4>5</vt:i4>
      </vt:variant>
      <vt:variant>
        <vt:lpwstr/>
      </vt:variant>
      <vt:variant>
        <vt:lpwstr>_Toc528829906</vt:lpwstr>
      </vt:variant>
      <vt:variant>
        <vt:i4>1310774</vt:i4>
      </vt:variant>
      <vt:variant>
        <vt:i4>3806</vt:i4>
      </vt:variant>
      <vt:variant>
        <vt:i4>0</vt:i4>
      </vt:variant>
      <vt:variant>
        <vt:i4>5</vt:i4>
      </vt:variant>
      <vt:variant>
        <vt:lpwstr/>
      </vt:variant>
      <vt:variant>
        <vt:lpwstr>_Toc528829905</vt:lpwstr>
      </vt:variant>
      <vt:variant>
        <vt:i4>1310774</vt:i4>
      </vt:variant>
      <vt:variant>
        <vt:i4>3800</vt:i4>
      </vt:variant>
      <vt:variant>
        <vt:i4>0</vt:i4>
      </vt:variant>
      <vt:variant>
        <vt:i4>5</vt:i4>
      </vt:variant>
      <vt:variant>
        <vt:lpwstr/>
      </vt:variant>
      <vt:variant>
        <vt:lpwstr>_Toc528829904</vt:lpwstr>
      </vt:variant>
      <vt:variant>
        <vt:i4>1310774</vt:i4>
      </vt:variant>
      <vt:variant>
        <vt:i4>3794</vt:i4>
      </vt:variant>
      <vt:variant>
        <vt:i4>0</vt:i4>
      </vt:variant>
      <vt:variant>
        <vt:i4>5</vt:i4>
      </vt:variant>
      <vt:variant>
        <vt:lpwstr/>
      </vt:variant>
      <vt:variant>
        <vt:lpwstr>_Toc528829903</vt:lpwstr>
      </vt:variant>
      <vt:variant>
        <vt:i4>1310774</vt:i4>
      </vt:variant>
      <vt:variant>
        <vt:i4>3788</vt:i4>
      </vt:variant>
      <vt:variant>
        <vt:i4>0</vt:i4>
      </vt:variant>
      <vt:variant>
        <vt:i4>5</vt:i4>
      </vt:variant>
      <vt:variant>
        <vt:lpwstr/>
      </vt:variant>
      <vt:variant>
        <vt:lpwstr>_Toc528829902</vt:lpwstr>
      </vt:variant>
      <vt:variant>
        <vt:i4>1310774</vt:i4>
      </vt:variant>
      <vt:variant>
        <vt:i4>3782</vt:i4>
      </vt:variant>
      <vt:variant>
        <vt:i4>0</vt:i4>
      </vt:variant>
      <vt:variant>
        <vt:i4>5</vt:i4>
      </vt:variant>
      <vt:variant>
        <vt:lpwstr/>
      </vt:variant>
      <vt:variant>
        <vt:lpwstr>_Toc528829901</vt:lpwstr>
      </vt:variant>
      <vt:variant>
        <vt:i4>1310774</vt:i4>
      </vt:variant>
      <vt:variant>
        <vt:i4>3776</vt:i4>
      </vt:variant>
      <vt:variant>
        <vt:i4>0</vt:i4>
      </vt:variant>
      <vt:variant>
        <vt:i4>5</vt:i4>
      </vt:variant>
      <vt:variant>
        <vt:lpwstr/>
      </vt:variant>
      <vt:variant>
        <vt:lpwstr>_Toc528829900</vt:lpwstr>
      </vt:variant>
      <vt:variant>
        <vt:i4>1900599</vt:i4>
      </vt:variant>
      <vt:variant>
        <vt:i4>3770</vt:i4>
      </vt:variant>
      <vt:variant>
        <vt:i4>0</vt:i4>
      </vt:variant>
      <vt:variant>
        <vt:i4>5</vt:i4>
      </vt:variant>
      <vt:variant>
        <vt:lpwstr/>
      </vt:variant>
      <vt:variant>
        <vt:lpwstr>_Toc528829899</vt:lpwstr>
      </vt:variant>
      <vt:variant>
        <vt:i4>1900599</vt:i4>
      </vt:variant>
      <vt:variant>
        <vt:i4>3764</vt:i4>
      </vt:variant>
      <vt:variant>
        <vt:i4>0</vt:i4>
      </vt:variant>
      <vt:variant>
        <vt:i4>5</vt:i4>
      </vt:variant>
      <vt:variant>
        <vt:lpwstr/>
      </vt:variant>
      <vt:variant>
        <vt:lpwstr>_Toc528829898</vt:lpwstr>
      </vt:variant>
      <vt:variant>
        <vt:i4>1900599</vt:i4>
      </vt:variant>
      <vt:variant>
        <vt:i4>3758</vt:i4>
      </vt:variant>
      <vt:variant>
        <vt:i4>0</vt:i4>
      </vt:variant>
      <vt:variant>
        <vt:i4>5</vt:i4>
      </vt:variant>
      <vt:variant>
        <vt:lpwstr/>
      </vt:variant>
      <vt:variant>
        <vt:lpwstr>_Toc528829897</vt:lpwstr>
      </vt:variant>
      <vt:variant>
        <vt:i4>1900599</vt:i4>
      </vt:variant>
      <vt:variant>
        <vt:i4>3752</vt:i4>
      </vt:variant>
      <vt:variant>
        <vt:i4>0</vt:i4>
      </vt:variant>
      <vt:variant>
        <vt:i4>5</vt:i4>
      </vt:variant>
      <vt:variant>
        <vt:lpwstr/>
      </vt:variant>
      <vt:variant>
        <vt:lpwstr>_Toc528829896</vt:lpwstr>
      </vt:variant>
      <vt:variant>
        <vt:i4>1900599</vt:i4>
      </vt:variant>
      <vt:variant>
        <vt:i4>3746</vt:i4>
      </vt:variant>
      <vt:variant>
        <vt:i4>0</vt:i4>
      </vt:variant>
      <vt:variant>
        <vt:i4>5</vt:i4>
      </vt:variant>
      <vt:variant>
        <vt:lpwstr/>
      </vt:variant>
      <vt:variant>
        <vt:lpwstr>_Toc528829895</vt:lpwstr>
      </vt:variant>
      <vt:variant>
        <vt:i4>1900599</vt:i4>
      </vt:variant>
      <vt:variant>
        <vt:i4>3740</vt:i4>
      </vt:variant>
      <vt:variant>
        <vt:i4>0</vt:i4>
      </vt:variant>
      <vt:variant>
        <vt:i4>5</vt:i4>
      </vt:variant>
      <vt:variant>
        <vt:lpwstr/>
      </vt:variant>
      <vt:variant>
        <vt:lpwstr>_Toc528829894</vt:lpwstr>
      </vt:variant>
      <vt:variant>
        <vt:i4>1900599</vt:i4>
      </vt:variant>
      <vt:variant>
        <vt:i4>3734</vt:i4>
      </vt:variant>
      <vt:variant>
        <vt:i4>0</vt:i4>
      </vt:variant>
      <vt:variant>
        <vt:i4>5</vt:i4>
      </vt:variant>
      <vt:variant>
        <vt:lpwstr/>
      </vt:variant>
      <vt:variant>
        <vt:lpwstr>_Toc528829893</vt:lpwstr>
      </vt:variant>
      <vt:variant>
        <vt:i4>1900599</vt:i4>
      </vt:variant>
      <vt:variant>
        <vt:i4>3728</vt:i4>
      </vt:variant>
      <vt:variant>
        <vt:i4>0</vt:i4>
      </vt:variant>
      <vt:variant>
        <vt:i4>5</vt:i4>
      </vt:variant>
      <vt:variant>
        <vt:lpwstr/>
      </vt:variant>
      <vt:variant>
        <vt:lpwstr>_Toc528829892</vt:lpwstr>
      </vt:variant>
      <vt:variant>
        <vt:i4>1900599</vt:i4>
      </vt:variant>
      <vt:variant>
        <vt:i4>3722</vt:i4>
      </vt:variant>
      <vt:variant>
        <vt:i4>0</vt:i4>
      </vt:variant>
      <vt:variant>
        <vt:i4>5</vt:i4>
      </vt:variant>
      <vt:variant>
        <vt:lpwstr/>
      </vt:variant>
      <vt:variant>
        <vt:lpwstr>_Toc528829891</vt:lpwstr>
      </vt:variant>
      <vt:variant>
        <vt:i4>1900599</vt:i4>
      </vt:variant>
      <vt:variant>
        <vt:i4>3716</vt:i4>
      </vt:variant>
      <vt:variant>
        <vt:i4>0</vt:i4>
      </vt:variant>
      <vt:variant>
        <vt:i4>5</vt:i4>
      </vt:variant>
      <vt:variant>
        <vt:lpwstr/>
      </vt:variant>
      <vt:variant>
        <vt:lpwstr>_Toc528829890</vt:lpwstr>
      </vt:variant>
      <vt:variant>
        <vt:i4>1835063</vt:i4>
      </vt:variant>
      <vt:variant>
        <vt:i4>3710</vt:i4>
      </vt:variant>
      <vt:variant>
        <vt:i4>0</vt:i4>
      </vt:variant>
      <vt:variant>
        <vt:i4>5</vt:i4>
      </vt:variant>
      <vt:variant>
        <vt:lpwstr/>
      </vt:variant>
      <vt:variant>
        <vt:lpwstr>_Toc528829889</vt:lpwstr>
      </vt:variant>
      <vt:variant>
        <vt:i4>1835063</vt:i4>
      </vt:variant>
      <vt:variant>
        <vt:i4>3704</vt:i4>
      </vt:variant>
      <vt:variant>
        <vt:i4>0</vt:i4>
      </vt:variant>
      <vt:variant>
        <vt:i4>5</vt:i4>
      </vt:variant>
      <vt:variant>
        <vt:lpwstr/>
      </vt:variant>
      <vt:variant>
        <vt:lpwstr>_Toc528829888</vt:lpwstr>
      </vt:variant>
      <vt:variant>
        <vt:i4>1835063</vt:i4>
      </vt:variant>
      <vt:variant>
        <vt:i4>3698</vt:i4>
      </vt:variant>
      <vt:variant>
        <vt:i4>0</vt:i4>
      </vt:variant>
      <vt:variant>
        <vt:i4>5</vt:i4>
      </vt:variant>
      <vt:variant>
        <vt:lpwstr/>
      </vt:variant>
      <vt:variant>
        <vt:lpwstr>_Toc528829887</vt:lpwstr>
      </vt:variant>
      <vt:variant>
        <vt:i4>1835063</vt:i4>
      </vt:variant>
      <vt:variant>
        <vt:i4>3692</vt:i4>
      </vt:variant>
      <vt:variant>
        <vt:i4>0</vt:i4>
      </vt:variant>
      <vt:variant>
        <vt:i4>5</vt:i4>
      </vt:variant>
      <vt:variant>
        <vt:lpwstr/>
      </vt:variant>
      <vt:variant>
        <vt:lpwstr>_Toc528829886</vt:lpwstr>
      </vt:variant>
      <vt:variant>
        <vt:i4>1835063</vt:i4>
      </vt:variant>
      <vt:variant>
        <vt:i4>3686</vt:i4>
      </vt:variant>
      <vt:variant>
        <vt:i4>0</vt:i4>
      </vt:variant>
      <vt:variant>
        <vt:i4>5</vt:i4>
      </vt:variant>
      <vt:variant>
        <vt:lpwstr/>
      </vt:variant>
      <vt:variant>
        <vt:lpwstr>_Toc528829885</vt:lpwstr>
      </vt:variant>
      <vt:variant>
        <vt:i4>1835063</vt:i4>
      </vt:variant>
      <vt:variant>
        <vt:i4>3680</vt:i4>
      </vt:variant>
      <vt:variant>
        <vt:i4>0</vt:i4>
      </vt:variant>
      <vt:variant>
        <vt:i4>5</vt:i4>
      </vt:variant>
      <vt:variant>
        <vt:lpwstr/>
      </vt:variant>
      <vt:variant>
        <vt:lpwstr>_Toc528829884</vt:lpwstr>
      </vt:variant>
      <vt:variant>
        <vt:i4>1835063</vt:i4>
      </vt:variant>
      <vt:variant>
        <vt:i4>3674</vt:i4>
      </vt:variant>
      <vt:variant>
        <vt:i4>0</vt:i4>
      </vt:variant>
      <vt:variant>
        <vt:i4>5</vt:i4>
      </vt:variant>
      <vt:variant>
        <vt:lpwstr/>
      </vt:variant>
      <vt:variant>
        <vt:lpwstr>_Toc528829883</vt:lpwstr>
      </vt:variant>
      <vt:variant>
        <vt:i4>1835063</vt:i4>
      </vt:variant>
      <vt:variant>
        <vt:i4>3668</vt:i4>
      </vt:variant>
      <vt:variant>
        <vt:i4>0</vt:i4>
      </vt:variant>
      <vt:variant>
        <vt:i4>5</vt:i4>
      </vt:variant>
      <vt:variant>
        <vt:lpwstr/>
      </vt:variant>
      <vt:variant>
        <vt:lpwstr>_Toc528829882</vt:lpwstr>
      </vt:variant>
      <vt:variant>
        <vt:i4>1835063</vt:i4>
      </vt:variant>
      <vt:variant>
        <vt:i4>3662</vt:i4>
      </vt:variant>
      <vt:variant>
        <vt:i4>0</vt:i4>
      </vt:variant>
      <vt:variant>
        <vt:i4>5</vt:i4>
      </vt:variant>
      <vt:variant>
        <vt:lpwstr/>
      </vt:variant>
      <vt:variant>
        <vt:lpwstr>_Toc528829881</vt:lpwstr>
      </vt:variant>
      <vt:variant>
        <vt:i4>1835063</vt:i4>
      </vt:variant>
      <vt:variant>
        <vt:i4>3656</vt:i4>
      </vt:variant>
      <vt:variant>
        <vt:i4>0</vt:i4>
      </vt:variant>
      <vt:variant>
        <vt:i4>5</vt:i4>
      </vt:variant>
      <vt:variant>
        <vt:lpwstr/>
      </vt:variant>
      <vt:variant>
        <vt:lpwstr>_Toc528829880</vt:lpwstr>
      </vt:variant>
      <vt:variant>
        <vt:i4>1245239</vt:i4>
      </vt:variant>
      <vt:variant>
        <vt:i4>3650</vt:i4>
      </vt:variant>
      <vt:variant>
        <vt:i4>0</vt:i4>
      </vt:variant>
      <vt:variant>
        <vt:i4>5</vt:i4>
      </vt:variant>
      <vt:variant>
        <vt:lpwstr/>
      </vt:variant>
      <vt:variant>
        <vt:lpwstr>_Toc528829879</vt:lpwstr>
      </vt:variant>
      <vt:variant>
        <vt:i4>1245239</vt:i4>
      </vt:variant>
      <vt:variant>
        <vt:i4>3644</vt:i4>
      </vt:variant>
      <vt:variant>
        <vt:i4>0</vt:i4>
      </vt:variant>
      <vt:variant>
        <vt:i4>5</vt:i4>
      </vt:variant>
      <vt:variant>
        <vt:lpwstr/>
      </vt:variant>
      <vt:variant>
        <vt:lpwstr>_Toc528829878</vt:lpwstr>
      </vt:variant>
      <vt:variant>
        <vt:i4>1245239</vt:i4>
      </vt:variant>
      <vt:variant>
        <vt:i4>3638</vt:i4>
      </vt:variant>
      <vt:variant>
        <vt:i4>0</vt:i4>
      </vt:variant>
      <vt:variant>
        <vt:i4>5</vt:i4>
      </vt:variant>
      <vt:variant>
        <vt:lpwstr/>
      </vt:variant>
      <vt:variant>
        <vt:lpwstr>_Toc528829877</vt:lpwstr>
      </vt:variant>
      <vt:variant>
        <vt:i4>1245239</vt:i4>
      </vt:variant>
      <vt:variant>
        <vt:i4>3632</vt:i4>
      </vt:variant>
      <vt:variant>
        <vt:i4>0</vt:i4>
      </vt:variant>
      <vt:variant>
        <vt:i4>5</vt:i4>
      </vt:variant>
      <vt:variant>
        <vt:lpwstr/>
      </vt:variant>
      <vt:variant>
        <vt:lpwstr>_Toc528829876</vt:lpwstr>
      </vt:variant>
      <vt:variant>
        <vt:i4>1245239</vt:i4>
      </vt:variant>
      <vt:variant>
        <vt:i4>3626</vt:i4>
      </vt:variant>
      <vt:variant>
        <vt:i4>0</vt:i4>
      </vt:variant>
      <vt:variant>
        <vt:i4>5</vt:i4>
      </vt:variant>
      <vt:variant>
        <vt:lpwstr/>
      </vt:variant>
      <vt:variant>
        <vt:lpwstr>_Toc528829875</vt:lpwstr>
      </vt:variant>
      <vt:variant>
        <vt:i4>1245239</vt:i4>
      </vt:variant>
      <vt:variant>
        <vt:i4>3620</vt:i4>
      </vt:variant>
      <vt:variant>
        <vt:i4>0</vt:i4>
      </vt:variant>
      <vt:variant>
        <vt:i4>5</vt:i4>
      </vt:variant>
      <vt:variant>
        <vt:lpwstr/>
      </vt:variant>
      <vt:variant>
        <vt:lpwstr>_Toc528829874</vt:lpwstr>
      </vt:variant>
      <vt:variant>
        <vt:i4>1245239</vt:i4>
      </vt:variant>
      <vt:variant>
        <vt:i4>3614</vt:i4>
      </vt:variant>
      <vt:variant>
        <vt:i4>0</vt:i4>
      </vt:variant>
      <vt:variant>
        <vt:i4>5</vt:i4>
      </vt:variant>
      <vt:variant>
        <vt:lpwstr/>
      </vt:variant>
      <vt:variant>
        <vt:lpwstr>_Toc528829873</vt:lpwstr>
      </vt:variant>
      <vt:variant>
        <vt:i4>1245239</vt:i4>
      </vt:variant>
      <vt:variant>
        <vt:i4>3608</vt:i4>
      </vt:variant>
      <vt:variant>
        <vt:i4>0</vt:i4>
      </vt:variant>
      <vt:variant>
        <vt:i4>5</vt:i4>
      </vt:variant>
      <vt:variant>
        <vt:lpwstr/>
      </vt:variant>
      <vt:variant>
        <vt:lpwstr>_Toc528829872</vt:lpwstr>
      </vt:variant>
      <vt:variant>
        <vt:i4>1245239</vt:i4>
      </vt:variant>
      <vt:variant>
        <vt:i4>3602</vt:i4>
      </vt:variant>
      <vt:variant>
        <vt:i4>0</vt:i4>
      </vt:variant>
      <vt:variant>
        <vt:i4>5</vt:i4>
      </vt:variant>
      <vt:variant>
        <vt:lpwstr/>
      </vt:variant>
      <vt:variant>
        <vt:lpwstr>_Toc528829871</vt:lpwstr>
      </vt:variant>
      <vt:variant>
        <vt:i4>1245239</vt:i4>
      </vt:variant>
      <vt:variant>
        <vt:i4>3596</vt:i4>
      </vt:variant>
      <vt:variant>
        <vt:i4>0</vt:i4>
      </vt:variant>
      <vt:variant>
        <vt:i4>5</vt:i4>
      </vt:variant>
      <vt:variant>
        <vt:lpwstr/>
      </vt:variant>
      <vt:variant>
        <vt:lpwstr>_Toc528829870</vt:lpwstr>
      </vt:variant>
      <vt:variant>
        <vt:i4>1179703</vt:i4>
      </vt:variant>
      <vt:variant>
        <vt:i4>3590</vt:i4>
      </vt:variant>
      <vt:variant>
        <vt:i4>0</vt:i4>
      </vt:variant>
      <vt:variant>
        <vt:i4>5</vt:i4>
      </vt:variant>
      <vt:variant>
        <vt:lpwstr/>
      </vt:variant>
      <vt:variant>
        <vt:lpwstr>_Toc528829869</vt:lpwstr>
      </vt:variant>
      <vt:variant>
        <vt:i4>1179703</vt:i4>
      </vt:variant>
      <vt:variant>
        <vt:i4>3584</vt:i4>
      </vt:variant>
      <vt:variant>
        <vt:i4>0</vt:i4>
      </vt:variant>
      <vt:variant>
        <vt:i4>5</vt:i4>
      </vt:variant>
      <vt:variant>
        <vt:lpwstr/>
      </vt:variant>
      <vt:variant>
        <vt:lpwstr>_Toc528829868</vt:lpwstr>
      </vt:variant>
      <vt:variant>
        <vt:i4>1179703</vt:i4>
      </vt:variant>
      <vt:variant>
        <vt:i4>3578</vt:i4>
      </vt:variant>
      <vt:variant>
        <vt:i4>0</vt:i4>
      </vt:variant>
      <vt:variant>
        <vt:i4>5</vt:i4>
      </vt:variant>
      <vt:variant>
        <vt:lpwstr/>
      </vt:variant>
      <vt:variant>
        <vt:lpwstr>_Toc528829867</vt:lpwstr>
      </vt:variant>
      <vt:variant>
        <vt:i4>1179703</vt:i4>
      </vt:variant>
      <vt:variant>
        <vt:i4>3572</vt:i4>
      </vt:variant>
      <vt:variant>
        <vt:i4>0</vt:i4>
      </vt:variant>
      <vt:variant>
        <vt:i4>5</vt:i4>
      </vt:variant>
      <vt:variant>
        <vt:lpwstr/>
      </vt:variant>
      <vt:variant>
        <vt:lpwstr>_Toc528829866</vt:lpwstr>
      </vt:variant>
      <vt:variant>
        <vt:i4>1179703</vt:i4>
      </vt:variant>
      <vt:variant>
        <vt:i4>3566</vt:i4>
      </vt:variant>
      <vt:variant>
        <vt:i4>0</vt:i4>
      </vt:variant>
      <vt:variant>
        <vt:i4>5</vt:i4>
      </vt:variant>
      <vt:variant>
        <vt:lpwstr/>
      </vt:variant>
      <vt:variant>
        <vt:lpwstr>_Toc528829865</vt:lpwstr>
      </vt:variant>
      <vt:variant>
        <vt:i4>1179703</vt:i4>
      </vt:variant>
      <vt:variant>
        <vt:i4>3560</vt:i4>
      </vt:variant>
      <vt:variant>
        <vt:i4>0</vt:i4>
      </vt:variant>
      <vt:variant>
        <vt:i4>5</vt:i4>
      </vt:variant>
      <vt:variant>
        <vt:lpwstr/>
      </vt:variant>
      <vt:variant>
        <vt:lpwstr>_Toc528829864</vt:lpwstr>
      </vt:variant>
      <vt:variant>
        <vt:i4>1179703</vt:i4>
      </vt:variant>
      <vt:variant>
        <vt:i4>3554</vt:i4>
      </vt:variant>
      <vt:variant>
        <vt:i4>0</vt:i4>
      </vt:variant>
      <vt:variant>
        <vt:i4>5</vt:i4>
      </vt:variant>
      <vt:variant>
        <vt:lpwstr/>
      </vt:variant>
      <vt:variant>
        <vt:lpwstr>_Toc528829863</vt:lpwstr>
      </vt:variant>
      <vt:variant>
        <vt:i4>1179703</vt:i4>
      </vt:variant>
      <vt:variant>
        <vt:i4>3548</vt:i4>
      </vt:variant>
      <vt:variant>
        <vt:i4>0</vt:i4>
      </vt:variant>
      <vt:variant>
        <vt:i4>5</vt:i4>
      </vt:variant>
      <vt:variant>
        <vt:lpwstr/>
      </vt:variant>
      <vt:variant>
        <vt:lpwstr>_Toc528829862</vt:lpwstr>
      </vt:variant>
      <vt:variant>
        <vt:i4>1179703</vt:i4>
      </vt:variant>
      <vt:variant>
        <vt:i4>3542</vt:i4>
      </vt:variant>
      <vt:variant>
        <vt:i4>0</vt:i4>
      </vt:variant>
      <vt:variant>
        <vt:i4>5</vt:i4>
      </vt:variant>
      <vt:variant>
        <vt:lpwstr/>
      </vt:variant>
      <vt:variant>
        <vt:lpwstr>_Toc528829861</vt:lpwstr>
      </vt:variant>
      <vt:variant>
        <vt:i4>1179703</vt:i4>
      </vt:variant>
      <vt:variant>
        <vt:i4>3536</vt:i4>
      </vt:variant>
      <vt:variant>
        <vt:i4>0</vt:i4>
      </vt:variant>
      <vt:variant>
        <vt:i4>5</vt:i4>
      </vt:variant>
      <vt:variant>
        <vt:lpwstr/>
      </vt:variant>
      <vt:variant>
        <vt:lpwstr>_Toc528829860</vt:lpwstr>
      </vt:variant>
      <vt:variant>
        <vt:i4>1114167</vt:i4>
      </vt:variant>
      <vt:variant>
        <vt:i4>3530</vt:i4>
      </vt:variant>
      <vt:variant>
        <vt:i4>0</vt:i4>
      </vt:variant>
      <vt:variant>
        <vt:i4>5</vt:i4>
      </vt:variant>
      <vt:variant>
        <vt:lpwstr/>
      </vt:variant>
      <vt:variant>
        <vt:lpwstr>_Toc528829859</vt:lpwstr>
      </vt:variant>
      <vt:variant>
        <vt:i4>1114167</vt:i4>
      </vt:variant>
      <vt:variant>
        <vt:i4>3524</vt:i4>
      </vt:variant>
      <vt:variant>
        <vt:i4>0</vt:i4>
      </vt:variant>
      <vt:variant>
        <vt:i4>5</vt:i4>
      </vt:variant>
      <vt:variant>
        <vt:lpwstr/>
      </vt:variant>
      <vt:variant>
        <vt:lpwstr>_Toc528829858</vt:lpwstr>
      </vt:variant>
      <vt:variant>
        <vt:i4>1114167</vt:i4>
      </vt:variant>
      <vt:variant>
        <vt:i4>3518</vt:i4>
      </vt:variant>
      <vt:variant>
        <vt:i4>0</vt:i4>
      </vt:variant>
      <vt:variant>
        <vt:i4>5</vt:i4>
      </vt:variant>
      <vt:variant>
        <vt:lpwstr/>
      </vt:variant>
      <vt:variant>
        <vt:lpwstr>_Toc528829857</vt:lpwstr>
      </vt:variant>
      <vt:variant>
        <vt:i4>1114167</vt:i4>
      </vt:variant>
      <vt:variant>
        <vt:i4>3512</vt:i4>
      </vt:variant>
      <vt:variant>
        <vt:i4>0</vt:i4>
      </vt:variant>
      <vt:variant>
        <vt:i4>5</vt:i4>
      </vt:variant>
      <vt:variant>
        <vt:lpwstr/>
      </vt:variant>
      <vt:variant>
        <vt:lpwstr>_Toc528829856</vt:lpwstr>
      </vt:variant>
      <vt:variant>
        <vt:i4>1114167</vt:i4>
      </vt:variant>
      <vt:variant>
        <vt:i4>3506</vt:i4>
      </vt:variant>
      <vt:variant>
        <vt:i4>0</vt:i4>
      </vt:variant>
      <vt:variant>
        <vt:i4>5</vt:i4>
      </vt:variant>
      <vt:variant>
        <vt:lpwstr/>
      </vt:variant>
      <vt:variant>
        <vt:lpwstr>_Toc528829855</vt:lpwstr>
      </vt:variant>
      <vt:variant>
        <vt:i4>1114167</vt:i4>
      </vt:variant>
      <vt:variant>
        <vt:i4>3500</vt:i4>
      </vt:variant>
      <vt:variant>
        <vt:i4>0</vt:i4>
      </vt:variant>
      <vt:variant>
        <vt:i4>5</vt:i4>
      </vt:variant>
      <vt:variant>
        <vt:lpwstr/>
      </vt:variant>
      <vt:variant>
        <vt:lpwstr>_Toc528829854</vt:lpwstr>
      </vt:variant>
      <vt:variant>
        <vt:i4>1114167</vt:i4>
      </vt:variant>
      <vt:variant>
        <vt:i4>3494</vt:i4>
      </vt:variant>
      <vt:variant>
        <vt:i4>0</vt:i4>
      </vt:variant>
      <vt:variant>
        <vt:i4>5</vt:i4>
      </vt:variant>
      <vt:variant>
        <vt:lpwstr/>
      </vt:variant>
      <vt:variant>
        <vt:lpwstr>_Toc528829853</vt:lpwstr>
      </vt:variant>
      <vt:variant>
        <vt:i4>1114167</vt:i4>
      </vt:variant>
      <vt:variant>
        <vt:i4>3488</vt:i4>
      </vt:variant>
      <vt:variant>
        <vt:i4>0</vt:i4>
      </vt:variant>
      <vt:variant>
        <vt:i4>5</vt:i4>
      </vt:variant>
      <vt:variant>
        <vt:lpwstr/>
      </vt:variant>
      <vt:variant>
        <vt:lpwstr>_Toc528829852</vt:lpwstr>
      </vt:variant>
      <vt:variant>
        <vt:i4>1114167</vt:i4>
      </vt:variant>
      <vt:variant>
        <vt:i4>3482</vt:i4>
      </vt:variant>
      <vt:variant>
        <vt:i4>0</vt:i4>
      </vt:variant>
      <vt:variant>
        <vt:i4>5</vt:i4>
      </vt:variant>
      <vt:variant>
        <vt:lpwstr/>
      </vt:variant>
      <vt:variant>
        <vt:lpwstr>_Toc528829851</vt:lpwstr>
      </vt:variant>
      <vt:variant>
        <vt:i4>1114167</vt:i4>
      </vt:variant>
      <vt:variant>
        <vt:i4>3476</vt:i4>
      </vt:variant>
      <vt:variant>
        <vt:i4>0</vt:i4>
      </vt:variant>
      <vt:variant>
        <vt:i4>5</vt:i4>
      </vt:variant>
      <vt:variant>
        <vt:lpwstr/>
      </vt:variant>
      <vt:variant>
        <vt:lpwstr>_Toc528829850</vt:lpwstr>
      </vt:variant>
      <vt:variant>
        <vt:i4>1048631</vt:i4>
      </vt:variant>
      <vt:variant>
        <vt:i4>3470</vt:i4>
      </vt:variant>
      <vt:variant>
        <vt:i4>0</vt:i4>
      </vt:variant>
      <vt:variant>
        <vt:i4>5</vt:i4>
      </vt:variant>
      <vt:variant>
        <vt:lpwstr/>
      </vt:variant>
      <vt:variant>
        <vt:lpwstr>_Toc528829849</vt:lpwstr>
      </vt:variant>
      <vt:variant>
        <vt:i4>1048631</vt:i4>
      </vt:variant>
      <vt:variant>
        <vt:i4>3464</vt:i4>
      </vt:variant>
      <vt:variant>
        <vt:i4>0</vt:i4>
      </vt:variant>
      <vt:variant>
        <vt:i4>5</vt:i4>
      </vt:variant>
      <vt:variant>
        <vt:lpwstr/>
      </vt:variant>
      <vt:variant>
        <vt:lpwstr>_Toc528829848</vt:lpwstr>
      </vt:variant>
      <vt:variant>
        <vt:i4>1048631</vt:i4>
      </vt:variant>
      <vt:variant>
        <vt:i4>3458</vt:i4>
      </vt:variant>
      <vt:variant>
        <vt:i4>0</vt:i4>
      </vt:variant>
      <vt:variant>
        <vt:i4>5</vt:i4>
      </vt:variant>
      <vt:variant>
        <vt:lpwstr/>
      </vt:variant>
      <vt:variant>
        <vt:lpwstr>_Toc528829847</vt:lpwstr>
      </vt:variant>
      <vt:variant>
        <vt:i4>1048631</vt:i4>
      </vt:variant>
      <vt:variant>
        <vt:i4>3452</vt:i4>
      </vt:variant>
      <vt:variant>
        <vt:i4>0</vt:i4>
      </vt:variant>
      <vt:variant>
        <vt:i4>5</vt:i4>
      </vt:variant>
      <vt:variant>
        <vt:lpwstr/>
      </vt:variant>
      <vt:variant>
        <vt:lpwstr>_Toc528829846</vt:lpwstr>
      </vt:variant>
      <vt:variant>
        <vt:i4>1048631</vt:i4>
      </vt:variant>
      <vt:variant>
        <vt:i4>3446</vt:i4>
      </vt:variant>
      <vt:variant>
        <vt:i4>0</vt:i4>
      </vt:variant>
      <vt:variant>
        <vt:i4>5</vt:i4>
      </vt:variant>
      <vt:variant>
        <vt:lpwstr/>
      </vt:variant>
      <vt:variant>
        <vt:lpwstr>_Toc528829845</vt:lpwstr>
      </vt:variant>
      <vt:variant>
        <vt:i4>1048631</vt:i4>
      </vt:variant>
      <vt:variant>
        <vt:i4>3437</vt:i4>
      </vt:variant>
      <vt:variant>
        <vt:i4>0</vt:i4>
      </vt:variant>
      <vt:variant>
        <vt:i4>5</vt:i4>
      </vt:variant>
      <vt:variant>
        <vt:lpwstr/>
      </vt:variant>
      <vt:variant>
        <vt:lpwstr>_Toc528829844</vt:lpwstr>
      </vt:variant>
      <vt:variant>
        <vt:i4>1048631</vt:i4>
      </vt:variant>
      <vt:variant>
        <vt:i4>3431</vt:i4>
      </vt:variant>
      <vt:variant>
        <vt:i4>0</vt:i4>
      </vt:variant>
      <vt:variant>
        <vt:i4>5</vt:i4>
      </vt:variant>
      <vt:variant>
        <vt:lpwstr/>
      </vt:variant>
      <vt:variant>
        <vt:lpwstr>_Toc528829843</vt:lpwstr>
      </vt:variant>
      <vt:variant>
        <vt:i4>1048631</vt:i4>
      </vt:variant>
      <vt:variant>
        <vt:i4>3425</vt:i4>
      </vt:variant>
      <vt:variant>
        <vt:i4>0</vt:i4>
      </vt:variant>
      <vt:variant>
        <vt:i4>5</vt:i4>
      </vt:variant>
      <vt:variant>
        <vt:lpwstr/>
      </vt:variant>
      <vt:variant>
        <vt:lpwstr>_Toc528829842</vt:lpwstr>
      </vt:variant>
      <vt:variant>
        <vt:i4>1048631</vt:i4>
      </vt:variant>
      <vt:variant>
        <vt:i4>3419</vt:i4>
      </vt:variant>
      <vt:variant>
        <vt:i4>0</vt:i4>
      </vt:variant>
      <vt:variant>
        <vt:i4>5</vt:i4>
      </vt:variant>
      <vt:variant>
        <vt:lpwstr/>
      </vt:variant>
      <vt:variant>
        <vt:lpwstr>_Toc528829841</vt:lpwstr>
      </vt:variant>
      <vt:variant>
        <vt:i4>1048631</vt:i4>
      </vt:variant>
      <vt:variant>
        <vt:i4>3413</vt:i4>
      </vt:variant>
      <vt:variant>
        <vt:i4>0</vt:i4>
      </vt:variant>
      <vt:variant>
        <vt:i4>5</vt:i4>
      </vt:variant>
      <vt:variant>
        <vt:lpwstr/>
      </vt:variant>
      <vt:variant>
        <vt:lpwstr>_Toc528829840</vt:lpwstr>
      </vt:variant>
      <vt:variant>
        <vt:i4>1507383</vt:i4>
      </vt:variant>
      <vt:variant>
        <vt:i4>3407</vt:i4>
      </vt:variant>
      <vt:variant>
        <vt:i4>0</vt:i4>
      </vt:variant>
      <vt:variant>
        <vt:i4>5</vt:i4>
      </vt:variant>
      <vt:variant>
        <vt:lpwstr/>
      </vt:variant>
      <vt:variant>
        <vt:lpwstr>_Toc528829839</vt:lpwstr>
      </vt:variant>
      <vt:variant>
        <vt:i4>1507383</vt:i4>
      </vt:variant>
      <vt:variant>
        <vt:i4>3401</vt:i4>
      </vt:variant>
      <vt:variant>
        <vt:i4>0</vt:i4>
      </vt:variant>
      <vt:variant>
        <vt:i4>5</vt:i4>
      </vt:variant>
      <vt:variant>
        <vt:lpwstr/>
      </vt:variant>
      <vt:variant>
        <vt:lpwstr>_Toc528829838</vt:lpwstr>
      </vt:variant>
      <vt:variant>
        <vt:i4>1507383</vt:i4>
      </vt:variant>
      <vt:variant>
        <vt:i4>3395</vt:i4>
      </vt:variant>
      <vt:variant>
        <vt:i4>0</vt:i4>
      </vt:variant>
      <vt:variant>
        <vt:i4>5</vt:i4>
      </vt:variant>
      <vt:variant>
        <vt:lpwstr/>
      </vt:variant>
      <vt:variant>
        <vt:lpwstr>_Toc528829837</vt:lpwstr>
      </vt:variant>
      <vt:variant>
        <vt:i4>1507383</vt:i4>
      </vt:variant>
      <vt:variant>
        <vt:i4>3389</vt:i4>
      </vt:variant>
      <vt:variant>
        <vt:i4>0</vt:i4>
      </vt:variant>
      <vt:variant>
        <vt:i4>5</vt:i4>
      </vt:variant>
      <vt:variant>
        <vt:lpwstr/>
      </vt:variant>
      <vt:variant>
        <vt:lpwstr>_Toc528829836</vt:lpwstr>
      </vt:variant>
      <vt:variant>
        <vt:i4>1507383</vt:i4>
      </vt:variant>
      <vt:variant>
        <vt:i4>3383</vt:i4>
      </vt:variant>
      <vt:variant>
        <vt:i4>0</vt:i4>
      </vt:variant>
      <vt:variant>
        <vt:i4>5</vt:i4>
      </vt:variant>
      <vt:variant>
        <vt:lpwstr/>
      </vt:variant>
      <vt:variant>
        <vt:lpwstr>_Toc528829835</vt:lpwstr>
      </vt:variant>
      <vt:variant>
        <vt:i4>1507383</vt:i4>
      </vt:variant>
      <vt:variant>
        <vt:i4>3377</vt:i4>
      </vt:variant>
      <vt:variant>
        <vt:i4>0</vt:i4>
      </vt:variant>
      <vt:variant>
        <vt:i4>5</vt:i4>
      </vt:variant>
      <vt:variant>
        <vt:lpwstr/>
      </vt:variant>
      <vt:variant>
        <vt:lpwstr>_Toc528829834</vt:lpwstr>
      </vt:variant>
      <vt:variant>
        <vt:i4>1507383</vt:i4>
      </vt:variant>
      <vt:variant>
        <vt:i4>3371</vt:i4>
      </vt:variant>
      <vt:variant>
        <vt:i4>0</vt:i4>
      </vt:variant>
      <vt:variant>
        <vt:i4>5</vt:i4>
      </vt:variant>
      <vt:variant>
        <vt:lpwstr/>
      </vt:variant>
      <vt:variant>
        <vt:lpwstr>_Toc528829833</vt:lpwstr>
      </vt:variant>
      <vt:variant>
        <vt:i4>1507383</vt:i4>
      </vt:variant>
      <vt:variant>
        <vt:i4>3365</vt:i4>
      </vt:variant>
      <vt:variant>
        <vt:i4>0</vt:i4>
      </vt:variant>
      <vt:variant>
        <vt:i4>5</vt:i4>
      </vt:variant>
      <vt:variant>
        <vt:lpwstr/>
      </vt:variant>
      <vt:variant>
        <vt:lpwstr>_Toc528829832</vt:lpwstr>
      </vt:variant>
      <vt:variant>
        <vt:i4>1507383</vt:i4>
      </vt:variant>
      <vt:variant>
        <vt:i4>3359</vt:i4>
      </vt:variant>
      <vt:variant>
        <vt:i4>0</vt:i4>
      </vt:variant>
      <vt:variant>
        <vt:i4>5</vt:i4>
      </vt:variant>
      <vt:variant>
        <vt:lpwstr/>
      </vt:variant>
      <vt:variant>
        <vt:lpwstr>_Toc528829831</vt:lpwstr>
      </vt:variant>
      <vt:variant>
        <vt:i4>1507383</vt:i4>
      </vt:variant>
      <vt:variant>
        <vt:i4>3353</vt:i4>
      </vt:variant>
      <vt:variant>
        <vt:i4>0</vt:i4>
      </vt:variant>
      <vt:variant>
        <vt:i4>5</vt:i4>
      </vt:variant>
      <vt:variant>
        <vt:lpwstr/>
      </vt:variant>
      <vt:variant>
        <vt:lpwstr>_Toc528829830</vt:lpwstr>
      </vt:variant>
      <vt:variant>
        <vt:i4>1441847</vt:i4>
      </vt:variant>
      <vt:variant>
        <vt:i4>3347</vt:i4>
      </vt:variant>
      <vt:variant>
        <vt:i4>0</vt:i4>
      </vt:variant>
      <vt:variant>
        <vt:i4>5</vt:i4>
      </vt:variant>
      <vt:variant>
        <vt:lpwstr/>
      </vt:variant>
      <vt:variant>
        <vt:lpwstr>_Toc528829829</vt:lpwstr>
      </vt:variant>
      <vt:variant>
        <vt:i4>1441847</vt:i4>
      </vt:variant>
      <vt:variant>
        <vt:i4>3341</vt:i4>
      </vt:variant>
      <vt:variant>
        <vt:i4>0</vt:i4>
      </vt:variant>
      <vt:variant>
        <vt:i4>5</vt:i4>
      </vt:variant>
      <vt:variant>
        <vt:lpwstr/>
      </vt:variant>
      <vt:variant>
        <vt:lpwstr>_Toc528829828</vt:lpwstr>
      </vt:variant>
      <vt:variant>
        <vt:i4>1441847</vt:i4>
      </vt:variant>
      <vt:variant>
        <vt:i4>3332</vt:i4>
      </vt:variant>
      <vt:variant>
        <vt:i4>0</vt:i4>
      </vt:variant>
      <vt:variant>
        <vt:i4>5</vt:i4>
      </vt:variant>
      <vt:variant>
        <vt:lpwstr/>
      </vt:variant>
      <vt:variant>
        <vt:lpwstr>_Toc528829827</vt:lpwstr>
      </vt:variant>
      <vt:variant>
        <vt:i4>1441847</vt:i4>
      </vt:variant>
      <vt:variant>
        <vt:i4>3326</vt:i4>
      </vt:variant>
      <vt:variant>
        <vt:i4>0</vt:i4>
      </vt:variant>
      <vt:variant>
        <vt:i4>5</vt:i4>
      </vt:variant>
      <vt:variant>
        <vt:lpwstr/>
      </vt:variant>
      <vt:variant>
        <vt:lpwstr>_Toc528829826</vt:lpwstr>
      </vt:variant>
      <vt:variant>
        <vt:i4>1441847</vt:i4>
      </vt:variant>
      <vt:variant>
        <vt:i4>3320</vt:i4>
      </vt:variant>
      <vt:variant>
        <vt:i4>0</vt:i4>
      </vt:variant>
      <vt:variant>
        <vt:i4>5</vt:i4>
      </vt:variant>
      <vt:variant>
        <vt:lpwstr/>
      </vt:variant>
      <vt:variant>
        <vt:lpwstr>_Toc528829825</vt:lpwstr>
      </vt:variant>
      <vt:variant>
        <vt:i4>1441847</vt:i4>
      </vt:variant>
      <vt:variant>
        <vt:i4>3314</vt:i4>
      </vt:variant>
      <vt:variant>
        <vt:i4>0</vt:i4>
      </vt:variant>
      <vt:variant>
        <vt:i4>5</vt:i4>
      </vt:variant>
      <vt:variant>
        <vt:lpwstr/>
      </vt:variant>
      <vt:variant>
        <vt:lpwstr>_Toc528829824</vt:lpwstr>
      </vt:variant>
      <vt:variant>
        <vt:i4>1441847</vt:i4>
      </vt:variant>
      <vt:variant>
        <vt:i4>3308</vt:i4>
      </vt:variant>
      <vt:variant>
        <vt:i4>0</vt:i4>
      </vt:variant>
      <vt:variant>
        <vt:i4>5</vt:i4>
      </vt:variant>
      <vt:variant>
        <vt:lpwstr/>
      </vt:variant>
      <vt:variant>
        <vt:lpwstr>_Toc528829823</vt:lpwstr>
      </vt:variant>
      <vt:variant>
        <vt:i4>1441847</vt:i4>
      </vt:variant>
      <vt:variant>
        <vt:i4>3302</vt:i4>
      </vt:variant>
      <vt:variant>
        <vt:i4>0</vt:i4>
      </vt:variant>
      <vt:variant>
        <vt:i4>5</vt:i4>
      </vt:variant>
      <vt:variant>
        <vt:lpwstr/>
      </vt:variant>
      <vt:variant>
        <vt:lpwstr>_Toc528829822</vt:lpwstr>
      </vt:variant>
      <vt:variant>
        <vt:i4>1441847</vt:i4>
      </vt:variant>
      <vt:variant>
        <vt:i4>3296</vt:i4>
      </vt:variant>
      <vt:variant>
        <vt:i4>0</vt:i4>
      </vt:variant>
      <vt:variant>
        <vt:i4>5</vt:i4>
      </vt:variant>
      <vt:variant>
        <vt:lpwstr/>
      </vt:variant>
      <vt:variant>
        <vt:lpwstr>_Toc528829821</vt:lpwstr>
      </vt:variant>
      <vt:variant>
        <vt:i4>1441847</vt:i4>
      </vt:variant>
      <vt:variant>
        <vt:i4>3290</vt:i4>
      </vt:variant>
      <vt:variant>
        <vt:i4>0</vt:i4>
      </vt:variant>
      <vt:variant>
        <vt:i4>5</vt:i4>
      </vt:variant>
      <vt:variant>
        <vt:lpwstr/>
      </vt:variant>
      <vt:variant>
        <vt:lpwstr>_Toc528829820</vt:lpwstr>
      </vt:variant>
      <vt:variant>
        <vt:i4>1376311</vt:i4>
      </vt:variant>
      <vt:variant>
        <vt:i4>3284</vt:i4>
      </vt:variant>
      <vt:variant>
        <vt:i4>0</vt:i4>
      </vt:variant>
      <vt:variant>
        <vt:i4>5</vt:i4>
      </vt:variant>
      <vt:variant>
        <vt:lpwstr/>
      </vt:variant>
      <vt:variant>
        <vt:lpwstr>_Toc528829819</vt:lpwstr>
      </vt:variant>
      <vt:variant>
        <vt:i4>1376311</vt:i4>
      </vt:variant>
      <vt:variant>
        <vt:i4>3278</vt:i4>
      </vt:variant>
      <vt:variant>
        <vt:i4>0</vt:i4>
      </vt:variant>
      <vt:variant>
        <vt:i4>5</vt:i4>
      </vt:variant>
      <vt:variant>
        <vt:lpwstr/>
      </vt:variant>
      <vt:variant>
        <vt:lpwstr>_Toc528829818</vt:lpwstr>
      </vt:variant>
      <vt:variant>
        <vt:i4>1376311</vt:i4>
      </vt:variant>
      <vt:variant>
        <vt:i4>3272</vt:i4>
      </vt:variant>
      <vt:variant>
        <vt:i4>0</vt:i4>
      </vt:variant>
      <vt:variant>
        <vt:i4>5</vt:i4>
      </vt:variant>
      <vt:variant>
        <vt:lpwstr/>
      </vt:variant>
      <vt:variant>
        <vt:lpwstr>_Toc528829817</vt:lpwstr>
      </vt:variant>
      <vt:variant>
        <vt:i4>1376311</vt:i4>
      </vt:variant>
      <vt:variant>
        <vt:i4>3266</vt:i4>
      </vt:variant>
      <vt:variant>
        <vt:i4>0</vt:i4>
      </vt:variant>
      <vt:variant>
        <vt:i4>5</vt:i4>
      </vt:variant>
      <vt:variant>
        <vt:lpwstr/>
      </vt:variant>
      <vt:variant>
        <vt:lpwstr>_Toc528829816</vt:lpwstr>
      </vt:variant>
      <vt:variant>
        <vt:i4>1376311</vt:i4>
      </vt:variant>
      <vt:variant>
        <vt:i4>3260</vt:i4>
      </vt:variant>
      <vt:variant>
        <vt:i4>0</vt:i4>
      </vt:variant>
      <vt:variant>
        <vt:i4>5</vt:i4>
      </vt:variant>
      <vt:variant>
        <vt:lpwstr/>
      </vt:variant>
      <vt:variant>
        <vt:lpwstr>_Toc528829815</vt:lpwstr>
      </vt:variant>
      <vt:variant>
        <vt:i4>1376311</vt:i4>
      </vt:variant>
      <vt:variant>
        <vt:i4>3254</vt:i4>
      </vt:variant>
      <vt:variant>
        <vt:i4>0</vt:i4>
      </vt:variant>
      <vt:variant>
        <vt:i4>5</vt:i4>
      </vt:variant>
      <vt:variant>
        <vt:lpwstr/>
      </vt:variant>
      <vt:variant>
        <vt:lpwstr>_Toc528829814</vt:lpwstr>
      </vt:variant>
      <vt:variant>
        <vt:i4>1376311</vt:i4>
      </vt:variant>
      <vt:variant>
        <vt:i4>3248</vt:i4>
      </vt:variant>
      <vt:variant>
        <vt:i4>0</vt:i4>
      </vt:variant>
      <vt:variant>
        <vt:i4>5</vt:i4>
      </vt:variant>
      <vt:variant>
        <vt:lpwstr/>
      </vt:variant>
      <vt:variant>
        <vt:lpwstr>_Toc528829813</vt:lpwstr>
      </vt:variant>
      <vt:variant>
        <vt:i4>1376311</vt:i4>
      </vt:variant>
      <vt:variant>
        <vt:i4>3242</vt:i4>
      </vt:variant>
      <vt:variant>
        <vt:i4>0</vt:i4>
      </vt:variant>
      <vt:variant>
        <vt:i4>5</vt:i4>
      </vt:variant>
      <vt:variant>
        <vt:lpwstr/>
      </vt:variant>
      <vt:variant>
        <vt:lpwstr>_Toc528829812</vt:lpwstr>
      </vt:variant>
      <vt:variant>
        <vt:i4>1376311</vt:i4>
      </vt:variant>
      <vt:variant>
        <vt:i4>3236</vt:i4>
      </vt:variant>
      <vt:variant>
        <vt:i4>0</vt:i4>
      </vt:variant>
      <vt:variant>
        <vt:i4>5</vt:i4>
      </vt:variant>
      <vt:variant>
        <vt:lpwstr/>
      </vt:variant>
      <vt:variant>
        <vt:lpwstr>_Toc528829811</vt:lpwstr>
      </vt:variant>
      <vt:variant>
        <vt:i4>1376311</vt:i4>
      </vt:variant>
      <vt:variant>
        <vt:i4>3230</vt:i4>
      </vt:variant>
      <vt:variant>
        <vt:i4>0</vt:i4>
      </vt:variant>
      <vt:variant>
        <vt:i4>5</vt:i4>
      </vt:variant>
      <vt:variant>
        <vt:lpwstr/>
      </vt:variant>
      <vt:variant>
        <vt:lpwstr>_Toc528829810</vt:lpwstr>
      </vt:variant>
      <vt:variant>
        <vt:i4>1310775</vt:i4>
      </vt:variant>
      <vt:variant>
        <vt:i4>3224</vt:i4>
      </vt:variant>
      <vt:variant>
        <vt:i4>0</vt:i4>
      </vt:variant>
      <vt:variant>
        <vt:i4>5</vt:i4>
      </vt:variant>
      <vt:variant>
        <vt:lpwstr/>
      </vt:variant>
      <vt:variant>
        <vt:lpwstr>_Toc528829809</vt:lpwstr>
      </vt:variant>
      <vt:variant>
        <vt:i4>1310775</vt:i4>
      </vt:variant>
      <vt:variant>
        <vt:i4>3218</vt:i4>
      </vt:variant>
      <vt:variant>
        <vt:i4>0</vt:i4>
      </vt:variant>
      <vt:variant>
        <vt:i4>5</vt:i4>
      </vt:variant>
      <vt:variant>
        <vt:lpwstr/>
      </vt:variant>
      <vt:variant>
        <vt:lpwstr>_Toc528829808</vt:lpwstr>
      </vt:variant>
      <vt:variant>
        <vt:i4>1310775</vt:i4>
      </vt:variant>
      <vt:variant>
        <vt:i4>3212</vt:i4>
      </vt:variant>
      <vt:variant>
        <vt:i4>0</vt:i4>
      </vt:variant>
      <vt:variant>
        <vt:i4>5</vt:i4>
      </vt:variant>
      <vt:variant>
        <vt:lpwstr/>
      </vt:variant>
      <vt:variant>
        <vt:lpwstr>_Toc528829807</vt:lpwstr>
      </vt:variant>
      <vt:variant>
        <vt:i4>1310775</vt:i4>
      </vt:variant>
      <vt:variant>
        <vt:i4>3206</vt:i4>
      </vt:variant>
      <vt:variant>
        <vt:i4>0</vt:i4>
      </vt:variant>
      <vt:variant>
        <vt:i4>5</vt:i4>
      </vt:variant>
      <vt:variant>
        <vt:lpwstr/>
      </vt:variant>
      <vt:variant>
        <vt:lpwstr>_Toc528829806</vt:lpwstr>
      </vt:variant>
      <vt:variant>
        <vt:i4>1310775</vt:i4>
      </vt:variant>
      <vt:variant>
        <vt:i4>3200</vt:i4>
      </vt:variant>
      <vt:variant>
        <vt:i4>0</vt:i4>
      </vt:variant>
      <vt:variant>
        <vt:i4>5</vt:i4>
      </vt:variant>
      <vt:variant>
        <vt:lpwstr/>
      </vt:variant>
      <vt:variant>
        <vt:lpwstr>_Toc528829805</vt:lpwstr>
      </vt:variant>
      <vt:variant>
        <vt:i4>1310775</vt:i4>
      </vt:variant>
      <vt:variant>
        <vt:i4>3194</vt:i4>
      </vt:variant>
      <vt:variant>
        <vt:i4>0</vt:i4>
      </vt:variant>
      <vt:variant>
        <vt:i4>5</vt:i4>
      </vt:variant>
      <vt:variant>
        <vt:lpwstr/>
      </vt:variant>
      <vt:variant>
        <vt:lpwstr>_Toc528829804</vt:lpwstr>
      </vt:variant>
      <vt:variant>
        <vt:i4>1310775</vt:i4>
      </vt:variant>
      <vt:variant>
        <vt:i4>3188</vt:i4>
      </vt:variant>
      <vt:variant>
        <vt:i4>0</vt:i4>
      </vt:variant>
      <vt:variant>
        <vt:i4>5</vt:i4>
      </vt:variant>
      <vt:variant>
        <vt:lpwstr/>
      </vt:variant>
      <vt:variant>
        <vt:lpwstr>_Toc528829803</vt:lpwstr>
      </vt:variant>
      <vt:variant>
        <vt:i4>1310775</vt:i4>
      </vt:variant>
      <vt:variant>
        <vt:i4>3182</vt:i4>
      </vt:variant>
      <vt:variant>
        <vt:i4>0</vt:i4>
      </vt:variant>
      <vt:variant>
        <vt:i4>5</vt:i4>
      </vt:variant>
      <vt:variant>
        <vt:lpwstr/>
      </vt:variant>
      <vt:variant>
        <vt:lpwstr>_Toc528829802</vt:lpwstr>
      </vt:variant>
      <vt:variant>
        <vt:i4>1310775</vt:i4>
      </vt:variant>
      <vt:variant>
        <vt:i4>3176</vt:i4>
      </vt:variant>
      <vt:variant>
        <vt:i4>0</vt:i4>
      </vt:variant>
      <vt:variant>
        <vt:i4>5</vt:i4>
      </vt:variant>
      <vt:variant>
        <vt:lpwstr/>
      </vt:variant>
      <vt:variant>
        <vt:lpwstr>_Toc528829801</vt:lpwstr>
      </vt:variant>
      <vt:variant>
        <vt:i4>1310775</vt:i4>
      </vt:variant>
      <vt:variant>
        <vt:i4>3170</vt:i4>
      </vt:variant>
      <vt:variant>
        <vt:i4>0</vt:i4>
      </vt:variant>
      <vt:variant>
        <vt:i4>5</vt:i4>
      </vt:variant>
      <vt:variant>
        <vt:lpwstr/>
      </vt:variant>
      <vt:variant>
        <vt:lpwstr>_Toc528829800</vt:lpwstr>
      </vt:variant>
      <vt:variant>
        <vt:i4>1900600</vt:i4>
      </vt:variant>
      <vt:variant>
        <vt:i4>3164</vt:i4>
      </vt:variant>
      <vt:variant>
        <vt:i4>0</vt:i4>
      </vt:variant>
      <vt:variant>
        <vt:i4>5</vt:i4>
      </vt:variant>
      <vt:variant>
        <vt:lpwstr/>
      </vt:variant>
      <vt:variant>
        <vt:lpwstr>_Toc528829799</vt:lpwstr>
      </vt:variant>
      <vt:variant>
        <vt:i4>1900600</vt:i4>
      </vt:variant>
      <vt:variant>
        <vt:i4>3158</vt:i4>
      </vt:variant>
      <vt:variant>
        <vt:i4>0</vt:i4>
      </vt:variant>
      <vt:variant>
        <vt:i4>5</vt:i4>
      </vt:variant>
      <vt:variant>
        <vt:lpwstr/>
      </vt:variant>
      <vt:variant>
        <vt:lpwstr>_Toc528829798</vt:lpwstr>
      </vt:variant>
      <vt:variant>
        <vt:i4>1900600</vt:i4>
      </vt:variant>
      <vt:variant>
        <vt:i4>3152</vt:i4>
      </vt:variant>
      <vt:variant>
        <vt:i4>0</vt:i4>
      </vt:variant>
      <vt:variant>
        <vt:i4>5</vt:i4>
      </vt:variant>
      <vt:variant>
        <vt:lpwstr/>
      </vt:variant>
      <vt:variant>
        <vt:lpwstr>_Toc528829797</vt:lpwstr>
      </vt:variant>
      <vt:variant>
        <vt:i4>1900600</vt:i4>
      </vt:variant>
      <vt:variant>
        <vt:i4>3146</vt:i4>
      </vt:variant>
      <vt:variant>
        <vt:i4>0</vt:i4>
      </vt:variant>
      <vt:variant>
        <vt:i4>5</vt:i4>
      </vt:variant>
      <vt:variant>
        <vt:lpwstr/>
      </vt:variant>
      <vt:variant>
        <vt:lpwstr>_Toc528829796</vt:lpwstr>
      </vt:variant>
      <vt:variant>
        <vt:i4>1900600</vt:i4>
      </vt:variant>
      <vt:variant>
        <vt:i4>3140</vt:i4>
      </vt:variant>
      <vt:variant>
        <vt:i4>0</vt:i4>
      </vt:variant>
      <vt:variant>
        <vt:i4>5</vt:i4>
      </vt:variant>
      <vt:variant>
        <vt:lpwstr/>
      </vt:variant>
      <vt:variant>
        <vt:lpwstr>_Toc528829795</vt:lpwstr>
      </vt:variant>
      <vt:variant>
        <vt:i4>1900600</vt:i4>
      </vt:variant>
      <vt:variant>
        <vt:i4>3134</vt:i4>
      </vt:variant>
      <vt:variant>
        <vt:i4>0</vt:i4>
      </vt:variant>
      <vt:variant>
        <vt:i4>5</vt:i4>
      </vt:variant>
      <vt:variant>
        <vt:lpwstr/>
      </vt:variant>
      <vt:variant>
        <vt:lpwstr>_Toc528829794</vt:lpwstr>
      </vt:variant>
      <vt:variant>
        <vt:i4>1900600</vt:i4>
      </vt:variant>
      <vt:variant>
        <vt:i4>3128</vt:i4>
      </vt:variant>
      <vt:variant>
        <vt:i4>0</vt:i4>
      </vt:variant>
      <vt:variant>
        <vt:i4>5</vt:i4>
      </vt:variant>
      <vt:variant>
        <vt:lpwstr/>
      </vt:variant>
      <vt:variant>
        <vt:lpwstr>_Toc528829793</vt:lpwstr>
      </vt:variant>
      <vt:variant>
        <vt:i4>1900600</vt:i4>
      </vt:variant>
      <vt:variant>
        <vt:i4>3122</vt:i4>
      </vt:variant>
      <vt:variant>
        <vt:i4>0</vt:i4>
      </vt:variant>
      <vt:variant>
        <vt:i4>5</vt:i4>
      </vt:variant>
      <vt:variant>
        <vt:lpwstr/>
      </vt:variant>
      <vt:variant>
        <vt:lpwstr>_Toc528829792</vt:lpwstr>
      </vt:variant>
      <vt:variant>
        <vt:i4>1900600</vt:i4>
      </vt:variant>
      <vt:variant>
        <vt:i4>3116</vt:i4>
      </vt:variant>
      <vt:variant>
        <vt:i4>0</vt:i4>
      </vt:variant>
      <vt:variant>
        <vt:i4>5</vt:i4>
      </vt:variant>
      <vt:variant>
        <vt:lpwstr/>
      </vt:variant>
      <vt:variant>
        <vt:lpwstr>_Toc528829791</vt:lpwstr>
      </vt:variant>
      <vt:variant>
        <vt:i4>1900600</vt:i4>
      </vt:variant>
      <vt:variant>
        <vt:i4>3110</vt:i4>
      </vt:variant>
      <vt:variant>
        <vt:i4>0</vt:i4>
      </vt:variant>
      <vt:variant>
        <vt:i4>5</vt:i4>
      </vt:variant>
      <vt:variant>
        <vt:lpwstr/>
      </vt:variant>
      <vt:variant>
        <vt:lpwstr>_Toc528829790</vt:lpwstr>
      </vt:variant>
      <vt:variant>
        <vt:i4>1835064</vt:i4>
      </vt:variant>
      <vt:variant>
        <vt:i4>3104</vt:i4>
      </vt:variant>
      <vt:variant>
        <vt:i4>0</vt:i4>
      </vt:variant>
      <vt:variant>
        <vt:i4>5</vt:i4>
      </vt:variant>
      <vt:variant>
        <vt:lpwstr/>
      </vt:variant>
      <vt:variant>
        <vt:lpwstr>_Toc528829789</vt:lpwstr>
      </vt:variant>
      <vt:variant>
        <vt:i4>1835064</vt:i4>
      </vt:variant>
      <vt:variant>
        <vt:i4>3098</vt:i4>
      </vt:variant>
      <vt:variant>
        <vt:i4>0</vt:i4>
      </vt:variant>
      <vt:variant>
        <vt:i4>5</vt:i4>
      </vt:variant>
      <vt:variant>
        <vt:lpwstr/>
      </vt:variant>
      <vt:variant>
        <vt:lpwstr>_Toc528829788</vt:lpwstr>
      </vt:variant>
      <vt:variant>
        <vt:i4>1835064</vt:i4>
      </vt:variant>
      <vt:variant>
        <vt:i4>3092</vt:i4>
      </vt:variant>
      <vt:variant>
        <vt:i4>0</vt:i4>
      </vt:variant>
      <vt:variant>
        <vt:i4>5</vt:i4>
      </vt:variant>
      <vt:variant>
        <vt:lpwstr/>
      </vt:variant>
      <vt:variant>
        <vt:lpwstr>_Toc528829787</vt:lpwstr>
      </vt:variant>
      <vt:variant>
        <vt:i4>1835064</vt:i4>
      </vt:variant>
      <vt:variant>
        <vt:i4>3086</vt:i4>
      </vt:variant>
      <vt:variant>
        <vt:i4>0</vt:i4>
      </vt:variant>
      <vt:variant>
        <vt:i4>5</vt:i4>
      </vt:variant>
      <vt:variant>
        <vt:lpwstr/>
      </vt:variant>
      <vt:variant>
        <vt:lpwstr>_Toc528829786</vt:lpwstr>
      </vt:variant>
      <vt:variant>
        <vt:i4>1835064</vt:i4>
      </vt:variant>
      <vt:variant>
        <vt:i4>3080</vt:i4>
      </vt:variant>
      <vt:variant>
        <vt:i4>0</vt:i4>
      </vt:variant>
      <vt:variant>
        <vt:i4>5</vt:i4>
      </vt:variant>
      <vt:variant>
        <vt:lpwstr/>
      </vt:variant>
      <vt:variant>
        <vt:lpwstr>_Toc528829785</vt:lpwstr>
      </vt:variant>
      <vt:variant>
        <vt:i4>1835064</vt:i4>
      </vt:variant>
      <vt:variant>
        <vt:i4>3074</vt:i4>
      </vt:variant>
      <vt:variant>
        <vt:i4>0</vt:i4>
      </vt:variant>
      <vt:variant>
        <vt:i4>5</vt:i4>
      </vt:variant>
      <vt:variant>
        <vt:lpwstr/>
      </vt:variant>
      <vt:variant>
        <vt:lpwstr>_Toc528829784</vt:lpwstr>
      </vt:variant>
      <vt:variant>
        <vt:i4>1835064</vt:i4>
      </vt:variant>
      <vt:variant>
        <vt:i4>3068</vt:i4>
      </vt:variant>
      <vt:variant>
        <vt:i4>0</vt:i4>
      </vt:variant>
      <vt:variant>
        <vt:i4>5</vt:i4>
      </vt:variant>
      <vt:variant>
        <vt:lpwstr/>
      </vt:variant>
      <vt:variant>
        <vt:lpwstr>_Toc528829783</vt:lpwstr>
      </vt:variant>
      <vt:variant>
        <vt:i4>1835064</vt:i4>
      </vt:variant>
      <vt:variant>
        <vt:i4>3062</vt:i4>
      </vt:variant>
      <vt:variant>
        <vt:i4>0</vt:i4>
      </vt:variant>
      <vt:variant>
        <vt:i4>5</vt:i4>
      </vt:variant>
      <vt:variant>
        <vt:lpwstr/>
      </vt:variant>
      <vt:variant>
        <vt:lpwstr>_Toc528829782</vt:lpwstr>
      </vt:variant>
      <vt:variant>
        <vt:i4>1835064</vt:i4>
      </vt:variant>
      <vt:variant>
        <vt:i4>3056</vt:i4>
      </vt:variant>
      <vt:variant>
        <vt:i4>0</vt:i4>
      </vt:variant>
      <vt:variant>
        <vt:i4>5</vt:i4>
      </vt:variant>
      <vt:variant>
        <vt:lpwstr/>
      </vt:variant>
      <vt:variant>
        <vt:lpwstr>_Toc528829781</vt:lpwstr>
      </vt:variant>
      <vt:variant>
        <vt:i4>1835064</vt:i4>
      </vt:variant>
      <vt:variant>
        <vt:i4>3050</vt:i4>
      </vt:variant>
      <vt:variant>
        <vt:i4>0</vt:i4>
      </vt:variant>
      <vt:variant>
        <vt:i4>5</vt:i4>
      </vt:variant>
      <vt:variant>
        <vt:lpwstr/>
      </vt:variant>
      <vt:variant>
        <vt:lpwstr>_Toc528829780</vt:lpwstr>
      </vt:variant>
      <vt:variant>
        <vt:i4>1245240</vt:i4>
      </vt:variant>
      <vt:variant>
        <vt:i4>3044</vt:i4>
      </vt:variant>
      <vt:variant>
        <vt:i4>0</vt:i4>
      </vt:variant>
      <vt:variant>
        <vt:i4>5</vt:i4>
      </vt:variant>
      <vt:variant>
        <vt:lpwstr/>
      </vt:variant>
      <vt:variant>
        <vt:lpwstr>_Toc528829779</vt:lpwstr>
      </vt:variant>
      <vt:variant>
        <vt:i4>1245240</vt:i4>
      </vt:variant>
      <vt:variant>
        <vt:i4>3038</vt:i4>
      </vt:variant>
      <vt:variant>
        <vt:i4>0</vt:i4>
      </vt:variant>
      <vt:variant>
        <vt:i4>5</vt:i4>
      </vt:variant>
      <vt:variant>
        <vt:lpwstr/>
      </vt:variant>
      <vt:variant>
        <vt:lpwstr>_Toc528829778</vt:lpwstr>
      </vt:variant>
      <vt:variant>
        <vt:i4>1245240</vt:i4>
      </vt:variant>
      <vt:variant>
        <vt:i4>3032</vt:i4>
      </vt:variant>
      <vt:variant>
        <vt:i4>0</vt:i4>
      </vt:variant>
      <vt:variant>
        <vt:i4>5</vt:i4>
      </vt:variant>
      <vt:variant>
        <vt:lpwstr/>
      </vt:variant>
      <vt:variant>
        <vt:lpwstr>_Toc528829777</vt:lpwstr>
      </vt:variant>
      <vt:variant>
        <vt:i4>1245240</vt:i4>
      </vt:variant>
      <vt:variant>
        <vt:i4>3026</vt:i4>
      </vt:variant>
      <vt:variant>
        <vt:i4>0</vt:i4>
      </vt:variant>
      <vt:variant>
        <vt:i4>5</vt:i4>
      </vt:variant>
      <vt:variant>
        <vt:lpwstr/>
      </vt:variant>
      <vt:variant>
        <vt:lpwstr>_Toc528829776</vt:lpwstr>
      </vt:variant>
      <vt:variant>
        <vt:i4>1245240</vt:i4>
      </vt:variant>
      <vt:variant>
        <vt:i4>3020</vt:i4>
      </vt:variant>
      <vt:variant>
        <vt:i4>0</vt:i4>
      </vt:variant>
      <vt:variant>
        <vt:i4>5</vt:i4>
      </vt:variant>
      <vt:variant>
        <vt:lpwstr/>
      </vt:variant>
      <vt:variant>
        <vt:lpwstr>_Toc528829775</vt:lpwstr>
      </vt:variant>
      <vt:variant>
        <vt:i4>1245240</vt:i4>
      </vt:variant>
      <vt:variant>
        <vt:i4>3014</vt:i4>
      </vt:variant>
      <vt:variant>
        <vt:i4>0</vt:i4>
      </vt:variant>
      <vt:variant>
        <vt:i4>5</vt:i4>
      </vt:variant>
      <vt:variant>
        <vt:lpwstr/>
      </vt:variant>
      <vt:variant>
        <vt:lpwstr>_Toc528829774</vt:lpwstr>
      </vt:variant>
      <vt:variant>
        <vt:i4>1245240</vt:i4>
      </vt:variant>
      <vt:variant>
        <vt:i4>3008</vt:i4>
      </vt:variant>
      <vt:variant>
        <vt:i4>0</vt:i4>
      </vt:variant>
      <vt:variant>
        <vt:i4>5</vt:i4>
      </vt:variant>
      <vt:variant>
        <vt:lpwstr/>
      </vt:variant>
      <vt:variant>
        <vt:lpwstr>_Toc528829773</vt:lpwstr>
      </vt:variant>
      <vt:variant>
        <vt:i4>1245240</vt:i4>
      </vt:variant>
      <vt:variant>
        <vt:i4>3002</vt:i4>
      </vt:variant>
      <vt:variant>
        <vt:i4>0</vt:i4>
      </vt:variant>
      <vt:variant>
        <vt:i4>5</vt:i4>
      </vt:variant>
      <vt:variant>
        <vt:lpwstr/>
      </vt:variant>
      <vt:variant>
        <vt:lpwstr>_Toc528829772</vt:lpwstr>
      </vt:variant>
      <vt:variant>
        <vt:i4>1245240</vt:i4>
      </vt:variant>
      <vt:variant>
        <vt:i4>2996</vt:i4>
      </vt:variant>
      <vt:variant>
        <vt:i4>0</vt:i4>
      </vt:variant>
      <vt:variant>
        <vt:i4>5</vt:i4>
      </vt:variant>
      <vt:variant>
        <vt:lpwstr/>
      </vt:variant>
      <vt:variant>
        <vt:lpwstr>_Toc528829771</vt:lpwstr>
      </vt:variant>
      <vt:variant>
        <vt:i4>1245240</vt:i4>
      </vt:variant>
      <vt:variant>
        <vt:i4>2990</vt:i4>
      </vt:variant>
      <vt:variant>
        <vt:i4>0</vt:i4>
      </vt:variant>
      <vt:variant>
        <vt:i4>5</vt:i4>
      </vt:variant>
      <vt:variant>
        <vt:lpwstr/>
      </vt:variant>
      <vt:variant>
        <vt:lpwstr>_Toc528829770</vt:lpwstr>
      </vt:variant>
      <vt:variant>
        <vt:i4>1179704</vt:i4>
      </vt:variant>
      <vt:variant>
        <vt:i4>2984</vt:i4>
      </vt:variant>
      <vt:variant>
        <vt:i4>0</vt:i4>
      </vt:variant>
      <vt:variant>
        <vt:i4>5</vt:i4>
      </vt:variant>
      <vt:variant>
        <vt:lpwstr/>
      </vt:variant>
      <vt:variant>
        <vt:lpwstr>_Toc528829769</vt:lpwstr>
      </vt:variant>
      <vt:variant>
        <vt:i4>1179704</vt:i4>
      </vt:variant>
      <vt:variant>
        <vt:i4>2978</vt:i4>
      </vt:variant>
      <vt:variant>
        <vt:i4>0</vt:i4>
      </vt:variant>
      <vt:variant>
        <vt:i4>5</vt:i4>
      </vt:variant>
      <vt:variant>
        <vt:lpwstr/>
      </vt:variant>
      <vt:variant>
        <vt:lpwstr>_Toc528829768</vt:lpwstr>
      </vt:variant>
      <vt:variant>
        <vt:i4>1179704</vt:i4>
      </vt:variant>
      <vt:variant>
        <vt:i4>2972</vt:i4>
      </vt:variant>
      <vt:variant>
        <vt:i4>0</vt:i4>
      </vt:variant>
      <vt:variant>
        <vt:i4>5</vt:i4>
      </vt:variant>
      <vt:variant>
        <vt:lpwstr/>
      </vt:variant>
      <vt:variant>
        <vt:lpwstr>_Toc528829767</vt:lpwstr>
      </vt:variant>
      <vt:variant>
        <vt:i4>1179704</vt:i4>
      </vt:variant>
      <vt:variant>
        <vt:i4>2966</vt:i4>
      </vt:variant>
      <vt:variant>
        <vt:i4>0</vt:i4>
      </vt:variant>
      <vt:variant>
        <vt:i4>5</vt:i4>
      </vt:variant>
      <vt:variant>
        <vt:lpwstr/>
      </vt:variant>
      <vt:variant>
        <vt:lpwstr>_Toc528829766</vt:lpwstr>
      </vt:variant>
      <vt:variant>
        <vt:i4>1179704</vt:i4>
      </vt:variant>
      <vt:variant>
        <vt:i4>2960</vt:i4>
      </vt:variant>
      <vt:variant>
        <vt:i4>0</vt:i4>
      </vt:variant>
      <vt:variant>
        <vt:i4>5</vt:i4>
      </vt:variant>
      <vt:variant>
        <vt:lpwstr/>
      </vt:variant>
      <vt:variant>
        <vt:lpwstr>_Toc528829765</vt:lpwstr>
      </vt:variant>
      <vt:variant>
        <vt:i4>1179704</vt:i4>
      </vt:variant>
      <vt:variant>
        <vt:i4>2954</vt:i4>
      </vt:variant>
      <vt:variant>
        <vt:i4>0</vt:i4>
      </vt:variant>
      <vt:variant>
        <vt:i4>5</vt:i4>
      </vt:variant>
      <vt:variant>
        <vt:lpwstr/>
      </vt:variant>
      <vt:variant>
        <vt:lpwstr>_Toc528829764</vt:lpwstr>
      </vt:variant>
      <vt:variant>
        <vt:i4>1179704</vt:i4>
      </vt:variant>
      <vt:variant>
        <vt:i4>2948</vt:i4>
      </vt:variant>
      <vt:variant>
        <vt:i4>0</vt:i4>
      </vt:variant>
      <vt:variant>
        <vt:i4>5</vt:i4>
      </vt:variant>
      <vt:variant>
        <vt:lpwstr/>
      </vt:variant>
      <vt:variant>
        <vt:lpwstr>_Toc528829763</vt:lpwstr>
      </vt:variant>
      <vt:variant>
        <vt:i4>1179704</vt:i4>
      </vt:variant>
      <vt:variant>
        <vt:i4>2942</vt:i4>
      </vt:variant>
      <vt:variant>
        <vt:i4>0</vt:i4>
      </vt:variant>
      <vt:variant>
        <vt:i4>5</vt:i4>
      </vt:variant>
      <vt:variant>
        <vt:lpwstr/>
      </vt:variant>
      <vt:variant>
        <vt:lpwstr>_Toc528829762</vt:lpwstr>
      </vt:variant>
      <vt:variant>
        <vt:i4>1179704</vt:i4>
      </vt:variant>
      <vt:variant>
        <vt:i4>2936</vt:i4>
      </vt:variant>
      <vt:variant>
        <vt:i4>0</vt:i4>
      </vt:variant>
      <vt:variant>
        <vt:i4>5</vt:i4>
      </vt:variant>
      <vt:variant>
        <vt:lpwstr/>
      </vt:variant>
      <vt:variant>
        <vt:lpwstr>_Toc528829761</vt:lpwstr>
      </vt:variant>
      <vt:variant>
        <vt:i4>1179704</vt:i4>
      </vt:variant>
      <vt:variant>
        <vt:i4>2930</vt:i4>
      </vt:variant>
      <vt:variant>
        <vt:i4>0</vt:i4>
      </vt:variant>
      <vt:variant>
        <vt:i4>5</vt:i4>
      </vt:variant>
      <vt:variant>
        <vt:lpwstr/>
      </vt:variant>
      <vt:variant>
        <vt:lpwstr>_Toc528829760</vt:lpwstr>
      </vt:variant>
      <vt:variant>
        <vt:i4>1114168</vt:i4>
      </vt:variant>
      <vt:variant>
        <vt:i4>2924</vt:i4>
      </vt:variant>
      <vt:variant>
        <vt:i4>0</vt:i4>
      </vt:variant>
      <vt:variant>
        <vt:i4>5</vt:i4>
      </vt:variant>
      <vt:variant>
        <vt:lpwstr/>
      </vt:variant>
      <vt:variant>
        <vt:lpwstr>_Toc528829759</vt:lpwstr>
      </vt:variant>
      <vt:variant>
        <vt:i4>1114168</vt:i4>
      </vt:variant>
      <vt:variant>
        <vt:i4>2918</vt:i4>
      </vt:variant>
      <vt:variant>
        <vt:i4>0</vt:i4>
      </vt:variant>
      <vt:variant>
        <vt:i4>5</vt:i4>
      </vt:variant>
      <vt:variant>
        <vt:lpwstr/>
      </vt:variant>
      <vt:variant>
        <vt:lpwstr>_Toc528829758</vt:lpwstr>
      </vt:variant>
      <vt:variant>
        <vt:i4>1114168</vt:i4>
      </vt:variant>
      <vt:variant>
        <vt:i4>2912</vt:i4>
      </vt:variant>
      <vt:variant>
        <vt:i4>0</vt:i4>
      </vt:variant>
      <vt:variant>
        <vt:i4>5</vt:i4>
      </vt:variant>
      <vt:variant>
        <vt:lpwstr/>
      </vt:variant>
      <vt:variant>
        <vt:lpwstr>_Toc528829757</vt:lpwstr>
      </vt:variant>
      <vt:variant>
        <vt:i4>1114168</vt:i4>
      </vt:variant>
      <vt:variant>
        <vt:i4>2906</vt:i4>
      </vt:variant>
      <vt:variant>
        <vt:i4>0</vt:i4>
      </vt:variant>
      <vt:variant>
        <vt:i4>5</vt:i4>
      </vt:variant>
      <vt:variant>
        <vt:lpwstr/>
      </vt:variant>
      <vt:variant>
        <vt:lpwstr>_Toc528829756</vt:lpwstr>
      </vt:variant>
      <vt:variant>
        <vt:i4>1114168</vt:i4>
      </vt:variant>
      <vt:variant>
        <vt:i4>2900</vt:i4>
      </vt:variant>
      <vt:variant>
        <vt:i4>0</vt:i4>
      </vt:variant>
      <vt:variant>
        <vt:i4>5</vt:i4>
      </vt:variant>
      <vt:variant>
        <vt:lpwstr/>
      </vt:variant>
      <vt:variant>
        <vt:lpwstr>_Toc528829755</vt:lpwstr>
      </vt:variant>
      <vt:variant>
        <vt:i4>1114168</vt:i4>
      </vt:variant>
      <vt:variant>
        <vt:i4>2894</vt:i4>
      </vt:variant>
      <vt:variant>
        <vt:i4>0</vt:i4>
      </vt:variant>
      <vt:variant>
        <vt:i4>5</vt:i4>
      </vt:variant>
      <vt:variant>
        <vt:lpwstr/>
      </vt:variant>
      <vt:variant>
        <vt:lpwstr>_Toc528829754</vt:lpwstr>
      </vt:variant>
      <vt:variant>
        <vt:i4>1114168</vt:i4>
      </vt:variant>
      <vt:variant>
        <vt:i4>2888</vt:i4>
      </vt:variant>
      <vt:variant>
        <vt:i4>0</vt:i4>
      </vt:variant>
      <vt:variant>
        <vt:i4>5</vt:i4>
      </vt:variant>
      <vt:variant>
        <vt:lpwstr/>
      </vt:variant>
      <vt:variant>
        <vt:lpwstr>_Toc528829753</vt:lpwstr>
      </vt:variant>
      <vt:variant>
        <vt:i4>1114168</vt:i4>
      </vt:variant>
      <vt:variant>
        <vt:i4>2882</vt:i4>
      </vt:variant>
      <vt:variant>
        <vt:i4>0</vt:i4>
      </vt:variant>
      <vt:variant>
        <vt:i4>5</vt:i4>
      </vt:variant>
      <vt:variant>
        <vt:lpwstr/>
      </vt:variant>
      <vt:variant>
        <vt:lpwstr>_Toc528829752</vt:lpwstr>
      </vt:variant>
      <vt:variant>
        <vt:i4>1114168</vt:i4>
      </vt:variant>
      <vt:variant>
        <vt:i4>2876</vt:i4>
      </vt:variant>
      <vt:variant>
        <vt:i4>0</vt:i4>
      </vt:variant>
      <vt:variant>
        <vt:i4>5</vt:i4>
      </vt:variant>
      <vt:variant>
        <vt:lpwstr/>
      </vt:variant>
      <vt:variant>
        <vt:lpwstr>_Toc528829751</vt:lpwstr>
      </vt:variant>
      <vt:variant>
        <vt:i4>1114168</vt:i4>
      </vt:variant>
      <vt:variant>
        <vt:i4>2870</vt:i4>
      </vt:variant>
      <vt:variant>
        <vt:i4>0</vt:i4>
      </vt:variant>
      <vt:variant>
        <vt:i4>5</vt:i4>
      </vt:variant>
      <vt:variant>
        <vt:lpwstr/>
      </vt:variant>
      <vt:variant>
        <vt:lpwstr>_Toc528829750</vt:lpwstr>
      </vt:variant>
      <vt:variant>
        <vt:i4>1048632</vt:i4>
      </vt:variant>
      <vt:variant>
        <vt:i4>2864</vt:i4>
      </vt:variant>
      <vt:variant>
        <vt:i4>0</vt:i4>
      </vt:variant>
      <vt:variant>
        <vt:i4>5</vt:i4>
      </vt:variant>
      <vt:variant>
        <vt:lpwstr/>
      </vt:variant>
      <vt:variant>
        <vt:lpwstr>_Toc528829749</vt:lpwstr>
      </vt:variant>
      <vt:variant>
        <vt:i4>1048632</vt:i4>
      </vt:variant>
      <vt:variant>
        <vt:i4>2858</vt:i4>
      </vt:variant>
      <vt:variant>
        <vt:i4>0</vt:i4>
      </vt:variant>
      <vt:variant>
        <vt:i4>5</vt:i4>
      </vt:variant>
      <vt:variant>
        <vt:lpwstr/>
      </vt:variant>
      <vt:variant>
        <vt:lpwstr>_Toc528829748</vt:lpwstr>
      </vt:variant>
      <vt:variant>
        <vt:i4>1048632</vt:i4>
      </vt:variant>
      <vt:variant>
        <vt:i4>2852</vt:i4>
      </vt:variant>
      <vt:variant>
        <vt:i4>0</vt:i4>
      </vt:variant>
      <vt:variant>
        <vt:i4>5</vt:i4>
      </vt:variant>
      <vt:variant>
        <vt:lpwstr/>
      </vt:variant>
      <vt:variant>
        <vt:lpwstr>_Toc528829747</vt:lpwstr>
      </vt:variant>
      <vt:variant>
        <vt:i4>1048632</vt:i4>
      </vt:variant>
      <vt:variant>
        <vt:i4>2846</vt:i4>
      </vt:variant>
      <vt:variant>
        <vt:i4>0</vt:i4>
      </vt:variant>
      <vt:variant>
        <vt:i4>5</vt:i4>
      </vt:variant>
      <vt:variant>
        <vt:lpwstr/>
      </vt:variant>
      <vt:variant>
        <vt:lpwstr>_Toc528829746</vt:lpwstr>
      </vt:variant>
      <vt:variant>
        <vt:i4>1048632</vt:i4>
      </vt:variant>
      <vt:variant>
        <vt:i4>2840</vt:i4>
      </vt:variant>
      <vt:variant>
        <vt:i4>0</vt:i4>
      </vt:variant>
      <vt:variant>
        <vt:i4>5</vt:i4>
      </vt:variant>
      <vt:variant>
        <vt:lpwstr/>
      </vt:variant>
      <vt:variant>
        <vt:lpwstr>_Toc528829745</vt:lpwstr>
      </vt:variant>
      <vt:variant>
        <vt:i4>1048632</vt:i4>
      </vt:variant>
      <vt:variant>
        <vt:i4>2834</vt:i4>
      </vt:variant>
      <vt:variant>
        <vt:i4>0</vt:i4>
      </vt:variant>
      <vt:variant>
        <vt:i4>5</vt:i4>
      </vt:variant>
      <vt:variant>
        <vt:lpwstr/>
      </vt:variant>
      <vt:variant>
        <vt:lpwstr>_Toc528829744</vt:lpwstr>
      </vt:variant>
      <vt:variant>
        <vt:i4>1048632</vt:i4>
      </vt:variant>
      <vt:variant>
        <vt:i4>2828</vt:i4>
      </vt:variant>
      <vt:variant>
        <vt:i4>0</vt:i4>
      </vt:variant>
      <vt:variant>
        <vt:i4>5</vt:i4>
      </vt:variant>
      <vt:variant>
        <vt:lpwstr/>
      </vt:variant>
      <vt:variant>
        <vt:lpwstr>_Toc528829743</vt:lpwstr>
      </vt:variant>
      <vt:variant>
        <vt:i4>1048632</vt:i4>
      </vt:variant>
      <vt:variant>
        <vt:i4>2822</vt:i4>
      </vt:variant>
      <vt:variant>
        <vt:i4>0</vt:i4>
      </vt:variant>
      <vt:variant>
        <vt:i4>5</vt:i4>
      </vt:variant>
      <vt:variant>
        <vt:lpwstr/>
      </vt:variant>
      <vt:variant>
        <vt:lpwstr>_Toc528829742</vt:lpwstr>
      </vt:variant>
      <vt:variant>
        <vt:i4>1048632</vt:i4>
      </vt:variant>
      <vt:variant>
        <vt:i4>2816</vt:i4>
      </vt:variant>
      <vt:variant>
        <vt:i4>0</vt:i4>
      </vt:variant>
      <vt:variant>
        <vt:i4>5</vt:i4>
      </vt:variant>
      <vt:variant>
        <vt:lpwstr/>
      </vt:variant>
      <vt:variant>
        <vt:lpwstr>_Toc528829741</vt:lpwstr>
      </vt:variant>
      <vt:variant>
        <vt:i4>1048632</vt:i4>
      </vt:variant>
      <vt:variant>
        <vt:i4>2810</vt:i4>
      </vt:variant>
      <vt:variant>
        <vt:i4>0</vt:i4>
      </vt:variant>
      <vt:variant>
        <vt:i4>5</vt:i4>
      </vt:variant>
      <vt:variant>
        <vt:lpwstr/>
      </vt:variant>
      <vt:variant>
        <vt:lpwstr>_Toc528829740</vt:lpwstr>
      </vt:variant>
      <vt:variant>
        <vt:i4>1507384</vt:i4>
      </vt:variant>
      <vt:variant>
        <vt:i4>2804</vt:i4>
      </vt:variant>
      <vt:variant>
        <vt:i4>0</vt:i4>
      </vt:variant>
      <vt:variant>
        <vt:i4>5</vt:i4>
      </vt:variant>
      <vt:variant>
        <vt:lpwstr/>
      </vt:variant>
      <vt:variant>
        <vt:lpwstr>_Toc528829739</vt:lpwstr>
      </vt:variant>
      <vt:variant>
        <vt:i4>1507384</vt:i4>
      </vt:variant>
      <vt:variant>
        <vt:i4>2798</vt:i4>
      </vt:variant>
      <vt:variant>
        <vt:i4>0</vt:i4>
      </vt:variant>
      <vt:variant>
        <vt:i4>5</vt:i4>
      </vt:variant>
      <vt:variant>
        <vt:lpwstr/>
      </vt:variant>
      <vt:variant>
        <vt:lpwstr>_Toc528829738</vt:lpwstr>
      </vt:variant>
      <vt:variant>
        <vt:i4>1507384</vt:i4>
      </vt:variant>
      <vt:variant>
        <vt:i4>2792</vt:i4>
      </vt:variant>
      <vt:variant>
        <vt:i4>0</vt:i4>
      </vt:variant>
      <vt:variant>
        <vt:i4>5</vt:i4>
      </vt:variant>
      <vt:variant>
        <vt:lpwstr/>
      </vt:variant>
      <vt:variant>
        <vt:lpwstr>_Toc528829737</vt:lpwstr>
      </vt:variant>
      <vt:variant>
        <vt:i4>1507384</vt:i4>
      </vt:variant>
      <vt:variant>
        <vt:i4>2786</vt:i4>
      </vt:variant>
      <vt:variant>
        <vt:i4>0</vt:i4>
      </vt:variant>
      <vt:variant>
        <vt:i4>5</vt:i4>
      </vt:variant>
      <vt:variant>
        <vt:lpwstr/>
      </vt:variant>
      <vt:variant>
        <vt:lpwstr>_Toc528829736</vt:lpwstr>
      </vt:variant>
      <vt:variant>
        <vt:i4>1507384</vt:i4>
      </vt:variant>
      <vt:variant>
        <vt:i4>2780</vt:i4>
      </vt:variant>
      <vt:variant>
        <vt:i4>0</vt:i4>
      </vt:variant>
      <vt:variant>
        <vt:i4>5</vt:i4>
      </vt:variant>
      <vt:variant>
        <vt:lpwstr/>
      </vt:variant>
      <vt:variant>
        <vt:lpwstr>_Toc528829735</vt:lpwstr>
      </vt:variant>
      <vt:variant>
        <vt:i4>1507384</vt:i4>
      </vt:variant>
      <vt:variant>
        <vt:i4>2774</vt:i4>
      </vt:variant>
      <vt:variant>
        <vt:i4>0</vt:i4>
      </vt:variant>
      <vt:variant>
        <vt:i4>5</vt:i4>
      </vt:variant>
      <vt:variant>
        <vt:lpwstr/>
      </vt:variant>
      <vt:variant>
        <vt:lpwstr>_Toc528829734</vt:lpwstr>
      </vt:variant>
      <vt:variant>
        <vt:i4>1507384</vt:i4>
      </vt:variant>
      <vt:variant>
        <vt:i4>2768</vt:i4>
      </vt:variant>
      <vt:variant>
        <vt:i4>0</vt:i4>
      </vt:variant>
      <vt:variant>
        <vt:i4>5</vt:i4>
      </vt:variant>
      <vt:variant>
        <vt:lpwstr/>
      </vt:variant>
      <vt:variant>
        <vt:lpwstr>_Toc528829733</vt:lpwstr>
      </vt:variant>
      <vt:variant>
        <vt:i4>1507384</vt:i4>
      </vt:variant>
      <vt:variant>
        <vt:i4>2762</vt:i4>
      </vt:variant>
      <vt:variant>
        <vt:i4>0</vt:i4>
      </vt:variant>
      <vt:variant>
        <vt:i4>5</vt:i4>
      </vt:variant>
      <vt:variant>
        <vt:lpwstr/>
      </vt:variant>
      <vt:variant>
        <vt:lpwstr>_Toc528829732</vt:lpwstr>
      </vt:variant>
      <vt:variant>
        <vt:i4>1507384</vt:i4>
      </vt:variant>
      <vt:variant>
        <vt:i4>2756</vt:i4>
      </vt:variant>
      <vt:variant>
        <vt:i4>0</vt:i4>
      </vt:variant>
      <vt:variant>
        <vt:i4>5</vt:i4>
      </vt:variant>
      <vt:variant>
        <vt:lpwstr/>
      </vt:variant>
      <vt:variant>
        <vt:lpwstr>_Toc528829731</vt:lpwstr>
      </vt:variant>
      <vt:variant>
        <vt:i4>1507384</vt:i4>
      </vt:variant>
      <vt:variant>
        <vt:i4>2750</vt:i4>
      </vt:variant>
      <vt:variant>
        <vt:i4>0</vt:i4>
      </vt:variant>
      <vt:variant>
        <vt:i4>5</vt:i4>
      </vt:variant>
      <vt:variant>
        <vt:lpwstr/>
      </vt:variant>
      <vt:variant>
        <vt:lpwstr>_Toc528829730</vt:lpwstr>
      </vt:variant>
      <vt:variant>
        <vt:i4>1441848</vt:i4>
      </vt:variant>
      <vt:variant>
        <vt:i4>2744</vt:i4>
      </vt:variant>
      <vt:variant>
        <vt:i4>0</vt:i4>
      </vt:variant>
      <vt:variant>
        <vt:i4>5</vt:i4>
      </vt:variant>
      <vt:variant>
        <vt:lpwstr/>
      </vt:variant>
      <vt:variant>
        <vt:lpwstr>_Toc528829729</vt:lpwstr>
      </vt:variant>
      <vt:variant>
        <vt:i4>1441848</vt:i4>
      </vt:variant>
      <vt:variant>
        <vt:i4>2738</vt:i4>
      </vt:variant>
      <vt:variant>
        <vt:i4>0</vt:i4>
      </vt:variant>
      <vt:variant>
        <vt:i4>5</vt:i4>
      </vt:variant>
      <vt:variant>
        <vt:lpwstr/>
      </vt:variant>
      <vt:variant>
        <vt:lpwstr>_Toc528829728</vt:lpwstr>
      </vt:variant>
      <vt:variant>
        <vt:i4>1441848</vt:i4>
      </vt:variant>
      <vt:variant>
        <vt:i4>2732</vt:i4>
      </vt:variant>
      <vt:variant>
        <vt:i4>0</vt:i4>
      </vt:variant>
      <vt:variant>
        <vt:i4>5</vt:i4>
      </vt:variant>
      <vt:variant>
        <vt:lpwstr/>
      </vt:variant>
      <vt:variant>
        <vt:lpwstr>_Toc528829727</vt:lpwstr>
      </vt:variant>
      <vt:variant>
        <vt:i4>1441848</vt:i4>
      </vt:variant>
      <vt:variant>
        <vt:i4>2726</vt:i4>
      </vt:variant>
      <vt:variant>
        <vt:i4>0</vt:i4>
      </vt:variant>
      <vt:variant>
        <vt:i4>5</vt:i4>
      </vt:variant>
      <vt:variant>
        <vt:lpwstr/>
      </vt:variant>
      <vt:variant>
        <vt:lpwstr>_Toc528829726</vt:lpwstr>
      </vt:variant>
      <vt:variant>
        <vt:i4>1441848</vt:i4>
      </vt:variant>
      <vt:variant>
        <vt:i4>2720</vt:i4>
      </vt:variant>
      <vt:variant>
        <vt:i4>0</vt:i4>
      </vt:variant>
      <vt:variant>
        <vt:i4>5</vt:i4>
      </vt:variant>
      <vt:variant>
        <vt:lpwstr/>
      </vt:variant>
      <vt:variant>
        <vt:lpwstr>_Toc528829725</vt:lpwstr>
      </vt:variant>
      <vt:variant>
        <vt:i4>1441848</vt:i4>
      </vt:variant>
      <vt:variant>
        <vt:i4>2714</vt:i4>
      </vt:variant>
      <vt:variant>
        <vt:i4>0</vt:i4>
      </vt:variant>
      <vt:variant>
        <vt:i4>5</vt:i4>
      </vt:variant>
      <vt:variant>
        <vt:lpwstr/>
      </vt:variant>
      <vt:variant>
        <vt:lpwstr>_Toc528829724</vt:lpwstr>
      </vt:variant>
      <vt:variant>
        <vt:i4>1441848</vt:i4>
      </vt:variant>
      <vt:variant>
        <vt:i4>2708</vt:i4>
      </vt:variant>
      <vt:variant>
        <vt:i4>0</vt:i4>
      </vt:variant>
      <vt:variant>
        <vt:i4>5</vt:i4>
      </vt:variant>
      <vt:variant>
        <vt:lpwstr/>
      </vt:variant>
      <vt:variant>
        <vt:lpwstr>_Toc528829723</vt:lpwstr>
      </vt:variant>
      <vt:variant>
        <vt:i4>1441848</vt:i4>
      </vt:variant>
      <vt:variant>
        <vt:i4>2702</vt:i4>
      </vt:variant>
      <vt:variant>
        <vt:i4>0</vt:i4>
      </vt:variant>
      <vt:variant>
        <vt:i4>5</vt:i4>
      </vt:variant>
      <vt:variant>
        <vt:lpwstr/>
      </vt:variant>
      <vt:variant>
        <vt:lpwstr>_Toc528829722</vt:lpwstr>
      </vt:variant>
      <vt:variant>
        <vt:i4>1441848</vt:i4>
      </vt:variant>
      <vt:variant>
        <vt:i4>2696</vt:i4>
      </vt:variant>
      <vt:variant>
        <vt:i4>0</vt:i4>
      </vt:variant>
      <vt:variant>
        <vt:i4>5</vt:i4>
      </vt:variant>
      <vt:variant>
        <vt:lpwstr/>
      </vt:variant>
      <vt:variant>
        <vt:lpwstr>_Toc528829721</vt:lpwstr>
      </vt:variant>
      <vt:variant>
        <vt:i4>1441848</vt:i4>
      </vt:variant>
      <vt:variant>
        <vt:i4>2690</vt:i4>
      </vt:variant>
      <vt:variant>
        <vt:i4>0</vt:i4>
      </vt:variant>
      <vt:variant>
        <vt:i4>5</vt:i4>
      </vt:variant>
      <vt:variant>
        <vt:lpwstr/>
      </vt:variant>
      <vt:variant>
        <vt:lpwstr>_Toc528829720</vt:lpwstr>
      </vt:variant>
      <vt:variant>
        <vt:i4>1376312</vt:i4>
      </vt:variant>
      <vt:variant>
        <vt:i4>2684</vt:i4>
      </vt:variant>
      <vt:variant>
        <vt:i4>0</vt:i4>
      </vt:variant>
      <vt:variant>
        <vt:i4>5</vt:i4>
      </vt:variant>
      <vt:variant>
        <vt:lpwstr/>
      </vt:variant>
      <vt:variant>
        <vt:lpwstr>_Toc528829719</vt:lpwstr>
      </vt:variant>
      <vt:variant>
        <vt:i4>1376312</vt:i4>
      </vt:variant>
      <vt:variant>
        <vt:i4>2678</vt:i4>
      </vt:variant>
      <vt:variant>
        <vt:i4>0</vt:i4>
      </vt:variant>
      <vt:variant>
        <vt:i4>5</vt:i4>
      </vt:variant>
      <vt:variant>
        <vt:lpwstr/>
      </vt:variant>
      <vt:variant>
        <vt:lpwstr>_Toc528829718</vt:lpwstr>
      </vt:variant>
      <vt:variant>
        <vt:i4>1376312</vt:i4>
      </vt:variant>
      <vt:variant>
        <vt:i4>2672</vt:i4>
      </vt:variant>
      <vt:variant>
        <vt:i4>0</vt:i4>
      </vt:variant>
      <vt:variant>
        <vt:i4>5</vt:i4>
      </vt:variant>
      <vt:variant>
        <vt:lpwstr/>
      </vt:variant>
      <vt:variant>
        <vt:lpwstr>_Toc528829717</vt:lpwstr>
      </vt:variant>
      <vt:variant>
        <vt:i4>1376312</vt:i4>
      </vt:variant>
      <vt:variant>
        <vt:i4>2666</vt:i4>
      </vt:variant>
      <vt:variant>
        <vt:i4>0</vt:i4>
      </vt:variant>
      <vt:variant>
        <vt:i4>5</vt:i4>
      </vt:variant>
      <vt:variant>
        <vt:lpwstr/>
      </vt:variant>
      <vt:variant>
        <vt:lpwstr>_Toc528829716</vt:lpwstr>
      </vt:variant>
      <vt:variant>
        <vt:i4>1376312</vt:i4>
      </vt:variant>
      <vt:variant>
        <vt:i4>2660</vt:i4>
      </vt:variant>
      <vt:variant>
        <vt:i4>0</vt:i4>
      </vt:variant>
      <vt:variant>
        <vt:i4>5</vt:i4>
      </vt:variant>
      <vt:variant>
        <vt:lpwstr/>
      </vt:variant>
      <vt:variant>
        <vt:lpwstr>_Toc528829715</vt:lpwstr>
      </vt:variant>
      <vt:variant>
        <vt:i4>1376312</vt:i4>
      </vt:variant>
      <vt:variant>
        <vt:i4>2654</vt:i4>
      </vt:variant>
      <vt:variant>
        <vt:i4>0</vt:i4>
      </vt:variant>
      <vt:variant>
        <vt:i4>5</vt:i4>
      </vt:variant>
      <vt:variant>
        <vt:lpwstr/>
      </vt:variant>
      <vt:variant>
        <vt:lpwstr>_Toc528829714</vt:lpwstr>
      </vt:variant>
      <vt:variant>
        <vt:i4>1376312</vt:i4>
      </vt:variant>
      <vt:variant>
        <vt:i4>2648</vt:i4>
      </vt:variant>
      <vt:variant>
        <vt:i4>0</vt:i4>
      </vt:variant>
      <vt:variant>
        <vt:i4>5</vt:i4>
      </vt:variant>
      <vt:variant>
        <vt:lpwstr/>
      </vt:variant>
      <vt:variant>
        <vt:lpwstr>_Toc528829713</vt:lpwstr>
      </vt:variant>
      <vt:variant>
        <vt:i4>1376312</vt:i4>
      </vt:variant>
      <vt:variant>
        <vt:i4>2642</vt:i4>
      </vt:variant>
      <vt:variant>
        <vt:i4>0</vt:i4>
      </vt:variant>
      <vt:variant>
        <vt:i4>5</vt:i4>
      </vt:variant>
      <vt:variant>
        <vt:lpwstr/>
      </vt:variant>
      <vt:variant>
        <vt:lpwstr>_Toc528829712</vt:lpwstr>
      </vt:variant>
      <vt:variant>
        <vt:i4>1376312</vt:i4>
      </vt:variant>
      <vt:variant>
        <vt:i4>2636</vt:i4>
      </vt:variant>
      <vt:variant>
        <vt:i4>0</vt:i4>
      </vt:variant>
      <vt:variant>
        <vt:i4>5</vt:i4>
      </vt:variant>
      <vt:variant>
        <vt:lpwstr/>
      </vt:variant>
      <vt:variant>
        <vt:lpwstr>_Toc528829711</vt:lpwstr>
      </vt:variant>
      <vt:variant>
        <vt:i4>1376312</vt:i4>
      </vt:variant>
      <vt:variant>
        <vt:i4>2630</vt:i4>
      </vt:variant>
      <vt:variant>
        <vt:i4>0</vt:i4>
      </vt:variant>
      <vt:variant>
        <vt:i4>5</vt:i4>
      </vt:variant>
      <vt:variant>
        <vt:lpwstr/>
      </vt:variant>
      <vt:variant>
        <vt:lpwstr>_Toc528829710</vt:lpwstr>
      </vt:variant>
      <vt:variant>
        <vt:i4>1310776</vt:i4>
      </vt:variant>
      <vt:variant>
        <vt:i4>2624</vt:i4>
      </vt:variant>
      <vt:variant>
        <vt:i4>0</vt:i4>
      </vt:variant>
      <vt:variant>
        <vt:i4>5</vt:i4>
      </vt:variant>
      <vt:variant>
        <vt:lpwstr/>
      </vt:variant>
      <vt:variant>
        <vt:lpwstr>_Toc528829709</vt:lpwstr>
      </vt:variant>
      <vt:variant>
        <vt:i4>1310776</vt:i4>
      </vt:variant>
      <vt:variant>
        <vt:i4>2618</vt:i4>
      </vt:variant>
      <vt:variant>
        <vt:i4>0</vt:i4>
      </vt:variant>
      <vt:variant>
        <vt:i4>5</vt:i4>
      </vt:variant>
      <vt:variant>
        <vt:lpwstr/>
      </vt:variant>
      <vt:variant>
        <vt:lpwstr>_Toc528829708</vt:lpwstr>
      </vt:variant>
      <vt:variant>
        <vt:i4>1310776</vt:i4>
      </vt:variant>
      <vt:variant>
        <vt:i4>2612</vt:i4>
      </vt:variant>
      <vt:variant>
        <vt:i4>0</vt:i4>
      </vt:variant>
      <vt:variant>
        <vt:i4>5</vt:i4>
      </vt:variant>
      <vt:variant>
        <vt:lpwstr/>
      </vt:variant>
      <vt:variant>
        <vt:lpwstr>_Toc528829707</vt:lpwstr>
      </vt:variant>
      <vt:variant>
        <vt:i4>1310776</vt:i4>
      </vt:variant>
      <vt:variant>
        <vt:i4>2606</vt:i4>
      </vt:variant>
      <vt:variant>
        <vt:i4>0</vt:i4>
      </vt:variant>
      <vt:variant>
        <vt:i4>5</vt:i4>
      </vt:variant>
      <vt:variant>
        <vt:lpwstr/>
      </vt:variant>
      <vt:variant>
        <vt:lpwstr>_Toc528829706</vt:lpwstr>
      </vt:variant>
      <vt:variant>
        <vt:i4>1310776</vt:i4>
      </vt:variant>
      <vt:variant>
        <vt:i4>2600</vt:i4>
      </vt:variant>
      <vt:variant>
        <vt:i4>0</vt:i4>
      </vt:variant>
      <vt:variant>
        <vt:i4>5</vt:i4>
      </vt:variant>
      <vt:variant>
        <vt:lpwstr/>
      </vt:variant>
      <vt:variant>
        <vt:lpwstr>_Toc528829705</vt:lpwstr>
      </vt:variant>
      <vt:variant>
        <vt:i4>1310776</vt:i4>
      </vt:variant>
      <vt:variant>
        <vt:i4>2594</vt:i4>
      </vt:variant>
      <vt:variant>
        <vt:i4>0</vt:i4>
      </vt:variant>
      <vt:variant>
        <vt:i4>5</vt:i4>
      </vt:variant>
      <vt:variant>
        <vt:lpwstr/>
      </vt:variant>
      <vt:variant>
        <vt:lpwstr>_Toc528829704</vt:lpwstr>
      </vt:variant>
      <vt:variant>
        <vt:i4>1310776</vt:i4>
      </vt:variant>
      <vt:variant>
        <vt:i4>2588</vt:i4>
      </vt:variant>
      <vt:variant>
        <vt:i4>0</vt:i4>
      </vt:variant>
      <vt:variant>
        <vt:i4>5</vt:i4>
      </vt:variant>
      <vt:variant>
        <vt:lpwstr/>
      </vt:variant>
      <vt:variant>
        <vt:lpwstr>_Toc528829703</vt:lpwstr>
      </vt:variant>
      <vt:variant>
        <vt:i4>1310776</vt:i4>
      </vt:variant>
      <vt:variant>
        <vt:i4>2582</vt:i4>
      </vt:variant>
      <vt:variant>
        <vt:i4>0</vt:i4>
      </vt:variant>
      <vt:variant>
        <vt:i4>5</vt:i4>
      </vt:variant>
      <vt:variant>
        <vt:lpwstr/>
      </vt:variant>
      <vt:variant>
        <vt:lpwstr>_Toc528829702</vt:lpwstr>
      </vt:variant>
      <vt:variant>
        <vt:i4>1310776</vt:i4>
      </vt:variant>
      <vt:variant>
        <vt:i4>2573</vt:i4>
      </vt:variant>
      <vt:variant>
        <vt:i4>0</vt:i4>
      </vt:variant>
      <vt:variant>
        <vt:i4>5</vt:i4>
      </vt:variant>
      <vt:variant>
        <vt:lpwstr/>
      </vt:variant>
      <vt:variant>
        <vt:lpwstr>_Toc528829701</vt:lpwstr>
      </vt:variant>
      <vt:variant>
        <vt:i4>1310776</vt:i4>
      </vt:variant>
      <vt:variant>
        <vt:i4>2567</vt:i4>
      </vt:variant>
      <vt:variant>
        <vt:i4>0</vt:i4>
      </vt:variant>
      <vt:variant>
        <vt:i4>5</vt:i4>
      </vt:variant>
      <vt:variant>
        <vt:lpwstr/>
      </vt:variant>
      <vt:variant>
        <vt:lpwstr>_Toc528829700</vt:lpwstr>
      </vt:variant>
      <vt:variant>
        <vt:i4>1900601</vt:i4>
      </vt:variant>
      <vt:variant>
        <vt:i4>2561</vt:i4>
      </vt:variant>
      <vt:variant>
        <vt:i4>0</vt:i4>
      </vt:variant>
      <vt:variant>
        <vt:i4>5</vt:i4>
      </vt:variant>
      <vt:variant>
        <vt:lpwstr/>
      </vt:variant>
      <vt:variant>
        <vt:lpwstr>_Toc528829699</vt:lpwstr>
      </vt:variant>
      <vt:variant>
        <vt:i4>1900601</vt:i4>
      </vt:variant>
      <vt:variant>
        <vt:i4>2555</vt:i4>
      </vt:variant>
      <vt:variant>
        <vt:i4>0</vt:i4>
      </vt:variant>
      <vt:variant>
        <vt:i4>5</vt:i4>
      </vt:variant>
      <vt:variant>
        <vt:lpwstr/>
      </vt:variant>
      <vt:variant>
        <vt:lpwstr>_Toc528829698</vt:lpwstr>
      </vt:variant>
      <vt:variant>
        <vt:i4>1900601</vt:i4>
      </vt:variant>
      <vt:variant>
        <vt:i4>2549</vt:i4>
      </vt:variant>
      <vt:variant>
        <vt:i4>0</vt:i4>
      </vt:variant>
      <vt:variant>
        <vt:i4>5</vt:i4>
      </vt:variant>
      <vt:variant>
        <vt:lpwstr/>
      </vt:variant>
      <vt:variant>
        <vt:lpwstr>_Toc528829697</vt:lpwstr>
      </vt:variant>
      <vt:variant>
        <vt:i4>1900601</vt:i4>
      </vt:variant>
      <vt:variant>
        <vt:i4>2543</vt:i4>
      </vt:variant>
      <vt:variant>
        <vt:i4>0</vt:i4>
      </vt:variant>
      <vt:variant>
        <vt:i4>5</vt:i4>
      </vt:variant>
      <vt:variant>
        <vt:lpwstr/>
      </vt:variant>
      <vt:variant>
        <vt:lpwstr>_Toc528829696</vt:lpwstr>
      </vt:variant>
      <vt:variant>
        <vt:i4>1900601</vt:i4>
      </vt:variant>
      <vt:variant>
        <vt:i4>2537</vt:i4>
      </vt:variant>
      <vt:variant>
        <vt:i4>0</vt:i4>
      </vt:variant>
      <vt:variant>
        <vt:i4>5</vt:i4>
      </vt:variant>
      <vt:variant>
        <vt:lpwstr/>
      </vt:variant>
      <vt:variant>
        <vt:lpwstr>_Toc528829695</vt:lpwstr>
      </vt:variant>
      <vt:variant>
        <vt:i4>1900601</vt:i4>
      </vt:variant>
      <vt:variant>
        <vt:i4>2531</vt:i4>
      </vt:variant>
      <vt:variant>
        <vt:i4>0</vt:i4>
      </vt:variant>
      <vt:variant>
        <vt:i4>5</vt:i4>
      </vt:variant>
      <vt:variant>
        <vt:lpwstr/>
      </vt:variant>
      <vt:variant>
        <vt:lpwstr>_Toc528829694</vt:lpwstr>
      </vt:variant>
      <vt:variant>
        <vt:i4>1900601</vt:i4>
      </vt:variant>
      <vt:variant>
        <vt:i4>2525</vt:i4>
      </vt:variant>
      <vt:variant>
        <vt:i4>0</vt:i4>
      </vt:variant>
      <vt:variant>
        <vt:i4>5</vt:i4>
      </vt:variant>
      <vt:variant>
        <vt:lpwstr/>
      </vt:variant>
      <vt:variant>
        <vt:lpwstr>_Toc528829693</vt:lpwstr>
      </vt:variant>
      <vt:variant>
        <vt:i4>1900601</vt:i4>
      </vt:variant>
      <vt:variant>
        <vt:i4>2519</vt:i4>
      </vt:variant>
      <vt:variant>
        <vt:i4>0</vt:i4>
      </vt:variant>
      <vt:variant>
        <vt:i4>5</vt:i4>
      </vt:variant>
      <vt:variant>
        <vt:lpwstr/>
      </vt:variant>
      <vt:variant>
        <vt:lpwstr>_Toc528829692</vt:lpwstr>
      </vt:variant>
      <vt:variant>
        <vt:i4>1900601</vt:i4>
      </vt:variant>
      <vt:variant>
        <vt:i4>2513</vt:i4>
      </vt:variant>
      <vt:variant>
        <vt:i4>0</vt:i4>
      </vt:variant>
      <vt:variant>
        <vt:i4>5</vt:i4>
      </vt:variant>
      <vt:variant>
        <vt:lpwstr/>
      </vt:variant>
      <vt:variant>
        <vt:lpwstr>_Toc528829691</vt:lpwstr>
      </vt:variant>
      <vt:variant>
        <vt:i4>1900601</vt:i4>
      </vt:variant>
      <vt:variant>
        <vt:i4>2507</vt:i4>
      </vt:variant>
      <vt:variant>
        <vt:i4>0</vt:i4>
      </vt:variant>
      <vt:variant>
        <vt:i4>5</vt:i4>
      </vt:variant>
      <vt:variant>
        <vt:lpwstr/>
      </vt:variant>
      <vt:variant>
        <vt:lpwstr>_Toc528829690</vt:lpwstr>
      </vt:variant>
      <vt:variant>
        <vt:i4>1835065</vt:i4>
      </vt:variant>
      <vt:variant>
        <vt:i4>2501</vt:i4>
      </vt:variant>
      <vt:variant>
        <vt:i4>0</vt:i4>
      </vt:variant>
      <vt:variant>
        <vt:i4>5</vt:i4>
      </vt:variant>
      <vt:variant>
        <vt:lpwstr/>
      </vt:variant>
      <vt:variant>
        <vt:lpwstr>_Toc528829689</vt:lpwstr>
      </vt:variant>
      <vt:variant>
        <vt:i4>1835065</vt:i4>
      </vt:variant>
      <vt:variant>
        <vt:i4>2495</vt:i4>
      </vt:variant>
      <vt:variant>
        <vt:i4>0</vt:i4>
      </vt:variant>
      <vt:variant>
        <vt:i4>5</vt:i4>
      </vt:variant>
      <vt:variant>
        <vt:lpwstr/>
      </vt:variant>
      <vt:variant>
        <vt:lpwstr>_Toc528829688</vt:lpwstr>
      </vt:variant>
      <vt:variant>
        <vt:i4>1835065</vt:i4>
      </vt:variant>
      <vt:variant>
        <vt:i4>2489</vt:i4>
      </vt:variant>
      <vt:variant>
        <vt:i4>0</vt:i4>
      </vt:variant>
      <vt:variant>
        <vt:i4>5</vt:i4>
      </vt:variant>
      <vt:variant>
        <vt:lpwstr/>
      </vt:variant>
      <vt:variant>
        <vt:lpwstr>_Toc528829687</vt:lpwstr>
      </vt:variant>
      <vt:variant>
        <vt:i4>1835065</vt:i4>
      </vt:variant>
      <vt:variant>
        <vt:i4>2483</vt:i4>
      </vt:variant>
      <vt:variant>
        <vt:i4>0</vt:i4>
      </vt:variant>
      <vt:variant>
        <vt:i4>5</vt:i4>
      </vt:variant>
      <vt:variant>
        <vt:lpwstr/>
      </vt:variant>
      <vt:variant>
        <vt:lpwstr>_Toc528829686</vt:lpwstr>
      </vt:variant>
      <vt:variant>
        <vt:i4>1835065</vt:i4>
      </vt:variant>
      <vt:variant>
        <vt:i4>2477</vt:i4>
      </vt:variant>
      <vt:variant>
        <vt:i4>0</vt:i4>
      </vt:variant>
      <vt:variant>
        <vt:i4>5</vt:i4>
      </vt:variant>
      <vt:variant>
        <vt:lpwstr/>
      </vt:variant>
      <vt:variant>
        <vt:lpwstr>_Toc528829685</vt:lpwstr>
      </vt:variant>
      <vt:variant>
        <vt:i4>1835065</vt:i4>
      </vt:variant>
      <vt:variant>
        <vt:i4>2471</vt:i4>
      </vt:variant>
      <vt:variant>
        <vt:i4>0</vt:i4>
      </vt:variant>
      <vt:variant>
        <vt:i4>5</vt:i4>
      </vt:variant>
      <vt:variant>
        <vt:lpwstr/>
      </vt:variant>
      <vt:variant>
        <vt:lpwstr>_Toc528829684</vt:lpwstr>
      </vt:variant>
      <vt:variant>
        <vt:i4>1835065</vt:i4>
      </vt:variant>
      <vt:variant>
        <vt:i4>2465</vt:i4>
      </vt:variant>
      <vt:variant>
        <vt:i4>0</vt:i4>
      </vt:variant>
      <vt:variant>
        <vt:i4>5</vt:i4>
      </vt:variant>
      <vt:variant>
        <vt:lpwstr/>
      </vt:variant>
      <vt:variant>
        <vt:lpwstr>_Toc528829683</vt:lpwstr>
      </vt:variant>
      <vt:variant>
        <vt:i4>1835065</vt:i4>
      </vt:variant>
      <vt:variant>
        <vt:i4>2459</vt:i4>
      </vt:variant>
      <vt:variant>
        <vt:i4>0</vt:i4>
      </vt:variant>
      <vt:variant>
        <vt:i4>5</vt:i4>
      </vt:variant>
      <vt:variant>
        <vt:lpwstr/>
      </vt:variant>
      <vt:variant>
        <vt:lpwstr>_Toc528829682</vt:lpwstr>
      </vt:variant>
      <vt:variant>
        <vt:i4>1835065</vt:i4>
      </vt:variant>
      <vt:variant>
        <vt:i4>2453</vt:i4>
      </vt:variant>
      <vt:variant>
        <vt:i4>0</vt:i4>
      </vt:variant>
      <vt:variant>
        <vt:i4>5</vt:i4>
      </vt:variant>
      <vt:variant>
        <vt:lpwstr/>
      </vt:variant>
      <vt:variant>
        <vt:lpwstr>_Toc528829681</vt:lpwstr>
      </vt:variant>
      <vt:variant>
        <vt:i4>1835065</vt:i4>
      </vt:variant>
      <vt:variant>
        <vt:i4>2447</vt:i4>
      </vt:variant>
      <vt:variant>
        <vt:i4>0</vt:i4>
      </vt:variant>
      <vt:variant>
        <vt:i4>5</vt:i4>
      </vt:variant>
      <vt:variant>
        <vt:lpwstr/>
      </vt:variant>
      <vt:variant>
        <vt:lpwstr>_Toc528829680</vt:lpwstr>
      </vt:variant>
      <vt:variant>
        <vt:i4>1245241</vt:i4>
      </vt:variant>
      <vt:variant>
        <vt:i4>2441</vt:i4>
      </vt:variant>
      <vt:variant>
        <vt:i4>0</vt:i4>
      </vt:variant>
      <vt:variant>
        <vt:i4>5</vt:i4>
      </vt:variant>
      <vt:variant>
        <vt:lpwstr/>
      </vt:variant>
      <vt:variant>
        <vt:lpwstr>_Toc528829679</vt:lpwstr>
      </vt:variant>
      <vt:variant>
        <vt:i4>1245241</vt:i4>
      </vt:variant>
      <vt:variant>
        <vt:i4>2435</vt:i4>
      </vt:variant>
      <vt:variant>
        <vt:i4>0</vt:i4>
      </vt:variant>
      <vt:variant>
        <vt:i4>5</vt:i4>
      </vt:variant>
      <vt:variant>
        <vt:lpwstr/>
      </vt:variant>
      <vt:variant>
        <vt:lpwstr>_Toc528829678</vt:lpwstr>
      </vt:variant>
      <vt:variant>
        <vt:i4>1245241</vt:i4>
      </vt:variant>
      <vt:variant>
        <vt:i4>2429</vt:i4>
      </vt:variant>
      <vt:variant>
        <vt:i4>0</vt:i4>
      </vt:variant>
      <vt:variant>
        <vt:i4>5</vt:i4>
      </vt:variant>
      <vt:variant>
        <vt:lpwstr/>
      </vt:variant>
      <vt:variant>
        <vt:lpwstr>_Toc528829677</vt:lpwstr>
      </vt:variant>
      <vt:variant>
        <vt:i4>1245241</vt:i4>
      </vt:variant>
      <vt:variant>
        <vt:i4>2423</vt:i4>
      </vt:variant>
      <vt:variant>
        <vt:i4>0</vt:i4>
      </vt:variant>
      <vt:variant>
        <vt:i4>5</vt:i4>
      </vt:variant>
      <vt:variant>
        <vt:lpwstr/>
      </vt:variant>
      <vt:variant>
        <vt:lpwstr>_Toc528829676</vt:lpwstr>
      </vt:variant>
      <vt:variant>
        <vt:i4>1245241</vt:i4>
      </vt:variant>
      <vt:variant>
        <vt:i4>2417</vt:i4>
      </vt:variant>
      <vt:variant>
        <vt:i4>0</vt:i4>
      </vt:variant>
      <vt:variant>
        <vt:i4>5</vt:i4>
      </vt:variant>
      <vt:variant>
        <vt:lpwstr/>
      </vt:variant>
      <vt:variant>
        <vt:lpwstr>_Toc528829675</vt:lpwstr>
      </vt:variant>
      <vt:variant>
        <vt:i4>1245241</vt:i4>
      </vt:variant>
      <vt:variant>
        <vt:i4>2411</vt:i4>
      </vt:variant>
      <vt:variant>
        <vt:i4>0</vt:i4>
      </vt:variant>
      <vt:variant>
        <vt:i4>5</vt:i4>
      </vt:variant>
      <vt:variant>
        <vt:lpwstr/>
      </vt:variant>
      <vt:variant>
        <vt:lpwstr>_Toc528829674</vt:lpwstr>
      </vt:variant>
      <vt:variant>
        <vt:i4>1245241</vt:i4>
      </vt:variant>
      <vt:variant>
        <vt:i4>2405</vt:i4>
      </vt:variant>
      <vt:variant>
        <vt:i4>0</vt:i4>
      </vt:variant>
      <vt:variant>
        <vt:i4>5</vt:i4>
      </vt:variant>
      <vt:variant>
        <vt:lpwstr/>
      </vt:variant>
      <vt:variant>
        <vt:lpwstr>_Toc528829673</vt:lpwstr>
      </vt:variant>
      <vt:variant>
        <vt:i4>1245241</vt:i4>
      </vt:variant>
      <vt:variant>
        <vt:i4>2399</vt:i4>
      </vt:variant>
      <vt:variant>
        <vt:i4>0</vt:i4>
      </vt:variant>
      <vt:variant>
        <vt:i4>5</vt:i4>
      </vt:variant>
      <vt:variant>
        <vt:lpwstr/>
      </vt:variant>
      <vt:variant>
        <vt:lpwstr>_Toc528829672</vt:lpwstr>
      </vt:variant>
      <vt:variant>
        <vt:i4>1245241</vt:i4>
      </vt:variant>
      <vt:variant>
        <vt:i4>2393</vt:i4>
      </vt:variant>
      <vt:variant>
        <vt:i4>0</vt:i4>
      </vt:variant>
      <vt:variant>
        <vt:i4>5</vt:i4>
      </vt:variant>
      <vt:variant>
        <vt:lpwstr/>
      </vt:variant>
      <vt:variant>
        <vt:lpwstr>_Toc528829671</vt:lpwstr>
      </vt:variant>
      <vt:variant>
        <vt:i4>1245241</vt:i4>
      </vt:variant>
      <vt:variant>
        <vt:i4>2387</vt:i4>
      </vt:variant>
      <vt:variant>
        <vt:i4>0</vt:i4>
      </vt:variant>
      <vt:variant>
        <vt:i4>5</vt:i4>
      </vt:variant>
      <vt:variant>
        <vt:lpwstr/>
      </vt:variant>
      <vt:variant>
        <vt:lpwstr>_Toc528829670</vt:lpwstr>
      </vt:variant>
      <vt:variant>
        <vt:i4>1179705</vt:i4>
      </vt:variant>
      <vt:variant>
        <vt:i4>2381</vt:i4>
      </vt:variant>
      <vt:variant>
        <vt:i4>0</vt:i4>
      </vt:variant>
      <vt:variant>
        <vt:i4>5</vt:i4>
      </vt:variant>
      <vt:variant>
        <vt:lpwstr/>
      </vt:variant>
      <vt:variant>
        <vt:lpwstr>_Toc528829669</vt:lpwstr>
      </vt:variant>
      <vt:variant>
        <vt:i4>1179705</vt:i4>
      </vt:variant>
      <vt:variant>
        <vt:i4>2375</vt:i4>
      </vt:variant>
      <vt:variant>
        <vt:i4>0</vt:i4>
      </vt:variant>
      <vt:variant>
        <vt:i4>5</vt:i4>
      </vt:variant>
      <vt:variant>
        <vt:lpwstr/>
      </vt:variant>
      <vt:variant>
        <vt:lpwstr>_Toc528829668</vt:lpwstr>
      </vt:variant>
      <vt:variant>
        <vt:i4>1179705</vt:i4>
      </vt:variant>
      <vt:variant>
        <vt:i4>2369</vt:i4>
      </vt:variant>
      <vt:variant>
        <vt:i4>0</vt:i4>
      </vt:variant>
      <vt:variant>
        <vt:i4>5</vt:i4>
      </vt:variant>
      <vt:variant>
        <vt:lpwstr/>
      </vt:variant>
      <vt:variant>
        <vt:lpwstr>_Toc528829667</vt:lpwstr>
      </vt:variant>
      <vt:variant>
        <vt:i4>1179705</vt:i4>
      </vt:variant>
      <vt:variant>
        <vt:i4>2363</vt:i4>
      </vt:variant>
      <vt:variant>
        <vt:i4>0</vt:i4>
      </vt:variant>
      <vt:variant>
        <vt:i4>5</vt:i4>
      </vt:variant>
      <vt:variant>
        <vt:lpwstr/>
      </vt:variant>
      <vt:variant>
        <vt:lpwstr>_Toc528829666</vt:lpwstr>
      </vt:variant>
      <vt:variant>
        <vt:i4>1179705</vt:i4>
      </vt:variant>
      <vt:variant>
        <vt:i4>2357</vt:i4>
      </vt:variant>
      <vt:variant>
        <vt:i4>0</vt:i4>
      </vt:variant>
      <vt:variant>
        <vt:i4>5</vt:i4>
      </vt:variant>
      <vt:variant>
        <vt:lpwstr/>
      </vt:variant>
      <vt:variant>
        <vt:lpwstr>_Toc528829665</vt:lpwstr>
      </vt:variant>
      <vt:variant>
        <vt:i4>1179705</vt:i4>
      </vt:variant>
      <vt:variant>
        <vt:i4>2351</vt:i4>
      </vt:variant>
      <vt:variant>
        <vt:i4>0</vt:i4>
      </vt:variant>
      <vt:variant>
        <vt:i4>5</vt:i4>
      </vt:variant>
      <vt:variant>
        <vt:lpwstr/>
      </vt:variant>
      <vt:variant>
        <vt:lpwstr>_Toc528829664</vt:lpwstr>
      </vt:variant>
      <vt:variant>
        <vt:i4>1179705</vt:i4>
      </vt:variant>
      <vt:variant>
        <vt:i4>2345</vt:i4>
      </vt:variant>
      <vt:variant>
        <vt:i4>0</vt:i4>
      </vt:variant>
      <vt:variant>
        <vt:i4>5</vt:i4>
      </vt:variant>
      <vt:variant>
        <vt:lpwstr/>
      </vt:variant>
      <vt:variant>
        <vt:lpwstr>_Toc528829663</vt:lpwstr>
      </vt:variant>
      <vt:variant>
        <vt:i4>1179705</vt:i4>
      </vt:variant>
      <vt:variant>
        <vt:i4>2339</vt:i4>
      </vt:variant>
      <vt:variant>
        <vt:i4>0</vt:i4>
      </vt:variant>
      <vt:variant>
        <vt:i4>5</vt:i4>
      </vt:variant>
      <vt:variant>
        <vt:lpwstr/>
      </vt:variant>
      <vt:variant>
        <vt:lpwstr>_Toc528829662</vt:lpwstr>
      </vt:variant>
      <vt:variant>
        <vt:i4>1179705</vt:i4>
      </vt:variant>
      <vt:variant>
        <vt:i4>2333</vt:i4>
      </vt:variant>
      <vt:variant>
        <vt:i4>0</vt:i4>
      </vt:variant>
      <vt:variant>
        <vt:i4>5</vt:i4>
      </vt:variant>
      <vt:variant>
        <vt:lpwstr/>
      </vt:variant>
      <vt:variant>
        <vt:lpwstr>_Toc528829661</vt:lpwstr>
      </vt:variant>
      <vt:variant>
        <vt:i4>1179705</vt:i4>
      </vt:variant>
      <vt:variant>
        <vt:i4>2327</vt:i4>
      </vt:variant>
      <vt:variant>
        <vt:i4>0</vt:i4>
      </vt:variant>
      <vt:variant>
        <vt:i4>5</vt:i4>
      </vt:variant>
      <vt:variant>
        <vt:lpwstr/>
      </vt:variant>
      <vt:variant>
        <vt:lpwstr>_Toc528829660</vt:lpwstr>
      </vt:variant>
      <vt:variant>
        <vt:i4>1114169</vt:i4>
      </vt:variant>
      <vt:variant>
        <vt:i4>2321</vt:i4>
      </vt:variant>
      <vt:variant>
        <vt:i4>0</vt:i4>
      </vt:variant>
      <vt:variant>
        <vt:i4>5</vt:i4>
      </vt:variant>
      <vt:variant>
        <vt:lpwstr/>
      </vt:variant>
      <vt:variant>
        <vt:lpwstr>_Toc528829659</vt:lpwstr>
      </vt:variant>
      <vt:variant>
        <vt:i4>1114169</vt:i4>
      </vt:variant>
      <vt:variant>
        <vt:i4>2315</vt:i4>
      </vt:variant>
      <vt:variant>
        <vt:i4>0</vt:i4>
      </vt:variant>
      <vt:variant>
        <vt:i4>5</vt:i4>
      </vt:variant>
      <vt:variant>
        <vt:lpwstr/>
      </vt:variant>
      <vt:variant>
        <vt:lpwstr>_Toc528829658</vt:lpwstr>
      </vt:variant>
      <vt:variant>
        <vt:i4>1114169</vt:i4>
      </vt:variant>
      <vt:variant>
        <vt:i4>2309</vt:i4>
      </vt:variant>
      <vt:variant>
        <vt:i4>0</vt:i4>
      </vt:variant>
      <vt:variant>
        <vt:i4>5</vt:i4>
      </vt:variant>
      <vt:variant>
        <vt:lpwstr/>
      </vt:variant>
      <vt:variant>
        <vt:lpwstr>_Toc528829657</vt:lpwstr>
      </vt:variant>
      <vt:variant>
        <vt:i4>1114169</vt:i4>
      </vt:variant>
      <vt:variant>
        <vt:i4>2303</vt:i4>
      </vt:variant>
      <vt:variant>
        <vt:i4>0</vt:i4>
      </vt:variant>
      <vt:variant>
        <vt:i4>5</vt:i4>
      </vt:variant>
      <vt:variant>
        <vt:lpwstr/>
      </vt:variant>
      <vt:variant>
        <vt:lpwstr>_Toc528829656</vt:lpwstr>
      </vt:variant>
      <vt:variant>
        <vt:i4>1114169</vt:i4>
      </vt:variant>
      <vt:variant>
        <vt:i4>2297</vt:i4>
      </vt:variant>
      <vt:variant>
        <vt:i4>0</vt:i4>
      </vt:variant>
      <vt:variant>
        <vt:i4>5</vt:i4>
      </vt:variant>
      <vt:variant>
        <vt:lpwstr/>
      </vt:variant>
      <vt:variant>
        <vt:lpwstr>_Toc528829655</vt:lpwstr>
      </vt:variant>
      <vt:variant>
        <vt:i4>1114169</vt:i4>
      </vt:variant>
      <vt:variant>
        <vt:i4>2291</vt:i4>
      </vt:variant>
      <vt:variant>
        <vt:i4>0</vt:i4>
      </vt:variant>
      <vt:variant>
        <vt:i4>5</vt:i4>
      </vt:variant>
      <vt:variant>
        <vt:lpwstr/>
      </vt:variant>
      <vt:variant>
        <vt:lpwstr>_Toc528829654</vt:lpwstr>
      </vt:variant>
      <vt:variant>
        <vt:i4>1114169</vt:i4>
      </vt:variant>
      <vt:variant>
        <vt:i4>2285</vt:i4>
      </vt:variant>
      <vt:variant>
        <vt:i4>0</vt:i4>
      </vt:variant>
      <vt:variant>
        <vt:i4>5</vt:i4>
      </vt:variant>
      <vt:variant>
        <vt:lpwstr/>
      </vt:variant>
      <vt:variant>
        <vt:lpwstr>_Toc528829653</vt:lpwstr>
      </vt:variant>
      <vt:variant>
        <vt:i4>1114169</vt:i4>
      </vt:variant>
      <vt:variant>
        <vt:i4>2279</vt:i4>
      </vt:variant>
      <vt:variant>
        <vt:i4>0</vt:i4>
      </vt:variant>
      <vt:variant>
        <vt:i4>5</vt:i4>
      </vt:variant>
      <vt:variant>
        <vt:lpwstr/>
      </vt:variant>
      <vt:variant>
        <vt:lpwstr>_Toc528829652</vt:lpwstr>
      </vt:variant>
      <vt:variant>
        <vt:i4>1114169</vt:i4>
      </vt:variant>
      <vt:variant>
        <vt:i4>2273</vt:i4>
      </vt:variant>
      <vt:variant>
        <vt:i4>0</vt:i4>
      </vt:variant>
      <vt:variant>
        <vt:i4>5</vt:i4>
      </vt:variant>
      <vt:variant>
        <vt:lpwstr/>
      </vt:variant>
      <vt:variant>
        <vt:lpwstr>_Toc528829651</vt:lpwstr>
      </vt:variant>
      <vt:variant>
        <vt:i4>1114169</vt:i4>
      </vt:variant>
      <vt:variant>
        <vt:i4>2267</vt:i4>
      </vt:variant>
      <vt:variant>
        <vt:i4>0</vt:i4>
      </vt:variant>
      <vt:variant>
        <vt:i4>5</vt:i4>
      </vt:variant>
      <vt:variant>
        <vt:lpwstr/>
      </vt:variant>
      <vt:variant>
        <vt:lpwstr>_Toc528829650</vt:lpwstr>
      </vt:variant>
      <vt:variant>
        <vt:i4>1048633</vt:i4>
      </vt:variant>
      <vt:variant>
        <vt:i4>2261</vt:i4>
      </vt:variant>
      <vt:variant>
        <vt:i4>0</vt:i4>
      </vt:variant>
      <vt:variant>
        <vt:i4>5</vt:i4>
      </vt:variant>
      <vt:variant>
        <vt:lpwstr/>
      </vt:variant>
      <vt:variant>
        <vt:lpwstr>_Toc528829649</vt:lpwstr>
      </vt:variant>
      <vt:variant>
        <vt:i4>1048633</vt:i4>
      </vt:variant>
      <vt:variant>
        <vt:i4>2255</vt:i4>
      </vt:variant>
      <vt:variant>
        <vt:i4>0</vt:i4>
      </vt:variant>
      <vt:variant>
        <vt:i4>5</vt:i4>
      </vt:variant>
      <vt:variant>
        <vt:lpwstr/>
      </vt:variant>
      <vt:variant>
        <vt:lpwstr>_Toc528829648</vt:lpwstr>
      </vt:variant>
      <vt:variant>
        <vt:i4>1048633</vt:i4>
      </vt:variant>
      <vt:variant>
        <vt:i4>2249</vt:i4>
      </vt:variant>
      <vt:variant>
        <vt:i4>0</vt:i4>
      </vt:variant>
      <vt:variant>
        <vt:i4>5</vt:i4>
      </vt:variant>
      <vt:variant>
        <vt:lpwstr/>
      </vt:variant>
      <vt:variant>
        <vt:lpwstr>_Toc528829647</vt:lpwstr>
      </vt:variant>
      <vt:variant>
        <vt:i4>1048633</vt:i4>
      </vt:variant>
      <vt:variant>
        <vt:i4>2243</vt:i4>
      </vt:variant>
      <vt:variant>
        <vt:i4>0</vt:i4>
      </vt:variant>
      <vt:variant>
        <vt:i4>5</vt:i4>
      </vt:variant>
      <vt:variant>
        <vt:lpwstr/>
      </vt:variant>
      <vt:variant>
        <vt:lpwstr>_Toc528829646</vt:lpwstr>
      </vt:variant>
      <vt:variant>
        <vt:i4>1048633</vt:i4>
      </vt:variant>
      <vt:variant>
        <vt:i4>2237</vt:i4>
      </vt:variant>
      <vt:variant>
        <vt:i4>0</vt:i4>
      </vt:variant>
      <vt:variant>
        <vt:i4>5</vt:i4>
      </vt:variant>
      <vt:variant>
        <vt:lpwstr/>
      </vt:variant>
      <vt:variant>
        <vt:lpwstr>_Toc528829645</vt:lpwstr>
      </vt:variant>
      <vt:variant>
        <vt:i4>1048633</vt:i4>
      </vt:variant>
      <vt:variant>
        <vt:i4>2231</vt:i4>
      </vt:variant>
      <vt:variant>
        <vt:i4>0</vt:i4>
      </vt:variant>
      <vt:variant>
        <vt:i4>5</vt:i4>
      </vt:variant>
      <vt:variant>
        <vt:lpwstr/>
      </vt:variant>
      <vt:variant>
        <vt:lpwstr>_Toc528829644</vt:lpwstr>
      </vt:variant>
      <vt:variant>
        <vt:i4>1048633</vt:i4>
      </vt:variant>
      <vt:variant>
        <vt:i4>2225</vt:i4>
      </vt:variant>
      <vt:variant>
        <vt:i4>0</vt:i4>
      </vt:variant>
      <vt:variant>
        <vt:i4>5</vt:i4>
      </vt:variant>
      <vt:variant>
        <vt:lpwstr/>
      </vt:variant>
      <vt:variant>
        <vt:lpwstr>_Toc528829643</vt:lpwstr>
      </vt:variant>
      <vt:variant>
        <vt:i4>1048633</vt:i4>
      </vt:variant>
      <vt:variant>
        <vt:i4>2219</vt:i4>
      </vt:variant>
      <vt:variant>
        <vt:i4>0</vt:i4>
      </vt:variant>
      <vt:variant>
        <vt:i4>5</vt:i4>
      </vt:variant>
      <vt:variant>
        <vt:lpwstr/>
      </vt:variant>
      <vt:variant>
        <vt:lpwstr>_Toc528829642</vt:lpwstr>
      </vt:variant>
      <vt:variant>
        <vt:i4>1048633</vt:i4>
      </vt:variant>
      <vt:variant>
        <vt:i4>2213</vt:i4>
      </vt:variant>
      <vt:variant>
        <vt:i4>0</vt:i4>
      </vt:variant>
      <vt:variant>
        <vt:i4>5</vt:i4>
      </vt:variant>
      <vt:variant>
        <vt:lpwstr/>
      </vt:variant>
      <vt:variant>
        <vt:lpwstr>_Toc528829641</vt:lpwstr>
      </vt:variant>
      <vt:variant>
        <vt:i4>1048633</vt:i4>
      </vt:variant>
      <vt:variant>
        <vt:i4>2207</vt:i4>
      </vt:variant>
      <vt:variant>
        <vt:i4>0</vt:i4>
      </vt:variant>
      <vt:variant>
        <vt:i4>5</vt:i4>
      </vt:variant>
      <vt:variant>
        <vt:lpwstr/>
      </vt:variant>
      <vt:variant>
        <vt:lpwstr>_Toc528829640</vt:lpwstr>
      </vt:variant>
      <vt:variant>
        <vt:i4>1507385</vt:i4>
      </vt:variant>
      <vt:variant>
        <vt:i4>2201</vt:i4>
      </vt:variant>
      <vt:variant>
        <vt:i4>0</vt:i4>
      </vt:variant>
      <vt:variant>
        <vt:i4>5</vt:i4>
      </vt:variant>
      <vt:variant>
        <vt:lpwstr/>
      </vt:variant>
      <vt:variant>
        <vt:lpwstr>_Toc528829639</vt:lpwstr>
      </vt:variant>
      <vt:variant>
        <vt:i4>1507385</vt:i4>
      </vt:variant>
      <vt:variant>
        <vt:i4>2195</vt:i4>
      </vt:variant>
      <vt:variant>
        <vt:i4>0</vt:i4>
      </vt:variant>
      <vt:variant>
        <vt:i4>5</vt:i4>
      </vt:variant>
      <vt:variant>
        <vt:lpwstr/>
      </vt:variant>
      <vt:variant>
        <vt:lpwstr>_Toc528829638</vt:lpwstr>
      </vt:variant>
      <vt:variant>
        <vt:i4>1507385</vt:i4>
      </vt:variant>
      <vt:variant>
        <vt:i4>2189</vt:i4>
      </vt:variant>
      <vt:variant>
        <vt:i4>0</vt:i4>
      </vt:variant>
      <vt:variant>
        <vt:i4>5</vt:i4>
      </vt:variant>
      <vt:variant>
        <vt:lpwstr/>
      </vt:variant>
      <vt:variant>
        <vt:lpwstr>_Toc528829637</vt:lpwstr>
      </vt:variant>
      <vt:variant>
        <vt:i4>1507385</vt:i4>
      </vt:variant>
      <vt:variant>
        <vt:i4>2183</vt:i4>
      </vt:variant>
      <vt:variant>
        <vt:i4>0</vt:i4>
      </vt:variant>
      <vt:variant>
        <vt:i4>5</vt:i4>
      </vt:variant>
      <vt:variant>
        <vt:lpwstr/>
      </vt:variant>
      <vt:variant>
        <vt:lpwstr>_Toc528829636</vt:lpwstr>
      </vt:variant>
      <vt:variant>
        <vt:i4>1507385</vt:i4>
      </vt:variant>
      <vt:variant>
        <vt:i4>2177</vt:i4>
      </vt:variant>
      <vt:variant>
        <vt:i4>0</vt:i4>
      </vt:variant>
      <vt:variant>
        <vt:i4>5</vt:i4>
      </vt:variant>
      <vt:variant>
        <vt:lpwstr/>
      </vt:variant>
      <vt:variant>
        <vt:lpwstr>_Toc528829635</vt:lpwstr>
      </vt:variant>
      <vt:variant>
        <vt:i4>1507385</vt:i4>
      </vt:variant>
      <vt:variant>
        <vt:i4>2171</vt:i4>
      </vt:variant>
      <vt:variant>
        <vt:i4>0</vt:i4>
      </vt:variant>
      <vt:variant>
        <vt:i4>5</vt:i4>
      </vt:variant>
      <vt:variant>
        <vt:lpwstr/>
      </vt:variant>
      <vt:variant>
        <vt:lpwstr>_Toc528829634</vt:lpwstr>
      </vt:variant>
      <vt:variant>
        <vt:i4>1507385</vt:i4>
      </vt:variant>
      <vt:variant>
        <vt:i4>2165</vt:i4>
      </vt:variant>
      <vt:variant>
        <vt:i4>0</vt:i4>
      </vt:variant>
      <vt:variant>
        <vt:i4>5</vt:i4>
      </vt:variant>
      <vt:variant>
        <vt:lpwstr/>
      </vt:variant>
      <vt:variant>
        <vt:lpwstr>_Toc528829633</vt:lpwstr>
      </vt:variant>
      <vt:variant>
        <vt:i4>1507385</vt:i4>
      </vt:variant>
      <vt:variant>
        <vt:i4>2159</vt:i4>
      </vt:variant>
      <vt:variant>
        <vt:i4>0</vt:i4>
      </vt:variant>
      <vt:variant>
        <vt:i4>5</vt:i4>
      </vt:variant>
      <vt:variant>
        <vt:lpwstr/>
      </vt:variant>
      <vt:variant>
        <vt:lpwstr>_Toc528829632</vt:lpwstr>
      </vt:variant>
      <vt:variant>
        <vt:i4>1507385</vt:i4>
      </vt:variant>
      <vt:variant>
        <vt:i4>2153</vt:i4>
      </vt:variant>
      <vt:variant>
        <vt:i4>0</vt:i4>
      </vt:variant>
      <vt:variant>
        <vt:i4>5</vt:i4>
      </vt:variant>
      <vt:variant>
        <vt:lpwstr/>
      </vt:variant>
      <vt:variant>
        <vt:lpwstr>_Toc528829631</vt:lpwstr>
      </vt:variant>
      <vt:variant>
        <vt:i4>1507385</vt:i4>
      </vt:variant>
      <vt:variant>
        <vt:i4>2147</vt:i4>
      </vt:variant>
      <vt:variant>
        <vt:i4>0</vt:i4>
      </vt:variant>
      <vt:variant>
        <vt:i4>5</vt:i4>
      </vt:variant>
      <vt:variant>
        <vt:lpwstr/>
      </vt:variant>
      <vt:variant>
        <vt:lpwstr>_Toc528829630</vt:lpwstr>
      </vt:variant>
      <vt:variant>
        <vt:i4>1441849</vt:i4>
      </vt:variant>
      <vt:variant>
        <vt:i4>2141</vt:i4>
      </vt:variant>
      <vt:variant>
        <vt:i4>0</vt:i4>
      </vt:variant>
      <vt:variant>
        <vt:i4>5</vt:i4>
      </vt:variant>
      <vt:variant>
        <vt:lpwstr/>
      </vt:variant>
      <vt:variant>
        <vt:lpwstr>_Toc528829629</vt:lpwstr>
      </vt:variant>
      <vt:variant>
        <vt:i4>1441849</vt:i4>
      </vt:variant>
      <vt:variant>
        <vt:i4>2135</vt:i4>
      </vt:variant>
      <vt:variant>
        <vt:i4>0</vt:i4>
      </vt:variant>
      <vt:variant>
        <vt:i4>5</vt:i4>
      </vt:variant>
      <vt:variant>
        <vt:lpwstr/>
      </vt:variant>
      <vt:variant>
        <vt:lpwstr>_Toc528829628</vt:lpwstr>
      </vt:variant>
      <vt:variant>
        <vt:i4>1441849</vt:i4>
      </vt:variant>
      <vt:variant>
        <vt:i4>2129</vt:i4>
      </vt:variant>
      <vt:variant>
        <vt:i4>0</vt:i4>
      </vt:variant>
      <vt:variant>
        <vt:i4>5</vt:i4>
      </vt:variant>
      <vt:variant>
        <vt:lpwstr/>
      </vt:variant>
      <vt:variant>
        <vt:lpwstr>_Toc528829627</vt:lpwstr>
      </vt:variant>
      <vt:variant>
        <vt:i4>1441849</vt:i4>
      </vt:variant>
      <vt:variant>
        <vt:i4>2123</vt:i4>
      </vt:variant>
      <vt:variant>
        <vt:i4>0</vt:i4>
      </vt:variant>
      <vt:variant>
        <vt:i4>5</vt:i4>
      </vt:variant>
      <vt:variant>
        <vt:lpwstr/>
      </vt:variant>
      <vt:variant>
        <vt:lpwstr>_Toc528829626</vt:lpwstr>
      </vt:variant>
      <vt:variant>
        <vt:i4>1441849</vt:i4>
      </vt:variant>
      <vt:variant>
        <vt:i4>2117</vt:i4>
      </vt:variant>
      <vt:variant>
        <vt:i4>0</vt:i4>
      </vt:variant>
      <vt:variant>
        <vt:i4>5</vt:i4>
      </vt:variant>
      <vt:variant>
        <vt:lpwstr/>
      </vt:variant>
      <vt:variant>
        <vt:lpwstr>_Toc528829625</vt:lpwstr>
      </vt:variant>
      <vt:variant>
        <vt:i4>1441849</vt:i4>
      </vt:variant>
      <vt:variant>
        <vt:i4>2111</vt:i4>
      </vt:variant>
      <vt:variant>
        <vt:i4>0</vt:i4>
      </vt:variant>
      <vt:variant>
        <vt:i4>5</vt:i4>
      </vt:variant>
      <vt:variant>
        <vt:lpwstr/>
      </vt:variant>
      <vt:variant>
        <vt:lpwstr>_Toc528829624</vt:lpwstr>
      </vt:variant>
      <vt:variant>
        <vt:i4>1441849</vt:i4>
      </vt:variant>
      <vt:variant>
        <vt:i4>2105</vt:i4>
      </vt:variant>
      <vt:variant>
        <vt:i4>0</vt:i4>
      </vt:variant>
      <vt:variant>
        <vt:i4>5</vt:i4>
      </vt:variant>
      <vt:variant>
        <vt:lpwstr/>
      </vt:variant>
      <vt:variant>
        <vt:lpwstr>_Toc528829623</vt:lpwstr>
      </vt:variant>
      <vt:variant>
        <vt:i4>1441849</vt:i4>
      </vt:variant>
      <vt:variant>
        <vt:i4>2099</vt:i4>
      </vt:variant>
      <vt:variant>
        <vt:i4>0</vt:i4>
      </vt:variant>
      <vt:variant>
        <vt:i4>5</vt:i4>
      </vt:variant>
      <vt:variant>
        <vt:lpwstr/>
      </vt:variant>
      <vt:variant>
        <vt:lpwstr>_Toc528829622</vt:lpwstr>
      </vt:variant>
      <vt:variant>
        <vt:i4>1441849</vt:i4>
      </vt:variant>
      <vt:variant>
        <vt:i4>2093</vt:i4>
      </vt:variant>
      <vt:variant>
        <vt:i4>0</vt:i4>
      </vt:variant>
      <vt:variant>
        <vt:i4>5</vt:i4>
      </vt:variant>
      <vt:variant>
        <vt:lpwstr/>
      </vt:variant>
      <vt:variant>
        <vt:lpwstr>_Toc528829621</vt:lpwstr>
      </vt:variant>
      <vt:variant>
        <vt:i4>1441849</vt:i4>
      </vt:variant>
      <vt:variant>
        <vt:i4>2087</vt:i4>
      </vt:variant>
      <vt:variant>
        <vt:i4>0</vt:i4>
      </vt:variant>
      <vt:variant>
        <vt:i4>5</vt:i4>
      </vt:variant>
      <vt:variant>
        <vt:lpwstr/>
      </vt:variant>
      <vt:variant>
        <vt:lpwstr>_Toc528829620</vt:lpwstr>
      </vt:variant>
      <vt:variant>
        <vt:i4>1376313</vt:i4>
      </vt:variant>
      <vt:variant>
        <vt:i4>2081</vt:i4>
      </vt:variant>
      <vt:variant>
        <vt:i4>0</vt:i4>
      </vt:variant>
      <vt:variant>
        <vt:i4>5</vt:i4>
      </vt:variant>
      <vt:variant>
        <vt:lpwstr/>
      </vt:variant>
      <vt:variant>
        <vt:lpwstr>_Toc528829619</vt:lpwstr>
      </vt:variant>
      <vt:variant>
        <vt:i4>1376313</vt:i4>
      </vt:variant>
      <vt:variant>
        <vt:i4>2075</vt:i4>
      </vt:variant>
      <vt:variant>
        <vt:i4>0</vt:i4>
      </vt:variant>
      <vt:variant>
        <vt:i4>5</vt:i4>
      </vt:variant>
      <vt:variant>
        <vt:lpwstr/>
      </vt:variant>
      <vt:variant>
        <vt:lpwstr>_Toc528829618</vt:lpwstr>
      </vt:variant>
      <vt:variant>
        <vt:i4>1376313</vt:i4>
      </vt:variant>
      <vt:variant>
        <vt:i4>2069</vt:i4>
      </vt:variant>
      <vt:variant>
        <vt:i4>0</vt:i4>
      </vt:variant>
      <vt:variant>
        <vt:i4>5</vt:i4>
      </vt:variant>
      <vt:variant>
        <vt:lpwstr/>
      </vt:variant>
      <vt:variant>
        <vt:lpwstr>_Toc528829617</vt:lpwstr>
      </vt:variant>
      <vt:variant>
        <vt:i4>1376313</vt:i4>
      </vt:variant>
      <vt:variant>
        <vt:i4>2063</vt:i4>
      </vt:variant>
      <vt:variant>
        <vt:i4>0</vt:i4>
      </vt:variant>
      <vt:variant>
        <vt:i4>5</vt:i4>
      </vt:variant>
      <vt:variant>
        <vt:lpwstr/>
      </vt:variant>
      <vt:variant>
        <vt:lpwstr>_Toc528829616</vt:lpwstr>
      </vt:variant>
      <vt:variant>
        <vt:i4>1376313</vt:i4>
      </vt:variant>
      <vt:variant>
        <vt:i4>2057</vt:i4>
      </vt:variant>
      <vt:variant>
        <vt:i4>0</vt:i4>
      </vt:variant>
      <vt:variant>
        <vt:i4>5</vt:i4>
      </vt:variant>
      <vt:variant>
        <vt:lpwstr/>
      </vt:variant>
      <vt:variant>
        <vt:lpwstr>_Toc528829615</vt:lpwstr>
      </vt:variant>
      <vt:variant>
        <vt:i4>1376313</vt:i4>
      </vt:variant>
      <vt:variant>
        <vt:i4>2051</vt:i4>
      </vt:variant>
      <vt:variant>
        <vt:i4>0</vt:i4>
      </vt:variant>
      <vt:variant>
        <vt:i4>5</vt:i4>
      </vt:variant>
      <vt:variant>
        <vt:lpwstr/>
      </vt:variant>
      <vt:variant>
        <vt:lpwstr>_Toc528829614</vt:lpwstr>
      </vt:variant>
      <vt:variant>
        <vt:i4>1376313</vt:i4>
      </vt:variant>
      <vt:variant>
        <vt:i4>2045</vt:i4>
      </vt:variant>
      <vt:variant>
        <vt:i4>0</vt:i4>
      </vt:variant>
      <vt:variant>
        <vt:i4>5</vt:i4>
      </vt:variant>
      <vt:variant>
        <vt:lpwstr/>
      </vt:variant>
      <vt:variant>
        <vt:lpwstr>_Toc528829613</vt:lpwstr>
      </vt:variant>
      <vt:variant>
        <vt:i4>1376313</vt:i4>
      </vt:variant>
      <vt:variant>
        <vt:i4>2039</vt:i4>
      </vt:variant>
      <vt:variant>
        <vt:i4>0</vt:i4>
      </vt:variant>
      <vt:variant>
        <vt:i4>5</vt:i4>
      </vt:variant>
      <vt:variant>
        <vt:lpwstr/>
      </vt:variant>
      <vt:variant>
        <vt:lpwstr>_Toc528829612</vt:lpwstr>
      </vt:variant>
      <vt:variant>
        <vt:i4>1376313</vt:i4>
      </vt:variant>
      <vt:variant>
        <vt:i4>2033</vt:i4>
      </vt:variant>
      <vt:variant>
        <vt:i4>0</vt:i4>
      </vt:variant>
      <vt:variant>
        <vt:i4>5</vt:i4>
      </vt:variant>
      <vt:variant>
        <vt:lpwstr/>
      </vt:variant>
      <vt:variant>
        <vt:lpwstr>_Toc528829611</vt:lpwstr>
      </vt:variant>
      <vt:variant>
        <vt:i4>1376313</vt:i4>
      </vt:variant>
      <vt:variant>
        <vt:i4>2027</vt:i4>
      </vt:variant>
      <vt:variant>
        <vt:i4>0</vt:i4>
      </vt:variant>
      <vt:variant>
        <vt:i4>5</vt:i4>
      </vt:variant>
      <vt:variant>
        <vt:lpwstr/>
      </vt:variant>
      <vt:variant>
        <vt:lpwstr>_Toc528829610</vt:lpwstr>
      </vt:variant>
      <vt:variant>
        <vt:i4>1310777</vt:i4>
      </vt:variant>
      <vt:variant>
        <vt:i4>2021</vt:i4>
      </vt:variant>
      <vt:variant>
        <vt:i4>0</vt:i4>
      </vt:variant>
      <vt:variant>
        <vt:i4>5</vt:i4>
      </vt:variant>
      <vt:variant>
        <vt:lpwstr/>
      </vt:variant>
      <vt:variant>
        <vt:lpwstr>_Toc528829609</vt:lpwstr>
      </vt:variant>
      <vt:variant>
        <vt:i4>1310777</vt:i4>
      </vt:variant>
      <vt:variant>
        <vt:i4>2015</vt:i4>
      </vt:variant>
      <vt:variant>
        <vt:i4>0</vt:i4>
      </vt:variant>
      <vt:variant>
        <vt:i4>5</vt:i4>
      </vt:variant>
      <vt:variant>
        <vt:lpwstr/>
      </vt:variant>
      <vt:variant>
        <vt:lpwstr>_Toc528829608</vt:lpwstr>
      </vt:variant>
      <vt:variant>
        <vt:i4>1310777</vt:i4>
      </vt:variant>
      <vt:variant>
        <vt:i4>2009</vt:i4>
      </vt:variant>
      <vt:variant>
        <vt:i4>0</vt:i4>
      </vt:variant>
      <vt:variant>
        <vt:i4>5</vt:i4>
      </vt:variant>
      <vt:variant>
        <vt:lpwstr/>
      </vt:variant>
      <vt:variant>
        <vt:lpwstr>_Toc528829607</vt:lpwstr>
      </vt:variant>
      <vt:variant>
        <vt:i4>1310777</vt:i4>
      </vt:variant>
      <vt:variant>
        <vt:i4>2003</vt:i4>
      </vt:variant>
      <vt:variant>
        <vt:i4>0</vt:i4>
      </vt:variant>
      <vt:variant>
        <vt:i4>5</vt:i4>
      </vt:variant>
      <vt:variant>
        <vt:lpwstr/>
      </vt:variant>
      <vt:variant>
        <vt:lpwstr>_Toc528829606</vt:lpwstr>
      </vt:variant>
      <vt:variant>
        <vt:i4>1310777</vt:i4>
      </vt:variant>
      <vt:variant>
        <vt:i4>1997</vt:i4>
      </vt:variant>
      <vt:variant>
        <vt:i4>0</vt:i4>
      </vt:variant>
      <vt:variant>
        <vt:i4>5</vt:i4>
      </vt:variant>
      <vt:variant>
        <vt:lpwstr/>
      </vt:variant>
      <vt:variant>
        <vt:lpwstr>_Toc528829605</vt:lpwstr>
      </vt:variant>
      <vt:variant>
        <vt:i4>1310777</vt:i4>
      </vt:variant>
      <vt:variant>
        <vt:i4>1991</vt:i4>
      </vt:variant>
      <vt:variant>
        <vt:i4>0</vt:i4>
      </vt:variant>
      <vt:variant>
        <vt:i4>5</vt:i4>
      </vt:variant>
      <vt:variant>
        <vt:lpwstr/>
      </vt:variant>
      <vt:variant>
        <vt:lpwstr>_Toc528829604</vt:lpwstr>
      </vt:variant>
      <vt:variant>
        <vt:i4>1310777</vt:i4>
      </vt:variant>
      <vt:variant>
        <vt:i4>1985</vt:i4>
      </vt:variant>
      <vt:variant>
        <vt:i4>0</vt:i4>
      </vt:variant>
      <vt:variant>
        <vt:i4>5</vt:i4>
      </vt:variant>
      <vt:variant>
        <vt:lpwstr/>
      </vt:variant>
      <vt:variant>
        <vt:lpwstr>_Toc528829603</vt:lpwstr>
      </vt:variant>
      <vt:variant>
        <vt:i4>1310777</vt:i4>
      </vt:variant>
      <vt:variant>
        <vt:i4>1979</vt:i4>
      </vt:variant>
      <vt:variant>
        <vt:i4>0</vt:i4>
      </vt:variant>
      <vt:variant>
        <vt:i4>5</vt:i4>
      </vt:variant>
      <vt:variant>
        <vt:lpwstr/>
      </vt:variant>
      <vt:variant>
        <vt:lpwstr>_Toc528829602</vt:lpwstr>
      </vt:variant>
      <vt:variant>
        <vt:i4>1310777</vt:i4>
      </vt:variant>
      <vt:variant>
        <vt:i4>1973</vt:i4>
      </vt:variant>
      <vt:variant>
        <vt:i4>0</vt:i4>
      </vt:variant>
      <vt:variant>
        <vt:i4>5</vt:i4>
      </vt:variant>
      <vt:variant>
        <vt:lpwstr/>
      </vt:variant>
      <vt:variant>
        <vt:lpwstr>_Toc528829601</vt:lpwstr>
      </vt:variant>
      <vt:variant>
        <vt:i4>1310777</vt:i4>
      </vt:variant>
      <vt:variant>
        <vt:i4>1967</vt:i4>
      </vt:variant>
      <vt:variant>
        <vt:i4>0</vt:i4>
      </vt:variant>
      <vt:variant>
        <vt:i4>5</vt:i4>
      </vt:variant>
      <vt:variant>
        <vt:lpwstr/>
      </vt:variant>
      <vt:variant>
        <vt:lpwstr>_Toc528829600</vt:lpwstr>
      </vt:variant>
      <vt:variant>
        <vt:i4>1900602</vt:i4>
      </vt:variant>
      <vt:variant>
        <vt:i4>1961</vt:i4>
      </vt:variant>
      <vt:variant>
        <vt:i4>0</vt:i4>
      </vt:variant>
      <vt:variant>
        <vt:i4>5</vt:i4>
      </vt:variant>
      <vt:variant>
        <vt:lpwstr/>
      </vt:variant>
      <vt:variant>
        <vt:lpwstr>_Toc528829599</vt:lpwstr>
      </vt:variant>
      <vt:variant>
        <vt:i4>1900602</vt:i4>
      </vt:variant>
      <vt:variant>
        <vt:i4>1955</vt:i4>
      </vt:variant>
      <vt:variant>
        <vt:i4>0</vt:i4>
      </vt:variant>
      <vt:variant>
        <vt:i4>5</vt:i4>
      </vt:variant>
      <vt:variant>
        <vt:lpwstr/>
      </vt:variant>
      <vt:variant>
        <vt:lpwstr>_Toc528829598</vt:lpwstr>
      </vt:variant>
      <vt:variant>
        <vt:i4>1900602</vt:i4>
      </vt:variant>
      <vt:variant>
        <vt:i4>1949</vt:i4>
      </vt:variant>
      <vt:variant>
        <vt:i4>0</vt:i4>
      </vt:variant>
      <vt:variant>
        <vt:i4>5</vt:i4>
      </vt:variant>
      <vt:variant>
        <vt:lpwstr/>
      </vt:variant>
      <vt:variant>
        <vt:lpwstr>_Toc528829597</vt:lpwstr>
      </vt:variant>
      <vt:variant>
        <vt:i4>1900602</vt:i4>
      </vt:variant>
      <vt:variant>
        <vt:i4>1943</vt:i4>
      </vt:variant>
      <vt:variant>
        <vt:i4>0</vt:i4>
      </vt:variant>
      <vt:variant>
        <vt:i4>5</vt:i4>
      </vt:variant>
      <vt:variant>
        <vt:lpwstr/>
      </vt:variant>
      <vt:variant>
        <vt:lpwstr>_Toc528829596</vt:lpwstr>
      </vt:variant>
      <vt:variant>
        <vt:i4>1900602</vt:i4>
      </vt:variant>
      <vt:variant>
        <vt:i4>1937</vt:i4>
      </vt:variant>
      <vt:variant>
        <vt:i4>0</vt:i4>
      </vt:variant>
      <vt:variant>
        <vt:i4>5</vt:i4>
      </vt:variant>
      <vt:variant>
        <vt:lpwstr/>
      </vt:variant>
      <vt:variant>
        <vt:lpwstr>_Toc528829595</vt:lpwstr>
      </vt:variant>
      <vt:variant>
        <vt:i4>1900602</vt:i4>
      </vt:variant>
      <vt:variant>
        <vt:i4>1931</vt:i4>
      </vt:variant>
      <vt:variant>
        <vt:i4>0</vt:i4>
      </vt:variant>
      <vt:variant>
        <vt:i4>5</vt:i4>
      </vt:variant>
      <vt:variant>
        <vt:lpwstr/>
      </vt:variant>
      <vt:variant>
        <vt:lpwstr>_Toc528829594</vt:lpwstr>
      </vt:variant>
      <vt:variant>
        <vt:i4>1900602</vt:i4>
      </vt:variant>
      <vt:variant>
        <vt:i4>1925</vt:i4>
      </vt:variant>
      <vt:variant>
        <vt:i4>0</vt:i4>
      </vt:variant>
      <vt:variant>
        <vt:i4>5</vt:i4>
      </vt:variant>
      <vt:variant>
        <vt:lpwstr/>
      </vt:variant>
      <vt:variant>
        <vt:lpwstr>_Toc528829593</vt:lpwstr>
      </vt:variant>
      <vt:variant>
        <vt:i4>1900602</vt:i4>
      </vt:variant>
      <vt:variant>
        <vt:i4>1919</vt:i4>
      </vt:variant>
      <vt:variant>
        <vt:i4>0</vt:i4>
      </vt:variant>
      <vt:variant>
        <vt:i4>5</vt:i4>
      </vt:variant>
      <vt:variant>
        <vt:lpwstr/>
      </vt:variant>
      <vt:variant>
        <vt:lpwstr>_Toc528829592</vt:lpwstr>
      </vt:variant>
      <vt:variant>
        <vt:i4>1900602</vt:i4>
      </vt:variant>
      <vt:variant>
        <vt:i4>1913</vt:i4>
      </vt:variant>
      <vt:variant>
        <vt:i4>0</vt:i4>
      </vt:variant>
      <vt:variant>
        <vt:i4>5</vt:i4>
      </vt:variant>
      <vt:variant>
        <vt:lpwstr/>
      </vt:variant>
      <vt:variant>
        <vt:lpwstr>_Toc528829591</vt:lpwstr>
      </vt:variant>
      <vt:variant>
        <vt:i4>1900602</vt:i4>
      </vt:variant>
      <vt:variant>
        <vt:i4>1907</vt:i4>
      </vt:variant>
      <vt:variant>
        <vt:i4>0</vt:i4>
      </vt:variant>
      <vt:variant>
        <vt:i4>5</vt:i4>
      </vt:variant>
      <vt:variant>
        <vt:lpwstr/>
      </vt:variant>
      <vt:variant>
        <vt:lpwstr>_Toc528829590</vt:lpwstr>
      </vt:variant>
      <vt:variant>
        <vt:i4>1835066</vt:i4>
      </vt:variant>
      <vt:variant>
        <vt:i4>1901</vt:i4>
      </vt:variant>
      <vt:variant>
        <vt:i4>0</vt:i4>
      </vt:variant>
      <vt:variant>
        <vt:i4>5</vt:i4>
      </vt:variant>
      <vt:variant>
        <vt:lpwstr/>
      </vt:variant>
      <vt:variant>
        <vt:lpwstr>_Toc528829589</vt:lpwstr>
      </vt:variant>
      <vt:variant>
        <vt:i4>1835066</vt:i4>
      </vt:variant>
      <vt:variant>
        <vt:i4>1895</vt:i4>
      </vt:variant>
      <vt:variant>
        <vt:i4>0</vt:i4>
      </vt:variant>
      <vt:variant>
        <vt:i4>5</vt:i4>
      </vt:variant>
      <vt:variant>
        <vt:lpwstr/>
      </vt:variant>
      <vt:variant>
        <vt:lpwstr>_Toc528829588</vt:lpwstr>
      </vt:variant>
      <vt:variant>
        <vt:i4>1835066</vt:i4>
      </vt:variant>
      <vt:variant>
        <vt:i4>1889</vt:i4>
      </vt:variant>
      <vt:variant>
        <vt:i4>0</vt:i4>
      </vt:variant>
      <vt:variant>
        <vt:i4>5</vt:i4>
      </vt:variant>
      <vt:variant>
        <vt:lpwstr/>
      </vt:variant>
      <vt:variant>
        <vt:lpwstr>_Toc528829587</vt:lpwstr>
      </vt:variant>
      <vt:variant>
        <vt:i4>1835066</vt:i4>
      </vt:variant>
      <vt:variant>
        <vt:i4>1883</vt:i4>
      </vt:variant>
      <vt:variant>
        <vt:i4>0</vt:i4>
      </vt:variant>
      <vt:variant>
        <vt:i4>5</vt:i4>
      </vt:variant>
      <vt:variant>
        <vt:lpwstr/>
      </vt:variant>
      <vt:variant>
        <vt:lpwstr>_Toc528829586</vt:lpwstr>
      </vt:variant>
      <vt:variant>
        <vt:i4>1835066</vt:i4>
      </vt:variant>
      <vt:variant>
        <vt:i4>1877</vt:i4>
      </vt:variant>
      <vt:variant>
        <vt:i4>0</vt:i4>
      </vt:variant>
      <vt:variant>
        <vt:i4>5</vt:i4>
      </vt:variant>
      <vt:variant>
        <vt:lpwstr/>
      </vt:variant>
      <vt:variant>
        <vt:lpwstr>_Toc528829585</vt:lpwstr>
      </vt:variant>
      <vt:variant>
        <vt:i4>1835066</vt:i4>
      </vt:variant>
      <vt:variant>
        <vt:i4>1871</vt:i4>
      </vt:variant>
      <vt:variant>
        <vt:i4>0</vt:i4>
      </vt:variant>
      <vt:variant>
        <vt:i4>5</vt:i4>
      </vt:variant>
      <vt:variant>
        <vt:lpwstr/>
      </vt:variant>
      <vt:variant>
        <vt:lpwstr>_Toc528829584</vt:lpwstr>
      </vt:variant>
      <vt:variant>
        <vt:i4>1835066</vt:i4>
      </vt:variant>
      <vt:variant>
        <vt:i4>1865</vt:i4>
      </vt:variant>
      <vt:variant>
        <vt:i4>0</vt:i4>
      </vt:variant>
      <vt:variant>
        <vt:i4>5</vt:i4>
      </vt:variant>
      <vt:variant>
        <vt:lpwstr/>
      </vt:variant>
      <vt:variant>
        <vt:lpwstr>_Toc528829583</vt:lpwstr>
      </vt:variant>
      <vt:variant>
        <vt:i4>1835066</vt:i4>
      </vt:variant>
      <vt:variant>
        <vt:i4>1859</vt:i4>
      </vt:variant>
      <vt:variant>
        <vt:i4>0</vt:i4>
      </vt:variant>
      <vt:variant>
        <vt:i4>5</vt:i4>
      </vt:variant>
      <vt:variant>
        <vt:lpwstr/>
      </vt:variant>
      <vt:variant>
        <vt:lpwstr>_Toc528829582</vt:lpwstr>
      </vt:variant>
      <vt:variant>
        <vt:i4>1835066</vt:i4>
      </vt:variant>
      <vt:variant>
        <vt:i4>1853</vt:i4>
      </vt:variant>
      <vt:variant>
        <vt:i4>0</vt:i4>
      </vt:variant>
      <vt:variant>
        <vt:i4>5</vt:i4>
      </vt:variant>
      <vt:variant>
        <vt:lpwstr/>
      </vt:variant>
      <vt:variant>
        <vt:lpwstr>_Toc528829581</vt:lpwstr>
      </vt:variant>
      <vt:variant>
        <vt:i4>1245242</vt:i4>
      </vt:variant>
      <vt:variant>
        <vt:i4>1847</vt:i4>
      </vt:variant>
      <vt:variant>
        <vt:i4>0</vt:i4>
      </vt:variant>
      <vt:variant>
        <vt:i4>5</vt:i4>
      </vt:variant>
      <vt:variant>
        <vt:lpwstr/>
      </vt:variant>
      <vt:variant>
        <vt:lpwstr>_Toc528829575</vt:lpwstr>
      </vt:variant>
      <vt:variant>
        <vt:i4>1245242</vt:i4>
      </vt:variant>
      <vt:variant>
        <vt:i4>1841</vt:i4>
      </vt:variant>
      <vt:variant>
        <vt:i4>0</vt:i4>
      </vt:variant>
      <vt:variant>
        <vt:i4>5</vt:i4>
      </vt:variant>
      <vt:variant>
        <vt:lpwstr/>
      </vt:variant>
      <vt:variant>
        <vt:lpwstr>_Toc528829574</vt:lpwstr>
      </vt:variant>
      <vt:variant>
        <vt:i4>1245242</vt:i4>
      </vt:variant>
      <vt:variant>
        <vt:i4>1835</vt:i4>
      </vt:variant>
      <vt:variant>
        <vt:i4>0</vt:i4>
      </vt:variant>
      <vt:variant>
        <vt:i4>5</vt:i4>
      </vt:variant>
      <vt:variant>
        <vt:lpwstr/>
      </vt:variant>
      <vt:variant>
        <vt:lpwstr>_Toc528829573</vt:lpwstr>
      </vt:variant>
      <vt:variant>
        <vt:i4>1245242</vt:i4>
      </vt:variant>
      <vt:variant>
        <vt:i4>1829</vt:i4>
      </vt:variant>
      <vt:variant>
        <vt:i4>0</vt:i4>
      </vt:variant>
      <vt:variant>
        <vt:i4>5</vt:i4>
      </vt:variant>
      <vt:variant>
        <vt:lpwstr/>
      </vt:variant>
      <vt:variant>
        <vt:lpwstr>_Toc528829572</vt:lpwstr>
      </vt:variant>
      <vt:variant>
        <vt:i4>1245242</vt:i4>
      </vt:variant>
      <vt:variant>
        <vt:i4>1823</vt:i4>
      </vt:variant>
      <vt:variant>
        <vt:i4>0</vt:i4>
      </vt:variant>
      <vt:variant>
        <vt:i4>5</vt:i4>
      </vt:variant>
      <vt:variant>
        <vt:lpwstr/>
      </vt:variant>
      <vt:variant>
        <vt:lpwstr>_Toc528829571</vt:lpwstr>
      </vt:variant>
      <vt:variant>
        <vt:i4>1245242</vt:i4>
      </vt:variant>
      <vt:variant>
        <vt:i4>1817</vt:i4>
      </vt:variant>
      <vt:variant>
        <vt:i4>0</vt:i4>
      </vt:variant>
      <vt:variant>
        <vt:i4>5</vt:i4>
      </vt:variant>
      <vt:variant>
        <vt:lpwstr/>
      </vt:variant>
      <vt:variant>
        <vt:lpwstr>_Toc528829570</vt:lpwstr>
      </vt:variant>
      <vt:variant>
        <vt:i4>1179706</vt:i4>
      </vt:variant>
      <vt:variant>
        <vt:i4>1811</vt:i4>
      </vt:variant>
      <vt:variant>
        <vt:i4>0</vt:i4>
      </vt:variant>
      <vt:variant>
        <vt:i4>5</vt:i4>
      </vt:variant>
      <vt:variant>
        <vt:lpwstr/>
      </vt:variant>
      <vt:variant>
        <vt:lpwstr>_Toc528829569</vt:lpwstr>
      </vt:variant>
      <vt:variant>
        <vt:i4>1179706</vt:i4>
      </vt:variant>
      <vt:variant>
        <vt:i4>1805</vt:i4>
      </vt:variant>
      <vt:variant>
        <vt:i4>0</vt:i4>
      </vt:variant>
      <vt:variant>
        <vt:i4>5</vt:i4>
      </vt:variant>
      <vt:variant>
        <vt:lpwstr/>
      </vt:variant>
      <vt:variant>
        <vt:lpwstr>_Toc528829568</vt:lpwstr>
      </vt:variant>
      <vt:variant>
        <vt:i4>1179706</vt:i4>
      </vt:variant>
      <vt:variant>
        <vt:i4>1799</vt:i4>
      </vt:variant>
      <vt:variant>
        <vt:i4>0</vt:i4>
      </vt:variant>
      <vt:variant>
        <vt:i4>5</vt:i4>
      </vt:variant>
      <vt:variant>
        <vt:lpwstr/>
      </vt:variant>
      <vt:variant>
        <vt:lpwstr>_Toc528829567</vt:lpwstr>
      </vt:variant>
      <vt:variant>
        <vt:i4>1179706</vt:i4>
      </vt:variant>
      <vt:variant>
        <vt:i4>1793</vt:i4>
      </vt:variant>
      <vt:variant>
        <vt:i4>0</vt:i4>
      </vt:variant>
      <vt:variant>
        <vt:i4>5</vt:i4>
      </vt:variant>
      <vt:variant>
        <vt:lpwstr/>
      </vt:variant>
      <vt:variant>
        <vt:lpwstr>_Toc528829566</vt:lpwstr>
      </vt:variant>
      <vt:variant>
        <vt:i4>1179706</vt:i4>
      </vt:variant>
      <vt:variant>
        <vt:i4>1787</vt:i4>
      </vt:variant>
      <vt:variant>
        <vt:i4>0</vt:i4>
      </vt:variant>
      <vt:variant>
        <vt:i4>5</vt:i4>
      </vt:variant>
      <vt:variant>
        <vt:lpwstr/>
      </vt:variant>
      <vt:variant>
        <vt:lpwstr>_Toc528829565</vt:lpwstr>
      </vt:variant>
      <vt:variant>
        <vt:i4>1179706</vt:i4>
      </vt:variant>
      <vt:variant>
        <vt:i4>1781</vt:i4>
      </vt:variant>
      <vt:variant>
        <vt:i4>0</vt:i4>
      </vt:variant>
      <vt:variant>
        <vt:i4>5</vt:i4>
      </vt:variant>
      <vt:variant>
        <vt:lpwstr/>
      </vt:variant>
      <vt:variant>
        <vt:lpwstr>_Toc528829564</vt:lpwstr>
      </vt:variant>
      <vt:variant>
        <vt:i4>1179706</vt:i4>
      </vt:variant>
      <vt:variant>
        <vt:i4>1775</vt:i4>
      </vt:variant>
      <vt:variant>
        <vt:i4>0</vt:i4>
      </vt:variant>
      <vt:variant>
        <vt:i4>5</vt:i4>
      </vt:variant>
      <vt:variant>
        <vt:lpwstr/>
      </vt:variant>
      <vt:variant>
        <vt:lpwstr>_Toc528829563</vt:lpwstr>
      </vt:variant>
      <vt:variant>
        <vt:i4>1179706</vt:i4>
      </vt:variant>
      <vt:variant>
        <vt:i4>1769</vt:i4>
      </vt:variant>
      <vt:variant>
        <vt:i4>0</vt:i4>
      </vt:variant>
      <vt:variant>
        <vt:i4>5</vt:i4>
      </vt:variant>
      <vt:variant>
        <vt:lpwstr/>
      </vt:variant>
      <vt:variant>
        <vt:lpwstr>_Toc528829562</vt:lpwstr>
      </vt:variant>
      <vt:variant>
        <vt:i4>1179706</vt:i4>
      </vt:variant>
      <vt:variant>
        <vt:i4>1763</vt:i4>
      </vt:variant>
      <vt:variant>
        <vt:i4>0</vt:i4>
      </vt:variant>
      <vt:variant>
        <vt:i4>5</vt:i4>
      </vt:variant>
      <vt:variant>
        <vt:lpwstr/>
      </vt:variant>
      <vt:variant>
        <vt:lpwstr>_Toc528829561</vt:lpwstr>
      </vt:variant>
      <vt:variant>
        <vt:i4>1179706</vt:i4>
      </vt:variant>
      <vt:variant>
        <vt:i4>1757</vt:i4>
      </vt:variant>
      <vt:variant>
        <vt:i4>0</vt:i4>
      </vt:variant>
      <vt:variant>
        <vt:i4>5</vt:i4>
      </vt:variant>
      <vt:variant>
        <vt:lpwstr/>
      </vt:variant>
      <vt:variant>
        <vt:lpwstr>_Toc528829560</vt:lpwstr>
      </vt:variant>
      <vt:variant>
        <vt:i4>1114170</vt:i4>
      </vt:variant>
      <vt:variant>
        <vt:i4>1751</vt:i4>
      </vt:variant>
      <vt:variant>
        <vt:i4>0</vt:i4>
      </vt:variant>
      <vt:variant>
        <vt:i4>5</vt:i4>
      </vt:variant>
      <vt:variant>
        <vt:lpwstr/>
      </vt:variant>
      <vt:variant>
        <vt:lpwstr>_Toc528829559</vt:lpwstr>
      </vt:variant>
      <vt:variant>
        <vt:i4>1114170</vt:i4>
      </vt:variant>
      <vt:variant>
        <vt:i4>1745</vt:i4>
      </vt:variant>
      <vt:variant>
        <vt:i4>0</vt:i4>
      </vt:variant>
      <vt:variant>
        <vt:i4>5</vt:i4>
      </vt:variant>
      <vt:variant>
        <vt:lpwstr/>
      </vt:variant>
      <vt:variant>
        <vt:lpwstr>_Toc528829558</vt:lpwstr>
      </vt:variant>
      <vt:variant>
        <vt:i4>1114170</vt:i4>
      </vt:variant>
      <vt:variant>
        <vt:i4>1739</vt:i4>
      </vt:variant>
      <vt:variant>
        <vt:i4>0</vt:i4>
      </vt:variant>
      <vt:variant>
        <vt:i4>5</vt:i4>
      </vt:variant>
      <vt:variant>
        <vt:lpwstr/>
      </vt:variant>
      <vt:variant>
        <vt:lpwstr>_Toc528829557</vt:lpwstr>
      </vt:variant>
      <vt:variant>
        <vt:i4>1114170</vt:i4>
      </vt:variant>
      <vt:variant>
        <vt:i4>1733</vt:i4>
      </vt:variant>
      <vt:variant>
        <vt:i4>0</vt:i4>
      </vt:variant>
      <vt:variant>
        <vt:i4>5</vt:i4>
      </vt:variant>
      <vt:variant>
        <vt:lpwstr/>
      </vt:variant>
      <vt:variant>
        <vt:lpwstr>_Toc528829556</vt:lpwstr>
      </vt:variant>
      <vt:variant>
        <vt:i4>1114170</vt:i4>
      </vt:variant>
      <vt:variant>
        <vt:i4>1727</vt:i4>
      </vt:variant>
      <vt:variant>
        <vt:i4>0</vt:i4>
      </vt:variant>
      <vt:variant>
        <vt:i4>5</vt:i4>
      </vt:variant>
      <vt:variant>
        <vt:lpwstr/>
      </vt:variant>
      <vt:variant>
        <vt:lpwstr>_Toc528829555</vt:lpwstr>
      </vt:variant>
      <vt:variant>
        <vt:i4>1114170</vt:i4>
      </vt:variant>
      <vt:variant>
        <vt:i4>1721</vt:i4>
      </vt:variant>
      <vt:variant>
        <vt:i4>0</vt:i4>
      </vt:variant>
      <vt:variant>
        <vt:i4>5</vt:i4>
      </vt:variant>
      <vt:variant>
        <vt:lpwstr/>
      </vt:variant>
      <vt:variant>
        <vt:lpwstr>_Toc528829554</vt:lpwstr>
      </vt:variant>
      <vt:variant>
        <vt:i4>1114170</vt:i4>
      </vt:variant>
      <vt:variant>
        <vt:i4>1715</vt:i4>
      </vt:variant>
      <vt:variant>
        <vt:i4>0</vt:i4>
      </vt:variant>
      <vt:variant>
        <vt:i4>5</vt:i4>
      </vt:variant>
      <vt:variant>
        <vt:lpwstr/>
      </vt:variant>
      <vt:variant>
        <vt:lpwstr>_Toc528829553</vt:lpwstr>
      </vt:variant>
      <vt:variant>
        <vt:i4>1114170</vt:i4>
      </vt:variant>
      <vt:variant>
        <vt:i4>1709</vt:i4>
      </vt:variant>
      <vt:variant>
        <vt:i4>0</vt:i4>
      </vt:variant>
      <vt:variant>
        <vt:i4>5</vt:i4>
      </vt:variant>
      <vt:variant>
        <vt:lpwstr/>
      </vt:variant>
      <vt:variant>
        <vt:lpwstr>_Toc528829552</vt:lpwstr>
      </vt:variant>
      <vt:variant>
        <vt:i4>1114170</vt:i4>
      </vt:variant>
      <vt:variant>
        <vt:i4>1703</vt:i4>
      </vt:variant>
      <vt:variant>
        <vt:i4>0</vt:i4>
      </vt:variant>
      <vt:variant>
        <vt:i4>5</vt:i4>
      </vt:variant>
      <vt:variant>
        <vt:lpwstr/>
      </vt:variant>
      <vt:variant>
        <vt:lpwstr>_Toc528829551</vt:lpwstr>
      </vt:variant>
      <vt:variant>
        <vt:i4>1114170</vt:i4>
      </vt:variant>
      <vt:variant>
        <vt:i4>1697</vt:i4>
      </vt:variant>
      <vt:variant>
        <vt:i4>0</vt:i4>
      </vt:variant>
      <vt:variant>
        <vt:i4>5</vt:i4>
      </vt:variant>
      <vt:variant>
        <vt:lpwstr/>
      </vt:variant>
      <vt:variant>
        <vt:lpwstr>_Toc528829550</vt:lpwstr>
      </vt:variant>
      <vt:variant>
        <vt:i4>1048634</vt:i4>
      </vt:variant>
      <vt:variant>
        <vt:i4>1691</vt:i4>
      </vt:variant>
      <vt:variant>
        <vt:i4>0</vt:i4>
      </vt:variant>
      <vt:variant>
        <vt:i4>5</vt:i4>
      </vt:variant>
      <vt:variant>
        <vt:lpwstr/>
      </vt:variant>
      <vt:variant>
        <vt:lpwstr>_Toc528829549</vt:lpwstr>
      </vt:variant>
      <vt:variant>
        <vt:i4>1048634</vt:i4>
      </vt:variant>
      <vt:variant>
        <vt:i4>1685</vt:i4>
      </vt:variant>
      <vt:variant>
        <vt:i4>0</vt:i4>
      </vt:variant>
      <vt:variant>
        <vt:i4>5</vt:i4>
      </vt:variant>
      <vt:variant>
        <vt:lpwstr/>
      </vt:variant>
      <vt:variant>
        <vt:lpwstr>_Toc528829548</vt:lpwstr>
      </vt:variant>
      <vt:variant>
        <vt:i4>1048634</vt:i4>
      </vt:variant>
      <vt:variant>
        <vt:i4>1679</vt:i4>
      </vt:variant>
      <vt:variant>
        <vt:i4>0</vt:i4>
      </vt:variant>
      <vt:variant>
        <vt:i4>5</vt:i4>
      </vt:variant>
      <vt:variant>
        <vt:lpwstr/>
      </vt:variant>
      <vt:variant>
        <vt:lpwstr>_Toc528829547</vt:lpwstr>
      </vt:variant>
      <vt:variant>
        <vt:i4>1048634</vt:i4>
      </vt:variant>
      <vt:variant>
        <vt:i4>1673</vt:i4>
      </vt:variant>
      <vt:variant>
        <vt:i4>0</vt:i4>
      </vt:variant>
      <vt:variant>
        <vt:i4>5</vt:i4>
      </vt:variant>
      <vt:variant>
        <vt:lpwstr/>
      </vt:variant>
      <vt:variant>
        <vt:lpwstr>_Toc528829546</vt:lpwstr>
      </vt:variant>
      <vt:variant>
        <vt:i4>1048634</vt:i4>
      </vt:variant>
      <vt:variant>
        <vt:i4>1667</vt:i4>
      </vt:variant>
      <vt:variant>
        <vt:i4>0</vt:i4>
      </vt:variant>
      <vt:variant>
        <vt:i4>5</vt:i4>
      </vt:variant>
      <vt:variant>
        <vt:lpwstr/>
      </vt:variant>
      <vt:variant>
        <vt:lpwstr>_Toc528829545</vt:lpwstr>
      </vt:variant>
      <vt:variant>
        <vt:i4>1048634</vt:i4>
      </vt:variant>
      <vt:variant>
        <vt:i4>1661</vt:i4>
      </vt:variant>
      <vt:variant>
        <vt:i4>0</vt:i4>
      </vt:variant>
      <vt:variant>
        <vt:i4>5</vt:i4>
      </vt:variant>
      <vt:variant>
        <vt:lpwstr/>
      </vt:variant>
      <vt:variant>
        <vt:lpwstr>_Toc528829544</vt:lpwstr>
      </vt:variant>
      <vt:variant>
        <vt:i4>1048634</vt:i4>
      </vt:variant>
      <vt:variant>
        <vt:i4>1655</vt:i4>
      </vt:variant>
      <vt:variant>
        <vt:i4>0</vt:i4>
      </vt:variant>
      <vt:variant>
        <vt:i4>5</vt:i4>
      </vt:variant>
      <vt:variant>
        <vt:lpwstr/>
      </vt:variant>
      <vt:variant>
        <vt:lpwstr>_Toc528829543</vt:lpwstr>
      </vt:variant>
      <vt:variant>
        <vt:i4>1048634</vt:i4>
      </vt:variant>
      <vt:variant>
        <vt:i4>1649</vt:i4>
      </vt:variant>
      <vt:variant>
        <vt:i4>0</vt:i4>
      </vt:variant>
      <vt:variant>
        <vt:i4>5</vt:i4>
      </vt:variant>
      <vt:variant>
        <vt:lpwstr/>
      </vt:variant>
      <vt:variant>
        <vt:lpwstr>_Toc528829542</vt:lpwstr>
      </vt:variant>
      <vt:variant>
        <vt:i4>1048634</vt:i4>
      </vt:variant>
      <vt:variant>
        <vt:i4>1643</vt:i4>
      </vt:variant>
      <vt:variant>
        <vt:i4>0</vt:i4>
      </vt:variant>
      <vt:variant>
        <vt:i4>5</vt:i4>
      </vt:variant>
      <vt:variant>
        <vt:lpwstr/>
      </vt:variant>
      <vt:variant>
        <vt:lpwstr>_Toc528829541</vt:lpwstr>
      </vt:variant>
      <vt:variant>
        <vt:i4>1048634</vt:i4>
      </vt:variant>
      <vt:variant>
        <vt:i4>1637</vt:i4>
      </vt:variant>
      <vt:variant>
        <vt:i4>0</vt:i4>
      </vt:variant>
      <vt:variant>
        <vt:i4>5</vt:i4>
      </vt:variant>
      <vt:variant>
        <vt:lpwstr/>
      </vt:variant>
      <vt:variant>
        <vt:lpwstr>_Toc528829540</vt:lpwstr>
      </vt:variant>
      <vt:variant>
        <vt:i4>1507386</vt:i4>
      </vt:variant>
      <vt:variant>
        <vt:i4>1631</vt:i4>
      </vt:variant>
      <vt:variant>
        <vt:i4>0</vt:i4>
      </vt:variant>
      <vt:variant>
        <vt:i4>5</vt:i4>
      </vt:variant>
      <vt:variant>
        <vt:lpwstr/>
      </vt:variant>
      <vt:variant>
        <vt:lpwstr>_Toc528829539</vt:lpwstr>
      </vt:variant>
      <vt:variant>
        <vt:i4>1507386</vt:i4>
      </vt:variant>
      <vt:variant>
        <vt:i4>1625</vt:i4>
      </vt:variant>
      <vt:variant>
        <vt:i4>0</vt:i4>
      </vt:variant>
      <vt:variant>
        <vt:i4>5</vt:i4>
      </vt:variant>
      <vt:variant>
        <vt:lpwstr/>
      </vt:variant>
      <vt:variant>
        <vt:lpwstr>_Toc528829538</vt:lpwstr>
      </vt:variant>
      <vt:variant>
        <vt:i4>1507386</vt:i4>
      </vt:variant>
      <vt:variant>
        <vt:i4>1619</vt:i4>
      </vt:variant>
      <vt:variant>
        <vt:i4>0</vt:i4>
      </vt:variant>
      <vt:variant>
        <vt:i4>5</vt:i4>
      </vt:variant>
      <vt:variant>
        <vt:lpwstr/>
      </vt:variant>
      <vt:variant>
        <vt:lpwstr>_Toc528829537</vt:lpwstr>
      </vt:variant>
      <vt:variant>
        <vt:i4>1507386</vt:i4>
      </vt:variant>
      <vt:variant>
        <vt:i4>1613</vt:i4>
      </vt:variant>
      <vt:variant>
        <vt:i4>0</vt:i4>
      </vt:variant>
      <vt:variant>
        <vt:i4>5</vt:i4>
      </vt:variant>
      <vt:variant>
        <vt:lpwstr/>
      </vt:variant>
      <vt:variant>
        <vt:lpwstr>_Toc528829536</vt:lpwstr>
      </vt:variant>
      <vt:variant>
        <vt:i4>1507386</vt:i4>
      </vt:variant>
      <vt:variant>
        <vt:i4>1607</vt:i4>
      </vt:variant>
      <vt:variant>
        <vt:i4>0</vt:i4>
      </vt:variant>
      <vt:variant>
        <vt:i4>5</vt:i4>
      </vt:variant>
      <vt:variant>
        <vt:lpwstr/>
      </vt:variant>
      <vt:variant>
        <vt:lpwstr>_Toc528829535</vt:lpwstr>
      </vt:variant>
      <vt:variant>
        <vt:i4>1507386</vt:i4>
      </vt:variant>
      <vt:variant>
        <vt:i4>1601</vt:i4>
      </vt:variant>
      <vt:variant>
        <vt:i4>0</vt:i4>
      </vt:variant>
      <vt:variant>
        <vt:i4>5</vt:i4>
      </vt:variant>
      <vt:variant>
        <vt:lpwstr/>
      </vt:variant>
      <vt:variant>
        <vt:lpwstr>_Toc528829534</vt:lpwstr>
      </vt:variant>
      <vt:variant>
        <vt:i4>1507386</vt:i4>
      </vt:variant>
      <vt:variant>
        <vt:i4>1595</vt:i4>
      </vt:variant>
      <vt:variant>
        <vt:i4>0</vt:i4>
      </vt:variant>
      <vt:variant>
        <vt:i4>5</vt:i4>
      </vt:variant>
      <vt:variant>
        <vt:lpwstr/>
      </vt:variant>
      <vt:variant>
        <vt:lpwstr>_Toc528829533</vt:lpwstr>
      </vt:variant>
      <vt:variant>
        <vt:i4>1507386</vt:i4>
      </vt:variant>
      <vt:variant>
        <vt:i4>1589</vt:i4>
      </vt:variant>
      <vt:variant>
        <vt:i4>0</vt:i4>
      </vt:variant>
      <vt:variant>
        <vt:i4>5</vt:i4>
      </vt:variant>
      <vt:variant>
        <vt:lpwstr/>
      </vt:variant>
      <vt:variant>
        <vt:lpwstr>_Toc528829532</vt:lpwstr>
      </vt:variant>
      <vt:variant>
        <vt:i4>1507386</vt:i4>
      </vt:variant>
      <vt:variant>
        <vt:i4>1583</vt:i4>
      </vt:variant>
      <vt:variant>
        <vt:i4>0</vt:i4>
      </vt:variant>
      <vt:variant>
        <vt:i4>5</vt:i4>
      </vt:variant>
      <vt:variant>
        <vt:lpwstr/>
      </vt:variant>
      <vt:variant>
        <vt:lpwstr>_Toc528829531</vt:lpwstr>
      </vt:variant>
      <vt:variant>
        <vt:i4>1507386</vt:i4>
      </vt:variant>
      <vt:variant>
        <vt:i4>1577</vt:i4>
      </vt:variant>
      <vt:variant>
        <vt:i4>0</vt:i4>
      </vt:variant>
      <vt:variant>
        <vt:i4>5</vt:i4>
      </vt:variant>
      <vt:variant>
        <vt:lpwstr/>
      </vt:variant>
      <vt:variant>
        <vt:lpwstr>_Toc528829530</vt:lpwstr>
      </vt:variant>
      <vt:variant>
        <vt:i4>1441850</vt:i4>
      </vt:variant>
      <vt:variant>
        <vt:i4>1571</vt:i4>
      </vt:variant>
      <vt:variant>
        <vt:i4>0</vt:i4>
      </vt:variant>
      <vt:variant>
        <vt:i4>5</vt:i4>
      </vt:variant>
      <vt:variant>
        <vt:lpwstr/>
      </vt:variant>
      <vt:variant>
        <vt:lpwstr>_Toc528829529</vt:lpwstr>
      </vt:variant>
      <vt:variant>
        <vt:i4>1441850</vt:i4>
      </vt:variant>
      <vt:variant>
        <vt:i4>1565</vt:i4>
      </vt:variant>
      <vt:variant>
        <vt:i4>0</vt:i4>
      </vt:variant>
      <vt:variant>
        <vt:i4>5</vt:i4>
      </vt:variant>
      <vt:variant>
        <vt:lpwstr/>
      </vt:variant>
      <vt:variant>
        <vt:lpwstr>_Toc528829528</vt:lpwstr>
      </vt:variant>
      <vt:variant>
        <vt:i4>1441850</vt:i4>
      </vt:variant>
      <vt:variant>
        <vt:i4>1559</vt:i4>
      </vt:variant>
      <vt:variant>
        <vt:i4>0</vt:i4>
      </vt:variant>
      <vt:variant>
        <vt:i4>5</vt:i4>
      </vt:variant>
      <vt:variant>
        <vt:lpwstr/>
      </vt:variant>
      <vt:variant>
        <vt:lpwstr>_Toc528829527</vt:lpwstr>
      </vt:variant>
      <vt:variant>
        <vt:i4>1441850</vt:i4>
      </vt:variant>
      <vt:variant>
        <vt:i4>1553</vt:i4>
      </vt:variant>
      <vt:variant>
        <vt:i4>0</vt:i4>
      </vt:variant>
      <vt:variant>
        <vt:i4>5</vt:i4>
      </vt:variant>
      <vt:variant>
        <vt:lpwstr/>
      </vt:variant>
      <vt:variant>
        <vt:lpwstr>_Toc528829526</vt:lpwstr>
      </vt:variant>
      <vt:variant>
        <vt:i4>1441850</vt:i4>
      </vt:variant>
      <vt:variant>
        <vt:i4>1547</vt:i4>
      </vt:variant>
      <vt:variant>
        <vt:i4>0</vt:i4>
      </vt:variant>
      <vt:variant>
        <vt:i4>5</vt:i4>
      </vt:variant>
      <vt:variant>
        <vt:lpwstr/>
      </vt:variant>
      <vt:variant>
        <vt:lpwstr>_Toc528829525</vt:lpwstr>
      </vt:variant>
      <vt:variant>
        <vt:i4>1441850</vt:i4>
      </vt:variant>
      <vt:variant>
        <vt:i4>1541</vt:i4>
      </vt:variant>
      <vt:variant>
        <vt:i4>0</vt:i4>
      </vt:variant>
      <vt:variant>
        <vt:i4>5</vt:i4>
      </vt:variant>
      <vt:variant>
        <vt:lpwstr/>
      </vt:variant>
      <vt:variant>
        <vt:lpwstr>_Toc528829524</vt:lpwstr>
      </vt:variant>
      <vt:variant>
        <vt:i4>1441850</vt:i4>
      </vt:variant>
      <vt:variant>
        <vt:i4>1535</vt:i4>
      </vt:variant>
      <vt:variant>
        <vt:i4>0</vt:i4>
      </vt:variant>
      <vt:variant>
        <vt:i4>5</vt:i4>
      </vt:variant>
      <vt:variant>
        <vt:lpwstr/>
      </vt:variant>
      <vt:variant>
        <vt:lpwstr>_Toc528829523</vt:lpwstr>
      </vt:variant>
      <vt:variant>
        <vt:i4>1441850</vt:i4>
      </vt:variant>
      <vt:variant>
        <vt:i4>1529</vt:i4>
      </vt:variant>
      <vt:variant>
        <vt:i4>0</vt:i4>
      </vt:variant>
      <vt:variant>
        <vt:i4>5</vt:i4>
      </vt:variant>
      <vt:variant>
        <vt:lpwstr/>
      </vt:variant>
      <vt:variant>
        <vt:lpwstr>_Toc528829522</vt:lpwstr>
      </vt:variant>
      <vt:variant>
        <vt:i4>1441850</vt:i4>
      </vt:variant>
      <vt:variant>
        <vt:i4>1523</vt:i4>
      </vt:variant>
      <vt:variant>
        <vt:i4>0</vt:i4>
      </vt:variant>
      <vt:variant>
        <vt:i4>5</vt:i4>
      </vt:variant>
      <vt:variant>
        <vt:lpwstr/>
      </vt:variant>
      <vt:variant>
        <vt:lpwstr>_Toc528829521</vt:lpwstr>
      </vt:variant>
      <vt:variant>
        <vt:i4>1441850</vt:i4>
      </vt:variant>
      <vt:variant>
        <vt:i4>1517</vt:i4>
      </vt:variant>
      <vt:variant>
        <vt:i4>0</vt:i4>
      </vt:variant>
      <vt:variant>
        <vt:i4>5</vt:i4>
      </vt:variant>
      <vt:variant>
        <vt:lpwstr/>
      </vt:variant>
      <vt:variant>
        <vt:lpwstr>_Toc528829520</vt:lpwstr>
      </vt:variant>
      <vt:variant>
        <vt:i4>1376314</vt:i4>
      </vt:variant>
      <vt:variant>
        <vt:i4>1511</vt:i4>
      </vt:variant>
      <vt:variant>
        <vt:i4>0</vt:i4>
      </vt:variant>
      <vt:variant>
        <vt:i4>5</vt:i4>
      </vt:variant>
      <vt:variant>
        <vt:lpwstr/>
      </vt:variant>
      <vt:variant>
        <vt:lpwstr>_Toc528829519</vt:lpwstr>
      </vt:variant>
      <vt:variant>
        <vt:i4>1376314</vt:i4>
      </vt:variant>
      <vt:variant>
        <vt:i4>1505</vt:i4>
      </vt:variant>
      <vt:variant>
        <vt:i4>0</vt:i4>
      </vt:variant>
      <vt:variant>
        <vt:i4>5</vt:i4>
      </vt:variant>
      <vt:variant>
        <vt:lpwstr/>
      </vt:variant>
      <vt:variant>
        <vt:lpwstr>_Toc528829518</vt:lpwstr>
      </vt:variant>
      <vt:variant>
        <vt:i4>1376314</vt:i4>
      </vt:variant>
      <vt:variant>
        <vt:i4>1499</vt:i4>
      </vt:variant>
      <vt:variant>
        <vt:i4>0</vt:i4>
      </vt:variant>
      <vt:variant>
        <vt:i4>5</vt:i4>
      </vt:variant>
      <vt:variant>
        <vt:lpwstr/>
      </vt:variant>
      <vt:variant>
        <vt:lpwstr>_Toc528829517</vt:lpwstr>
      </vt:variant>
      <vt:variant>
        <vt:i4>1376314</vt:i4>
      </vt:variant>
      <vt:variant>
        <vt:i4>1493</vt:i4>
      </vt:variant>
      <vt:variant>
        <vt:i4>0</vt:i4>
      </vt:variant>
      <vt:variant>
        <vt:i4>5</vt:i4>
      </vt:variant>
      <vt:variant>
        <vt:lpwstr/>
      </vt:variant>
      <vt:variant>
        <vt:lpwstr>_Toc528829516</vt:lpwstr>
      </vt:variant>
      <vt:variant>
        <vt:i4>1376314</vt:i4>
      </vt:variant>
      <vt:variant>
        <vt:i4>1487</vt:i4>
      </vt:variant>
      <vt:variant>
        <vt:i4>0</vt:i4>
      </vt:variant>
      <vt:variant>
        <vt:i4>5</vt:i4>
      </vt:variant>
      <vt:variant>
        <vt:lpwstr/>
      </vt:variant>
      <vt:variant>
        <vt:lpwstr>_Toc528829515</vt:lpwstr>
      </vt:variant>
      <vt:variant>
        <vt:i4>1376314</vt:i4>
      </vt:variant>
      <vt:variant>
        <vt:i4>1481</vt:i4>
      </vt:variant>
      <vt:variant>
        <vt:i4>0</vt:i4>
      </vt:variant>
      <vt:variant>
        <vt:i4>5</vt:i4>
      </vt:variant>
      <vt:variant>
        <vt:lpwstr/>
      </vt:variant>
      <vt:variant>
        <vt:lpwstr>_Toc528829514</vt:lpwstr>
      </vt:variant>
      <vt:variant>
        <vt:i4>1376314</vt:i4>
      </vt:variant>
      <vt:variant>
        <vt:i4>1475</vt:i4>
      </vt:variant>
      <vt:variant>
        <vt:i4>0</vt:i4>
      </vt:variant>
      <vt:variant>
        <vt:i4>5</vt:i4>
      </vt:variant>
      <vt:variant>
        <vt:lpwstr/>
      </vt:variant>
      <vt:variant>
        <vt:lpwstr>_Toc528829513</vt:lpwstr>
      </vt:variant>
      <vt:variant>
        <vt:i4>1376314</vt:i4>
      </vt:variant>
      <vt:variant>
        <vt:i4>1469</vt:i4>
      </vt:variant>
      <vt:variant>
        <vt:i4>0</vt:i4>
      </vt:variant>
      <vt:variant>
        <vt:i4>5</vt:i4>
      </vt:variant>
      <vt:variant>
        <vt:lpwstr/>
      </vt:variant>
      <vt:variant>
        <vt:lpwstr>_Toc528829512</vt:lpwstr>
      </vt:variant>
      <vt:variant>
        <vt:i4>1376314</vt:i4>
      </vt:variant>
      <vt:variant>
        <vt:i4>1463</vt:i4>
      </vt:variant>
      <vt:variant>
        <vt:i4>0</vt:i4>
      </vt:variant>
      <vt:variant>
        <vt:i4>5</vt:i4>
      </vt:variant>
      <vt:variant>
        <vt:lpwstr/>
      </vt:variant>
      <vt:variant>
        <vt:lpwstr>_Toc528829511</vt:lpwstr>
      </vt:variant>
      <vt:variant>
        <vt:i4>1376314</vt:i4>
      </vt:variant>
      <vt:variant>
        <vt:i4>1457</vt:i4>
      </vt:variant>
      <vt:variant>
        <vt:i4>0</vt:i4>
      </vt:variant>
      <vt:variant>
        <vt:i4>5</vt:i4>
      </vt:variant>
      <vt:variant>
        <vt:lpwstr/>
      </vt:variant>
      <vt:variant>
        <vt:lpwstr>_Toc528829510</vt:lpwstr>
      </vt:variant>
      <vt:variant>
        <vt:i4>1310778</vt:i4>
      </vt:variant>
      <vt:variant>
        <vt:i4>1451</vt:i4>
      </vt:variant>
      <vt:variant>
        <vt:i4>0</vt:i4>
      </vt:variant>
      <vt:variant>
        <vt:i4>5</vt:i4>
      </vt:variant>
      <vt:variant>
        <vt:lpwstr/>
      </vt:variant>
      <vt:variant>
        <vt:lpwstr>_Toc528829509</vt:lpwstr>
      </vt:variant>
      <vt:variant>
        <vt:i4>1310778</vt:i4>
      </vt:variant>
      <vt:variant>
        <vt:i4>1445</vt:i4>
      </vt:variant>
      <vt:variant>
        <vt:i4>0</vt:i4>
      </vt:variant>
      <vt:variant>
        <vt:i4>5</vt:i4>
      </vt:variant>
      <vt:variant>
        <vt:lpwstr/>
      </vt:variant>
      <vt:variant>
        <vt:lpwstr>_Toc528829508</vt:lpwstr>
      </vt:variant>
      <vt:variant>
        <vt:i4>1310778</vt:i4>
      </vt:variant>
      <vt:variant>
        <vt:i4>1439</vt:i4>
      </vt:variant>
      <vt:variant>
        <vt:i4>0</vt:i4>
      </vt:variant>
      <vt:variant>
        <vt:i4>5</vt:i4>
      </vt:variant>
      <vt:variant>
        <vt:lpwstr/>
      </vt:variant>
      <vt:variant>
        <vt:lpwstr>_Toc528829507</vt:lpwstr>
      </vt:variant>
      <vt:variant>
        <vt:i4>1310778</vt:i4>
      </vt:variant>
      <vt:variant>
        <vt:i4>1433</vt:i4>
      </vt:variant>
      <vt:variant>
        <vt:i4>0</vt:i4>
      </vt:variant>
      <vt:variant>
        <vt:i4>5</vt:i4>
      </vt:variant>
      <vt:variant>
        <vt:lpwstr/>
      </vt:variant>
      <vt:variant>
        <vt:lpwstr>_Toc528829506</vt:lpwstr>
      </vt:variant>
      <vt:variant>
        <vt:i4>1310778</vt:i4>
      </vt:variant>
      <vt:variant>
        <vt:i4>1427</vt:i4>
      </vt:variant>
      <vt:variant>
        <vt:i4>0</vt:i4>
      </vt:variant>
      <vt:variant>
        <vt:i4>5</vt:i4>
      </vt:variant>
      <vt:variant>
        <vt:lpwstr/>
      </vt:variant>
      <vt:variant>
        <vt:lpwstr>_Toc528829505</vt:lpwstr>
      </vt:variant>
      <vt:variant>
        <vt:i4>1310778</vt:i4>
      </vt:variant>
      <vt:variant>
        <vt:i4>1421</vt:i4>
      </vt:variant>
      <vt:variant>
        <vt:i4>0</vt:i4>
      </vt:variant>
      <vt:variant>
        <vt:i4>5</vt:i4>
      </vt:variant>
      <vt:variant>
        <vt:lpwstr/>
      </vt:variant>
      <vt:variant>
        <vt:lpwstr>_Toc528829504</vt:lpwstr>
      </vt:variant>
      <vt:variant>
        <vt:i4>1310778</vt:i4>
      </vt:variant>
      <vt:variant>
        <vt:i4>1415</vt:i4>
      </vt:variant>
      <vt:variant>
        <vt:i4>0</vt:i4>
      </vt:variant>
      <vt:variant>
        <vt:i4>5</vt:i4>
      </vt:variant>
      <vt:variant>
        <vt:lpwstr/>
      </vt:variant>
      <vt:variant>
        <vt:lpwstr>_Toc528829503</vt:lpwstr>
      </vt:variant>
      <vt:variant>
        <vt:i4>1310778</vt:i4>
      </vt:variant>
      <vt:variant>
        <vt:i4>1409</vt:i4>
      </vt:variant>
      <vt:variant>
        <vt:i4>0</vt:i4>
      </vt:variant>
      <vt:variant>
        <vt:i4>5</vt:i4>
      </vt:variant>
      <vt:variant>
        <vt:lpwstr/>
      </vt:variant>
      <vt:variant>
        <vt:lpwstr>_Toc528829502</vt:lpwstr>
      </vt:variant>
      <vt:variant>
        <vt:i4>1310778</vt:i4>
      </vt:variant>
      <vt:variant>
        <vt:i4>1403</vt:i4>
      </vt:variant>
      <vt:variant>
        <vt:i4>0</vt:i4>
      </vt:variant>
      <vt:variant>
        <vt:i4>5</vt:i4>
      </vt:variant>
      <vt:variant>
        <vt:lpwstr/>
      </vt:variant>
      <vt:variant>
        <vt:lpwstr>_Toc528829501</vt:lpwstr>
      </vt:variant>
      <vt:variant>
        <vt:i4>1310778</vt:i4>
      </vt:variant>
      <vt:variant>
        <vt:i4>1397</vt:i4>
      </vt:variant>
      <vt:variant>
        <vt:i4>0</vt:i4>
      </vt:variant>
      <vt:variant>
        <vt:i4>5</vt:i4>
      </vt:variant>
      <vt:variant>
        <vt:lpwstr/>
      </vt:variant>
      <vt:variant>
        <vt:lpwstr>_Toc528829500</vt:lpwstr>
      </vt:variant>
      <vt:variant>
        <vt:i4>1900603</vt:i4>
      </vt:variant>
      <vt:variant>
        <vt:i4>1391</vt:i4>
      </vt:variant>
      <vt:variant>
        <vt:i4>0</vt:i4>
      </vt:variant>
      <vt:variant>
        <vt:i4>5</vt:i4>
      </vt:variant>
      <vt:variant>
        <vt:lpwstr/>
      </vt:variant>
      <vt:variant>
        <vt:lpwstr>_Toc528829499</vt:lpwstr>
      </vt:variant>
      <vt:variant>
        <vt:i4>1900603</vt:i4>
      </vt:variant>
      <vt:variant>
        <vt:i4>1385</vt:i4>
      </vt:variant>
      <vt:variant>
        <vt:i4>0</vt:i4>
      </vt:variant>
      <vt:variant>
        <vt:i4>5</vt:i4>
      </vt:variant>
      <vt:variant>
        <vt:lpwstr/>
      </vt:variant>
      <vt:variant>
        <vt:lpwstr>_Toc528829498</vt:lpwstr>
      </vt:variant>
      <vt:variant>
        <vt:i4>1900603</vt:i4>
      </vt:variant>
      <vt:variant>
        <vt:i4>1379</vt:i4>
      </vt:variant>
      <vt:variant>
        <vt:i4>0</vt:i4>
      </vt:variant>
      <vt:variant>
        <vt:i4>5</vt:i4>
      </vt:variant>
      <vt:variant>
        <vt:lpwstr/>
      </vt:variant>
      <vt:variant>
        <vt:lpwstr>_Toc528829497</vt:lpwstr>
      </vt:variant>
      <vt:variant>
        <vt:i4>1900603</vt:i4>
      </vt:variant>
      <vt:variant>
        <vt:i4>1373</vt:i4>
      </vt:variant>
      <vt:variant>
        <vt:i4>0</vt:i4>
      </vt:variant>
      <vt:variant>
        <vt:i4>5</vt:i4>
      </vt:variant>
      <vt:variant>
        <vt:lpwstr/>
      </vt:variant>
      <vt:variant>
        <vt:lpwstr>_Toc528829496</vt:lpwstr>
      </vt:variant>
      <vt:variant>
        <vt:i4>1900603</vt:i4>
      </vt:variant>
      <vt:variant>
        <vt:i4>1367</vt:i4>
      </vt:variant>
      <vt:variant>
        <vt:i4>0</vt:i4>
      </vt:variant>
      <vt:variant>
        <vt:i4>5</vt:i4>
      </vt:variant>
      <vt:variant>
        <vt:lpwstr/>
      </vt:variant>
      <vt:variant>
        <vt:lpwstr>_Toc528829495</vt:lpwstr>
      </vt:variant>
      <vt:variant>
        <vt:i4>1900603</vt:i4>
      </vt:variant>
      <vt:variant>
        <vt:i4>1361</vt:i4>
      </vt:variant>
      <vt:variant>
        <vt:i4>0</vt:i4>
      </vt:variant>
      <vt:variant>
        <vt:i4>5</vt:i4>
      </vt:variant>
      <vt:variant>
        <vt:lpwstr/>
      </vt:variant>
      <vt:variant>
        <vt:lpwstr>_Toc528829494</vt:lpwstr>
      </vt:variant>
      <vt:variant>
        <vt:i4>1900603</vt:i4>
      </vt:variant>
      <vt:variant>
        <vt:i4>1355</vt:i4>
      </vt:variant>
      <vt:variant>
        <vt:i4>0</vt:i4>
      </vt:variant>
      <vt:variant>
        <vt:i4>5</vt:i4>
      </vt:variant>
      <vt:variant>
        <vt:lpwstr/>
      </vt:variant>
      <vt:variant>
        <vt:lpwstr>_Toc528829493</vt:lpwstr>
      </vt:variant>
      <vt:variant>
        <vt:i4>1900603</vt:i4>
      </vt:variant>
      <vt:variant>
        <vt:i4>1349</vt:i4>
      </vt:variant>
      <vt:variant>
        <vt:i4>0</vt:i4>
      </vt:variant>
      <vt:variant>
        <vt:i4>5</vt:i4>
      </vt:variant>
      <vt:variant>
        <vt:lpwstr/>
      </vt:variant>
      <vt:variant>
        <vt:lpwstr>_Toc528829492</vt:lpwstr>
      </vt:variant>
      <vt:variant>
        <vt:i4>1900603</vt:i4>
      </vt:variant>
      <vt:variant>
        <vt:i4>1343</vt:i4>
      </vt:variant>
      <vt:variant>
        <vt:i4>0</vt:i4>
      </vt:variant>
      <vt:variant>
        <vt:i4>5</vt:i4>
      </vt:variant>
      <vt:variant>
        <vt:lpwstr/>
      </vt:variant>
      <vt:variant>
        <vt:lpwstr>_Toc528829491</vt:lpwstr>
      </vt:variant>
      <vt:variant>
        <vt:i4>1900603</vt:i4>
      </vt:variant>
      <vt:variant>
        <vt:i4>1337</vt:i4>
      </vt:variant>
      <vt:variant>
        <vt:i4>0</vt:i4>
      </vt:variant>
      <vt:variant>
        <vt:i4>5</vt:i4>
      </vt:variant>
      <vt:variant>
        <vt:lpwstr/>
      </vt:variant>
      <vt:variant>
        <vt:lpwstr>_Toc528829490</vt:lpwstr>
      </vt:variant>
      <vt:variant>
        <vt:i4>1835067</vt:i4>
      </vt:variant>
      <vt:variant>
        <vt:i4>1331</vt:i4>
      </vt:variant>
      <vt:variant>
        <vt:i4>0</vt:i4>
      </vt:variant>
      <vt:variant>
        <vt:i4>5</vt:i4>
      </vt:variant>
      <vt:variant>
        <vt:lpwstr/>
      </vt:variant>
      <vt:variant>
        <vt:lpwstr>_Toc528829489</vt:lpwstr>
      </vt:variant>
      <vt:variant>
        <vt:i4>1835067</vt:i4>
      </vt:variant>
      <vt:variant>
        <vt:i4>1325</vt:i4>
      </vt:variant>
      <vt:variant>
        <vt:i4>0</vt:i4>
      </vt:variant>
      <vt:variant>
        <vt:i4>5</vt:i4>
      </vt:variant>
      <vt:variant>
        <vt:lpwstr/>
      </vt:variant>
      <vt:variant>
        <vt:lpwstr>_Toc528829488</vt:lpwstr>
      </vt:variant>
      <vt:variant>
        <vt:i4>1835067</vt:i4>
      </vt:variant>
      <vt:variant>
        <vt:i4>1319</vt:i4>
      </vt:variant>
      <vt:variant>
        <vt:i4>0</vt:i4>
      </vt:variant>
      <vt:variant>
        <vt:i4>5</vt:i4>
      </vt:variant>
      <vt:variant>
        <vt:lpwstr/>
      </vt:variant>
      <vt:variant>
        <vt:lpwstr>_Toc528829487</vt:lpwstr>
      </vt:variant>
      <vt:variant>
        <vt:i4>1835067</vt:i4>
      </vt:variant>
      <vt:variant>
        <vt:i4>1313</vt:i4>
      </vt:variant>
      <vt:variant>
        <vt:i4>0</vt:i4>
      </vt:variant>
      <vt:variant>
        <vt:i4>5</vt:i4>
      </vt:variant>
      <vt:variant>
        <vt:lpwstr/>
      </vt:variant>
      <vt:variant>
        <vt:lpwstr>_Toc528829486</vt:lpwstr>
      </vt:variant>
      <vt:variant>
        <vt:i4>1835067</vt:i4>
      </vt:variant>
      <vt:variant>
        <vt:i4>1307</vt:i4>
      </vt:variant>
      <vt:variant>
        <vt:i4>0</vt:i4>
      </vt:variant>
      <vt:variant>
        <vt:i4>5</vt:i4>
      </vt:variant>
      <vt:variant>
        <vt:lpwstr/>
      </vt:variant>
      <vt:variant>
        <vt:lpwstr>_Toc528829485</vt:lpwstr>
      </vt:variant>
      <vt:variant>
        <vt:i4>1835067</vt:i4>
      </vt:variant>
      <vt:variant>
        <vt:i4>1301</vt:i4>
      </vt:variant>
      <vt:variant>
        <vt:i4>0</vt:i4>
      </vt:variant>
      <vt:variant>
        <vt:i4>5</vt:i4>
      </vt:variant>
      <vt:variant>
        <vt:lpwstr/>
      </vt:variant>
      <vt:variant>
        <vt:lpwstr>_Toc528829484</vt:lpwstr>
      </vt:variant>
      <vt:variant>
        <vt:i4>1835067</vt:i4>
      </vt:variant>
      <vt:variant>
        <vt:i4>1295</vt:i4>
      </vt:variant>
      <vt:variant>
        <vt:i4>0</vt:i4>
      </vt:variant>
      <vt:variant>
        <vt:i4>5</vt:i4>
      </vt:variant>
      <vt:variant>
        <vt:lpwstr/>
      </vt:variant>
      <vt:variant>
        <vt:lpwstr>_Toc528829483</vt:lpwstr>
      </vt:variant>
      <vt:variant>
        <vt:i4>1835067</vt:i4>
      </vt:variant>
      <vt:variant>
        <vt:i4>1289</vt:i4>
      </vt:variant>
      <vt:variant>
        <vt:i4>0</vt:i4>
      </vt:variant>
      <vt:variant>
        <vt:i4>5</vt:i4>
      </vt:variant>
      <vt:variant>
        <vt:lpwstr/>
      </vt:variant>
      <vt:variant>
        <vt:lpwstr>_Toc528829482</vt:lpwstr>
      </vt:variant>
      <vt:variant>
        <vt:i4>1835067</vt:i4>
      </vt:variant>
      <vt:variant>
        <vt:i4>1283</vt:i4>
      </vt:variant>
      <vt:variant>
        <vt:i4>0</vt:i4>
      </vt:variant>
      <vt:variant>
        <vt:i4>5</vt:i4>
      </vt:variant>
      <vt:variant>
        <vt:lpwstr/>
      </vt:variant>
      <vt:variant>
        <vt:lpwstr>_Toc528829481</vt:lpwstr>
      </vt:variant>
      <vt:variant>
        <vt:i4>1835067</vt:i4>
      </vt:variant>
      <vt:variant>
        <vt:i4>1277</vt:i4>
      </vt:variant>
      <vt:variant>
        <vt:i4>0</vt:i4>
      </vt:variant>
      <vt:variant>
        <vt:i4>5</vt:i4>
      </vt:variant>
      <vt:variant>
        <vt:lpwstr/>
      </vt:variant>
      <vt:variant>
        <vt:lpwstr>_Toc528829480</vt:lpwstr>
      </vt:variant>
      <vt:variant>
        <vt:i4>1245243</vt:i4>
      </vt:variant>
      <vt:variant>
        <vt:i4>1271</vt:i4>
      </vt:variant>
      <vt:variant>
        <vt:i4>0</vt:i4>
      </vt:variant>
      <vt:variant>
        <vt:i4>5</vt:i4>
      </vt:variant>
      <vt:variant>
        <vt:lpwstr/>
      </vt:variant>
      <vt:variant>
        <vt:lpwstr>_Toc528829479</vt:lpwstr>
      </vt:variant>
      <vt:variant>
        <vt:i4>1245243</vt:i4>
      </vt:variant>
      <vt:variant>
        <vt:i4>1265</vt:i4>
      </vt:variant>
      <vt:variant>
        <vt:i4>0</vt:i4>
      </vt:variant>
      <vt:variant>
        <vt:i4>5</vt:i4>
      </vt:variant>
      <vt:variant>
        <vt:lpwstr/>
      </vt:variant>
      <vt:variant>
        <vt:lpwstr>_Toc528829478</vt:lpwstr>
      </vt:variant>
      <vt:variant>
        <vt:i4>1245243</vt:i4>
      </vt:variant>
      <vt:variant>
        <vt:i4>1259</vt:i4>
      </vt:variant>
      <vt:variant>
        <vt:i4>0</vt:i4>
      </vt:variant>
      <vt:variant>
        <vt:i4>5</vt:i4>
      </vt:variant>
      <vt:variant>
        <vt:lpwstr/>
      </vt:variant>
      <vt:variant>
        <vt:lpwstr>_Toc528829477</vt:lpwstr>
      </vt:variant>
      <vt:variant>
        <vt:i4>1245243</vt:i4>
      </vt:variant>
      <vt:variant>
        <vt:i4>1253</vt:i4>
      </vt:variant>
      <vt:variant>
        <vt:i4>0</vt:i4>
      </vt:variant>
      <vt:variant>
        <vt:i4>5</vt:i4>
      </vt:variant>
      <vt:variant>
        <vt:lpwstr/>
      </vt:variant>
      <vt:variant>
        <vt:lpwstr>_Toc528829476</vt:lpwstr>
      </vt:variant>
      <vt:variant>
        <vt:i4>1245243</vt:i4>
      </vt:variant>
      <vt:variant>
        <vt:i4>1247</vt:i4>
      </vt:variant>
      <vt:variant>
        <vt:i4>0</vt:i4>
      </vt:variant>
      <vt:variant>
        <vt:i4>5</vt:i4>
      </vt:variant>
      <vt:variant>
        <vt:lpwstr/>
      </vt:variant>
      <vt:variant>
        <vt:lpwstr>_Toc528829475</vt:lpwstr>
      </vt:variant>
      <vt:variant>
        <vt:i4>1245243</vt:i4>
      </vt:variant>
      <vt:variant>
        <vt:i4>1241</vt:i4>
      </vt:variant>
      <vt:variant>
        <vt:i4>0</vt:i4>
      </vt:variant>
      <vt:variant>
        <vt:i4>5</vt:i4>
      </vt:variant>
      <vt:variant>
        <vt:lpwstr/>
      </vt:variant>
      <vt:variant>
        <vt:lpwstr>_Toc528829474</vt:lpwstr>
      </vt:variant>
      <vt:variant>
        <vt:i4>1245243</vt:i4>
      </vt:variant>
      <vt:variant>
        <vt:i4>1235</vt:i4>
      </vt:variant>
      <vt:variant>
        <vt:i4>0</vt:i4>
      </vt:variant>
      <vt:variant>
        <vt:i4>5</vt:i4>
      </vt:variant>
      <vt:variant>
        <vt:lpwstr/>
      </vt:variant>
      <vt:variant>
        <vt:lpwstr>_Toc528829473</vt:lpwstr>
      </vt:variant>
      <vt:variant>
        <vt:i4>1245243</vt:i4>
      </vt:variant>
      <vt:variant>
        <vt:i4>1229</vt:i4>
      </vt:variant>
      <vt:variant>
        <vt:i4>0</vt:i4>
      </vt:variant>
      <vt:variant>
        <vt:i4>5</vt:i4>
      </vt:variant>
      <vt:variant>
        <vt:lpwstr/>
      </vt:variant>
      <vt:variant>
        <vt:lpwstr>_Toc528829472</vt:lpwstr>
      </vt:variant>
      <vt:variant>
        <vt:i4>1245243</vt:i4>
      </vt:variant>
      <vt:variant>
        <vt:i4>1223</vt:i4>
      </vt:variant>
      <vt:variant>
        <vt:i4>0</vt:i4>
      </vt:variant>
      <vt:variant>
        <vt:i4>5</vt:i4>
      </vt:variant>
      <vt:variant>
        <vt:lpwstr/>
      </vt:variant>
      <vt:variant>
        <vt:lpwstr>_Toc528829471</vt:lpwstr>
      </vt:variant>
      <vt:variant>
        <vt:i4>1245243</vt:i4>
      </vt:variant>
      <vt:variant>
        <vt:i4>1217</vt:i4>
      </vt:variant>
      <vt:variant>
        <vt:i4>0</vt:i4>
      </vt:variant>
      <vt:variant>
        <vt:i4>5</vt:i4>
      </vt:variant>
      <vt:variant>
        <vt:lpwstr/>
      </vt:variant>
      <vt:variant>
        <vt:lpwstr>_Toc528829470</vt:lpwstr>
      </vt:variant>
      <vt:variant>
        <vt:i4>1179707</vt:i4>
      </vt:variant>
      <vt:variant>
        <vt:i4>1211</vt:i4>
      </vt:variant>
      <vt:variant>
        <vt:i4>0</vt:i4>
      </vt:variant>
      <vt:variant>
        <vt:i4>5</vt:i4>
      </vt:variant>
      <vt:variant>
        <vt:lpwstr/>
      </vt:variant>
      <vt:variant>
        <vt:lpwstr>_Toc528829469</vt:lpwstr>
      </vt:variant>
      <vt:variant>
        <vt:i4>1179707</vt:i4>
      </vt:variant>
      <vt:variant>
        <vt:i4>1205</vt:i4>
      </vt:variant>
      <vt:variant>
        <vt:i4>0</vt:i4>
      </vt:variant>
      <vt:variant>
        <vt:i4>5</vt:i4>
      </vt:variant>
      <vt:variant>
        <vt:lpwstr/>
      </vt:variant>
      <vt:variant>
        <vt:lpwstr>_Toc528829468</vt:lpwstr>
      </vt:variant>
      <vt:variant>
        <vt:i4>1179707</vt:i4>
      </vt:variant>
      <vt:variant>
        <vt:i4>1199</vt:i4>
      </vt:variant>
      <vt:variant>
        <vt:i4>0</vt:i4>
      </vt:variant>
      <vt:variant>
        <vt:i4>5</vt:i4>
      </vt:variant>
      <vt:variant>
        <vt:lpwstr/>
      </vt:variant>
      <vt:variant>
        <vt:lpwstr>_Toc528829467</vt:lpwstr>
      </vt:variant>
      <vt:variant>
        <vt:i4>1179707</vt:i4>
      </vt:variant>
      <vt:variant>
        <vt:i4>1193</vt:i4>
      </vt:variant>
      <vt:variant>
        <vt:i4>0</vt:i4>
      </vt:variant>
      <vt:variant>
        <vt:i4>5</vt:i4>
      </vt:variant>
      <vt:variant>
        <vt:lpwstr/>
      </vt:variant>
      <vt:variant>
        <vt:lpwstr>_Toc528829466</vt:lpwstr>
      </vt:variant>
      <vt:variant>
        <vt:i4>1179707</vt:i4>
      </vt:variant>
      <vt:variant>
        <vt:i4>1187</vt:i4>
      </vt:variant>
      <vt:variant>
        <vt:i4>0</vt:i4>
      </vt:variant>
      <vt:variant>
        <vt:i4>5</vt:i4>
      </vt:variant>
      <vt:variant>
        <vt:lpwstr/>
      </vt:variant>
      <vt:variant>
        <vt:lpwstr>_Toc528829465</vt:lpwstr>
      </vt:variant>
      <vt:variant>
        <vt:i4>1179707</vt:i4>
      </vt:variant>
      <vt:variant>
        <vt:i4>1181</vt:i4>
      </vt:variant>
      <vt:variant>
        <vt:i4>0</vt:i4>
      </vt:variant>
      <vt:variant>
        <vt:i4>5</vt:i4>
      </vt:variant>
      <vt:variant>
        <vt:lpwstr/>
      </vt:variant>
      <vt:variant>
        <vt:lpwstr>_Toc528829464</vt:lpwstr>
      </vt:variant>
      <vt:variant>
        <vt:i4>1179707</vt:i4>
      </vt:variant>
      <vt:variant>
        <vt:i4>1175</vt:i4>
      </vt:variant>
      <vt:variant>
        <vt:i4>0</vt:i4>
      </vt:variant>
      <vt:variant>
        <vt:i4>5</vt:i4>
      </vt:variant>
      <vt:variant>
        <vt:lpwstr/>
      </vt:variant>
      <vt:variant>
        <vt:lpwstr>_Toc528829463</vt:lpwstr>
      </vt:variant>
      <vt:variant>
        <vt:i4>1179707</vt:i4>
      </vt:variant>
      <vt:variant>
        <vt:i4>1169</vt:i4>
      </vt:variant>
      <vt:variant>
        <vt:i4>0</vt:i4>
      </vt:variant>
      <vt:variant>
        <vt:i4>5</vt:i4>
      </vt:variant>
      <vt:variant>
        <vt:lpwstr/>
      </vt:variant>
      <vt:variant>
        <vt:lpwstr>_Toc528829462</vt:lpwstr>
      </vt:variant>
      <vt:variant>
        <vt:i4>1179707</vt:i4>
      </vt:variant>
      <vt:variant>
        <vt:i4>1163</vt:i4>
      </vt:variant>
      <vt:variant>
        <vt:i4>0</vt:i4>
      </vt:variant>
      <vt:variant>
        <vt:i4>5</vt:i4>
      </vt:variant>
      <vt:variant>
        <vt:lpwstr/>
      </vt:variant>
      <vt:variant>
        <vt:lpwstr>_Toc528829461</vt:lpwstr>
      </vt:variant>
      <vt:variant>
        <vt:i4>1179707</vt:i4>
      </vt:variant>
      <vt:variant>
        <vt:i4>1157</vt:i4>
      </vt:variant>
      <vt:variant>
        <vt:i4>0</vt:i4>
      </vt:variant>
      <vt:variant>
        <vt:i4>5</vt:i4>
      </vt:variant>
      <vt:variant>
        <vt:lpwstr/>
      </vt:variant>
      <vt:variant>
        <vt:lpwstr>_Toc528829460</vt:lpwstr>
      </vt:variant>
      <vt:variant>
        <vt:i4>1114171</vt:i4>
      </vt:variant>
      <vt:variant>
        <vt:i4>1151</vt:i4>
      </vt:variant>
      <vt:variant>
        <vt:i4>0</vt:i4>
      </vt:variant>
      <vt:variant>
        <vt:i4>5</vt:i4>
      </vt:variant>
      <vt:variant>
        <vt:lpwstr/>
      </vt:variant>
      <vt:variant>
        <vt:lpwstr>_Toc528829459</vt:lpwstr>
      </vt:variant>
      <vt:variant>
        <vt:i4>1114171</vt:i4>
      </vt:variant>
      <vt:variant>
        <vt:i4>1145</vt:i4>
      </vt:variant>
      <vt:variant>
        <vt:i4>0</vt:i4>
      </vt:variant>
      <vt:variant>
        <vt:i4>5</vt:i4>
      </vt:variant>
      <vt:variant>
        <vt:lpwstr/>
      </vt:variant>
      <vt:variant>
        <vt:lpwstr>_Toc528829458</vt:lpwstr>
      </vt:variant>
      <vt:variant>
        <vt:i4>1114171</vt:i4>
      </vt:variant>
      <vt:variant>
        <vt:i4>1139</vt:i4>
      </vt:variant>
      <vt:variant>
        <vt:i4>0</vt:i4>
      </vt:variant>
      <vt:variant>
        <vt:i4>5</vt:i4>
      </vt:variant>
      <vt:variant>
        <vt:lpwstr/>
      </vt:variant>
      <vt:variant>
        <vt:lpwstr>_Toc528829457</vt:lpwstr>
      </vt:variant>
      <vt:variant>
        <vt:i4>1114171</vt:i4>
      </vt:variant>
      <vt:variant>
        <vt:i4>1133</vt:i4>
      </vt:variant>
      <vt:variant>
        <vt:i4>0</vt:i4>
      </vt:variant>
      <vt:variant>
        <vt:i4>5</vt:i4>
      </vt:variant>
      <vt:variant>
        <vt:lpwstr/>
      </vt:variant>
      <vt:variant>
        <vt:lpwstr>_Toc528829456</vt:lpwstr>
      </vt:variant>
      <vt:variant>
        <vt:i4>1114171</vt:i4>
      </vt:variant>
      <vt:variant>
        <vt:i4>1127</vt:i4>
      </vt:variant>
      <vt:variant>
        <vt:i4>0</vt:i4>
      </vt:variant>
      <vt:variant>
        <vt:i4>5</vt:i4>
      </vt:variant>
      <vt:variant>
        <vt:lpwstr/>
      </vt:variant>
      <vt:variant>
        <vt:lpwstr>_Toc528829455</vt:lpwstr>
      </vt:variant>
      <vt:variant>
        <vt:i4>1114171</vt:i4>
      </vt:variant>
      <vt:variant>
        <vt:i4>1121</vt:i4>
      </vt:variant>
      <vt:variant>
        <vt:i4>0</vt:i4>
      </vt:variant>
      <vt:variant>
        <vt:i4>5</vt:i4>
      </vt:variant>
      <vt:variant>
        <vt:lpwstr/>
      </vt:variant>
      <vt:variant>
        <vt:lpwstr>_Toc528829454</vt:lpwstr>
      </vt:variant>
      <vt:variant>
        <vt:i4>1114171</vt:i4>
      </vt:variant>
      <vt:variant>
        <vt:i4>1115</vt:i4>
      </vt:variant>
      <vt:variant>
        <vt:i4>0</vt:i4>
      </vt:variant>
      <vt:variant>
        <vt:i4>5</vt:i4>
      </vt:variant>
      <vt:variant>
        <vt:lpwstr/>
      </vt:variant>
      <vt:variant>
        <vt:lpwstr>_Toc528829453</vt:lpwstr>
      </vt:variant>
      <vt:variant>
        <vt:i4>1114171</vt:i4>
      </vt:variant>
      <vt:variant>
        <vt:i4>1109</vt:i4>
      </vt:variant>
      <vt:variant>
        <vt:i4>0</vt:i4>
      </vt:variant>
      <vt:variant>
        <vt:i4>5</vt:i4>
      </vt:variant>
      <vt:variant>
        <vt:lpwstr/>
      </vt:variant>
      <vt:variant>
        <vt:lpwstr>_Toc528829452</vt:lpwstr>
      </vt:variant>
      <vt:variant>
        <vt:i4>1114171</vt:i4>
      </vt:variant>
      <vt:variant>
        <vt:i4>1103</vt:i4>
      </vt:variant>
      <vt:variant>
        <vt:i4>0</vt:i4>
      </vt:variant>
      <vt:variant>
        <vt:i4>5</vt:i4>
      </vt:variant>
      <vt:variant>
        <vt:lpwstr/>
      </vt:variant>
      <vt:variant>
        <vt:lpwstr>_Toc528829451</vt:lpwstr>
      </vt:variant>
      <vt:variant>
        <vt:i4>1114171</vt:i4>
      </vt:variant>
      <vt:variant>
        <vt:i4>1097</vt:i4>
      </vt:variant>
      <vt:variant>
        <vt:i4>0</vt:i4>
      </vt:variant>
      <vt:variant>
        <vt:i4>5</vt:i4>
      </vt:variant>
      <vt:variant>
        <vt:lpwstr/>
      </vt:variant>
      <vt:variant>
        <vt:lpwstr>_Toc528829450</vt:lpwstr>
      </vt:variant>
      <vt:variant>
        <vt:i4>1048635</vt:i4>
      </vt:variant>
      <vt:variant>
        <vt:i4>1091</vt:i4>
      </vt:variant>
      <vt:variant>
        <vt:i4>0</vt:i4>
      </vt:variant>
      <vt:variant>
        <vt:i4>5</vt:i4>
      </vt:variant>
      <vt:variant>
        <vt:lpwstr/>
      </vt:variant>
      <vt:variant>
        <vt:lpwstr>_Toc528829449</vt:lpwstr>
      </vt:variant>
      <vt:variant>
        <vt:i4>1048635</vt:i4>
      </vt:variant>
      <vt:variant>
        <vt:i4>1085</vt:i4>
      </vt:variant>
      <vt:variant>
        <vt:i4>0</vt:i4>
      </vt:variant>
      <vt:variant>
        <vt:i4>5</vt:i4>
      </vt:variant>
      <vt:variant>
        <vt:lpwstr/>
      </vt:variant>
      <vt:variant>
        <vt:lpwstr>_Toc528829448</vt:lpwstr>
      </vt:variant>
      <vt:variant>
        <vt:i4>1048635</vt:i4>
      </vt:variant>
      <vt:variant>
        <vt:i4>1079</vt:i4>
      </vt:variant>
      <vt:variant>
        <vt:i4>0</vt:i4>
      </vt:variant>
      <vt:variant>
        <vt:i4>5</vt:i4>
      </vt:variant>
      <vt:variant>
        <vt:lpwstr/>
      </vt:variant>
      <vt:variant>
        <vt:lpwstr>_Toc528829447</vt:lpwstr>
      </vt:variant>
      <vt:variant>
        <vt:i4>1048635</vt:i4>
      </vt:variant>
      <vt:variant>
        <vt:i4>1073</vt:i4>
      </vt:variant>
      <vt:variant>
        <vt:i4>0</vt:i4>
      </vt:variant>
      <vt:variant>
        <vt:i4>5</vt:i4>
      </vt:variant>
      <vt:variant>
        <vt:lpwstr/>
      </vt:variant>
      <vt:variant>
        <vt:lpwstr>_Toc528829446</vt:lpwstr>
      </vt:variant>
      <vt:variant>
        <vt:i4>1048635</vt:i4>
      </vt:variant>
      <vt:variant>
        <vt:i4>1067</vt:i4>
      </vt:variant>
      <vt:variant>
        <vt:i4>0</vt:i4>
      </vt:variant>
      <vt:variant>
        <vt:i4>5</vt:i4>
      </vt:variant>
      <vt:variant>
        <vt:lpwstr/>
      </vt:variant>
      <vt:variant>
        <vt:lpwstr>_Toc528829445</vt:lpwstr>
      </vt:variant>
      <vt:variant>
        <vt:i4>1048635</vt:i4>
      </vt:variant>
      <vt:variant>
        <vt:i4>1061</vt:i4>
      </vt:variant>
      <vt:variant>
        <vt:i4>0</vt:i4>
      </vt:variant>
      <vt:variant>
        <vt:i4>5</vt:i4>
      </vt:variant>
      <vt:variant>
        <vt:lpwstr/>
      </vt:variant>
      <vt:variant>
        <vt:lpwstr>_Toc528829444</vt:lpwstr>
      </vt:variant>
      <vt:variant>
        <vt:i4>1048635</vt:i4>
      </vt:variant>
      <vt:variant>
        <vt:i4>1055</vt:i4>
      </vt:variant>
      <vt:variant>
        <vt:i4>0</vt:i4>
      </vt:variant>
      <vt:variant>
        <vt:i4>5</vt:i4>
      </vt:variant>
      <vt:variant>
        <vt:lpwstr/>
      </vt:variant>
      <vt:variant>
        <vt:lpwstr>_Toc528829443</vt:lpwstr>
      </vt:variant>
      <vt:variant>
        <vt:i4>1048635</vt:i4>
      </vt:variant>
      <vt:variant>
        <vt:i4>1049</vt:i4>
      </vt:variant>
      <vt:variant>
        <vt:i4>0</vt:i4>
      </vt:variant>
      <vt:variant>
        <vt:i4>5</vt:i4>
      </vt:variant>
      <vt:variant>
        <vt:lpwstr/>
      </vt:variant>
      <vt:variant>
        <vt:lpwstr>_Toc528829442</vt:lpwstr>
      </vt:variant>
      <vt:variant>
        <vt:i4>1048635</vt:i4>
      </vt:variant>
      <vt:variant>
        <vt:i4>1043</vt:i4>
      </vt:variant>
      <vt:variant>
        <vt:i4>0</vt:i4>
      </vt:variant>
      <vt:variant>
        <vt:i4>5</vt:i4>
      </vt:variant>
      <vt:variant>
        <vt:lpwstr/>
      </vt:variant>
      <vt:variant>
        <vt:lpwstr>_Toc528829441</vt:lpwstr>
      </vt:variant>
      <vt:variant>
        <vt:i4>1048635</vt:i4>
      </vt:variant>
      <vt:variant>
        <vt:i4>1037</vt:i4>
      </vt:variant>
      <vt:variant>
        <vt:i4>0</vt:i4>
      </vt:variant>
      <vt:variant>
        <vt:i4>5</vt:i4>
      </vt:variant>
      <vt:variant>
        <vt:lpwstr/>
      </vt:variant>
      <vt:variant>
        <vt:lpwstr>_Toc528829440</vt:lpwstr>
      </vt:variant>
      <vt:variant>
        <vt:i4>1507387</vt:i4>
      </vt:variant>
      <vt:variant>
        <vt:i4>1031</vt:i4>
      </vt:variant>
      <vt:variant>
        <vt:i4>0</vt:i4>
      </vt:variant>
      <vt:variant>
        <vt:i4>5</vt:i4>
      </vt:variant>
      <vt:variant>
        <vt:lpwstr/>
      </vt:variant>
      <vt:variant>
        <vt:lpwstr>_Toc528829439</vt:lpwstr>
      </vt:variant>
      <vt:variant>
        <vt:i4>1507387</vt:i4>
      </vt:variant>
      <vt:variant>
        <vt:i4>1025</vt:i4>
      </vt:variant>
      <vt:variant>
        <vt:i4>0</vt:i4>
      </vt:variant>
      <vt:variant>
        <vt:i4>5</vt:i4>
      </vt:variant>
      <vt:variant>
        <vt:lpwstr/>
      </vt:variant>
      <vt:variant>
        <vt:lpwstr>_Toc528829438</vt:lpwstr>
      </vt:variant>
      <vt:variant>
        <vt:i4>1507387</vt:i4>
      </vt:variant>
      <vt:variant>
        <vt:i4>1019</vt:i4>
      </vt:variant>
      <vt:variant>
        <vt:i4>0</vt:i4>
      </vt:variant>
      <vt:variant>
        <vt:i4>5</vt:i4>
      </vt:variant>
      <vt:variant>
        <vt:lpwstr/>
      </vt:variant>
      <vt:variant>
        <vt:lpwstr>_Toc528829437</vt:lpwstr>
      </vt:variant>
      <vt:variant>
        <vt:i4>1507387</vt:i4>
      </vt:variant>
      <vt:variant>
        <vt:i4>1013</vt:i4>
      </vt:variant>
      <vt:variant>
        <vt:i4>0</vt:i4>
      </vt:variant>
      <vt:variant>
        <vt:i4>5</vt:i4>
      </vt:variant>
      <vt:variant>
        <vt:lpwstr/>
      </vt:variant>
      <vt:variant>
        <vt:lpwstr>_Toc528829436</vt:lpwstr>
      </vt:variant>
      <vt:variant>
        <vt:i4>1507387</vt:i4>
      </vt:variant>
      <vt:variant>
        <vt:i4>1007</vt:i4>
      </vt:variant>
      <vt:variant>
        <vt:i4>0</vt:i4>
      </vt:variant>
      <vt:variant>
        <vt:i4>5</vt:i4>
      </vt:variant>
      <vt:variant>
        <vt:lpwstr/>
      </vt:variant>
      <vt:variant>
        <vt:lpwstr>_Toc528829435</vt:lpwstr>
      </vt:variant>
      <vt:variant>
        <vt:i4>1507387</vt:i4>
      </vt:variant>
      <vt:variant>
        <vt:i4>1001</vt:i4>
      </vt:variant>
      <vt:variant>
        <vt:i4>0</vt:i4>
      </vt:variant>
      <vt:variant>
        <vt:i4>5</vt:i4>
      </vt:variant>
      <vt:variant>
        <vt:lpwstr/>
      </vt:variant>
      <vt:variant>
        <vt:lpwstr>_Toc528829434</vt:lpwstr>
      </vt:variant>
      <vt:variant>
        <vt:i4>1507387</vt:i4>
      </vt:variant>
      <vt:variant>
        <vt:i4>995</vt:i4>
      </vt:variant>
      <vt:variant>
        <vt:i4>0</vt:i4>
      </vt:variant>
      <vt:variant>
        <vt:i4>5</vt:i4>
      </vt:variant>
      <vt:variant>
        <vt:lpwstr/>
      </vt:variant>
      <vt:variant>
        <vt:lpwstr>_Toc528829433</vt:lpwstr>
      </vt:variant>
      <vt:variant>
        <vt:i4>1507387</vt:i4>
      </vt:variant>
      <vt:variant>
        <vt:i4>989</vt:i4>
      </vt:variant>
      <vt:variant>
        <vt:i4>0</vt:i4>
      </vt:variant>
      <vt:variant>
        <vt:i4>5</vt:i4>
      </vt:variant>
      <vt:variant>
        <vt:lpwstr/>
      </vt:variant>
      <vt:variant>
        <vt:lpwstr>_Toc528829432</vt:lpwstr>
      </vt:variant>
      <vt:variant>
        <vt:i4>1507387</vt:i4>
      </vt:variant>
      <vt:variant>
        <vt:i4>983</vt:i4>
      </vt:variant>
      <vt:variant>
        <vt:i4>0</vt:i4>
      </vt:variant>
      <vt:variant>
        <vt:i4>5</vt:i4>
      </vt:variant>
      <vt:variant>
        <vt:lpwstr/>
      </vt:variant>
      <vt:variant>
        <vt:lpwstr>_Toc528829431</vt:lpwstr>
      </vt:variant>
      <vt:variant>
        <vt:i4>1507387</vt:i4>
      </vt:variant>
      <vt:variant>
        <vt:i4>977</vt:i4>
      </vt:variant>
      <vt:variant>
        <vt:i4>0</vt:i4>
      </vt:variant>
      <vt:variant>
        <vt:i4>5</vt:i4>
      </vt:variant>
      <vt:variant>
        <vt:lpwstr/>
      </vt:variant>
      <vt:variant>
        <vt:lpwstr>_Toc528829430</vt:lpwstr>
      </vt:variant>
      <vt:variant>
        <vt:i4>1441851</vt:i4>
      </vt:variant>
      <vt:variant>
        <vt:i4>971</vt:i4>
      </vt:variant>
      <vt:variant>
        <vt:i4>0</vt:i4>
      </vt:variant>
      <vt:variant>
        <vt:i4>5</vt:i4>
      </vt:variant>
      <vt:variant>
        <vt:lpwstr/>
      </vt:variant>
      <vt:variant>
        <vt:lpwstr>_Toc528829429</vt:lpwstr>
      </vt:variant>
      <vt:variant>
        <vt:i4>1441851</vt:i4>
      </vt:variant>
      <vt:variant>
        <vt:i4>965</vt:i4>
      </vt:variant>
      <vt:variant>
        <vt:i4>0</vt:i4>
      </vt:variant>
      <vt:variant>
        <vt:i4>5</vt:i4>
      </vt:variant>
      <vt:variant>
        <vt:lpwstr/>
      </vt:variant>
      <vt:variant>
        <vt:lpwstr>_Toc528829428</vt:lpwstr>
      </vt:variant>
      <vt:variant>
        <vt:i4>1441851</vt:i4>
      </vt:variant>
      <vt:variant>
        <vt:i4>959</vt:i4>
      </vt:variant>
      <vt:variant>
        <vt:i4>0</vt:i4>
      </vt:variant>
      <vt:variant>
        <vt:i4>5</vt:i4>
      </vt:variant>
      <vt:variant>
        <vt:lpwstr/>
      </vt:variant>
      <vt:variant>
        <vt:lpwstr>_Toc528829427</vt:lpwstr>
      </vt:variant>
      <vt:variant>
        <vt:i4>1441851</vt:i4>
      </vt:variant>
      <vt:variant>
        <vt:i4>953</vt:i4>
      </vt:variant>
      <vt:variant>
        <vt:i4>0</vt:i4>
      </vt:variant>
      <vt:variant>
        <vt:i4>5</vt:i4>
      </vt:variant>
      <vt:variant>
        <vt:lpwstr/>
      </vt:variant>
      <vt:variant>
        <vt:lpwstr>_Toc528829426</vt:lpwstr>
      </vt:variant>
      <vt:variant>
        <vt:i4>1441851</vt:i4>
      </vt:variant>
      <vt:variant>
        <vt:i4>947</vt:i4>
      </vt:variant>
      <vt:variant>
        <vt:i4>0</vt:i4>
      </vt:variant>
      <vt:variant>
        <vt:i4>5</vt:i4>
      </vt:variant>
      <vt:variant>
        <vt:lpwstr/>
      </vt:variant>
      <vt:variant>
        <vt:lpwstr>_Toc528829425</vt:lpwstr>
      </vt:variant>
      <vt:variant>
        <vt:i4>1441851</vt:i4>
      </vt:variant>
      <vt:variant>
        <vt:i4>941</vt:i4>
      </vt:variant>
      <vt:variant>
        <vt:i4>0</vt:i4>
      </vt:variant>
      <vt:variant>
        <vt:i4>5</vt:i4>
      </vt:variant>
      <vt:variant>
        <vt:lpwstr/>
      </vt:variant>
      <vt:variant>
        <vt:lpwstr>_Toc528829424</vt:lpwstr>
      </vt:variant>
      <vt:variant>
        <vt:i4>1441851</vt:i4>
      </vt:variant>
      <vt:variant>
        <vt:i4>935</vt:i4>
      </vt:variant>
      <vt:variant>
        <vt:i4>0</vt:i4>
      </vt:variant>
      <vt:variant>
        <vt:i4>5</vt:i4>
      </vt:variant>
      <vt:variant>
        <vt:lpwstr/>
      </vt:variant>
      <vt:variant>
        <vt:lpwstr>_Toc528829423</vt:lpwstr>
      </vt:variant>
      <vt:variant>
        <vt:i4>1441851</vt:i4>
      </vt:variant>
      <vt:variant>
        <vt:i4>929</vt:i4>
      </vt:variant>
      <vt:variant>
        <vt:i4>0</vt:i4>
      </vt:variant>
      <vt:variant>
        <vt:i4>5</vt:i4>
      </vt:variant>
      <vt:variant>
        <vt:lpwstr/>
      </vt:variant>
      <vt:variant>
        <vt:lpwstr>_Toc528829422</vt:lpwstr>
      </vt:variant>
      <vt:variant>
        <vt:i4>1441851</vt:i4>
      </vt:variant>
      <vt:variant>
        <vt:i4>923</vt:i4>
      </vt:variant>
      <vt:variant>
        <vt:i4>0</vt:i4>
      </vt:variant>
      <vt:variant>
        <vt:i4>5</vt:i4>
      </vt:variant>
      <vt:variant>
        <vt:lpwstr/>
      </vt:variant>
      <vt:variant>
        <vt:lpwstr>_Toc528829421</vt:lpwstr>
      </vt:variant>
      <vt:variant>
        <vt:i4>1441851</vt:i4>
      </vt:variant>
      <vt:variant>
        <vt:i4>917</vt:i4>
      </vt:variant>
      <vt:variant>
        <vt:i4>0</vt:i4>
      </vt:variant>
      <vt:variant>
        <vt:i4>5</vt:i4>
      </vt:variant>
      <vt:variant>
        <vt:lpwstr/>
      </vt:variant>
      <vt:variant>
        <vt:lpwstr>_Toc528829420</vt:lpwstr>
      </vt:variant>
      <vt:variant>
        <vt:i4>1376315</vt:i4>
      </vt:variant>
      <vt:variant>
        <vt:i4>911</vt:i4>
      </vt:variant>
      <vt:variant>
        <vt:i4>0</vt:i4>
      </vt:variant>
      <vt:variant>
        <vt:i4>5</vt:i4>
      </vt:variant>
      <vt:variant>
        <vt:lpwstr/>
      </vt:variant>
      <vt:variant>
        <vt:lpwstr>_Toc528829419</vt:lpwstr>
      </vt:variant>
      <vt:variant>
        <vt:i4>1376315</vt:i4>
      </vt:variant>
      <vt:variant>
        <vt:i4>905</vt:i4>
      </vt:variant>
      <vt:variant>
        <vt:i4>0</vt:i4>
      </vt:variant>
      <vt:variant>
        <vt:i4>5</vt:i4>
      </vt:variant>
      <vt:variant>
        <vt:lpwstr/>
      </vt:variant>
      <vt:variant>
        <vt:lpwstr>_Toc528829418</vt:lpwstr>
      </vt:variant>
      <vt:variant>
        <vt:i4>1376315</vt:i4>
      </vt:variant>
      <vt:variant>
        <vt:i4>899</vt:i4>
      </vt:variant>
      <vt:variant>
        <vt:i4>0</vt:i4>
      </vt:variant>
      <vt:variant>
        <vt:i4>5</vt:i4>
      </vt:variant>
      <vt:variant>
        <vt:lpwstr/>
      </vt:variant>
      <vt:variant>
        <vt:lpwstr>_Toc528829417</vt:lpwstr>
      </vt:variant>
      <vt:variant>
        <vt:i4>1376315</vt:i4>
      </vt:variant>
      <vt:variant>
        <vt:i4>893</vt:i4>
      </vt:variant>
      <vt:variant>
        <vt:i4>0</vt:i4>
      </vt:variant>
      <vt:variant>
        <vt:i4>5</vt:i4>
      </vt:variant>
      <vt:variant>
        <vt:lpwstr/>
      </vt:variant>
      <vt:variant>
        <vt:lpwstr>_Toc528829416</vt:lpwstr>
      </vt:variant>
      <vt:variant>
        <vt:i4>1376315</vt:i4>
      </vt:variant>
      <vt:variant>
        <vt:i4>887</vt:i4>
      </vt:variant>
      <vt:variant>
        <vt:i4>0</vt:i4>
      </vt:variant>
      <vt:variant>
        <vt:i4>5</vt:i4>
      </vt:variant>
      <vt:variant>
        <vt:lpwstr/>
      </vt:variant>
      <vt:variant>
        <vt:lpwstr>_Toc528829415</vt:lpwstr>
      </vt:variant>
      <vt:variant>
        <vt:i4>1376315</vt:i4>
      </vt:variant>
      <vt:variant>
        <vt:i4>881</vt:i4>
      </vt:variant>
      <vt:variant>
        <vt:i4>0</vt:i4>
      </vt:variant>
      <vt:variant>
        <vt:i4>5</vt:i4>
      </vt:variant>
      <vt:variant>
        <vt:lpwstr/>
      </vt:variant>
      <vt:variant>
        <vt:lpwstr>_Toc528829414</vt:lpwstr>
      </vt:variant>
      <vt:variant>
        <vt:i4>1376315</vt:i4>
      </vt:variant>
      <vt:variant>
        <vt:i4>875</vt:i4>
      </vt:variant>
      <vt:variant>
        <vt:i4>0</vt:i4>
      </vt:variant>
      <vt:variant>
        <vt:i4>5</vt:i4>
      </vt:variant>
      <vt:variant>
        <vt:lpwstr/>
      </vt:variant>
      <vt:variant>
        <vt:lpwstr>_Toc528829413</vt:lpwstr>
      </vt:variant>
      <vt:variant>
        <vt:i4>1376315</vt:i4>
      </vt:variant>
      <vt:variant>
        <vt:i4>869</vt:i4>
      </vt:variant>
      <vt:variant>
        <vt:i4>0</vt:i4>
      </vt:variant>
      <vt:variant>
        <vt:i4>5</vt:i4>
      </vt:variant>
      <vt:variant>
        <vt:lpwstr/>
      </vt:variant>
      <vt:variant>
        <vt:lpwstr>_Toc528829412</vt:lpwstr>
      </vt:variant>
      <vt:variant>
        <vt:i4>1376315</vt:i4>
      </vt:variant>
      <vt:variant>
        <vt:i4>863</vt:i4>
      </vt:variant>
      <vt:variant>
        <vt:i4>0</vt:i4>
      </vt:variant>
      <vt:variant>
        <vt:i4>5</vt:i4>
      </vt:variant>
      <vt:variant>
        <vt:lpwstr/>
      </vt:variant>
      <vt:variant>
        <vt:lpwstr>_Toc528829411</vt:lpwstr>
      </vt:variant>
      <vt:variant>
        <vt:i4>1376315</vt:i4>
      </vt:variant>
      <vt:variant>
        <vt:i4>857</vt:i4>
      </vt:variant>
      <vt:variant>
        <vt:i4>0</vt:i4>
      </vt:variant>
      <vt:variant>
        <vt:i4>5</vt:i4>
      </vt:variant>
      <vt:variant>
        <vt:lpwstr/>
      </vt:variant>
      <vt:variant>
        <vt:lpwstr>_Toc528829410</vt:lpwstr>
      </vt:variant>
      <vt:variant>
        <vt:i4>1310779</vt:i4>
      </vt:variant>
      <vt:variant>
        <vt:i4>851</vt:i4>
      </vt:variant>
      <vt:variant>
        <vt:i4>0</vt:i4>
      </vt:variant>
      <vt:variant>
        <vt:i4>5</vt:i4>
      </vt:variant>
      <vt:variant>
        <vt:lpwstr/>
      </vt:variant>
      <vt:variant>
        <vt:lpwstr>_Toc528829409</vt:lpwstr>
      </vt:variant>
      <vt:variant>
        <vt:i4>1310779</vt:i4>
      </vt:variant>
      <vt:variant>
        <vt:i4>845</vt:i4>
      </vt:variant>
      <vt:variant>
        <vt:i4>0</vt:i4>
      </vt:variant>
      <vt:variant>
        <vt:i4>5</vt:i4>
      </vt:variant>
      <vt:variant>
        <vt:lpwstr/>
      </vt:variant>
      <vt:variant>
        <vt:lpwstr>_Toc528829408</vt:lpwstr>
      </vt:variant>
      <vt:variant>
        <vt:i4>1310779</vt:i4>
      </vt:variant>
      <vt:variant>
        <vt:i4>839</vt:i4>
      </vt:variant>
      <vt:variant>
        <vt:i4>0</vt:i4>
      </vt:variant>
      <vt:variant>
        <vt:i4>5</vt:i4>
      </vt:variant>
      <vt:variant>
        <vt:lpwstr/>
      </vt:variant>
      <vt:variant>
        <vt:lpwstr>_Toc528829407</vt:lpwstr>
      </vt:variant>
      <vt:variant>
        <vt:i4>1310779</vt:i4>
      </vt:variant>
      <vt:variant>
        <vt:i4>833</vt:i4>
      </vt:variant>
      <vt:variant>
        <vt:i4>0</vt:i4>
      </vt:variant>
      <vt:variant>
        <vt:i4>5</vt:i4>
      </vt:variant>
      <vt:variant>
        <vt:lpwstr/>
      </vt:variant>
      <vt:variant>
        <vt:lpwstr>_Toc528829406</vt:lpwstr>
      </vt:variant>
      <vt:variant>
        <vt:i4>1310779</vt:i4>
      </vt:variant>
      <vt:variant>
        <vt:i4>827</vt:i4>
      </vt:variant>
      <vt:variant>
        <vt:i4>0</vt:i4>
      </vt:variant>
      <vt:variant>
        <vt:i4>5</vt:i4>
      </vt:variant>
      <vt:variant>
        <vt:lpwstr/>
      </vt:variant>
      <vt:variant>
        <vt:lpwstr>_Toc528829405</vt:lpwstr>
      </vt:variant>
      <vt:variant>
        <vt:i4>1310779</vt:i4>
      </vt:variant>
      <vt:variant>
        <vt:i4>821</vt:i4>
      </vt:variant>
      <vt:variant>
        <vt:i4>0</vt:i4>
      </vt:variant>
      <vt:variant>
        <vt:i4>5</vt:i4>
      </vt:variant>
      <vt:variant>
        <vt:lpwstr/>
      </vt:variant>
      <vt:variant>
        <vt:lpwstr>_Toc528829404</vt:lpwstr>
      </vt:variant>
      <vt:variant>
        <vt:i4>1310779</vt:i4>
      </vt:variant>
      <vt:variant>
        <vt:i4>815</vt:i4>
      </vt:variant>
      <vt:variant>
        <vt:i4>0</vt:i4>
      </vt:variant>
      <vt:variant>
        <vt:i4>5</vt:i4>
      </vt:variant>
      <vt:variant>
        <vt:lpwstr/>
      </vt:variant>
      <vt:variant>
        <vt:lpwstr>_Toc528829403</vt:lpwstr>
      </vt:variant>
      <vt:variant>
        <vt:i4>1310779</vt:i4>
      </vt:variant>
      <vt:variant>
        <vt:i4>809</vt:i4>
      </vt:variant>
      <vt:variant>
        <vt:i4>0</vt:i4>
      </vt:variant>
      <vt:variant>
        <vt:i4>5</vt:i4>
      </vt:variant>
      <vt:variant>
        <vt:lpwstr/>
      </vt:variant>
      <vt:variant>
        <vt:lpwstr>_Toc528829402</vt:lpwstr>
      </vt:variant>
      <vt:variant>
        <vt:i4>1310779</vt:i4>
      </vt:variant>
      <vt:variant>
        <vt:i4>803</vt:i4>
      </vt:variant>
      <vt:variant>
        <vt:i4>0</vt:i4>
      </vt:variant>
      <vt:variant>
        <vt:i4>5</vt:i4>
      </vt:variant>
      <vt:variant>
        <vt:lpwstr/>
      </vt:variant>
      <vt:variant>
        <vt:lpwstr>_Toc528829401</vt:lpwstr>
      </vt:variant>
      <vt:variant>
        <vt:i4>1310779</vt:i4>
      </vt:variant>
      <vt:variant>
        <vt:i4>797</vt:i4>
      </vt:variant>
      <vt:variant>
        <vt:i4>0</vt:i4>
      </vt:variant>
      <vt:variant>
        <vt:i4>5</vt:i4>
      </vt:variant>
      <vt:variant>
        <vt:lpwstr/>
      </vt:variant>
      <vt:variant>
        <vt:lpwstr>_Toc528829400</vt:lpwstr>
      </vt:variant>
      <vt:variant>
        <vt:i4>1900604</vt:i4>
      </vt:variant>
      <vt:variant>
        <vt:i4>791</vt:i4>
      </vt:variant>
      <vt:variant>
        <vt:i4>0</vt:i4>
      </vt:variant>
      <vt:variant>
        <vt:i4>5</vt:i4>
      </vt:variant>
      <vt:variant>
        <vt:lpwstr/>
      </vt:variant>
      <vt:variant>
        <vt:lpwstr>_Toc528829399</vt:lpwstr>
      </vt:variant>
      <vt:variant>
        <vt:i4>1900604</vt:i4>
      </vt:variant>
      <vt:variant>
        <vt:i4>785</vt:i4>
      </vt:variant>
      <vt:variant>
        <vt:i4>0</vt:i4>
      </vt:variant>
      <vt:variant>
        <vt:i4>5</vt:i4>
      </vt:variant>
      <vt:variant>
        <vt:lpwstr/>
      </vt:variant>
      <vt:variant>
        <vt:lpwstr>_Toc528829398</vt:lpwstr>
      </vt:variant>
      <vt:variant>
        <vt:i4>1900604</vt:i4>
      </vt:variant>
      <vt:variant>
        <vt:i4>779</vt:i4>
      </vt:variant>
      <vt:variant>
        <vt:i4>0</vt:i4>
      </vt:variant>
      <vt:variant>
        <vt:i4>5</vt:i4>
      </vt:variant>
      <vt:variant>
        <vt:lpwstr/>
      </vt:variant>
      <vt:variant>
        <vt:lpwstr>_Toc528829397</vt:lpwstr>
      </vt:variant>
      <vt:variant>
        <vt:i4>1900604</vt:i4>
      </vt:variant>
      <vt:variant>
        <vt:i4>773</vt:i4>
      </vt:variant>
      <vt:variant>
        <vt:i4>0</vt:i4>
      </vt:variant>
      <vt:variant>
        <vt:i4>5</vt:i4>
      </vt:variant>
      <vt:variant>
        <vt:lpwstr/>
      </vt:variant>
      <vt:variant>
        <vt:lpwstr>_Toc528829396</vt:lpwstr>
      </vt:variant>
      <vt:variant>
        <vt:i4>1900604</vt:i4>
      </vt:variant>
      <vt:variant>
        <vt:i4>767</vt:i4>
      </vt:variant>
      <vt:variant>
        <vt:i4>0</vt:i4>
      </vt:variant>
      <vt:variant>
        <vt:i4>5</vt:i4>
      </vt:variant>
      <vt:variant>
        <vt:lpwstr/>
      </vt:variant>
      <vt:variant>
        <vt:lpwstr>_Toc528829395</vt:lpwstr>
      </vt:variant>
      <vt:variant>
        <vt:i4>1900604</vt:i4>
      </vt:variant>
      <vt:variant>
        <vt:i4>761</vt:i4>
      </vt:variant>
      <vt:variant>
        <vt:i4>0</vt:i4>
      </vt:variant>
      <vt:variant>
        <vt:i4>5</vt:i4>
      </vt:variant>
      <vt:variant>
        <vt:lpwstr/>
      </vt:variant>
      <vt:variant>
        <vt:lpwstr>_Toc528829394</vt:lpwstr>
      </vt:variant>
      <vt:variant>
        <vt:i4>1900604</vt:i4>
      </vt:variant>
      <vt:variant>
        <vt:i4>755</vt:i4>
      </vt:variant>
      <vt:variant>
        <vt:i4>0</vt:i4>
      </vt:variant>
      <vt:variant>
        <vt:i4>5</vt:i4>
      </vt:variant>
      <vt:variant>
        <vt:lpwstr/>
      </vt:variant>
      <vt:variant>
        <vt:lpwstr>_Toc528829393</vt:lpwstr>
      </vt:variant>
      <vt:variant>
        <vt:i4>1900604</vt:i4>
      </vt:variant>
      <vt:variant>
        <vt:i4>749</vt:i4>
      </vt:variant>
      <vt:variant>
        <vt:i4>0</vt:i4>
      </vt:variant>
      <vt:variant>
        <vt:i4>5</vt:i4>
      </vt:variant>
      <vt:variant>
        <vt:lpwstr/>
      </vt:variant>
      <vt:variant>
        <vt:lpwstr>_Toc528829392</vt:lpwstr>
      </vt:variant>
      <vt:variant>
        <vt:i4>1900604</vt:i4>
      </vt:variant>
      <vt:variant>
        <vt:i4>743</vt:i4>
      </vt:variant>
      <vt:variant>
        <vt:i4>0</vt:i4>
      </vt:variant>
      <vt:variant>
        <vt:i4>5</vt:i4>
      </vt:variant>
      <vt:variant>
        <vt:lpwstr/>
      </vt:variant>
      <vt:variant>
        <vt:lpwstr>_Toc528829391</vt:lpwstr>
      </vt:variant>
      <vt:variant>
        <vt:i4>1900604</vt:i4>
      </vt:variant>
      <vt:variant>
        <vt:i4>737</vt:i4>
      </vt:variant>
      <vt:variant>
        <vt:i4>0</vt:i4>
      </vt:variant>
      <vt:variant>
        <vt:i4>5</vt:i4>
      </vt:variant>
      <vt:variant>
        <vt:lpwstr/>
      </vt:variant>
      <vt:variant>
        <vt:lpwstr>_Toc528829390</vt:lpwstr>
      </vt:variant>
      <vt:variant>
        <vt:i4>1835068</vt:i4>
      </vt:variant>
      <vt:variant>
        <vt:i4>731</vt:i4>
      </vt:variant>
      <vt:variant>
        <vt:i4>0</vt:i4>
      </vt:variant>
      <vt:variant>
        <vt:i4>5</vt:i4>
      </vt:variant>
      <vt:variant>
        <vt:lpwstr/>
      </vt:variant>
      <vt:variant>
        <vt:lpwstr>_Toc528829389</vt:lpwstr>
      </vt:variant>
      <vt:variant>
        <vt:i4>1835068</vt:i4>
      </vt:variant>
      <vt:variant>
        <vt:i4>725</vt:i4>
      </vt:variant>
      <vt:variant>
        <vt:i4>0</vt:i4>
      </vt:variant>
      <vt:variant>
        <vt:i4>5</vt:i4>
      </vt:variant>
      <vt:variant>
        <vt:lpwstr/>
      </vt:variant>
      <vt:variant>
        <vt:lpwstr>_Toc528829388</vt:lpwstr>
      </vt:variant>
      <vt:variant>
        <vt:i4>1835068</vt:i4>
      </vt:variant>
      <vt:variant>
        <vt:i4>719</vt:i4>
      </vt:variant>
      <vt:variant>
        <vt:i4>0</vt:i4>
      </vt:variant>
      <vt:variant>
        <vt:i4>5</vt:i4>
      </vt:variant>
      <vt:variant>
        <vt:lpwstr/>
      </vt:variant>
      <vt:variant>
        <vt:lpwstr>_Toc528829387</vt:lpwstr>
      </vt:variant>
      <vt:variant>
        <vt:i4>1835068</vt:i4>
      </vt:variant>
      <vt:variant>
        <vt:i4>713</vt:i4>
      </vt:variant>
      <vt:variant>
        <vt:i4>0</vt:i4>
      </vt:variant>
      <vt:variant>
        <vt:i4>5</vt:i4>
      </vt:variant>
      <vt:variant>
        <vt:lpwstr/>
      </vt:variant>
      <vt:variant>
        <vt:lpwstr>_Toc528829386</vt:lpwstr>
      </vt:variant>
      <vt:variant>
        <vt:i4>1835068</vt:i4>
      </vt:variant>
      <vt:variant>
        <vt:i4>707</vt:i4>
      </vt:variant>
      <vt:variant>
        <vt:i4>0</vt:i4>
      </vt:variant>
      <vt:variant>
        <vt:i4>5</vt:i4>
      </vt:variant>
      <vt:variant>
        <vt:lpwstr/>
      </vt:variant>
      <vt:variant>
        <vt:lpwstr>_Toc528829385</vt:lpwstr>
      </vt:variant>
      <vt:variant>
        <vt:i4>1835068</vt:i4>
      </vt:variant>
      <vt:variant>
        <vt:i4>701</vt:i4>
      </vt:variant>
      <vt:variant>
        <vt:i4>0</vt:i4>
      </vt:variant>
      <vt:variant>
        <vt:i4>5</vt:i4>
      </vt:variant>
      <vt:variant>
        <vt:lpwstr/>
      </vt:variant>
      <vt:variant>
        <vt:lpwstr>_Toc528829384</vt:lpwstr>
      </vt:variant>
      <vt:variant>
        <vt:i4>1835068</vt:i4>
      </vt:variant>
      <vt:variant>
        <vt:i4>695</vt:i4>
      </vt:variant>
      <vt:variant>
        <vt:i4>0</vt:i4>
      </vt:variant>
      <vt:variant>
        <vt:i4>5</vt:i4>
      </vt:variant>
      <vt:variant>
        <vt:lpwstr/>
      </vt:variant>
      <vt:variant>
        <vt:lpwstr>_Toc528829383</vt:lpwstr>
      </vt:variant>
      <vt:variant>
        <vt:i4>1835068</vt:i4>
      </vt:variant>
      <vt:variant>
        <vt:i4>689</vt:i4>
      </vt:variant>
      <vt:variant>
        <vt:i4>0</vt:i4>
      </vt:variant>
      <vt:variant>
        <vt:i4>5</vt:i4>
      </vt:variant>
      <vt:variant>
        <vt:lpwstr/>
      </vt:variant>
      <vt:variant>
        <vt:lpwstr>_Toc528829382</vt:lpwstr>
      </vt:variant>
      <vt:variant>
        <vt:i4>1835068</vt:i4>
      </vt:variant>
      <vt:variant>
        <vt:i4>683</vt:i4>
      </vt:variant>
      <vt:variant>
        <vt:i4>0</vt:i4>
      </vt:variant>
      <vt:variant>
        <vt:i4>5</vt:i4>
      </vt:variant>
      <vt:variant>
        <vt:lpwstr/>
      </vt:variant>
      <vt:variant>
        <vt:lpwstr>_Toc528829381</vt:lpwstr>
      </vt:variant>
      <vt:variant>
        <vt:i4>1835068</vt:i4>
      </vt:variant>
      <vt:variant>
        <vt:i4>677</vt:i4>
      </vt:variant>
      <vt:variant>
        <vt:i4>0</vt:i4>
      </vt:variant>
      <vt:variant>
        <vt:i4>5</vt:i4>
      </vt:variant>
      <vt:variant>
        <vt:lpwstr/>
      </vt:variant>
      <vt:variant>
        <vt:lpwstr>_Toc528829380</vt:lpwstr>
      </vt:variant>
      <vt:variant>
        <vt:i4>1245244</vt:i4>
      </vt:variant>
      <vt:variant>
        <vt:i4>671</vt:i4>
      </vt:variant>
      <vt:variant>
        <vt:i4>0</vt:i4>
      </vt:variant>
      <vt:variant>
        <vt:i4>5</vt:i4>
      </vt:variant>
      <vt:variant>
        <vt:lpwstr/>
      </vt:variant>
      <vt:variant>
        <vt:lpwstr>_Toc528829379</vt:lpwstr>
      </vt:variant>
      <vt:variant>
        <vt:i4>1245244</vt:i4>
      </vt:variant>
      <vt:variant>
        <vt:i4>665</vt:i4>
      </vt:variant>
      <vt:variant>
        <vt:i4>0</vt:i4>
      </vt:variant>
      <vt:variant>
        <vt:i4>5</vt:i4>
      </vt:variant>
      <vt:variant>
        <vt:lpwstr/>
      </vt:variant>
      <vt:variant>
        <vt:lpwstr>_Toc528829378</vt:lpwstr>
      </vt:variant>
      <vt:variant>
        <vt:i4>1245244</vt:i4>
      </vt:variant>
      <vt:variant>
        <vt:i4>659</vt:i4>
      </vt:variant>
      <vt:variant>
        <vt:i4>0</vt:i4>
      </vt:variant>
      <vt:variant>
        <vt:i4>5</vt:i4>
      </vt:variant>
      <vt:variant>
        <vt:lpwstr/>
      </vt:variant>
      <vt:variant>
        <vt:lpwstr>_Toc528829377</vt:lpwstr>
      </vt:variant>
      <vt:variant>
        <vt:i4>1245244</vt:i4>
      </vt:variant>
      <vt:variant>
        <vt:i4>653</vt:i4>
      </vt:variant>
      <vt:variant>
        <vt:i4>0</vt:i4>
      </vt:variant>
      <vt:variant>
        <vt:i4>5</vt:i4>
      </vt:variant>
      <vt:variant>
        <vt:lpwstr/>
      </vt:variant>
      <vt:variant>
        <vt:lpwstr>_Toc528829376</vt:lpwstr>
      </vt:variant>
      <vt:variant>
        <vt:i4>1245244</vt:i4>
      </vt:variant>
      <vt:variant>
        <vt:i4>647</vt:i4>
      </vt:variant>
      <vt:variant>
        <vt:i4>0</vt:i4>
      </vt:variant>
      <vt:variant>
        <vt:i4>5</vt:i4>
      </vt:variant>
      <vt:variant>
        <vt:lpwstr/>
      </vt:variant>
      <vt:variant>
        <vt:lpwstr>_Toc528829375</vt:lpwstr>
      </vt:variant>
      <vt:variant>
        <vt:i4>1245244</vt:i4>
      </vt:variant>
      <vt:variant>
        <vt:i4>641</vt:i4>
      </vt:variant>
      <vt:variant>
        <vt:i4>0</vt:i4>
      </vt:variant>
      <vt:variant>
        <vt:i4>5</vt:i4>
      </vt:variant>
      <vt:variant>
        <vt:lpwstr/>
      </vt:variant>
      <vt:variant>
        <vt:lpwstr>_Toc528829374</vt:lpwstr>
      </vt:variant>
      <vt:variant>
        <vt:i4>1245244</vt:i4>
      </vt:variant>
      <vt:variant>
        <vt:i4>635</vt:i4>
      </vt:variant>
      <vt:variant>
        <vt:i4>0</vt:i4>
      </vt:variant>
      <vt:variant>
        <vt:i4>5</vt:i4>
      </vt:variant>
      <vt:variant>
        <vt:lpwstr/>
      </vt:variant>
      <vt:variant>
        <vt:lpwstr>_Toc528829373</vt:lpwstr>
      </vt:variant>
      <vt:variant>
        <vt:i4>1245244</vt:i4>
      </vt:variant>
      <vt:variant>
        <vt:i4>629</vt:i4>
      </vt:variant>
      <vt:variant>
        <vt:i4>0</vt:i4>
      </vt:variant>
      <vt:variant>
        <vt:i4>5</vt:i4>
      </vt:variant>
      <vt:variant>
        <vt:lpwstr/>
      </vt:variant>
      <vt:variant>
        <vt:lpwstr>_Toc528829372</vt:lpwstr>
      </vt:variant>
      <vt:variant>
        <vt:i4>1245244</vt:i4>
      </vt:variant>
      <vt:variant>
        <vt:i4>623</vt:i4>
      </vt:variant>
      <vt:variant>
        <vt:i4>0</vt:i4>
      </vt:variant>
      <vt:variant>
        <vt:i4>5</vt:i4>
      </vt:variant>
      <vt:variant>
        <vt:lpwstr/>
      </vt:variant>
      <vt:variant>
        <vt:lpwstr>_Toc528829371</vt:lpwstr>
      </vt:variant>
      <vt:variant>
        <vt:i4>1245244</vt:i4>
      </vt:variant>
      <vt:variant>
        <vt:i4>617</vt:i4>
      </vt:variant>
      <vt:variant>
        <vt:i4>0</vt:i4>
      </vt:variant>
      <vt:variant>
        <vt:i4>5</vt:i4>
      </vt:variant>
      <vt:variant>
        <vt:lpwstr/>
      </vt:variant>
      <vt:variant>
        <vt:lpwstr>_Toc528829370</vt:lpwstr>
      </vt:variant>
      <vt:variant>
        <vt:i4>1179708</vt:i4>
      </vt:variant>
      <vt:variant>
        <vt:i4>611</vt:i4>
      </vt:variant>
      <vt:variant>
        <vt:i4>0</vt:i4>
      </vt:variant>
      <vt:variant>
        <vt:i4>5</vt:i4>
      </vt:variant>
      <vt:variant>
        <vt:lpwstr/>
      </vt:variant>
      <vt:variant>
        <vt:lpwstr>_Toc528829369</vt:lpwstr>
      </vt:variant>
      <vt:variant>
        <vt:i4>1179708</vt:i4>
      </vt:variant>
      <vt:variant>
        <vt:i4>605</vt:i4>
      </vt:variant>
      <vt:variant>
        <vt:i4>0</vt:i4>
      </vt:variant>
      <vt:variant>
        <vt:i4>5</vt:i4>
      </vt:variant>
      <vt:variant>
        <vt:lpwstr/>
      </vt:variant>
      <vt:variant>
        <vt:lpwstr>_Toc528829368</vt:lpwstr>
      </vt:variant>
      <vt:variant>
        <vt:i4>1179708</vt:i4>
      </vt:variant>
      <vt:variant>
        <vt:i4>599</vt:i4>
      </vt:variant>
      <vt:variant>
        <vt:i4>0</vt:i4>
      </vt:variant>
      <vt:variant>
        <vt:i4>5</vt:i4>
      </vt:variant>
      <vt:variant>
        <vt:lpwstr/>
      </vt:variant>
      <vt:variant>
        <vt:lpwstr>_Toc528829367</vt:lpwstr>
      </vt:variant>
      <vt:variant>
        <vt:i4>1179708</vt:i4>
      </vt:variant>
      <vt:variant>
        <vt:i4>593</vt:i4>
      </vt:variant>
      <vt:variant>
        <vt:i4>0</vt:i4>
      </vt:variant>
      <vt:variant>
        <vt:i4>5</vt:i4>
      </vt:variant>
      <vt:variant>
        <vt:lpwstr/>
      </vt:variant>
      <vt:variant>
        <vt:lpwstr>_Toc528829366</vt:lpwstr>
      </vt:variant>
      <vt:variant>
        <vt:i4>1179708</vt:i4>
      </vt:variant>
      <vt:variant>
        <vt:i4>587</vt:i4>
      </vt:variant>
      <vt:variant>
        <vt:i4>0</vt:i4>
      </vt:variant>
      <vt:variant>
        <vt:i4>5</vt:i4>
      </vt:variant>
      <vt:variant>
        <vt:lpwstr/>
      </vt:variant>
      <vt:variant>
        <vt:lpwstr>_Toc528829365</vt:lpwstr>
      </vt:variant>
      <vt:variant>
        <vt:i4>1179708</vt:i4>
      </vt:variant>
      <vt:variant>
        <vt:i4>581</vt:i4>
      </vt:variant>
      <vt:variant>
        <vt:i4>0</vt:i4>
      </vt:variant>
      <vt:variant>
        <vt:i4>5</vt:i4>
      </vt:variant>
      <vt:variant>
        <vt:lpwstr/>
      </vt:variant>
      <vt:variant>
        <vt:lpwstr>_Toc528829364</vt:lpwstr>
      </vt:variant>
      <vt:variant>
        <vt:i4>1179708</vt:i4>
      </vt:variant>
      <vt:variant>
        <vt:i4>575</vt:i4>
      </vt:variant>
      <vt:variant>
        <vt:i4>0</vt:i4>
      </vt:variant>
      <vt:variant>
        <vt:i4>5</vt:i4>
      </vt:variant>
      <vt:variant>
        <vt:lpwstr/>
      </vt:variant>
      <vt:variant>
        <vt:lpwstr>_Toc528829363</vt:lpwstr>
      </vt:variant>
      <vt:variant>
        <vt:i4>1179708</vt:i4>
      </vt:variant>
      <vt:variant>
        <vt:i4>569</vt:i4>
      </vt:variant>
      <vt:variant>
        <vt:i4>0</vt:i4>
      </vt:variant>
      <vt:variant>
        <vt:i4>5</vt:i4>
      </vt:variant>
      <vt:variant>
        <vt:lpwstr/>
      </vt:variant>
      <vt:variant>
        <vt:lpwstr>_Toc528829362</vt:lpwstr>
      </vt:variant>
      <vt:variant>
        <vt:i4>1179708</vt:i4>
      </vt:variant>
      <vt:variant>
        <vt:i4>563</vt:i4>
      </vt:variant>
      <vt:variant>
        <vt:i4>0</vt:i4>
      </vt:variant>
      <vt:variant>
        <vt:i4>5</vt:i4>
      </vt:variant>
      <vt:variant>
        <vt:lpwstr/>
      </vt:variant>
      <vt:variant>
        <vt:lpwstr>_Toc528829361</vt:lpwstr>
      </vt:variant>
      <vt:variant>
        <vt:i4>1179708</vt:i4>
      </vt:variant>
      <vt:variant>
        <vt:i4>557</vt:i4>
      </vt:variant>
      <vt:variant>
        <vt:i4>0</vt:i4>
      </vt:variant>
      <vt:variant>
        <vt:i4>5</vt:i4>
      </vt:variant>
      <vt:variant>
        <vt:lpwstr/>
      </vt:variant>
      <vt:variant>
        <vt:lpwstr>_Toc528829360</vt:lpwstr>
      </vt:variant>
      <vt:variant>
        <vt:i4>1114172</vt:i4>
      </vt:variant>
      <vt:variant>
        <vt:i4>551</vt:i4>
      </vt:variant>
      <vt:variant>
        <vt:i4>0</vt:i4>
      </vt:variant>
      <vt:variant>
        <vt:i4>5</vt:i4>
      </vt:variant>
      <vt:variant>
        <vt:lpwstr/>
      </vt:variant>
      <vt:variant>
        <vt:lpwstr>_Toc528829359</vt:lpwstr>
      </vt:variant>
      <vt:variant>
        <vt:i4>1114172</vt:i4>
      </vt:variant>
      <vt:variant>
        <vt:i4>545</vt:i4>
      </vt:variant>
      <vt:variant>
        <vt:i4>0</vt:i4>
      </vt:variant>
      <vt:variant>
        <vt:i4>5</vt:i4>
      </vt:variant>
      <vt:variant>
        <vt:lpwstr/>
      </vt:variant>
      <vt:variant>
        <vt:lpwstr>_Toc528829358</vt:lpwstr>
      </vt:variant>
      <vt:variant>
        <vt:i4>1114172</vt:i4>
      </vt:variant>
      <vt:variant>
        <vt:i4>539</vt:i4>
      </vt:variant>
      <vt:variant>
        <vt:i4>0</vt:i4>
      </vt:variant>
      <vt:variant>
        <vt:i4>5</vt:i4>
      </vt:variant>
      <vt:variant>
        <vt:lpwstr/>
      </vt:variant>
      <vt:variant>
        <vt:lpwstr>_Toc528829357</vt:lpwstr>
      </vt:variant>
      <vt:variant>
        <vt:i4>1114172</vt:i4>
      </vt:variant>
      <vt:variant>
        <vt:i4>533</vt:i4>
      </vt:variant>
      <vt:variant>
        <vt:i4>0</vt:i4>
      </vt:variant>
      <vt:variant>
        <vt:i4>5</vt:i4>
      </vt:variant>
      <vt:variant>
        <vt:lpwstr/>
      </vt:variant>
      <vt:variant>
        <vt:lpwstr>_Toc528829356</vt:lpwstr>
      </vt:variant>
      <vt:variant>
        <vt:i4>1114172</vt:i4>
      </vt:variant>
      <vt:variant>
        <vt:i4>527</vt:i4>
      </vt:variant>
      <vt:variant>
        <vt:i4>0</vt:i4>
      </vt:variant>
      <vt:variant>
        <vt:i4>5</vt:i4>
      </vt:variant>
      <vt:variant>
        <vt:lpwstr/>
      </vt:variant>
      <vt:variant>
        <vt:lpwstr>_Toc528829355</vt:lpwstr>
      </vt:variant>
      <vt:variant>
        <vt:i4>1114172</vt:i4>
      </vt:variant>
      <vt:variant>
        <vt:i4>521</vt:i4>
      </vt:variant>
      <vt:variant>
        <vt:i4>0</vt:i4>
      </vt:variant>
      <vt:variant>
        <vt:i4>5</vt:i4>
      </vt:variant>
      <vt:variant>
        <vt:lpwstr/>
      </vt:variant>
      <vt:variant>
        <vt:lpwstr>_Toc528829354</vt:lpwstr>
      </vt:variant>
      <vt:variant>
        <vt:i4>1114172</vt:i4>
      </vt:variant>
      <vt:variant>
        <vt:i4>515</vt:i4>
      </vt:variant>
      <vt:variant>
        <vt:i4>0</vt:i4>
      </vt:variant>
      <vt:variant>
        <vt:i4>5</vt:i4>
      </vt:variant>
      <vt:variant>
        <vt:lpwstr/>
      </vt:variant>
      <vt:variant>
        <vt:lpwstr>_Toc528829353</vt:lpwstr>
      </vt:variant>
      <vt:variant>
        <vt:i4>1114172</vt:i4>
      </vt:variant>
      <vt:variant>
        <vt:i4>509</vt:i4>
      </vt:variant>
      <vt:variant>
        <vt:i4>0</vt:i4>
      </vt:variant>
      <vt:variant>
        <vt:i4>5</vt:i4>
      </vt:variant>
      <vt:variant>
        <vt:lpwstr/>
      </vt:variant>
      <vt:variant>
        <vt:lpwstr>_Toc528829352</vt:lpwstr>
      </vt:variant>
      <vt:variant>
        <vt:i4>1114172</vt:i4>
      </vt:variant>
      <vt:variant>
        <vt:i4>503</vt:i4>
      </vt:variant>
      <vt:variant>
        <vt:i4>0</vt:i4>
      </vt:variant>
      <vt:variant>
        <vt:i4>5</vt:i4>
      </vt:variant>
      <vt:variant>
        <vt:lpwstr/>
      </vt:variant>
      <vt:variant>
        <vt:lpwstr>_Toc528829351</vt:lpwstr>
      </vt:variant>
      <vt:variant>
        <vt:i4>1114172</vt:i4>
      </vt:variant>
      <vt:variant>
        <vt:i4>497</vt:i4>
      </vt:variant>
      <vt:variant>
        <vt:i4>0</vt:i4>
      </vt:variant>
      <vt:variant>
        <vt:i4>5</vt:i4>
      </vt:variant>
      <vt:variant>
        <vt:lpwstr/>
      </vt:variant>
      <vt:variant>
        <vt:lpwstr>_Toc528829350</vt:lpwstr>
      </vt:variant>
      <vt:variant>
        <vt:i4>1048636</vt:i4>
      </vt:variant>
      <vt:variant>
        <vt:i4>491</vt:i4>
      </vt:variant>
      <vt:variant>
        <vt:i4>0</vt:i4>
      </vt:variant>
      <vt:variant>
        <vt:i4>5</vt:i4>
      </vt:variant>
      <vt:variant>
        <vt:lpwstr/>
      </vt:variant>
      <vt:variant>
        <vt:lpwstr>_Toc528829349</vt:lpwstr>
      </vt:variant>
      <vt:variant>
        <vt:i4>1048636</vt:i4>
      </vt:variant>
      <vt:variant>
        <vt:i4>485</vt:i4>
      </vt:variant>
      <vt:variant>
        <vt:i4>0</vt:i4>
      </vt:variant>
      <vt:variant>
        <vt:i4>5</vt:i4>
      </vt:variant>
      <vt:variant>
        <vt:lpwstr/>
      </vt:variant>
      <vt:variant>
        <vt:lpwstr>_Toc528829348</vt:lpwstr>
      </vt:variant>
      <vt:variant>
        <vt:i4>1048636</vt:i4>
      </vt:variant>
      <vt:variant>
        <vt:i4>479</vt:i4>
      </vt:variant>
      <vt:variant>
        <vt:i4>0</vt:i4>
      </vt:variant>
      <vt:variant>
        <vt:i4>5</vt:i4>
      </vt:variant>
      <vt:variant>
        <vt:lpwstr/>
      </vt:variant>
      <vt:variant>
        <vt:lpwstr>_Toc528829347</vt:lpwstr>
      </vt:variant>
      <vt:variant>
        <vt:i4>1048636</vt:i4>
      </vt:variant>
      <vt:variant>
        <vt:i4>473</vt:i4>
      </vt:variant>
      <vt:variant>
        <vt:i4>0</vt:i4>
      </vt:variant>
      <vt:variant>
        <vt:i4>5</vt:i4>
      </vt:variant>
      <vt:variant>
        <vt:lpwstr/>
      </vt:variant>
      <vt:variant>
        <vt:lpwstr>_Toc528829346</vt:lpwstr>
      </vt:variant>
      <vt:variant>
        <vt:i4>1048636</vt:i4>
      </vt:variant>
      <vt:variant>
        <vt:i4>467</vt:i4>
      </vt:variant>
      <vt:variant>
        <vt:i4>0</vt:i4>
      </vt:variant>
      <vt:variant>
        <vt:i4>5</vt:i4>
      </vt:variant>
      <vt:variant>
        <vt:lpwstr/>
      </vt:variant>
      <vt:variant>
        <vt:lpwstr>_Toc528829345</vt:lpwstr>
      </vt:variant>
      <vt:variant>
        <vt:i4>1048636</vt:i4>
      </vt:variant>
      <vt:variant>
        <vt:i4>461</vt:i4>
      </vt:variant>
      <vt:variant>
        <vt:i4>0</vt:i4>
      </vt:variant>
      <vt:variant>
        <vt:i4>5</vt:i4>
      </vt:variant>
      <vt:variant>
        <vt:lpwstr/>
      </vt:variant>
      <vt:variant>
        <vt:lpwstr>_Toc528829344</vt:lpwstr>
      </vt:variant>
      <vt:variant>
        <vt:i4>1048636</vt:i4>
      </vt:variant>
      <vt:variant>
        <vt:i4>455</vt:i4>
      </vt:variant>
      <vt:variant>
        <vt:i4>0</vt:i4>
      </vt:variant>
      <vt:variant>
        <vt:i4>5</vt:i4>
      </vt:variant>
      <vt:variant>
        <vt:lpwstr/>
      </vt:variant>
      <vt:variant>
        <vt:lpwstr>_Toc528829343</vt:lpwstr>
      </vt:variant>
      <vt:variant>
        <vt:i4>1048636</vt:i4>
      </vt:variant>
      <vt:variant>
        <vt:i4>449</vt:i4>
      </vt:variant>
      <vt:variant>
        <vt:i4>0</vt:i4>
      </vt:variant>
      <vt:variant>
        <vt:i4>5</vt:i4>
      </vt:variant>
      <vt:variant>
        <vt:lpwstr/>
      </vt:variant>
      <vt:variant>
        <vt:lpwstr>_Toc528829342</vt:lpwstr>
      </vt:variant>
      <vt:variant>
        <vt:i4>1048636</vt:i4>
      </vt:variant>
      <vt:variant>
        <vt:i4>443</vt:i4>
      </vt:variant>
      <vt:variant>
        <vt:i4>0</vt:i4>
      </vt:variant>
      <vt:variant>
        <vt:i4>5</vt:i4>
      </vt:variant>
      <vt:variant>
        <vt:lpwstr/>
      </vt:variant>
      <vt:variant>
        <vt:lpwstr>_Toc528829341</vt:lpwstr>
      </vt:variant>
      <vt:variant>
        <vt:i4>1048636</vt:i4>
      </vt:variant>
      <vt:variant>
        <vt:i4>437</vt:i4>
      </vt:variant>
      <vt:variant>
        <vt:i4>0</vt:i4>
      </vt:variant>
      <vt:variant>
        <vt:i4>5</vt:i4>
      </vt:variant>
      <vt:variant>
        <vt:lpwstr/>
      </vt:variant>
      <vt:variant>
        <vt:lpwstr>_Toc528829340</vt:lpwstr>
      </vt:variant>
      <vt:variant>
        <vt:i4>1507388</vt:i4>
      </vt:variant>
      <vt:variant>
        <vt:i4>431</vt:i4>
      </vt:variant>
      <vt:variant>
        <vt:i4>0</vt:i4>
      </vt:variant>
      <vt:variant>
        <vt:i4>5</vt:i4>
      </vt:variant>
      <vt:variant>
        <vt:lpwstr/>
      </vt:variant>
      <vt:variant>
        <vt:lpwstr>_Toc528829339</vt:lpwstr>
      </vt:variant>
      <vt:variant>
        <vt:i4>1507388</vt:i4>
      </vt:variant>
      <vt:variant>
        <vt:i4>425</vt:i4>
      </vt:variant>
      <vt:variant>
        <vt:i4>0</vt:i4>
      </vt:variant>
      <vt:variant>
        <vt:i4>5</vt:i4>
      </vt:variant>
      <vt:variant>
        <vt:lpwstr/>
      </vt:variant>
      <vt:variant>
        <vt:lpwstr>_Toc528829338</vt:lpwstr>
      </vt:variant>
      <vt:variant>
        <vt:i4>1507388</vt:i4>
      </vt:variant>
      <vt:variant>
        <vt:i4>419</vt:i4>
      </vt:variant>
      <vt:variant>
        <vt:i4>0</vt:i4>
      </vt:variant>
      <vt:variant>
        <vt:i4>5</vt:i4>
      </vt:variant>
      <vt:variant>
        <vt:lpwstr/>
      </vt:variant>
      <vt:variant>
        <vt:lpwstr>_Toc528829337</vt:lpwstr>
      </vt:variant>
      <vt:variant>
        <vt:i4>1507388</vt:i4>
      </vt:variant>
      <vt:variant>
        <vt:i4>413</vt:i4>
      </vt:variant>
      <vt:variant>
        <vt:i4>0</vt:i4>
      </vt:variant>
      <vt:variant>
        <vt:i4>5</vt:i4>
      </vt:variant>
      <vt:variant>
        <vt:lpwstr/>
      </vt:variant>
      <vt:variant>
        <vt:lpwstr>_Toc528829336</vt:lpwstr>
      </vt:variant>
      <vt:variant>
        <vt:i4>1507388</vt:i4>
      </vt:variant>
      <vt:variant>
        <vt:i4>407</vt:i4>
      </vt:variant>
      <vt:variant>
        <vt:i4>0</vt:i4>
      </vt:variant>
      <vt:variant>
        <vt:i4>5</vt:i4>
      </vt:variant>
      <vt:variant>
        <vt:lpwstr/>
      </vt:variant>
      <vt:variant>
        <vt:lpwstr>_Toc528829335</vt:lpwstr>
      </vt:variant>
      <vt:variant>
        <vt:i4>1507388</vt:i4>
      </vt:variant>
      <vt:variant>
        <vt:i4>401</vt:i4>
      </vt:variant>
      <vt:variant>
        <vt:i4>0</vt:i4>
      </vt:variant>
      <vt:variant>
        <vt:i4>5</vt:i4>
      </vt:variant>
      <vt:variant>
        <vt:lpwstr/>
      </vt:variant>
      <vt:variant>
        <vt:lpwstr>_Toc528829334</vt:lpwstr>
      </vt:variant>
      <vt:variant>
        <vt:i4>1507388</vt:i4>
      </vt:variant>
      <vt:variant>
        <vt:i4>395</vt:i4>
      </vt:variant>
      <vt:variant>
        <vt:i4>0</vt:i4>
      </vt:variant>
      <vt:variant>
        <vt:i4>5</vt:i4>
      </vt:variant>
      <vt:variant>
        <vt:lpwstr/>
      </vt:variant>
      <vt:variant>
        <vt:lpwstr>_Toc528829333</vt:lpwstr>
      </vt:variant>
      <vt:variant>
        <vt:i4>1507388</vt:i4>
      </vt:variant>
      <vt:variant>
        <vt:i4>389</vt:i4>
      </vt:variant>
      <vt:variant>
        <vt:i4>0</vt:i4>
      </vt:variant>
      <vt:variant>
        <vt:i4>5</vt:i4>
      </vt:variant>
      <vt:variant>
        <vt:lpwstr/>
      </vt:variant>
      <vt:variant>
        <vt:lpwstr>_Toc528829332</vt:lpwstr>
      </vt:variant>
      <vt:variant>
        <vt:i4>1507388</vt:i4>
      </vt:variant>
      <vt:variant>
        <vt:i4>383</vt:i4>
      </vt:variant>
      <vt:variant>
        <vt:i4>0</vt:i4>
      </vt:variant>
      <vt:variant>
        <vt:i4>5</vt:i4>
      </vt:variant>
      <vt:variant>
        <vt:lpwstr/>
      </vt:variant>
      <vt:variant>
        <vt:lpwstr>_Toc528829331</vt:lpwstr>
      </vt:variant>
      <vt:variant>
        <vt:i4>1507388</vt:i4>
      </vt:variant>
      <vt:variant>
        <vt:i4>377</vt:i4>
      </vt:variant>
      <vt:variant>
        <vt:i4>0</vt:i4>
      </vt:variant>
      <vt:variant>
        <vt:i4>5</vt:i4>
      </vt:variant>
      <vt:variant>
        <vt:lpwstr/>
      </vt:variant>
      <vt:variant>
        <vt:lpwstr>_Toc528829330</vt:lpwstr>
      </vt:variant>
      <vt:variant>
        <vt:i4>1441852</vt:i4>
      </vt:variant>
      <vt:variant>
        <vt:i4>371</vt:i4>
      </vt:variant>
      <vt:variant>
        <vt:i4>0</vt:i4>
      </vt:variant>
      <vt:variant>
        <vt:i4>5</vt:i4>
      </vt:variant>
      <vt:variant>
        <vt:lpwstr/>
      </vt:variant>
      <vt:variant>
        <vt:lpwstr>_Toc528829329</vt:lpwstr>
      </vt:variant>
      <vt:variant>
        <vt:i4>1441852</vt:i4>
      </vt:variant>
      <vt:variant>
        <vt:i4>365</vt:i4>
      </vt:variant>
      <vt:variant>
        <vt:i4>0</vt:i4>
      </vt:variant>
      <vt:variant>
        <vt:i4>5</vt:i4>
      </vt:variant>
      <vt:variant>
        <vt:lpwstr/>
      </vt:variant>
      <vt:variant>
        <vt:lpwstr>_Toc528829328</vt:lpwstr>
      </vt:variant>
      <vt:variant>
        <vt:i4>1441852</vt:i4>
      </vt:variant>
      <vt:variant>
        <vt:i4>359</vt:i4>
      </vt:variant>
      <vt:variant>
        <vt:i4>0</vt:i4>
      </vt:variant>
      <vt:variant>
        <vt:i4>5</vt:i4>
      </vt:variant>
      <vt:variant>
        <vt:lpwstr/>
      </vt:variant>
      <vt:variant>
        <vt:lpwstr>_Toc528829327</vt:lpwstr>
      </vt:variant>
      <vt:variant>
        <vt:i4>1441852</vt:i4>
      </vt:variant>
      <vt:variant>
        <vt:i4>353</vt:i4>
      </vt:variant>
      <vt:variant>
        <vt:i4>0</vt:i4>
      </vt:variant>
      <vt:variant>
        <vt:i4>5</vt:i4>
      </vt:variant>
      <vt:variant>
        <vt:lpwstr/>
      </vt:variant>
      <vt:variant>
        <vt:lpwstr>_Toc528829326</vt:lpwstr>
      </vt:variant>
      <vt:variant>
        <vt:i4>1441852</vt:i4>
      </vt:variant>
      <vt:variant>
        <vt:i4>347</vt:i4>
      </vt:variant>
      <vt:variant>
        <vt:i4>0</vt:i4>
      </vt:variant>
      <vt:variant>
        <vt:i4>5</vt:i4>
      </vt:variant>
      <vt:variant>
        <vt:lpwstr/>
      </vt:variant>
      <vt:variant>
        <vt:lpwstr>_Toc528829325</vt:lpwstr>
      </vt:variant>
      <vt:variant>
        <vt:i4>1441852</vt:i4>
      </vt:variant>
      <vt:variant>
        <vt:i4>341</vt:i4>
      </vt:variant>
      <vt:variant>
        <vt:i4>0</vt:i4>
      </vt:variant>
      <vt:variant>
        <vt:i4>5</vt:i4>
      </vt:variant>
      <vt:variant>
        <vt:lpwstr/>
      </vt:variant>
      <vt:variant>
        <vt:lpwstr>_Toc528829324</vt:lpwstr>
      </vt:variant>
      <vt:variant>
        <vt:i4>1441852</vt:i4>
      </vt:variant>
      <vt:variant>
        <vt:i4>335</vt:i4>
      </vt:variant>
      <vt:variant>
        <vt:i4>0</vt:i4>
      </vt:variant>
      <vt:variant>
        <vt:i4>5</vt:i4>
      </vt:variant>
      <vt:variant>
        <vt:lpwstr/>
      </vt:variant>
      <vt:variant>
        <vt:lpwstr>_Toc528829323</vt:lpwstr>
      </vt:variant>
      <vt:variant>
        <vt:i4>1441852</vt:i4>
      </vt:variant>
      <vt:variant>
        <vt:i4>329</vt:i4>
      </vt:variant>
      <vt:variant>
        <vt:i4>0</vt:i4>
      </vt:variant>
      <vt:variant>
        <vt:i4>5</vt:i4>
      </vt:variant>
      <vt:variant>
        <vt:lpwstr/>
      </vt:variant>
      <vt:variant>
        <vt:lpwstr>_Toc528829322</vt:lpwstr>
      </vt:variant>
      <vt:variant>
        <vt:i4>1441852</vt:i4>
      </vt:variant>
      <vt:variant>
        <vt:i4>323</vt:i4>
      </vt:variant>
      <vt:variant>
        <vt:i4>0</vt:i4>
      </vt:variant>
      <vt:variant>
        <vt:i4>5</vt:i4>
      </vt:variant>
      <vt:variant>
        <vt:lpwstr/>
      </vt:variant>
      <vt:variant>
        <vt:lpwstr>_Toc528829321</vt:lpwstr>
      </vt:variant>
      <vt:variant>
        <vt:i4>1441852</vt:i4>
      </vt:variant>
      <vt:variant>
        <vt:i4>317</vt:i4>
      </vt:variant>
      <vt:variant>
        <vt:i4>0</vt:i4>
      </vt:variant>
      <vt:variant>
        <vt:i4>5</vt:i4>
      </vt:variant>
      <vt:variant>
        <vt:lpwstr/>
      </vt:variant>
      <vt:variant>
        <vt:lpwstr>_Toc528829320</vt:lpwstr>
      </vt:variant>
      <vt:variant>
        <vt:i4>1376316</vt:i4>
      </vt:variant>
      <vt:variant>
        <vt:i4>311</vt:i4>
      </vt:variant>
      <vt:variant>
        <vt:i4>0</vt:i4>
      </vt:variant>
      <vt:variant>
        <vt:i4>5</vt:i4>
      </vt:variant>
      <vt:variant>
        <vt:lpwstr/>
      </vt:variant>
      <vt:variant>
        <vt:lpwstr>_Toc528829319</vt:lpwstr>
      </vt:variant>
      <vt:variant>
        <vt:i4>1376316</vt:i4>
      </vt:variant>
      <vt:variant>
        <vt:i4>305</vt:i4>
      </vt:variant>
      <vt:variant>
        <vt:i4>0</vt:i4>
      </vt:variant>
      <vt:variant>
        <vt:i4>5</vt:i4>
      </vt:variant>
      <vt:variant>
        <vt:lpwstr/>
      </vt:variant>
      <vt:variant>
        <vt:lpwstr>_Toc528829318</vt:lpwstr>
      </vt:variant>
      <vt:variant>
        <vt:i4>1376316</vt:i4>
      </vt:variant>
      <vt:variant>
        <vt:i4>299</vt:i4>
      </vt:variant>
      <vt:variant>
        <vt:i4>0</vt:i4>
      </vt:variant>
      <vt:variant>
        <vt:i4>5</vt:i4>
      </vt:variant>
      <vt:variant>
        <vt:lpwstr/>
      </vt:variant>
      <vt:variant>
        <vt:lpwstr>_Toc528829317</vt:lpwstr>
      </vt:variant>
      <vt:variant>
        <vt:i4>1376316</vt:i4>
      </vt:variant>
      <vt:variant>
        <vt:i4>293</vt:i4>
      </vt:variant>
      <vt:variant>
        <vt:i4>0</vt:i4>
      </vt:variant>
      <vt:variant>
        <vt:i4>5</vt:i4>
      </vt:variant>
      <vt:variant>
        <vt:lpwstr/>
      </vt:variant>
      <vt:variant>
        <vt:lpwstr>_Toc528829316</vt:lpwstr>
      </vt:variant>
      <vt:variant>
        <vt:i4>1376316</vt:i4>
      </vt:variant>
      <vt:variant>
        <vt:i4>287</vt:i4>
      </vt:variant>
      <vt:variant>
        <vt:i4>0</vt:i4>
      </vt:variant>
      <vt:variant>
        <vt:i4>5</vt:i4>
      </vt:variant>
      <vt:variant>
        <vt:lpwstr/>
      </vt:variant>
      <vt:variant>
        <vt:lpwstr>_Toc528829315</vt:lpwstr>
      </vt:variant>
      <vt:variant>
        <vt:i4>1376316</vt:i4>
      </vt:variant>
      <vt:variant>
        <vt:i4>281</vt:i4>
      </vt:variant>
      <vt:variant>
        <vt:i4>0</vt:i4>
      </vt:variant>
      <vt:variant>
        <vt:i4>5</vt:i4>
      </vt:variant>
      <vt:variant>
        <vt:lpwstr/>
      </vt:variant>
      <vt:variant>
        <vt:lpwstr>_Toc528829314</vt:lpwstr>
      </vt:variant>
      <vt:variant>
        <vt:i4>1376316</vt:i4>
      </vt:variant>
      <vt:variant>
        <vt:i4>275</vt:i4>
      </vt:variant>
      <vt:variant>
        <vt:i4>0</vt:i4>
      </vt:variant>
      <vt:variant>
        <vt:i4>5</vt:i4>
      </vt:variant>
      <vt:variant>
        <vt:lpwstr/>
      </vt:variant>
      <vt:variant>
        <vt:lpwstr>_Toc528829313</vt:lpwstr>
      </vt:variant>
      <vt:variant>
        <vt:i4>1376316</vt:i4>
      </vt:variant>
      <vt:variant>
        <vt:i4>269</vt:i4>
      </vt:variant>
      <vt:variant>
        <vt:i4>0</vt:i4>
      </vt:variant>
      <vt:variant>
        <vt:i4>5</vt:i4>
      </vt:variant>
      <vt:variant>
        <vt:lpwstr/>
      </vt:variant>
      <vt:variant>
        <vt:lpwstr>_Toc528829312</vt:lpwstr>
      </vt:variant>
      <vt:variant>
        <vt:i4>1376316</vt:i4>
      </vt:variant>
      <vt:variant>
        <vt:i4>263</vt:i4>
      </vt:variant>
      <vt:variant>
        <vt:i4>0</vt:i4>
      </vt:variant>
      <vt:variant>
        <vt:i4>5</vt:i4>
      </vt:variant>
      <vt:variant>
        <vt:lpwstr/>
      </vt:variant>
      <vt:variant>
        <vt:lpwstr>_Toc528829311</vt:lpwstr>
      </vt:variant>
      <vt:variant>
        <vt:i4>1376316</vt:i4>
      </vt:variant>
      <vt:variant>
        <vt:i4>257</vt:i4>
      </vt:variant>
      <vt:variant>
        <vt:i4>0</vt:i4>
      </vt:variant>
      <vt:variant>
        <vt:i4>5</vt:i4>
      </vt:variant>
      <vt:variant>
        <vt:lpwstr/>
      </vt:variant>
      <vt:variant>
        <vt:lpwstr>_Toc528829310</vt:lpwstr>
      </vt:variant>
      <vt:variant>
        <vt:i4>1310780</vt:i4>
      </vt:variant>
      <vt:variant>
        <vt:i4>251</vt:i4>
      </vt:variant>
      <vt:variant>
        <vt:i4>0</vt:i4>
      </vt:variant>
      <vt:variant>
        <vt:i4>5</vt:i4>
      </vt:variant>
      <vt:variant>
        <vt:lpwstr/>
      </vt:variant>
      <vt:variant>
        <vt:lpwstr>_Toc528829309</vt:lpwstr>
      </vt:variant>
      <vt:variant>
        <vt:i4>1310780</vt:i4>
      </vt:variant>
      <vt:variant>
        <vt:i4>245</vt:i4>
      </vt:variant>
      <vt:variant>
        <vt:i4>0</vt:i4>
      </vt:variant>
      <vt:variant>
        <vt:i4>5</vt:i4>
      </vt:variant>
      <vt:variant>
        <vt:lpwstr/>
      </vt:variant>
      <vt:variant>
        <vt:lpwstr>_Toc528829308</vt:lpwstr>
      </vt:variant>
      <vt:variant>
        <vt:i4>1310780</vt:i4>
      </vt:variant>
      <vt:variant>
        <vt:i4>239</vt:i4>
      </vt:variant>
      <vt:variant>
        <vt:i4>0</vt:i4>
      </vt:variant>
      <vt:variant>
        <vt:i4>5</vt:i4>
      </vt:variant>
      <vt:variant>
        <vt:lpwstr/>
      </vt:variant>
      <vt:variant>
        <vt:lpwstr>_Toc528829307</vt:lpwstr>
      </vt:variant>
      <vt:variant>
        <vt:i4>1310780</vt:i4>
      </vt:variant>
      <vt:variant>
        <vt:i4>233</vt:i4>
      </vt:variant>
      <vt:variant>
        <vt:i4>0</vt:i4>
      </vt:variant>
      <vt:variant>
        <vt:i4>5</vt:i4>
      </vt:variant>
      <vt:variant>
        <vt:lpwstr/>
      </vt:variant>
      <vt:variant>
        <vt:lpwstr>_Toc528829306</vt:lpwstr>
      </vt:variant>
      <vt:variant>
        <vt:i4>1310780</vt:i4>
      </vt:variant>
      <vt:variant>
        <vt:i4>227</vt:i4>
      </vt:variant>
      <vt:variant>
        <vt:i4>0</vt:i4>
      </vt:variant>
      <vt:variant>
        <vt:i4>5</vt:i4>
      </vt:variant>
      <vt:variant>
        <vt:lpwstr/>
      </vt:variant>
      <vt:variant>
        <vt:lpwstr>_Toc528829305</vt:lpwstr>
      </vt:variant>
      <vt:variant>
        <vt:i4>1310780</vt:i4>
      </vt:variant>
      <vt:variant>
        <vt:i4>221</vt:i4>
      </vt:variant>
      <vt:variant>
        <vt:i4>0</vt:i4>
      </vt:variant>
      <vt:variant>
        <vt:i4>5</vt:i4>
      </vt:variant>
      <vt:variant>
        <vt:lpwstr/>
      </vt:variant>
      <vt:variant>
        <vt:lpwstr>_Toc528829304</vt:lpwstr>
      </vt:variant>
      <vt:variant>
        <vt:i4>1310780</vt:i4>
      </vt:variant>
      <vt:variant>
        <vt:i4>215</vt:i4>
      </vt:variant>
      <vt:variant>
        <vt:i4>0</vt:i4>
      </vt:variant>
      <vt:variant>
        <vt:i4>5</vt:i4>
      </vt:variant>
      <vt:variant>
        <vt:lpwstr/>
      </vt:variant>
      <vt:variant>
        <vt:lpwstr>_Toc528829303</vt:lpwstr>
      </vt:variant>
      <vt:variant>
        <vt:i4>1310780</vt:i4>
      </vt:variant>
      <vt:variant>
        <vt:i4>209</vt:i4>
      </vt:variant>
      <vt:variant>
        <vt:i4>0</vt:i4>
      </vt:variant>
      <vt:variant>
        <vt:i4>5</vt:i4>
      </vt:variant>
      <vt:variant>
        <vt:lpwstr/>
      </vt:variant>
      <vt:variant>
        <vt:lpwstr>_Toc528829302</vt:lpwstr>
      </vt:variant>
      <vt:variant>
        <vt:i4>1310780</vt:i4>
      </vt:variant>
      <vt:variant>
        <vt:i4>203</vt:i4>
      </vt:variant>
      <vt:variant>
        <vt:i4>0</vt:i4>
      </vt:variant>
      <vt:variant>
        <vt:i4>5</vt:i4>
      </vt:variant>
      <vt:variant>
        <vt:lpwstr/>
      </vt:variant>
      <vt:variant>
        <vt:lpwstr>_Toc528829301</vt:lpwstr>
      </vt:variant>
      <vt:variant>
        <vt:i4>1310780</vt:i4>
      </vt:variant>
      <vt:variant>
        <vt:i4>197</vt:i4>
      </vt:variant>
      <vt:variant>
        <vt:i4>0</vt:i4>
      </vt:variant>
      <vt:variant>
        <vt:i4>5</vt:i4>
      </vt:variant>
      <vt:variant>
        <vt:lpwstr/>
      </vt:variant>
      <vt:variant>
        <vt:lpwstr>_Toc528829300</vt:lpwstr>
      </vt:variant>
      <vt:variant>
        <vt:i4>1900605</vt:i4>
      </vt:variant>
      <vt:variant>
        <vt:i4>191</vt:i4>
      </vt:variant>
      <vt:variant>
        <vt:i4>0</vt:i4>
      </vt:variant>
      <vt:variant>
        <vt:i4>5</vt:i4>
      </vt:variant>
      <vt:variant>
        <vt:lpwstr/>
      </vt:variant>
      <vt:variant>
        <vt:lpwstr>_Toc528829299</vt:lpwstr>
      </vt:variant>
      <vt:variant>
        <vt:i4>1900605</vt:i4>
      </vt:variant>
      <vt:variant>
        <vt:i4>185</vt:i4>
      </vt:variant>
      <vt:variant>
        <vt:i4>0</vt:i4>
      </vt:variant>
      <vt:variant>
        <vt:i4>5</vt:i4>
      </vt:variant>
      <vt:variant>
        <vt:lpwstr/>
      </vt:variant>
      <vt:variant>
        <vt:lpwstr>_Toc528829298</vt:lpwstr>
      </vt:variant>
      <vt:variant>
        <vt:i4>1900605</vt:i4>
      </vt:variant>
      <vt:variant>
        <vt:i4>179</vt:i4>
      </vt:variant>
      <vt:variant>
        <vt:i4>0</vt:i4>
      </vt:variant>
      <vt:variant>
        <vt:i4>5</vt:i4>
      </vt:variant>
      <vt:variant>
        <vt:lpwstr/>
      </vt:variant>
      <vt:variant>
        <vt:lpwstr>_Toc528829297</vt:lpwstr>
      </vt:variant>
      <vt:variant>
        <vt:i4>1900605</vt:i4>
      </vt:variant>
      <vt:variant>
        <vt:i4>173</vt:i4>
      </vt:variant>
      <vt:variant>
        <vt:i4>0</vt:i4>
      </vt:variant>
      <vt:variant>
        <vt:i4>5</vt:i4>
      </vt:variant>
      <vt:variant>
        <vt:lpwstr/>
      </vt:variant>
      <vt:variant>
        <vt:lpwstr>_Toc528829296</vt:lpwstr>
      </vt:variant>
      <vt:variant>
        <vt:i4>1900605</vt:i4>
      </vt:variant>
      <vt:variant>
        <vt:i4>167</vt:i4>
      </vt:variant>
      <vt:variant>
        <vt:i4>0</vt:i4>
      </vt:variant>
      <vt:variant>
        <vt:i4>5</vt:i4>
      </vt:variant>
      <vt:variant>
        <vt:lpwstr/>
      </vt:variant>
      <vt:variant>
        <vt:lpwstr>_Toc528829295</vt:lpwstr>
      </vt:variant>
      <vt:variant>
        <vt:i4>1900605</vt:i4>
      </vt:variant>
      <vt:variant>
        <vt:i4>161</vt:i4>
      </vt:variant>
      <vt:variant>
        <vt:i4>0</vt:i4>
      </vt:variant>
      <vt:variant>
        <vt:i4>5</vt:i4>
      </vt:variant>
      <vt:variant>
        <vt:lpwstr/>
      </vt:variant>
      <vt:variant>
        <vt:lpwstr>_Toc528829294</vt:lpwstr>
      </vt:variant>
      <vt:variant>
        <vt:i4>1900605</vt:i4>
      </vt:variant>
      <vt:variant>
        <vt:i4>155</vt:i4>
      </vt:variant>
      <vt:variant>
        <vt:i4>0</vt:i4>
      </vt:variant>
      <vt:variant>
        <vt:i4>5</vt:i4>
      </vt:variant>
      <vt:variant>
        <vt:lpwstr/>
      </vt:variant>
      <vt:variant>
        <vt:lpwstr>_Toc528829293</vt:lpwstr>
      </vt:variant>
      <vt:variant>
        <vt:i4>1900605</vt:i4>
      </vt:variant>
      <vt:variant>
        <vt:i4>149</vt:i4>
      </vt:variant>
      <vt:variant>
        <vt:i4>0</vt:i4>
      </vt:variant>
      <vt:variant>
        <vt:i4>5</vt:i4>
      </vt:variant>
      <vt:variant>
        <vt:lpwstr/>
      </vt:variant>
      <vt:variant>
        <vt:lpwstr>_Toc528829292</vt:lpwstr>
      </vt:variant>
      <vt:variant>
        <vt:i4>1900605</vt:i4>
      </vt:variant>
      <vt:variant>
        <vt:i4>143</vt:i4>
      </vt:variant>
      <vt:variant>
        <vt:i4>0</vt:i4>
      </vt:variant>
      <vt:variant>
        <vt:i4>5</vt:i4>
      </vt:variant>
      <vt:variant>
        <vt:lpwstr/>
      </vt:variant>
      <vt:variant>
        <vt:lpwstr>_Toc528829291</vt:lpwstr>
      </vt:variant>
      <vt:variant>
        <vt:i4>1900605</vt:i4>
      </vt:variant>
      <vt:variant>
        <vt:i4>137</vt:i4>
      </vt:variant>
      <vt:variant>
        <vt:i4>0</vt:i4>
      </vt:variant>
      <vt:variant>
        <vt:i4>5</vt:i4>
      </vt:variant>
      <vt:variant>
        <vt:lpwstr/>
      </vt:variant>
      <vt:variant>
        <vt:lpwstr>_Toc528829290</vt:lpwstr>
      </vt:variant>
      <vt:variant>
        <vt:i4>1835069</vt:i4>
      </vt:variant>
      <vt:variant>
        <vt:i4>131</vt:i4>
      </vt:variant>
      <vt:variant>
        <vt:i4>0</vt:i4>
      </vt:variant>
      <vt:variant>
        <vt:i4>5</vt:i4>
      </vt:variant>
      <vt:variant>
        <vt:lpwstr/>
      </vt:variant>
      <vt:variant>
        <vt:lpwstr>_Toc528829289</vt:lpwstr>
      </vt:variant>
      <vt:variant>
        <vt:i4>1835069</vt:i4>
      </vt:variant>
      <vt:variant>
        <vt:i4>125</vt:i4>
      </vt:variant>
      <vt:variant>
        <vt:i4>0</vt:i4>
      </vt:variant>
      <vt:variant>
        <vt:i4>5</vt:i4>
      </vt:variant>
      <vt:variant>
        <vt:lpwstr/>
      </vt:variant>
      <vt:variant>
        <vt:lpwstr>_Toc528829288</vt:lpwstr>
      </vt:variant>
      <vt:variant>
        <vt:i4>1835069</vt:i4>
      </vt:variant>
      <vt:variant>
        <vt:i4>119</vt:i4>
      </vt:variant>
      <vt:variant>
        <vt:i4>0</vt:i4>
      </vt:variant>
      <vt:variant>
        <vt:i4>5</vt:i4>
      </vt:variant>
      <vt:variant>
        <vt:lpwstr/>
      </vt:variant>
      <vt:variant>
        <vt:lpwstr>_Toc528829287</vt:lpwstr>
      </vt:variant>
      <vt:variant>
        <vt:i4>1835069</vt:i4>
      </vt:variant>
      <vt:variant>
        <vt:i4>113</vt:i4>
      </vt:variant>
      <vt:variant>
        <vt:i4>0</vt:i4>
      </vt:variant>
      <vt:variant>
        <vt:i4>5</vt:i4>
      </vt:variant>
      <vt:variant>
        <vt:lpwstr/>
      </vt:variant>
      <vt:variant>
        <vt:lpwstr>_Toc528829286</vt:lpwstr>
      </vt:variant>
      <vt:variant>
        <vt:i4>1835069</vt:i4>
      </vt:variant>
      <vt:variant>
        <vt:i4>107</vt:i4>
      </vt:variant>
      <vt:variant>
        <vt:i4>0</vt:i4>
      </vt:variant>
      <vt:variant>
        <vt:i4>5</vt:i4>
      </vt:variant>
      <vt:variant>
        <vt:lpwstr/>
      </vt:variant>
      <vt:variant>
        <vt:lpwstr>_Toc528829285</vt:lpwstr>
      </vt:variant>
      <vt:variant>
        <vt:i4>1835069</vt:i4>
      </vt:variant>
      <vt:variant>
        <vt:i4>101</vt:i4>
      </vt:variant>
      <vt:variant>
        <vt:i4>0</vt:i4>
      </vt:variant>
      <vt:variant>
        <vt:i4>5</vt:i4>
      </vt:variant>
      <vt:variant>
        <vt:lpwstr/>
      </vt:variant>
      <vt:variant>
        <vt:lpwstr>_Toc528829284</vt:lpwstr>
      </vt:variant>
      <vt:variant>
        <vt:i4>1835069</vt:i4>
      </vt:variant>
      <vt:variant>
        <vt:i4>95</vt:i4>
      </vt:variant>
      <vt:variant>
        <vt:i4>0</vt:i4>
      </vt:variant>
      <vt:variant>
        <vt:i4>5</vt:i4>
      </vt:variant>
      <vt:variant>
        <vt:lpwstr/>
      </vt:variant>
      <vt:variant>
        <vt:lpwstr>_Toc528829283</vt:lpwstr>
      </vt:variant>
      <vt:variant>
        <vt:i4>1835069</vt:i4>
      </vt:variant>
      <vt:variant>
        <vt:i4>89</vt:i4>
      </vt:variant>
      <vt:variant>
        <vt:i4>0</vt:i4>
      </vt:variant>
      <vt:variant>
        <vt:i4>5</vt:i4>
      </vt:variant>
      <vt:variant>
        <vt:lpwstr/>
      </vt:variant>
      <vt:variant>
        <vt:lpwstr>_Toc528829282</vt:lpwstr>
      </vt:variant>
      <vt:variant>
        <vt:i4>1835069</vt:i4>
      </vt:variant>
      <vt:variant>
        <vt:i4>83</vt:i4>
      </vt:variant>
      <vt:variant>
        <vt:i4>0</vt:i4>
      </vt:variant>
      <vt:variant>
        <vt:i4>5</vt:i4>
      </vt:variant>
      <vt:variant>
        <vt:lpwstr/>
      </vt:variant>
      <vt:variant>
        <vt:lpwstr>_Toc528829281</vt:lpwstr>
      </vt:variant>
      <vt:variant>
        <vt:i4>1835069</vt:i4>
      </vt:variant>
      <vt:variant>
        <vt:i4>77</vt:i4>
      </vt:variant>
      <vt:variant>
        <vt:i4>0</vt:i4>
      </vt:variant>
      <vt:variant>
        <vt:i4>5</vt:i4>
      </vt:variant>
      <vt:variant>
        <vt:lpwstr/>
      </vt:variant>
      <vt:variant>
        <vt:lpwstr>_Toc528829280</vt:lpwstr>
      </vt:variant>
      <vt:variant>
        <vt:i4>1245245</vt:i4>
      </vt:variant>
      <vt:variant>
        <vt:i4>71</vt:i4>
      </vt:variant>
      <vt:variant>
        <vt:i4>0</vt:i4>
      </vt:variant>
      <vt:variant>
        <vt:i4>5</vt:i4>
      </vt:variant>
      <vt:variant>
        <vt:lpwstr/>
      </vt:variant>
      <vt:variant>
        <vt:lpwstr>_Toc528829279</vt:lpwstr>
      </vt:variant>
      <vt:variant>
        <vt:i4>1245245</vt:i4>
      </vt:variant>
      <vt:variant>
        <vt:i4>65</vt:i4>
      </vt:variant>
      <vt:variant>
        <vt:i4>0</vt:i4>
      </vt:variant>
      <vt:variant>
        <vt:i4>5</vt:i4>
      </vt:variant>
      <vt:variant>
        <vt:lpwstr/>
      </vt:variant>
      <vt:variant>
        <vt:lpwstr>_Toc528829278</vt:lpwstr>
      </vt:variant>
      <vt:variant>
        <vt:i4>1245245</vt:i4>
      </vt:variant>
      <vt:variant>
        <vt:i4>59</vt:i4>
      </vt:variant>
      <vt:variant>
        <vt:i4>0</vt:i4>
      </vt:variant>
      <vt:variant>
        <vt:i4>5</vt:i4>
      </vt:variant>
      <vt:variant>
        <vt:lpwstr/>
      </vt:variant>
      <vt:variant>
        <vt:lpwstr>_Toc528829277</vt:lpwstr>
      </vt:variant>
      <vt:variant>
        <vt:i4>1245245</vt:i4>
      </vt:variant>
      <vt:variant>
        <vt:i4>53</vt:i4>
      </vt:variant>
      <vt:variant>
        <vt:i4>0</vt:i4>
      </vt:variant>
      <vt:variant>
        <vt:i4>5</vt:i4>
      </vt:variant>
      <vt:variant>
        <vt:lpwstr/>
      </vt:variant>
      <vt:variant>
        <vt:lpwstr>_Toc528829276</vt:lpwstr>
      </vt:variant>
      <vt:variant>
        <vt:i4>1245245</vt:i4>
      </vt:variant>
      <vt:variant>
        <vt:i4>47</vt:i4>
      </vt:variant>
      <vt:variant>
        <vt:i4>0</vt:i4>
      </vt:variant>
      <vt:variant>
        <vt:i4>5</vt:i4>
      </vt:variant>
      <vt:variant>
        <vt:lpwstr/>
      </vt:variant>
      <vt:variant>
        <vt:lpwstr>_Toc528829275</vt:lpwstr>
      </vt:variant>
      <vt:variant>
        <vt:i4>1245245</vt:i4>
      </vt:variant>
      <vt:variant>
        <vt:i4>41</vt:i4>
      </vt:variant>
      <vt:variant>
        <vt:i4>0</vt:i4>
      </vt:variant>
      <vt:variant>
        <vt:i4>5</vt:i4>
      </vt:variant>
      <vt:variant>
        <vt:lpwstr/>
      </vt:variant>
      <vt:variant>
        <vt:lpwstr>_Toc528829274</vt:lpwstr>
      </vt:variant>
      <vt:variant>
        <vt:i4>1245245</vt:i4>
      </vt:variant>
      <vt:variant>
        <vt:i4>35</vt:i4>
      </vt:variant>
      <vt:variant>
        <vt:i4>0</vt:i4>
      </vt:variant>
      <vt:variant>
        <vt:i4>5</vt:i4>
      </vt:variant>
      <vt:variant>
        <vt:lpwstr/>
      </vt:variant>
      <vt:variant>
        <vt:lpwstr>_Toc528829273</vt:lpwstr>
      </vt:variant>
      <vt:variant>
        <vt:i4>1245245</vt:i4>
      </vt:variant>
      <vt:variant>
        <vt:i4>29</vt:i4>
      </vt:variant>
      <vt:variant>
        <vt:i4>0</vt:i4>
      </vt:variant>
      <vt:variant>
        <vt:i4>5</vt:i4>
      </vt:variant>
      <vt:variant>
        <vt:lpwstr/>
      </vt:variant>
      <vt:variant>
        <vt:lpwstr>_Toc528829272</vt:lpwstr>
      </vt:variant>
      <vt:variant>
        <vt:i4>1245245</vt:i4>
      </vt:variant>
      <vt:variant>
        <vt:i4>23</vt:i4>
      </vt:variant>
      <vt:variant>
        <vt:i4>0</vt:i4>
      </vt:variant>
      <vt:variant>
        <vt:i4>5</vt:i4>
      </vt:variant>
      <vt:variant>
        <vt:lpwstr/>
      </vt:variant>
      <vt:variant>
        <vt:lpwstr>_Toc528829271</vt:lpwstr>
      </vt:variant>
      <vt:variant>
        <vt:i4>1245245</vt:i4>
      </vt:variant>
      <vt:variant>
        <vt:i4>17</vt:i4>
      </vt:variant>
      <vt:variant>
        <vt:i4>0</vt:i4>
      </vt:variant>
      <vt:variant>
        <vt:i4>5</vt:i4>
      </vt:variant>
      <vt:variant>
        <vt:lpwstr/>
      </vt:variant>
      <vt:variant>
        <vt:lpwstr>_Toc528829270</vt:lpwstr>
      </vt:variant>
      <vt:variant>
        <vt:i4>1179709</vt:i4>
      </vt:variant>
      <vt:variant>
        <vt:i4>11</vt:i4>
      </vt:variant>
      <vt:variant>
        <vt:i4>0</vt:i4>
      </vt:variant>
      <vt:variant>
        <vt:i4>5</vt:i4>
      </vt:variant>
      <vt:variant>
        <vt:lpwstr/>
      </vt:variant>
      <vt:variant>
        <vt:lpwstr>_Toc528829269</vt:lpwstr>
      </vt:variant>
      <vt:variant>
        <vt:i4>1179709</vt:i4>
      </vt:variant>
      <vt:variant>
        <vt:i4>5</vt:i4>
      </vt:variant>
      <vt:variant>
        <vt:i4>0</vt:i4>
      </vt:variant>
      <vt:variant>
        <vt:i4>5</vt:i4>
      </vt:variant>
      <vt:variant>
        <vt:lpwstr/>
      </vt:variant>
      <vt:variant>
        <vt:lpwstr>_Toc528829268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Saphal</dc:creator>
  <cp:lastModifiedBy>Kumar Baral</cp:lastModifiedBy>
  <cp:revision>27</cp:revision>
  <cp:lastPrinted>2023-01-26T09:53:00Z</cp:lastPrinted>
  <dcterms:created xsi:type="dcterms:W3CDTF">2023-01-30T06:20:00Z</dcterms:created>
  <dcterms:modified xsi:type="dcterms:W3CDTF">2023-02-07T10:19:00Z</dcterms:modified>
</cp:coreProperties>
</file>