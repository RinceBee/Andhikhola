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7BB2CF96" w14:textId="5A01C5B6" w:rsidR="0029773C" w:rsidRDefault="0029773C" w:rsidP="0029773C">
      <w:pPr>
        <w:spacing w:before="240" w:after="0" w:line="240" w:lineRule="auto"/>
        <w:jc w:val="right"/>
        <w:rPr>
          <w:b/>
          <w:bCs/>
          <w:caps/>
          <w:color w:val="000000"/>
          <w:sz w:val="28"/>
          <w:szCs w:val="30"/>
        </w:rPr>
      </w:pPr>
      <w:r>
        <w:rPr>
          <w:b/>
          <w:bCs/>
          <w:caps/>
          <w:color w:val="000000"/>
          <w:sz w:val="28"/>
          <w:szCs w:val="30"/>
        </w:rPr>
        <w:t>DRAFT</w:t>
      </w:r>
    </w:p>
    <w:p w14:paraId="4577074F" w14:textId="6F8FD387" w:rsidR="00143928" w:rsidRPr="00E1614D" w:rsidRDefault="0029773C" w:rsidP="0029773C">
      <w:pPr>
        <w:spacing w:before="240" w:after="0" w:line="240" w:lineRule="auto"/>
        <w:jc w:val="right"/>
        <w:rPr>
          <w:b/>
          <w:bCs/>
          <w:caps/>
          <w:color w:val="000000"/>
          <w:sz w:val="28"/>
          <w:szCs w:val="30"/>
        </w:rPr>
      </w:pPr>
      <w:r>
        <w:rPr>
          <w:b/>
          <w:bCs/>
          <w:caps/>
          <w:color w:val="000000"/>
          <w:sz w:val="28"/>
          <w:szCs w:val="30"/>
        </w:rPr>
        <w:t>H</w:t>
      </w:r>
      <w:r w:rsidR="00185774" w:rsidRPr="00E1614D">
        <w:rPr>
          <w:b/>
          <w:bCs/>
          <w:caps/>
          <w:color w:val="000000"/>
          <w:sz w:val="28"/>
          <w:szCs w:val="30"/>
        </w:rPr>
        <w:t>ydrological</w:t>
      </w:r>
      <w:r w:rsidR="00143928" w:rsidRPr="00E1614D">
        <w:rPr>
          <w:b/>
          <w:bCs/>
          <w:caps/>
          <w:color w:val="000000"/>
          <w:sz w:val="28"/>
          <w:szCs w:val="30"/>
        </w:rPr>
        <w:t xml:space="preserve"> Study </w:t>
      </w:r>
      <w:r w:rsidR="00185774"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1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9" w:author="Kumar Baral" w:date="2023-01-25T15:04:00Z">
        <w:r w:rsidR="009B11E9" w:rsidRPr="00E1614D">
          <w:rPr>
            <w:rFonts w:cs="Mangal"/>
            <w:b/>
            <w:sz w:val="24"/>
            <w:lang w:val="en-GB" w:eastAsia="en-GB" w:bidi="sa-IN"/>
          </w:rPr>
          <w:t>3</w:t>
        </w:r>
      </w:ins>
      <w:del w:id="2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2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2" w:author="Kumar Baral" w:date="2023-02-12T12:40:00Z">
        <w:r w:rsidRPr="00E1614D" w:rsidDel="00757369">
          <w:rPr>
            <w:b/>
            <w:bCs/>
            <w:caps/>
            <w:color w:val="000000"/>
            <w:sz w:val="32"/>
            <w:szCs w:val="32"/>
          </w:rPr>
          <w:delText>UPDATED FEASIBILITY</w:delText>
        </w:r>
      </w:del>
      <w:ins w:id="23"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4"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5"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6" w:author="Kumar Baral" w:date="2023-02-12T12:40:00Z"/>
          <w:rFonts w:ascii="Gill Sans MT" w:hAnsi="Gill Sans MT" w:cs="Arial"/>
          <w:color w:val="000000"/>
          <w:sz w:val="24"/>
        </w:rPr>
      </w:pPr>
      <w:del w:id="27" w:author="Kumar Baral" w:date="2023-01-25T15:18:00Z">
        <w:r w:rsidRPr="00E1614D" w:rsidDel="00674AAA">
          <w:rPr>
            <w:rFonts w:ascii="Gill Sans MT" w:hAnsi="Gill Sans MT" w:cs="Arial"/>
            <w:color w:val="000000"/>
            <w:sz w:val="24"/>
          </w:rPr>
          <w:delText>Final</w:delText>
        </w:r>
      </w:del>
      <w:del w:id="28"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9"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30"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31" w:author="Kumar Baral" w:date="2023-01-25T15:17:00Z">
              <w:r w:rsidRPr="00E1614D" w:rsidDel="00674AAA">
                <w:rPr>
                  <w:sz w:val="24"/>
                  <w:szCs w:val="24"/>
                </w:rPr>
                <w:delText>Saphal Lamichhane</w:delText>
              </w:r>
            </w:del>
            <w:ins w:id="32"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586E32EB" w14:textId="77777777" w:rsidR="0022041D" w:rsidRPr="00E1614D" w:rsidDel="00757369" w:rsidRDefault="0022041D" w:rsidP="0022041D">
            <w:pPr>
              <w:spacing w:before="0" w:after="0" w:line="360" w:lineRule="auto"/>
              <w:jc w:val="left"/>
              <w:rPr>
                <w:del w:id="33" w:author="Kumar Baral" w:date="2023-02-12T12:41:00Z"/>
                <w:sz w:val="24"/>
                <w:szCs w:val="24"/>
              </w:rPr>
            </w:pPr>
            <w:ins w:id="34" w:author="Kumar Baral" w:date="2023-02-13T11:28:00Z">
              <w:r>
                <w:rPr>
                  <w:sz w:val="24"/>
                  <w:szCs w:val="24"/>
                </w:rPr>
                <w:t>Saroj Lal Shrestha</w:t>
              </w:r>
            </w:ins>
            <w:del w:id="35" w:author="Kumar Baral" w:date="2023-02-12T12:41:00Z">
              <w:r w:rsidRPr="00E1614D" w:rsidDel="00757369">
                <w:rPr>
                  <w:sz w:val="24"/>
                  <w:szCs w:val="24"/>
                </w:rPr>
                <w:delText xml:space="preserve">Prasad </w:delText>
              </w:r>
            </w:del>
          </w:p>
          <w:p w14:paraId="3D373F2B" w14:textId="3F426864" w:rsidR="00CA7B91" w:rsidRPr="00E1614D" w:rsidDel="00674AAA" w:rsidRDefault="00CA7B91" w:rsidP="00E9411B">
            <w:pPr>
              <w:spacing w:before="0" w:after="0" w:line="360" w:lineRule="auto"/>
              <w:jc w:val="left"/>
              <w:rPr>
                <w:del w:id="36" w:author="Kumar Baral" w:date="2023-01-25T15:16:00Z"/>
                <w:sz w:val="24"/>
                <w:szCs w:val="24"/>
              </w:rPr>
            </w:pPr>
            <w:del w:id="37"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8" w:author="Kumar Baral" w:date="2023-01-25T15:16:00Z">
              <w:r w:rsidRPr="00E1614D" w:rsidDel="00674AAA">
                <w:rPr>
                  <w:sz w:val="24"/>
                  <w:szCs w:val="24"/>
                </w:rPr>
                <w:delText>Subas Chandra Sunwar</w:delText>
              </w:r>
            </w:del>
            <w:del w:id="39"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40"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41" w:author="Kumar Baral" w:date="2023-01-25T15:16:00Z"/>
                <w:sz w:val="24"/>
                <w:szCs w:val="24"/>
              </w:rPr>
            </w:pPr>
            <w:ins w:id="42" w:author="Kumar Baral" w:date="2023-01-25T15:16:00Z">
              <w:r w:rsidRPr="00E1614D">
                <w:rPr>
                  <w:sz w:val="24"/>
                  <w:szCs w:val="24"/>
                </w:rPr>
                <w:t>Recommended By:</w:t>
              </w:r>
            </w:ins>
          </w:p>
        </w:tc>
        <w:tc>
          <w:tcPr>
            <w:tcW w:w="2835" w:type="dxa"/>
            <w:shd w:val="clear" w:color="auto" w:fill="auto"/>
            <w:vAlign w:val="center"/>
          </w:tcPr>
          <w:p w14:paraId="657C0932" w14:textId="080AC4BF" w:rsidR="00674AAA" w:rsidRPr="00E1614D" w:rsidDel="00757369" w:rsidRDefault="0022041D" w:rsidP="00E9411B">
            <w:pPr>
              <w:spacing w:before="0" w:after="0" w:line="360" w:lineRule="auto"/>
              <w:jc w:val="left"/>
              <w:rPr>
                <w:del w:id="43" w:author="Kumar Baral" w:date="2023-02-12T12:41:00Z"/>
                <w:sz w:val="24"/>
                <w:szCs w:val="24"/>
              </w:rPr>
            </w:pPr>
            <w:r>
              <w:rPr>
                <w:sz w:val="24"/>
                <w:szCs w:val="24"/>
              </w:rPr>
              <w:t>Shyam Bhusal</w:t>
            </w:r>
          </w:p>
          <w:p w14:paraId="5BE8D803" w14:textId="3439A3EF" w:rsidR="00157A8B" w:rsidRPr="00E1614D" w:rsidRDefault="00157A8B" w:rsidP="00E9411B">
            <w:pPr>
              <w:spacing w:before="0" w:after="0" w:line="360" w:lineRule="auto"/>
              <w:jc w:val="left"/>
              <w:rPr>
                <w:ins w:id="44" w:author="Kumar Baral" w:date="2023-01-25T15:16:00Z"/>
                <w:sz w:val="24"/>
                <w:szCs w:val="24"/>
              </w:rPr>
            </w:pPr>
            <w:del w:id="45"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6"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7"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8" w:author="Kumar Baral" w:date="2023-02-13T11:28:00Z">
              <w:r>
                <w:rPr>
                  <w:sz w:val="24"/>
                  <w:szCs w:val="24"/>
                </w:rPr>
                <w:t>Bharat Raj Pandey</w:t>
              </w:r>
            </w:ins>
            <w:del w:id="49"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50" w:author="Kumar Baral" w:date="2023-01-25T15:18:00Z"/>
          <w:b/>
          <w:sz w:val="24"/>
        </w:rPr>
      </w:pPr>
    </w:p>
    <w:p w14:paraId="6871A8E8" w14:textId="41053671" w:rsidR="00674AAA" w:rsidRDefault="00674AAA" w:rsidP="00CA7B91">
      <w:pPr>
        <w:rPr>
          <w:b/>
          <w:sz w:val="24"/>
        </w:rPr>
      </w:pPr>
    </w:p>
    <w:p w14:paraId="0006628C" w14:textId="15513FF4" w:rsidR="0022041D" w:rsidRDefault="0022041D" w:rsidP="00CA7B91">
      <w:pPr>
        <w:rPr>
          <w:b/>
          <w:sz w:val="24"/>
        </w:rPr>
      </w:pPr>
    </w:p>
    <w:p w14:paraId="690F1FD9" w14:textId="0445A81E" w:rsidR="0022041D" w:rsidRDefault="0022041D" w:rsidP="00CA7B91">
      <w:pPr>
        <w:rPr>
          <w:b/>
          <w:sz w:val="24"/>
        </w:rPr>
      </w:pPr>
    </w:p>
    <w:p w14:paraId="7F4F4A08" w14:textId="4930DBFB" w:rsidR="0022041D" w:rsidRDefault="0022041D" w:rsidP="00CA7B91">
      <w:pPr>
        <w:rPr>
          <w:b/>
          <w:sz w:val="24"/>
        </w:rPr>
      </w:pPr>
    </w:p>
    <w:p w14:paraId="7273FA7B" w14:textId="77777777" w:rsidR="0022041D" w:rsidRDefault="0022041D" w:rsidP="00CA7B91">
      <w:pPr>
        <w:rPr>
          <w:ins w:id="51" w:author="Kumar Baral" w:date="2023-01-25T15:18:00Z"/>
          <w:b/>
          <w:sz w:val="24"/>
        </w:rPr>
      </w:pPr>
    </w:p>
    <w:p w14:paraId="2A102886" w14:textId="77777777" w:rsidR="00674AAA" w:rsidRDefault="00674AAA" w:rsidP="00CA7B91">
      <w:pPr>
        <w:rPr>
          <w:ins w:id="52"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3" w:author="Kumar Baral" w:date="2023-01-25T15:04:00Z">
        <w:r w:rsidDel="009B11E9">
          <w:rPr>
            <w:b/>
            <w:sz w:val="24"/>
          </w:rPr>
          <w:delText>June</w:delText>
        </w:r>
        <w:r w:rsidR="00CA7B91" w:rsidDel="009B11E9">
          <w:rPr>
            <w:b/>
            <w:sz w:val="24"/>
          </w:rPr>
          <w:delText xml:space="preserve"> </w:delText>
        </w:r>
      </w:del>
      <w:r w:rsidR="004C79A5">
        <w:rPr>
          <w:b/>
          <w:sz w:val="24"/>
        </w:rPr>
        <w:t>Febru</w:t>
      </w:r>
      <w:ins w:id="54" w:author="Kumar Baral" w:date="2023-01-25T15:04:00Z">
        <w:r w:rsidR="009B11E9">
          <w:rPr>
            <w:b/>
            <w:sz w:val="24"/>
          </w:rPr>
          <w:t xml:space="preserve">ary </w:t>
        </w:r>
      </w:ins>
      <w:r w:rsidR="00CA7B91">
        <w:rPr>
          <w:b/>
          <w:sz w:val="24"/>
        </w:rPr>
        <w:t>202</w:t>
      </w:r>
      <w:ins w:id="55" w:author="Kumar Baral" w:date="2023-01-25T15:05:00Z">
        <w:r w:rsidR="009B11E9">
          <w:rPr>
            <w:b/>
            <w:sz w:val="24"/>
          </w:rPr>
          <w:t>3</w:t>
        </w:r>
      </w:ins>
      <w:del w:id="56"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7" w:name="_Toc127370033"/>
      <w:r w:rsidRPr="00E1614D">
        <w:rPr>
          <w:caps w:val="0"/>
        </w:rPr>
        <w:lastRenderedPageBreak/>
        <w:t>LIST OF ACRONYMS</w:t>
      </w:r>
      <w:bookmarkEnd w:id="1"/>
      <w:bookmarkEnd w:id="57"/>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589768B9" w:rsidR="00E973C6" w:rsidRPr="00E1614D" w:rsidRDefault="00E973C6" w:rsidP="00E973C6">
      <w:pPr>
        <w:spacing w:before="0" w:after="0"/>
        <w:jc w:val="left"/>
        <w:rPr>
          <w:szCs w:val="22"/>
        </w:rPr>
      </w:pPr>
      <w:r>
        <w:t>AHREP</w:t>
      </w:r>
      <w:r>
        <w:tab/>
      </w:r>
      <w:r>
        <w:tab/>
      </w:r>
      <w:r>
        <w:tab/>
        <w:t>Andhi Khola hydroelectric and rural electrification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8" w:author="Kumar Baral" w:date="2023-02-12T12:41:00Z"/>
          <w:szCs w:val="22"/>
        </w:rPr>
      </w:pPr>
      <w:del w:id="59"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r w:rsidRPr="00E1614D">
        <w:rPr>
          <w:szCs w:val="22"/>
        </w:rPr>
        <w:t>GoN</w:t>
      </w:r>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r w:rsidRPr="00E1614D">
        <w:rPr>
          <w:szCs w:val="22"/>
        </w:rPr>
        <w:t>GWh</w:t>
      </w:r>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60" w:author="Kumar Baral" w:date="2023-01-26T11:08:00Z"/>
          <w:szCs w:val="22"/>
        </w:rPr>
      </w:pPr>
      <w:del w:id="61"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62"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3" w:author="Kumar Baral" w:date="2023-02-13T12:00:00Z"/>
        </w:rPr>
      </w:pPr>
      <w:ins w:id="64" w:author="Kumar Baral" w:date="2023-02-13T12:00:00Z">
        <w:r>
          <w:br w:type="page"/>
        </w:r>
      </w:ins>
    </w:p>
    <w:p w14:paraId="3982C26A" w14:textId="77777777" w:rsidR="000C7DC9" w:rsidDel="009564D9" w:rsidRDefault="000C7DC9">
      <w:pPr>
        <w:pStyle w:val="Heading1"/>
        <w:numPr>
          <w:ilvl w:val="0"/>
          <w:numId w:val="0"/>
        </w:numPr>
        <w:ind w:left="432"/>
        <w:rPr>
          <w:del w:id="65" w:author="Kumar Baral" w:date="2023-02-13T12:00:00Z"/>
        </w:rPr>
        <w:pPrChange w:id="66" w:author="Kumar Baral" w:date="2023-02-13T12:00:00Z">
          <w:pPr/>
        </w:pPrChange>
      </w:pPr>
    </w:p>
    <w:p w14:paraId="1F3A3AF5" w14:textId="25D6FA48" w:rsidR="000C7DC9" w:rsidDel="009564D9" w:rsidRDefault="000C7DC9">
      <w:pPr>
        <w:pStyle w:val="Heading1"/>
        <w:numPr>
          <w:ilvl w:val="0"/>
          <w:numId w:val="0"/>
        </w:numPr>
        <w:ind w:left="432"/>
        <w:rPr>
          <w:del w:id="67" w:author="Kumar Baral" w:date="2023-02-13T12:00:00Z"/>
        </w:rPr>
        <w:pPrChange w:id="68" w:author="Kumar Baral" w:date="2023-02-13T12:00:00Z">
          <w:pPr/>
        </w:pPrChange>
      </w:pPr>
    </w:p>
    <w:p w14:paraId="436BBF3F" w14:textId="77777777" w:rsidR="000C7DC9" w:rsidRPr="006D015F" w:rsidRDefault="000C7DC9">
      <w:pPr>
        <w:pStyle w:val="Heading1"/>
        <w:numPr>
          <w:ilvl w:val="0"/>
          <w:numId w:val="0"/>
        </w:numPr>
        <w:ind w:left="432"/>
        <w:pPrChange w:id="69" w:author="Kumar Baral" w:date="2023-02-13T12:00:00Z">
          <w:pPr>
            <w:pStyle w:val="TOC1"/>
          </w:pPr>
        </w:pPrChange>
      </w:pPr>
      <w:bookmarkStart w:id="70" w:name="_Toc127370034"/>
      <w:r w:rsidRPr="006D015F">
        <w:t>TABLE OF CONTENT</w:t>
      </w:r>
      <w:bookmarkEnd w:id="70"/>
    </w:p>
    <w:p w14:paraId="2C9A409C" w14:textId="34F2F188" w:rsidR="00F8264F"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7370033" w:history="1">
        <w:r w:rsidR="00F8264F" w:rsidRPr="005827C5">
          <w:rPr>
            <w:rStyle w:val="Hyperlink"/>
          </w:rPr>
          <w:t>LIST OF ACRONYMS</w:t>
        </w:r>
        <w:r w:rsidR="00F8264F">
          <w:rPr>
            <w:webHidden/>
          </w:rPr>
          <w:tab/>
        </w:r>
        <w:r w:rsidR="00F8264F">
          <w:rPr>
            <w:webHidden/>
          </w:rPr>
          <w:fldChar w:fldCharType="begin"/>
        </w:r>
        <w:r w:rsidR="00F8264F">
          <w:rPr>
            <w:webHidden/>
          </w:rPr>
          <w:instrText xml:space="preserve"> PAGEREF _Toc127370033 \h </w:instrText>
        </w:r>
        <w:r w:rsidR="00F8264F">
          <w:rPr>
            <w:webHidden/>
          </w:rPr>
        </w:r>
        <w:r w:rsidR="00F8264F">
          <w:rPr>
            <w:webHidden/>
          </w:rPr>
          <w:fldChar w:fldCharType="separate"/>
        </w:r>
        <w:r w:rsidR="00F8264F">
          <w:rPr>
            <w:webHidden/>
          </w:rPr>
          <w:t>i</w:t>
        </w:r>
        <w:r w:rsidR="00F8264F">
          <w:rPr>
            <w:webHidden/>
          </w:rPr>
          <w:fldChar w:fldCharType="end"/>
        </w:r>
      </w:hyperlink>
    </w:p>
    <w:p w14:paraId="34AD7172" w14:textId="62B07BB4" w:rsidR="00F8264F" w:rsidRDefault="00E85EA6">
      <w:pPr>
        <w:pStyle w:val="TOC1"/>
        <w:rPr>
          <w:rFonts w:asciiTheme="minorHAnsi" w:eastAsiaTheme="minorEastAsia" w:hAnsiTheme="minorHAnsi" w:cstheme="minorBidi"/>
          <w:b w:val="0"/>
          <w:sz w:val="22"/>
          <w:lang w:bidi="ne-NP"/>
        </w:rPr>
      </w:pPr>
      <w:hyperlink w:anchor="_Toc127370034" w:history="1">
        <w:r w:rsidR="00F8264F" w:rsidRPr="005827C5">
          <w:rPr>
            <w:rStyle w:val="Hyperlink"/>
          </w:rPr>
          <w:t>TABLE OF CONTENT</w:t>
        </w:r>
        <w:r w:rsidR="00F8264F">
          <w:rPr>
            <w:webHidden/>
          </w:rPr>
          <w:tab/>
        </w:r>
        <w:r w:rsidR="00F8264F">
          <w:rPr>
            <w:webHidden/>
          </w:rPr>
          <w:fldChar w:fldCharType="begin"/>
        </w:r>
        <w:r w:rsidR="00F8264F">
          <w:rPr>
            <w:webHidden/>
          </w:rPr>
          <w:instrText xml:space="preserve"> PAGEREF _Toc127370034 \h </w:instrText>
        </w:r>
        <w:r w:rsidR="00F8264F">
          <w:rPr>
            <w:webHidden/>
          </w:rPr>
        </w:r>
        <w:r w:rsidR="00F8264F">
          <w:rPr>
            <w:webHidden/>
          </w:rPr>
          <w:fldChar w:fldCharType="separate"/>
        </w:r>
        <w:r w:rsidR="00F8264F">
          <w:rPr>
            <w:webHidden/>
          </w:rPr>
          <w:t>ii</w:t>
        </w:r>
        <w:r w:rsidR="00F8264F">
          <w:rPr>
            <w:webHidden/>
          </w:rPr>
          <w:fldChar w:fldCharType="end"/>
        </w:r>
      </w:hyperlink>
    </w:p>
    <w:p w14:paraId="7CE5F4E8" w14:textId="49AADD8D" w:rsidR="00F8264F" w:rsidRDefault="00E85EA6">
      <w:pPr>
        <w:pStyle w:val="TOC1"/>
        <w:rPr>
          <w:rFonts w:asciiTheme="minorHAnsi" w:eastAsiaTheme="minorEastAsia" w:hAnsiTheme="minorHAnsi" w:cstheme="minorBidi"/>
          <w:b w:val="0"/>
          <w:sz w:val="22"/>
          <w:lang w:bidi="ne-NP"/>
        </w:rPr>
      </w:pPr>
      <w:hyperlink w:anchor="_Toc127370035" w:history="1">
        <w:r w:rsidR="00F8264F" w:rsidRPr="005827C5">
          <w:rPr>
            <w:rStyle w:val="Hyperlink"/>
          </w:rPr>
          <w:t>LIST OF FIGURES</w:t>
        </w:r>
        <w:r w:rsidR="00F8264F">
          <w:rPr>
            <w:webHidden/>
          </w:rPr>
          <w:tab/>
        </w:r>
        <w:r w:rsidR="00F8264F">
          <w:rPr>
            <w:webHidden/>
          </w:rPr>
          <w:fldChar w:fldCharType="begin"/>
        </w:r>
        <w:r w:rsidR="00F8264F">
          <w:rPr>
            <w:webHidden/>
          </w:rPr>
          <w:instrText xml:space="preserve"> PAGEREF _Toc127370035 \h </w:instrText>
        </w:r>
        <w:r w:rsidR="00F8264F">
          <w:rPr>
            <w:webHidden/>
          </w:rPr>
        </w:r>
        <w:r w:rsidR="00F8264F">
          <w:rPr>
            <w:webHidden/>
          </w:rPr>
          <w:fldChar w:fldCharType="separate"/>
        </w:r>
        <w:r w:rsidR="00F8264F">
          <w:rPr>
            <w:webHidden/>
          </w:rPr>
          <w:t>iii</w:t>
        </w:r>
        <w:r w:rsidR="00F8264F">
          <w:rPr>
            <w:webHidden/>
          </w:rPr>
          <w:fldChar w:fldCharType="end"/>
        </w:r>
      </w:hyperlink>
    </w:p>
    <w:p w14:paraId="1CF167F6" w14:textId="390DE197" w:rsidR="00F8264F" w:rsidRDefault="00E85EA6">
      <w:pPr>
        <w:pStyle w:val="TOC1"/>
        <w:rPr>
          <w:rFonts w:asciiTheme="minorHAnsi" w:eastAsiaTheme="minorEastAsia" w:hAnsiTheme="minorHAnsi" w:cstheme="minorBidi"/>
          <w:b w:val="0"/>
          <w:sz w:val="22"/>
          <w:lang w:bidi="ne-NP"/>
        </w:rPr>
      </w:pPr>
      <w:hyperlink w:anchor="_Toc127370036" w:history="1">
        <w:r w:rsidR="00F8264F" w:rsidRPr="005827C5">
          <w:rPr>
            <w:rStyle w:val="Hyperlink"/>
          </w:rPr>
          <w:t>LIST OF TABLES</w:t>
        </w:r>
        <w:r w:rsidR="00F8264F">
          <w:rPr>
            <w:webHidden/>
          </w:rPr>
          <w:tab/>
        </w:r>
        <w:r w:rsidR="00F8264F">
          <w:rPr>
            <w:webHidden/>
          </w:rPr>
          <w:fldChar w:fldCharType="begin"/>
        </w:r>
        <w:r w:rsidR="00F8264F">
          <w:rPr>
            <w:webHidden/>
          </w:rPr>
          <w:instrText xml:space="preserve"> PAGEREF _Toc127370036 \h </w:instrText>
        </w:r>
        <w:r w:rsidR="00F8264F">
          <w:rPr>
            <w:webHidden/>
          </w:rPr>
        </w:r>
        <w:r w:rsidR="00F8264F">
          <w:rPr>
            <w:webHidden/>
          </w:rPr>
          <w:fldChar w:fldCharType="separate"/>
        </w:r>
        <w:r w:rsidR="00F8264F">
          <w:rPr>
            <w:webHidden/>
          </w:rPr>
          <w:t>iv</w:t>
        </w:r>
        <w:r w:rsidR="00F8264F">
          <w:rPr>
            <w:webHidden/>
          </w:rPr>
          <w:fldChar w:fldCharType="end"/>
        </w:r>
      </w:hyperlink>
    </w:p>
    <w:p w14:paraId="742E0F9F" w14:textId="7BDE9CDD" w:rsidR="00F8264F" w:rsidRDefault="00E85EA6">
      <w:pPr>
        <w:pStyle w:val="TOC1"/>
        <w:rPr>
          <w:rFonts w:asciiTheme="minorHAnsi" w:eastAsiaTheme="minorEastAsia" w:hAnsiTheme="minorHAnsi" w:cstheme="minorBidi"/>
          <w:b w:val="0"/>
          <w:sz w:val="22"/>
          <w:lang w:bidi="ne-NP"/>
        </w:rPr>
      </w:pPr>
      <w:hyperlink w:anchor="_Toc127370037" w:history="1">
        <w:r w:rsidR="00F8264F" w:rsidRPr="005827C5">
          <w:rPr>
            <w:rStyle w:val="Hyperlink"/>
          </w:rPr>
          <w:t>SALIENT FEATURES</w:t>
        </w:r>
        <w:r w:rsidR="00F8264F">
          <w:rPr>
            <w:webHidden/>
          </w:rPr>
          <w:tab/>
        </w:r>
        <w:r w:rsidR="00F8264F">
          <w:rPr>
            <w:webHidden/>
          </w:rPr>
          <w:fldChar w:fldCharType="begin"/>
        </w:r>
        <w:r w:rsidR="00F8264F">
          <w:rPr>
            <w:webHidden/>
          </w:rPr>
          <w:instrText xml:space="preserve"> PAGEREF _Toc127370037 \h </w:instrText>
        </w:r>
        <w:r w:rsidR="00F8264F">
          <w:rPr>
            <w:webHidden/>
          </w:rPr>
        </w:r>
        <w:r w:rsidR="00F8264F">
          <w:rPr>
            <w:webHidden/>
          </w:rPr>
          <w:fldChar w:fldCharType="separate"/>
        </w:r>
        <w:r w:rsidR="00F8264F">
          <w:rPr>
            <w:webHidden/>
          </w:rPr>
          <w:t>v</w:t>
        </w:r>
        <w:r w:rsidR="00F8264F">
          <w:rPr>
            <w:webHidden/>
          </w:rPr>
          <w:fldChar w:fldCharType="end"/>
        </w:r>
      </w:hyperlink>
    </w:p>
    <w:p w14:paraId="261A3D00" w14:textId="5F3FE7B3" w:rsidR="00F8264F" w:rsidRDefault="00E85EA6">
      <w:pPr>
        <w:pStyle w:val="TOC1"/>
        <w:rPr>
          <w:rFonts w:asciiTheme="minorHAnsi" w:eastAsiaTheme="minorEastAsia" w:hAnsiTheme="minorHAnsi" w:cstheme="minorBidi"/>
          <w:b w:val="0"/>
          <w:sz w:val="22"/>
          <w:lang w:bidi="ne-NP"/>
        </w:rPr>
      </w:pPr>
      <w:hyperlink w:anchor="_Toc127370038" w:history="1">
        <w:r w:rsidR="00F8264F" w:rsidRPr="005827C5">
          <w:rPr>
            <w:rStyle w:val="Hyperlink"/>
          </w:rPr>
          <w:t>1</w:t>
        </w:r>
        <w:r w:rsidR="00F8264F">
          <w:rPr>
            <w:rFonts w:asciiTheme="minorHAnsi" w:eastAsiaTheme="minorEastAsia" w:hAnsiTheme="minorHAnsi" w:cstheme="minorBidi"/>
            <w:b w:val="0"/>
            <w:sz w:val="22"/>
            <w:lang w:bidi="ne-NP"/>
          </w:rPr>
          <w:tab/>
        </w:r>
        <w:r w:rsidR="00F8264F" w:rsidRPr="005827C5">
          <w:rPr>
            <w:rStyle w:val="Hyperlink"/>
          </w:rPr>
          <w:t>HYDROLOGY</w:t>
        </w:r>
        <w:r w:rsidR="00F8264F">
          <w:rPr>
            <w:webHidden/>
          </w:rPr>
          <w:tab/>
        </w:r>
        <w:r w:rsidR="00F8264F">
          <w:rPr>
            <w:webHidden/>
          </w:rPr>
          <w:fldChar w:fldCharType="begin"/>
        </w:r>
        <w:r w:rsidR="00F8264F">
          <w:rPr>
            <w:webHidden/>
          </w:rPr>
          <w:instrText xml:space="preserve"> PAGEREF _Toc127370038 \h </w:instrText>
        </w:r>
        <w:r w:rsidR="00F8264F">
          <w:rPr>
            <w:webHidden/>
          </w:rPr>
        </w:r>
        <w:r w:rsidR="00F8264F">
          <w:rPr>
            <w:webHidden/>
          </w:rPr>
          <w:fldChar w:fldCharType="separate"/>
        </w:r>
        <w:r w:rsidR="00F8264F">
          <w:rPr>
            <w:webHidden/>
          </w:rPr>
          <w:t>1</w:t>
        </w:r>
        <w:r w:rsidR="00F8264F">
          <w:rPr>
            <w:webHidden/>
          </w:rPr>
          <w:fldChar w:fldCharType="end"/>
        </w:r>
      </w:hyperlink>
    </w:p>
    <w:p w14:paraId="57A2F4C0" w14:textId="27F5A2A8" w:rsidR="00F8264F" w:rsidRDefault="00E85EA6">
      <w:pPr>
        <w:pStyle w:val="TOC2"/>
        <w:rPr>
          <w:rFonts w:asciiTheme="minorHAnsi" w:eastAsiaTheme="minorEastAsia" w:hAnsiTheme="minorHAnsi" w:cstheme="minorBidi"/>
          <w:noProof/>
          <w:lang w:bidi="ne-NP"/>
        </w:rPr>
      </w:pPr>
      <w:hyperlink w:anchor="_Toc127370039" w:history="1">
        <w:r w:rsidR="00F8264F" w:rsidRPr="005827C5">
          <w:rPr>
            <w:rStyle w:val="Hyperlink"/>
            <w:noProof/>
          </w:rPr>
          <w:t>1.1</w:t>
        </w:r>
        <w:r w:rsidR="00F8264F">
          <w:rPr>
            <w:rFonts w:asciiTheme="minorHAnsi" w:eastAsiaTheme="minorEastAsia" w:hAnsiTheme="minorHAnsi" w:cstheme="minorBidi"/>
            <w:noProof/>
            <w:lang w:bidi="ne-NP"/>
          </w:rPr>
          <w:tab/>
        </w:r>
        <w:r w:rsidR="00F8264F" w:rsidRPr="005827C5">
          <w:rPr>
            <w:rStyle w:val="Hyperlink"/>
            <w:noProof/>
          </w:rPr>
          <w:t>Introduction of the Project</w:t>
        </w:r>
        <w:r w:rsidR="00F8264F">
          <w:rPr>
            <w:noProof/>
            <w:webHidden/>
          </w:rPr>
          <w:tab/>
        </w:r>
        <w:r w:rsidR="00F8264F">
          <w:rPr>
            <w:noProof/>
            <w:webHidden/>
          </w:rPr>
          <w:fldChar w:fldCharType="begin"/>
        </w:r>
        <w:r w:rsidR="00F8264F">
          <w:rPr>
            <w:noProof/>
            <w:webHidden/>
          </w:rPr>
          <w:instrText xml:space="preserve"> PAGEREF _Toc127370039 \h </w:instrText>
        </w:r>
        <w:r w:rsidR="00F8264F">
          <w:rPr>
            <w:noProof/>
            <w:webHidden/>
          </w:rPr>
        </w:r>
        <w:r w:rsidR="00F8264F">
          <w:rPr>
            <w:noProof/>
            <w:webHidden/>
          </w:rPr>
          <w:fldChar w:fldCharType="separate"/>
        </w:r>
        <w:r w:rsidR="00F8264F">
          <w:rPr>
            <w:noProof/>
            <w:webHidden/>
          </w:rPr>
          <w:t>1</w:t>
        </w:r>
        <w:r w:rsidR="00F8264F">
          <w:rPr>
            <w:noProof/>
            <w:webHidden/>
          </w:rPr>
          <w:fldChar w:fldCharType="end"/>
        </w:r>
      </w:hyperlink>
    </w:p>
    <w:p w14:paraId="21945C18" w14:textId="7EF95CB2" w:rsidR="00F8264F" w:rsidRDefault="00E85EA6">
      <w:pPr>
        <w:pStyle w:val="TOC2"/>
        <w:rPr>
          <w:rFonts w:asciiTheme="minorHAnsi" w:eastAsiaTheme="minorEastAsia" w:hAnsiTheme="minorHAnsi" w:cstheme="minorBidi"/>
          <w:noProof/>
          <w:lang w:bidi="ne-NP"/>
        </w:rPr>
      </w:pPr>
      <w:hyperlink w:anchor="_Toc127370223" w:history="1">
        <w:r w:rsidR="00F8264F" w:rsidRPr="005827C5">
          <w:rPr>
            <w:rStyle w:val="Hyperlink"/>
            <w:noProof/>
          </w:rPr>
          <w:t>1.2</w:t>
        </w:r>
        <w:r w:rsidR="00F8264F">
          <w:rPr>
            <w:rFonts w:asciiTheme="minorHAnsi" w:eastAsiaTheme="minorEastAsia" w:hAnsiTheme="minorHAnsi" w:cstheme="minorBidi"/>
            <w:noProof/>
            <w:lang w:bidi="ne-NP"/>
          </w:rPr>
          <w:tab/>
        </w:r>
        <w:r w:rsidR="00F8264F" w:rsidRPr="005827C5">
          <w:rPr>
            <w:rStyle w:val="Hyperlink"/>
            <w:noProof/>
          </w:rPr>
          <w:t>Hydrological Study</w:t>
        </w:r>
        <w:r w:rsidR="00F8264F">
          <w:rPr>
            <w:noProof/>
            <w:webHidden/>
          </w:rPr>
          <w:tab/>
        </w:r>
        <w:r w:rsidR="00F8264F">
          <w:rPr>
            <w:noProof/>
            <w:webHidden/>
          </w:rPr>
          <w:fldChar w:fldCharType="begin"/>
        </w:r>
        <w:r w:rsidR="00F8264F">
          <w:rPr>
            <w:noProof/>
            <w:webHidden/>
          </w:rPr>
          <w:instrText xml:space="preserve"> PAGEREF _Toc127370223 \h </w:instrText>
        </w:r>
        <w:r w:rsidR="00F8264F">
          <w:rPr>
            <w:noProof/>
            <w:webHidden/>
          </w:rPr>
        </w:r>
        <w:r w:rsidR="00F8264F">
          <w:rPr>
            <w:noProof/>
            <w:webHidden/>
          </w:rPr>
          <w:fldChar w:fldCharType="separate"/>
        </w:r>
        <w:r w:rsidR="00F8264F">
          <w:rPr>
            <w:noProof/>
            <w:webHidden/>
          </w:rPr>
          <w:t>1</w:t>
        </w:r>
        <w:r w:rsidR="00F8264F">
          <w:rPr>
            <w:noProof/>
            <w:webHidden/>
          </w:rPr>
          <w:fldChar w:fldCharType="end"/>
        </w:r>
      </w:hyperlink>
    </w:p>
    <w:p w14:paraId="539DBF3D" w14:textId="52F9109C" w:rsidR="00F8264F" w:rsidRDefault="00E85EA6">
      <w:pPr>
        <w:pStyle w:val="TOC2"/>
        <w:rPr>
          <w:rFonts w:asciiTheme="minorHAnsi" w:eastAsiaTheme="minorEastAsia" w:hAnsiTheme="minorHAnsi" w:cstheme="minorBidi"/>
          <w:noProof/>
          <w:lang w:bidi="ne-NP"/>
        </w:rPr>
      </w:pPr>
      <w:hyperlink w:anchor="_Toc127370226" w:history="1">
        <w:r w:rsidR="00F8264F" w:rsidRPr="005827C5">
          <w:rPr>
            <w:rStyle w:val="Hyperlink"/>
            <w:noProof/>
          </w:rPr>
          <w:t>1.3</w:t>
        </w:r>
        <w:r w:rsidR="00F8264F">
          <w:rPr>
            <w:rFonts w:asciiTheme="minorHAnsi" w:eastAsiaTheme="minorEastAsia" w:hAnsiTheme="minorHAnsi" w:cstheme="minorBidi"/>
            <w:noProof/>
            <w:lang w:bidi="ne-NP"/>
          </w:rPr>
          <w:tab/>
        </w:r>
        <w:r w:rsidR="00F8264F" w:rsidRPr="005827C5">
          <w:rPr>
            <w:rStyle w:val="Hyperlink"/>
            <w:noProof/>
          </w:rPr>
          <w:t>Catchment Characteristics</w:t>
        </w:r>
        <w:r w:rsidR="00F8264F">
          <w:rPr>
            <w:noProof/>
            <w:webHidden/>
          </w:rPr>
          <w:tab/>
        </w:r>
        <w:r w:rsidR="00F8264F">
          <w:rPr>
            <w:noProof/>
            <w:webHidden/>
          </w:rPr>
          <w:fldChar w:fldCharType="begin"/>
        </w:r>
        <w:r w:rsidR="00F8264F">
          <w:rPr>
            <w:noProof/>
            <w:webHidden/>
          </w:rPr>
          <w:instrText xml:space="preserve"> PAGEREF _Toc127370226 \h </w:instrText>
        </w:r>
        <w:r w:rsidR="00F8264F">
          <w:rPr>
            <w:noProof/>
            <w:webHidden/>
          </w:rPr>
        </w:r>
        <w:r w:rsidR="00F8264F">
          <w:rPr>
            <w:noProof/>
            <w:webHidden/>
          </w:rPr>
          <w:fldChar w:fldCharType="separate"/>
        </w:r>
        <w:r w:rsidR="00F8264F">
          <w:rPr>
            <w:noProof/>
            <w:webHidden/>
          </w:rPr>
          <w:t>1</w:t>
        </w:r>
        <w:r w:rsidR="00F8264F">
          <w:rPr>
            <w:noProof/>
            <w:webHidden/>
          </w:rPr>
          <w:fldChar w:fldCharType="end"/>
        </w:r>
      </w:hyperlink>
    </w:p>
    <w:p w14:paraId="65BE5BAD" w14:textId="4958237C" w:rsidR="00F8264F" w:rsidRDefault="00E85EA6">
      <w:pPr>
        <w:pStyle w:val="TOC2"/>
        <w:rPr>
          <w:rFonts w:asciiTheme="minorHAnsi" w:eastAsiaTheme="minorEastAsia" w:hAnsiTheme="minorHAnsi" w:cstheme="minorBidi"/>
          <w:noProof/>
          <w:lang w:bidi="ne-NP"/>
        </w:rPr>
      </w:pPr>
      <w:hyperlink w:anchor="_Toc127370340" w:history="1">
        <w:r w:rsidR="00F8264F" w:rsidRPr="005827C5">
          <w:rPr>
            <w:rStyle w:val="Hyperlink"/>
            <w:noProof/>
          </w:rPr>
          <w:t>1.4</w:t>
        </w:r>
        <w:r w:rsidR="00F8264F">
          <w:rPr>
            <w:rFonts w:asciiTheme="minorHAnsi" w:eastAsiaTheme="minorEastAsia" w:hAnsiTheme="minorHAnsi" w:cstheme="minorBidi"/>
            <w:noProof/>
            <w:lang w:bidi="ne-NP"/>
          </w:rPr>
          <w:tab/>
        </w:r>
        <w:r w:rsidR="00F8264F" w:rsidRPr="005827C5">
          <w:rPr>
            <w:rStyle w:val="Hyperlink"/>
            <w:noProof/>
          </w:rPr>
          <w:t>Climate</w:t>
        </w:r>
        <w:r w:rsidR="00F8264F">
          <w:rPr>
            <w:noProof/>
            <w:webHidden/>
          </w:rPr>
          <w:tab/>
        </w:r>
        <w:r w:rsidR="00F8264F">
          <w:rPr>
            <w:noProof/>
            <w:webHidden/>
          </w:rPr>
          <w:fldChar w:fldCharType="begin"/>
        </w:r>
        <w:r w:rsidR="00F8264F">
          <w:rPr>
            <w:noProof/>
            <w:webHidden/>
          </w:rPr>
          <w:instrText xml:space="preserve"> PAGEREF _Toc127370340 \h </w:instrText>
        </w:r>
        <w:r w:rsidR="00F8264F">
          <w:rPr>
            <w:noProof/>
            <w:webHidden/>
          </w:rPr>
        </w:r>
        <w:r w:rsidR="00F8264F">
          <w:rPr>
            <w:noProof/>
            <w:webHidden/>
          </w:rPr>
          <w:fldChar w:fldCharType="separate"/>
        </w:r>
        <w:r w:rsidR="00F8264F">
          <w:rPr>
            <w:noProof/>
            <w:webHidden/>
          </w:rPr>
          <w:t>3</w:t>
        </w:r>
        <w:r w:rsidR="00F8264F">
          <w:rPr>
            <w:noProof/>
            <w:webHidden/>
          </w:rPr>
          <w:fldChar w:fldCharType="end"/>
        </w:r>
      </w:hyperlink>
    </w:p>
    <w:p w14:paraId="52CFF7DA" w14:textId="304E6CE3" w:rsidR="00F8264F" w:rsidRDefault="00E85EA6">
      <w:pPr>
        <w:pStyle w:val="TOC2"/>
        <w:rPr>
          <w:rFonts w:asciiTheme="minorHAnsi" w:eastAsiaTheme="minorEastAsia" w:hAnsiTheme="minorHAnsi" w:cstheme="minorBidi"/>
          <w:noProof/>
          <w:lang w:bidi="ne-NP"/>
        </w:rPr>
      </w:pPr>
      <w:hyperlink w:anchor="_Toc127370341" w:history="1">
        <w:r w:rsidR="00F8264F" w:rsidRPr="005827C5">
          <w:rPr>
            <w:rStyle w:val="Hyperlink"/>
            <w:noProof/>
          </w:rPr>
          <w:t>1.5</w:t>
        </w:r>
        <w:r w:rsidR="00F8264F">
          <w:rPr>
            <w:rFonts w:asciiTheme="minorHAnsi" w:eastAsiaTheme="minorEastAsia" w:hAnsiTheme="minorHAnsi" w:cstheme="minorBidi"/>
            <w:noProof/>
            <w:lang w:bidi="ne-NP"/>
          </w:rPr>
          <w:tab/>
        </w:r>
        <w:r w:rsidR="00F8264F" w:rsidRPr="005827C5">
          <w:rPr>
            <w:rStyle w:val="Hyperlink"/>
            <w:noProof/>
          </w:rPr>
          <w:t>Basin Rainfall</w:t>
        </w:r>
        <w:r w:rsidR="00F8264F">
          <w:rPr>
            <w:noProof/>
            <w:webHidden/>
          </w:rPr>
          <w:tab/>
        </w:r>
        <w:r w:rsidR="00F8264F">
          <w:rPr>
            <w:noProof/>
            <w:webHidden/>
          </w:rPr>
          <w:fldChar w:fldCharType="begin"/>
        </w:r>
        <w:r w:rsidR="00F8264F">
          <w:rPr>
            <w:noProof/>
            <w:webHidden/>
          </w:rPr>
          <w:instrText xml:space="preserve"> PAGEREF _Toc127370341 \h </w:instrText>
        </w:r>
        <w:r w:rsidR="00F8264F">
          <w:rPr>
            <w:noProof/>
            <w:webHidden/>
          </w:rPr>
        </w:r>
        <w:r w:rsidR="00F8264F">
          <w:rPr>
            <w:noProof/>
            <w:webHidden/>
          </w:rPr>
          <w:fldChar w:fldCharType="separate"/>
        </w:r>
        <w:r w:rsidR="00F8264F">
          <w:rPr>
            <w:noProof/>
            <w:webHidden/>
          </w:rPr>
          <w:t>3</w:t>
        </w:r>
        <w:r w:rsidR="00F8264F">
          <w:rPr>
            <w:noProof/>
            <w:webHidden/>
          </w:rPr>
          <w:fldChar w:fldCharType="end"/>
        </w:r>
      </w:hyperlink>
    </w:p>
    <w:p w14:paraId="0F6457A4" w14:textId="6A0B980E" w:rsidR="00F8264F" w:rsidRDefault="00E85EA6">
      <w:pPr>
        <w:pStyle w:val="TOC2"/>
        <w:rPr>
          <w:rFonts w:asciiTheme="minorHAnsi" w:eastAsiaTheme="minorEastAsia" w:hAnsiTheme="minorHAnsi" w:cstheme="minorBidi"/>
          <w:noProof/>
          <w:lang w:bidi="ne-NP"/>
        </w:rPr>
      </w:pPr>
      <w:hyperlink w:anchor="_Toc127370342" w:history="1">
        <w:r w:rsidR="00F8264F" w:rsidRPr="005827C5">
          <w:rPr>
            <w:rStyle w:val="Hyperlink"/>
            <w:noProof/>
          </w:rPr>
          <w:t>1.6</w:t>
        </w:r>
        <w:r w:rsidR="00F8264F">
          <w:rPr>
            <w:rFonts w:asciiTheme="minorHAnsi" w:eastAsiaTheme="minorEastAsia" w:hAnsiTheme="minorHAnsi" w:cstheme="minorBidi"/>
            <w:noProof/>
            <w:lang w:bidi="ne-NP"/>
          </w:rPr>
          <w:tab/>
        </w:r>
        <w:r w:rsidR="00F8264F" w:rsidRPr="005827C5">
          <w:rPr>
            <w:rStyle w:val="Hyperlink"/>
            <w:noProof/>
          </w:rPr>
          <w:t>Available Data</w:t>
        </w:r>
        <w:r w:rsidR="00F8264F">
          <w:rPr>
            <w:noProof/>
            <w:webHidden/>
          </w:rPr>
          <w:tab/>
        </w:r>
        <w:r w:rsidR="00F8264F">
          <w:rPr>
            <w:noProof/>
            <w:webHidden/>
          </w:rPr>
          <w:fldChar w:fldCharType="begin"/>
        </w:r>
        <w:r w:rsidR="00F8264F">
          <w:rPr>
            <w:noProof/>
            <w:webHidden/>
          </w:rPr>
          <w:instrText xml:space="preserve"> PAGEREF _Toc127370342 \h </w:instrText>
        </w:r>
        <w:r w:rsidR="00F8264F">
          <w:rPr>
            <w:noProof/>
            <w:webHidden/>
          </w:rPr>
        </w:r>
        <w:r w:rsidR="00F8264F">
          <w:rPr>
            <w:noProof/>
            <w:webHidden/>
          </w:rPr>
          <w:fldChar w:fldCharType="separate"/>
        </w:r>
        <w:r w:rsidR="00F8264F">
          <w:rPr>
            <w:noProof/>
            <w:webHidden/>
          </w:rPr>
          <w:t>3</w:t>
        </w:r>
        <w:r w:rsidR="00F8264F">
          <w:rPr>
            <w:noProof/>
            <w:webHidden/>
          </w:rPr>
          <w:fldChar w:fldCharType="end"/>
        </w:r>
      </w:hyperlink>
    </w:p>
    <w:p w14:paraId="1782E235" w14:textId="0BCD4C7D" w:rsidR="00F8264F" w:rsidRDefault="00E85EA6">
      <w:pPr>
        <w:pStyle w:val="TOC3"/>
        <w:rPr>
          <w:rFonts w:asciiTheme="minorHAnsi" w:eastAsiaTheme="minorEastAsia" w:hAnsiTheme="minorHAnsi" w:cstheme="minorBidi"/>
          <w:noProof/>
          <w:lang w:bidi="ne-NP"/>
        </w:rPr>
      </w:pPr>
      <w:hyperlink w:anchor="_Toc127370343" w:history="1">
        <w:r w:rsidR="00F8264F" w:rsidRPr="005827C5">
          <w:rPr>
            <w:rStyle w:val="Hyperlink"/>
            <w:noProof/>
          </w:rPr>
          <w:t>1.6.1</w:t>
        </w:r>
        <w:r w:rsidR="00F8264F">
          <w:rPr>
            <w:rFonts w:asciiTheme="minorHAnsi" w:eastAsiaTheme="minorEastAsia" w:hAnsiTheme="minorHAnsi" w:cstheme="minorBidi"/>
            <w:noProof/>
            <w:lang w:bidi="ne-NP"/>
          </w:rPr>
          <w:tab/>
        </w:r>
        <w:r w:rsidR="00F8264F" w:rsidRPr="005827C5">
          <w:rPr>
            <w:rStyle w:val="Hyperlink"/>
            <w:noProof/>
          </w:rPr>
          <w:t>Hydrological Data</w:t>
        </w:r>
        <w:r w:rsidR="00F8264F">
          <w:rPr>
            <w:noProof/>
            <w:webHidden/>
          </w:rPr>
          <w:tab/>
        </w:r>
        <w:r w:rsidR="00F8264F">
          <w:rPr>
            <w:noProof/>
            <w:webHidden/>
          </w:rPr>
          <w:fldChar w:fldCharType="begin"/>
        </w:r>
        <w:r w:rsidR="00F8264F">
          <w:rPr>
            <w:noProof/>
            <w:webHidden/>
          </w:rPr>
          <w:instrText xml:space="preserve"> PAGEREF _Toc127370343 \h </w:instrText>
        </w:r>
        <w:r w:rsidR="00F8264F">
          <w:rPr>
            <w:noProof/>
            <w:webHidden/>
          </w:rPr>
        </w:r>
        <w:r w:rsidR="00F8264F">
          <w:rPr>
            <w:noProof/>
            <w:webHidden/>
          </w:rPr>
          <w:fldChar w:fldCharType="separate"/>
        </w:r>
        <w:r w:rsidR="00F8264F">
          <w:rPr>
            <w:noProof/>
            <w:webHidden/>
          </w:rPr>
          <w:t>3</w:t>
        </w:r>
        <w:r w:rsidR="00F8264F">
          <w:rPr>
            <w:noProof/>
            <w:webHidden/>
          </w:rPr>
          <w:fldChar w:fldCharType="end"/>
        </w:r>
      </w:hyperlink>
    </w:p>
    <w:p w14:paraId="132CC481" w14:textId="51674D72" w:rsidR="00F8264F" w:rsidRDefault="00E85EA6">
      <w:pPr>
        <w:pStyle w:val="TOC2"/>
        <w:rPr>
          <w:rFonts w:asciiTheme="minorHAnsi" w:eastAsiaTheme="minorEastAsia" w:hAnsiTheme="minorHAnsi" w:cstheme="minorBidi"/>
          <w:noProof/>
          <w:lang w:bidi="ne-NP"/>
        </w:rPr>
      </w:pPr>
      <w:hyperlink w:anchor="_Toc127370352" w:history="1">
        <w:r w:rsidR="00F8264F" w:rsidRPr="005827C5">
          <w:rPr>
            <w:rStyle w:val="Hyperlink"/>
            <w:noProof/>
          </w:rPr>
          <w:t>1.7</w:t>
        </w:r>
        <w:r w:rsidR="00F8264F">
          <w:rPr>
            <w:rFonts w:asciiTheme="minorHAnsi" w:eastAsiaTheme="minorEastAsia" w:hAnsiTheme="minorHAnsi" w:cstheme="minorBidi"/>
            <w:noProof/>
            <w:lang w:bidi="ne-NP"/>
          </w:rPr>
          <w:tab/>
        </w:r>
        <w:r w:rsidR="00F8264F" w:rsidRPr="005827C5">
          <w:rPr>
            <w:rStyle w:val="Hyperlink"/>
            <w:noProof/>
          </w:rPr>
          <w:t>Long Term Mean Monthly Flow</w:t>
        </w:r>
        <w:r w:rsidR="00F8264F">
          <w:rPr>
            <w:noProof/>
            <w:webHidden/>
          </w:rPr>
          <w:tab/>
        </w:r>
        <w:r w:rsidR="00F8264F">
          <w:rPr>
            <w:noProof/>
            <w:webHidden/>
          </w:rPr>
          <w:fldChar w:fldCharType="begin"/>
        </w:r>
        <w:r w:rsidR="00F8264F">
          <w:rPr>
            <w:noProof/>
            <w:webHidden/>
          </w:rPr>
          <w:instrText xml:space="preserve"> PAGEREF _Toc127370352 \h </w:instrText>
        </w:r>
        <w:r w:rsidR="00F8264F">
          <w:rPr>
            <w:noProof/>
            <w:webHidden/>
          </w:rPr>
        </w:r>
        <w:r w:rsidR="00F8264F">
          <w:rPr>
            <w:noProof/>
            <w:webHidden/>
          </w:rPr>
          <w:fldChar w:fldCharType="separate"/>
        </w:r>
        <w:r w:rsidR="00F8264F">
          <w:rPr>
            <w:noProof/>
            <w:webHidden/>
          </w:rPr>
          <w:t>4</w:t>
        </w:r>
        <w:r w:rsidR="00F8264F">
          <w:rPr>
            <w:noProof/>
            <w:webHidden/>
          </w:rPr>
          <w:fldChar w:fldCharType="end"/>
        </w:r>
      </w:hyperlink>
    </w:p>
    <w:p w14:paraId="377B33A6" w14:textId="65D8C29A" w:rsidR="00F8264F" w:rsidRDefault="00E85EA6">
      <w:pPr>
        <w:pStyle w:val="TOC3"/>
        <w:rPr>
          <w:rFonts w:asciiTheme="minorHAnsi" w:eastAsiaTheme="minorEastAsia" w:hAnsiTheme="minorHAnsi" w:cstheme="minorBidi"/>
          <w:noProof/>
          <w:lang w:bidi="ne-NP"/>
        </w:rPr>
      </w:pPr>
      <w:hyperlink w:anchor="_Toc127370353" w:history="1">
        <w:r w:rsidR="00F8264F" w:rsidRPr="005827C5">
          <w:rPr>
            <w:rStyle w:val="Hyperlink"/>
            <w:noProof/>
          </w:rPr>
          <w:t>1.7.1</w:t>
        </w:r>
        <w:r w:rsidR="00F8264F">
          <w:rPr>
            <w:rFonts w:asciiTheme="minorHAnsi" w:eastAsiaTheme="minorEastAsia" w:hAnsiTheme="minorHAnsi" w:cstheme="minorBidi"/>
            <w:noProof/>
            <w:lang w:bidi="ne-NP"/>
          </w:rPr>
          <w:tab/>
        </w:r>
        <w:r w:rsidR="00F8264F" w:rsidRPr="005827C5">
          <w:rPr>
            <w:rStyle w:val="Hyperlink"/>
            <w:noProof/>
          </w:rPr>
          <w:t>Daily Series, Monthly Series and Mean Monthly Flow</w:t>
        </w:r>
        <w:r w:rsidR="00F8264F">
          <w:rPr>
            <w:noProof/>
            <w:webHidden/>
          </w:rPr>
          <w:tab/>
        </w:r>
        <w:r w:rsidR="00F8264F">
          <w:rPr>
            <w:noProof/>
            <w:webHidden/>
          </w:rPr>
          <w:fldChar w:fldCharType="begin"/>
        </w:r>
        <w:r w:rsidR="00F8264F">
          <w:rPr>
            <w:noProof/>
            <w:webHidden/>
          </w:rPr>
          <w:instrText xml:space="preserve"> PAGEREF _Toc127370353 \h </w:instrText>
        </w:r>
        <w:r w:rsidR="00F8264F">
          <w:rPr>
            <w:noProof/>
            <w:webHidden/>
          </w:rPr>
        </w:r>
        <w:r w:rsidR="00F8264F">
          <w:rPr>
            <w:noProof/>
            <w:webHidden/>
          </w:rPr>
          <w:fldChar w:fldCharType="separate"/>
        </w:r>
        <w:r w:rsidR="00F8264F">
          <w:rPr>
            <w:noProof/>
            <w:webHidden/>
          </w:rPr>
          <w:t>4</w:t>
        </w:r>
        <w:r w:rsidR="00F8264F">
          <w:rPr>
            <w:noProof/>
            <w:webHidden/>
          </w:rPr>
          <w:fldChar w:fldCharType="end"/>
        </w:r>
      </w:hyperlink>
    </w:p>
    <w:p w14:paraId="0C793648" w14:textId="3E539CC2" w:rsidR="00F8264F" w:rsidRDefault="00E85EA6">
      <w:pPr>
        <w:pStyle w:val="TOC3"/>
        <w:rPr>
          <w:rFonts w:asciiTheme="minorHAnsi" w:eastAsiaTheme="minorEastAsia" w:hAnsiTheme="minorHAnsi" w:cstheme="minorBidi"/>
          <w:noProof/>
          <w:lang w:bidi="ne-NP"/>
        </w:rPr>
      </w:pPr>
      <w:hyperlink w:anchor="_Toc127370354" w:history="1">
        <w:r w:rsidR="00F8264F" w:rsidRPr="005827C5">
          <w:rPr>
            <w:rStyle w:val="Hyperlink"/>
            <w:noProof/>
          </w:rPr>
          <w:t>1.7.2</w:t>
        </w:r>
        <w:r w:rsidR="00F8264F">
          <w:rPr>
            <w:rFonts w:asciiTheme="minorHAnsi" w:eastAsiaTheme="minorEastAsia" w:hAnsiTheme="minorHAnsi" w:cstheme="minorBidi"/>
            <w:noProof/>
            <w:lang w:bidi="ne-NP"/>
          </w:rPr>
          <w:tab/>
        </w:r>
        <w:r w:rsidR="00F8264F" w:rsidRPr="005827C5">
          <w:rPr>
            <w:rStyle w:val="Hyperlink"/>
            <w:noProof/>
          </w:rPr>
          <w:t>Comparison of Mean Monthly Flow with that of during UFSR, 2008</w:t>
        </w:r>
        <w:r w:rsidR="00F8264F">
          <w:rPr>
            <w:noProof/>
            <w:webHidden/>
          </w:rPr>
          <w:tab/>
        </w:r>
        <w:r w:rsidR="00F8264F">
          <w:rPr>
            <w:noProof/>
            <w:webHidden/>
          </w:rPr>
          <w:fldChar w:fldCharType="begin"/>
        </w:r>
        <w:r w:rsidR="00F8264F">
          <w:rPr>
            <w:noProof/>
            <w:webHidden/>
          </w:rPr>
          <w:instrText xml:space="preserve"> PAGEREF _Toc127370354 \h </w:instrText>
        </w:r>
        <w:r w:rsidR="00F8264F">
          <w:rPr>
            <w:noProof/>
            <w:webHidden/>
          </w:rPr>
        </w:r>
        <w:r w:rsidR="00F8264F">
          <w:rPr>
            <w:noProof/>
            <w:webHidden/>
          </w:rPr>
          <w:fldChar w:fldCharType="separate"/>
        </w:r>
        <w:r w:rsidR="00F8264F">
          <w:rPr>
            <w:noProof/>
            <w:webHidden/>
          </w:rPr>
          <w:t>6</w:t>
        </w:r>
        <w:r w:rsidR="00F8264F">
          <w:rPr>
            <w:noProof/>
            <w:webHidden/>
          </w:rPr>
          <w:fldChar w:fldCharType="end"/>
        </w:r>
      </w:hyperlink>
    </w:p>
    <w:p w14:paraId="21242CDE" w14:textId="07255F80" w:rsidR="00F8264F" w:rsidRDefault="00E85EA6">
      <w:pPr>
        <w:pStyle w:val="TOC3"/>
        <w:rPr>
          <w:rFonts w:asciiTheme="minorHAnsi" w:eastAsiaTheme="minorEastAsia" w:hAnsiTheme="minorHAnsi" w:cstheme="minorBidi"/>
          <w:noProof/>
          <w:lang w:bidi="ne-NP"/>
        </w:rPr>
      </w:pPr>
      <w:hyperlink w:anchor="_Toc127370355" w:history="1">
        <w:r w:rsidR="00F8264F" w:rsidRPr="005827C5">
          <w:rPr>
            <w:rStyle w:val="Hyperlink"/>
            <w:noProof/>
          </w:rPr>
          <w:t>1.7.3</w:t>
        </w:r>
        <w:r w:rsidR="00F8264F">
          <w:rPr>
            <w:rFonts w:asciiTheme="minorHAnsi" w:eastAsiaTheme="minorEastAsia" w:hAnsiTheme="minorHAnsi" w:cstheme="minorBidi"/>
            <w:noProof/>
            <w:lang w:bidi="ne-NP"/>
          </w:rPr>
          <w:tab/>
        </w:r>
        <w:r w:rsidR="00F8264F" w:rsidRPr="005827C5">
          <w:rPr>
            <w:rStyle w:val="Hyperlink"/>
            <w:noProof/>
          </w:rPr>
          <w:t>Water Sharing in Andhi Khola</w:t>
        </w:r>
        <w:r w:rsidR="00F8264F">
          <w:rPr>
            <w:noProof/>
            <w:webHidden/>
          </w:rPr>
          <w:tab/>
        </w:r>
        <w:r w:rsidR="00F8264F">
          <w:rPr>
            <w:noProof/>
            <w:webHidden/>
          </w:rPr>
          <w:fldChar w:fldCharType="begin"/>
        </w:r>
        <w:r w:rsidR="00F8264F">
          <w:rPr>
            <w:noProof/>
            <w:webHidden/>
          </w:rPr>
          <w:instrText xml:space="preserve"> PAGEREF _Toc127370355 \h </w:instrText>
        </w:r>
        <w:r w:rsidR="00F8264F">
          <w:rPr>
            <w:noProof/>
            <w:webHidden/>
          </w:rPr>
        </w:r>
        <w:r w:rsidR="00F8264F">
          <w:rPr>
            <w:noProof/>
            <w:webHidden/>
          </w:rPr>
          <w:fldChar w:fldCharType="separate"/>
        </w:r>
        <w:r w:rsidR="00F8264F">
          <w:rPr>
            <w:noProof/>
            <w:webHidden/>
          </w:rPr>
          <w:t>6</w:t>
        </w:r>
        <w:r w:rsidR="00F8264F">
          <w:rPr>
            <w:noProof/>
            <w:webHidden/>
          </w:rPr>
          <w:fldChar w:fldCharType="end"/>
        </w:r>
      </w:hyperlink>
    </w:p>
    <w:p w14:paraId="03DA09C8" w14:textId="2C6B2FAA" w:rsidR="00F8264F" w:rsidRDefault="00E85EA6">
      <w:pPr>
        <w:pStyle w:val="TOC3"/>
        <w:rPr>
          <w:rFonts w:asciiTheme="minorHAnsi" w:eastAsiaTheme="minorEastAsia" w:hAnsiTheme="minorHAnsi" w:cstheme="minorBidi"/>
          <w:noProof/>
          <w:lang w:bidi="ne-NP"/>
        </w:rPr>
      </w:pPr>
      <w:hyperlink w:anchor="_Toc127370356" w:history="1">
        <w:r w:rsidR="00F8264F" w:rsidRPr="005827C5">
          <w:rPr>
            <w:rStyle w:val="Hyperlink"/>
            <w:noProof/>
          </w:rPr>
          <w:t>1.7.4</w:t>
        </w:r>
        <w:r w:rsidR="00F8264F">
          <w:rPr>
            <w:rFonts w:asciiTheme="minorHAnsi" w:eastAsiaTheme="minorEastAsia" w:hAnsiTheme="minorHAnsi" w:cstheme="minorBidi"/>
            <w:noProof/>
            <w:lang w:bidi="ne-NP"/>
          </w:rPr>
          <w:tab/>
        </w:r>
        <w:r w:rsidR="00F8264F" w:rsidRPr="005827C5">
          <w:rPr>
            <w:rStyle w:val="Hyperlink"/>
            <w:noProof/>
          </w:rPr>
          <w:t>Riparian Release</w:t>
        </w:r>
        <w:r w:rsidR="00F8264F">
          <w:rPr>
            <w:noProof/>
            <w:webHidden/>
          </w:rPr>
          <w:tab/>
        </w:r>
        <w:r w:rsidR="00F8264F">
          <w:rPr>
            <w:noProof/>
            <w:webHidden/>
          </w:rPr>
          <w:fldChar w:fldCharType="begin"/>
        </w:r>
        <w:r w:rsidR="00F8264F">
          <w:rPr>
            <w:noProof/>
            <w:webHidden/>
          </w:rPr>
          <w:instrText xml:space="preserve"> PAGEREF _Toc127370356 \h </w:instrText>
        </w:r>
        <w:r w:rsidR="00F8264F">
          <w:rPr>
            <w:noProof/>
            <w:webHidden/>
          </w:rPr>
        </w:r>
        <w:r w:rsidR="00F8264F">
          <w:rPr>
            <w:noProof/>
            <w:webHidden/>
          </w:rPr>
          <w:fldChar w:fldCharType="separate"/>
        </w:r>
        <w:r w:rsidR="00F8264F">
          <w:rPr>
            <w:noProof/>
            <w:webHidden/>
          </w:rPr>
          <w:t>7</w:t>
        </w:r>
        <w:r w:rsidR="00F8264F">
          <w:rPr>
            <w:noProof/>
            <w:webHidden/>
          </w:rPr>
          <w:fldChar w:fldCharType="end"/>
        </w:r>
      </w:hyperlink>
    </w:p>
    <w:p w14:paraId="5EB5FBEC" w14:textId="59F80E49" w:rsidR="00F8264F" w:rsidRDefault="00E85EA6">
      <w:pPr>
        <w:pStyle w:val="TOC2"/>
        <w:rPr>
          <w:rFonts w:asciiTheme="minorHAnsi" w:eastAsiaTheme="minorEastAsia" w:hAnsiTheme="minorHAnsi" w:cstheme="minorBidi"/>
          <w:noProof/>
          <w:lang w:bidi="ne-NP"/>
        </w:rPr>
      </w:pPr>
      <w:hyperlink w:anchor="_Toc127370357" w:history="1">
        <w:r w:rsidR="00F8264F" w:rsidRPr="005827C5">
          <w:rPr>
            <w:rStyle w:val="Hyperlink"/>
            <w:noProof/>
          </w:rPr>
          <w:t>1.8</w:t>
        </w:r>
        <w:r w:rsidR="00F8264F">
          <w:rPr>
            <w:rFonts w:asciiTheme="minorHAnsi" w:eastAsiaTheme="minorEastAsia" w:hAnsiTheme="minorHAnsi" w:cstheme="minorBidi"/>
            <w:noProof/>
            <w:lang w:bidi="ne-NP"/>
          </w:rPr>
          <w:tab/>
        </w:r>
        <w:r w:rsidR="00F8264F" w:rsidRPr="005827C5">
          <w:rPr>
            <w:rStyle w:val="Hyperlink"/>
            <w:noProof/>
          </w:rPr>
          <w:t>Flow Duration Curve (FDC) and Design Discharge</w:t>
        </w:r>
        <w:r w:rsidR="00F8264F">
          <w:rPr>
            <w:noProof/>
            <w:webHidden/>
          </w:rPr>
          <w:tab/>
        </w:r>
        <w:r w:rsidR="00F8264F">
          <w:rPr>
            <w:noProof/>
            <w:webHidden/>
          </w:rPr>
          <w:fldChar w:fldCharType="begin"/>
        </w:r>
        <w:r w:rsidR="00F8264F">
          <w:rPr>
            <w:noProof/>
            <w:webHidden/>
          </w:rPr>
          <w:instrText xml:space="preserve"> PAGEREF _Toc127370357 \h </w:instrText>
        </w:r>
        <w:r w:rsidR="00F8264F">
          <w:rPr>
            <w:noProof/>
            <w:webHidden/>
          </w:rPr>
        </w:r>
        <w:r w:rsidR="00F8264F">
          <w:rPr>
            <w:noProof/>
            <w:webHidden/>
          </w:rPr>
          <w:fldChar w:fldCharType="separate"/>
        </w:r>
        <w:r w:rsidR="00F8264F">
          <w:rPr>
            <w:noProof/>
            <w:webHidden/>
          </w:rPr>
          <w:t>7</w:t>
        </w:r>
        <w:r w:rsidR="00F8264F">
          <w:rPr>
            <w:noProof/>
            <w:webHidden/>
          </w:rPr>
          <w:fldChar w:fldCharType="end"/>
        </w:r>
      </w:hyperlink>
    </w:p>
    <w:p w14:paraId="068E6468" w14:textId="27A4151B" w:rsidR="00F8264F" w:rsidRDefault="00E85EA6">
      <w:pPr>
        <w:pStyle w:val="TOC2"/>
        <w:rPr>
          <w:rFonts w:asciiTheme="minorHAnsi" w:eastAsiaTheme="minorEastAsia" w:hAnsiTheme="minorHAnsi" w:cstheme="minorBidi"/>
          <w:noProof/>
          <w:lang w:bidi="ne-NP"/>
        </w:rPr>
      </w:pPr>
      <w:hyperlink w:anchor="_Toc127370358" w:history="1">
        <w:r w:rsidR="00F8264F" w:rsidRPr="005827C5">
          <w:rPr>
            <w:rStyle w:val="Hyperlink"/>
            <w:noProof/>
          </w:rPr>
          <w:t>1.9</w:t>
        </w:r>
        <w:r w:rsidR="00F8264F">
          <w:rPr>
            <w:rFonts w:asciiTheme="minorHAnsi" w:eastAsiaTheme="minorEastAsia" w:hAnsiTheme="minorHAnsi" w:cstheme="minorBidi"/>
            <w:noProof/>
            <w:lang w:bidi="ne-NP"/>
          </w:rPr>
          <w:tab/>
        </w:r>
        <w:r w:rsidR="00F8264F" w:rsidRPr="005827C5">
          <w:rPr>
            <w:rStyle w:val="Hyperlink"/>
            <w:noProof/>
          </w:rPr>
          <w:t>Flood Analysis</w:t>
        </w:r>
        <w:r w:rsidR="00F8264F">
          <w:rPr>
            <w:noProof/>
            <w:webHidden/>
          </w:rPr>
          <w:tab/>
        </w:r>
        <w:r w:rsidR="00F8264F">
          <w:rPr>
            <w:noProof/>
            <w:webHidden/>
          </w:rPr>
          <w:fldChar w:fldCharType="begin"/>
        </w:r>
        <w:r w:rsidR="00F8264F">
          <w:rPr>
            <w:noProof/>
            <w:webHidden/>
          </w:rPr>
          <w:instrText xml:space="preserve"> PAGEREF _Toc127370358 \h </w:instrText>
        </w:r>
        <w:r w:rsidR="00F8264F">
          <w:rPr>
            <w:noProof/>
            <w:webHidden/>
          </w:rPr>
        </w:r>
        <w:r w:rsidR="00F8264F">
          <w:rPr>
            <w:noProof/>
            <w:webHidden/>
          </w:rPr>
          <w:fldChar w:fldCharType="separate"/>
        </w:r>
        <w:r w:rsidR="00F8264F">
          <w:rPr>
            <w:noProof/>
            <w:webHidden/>
          </w:rPr>
          <w:t>8</w:t>
        </w:r>
        <w:r w:rsidR="00F8264F">
          <w:rPr>
            <w:noProof/>
            <w:webHidden/>
          </w:rPr>
          <w:fldChar w:fldCharType="end"/>
        </w:r>
      </w:hyperlink>
    </w:p>
    <w:p w14:paraId="1FAE8AD4" w14:textId="0DA5CCA7" w:rsidR="00F8264F" w:rsidRDefault="00E85EA6">
      <w:pPr>
        <w:pStyle w:val="TOC2"/>
        <w:tabs>
          <w:tab w:val="left" w:pos="1320"/>
        </w:tabs>
        <w:rPr>
          <w:rFonts w:asciiTheme="minorHAnsi" w:eastAsiaTheme="minorEastAsia" w:hAnsiTheme="minorHAnsi" w:cstheme="minorBidi"/>
          <w:noProof/>
          <w:lang w:bidi="ne-NP"/>
        </w:rPr>
      </w:pPr>
      <w:hyperlink w:anchor="_Toc127370359" w:history="1">
        <w:r w:rsidR="00F8264F" w:rsidRPr="005827C5">
          <w:rPr>
            <w:rStyle w:val="Hyperlink"/>
            <w:noProof/>
          </w:rPr>
          <w:t>1.10</w:t>
        </w:r>
        <w:r w:rsidR="00F8264F">
          <w:rPr>
            <w:rFonts w:asciiTheme="minorHAnsi" w:eastAsiaTheme="minorEastAsia" w:hAnsiTheme="minorHAnsi" w:cstheme="minorBidi"/>
            <w:noProof/>
            <w:lang w:bidi="ne-NP"/>
          </w:rPr>
          <w:tab/>
        </w:r>
        <w:r w:rsidR="00F8264F" w:rsidRPr="005827C5">
          <w:rPr>
            <w:rStyle w:val="Hyperlink"/>
            <w:noProof/>
          </w:rPr>
          <w:t>Low Flow</w:t>
        </w:r>
        <w:r w:rsidR="00F8264F">
          <w:rPr>
            <w:noProof/>
            <w:webHidden/>
          </w:rPr>
          <w:tab/>
        </w:r>
        <w:r w:rsidR="00F8264F">
          <w:rPr>
            <w:noProof/>
            <w:webHidden/>
          </w:rPr>
          <w:fldChar w:fldCharType="begin"/>
        </w:r>
        <w:r w:rsidR="00F8264F">
          <w:rPr>
            <w:noProof/>
            <w:webHidden/>
          </w:rPr>
          <w:instrText xml:space="preserve"> PAGEREF _Toc127370359 \h </w:instrText>
        </w:r>
        <w:r w:rsidR="00F8264F">
          <w:rPr>
            <w:noProof/>
            <w:webHidden/>
          </w:rPr>
        </w:r>
        <w:r w:rsidR="00F8264F">
          <w:rPr>
            <w:noProof/>
            <w:webHidden/>
          </w:rPr>
          <w:fldChar w:fldCharType="separate"/>
        </w:r>
        <w:r w:rsidR="00F8264F">
          <w:rPr>
            <w:noProof/>
            <w:webHidden/>
          </w:rPr>
          <w:t>9</w:t>
        </w:r>
        <w:r w:rsidR="00F8264F">
          <w:rPr>
            <w:noProof/>
            <w:webHidden/>
          </w:rPr>
          <w:fldChar w:fldCharType="end"/>
        </w:r>
      </w:hyperlink>
    </w:p>
    <w:p w14:paraId="06109E77" w14:textId="7555DC88" w:rsidR="00F8264F" w:rsidRDefault="00E85EA6">
      <w:pPr>
        <w:pStyle w:val="TOC2"/>
        <w:tabs>
          <w:tab w:val="left" w:pos="1320"/>
        </w:tabs>
        <w:rPr>
          <w:rFonts w:asciiTheme="minorHAnsi" w:eastAsiaTheme="minorEastAsia" w:hAnsiTheme="minorHAnsi" w:cstheme="minorBidi"/>
          <w:noProof/>
          <w:lang w:bidi="ne-NP"/>
        </w:rPr>
      </w:pPr>
      <w:hyperlink w:anchor="_Toc127370361" w:history="1">
        <w:r w:rsidR="00F8264F" w:rsidRPr="005827C5">
          <w:rPr>
            <w:rStyle w:val="Hyperlink"/>
            <w:noProof/>
          </w:rPr>
          <w:t>1.11</w:t>
        </w:r>
        <w:r w:rsidR="00F8264F">
          <w:rPr>
            <w:rFonts w:asciiTheme="minorHAnsi" w:eastAsiaTheme="minorEastAsia" w:hAnsiTheme="minorHAnsi" w:cstheme="minorBidi"/>
            <w:noProof/>
            <w:lang w:bidi="ne-NP"/>
          </w:rPr>
          <w:tab/>
        </w:r>
        <w:r w:rsidR="00F8264F" w:rsidRPr="005827C5">
          <w:rPr>
            <w:rStyle w:val="Hyperlink"/>
            <w:noProof/>
          </w:rPr>
          <w:t>Trend Analysis</w:t>
        </w:r>
        <w:r w:rsidR="00F8264F">
          <w:rPr>
            <w:noProof/>
            <w:webHidden/>
          </w:rPr>
          <w:tab/>
        </w:r>
        <w:r w:rsidR="00F8264F">
          <w:rPr>
            <w:noProof/>
            <w:webHidden/>
          </w:rPr>
          <w:fldChar w:fldCharType="begin"/>
        </w:r>
        <w:r w:rsidR="00F8264F">
          <w:rPr>
            <w:noProof/>
            <w:webHidden/>
          </w:rPr>
          <w:instrText xml:space="preserve"> PAGEREF _Toc127370361 \h </w:instrText>
        </w:r>
        <w:r w:rsidR="00F8264F">
          <w:rPr>
            <w:noProof/>
            <w:webHidden/>
          </w:rPr>
        </w:r>
        <w:r w:rsidR="00F8264F">
          <w:rPr>
            <w:noProof/>
            <w:webHidden/>
          </w:rPr>
          <w:fldChar w:fldCharType="separate"/>
        </w:r>
        <w:r w:rsidR="00F8264F">
          <w:rPr>
            <w:noProof/>
            <w:webHidden/>
          </w:rPr>
          <w:t>10</w:t>
        </w:r>
        <w:r w:rsidR="00F8264F">
          <w:rPr>
            <w:noProof/>
            <w:webHidden/>
          </w:rPr>
          <w:fldChar w:fldCharType="end"/>
        </w:r>
      </w:hyperlink>
    </w:p>
    <w:p w14:paraId="469BFE97" w14:textId="6AD544FA" w:rsidR="00F8264F" w:rsidRDefault="00E85EA6">
      <w:pPr>
        <w:pStyle w:val="TOC3"/>
        <w:rPr>
          <w:rFonts w:asciiTheme="minorHAnsi" w:eastAsiaTheme="minorEastAsia" w:hAnsiTheme="minorHAnsi" w:cstheme="minorBidi"/>
          <w:noProof/>
          <w:lang w:bidi="ne-NP"/>
        </w:rPr>
      </w:pPr>
      <w:hyperlink w:anchor="_Toc127370362" w:history="1">
        <w:r w:rsidR="00F8264F" w:rsidRPr="005827C5">
          <w:rPr>
            <w:rStyle w:val="Hyperlink"/>
            <w:noProof/>
          </w:rPr>
          <w:t>1.11.1</w:t>
        </w:r>
        <w:r w:rsidR="00F8264F">
          <w:rPr>
            <w:rFonts w:asciiTheme="minorHAnsi" w:eastAsiaTheme="minorEastAsia" w:hAnsiTheme="minorHAnsi" w:cstheme="minorBidi"/>
            <w:noProof/>
            <w:lang w:bidi="ne-NP"/>
          </w:rPr>
          <w:tab/>
        </w:r>
        <w:r w:rsidR="00F8264F" w:rsidRPr="005827C5">
          <w:rPr>
            <w:rStyle w:val="Hyperlink"/>
            <w:noProof/>
          </w:rPr>
          <w:t>Methodology</w:t>
        </w:r>
        <w:r w:rsidR="00F8264F">
          <w:rPr>
            <w:noProof/>
            <w:webHidden/>
          </w:rPr>
          <w:tab/>
        </w:r>
        <w:r w:rsidR="00F8264F">
          <w:rPr>
            <w:noProof/>
            <w:webHidden/>
          </w:rPr>
          <w:fldChar w:fldCharType="begin"/>
        </w:r>
        <w:r w:rsidR="00F8264F">
          <w:rPr>
            <w:noProof/>
            <w:webHidden/>
          </w:rPr>
          <w:instrText xml:space="preserve"> PAGEREF _Toc127370362 \h </w:instrText>
        </w:r>
        <w:r w:rsidR="00F8264F">
          <w:rPr>
            <w:noProof/>
            <w:webHidden/>
          </w:rPr>
        </w:r>
        <w:r w:rsidR="00F8264F">
          <w:rPr>
            <w:noProof/>
            <w:webHidden/>
          </w:rPr>
          <w:fldChar w:fldCharType="separate"/>
        </w:r>
        <w:r w:rsidR="00F8264F">
          <w:rPr>
            <w:noProof/>
            <w:webHidden/>
          </w:rPr>
          <w:t>10</w:t>
        </w:r>
        <w:r w:rsidR="00F8264F">
          <w:rPr>
            <w:noProof/>
            <w:webHidden/>
          </w:rPr>
          <w:fldChar w:fldCharType="end"/>
        </w:r>
      </w:hyperlink>
    </w:p>
    <w:p w14:paraId="6982CC02" w14:textId="2BFC8CC6" w:rsidR="00F8264F" w:rsidRDefault="00E85EA6">
      <w:pPr>
        <w:pStyle w:val="TOC3"/>
        <w:rPr>
          <w:rFonts w:asciiTheme="minorHAnsi" w:eastAsiaTheme="minorEastAsia" w:hAnsiTheme="minorHAnsi" w:cstheme="minorBidi"/>
          <w:noProof/>
          <w:lang w:bidi="ne-NP"/>
        </w:rPr>
      </w:pPr>
      <w:hyperlink w:anchor="_Toc127370363" w:history="1">
        <w:r w:rsidR="00F8264F" w:rsidRPr="005827C5">
          <w:rPr>
            <w:rStyle w:val="Hyperlink"/>
            <w:noProof/>
          </w:rPr>
          <w:t>1.11.2</w:t>
        </w:r>
        <w:r w:rsidR="00F8264F">
          <w:rPr>
            <w:rFonts w:asciiTheme="minorHAnsi" w:eastAsiaTheme="minorEastAsia" w:hAnsiTheme="minorHAnsi" w:cstheme="minorBidi"/>
            <w:noProof/>
            <w:lang w:bidi="ne-NP"/>
          </w:rPr>
          <w:tab/>
        </w:r>
        <w:r w:rsidR="00F8264F" w:rsidRPr="005827C5">
          <w:rPr>
            <w:rStyle w:val="Hyperlink"/>
            <w:noProof/>
          </w:rPr>
          <w:t>Result</w:t>
        </w:r>
        <w:r w:rsidR="00F8264F">
          <w:rPr>
            <w:noProof/>
            <w:webHidden/>
          </w:rPr>
          <w:tab/>
        </w:r>
        <w:r w:rsidR="00F8264F">
          <w:rPr>
            <w:noProof/>
            <w:webHidden/>
          </w:rPr>
          <w:fldChar w:fldCharType="begin"/>
        </w:r>
        <w:r w:rsidR="00F8264F">
          <w:rPr>
            <w:noProof/>
            <w:webHidden/>
          </w:rPr>
          <w:instrText xml:space="preserve"> PAGEREF _Toc127370363 \h </w:instrText>
        </w:r>
        <w:r w:rsidR="00F8264F">
          <w:rPr>
            <w:noProof/>
            <w:webHidden/>
          </w:rPr>
        </w:r>
        <w:r w:rsidR="00F8264F">
          <w:rPr>
            <w:noProof/>
            <w:webHidden/>
          </w:rPr>
          <w:fldChar w:fldCharType="separate"/>
        </w:r>
        <w:r w:rsidR="00F8264F">
          <w:rPr>
            <w:noProof/>
            <w:webHidden/>
          </w:rPr>
          <w:t>11</w:t>
        </w:r>
        <w:r w:rsidR="00F8264F">
          <w:rPr>
            <w:noProof/>
            <w:webHidden/>
          </w:rPr>
          <w:fldChar w:fldCharType="end"/>
        </w:r>
      </w:hyperlink>
    </w:p>
    <w:p w14:paraId="59D94ACE" w14:textId="27D4B889" w:rsidR="00F8264F" w:rsidRDefault="00E85EA6">
      <w:pPr>
        <w:pStyle w:val="TOC3"/>
        <w:rPr>
          <w:rFonts w:asciiTheme="minorHAnsi" w:eastAsiaTheme="minorEastAsia" w:hAnsiTheme="minorHAnsi" w:cstheme="minorBidi"/>
          <w:noProof/>
          <w:lang w:bidi="ne-NP"/>
        </w:rPr>
      </w:pPr>
      <w:hyperlink w:anchor="_Toc127370364" w:history="1">
        <w:r w:rsidR="00F8264F" w:rsidRPr="005827C5">
          <w:rPr>
            <w:rStyle w:val="Hyperlink"/>
            <w:noProof/>
          </w:rPr>
          <w:t>1.11.3</w:t>
        </w:r>
        <w:r w:rsidR="00F8264F">
          <w:rPr>
            <w:rFonts w:asciiTheme="minorHAnsi" w:eastAsiaTheme="minorEastAsia" w:hAnsiTheme="minorHAnsi" w:cstheme="minorBidi"/>
            <w:noProof/>
            <w:lang w:bidi="ne-NP"/>
          </w:rPr>
          <w:tab/>
        </w:r>
        <w:r w:rsidR="00F8264F" w:rsidRPr="005827C5">
          <w:rPr>
            <w:rStyle w:val="Hyperlink"/>
            <w:noProof/>
          </w:rPr>
          <w:t>Discussion</w:t>
        </w:r>
        <w:r w:rsidR="00F8264F">
          <w:rPr>
            <w:noProof/>
            <w:webHidden/>
          </w:rPr>
          <w:tab/>
        </w:r>
        <w:r w:rsidR="00F8264F">
          <w:rPr>
            <w:noProof/>
            <w:webHidden/>
          </w:rPr>
          <w:fldChar w:fldCharType="begin"/>
        </w:r>
        <w:r w:rsidR="00F8264F">
          <w:rPr>
            <w:noProof/>
            <w:webHidden/>
          </w:rPr>
          <w:instrText xml:space="preserve"> PAGEREF _Toc127370364 \h </w:instrText>
        </w:r>
        <w:r w:rsidR="00F8264F">
          <w:rPr>
            <w:noProof/>
            <w:webHidden/>
          </w:rPr>
        </w:r>
        <w:r w:rsidR="00F8264F">
          <w:rPr>
            <w:noProof/>
            <w:webHidden/>
          </w:rPr>
          <w:fldChar w:fldCharType="separate"/>
        </w:r>
        <w:r w:rsidR="00F8264F">
          <w:rPr>
            <w:noProof/>
            <w:webHidden/>
          </w:rPr>
          <w:t>14</w:t>
        </w:r>
        <w:r w:rsidR="00F8264F">
          <w:rPr>
            <w:noProof/>
            <w:webHidden/>
          </w:rPr>
          <w:fldChar w:fldCharType="end"/>
        </w:r>
      </w:hyperlink>
    </w:p>
    <w:p w14:paraId="0017B820" w14:textId="40E008F0" w:rsidR="00F8264F" w:rsidRDefault="00E85EA6">
      <w:pPr>
        <w:pStyle w:val="TOC2"/>
        <w:tabs>
          <w:tab w:val="left" w:pos="1320"/>
        </w:tabs>
        <w:rPr>
          <w:rFonts w:asciiTheme="minorHAnsi" w:eastAsiaTheme="minorEastAsia" w:hAnsiTheme="minorHAnsi" w:cstheme="minorBidi"/>
          <w:noProof/>
          <w:lang w:bidi="ne-NP"/>
        </w:rPr>
      </w:pPr>
      <w:hyperlink w:anchor="_Toc127370365" w:history="1">
        <w:r w:rsidR="00F8264F" w:rsidRPr="005827C5">
          <w:rPr>
            <w:rStyle w:val="Hyperlink"/>
            <w:noProof/>
          </w:rPr>
          <w:t>1.12</w:t>
        </w:r>
        <w:r w:rsidR="00F8264F">
          <w:rPr>
            <w:rFonts w:asciiTheme="minorHAnsi" w:eastAsiaTheme="minorEastAsia" w:hAnsiTheme="minorHAnsi" w:cstheme="minorBidi"/>
            <w:noProof/>
            <w:lang w:bidi="ne-NP"/>
          </w:rPr>
          <w:tab/>
        </w:r>
        <w:r w:rsidR="00F8264F" w:rsidRPr="005827C5">
          <w:rPr>
            <w:rStyle w:val="Hyperlink"/>
            <w:noProof/>
          </w:rPr>
          <w:t>Glacier Lake Outburst Flood (GLOF)</w:t>
        </w:r>
        <w:r w:rsidR="00F8264F">
          <w:rPr>
            <w:noProof/>
            <w:webHidden/>
          </w:rPr>
          <w:tab/>
        </w:r>
        <w:r w:rsidR="00F8264F">
          <w:rPr>
            <w:noProof/>
            <w:webHidden/>
          </w:rPr>
          <w:fldChar w:fldCharType="begin"/>
        </w:r>
        <w:r w:rsidR="00F8264F">
          <w:rPr>
            <w:noProof/>
            <w:webHidden/>
          </w:rPr>
          <w:instrText xml:space="preserve"> PAGEREF _Toc127370365 \h </w:instrText>
        </w:r>
        <w:r w:rsidR="00F8264F">
          <w:rPr>
            <w:noProof/>
            <w:webHidden/>
          </w:rPr>
        </w:r>
        <w:r w:rsidR="00F8264F">
          <w:rPr>
            <w:noProof/>
            <w:webHidden/>
          </w:rPr>
          <w:fldChar w:fldCharType="separate"/>
        </w:r>
        <w:r w:rsidR="00F8264F">
          <w:rPr>
            <w:noProof/>
            <w:webHidden/>
          </w:rPr>
          <w:t>14</w:t>
        </w:r>
        <w:r w:rsidR="00F8264F">
          <w:rPr>
            <w:noProof/>
            <w:webHidden/>
          </w:rPr>
          <w:fldChar w:fldCharType="end"/>
        </w:r>
      </w:hyperlink>
    </w:p>
    <w:p w14:paraId="28FF5DB2" w14:textId="2190E4BE" w:rsidR="00F8264F" w:rsidRDefault="00E85EA6">
      <w:pPr>
        <w:pStyle w:val="TOC2"/>
        <w:tabs>
          <w:tab w:val="left" w:pos="1320"/>
        </w:tabs>
        <w:rPr>
          <w:rFonts w:asciiTheme="minorHAnsi" w:eastAsiaTheme="minorEastAsia" w:hAnsiTheme="minorHAnsi" w:cstheme="minorBidi"/>
          <w:noProof/>
          <w:lang w:bidi="ne-NP"/>
        </w:rPr>
      </w:pPr>
      <w:hyperlink w:anchor="_Toc127370366" w:history="1">
        <w:r w:rsidR="00F8264F" w:rsidRPr="005827C5">
          <w:rPr>
            <w:rStyle w:val="Hyperlink"/>
            <w:noProof/>
          </w:rPr>
          <w:t>1.13</w:t>
        </w:r>
        <w:r w:rsidR="00F8264F">
          <w:rPr>
            <w:rFonts w:asciiTheme="minorHAnsi" w:eastAsiaTheme="minorEastAsia" w:hAnsiTheme="minorHAnsi" w:cstheme="minorBidi"/>
            <w:noProof/>
            <w:lang w:bidi="ne-NP"/>
          </w:rPr>
          <w:tab/>
        </w:r>
        <w:r w:rsidR="00F8264F" w:rsidRPr="005827C5">
          <w:rPr>
            <w:rStyle w:val="Hyperlink"/>
            <w:noProof/>
          </w:rPr>
          <w:t>Conclusions</w:t>
        </w:r>
        <w:r w:rsidR="00F8264F">
          <w:rPr>
            <w:noProof/>
            <w:webHidden/>
          </w:rPr>
          <w:tab/>
        </w:r>
        <w:r w:rsidR="00F8264F">
          <w:rPr>
            <w:noProof/>
            <w:webHidden/>
          </w:rPr>
          <w:fldChar w:fldCharType="begin"/>
        </w:r>
        <w:r w:rsidR="00F8264F">
          <w:rPr>
            <w:noProof/>
            <w:webHidden/>
          </w:rPr>
          <w:instrText xml:space="preserve"> PAGEREF _Toc127370366 \h </w:instrText>
        </w:r>
        <w:r w:rsidR="00F8264F">
          <w:rPr>
            <w:noProof/>
            <w:webHidden/>
          </w:rPr>
        </w:r>
        <w:r w:rsidR="00F8264F">
          <w:rPr>
            <w:noProof/>
            <w:webHidden/>
          </w:rPr>
          <w:fldChar w:fldCharType="separate"/>
        </w:r>
        <w:r w:rsidR="00F8264F">
          <w:rPr>
            <w:noProof/>
            <w:webHidden/>
          </w:rPr>
          <w:t>14</w:t>
        </w:r>
        <w:r w:rsidR="00F8264F">
          <w:rPr>
            <w:noProof/>
            <w:webHidden/>
          </w:rPr>
          <w:fldChar w:fldCharType="end"/>
        </w:r>
      </w:hyperlink>
    </w:p>
    <w:p w14:paraId="67BA46BC" w14:textId="3530541C" w:rsidR="00F8264F" w:rsidRDefault="00E85EA6">
      <w:pPr>
        <w:pStyle w:val="TOC2"/>
        <w:tabs>
          <w:tab w:val="left" w:pos="1320"/>
        </w:tabs>
        <w:rPr>
          <w:rFonts w:asciiTheme="minorHAnsi" w:eastAsiaTheme="minorEastAsia" w:hAnsiTheme="minorHAnsi" w:cstheme="minorBidi"/>
          <w:noProof/>
          <w:lang w:bidi="ne-NP"/>
        </w:rPr>
      </w:pPr>
      <w:hyperlink w:anchor="_Toc127370369" w:history="1">
        <w:r w:rsidR="00F8264F" w:rsidRPr="005827C5">
          <w:rPr>
            <w:rStyle w:val="Hyperlink"/>
            <w:noProof/>
          </w:rPr>
          <w:t>1.14</w:t>
        </w:r>
        <w:r w:rsidR="00F8264F">
          <w:rPr>
            <w:rFonts w:asciiTheme="minorHAnsi" w:eastAsiaTheme="minorEastAsia" w:hAnsiTheme="minorHAnsi" w:cstheme="minorBidi"/>
            <w:noProof/>
            <w:lang w:bidi="ne-NP"/>
          </w:rPr>
          <w:tab/>
        </w:r>
        <w:r w:rsidR="00F8264F" w:rsidRPr="005827C5">
          <w:rPr>
            <w:rStyle w:val="Hyperlink"/>
            <w:noProof/>
          </w:rPr>
          <w:t>Recommendations</w:t>
        </w:r>
        <w:r w:rsidR="00F8264F">
          <w:rPr>
            <w:noProof/>
            <w:webHidden/>
          </w:rPr>
          <w:tab/>
        </w:r>
        <w:r w:rsidR="00F8264F">
          <w:rPr>
            <w:noProof/>
            <w:webHidden/>
          </w:rPr>
          <w:fldChar w:fldCharType="begin"/>
        </w:r>
        <w:r w:rsidR="00F8264F">
          <w:rPr>
            <w:noProof/>
            <w:webHidden/>
          </w:rPr>
          <w:instrText xml:space="preserve"> PAGEREF _Toc127370369 \h </w:instrText>
        </w:r>
        <w:r w:rsidR="00F8264F">
          <w:rPr>
            <w:noProof/>
            <w:webHidden/>
          </w:rPr>
        </w:r>
        <w:r w:rsidR="00F8264F">
          <w:rPr>
            <w:noProof/>
            <w:webHidden/>
          </w:rPr>
          <w:fldChar w:fldCharType="separate"/>
        </w:r>
        <w:r w:rsidR="00F8264F">
          <w:rPr>
            <w:noProof/>
            <w:webHidden/>
          </w:rPr>
          <w:t>15</w:t>
        </w:r>
        <w:r w:rsidR="00F8264F">
          <w:rPr>
            <w:noProof/>
            <w:webHidden/>
          </w:rPr>
          <w:fldChar w:fldCharType="end"/>
        </w:r>
      </w:hyperlink>
    </w:p>
    <w:p w14:paraId="7038964D" w14:textId="126C4E7E" w:rsidR="00F8264F" w:rsidRDefault="00E85EA6">
      <w:pPr>
        <w:pStyle w:val="TOC1"/>
        <w:rPr>
          <w:rFonts w:asciiTheme="minorHAnsi" w:eastAsiaTheme="minorEastAsia" w:hAnsiTheme="minorHAnsi" w:cstheme="minorBidi"/>
          <w:b w:val="0"/>
          <w:sz w:val="22"/>
          <w:lang w:bidi="ne-NP"/>
        </w:rPr>
      </w:pPr>
      <w:hyperlink w:anchor="_Toc127370370" w:history="1">
        <w:r w:rsidR="00F8264F" w:rsidRPr="005827C5">
          <w:rPr>
            <w:rStyle w:val="Hyperlink"/>
          </w:rPr>
          <w:t>2</w:t>
        </w:r>
        <w:r w:rsidR="00F8264F">
          <w:rPr>
            <w:rFonts w:asciiTheme="minorHAnsi" w:eastAsiaTheme="minorEastAsia" w:hAnsiTheme="minorHAnsi" w:cstheme="minorBidi"/>
            <w:b w:val="0"/>
            <w:sz w:val="22"/>
            <w:lang w:bidi="ne-NP"/>
          </w:rPr>
          <w:tab/>
        </w:r>
        <w:r w:rsidR="00F8264F" w:rsidRPr="005827C5">
          <w:rPr>
            <w:rStyle w:val="Hyperlink"/>
          </w:rPr>
          <w:t>REFERENCES</w:t>
        </w:r>
        <w:r w:rsidR="00F8264F">
          <w:rPr>
            <w:webHidden/>
          </w:rPr>
          <w:tab/>
        </w:r>
        <w:r w:rsidR="00F8264F">
          <w:rPr>
            <w:webHidden/>
          </w:rPr>
          <w:fldChar w:fldCharType="begin"/>
        </w:r>
        <w:r w:rsidR="00F8264F">
          <w:rPr>
            <w:webHidden/>
          </w:rPr>
          <w:instrText xml:space="preserve"> PAGEREF _Toc127370370 \h </w:instrText>
        </w:r>
        <w:r w:rsidR="00F8264F">
          <w:rPr>
            <w:webHidden/>
          </w:rPr>
        </w:r>
        <w:r w:rsidR="00F8264F">
          <w:rPr>
            <w:webHidden/>
          </w:rPr>
          <w:fldChar w:fldCharType="separate"/>
        </w:r>
        <w:r w:rsidR="00F8264F">
          <w:rPr>
            <w:webHidden/>
          </w:rPr>
          <w:t>16</w:t>
        </w:r>
        <w:r w:rsidR="00F8264F">
          <w:rPr>
            <w:webHidden/>
          </w:rPr>
          <w:fldChar w:fldCharType="end"/>
        </w:r>
      </w:hyperlink>
    </w:p>
    <w:p w14:paraId="5DF0316D" w14:textId="6A392055"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71"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72" w:name="_Toc435601561"/>
      <w:bookmarkStart w:id="73" w:name="_Toc127370035"/>
      <w:r w:rsidRPr="006D015F">
        <w:rPr>
          <w:caps w:val="0"/>
        </w:rPr>
        <w:lastRenderedPageBreak/>
        <w:t>LIST OF FIGURES</w:t>
      </w:r>
      <w:bookmarkEnd w:id="72"/>
      <w:bookmarkEnd w:id="73"/>
    </w:p>
    <w:p w14:paraId="1123C422" w14:textId="2367698D" w:rsidR="00F8264F"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7370371" w:history="1">
        <w:r w:rsidR="00F8264F" w:rsidRPr="00CD709B">
          <w:rPr>
            <w:rStyle w:val="Hyperlink"/>
            <w:noProof/>
          </w:rPr>
          <w:t>Figure 1</w:t>
        </w:r>
        <w:r w:rsidR="00F8264F" w:rsidRPr="00CD709B">
          <w:rPr>
            <w:rStyle w:val="Hyperlink"/>
            <w:noProof/>
          </w:rPr>
          <w:noBreakHyphen/>
          <w:t>1: Catchment of Andhi Khola at Intake</w:t>
        </w:r>
        <w:r w:rsidR="00F8264F">
          <w:rPr>
            <w:noProof/>
            <w:webHidden/>
          </w:rPr>
          <w:tab/>
        </w:r>
        <w:r w:rsidR="00F8264F">
          <w:rPr>
            <w:noProof/>
            <w:webHidden/>
          </w:rPr>
          <w:fldChar w:fldCharType="begin"/>
        </w:r>
        <w:r w:rsidR="00F8264F">
          <w:rPr>
            <w:noProof/>
            <w:webHidden/>
          </w:rPr>
          <w:instrText xml:space="preserve"> PAGEREF _Toc127370371 \h </w:instrText>
        </w:r>
        <w:r w:rsidR="00F8264F">
          <w:rPr>
            <w:noProof/>
            <w:webHidden/>
          </w:rPr>
        </w:r>
        <w:r w:rsidR="00F8264F">
          <w:rPr>
            <w:noProof/>
            <w:webHidden/>
          </w:rPr>
          <w:fldChar w:fldCharType="separate"/>
        </w:r>
        <w:r w:rsidR="00F8264F">
          <w:rPr>
            <w:noProof/>
            <w:webHidden/>
          </w:rPr>
          <w:t>2</w:t>
        </w:r>
        <w:r w:rsidR="00F8264F">
          <w:rPr>
            <w:noProof/>
            <w:webHidden/>
          </w:rPr>
          <w:fldChar w:fldCharType="end"/>
        </w:r>
      </w:hyperlink>
    </w:p>
    <w:p w14:paraId="24280992" w14:textId="67BC4102"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2" w:history="1">
        <w:r w:rsidR="00F8264F" w:rsidRPr="00CD709B">
          <w:rPr>
            <w:rStyle w:val="Hyperlink"/>
            <w:noProof/>
          </w:rPr>
          <w:t>Figure 1</w:t>
        </w:r>
        <w:r w:rsidR="00F8264F" w:rsidRPr="00CD709B">
          <w:rPr>
            <w:rStyle w:val="Hyperlink"/>
            <w:noProof/>
          </w:rPr>
          <w:noBreakHyphen/>
          <w:t>2: Daily discharge series of Andhi Khola</w:t>
        </w:r>
        <w:r w:rsidR="00F8264F">
          <w:rPr>
            <w:noProof/>
            <w:webHidden/>
          </w:rPr>
          <w:tab/>
        </w:r>
        <w:r w:rsidR="00F8264F">
          <w:rPr>
            <w:noProof/>
            <w:webHidden/>
          </w:rPr>
          <w:fldChar w:fldCharType="begin"/>
        </w:r>
        <w:r w:rsidR="00F8264F">
          <w:rPr>
            <w:noProof/>
            <w:webHidden/>
          </w:rPr>
          <w:instrText xml:space="preserve"> PAGEREF _Toc127370372 \h </w:instrText>
        </w:r>
        <w:r w:rsidR="00F8264F">
          <w:rPr>
            <w:noProof/>
            <w:webHidden/>
          </w:rPr>
        </w:r>
        <w:r w:rsidR="00F8264F">
          <w:rPr>
            <w:noProof/>
            <w:webHidden/>
          </w:rPr>
          <w:fldChar w:fldCharType="separate"/>
        </w:r>
        <w:r w:rsidR="00F8264F">
          <w:rPr>
            <w:noProof/>
            <w:webHidden/>
          </w:rPr>
          <w:t>4</w:t>
        </w:r>
        <w:r w:rsidR="00F8264F">
          <w:rPr>
            <w:noProof/>
            <w:webHidden/>
          </w:rPr>
          <w:fldChar w:fldCharType="end"/>
        </w:r>
      </w:hyperlink>
    </w:p>
    <w:p w14:paraId="2F03E8E0" w14:textId="62C6653E"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3" w:history="1">
        <w:r w:rsidR="00F8264F" w:rsidRPr="00CD709B">
          <w:rPr>
            <w:rStyle w:val="Hyperlink"/>
            <w:noProof/>
          </w:rPr>
          <w:t>Figure 1</w:t>
        </w:r>
        <w:r w:rsidR="00F8264F" w:rsidRPr="00CD709B">
          <w:rPr>
            <w:rStyle w:val="Hyperlink"/>
            <w:noProof/>
          </w:rPr>
          <w:noBreakHyphen/>
          <w:t>3: Mean monthly discharge series of Andhi Khola.</w:t>
        </w:r>
        <w:r w:rsidR="00F8264F">
          <w:rPr>
            <w:noProof/>
            <w:webHidden/>
          </w:rPr>
          <w:tab/>
        </w:r>
        <w:r w:rsidR="00F8264F">
          <w:rPr>
            <w:noProof/>
            <w:webHidden/>
          </w:rPr>
          <w:fldChar w:fldCharType="begin"/>
        </w:r>
        <w:r w:rsidR="00F8264F">
          <w:rPr>
            <w:noProof/>
            <w:webHidden/>
          </w:rPr>
          <w:instrText xml:space="preserve"> PAGEREF _Toc127370373 \h </w:instrText>
        </w:r>
        <w:r w:rsidR="00F8264F">
          <w:rPr>
            <w:noProof/>
            <w:webHidden/>
          </w:rPr>
        </w:r>
        <w:r w:rsidR="00F8264F">
          <w:rPr>
            <w:noProof/>
            <w:webHidden/>
          </w:rPr>
          <w:fldChar w:fldCharType="separate"/>
        </w:r>
        <w:r w:rsidR="00F8264F">
          <w:rPr>
            <w:noProof/>
            <w:webHidden/>
          </w:rPr>
          <w:t>5</w:t>
        </w:r>
        <w:r w:rsidR="00F8264F">
          <w:rPr>
            <w:noProof/>
            <w:webHidden/>
          </w:rPr>
          <w:fldChar w:fldCharType="end"/>
        </w:r>
      </w:hyperlink>
    </w:p>
    <w:p w14:paraId="4409B41D" w14:textId="71DC54C2"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4" w:history="1">
        <w:r w:rsidR="00F8264F" w:rsidRPr="00CD709B">
          <w:rPr>
            <w:rStyle w:val="Hyperlink"/>
            <w:noProof/>
          </w:rPr>
          <w:t>Figure 1</w:t>
        </w:r>
        <w:r w:rsidR="00F8264F" w:rsidRPr="00CD709B">
          <w:rPr>
            <w:rStyle w:val="Hyperlink"/>
            <w:noProof/>
          </w:rPr>
          <w:noBreakHyphen/>
          <w:t>4: Comparison of mean monthly flow( UFSR) and measured mean monthly flow</w:t>
        </w:r>
        <w:r w:rsidR="00F8264F">
          <w:rPr>
            <w:noProof/>
            <w:webHidden/>
          </w:rPr>
          <w:tab/>
        </w:r>
        <w:r w:rsidR="00F8264F">
          <w:rPr>
            <w:noProof/>
            <w:webHidden/>
          </w:rPr>
          <w:fldChar w:fldCharType="begin"/>
        </w:r>
        <w:r w:rsidR="00F8264F">
          <w:rPr>
            <w:noProof/>
            <w:webHidden/>
          </w:rPr>
          <w:instrText xml:space="preserve"> PAGEREF _Toc127370374 \h </w:instrText>
        </w:r>
        <w:r w:rsidR="00F8264F">
          <w:rPr>
            <w:noProof/>
            <w:webHidden/>
          </w:rPr>
        </w:r>
        <w:r w:rsidR="00F8264F">
          <w:rPr>
            <w:noProof/>
            <w:webHidden/>
          </w:rPr>
          <w:fldChar w:fldCharType="separate"/>
        </w:r>
        <w:r w:rsidR="00F8264F">
          <w:rPr>
            <w:noProof/>
            <w:webHidden/>
          </w:rPr>
          <w:t>6</w:t>
        </w:r>
        <w:r w:rsidR="00F8264F">
          <w:rPr>
            <w:noProof/>
            <w:webHidden/>
          </w:rPr>
          <w:fldChar w:fldCharType="end"/>
        </w:r>
      </w:hyperlink>
    </w:p>
    <w:p w14:paraId="434F951A" w14:textId="0A481A1C"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5" w:history="1">
        <w:r w:rsidR="00F8264F" w:rsidRPr="00CD709B">
          <w:rPr>
            <w:rStyle w:val="Hyperlink"/>
            <w:noProof/>
          </w:rPr>
          <w:t>Figure 1</w:t>
        </w:r>
        <w:r w:rsidR="00F8264F" w:rsidRPr="00CD709B">
          <w:rPr>
            <w:rStyle w:val="Hyperlink"/>
            <w:noProof/>
          </w:rPr>
          <w:noBreakHyphen/>
          <w:t>5: Flow duration Curve of Andhi Khola</w:t>
        </w:r>
        <w:r w:rsidR="00F8264F">
          <w:rPr>
            <w:noProof/>
            <w:webHidden/>
          </w:rPr>
          <w:tab/>
        </w:r>
        <w:r w:rsidR="00F8264F">
          <w:rPr>
            <w:noProof/>
            <w:webHidden/>
          </w:rPr>
          <w:fldChar w:fldCharType="begin"/>
        </w:r>
        <w:r w:rsidR="00F8264F">
          <w:rPr>
            <w:noProof/>
            <w:webHidden/>
          </w:rPr>
          <w:instrText xml:space="preserve"> PAGEREF _Toc127370375 \h </w:instrText>
        </w:r>
        <w:r w:rsidR="00F8264F">
          <w:rPr>
            <w:noProof/>
            <w:webHidden/>
          </w:rPr>
        </w:r>
        <w:r w:rsidR="00F8264F">
          <w:rPr>
            <w:noProof/>
            <w:webHidden/>
          </w:rPr>
          <w:fldChar w:fldCharType="separate"/>
        </w:r>
        <w:r w:rsidR="00F8264F">
          <w:rPr>
            <w:noProof/>
            <w:webHidden/>
          </w:rPr>
          <w:t>8</w:t>
        </w:r>
        <w:r w:rsidR="00F8264F">
          <w:rPr>
            <w:noProof/>
            <w:webHidden/>
          </w:rPr>
          <w:fldChar w:fldCharType="end"/>
        </w:r>
      </w:hyperlink>
    </w:p>
    <w:p w14:paraId="5F17D4BE" w14:textId="7CB2208C"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6" w:history="1">
        <w:r w:rsidR="00F8264F" w:rsidRPr="00CD709B">
          <w:rPr>
            <w:rStyle w:val="Hyperlink"/>
            <w:noProof/>
          </w:rPr>
          <w:t>Figure 1</w:t>
        </w:r>
        <w:r w:rsidR="00F8264F" w:rsidRPr="00CD709B">
          <w:rPr>
            <w:rStyle w:val="Hyperlink"/>
            <w:noProof/>
          </w:rPr>
          <w:noBreakHyphen/>
          <w:t>6: Plot of Mean annual discharge, 5-years moving average, 10-years moving average</w:t>
        </w:r>
        <w:r w:rsidR="00F8264F">
          <w:rPr>
            <w:noProof/>
            <w:webHidden/>
          </w:rPr>
          <w:tab/>
        </w:r>
        <w:r w:rsidR="00F8264F">
          <w:rPr>
            <w:noProof/>
            <w:webHidden/>
          </w:rPr>
          <w:fldChar w:fldCharType="begin"/>
        </w:r>
        <w:r w:rsidR="00F8264F">
          <w:rPr>
            <w:noProof/>
            <w:webHidden/>
          </w:rPr>
          <w:instrText xml:space="preserve"> PAGEREF _Toc127370376 \h </w:instrText>
        </w:r>
        <w:r w:rsidR="00F8264F">
          <w:rPr>
            <w:noProof/>
            <w:webHidden/>
          </w:rPr>
        </w:r>
        <w:r w:rsidR="00F8264F">
          <w:rPr>
            <w:noProof/>
            <w:webHidden/>
          </w:rPr>
          <w:fldChar w:fldCharType="separate"/>
        </w:r>
        <w:r w:rsidR="00F8264F">
          <w:rPr>
            <w:noProof/>
            <w:webHidden/>
          </w:rPr>
          <w:t>12</w:t>
        </w:r>
        <w:r w:rsidR="00F8264F">
          <w:rPr>
            <w:noProof/>
            <w:webHidden/>
          </w:rPr>
          <w:fldChar w:fldCharType="end"/>
        </w:r>
      </w:hyperlink>
    </w:p>
    <w:p w14:paraId="3049761C" w14:textId="535A9D85"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7" w:history="1">
        <w:r w:rsidR="00F8264F" w:rsidRPr="00CD709B">
          <w:rPr>
            <w:rStyle w:val="Hyperlink"/>
            <w:noProof/>
          </w:rPr>
          <w:t>Figure 1</w:t>
        </w:r>
        <w:r w:rsidR="00F8264F" w:rsidRPr="00CD709B">
          <w:rPr>
            <w:rStyle w:val="Hyperlink"/>
            <w:noProof/>
          </w:rPr>
          <w:noBreakHyphen/>
          <w:t>7: Auto correlation function of mean annual discharge series of Andhikhola.</w:t>
        </w:r>
        <w:r w:rsidR="00F8264F">
          <w:rPr>
            <w:noProof/>
            <w:webHidden/>
          </w:rPr>
          <w:tab/>
        </w:r>
        <w:r w:rsidR="00F8264F">
          <w:rPr>
            <w:noProof/>
            <w:webHidden/>
          </w:rPr>
          <w:fldChar w:fldCharType="begin"/>
        </w:r>
        <w:r w:rsidR="00F8264F">
          <w:rPr>
            <w:noProof/>
            <w:webHidden/>
          </w:rPr>
          <w:instrText xml:space="preserve"> PAGEREF _Toc127370377 \h </w:instrText>
        </w:r>
        <w:r w:rsidR="00F8264F">
          <w:rPr>
            <w:noProof/>
            <w:webHidden/>
          </w:rPr>
        </w:r>
        <w:r w:rsidR="00F8264F">
          <w:rPr>
            <w:noProof/>
            <w:webHidden/>
          </w:rPr>
          <w:fldChar w:fldCharType="separate"/>
        </w:r>
        <w:r w:rsidR="00F8264F">
          <w:rPr>
            <w:noProof/>
            <w:webHidden/>
          </w:rPr>
          <w:t>13</w:t>
        </w:r>
        <w:r w:rsidR="00F8264F">
          <w:rPr>
            <w:noProof/>
            <w:webHidden/>
          </w:rPr>
          <w:fldChar w:fldCharType="end"/>
        </w:r>
      </w:hyperlink>
    </w:p>
    <w:p w14:paraId="7AF6C440" w14:textId="096209EF"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74" w:name="_Toc127370036"/>
      <w:r w:rsidRPr="006D015F">
        <w:rPr>
          <w:caps w:val="0"/>
        </w:rPr>
        <w:lastRenderedPageBreak/>
        <w:t>LIST OF TABLES</w:t>
      </w:r>
      <w:bookmarkEnd w:id="74"/>
    </w:p>
    <w:p w14:paraId="117CA9CB" w14:textId="764902BB" w:rsidR="00F8264F"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7370378" w:history="1">
        <w:r w:rsidR="00F8264F" w:rsidRPr="00EA7FD4">
          <w:rPr>
            <w:rStyle w:val="Hyperlink"/>
            <w:noProof/>
          </w:rPr>
          <w:t>Table 0</w:t>
        </w:r>
        <w:r w:rsidR="00F8264F" w:rsidRPr="00EA7FD4">
          <w:rPr>
            <w:rStyle w:val="Hyperlink"/>
            <w:noProof/>
          </w:rPr>
          <w:noBreakHyphen/>
          <w:t>1: Salient features of the project as per (UFSR,2008)</w:t>
        </w:r>
        <w:r w:rsidR="00F8264F">
          <w:rPr>
            <w:noProof/>
            <w:webHidden/>
          </w:rPr>
          <w:tab/>
        </w:r>
        <w:r w:rsidR="00F8264F">
          <w:rPr>
            <w:noProof/>
            <w:webHidden/>
          </w:rPr>
          <w:fldChar w:fldCharType="begin"/>
        </w:r>
        <w:r w:rsidR="00F8264F">
          <w:rPr>
            <w:noProof/>
            <w:webHidden/>
          </w:rPr>
          <w:instrText xml:space="preserve"> PAGEREF _Toc127370378 \h </w:instrText>
        </w:r>
        <w:r w:rsidR="00F8264F">
          <w:rPr>
            <w:noProof/>
            <w:webHidden/>
          </w:rPr>
        </w:r>
        <w:r w:rsidR="00F8264F">
          <w:rPr>
            <w:noProof/>
            <w:webHidden/>
          </w:rPr>
          <w:fldChar w:fldCharType="separate"/>
        </w:r>
        <w:r w:rsidR="00F8264F">
          <w:rPr>
            <w:noProof/>
            <w:webHidden/>
          </w:rPr>
          <w:t>v</w:t>
        </w:r>
        <w:r w:rsidR="00F8264F">
          <w:rPr>
            <w:noProof/>
            <w:webHidden/>
          </w:rPr>
          <w:fldChar w:fldCharType="end"/>
        </w:r>
      </w:hyperlink>
    </w:p>
    <w:p w14:paraId="768A7CBA" w14:textId="753890DE"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79" w:history="1">
        <w:r w:rsidR="00F8264F" w:rsidRPr="00EA7FD4">
          <w:rPr>
            <w:rStyle w:val="Hyperlink"/>
            <w:noProof/>
          </w:rPr>
          <w:t>Table 1</w:t>
        </w:r>
        <w:r w:rsidR="00F8264F" w:rsidRPr="00EA7FD4">
          <w:rPr>
            <w:rStyle w:val="Hyperlink"/>
            <w:noProof/>
          </w:rPr>
          <w:noBreakHyphen/>
          <w:t>1: Catchment characteristics of Andhi Khola at Intake</w:t>
        </w:r>
        <w:r w:rsidR="00F8264F">
          <w:rPr>
            <w:noProof/>
            <w:webHidden/>
          </w:rPr>
          <w:tab/>
        </w:r>
        <w:r w:rsidR="00F8264F">
          <w:rPr>
            <w:noProof/>
            <w:webHidden/>
          </w:rPr>
          <w:fldChar w:fldCharType="begin"/>
        </w:r>
        <w:r w:rsidR="00F8264F">
          <w:rPr>
            <w:noProof/>
            <w:webHidden/>
          </w:rPr>
          <w:instrText xml:space="preserve"> PAGEREF _Toc127370379 \h </w:instrText>
        </w:r>
        <w:r w:rsidR="00F8264F">
          <w:rPr>
            <w:noProof/>
            <w:webHidden/>
          </w:rPr>
        </w:r>
        <w:r w:rsidR="00F8264F">
          <w:rPr>
            <w:noProof/>
            <w:webHidden/>
          </w:rPr>
          <w:fldChar w:fldCharType="separate"/>
        </w:r>
        <w:r w:rsidR="00F8264F">
          <w:rPr>
            <w:noProof/>
            <w:webHidden/>
          </w:rPr>
          <w:t>3</w:t>
        </w:r>
        <w:r w:rsidR="00F8264F">
          <w:rPr>
            <w:noProof/>
            <w:webHidden/>
          </w:rPr>
          <w:fldChar w:fldCharType="end"/>
        </w:r>
      </w:hyperlink>
    </w:p>
    <w:p w14:paraId="39DFDD50" w14:textId="7DCCA1DE"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0" w:history="1">
        <w:r w:rsidR="00F8264F" w:rsidRPr="00EA7FD4">
          <w:rPr>
            <w:rStyle w:val="Hyperlink"/>
            <w:noProof/>
          </w:rPr>
          <w:t>Table 1</w:t>
        </w:r>
        <w:r w:rsidR="00F8264F" w:rsidRPr="00EA7FD4">
          <w:rPr>
            <w:rStyle w:val="Hyperlink"/>
            <w:noProof/>
          </w:rPr>
          <w:noBreakHyphen/>
          <w:t>2: Mean Monthly Flow of Andhikhola River</w:t>
        </w:r>
        <w:r w:rsidR="00F8264F">
          <w:rPr>
            <w:noProof/>
            <w:webHidden/>
          </w:rPr>
          <w:tab/>
        </w:r>
        <w:r w:rsidR="00F8264F">
          <w:rPr>
            <w:noProof/>
            <w:webHidden/>
          </w:rPr>
          <w:fldChar w:fldCharType="begin"/>
        </w:r>
        <w:r w:rsidR="00F8264F">
          <w:rPr>
            <w:noProof/>
            <w:webHidden/>
          </w:rPr>
          <w:instrText xml:space="preserve"> PAGEREF _Toc127370380 \h </w:instrText>
        </w:r>
        <w:r w:rsidR="00F8264F">
          <w:rPr>
            <w:noProof/>
            <w:webHidden/>
          </w:rPr>
        </w:r>
        <w:r w:rsidR="00F8264F">
          <w:rPr>
            <w:noProof/>
            <w:webHidden/>
          </w:rPr>
          <w:fldChar w:fldCharType="separate"/>
        </w:r>
        <w:r w:rsidR="00F8264F">
          <w:rPr>
            <w:noProof/>
            <w:webHidden/>
          </w:rPr>
          <w:t>5</w:t>
        </w:r>
        <w:r w:rsidR="00F8264F">
          <w:rPr>
            <w:noProof/>
            <w:webHidden/>
          </w:rPr>
          <w:fldChar w:fldCharType="end"/>
        </w:r>
      </w:hyperlink>
    </w:p>
    <w:p w14:paraId="5C3A15B6" w14:textId="667DBF46"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1" w:history="1">
        <w:r w:rsidR="00F8264F" w:rsidRPr="00EA7FD4">
          <w:rPr>
            <w:rStyle w:val="Hyperlink"/>
            <w:noProof/>
          </w:rPr>
          <w:t>Table 1</w:t>
        </w:r>
        <w:r w:rsidR="00F8264F" w:rsidRPr="00EA7FD4">
          <w:rPr>
            <w:rStyle w:val="Hyperlink"/>
            <w:noProof/>
          </w:rPr>
          <w:noBreakHyphen/>
          <w:t>3: Estimation of flood flow</w:t>
        </w:r>
        <w:r w:rsidR="00F8264F">
          <w:rPr>
            <w:noProof/>
            <w:webHidden/>
          </w:rPr>
          <w:tab/>
        </w:r>
        <w:r w:rsidR="00F8264F">
          <w:rPr>
            <w:noProof/>
            <w:webHidden/>
          </w:rPr>
          <w:fldChar w:fldCharType="begin"/>
        </w:r>
        <w:r w:rsidR="00F8264F">
          <w:rPr>
            <w:noProof/>
            <w:webHidden/>
          </w:rPr>
          <w:instrText xml:space="preserve"> PAGEREF _Toc127370381 \h </w:instrText>
        </w:r>
        <w:r w:rsidR="00F8264F">
          <w:rPr>
            <w:noProof/>
            <w:webHidden/>
          </w:rPr>
        </w:r>
        <w:r w:rsidR="00F8264F">
          <w:rPr>
            <w:noProof/>
            <w:webHidden/>
          </w:rPr>
          <w:fldChar w:fldCharType="separate"/>
        </w:r>
        <w:r w:rsidR="00F8264F">
          <w:rPr>
            <w:noProof/>
            <w:webHidden/>
          </w:rPr>
          <w:t>8</w:t>
        </w:r>
        <w:r w:rsidR="00F8264F">
          <w:rPr>
            <w:noProof/>
            <w:webHidden/>
          </w:rPr>
          <w:fldChar w:fldCharType="end"/>
        </w:r>
      </w:hyperlink>
    </w:p>
    <w:p w14:paraId="3B5FC42E" w14:textId="4C96A6ED"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2" w:history="1">
        <w:r w:rsidR="00F8264F" w:rsidRPr="00EA7FD4">
          <w:rPr>
            <w:rStyle w:val="Hyperlink"/>
            <w:noProof/>
          </w:rPr>
          <w:t>Table 1</w:t>
        </w:r>
        <w:r w:rsidR="00F8264F" w:rsidRPr="00EA7FD4">
          <w:rPr>
            <w:rStyle w:val="Hyperlink"/>
            <w:noProof/>
          </w:rPr>
          <w:noBreakHyphen/>
          <w:t>4: Estimation of flood flow (UFSR, 2008)</w:t>
        </w:r>
        <w:r w:rsidR="00F8264F">
          <w:rPr>
            <w:noProof/>
            <w:webHidden/>
          </w:rPr>
          <w:tab/>
        </w:r>
        <w:r w:rsidR="00F8264F">
          <w:rPr>
            <w:noProof/>
            <w:webHidden/>
          </w:rPr>
          <w:fldChar w:fldCharType="begin"/>
        </w:r>
        <w:r w:rsidR="00F8264F">
          <w:rPr>
            <w:noProof/>
            <w:webHidden/>
          </w:rPr>
          <w:instrText xml:space="preserve"> PAGEREF _Toc127370382 \h </w:instrText>
        </w:r>
        <w:r w:rsidR="00F8264F">
          <w:rPr>
            <w:noProof/>
            <w:webHidden/>
          </w:rPr>
        </w:r>
        <w:r w:rsidR="00F8264F">
          <w:rPr>
            <w:noProof/>
            <w:webHidden/>
          </w:rPr>
          <w:fldChar w:fldCharType="separate"/>
        </w:r>
        <w:r w:rsidR="00F8264F">
          <w:rPr>
            <w:noProof/>
            <w:webHidden/>
          </w:rPr>
          <w:t>9</w:t>
        </w:r>
        <w:r w:rsidR="00F8264F">
          <w:rPr>
            <w:noProof/>
            <w:webHidden/>
          </w:rPr>
          <w:fldChar w:fldCharType="end"/>
        </w:r>
      </w:hyperlink>
    </w:p>
    <w:p w14:paraId="63F5E31D" w14:textId="5E0C41B3"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3" w:history="1">
        <w:r w:rsidR="00F8264F" w:rsidRPr="00EA7FD4">
          <w:rPr>
            <w:rStyle w:val="Hyperlink"/>
            <w:noProof/>
          </w:rPr>
          <w:t>Table 1</w:t>
        </w:r>
        <w:r w:rsidR="00F8264F" w:rsidRPr="00EA7FD4">
          <w:rPr>
            <w:rStyle w:val="Hyperlink"/>
            <w:noProof/>
          </w:rPr>
          <w:noBreakHyphen/>
          <w:t>5: Estimated Low Flow at the Intake of Andhi Khola</w:t>
        </w:r>
        <w:r w:rsidR="00F8264F">
          <w:rPr>
            <w:noProof/>
            <w:webHidden/>
          </w:rPr>
          <w:tab/>
        </w:r>
        <w:r w:rsidR="00F8264F">
          <w:rPr>
            <w:noProof/>
            <w:webHidden/>
          </w:rPr>
          <w:fldChar w:fldCharType="begin"/>
        </w:r>
        <w:r w:rsidR="00F8264F">
          <w:rPr>
            <w:noProof/>
            <w:webHidden/>
          </w:rPr>
          <w:instrText xml:space="preserve"> PAGEREF _Toc127370383 \h </w:instrText>
        </w:r>
        <w:r w:rsidR="00F8264F">
          <w:rPr>
            <w:noProof/>
            <w:webHidden/>
          </w:rPr>
        </w:r>
        <w:r w:rsidR="00F8264F">
          <w:rPr>
            <w:noProof/>
            <w:webHidden/>
          </w:rPr>
          <w:fldChar w:fldCharType="separate"/>
        </w:r>
        <w:r w:rsidR="00F8264F">
          <w:rPr>
            <w:noProof/>
            <w:webHidden/>
          </w:rPr>
          <w:t>10</w:t>
        </w:r>
        <w:r w:rsidR="00F8264F">
          <w:rPr>
            <w:noProof/>
            <w:webHidden/>
          </w:rPr>
          <w:fldChar w:fldCharType="end"/>
        </w:r>
      </w:hyperlink>
    </w:p>
    <w:p w14:paraId="6B16B789" w14:textId="38E5B61B"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4" w:history="1">
        <w:r w:rsidR="00F8264F" w:rsidRPr="00EA7FD4">
          <w:rPr>
            <w:rStyle w:val="Hyperlink"/>
            <w:noProof/>
          </w:rPr>
          <w:t>Table 1</w:t>
        </w:r>
        <w:r w:rsidR="00F8264F" w:rsidRPr="00EA7FD4">
          <w:rPr>
            <w:rStyle w:val="Hyperlink"/>
            <w:noProof/>
          </w:rPr>
          <w:noBreakHyphen/>
          <w:t>6: Mean annual discharge, 5-years moving average, 10-years moving average</w:t>
        </w:r>
        <w:r w:rsidR="00F8264F">
          <w:rPr>
            <w:noProof/>
            <w:webHidden/>
          </w:rPr>
          <w:tab/>
        </w:r>
        <w:r w:rsidR="00F8264F">
          <w:rPr>
            <w:noProof/>
            <w:webHidden/>
          </w:rPr>
          <w:fldChar w:fldCharType="begin"/>
        </w:r>
        <w:r w:rsidR="00F8264F">
          <w:rPr>
            <w:noProof/>
            <w:webHidden/>
          </w:rPr>
          <w:instrText xml:space="preserve"> PAGEREF _Toc127370384 \h </w:instrText>
        </w:r>
        <w:r w:rsidR="00F8264F">
          <w:rPr>
            <w:noProof/>
            <w:webHidden/>
          </w:rPr>
        </w:r>
        <w:r w:rsidR="00F8264F">
          <w:rPr>
            <w:noProof/>
            <w:webHidden/>
          </w:rPr>
          <w:fldChar w:fldCharType="separate"/>
        </w:r>
        <w:r w:rsidR="00F8264F">
          <w:rPr>
            <w:noProof/>
            <w:webHidden/>
          </w:rPr>
          <w:t>11</w:t>
        </w:r>
        <w:r w:rsidR="00F8264F">
          <w:rPr>
            <w:noProof/>
            <w:webHidden/>
          </w:rPr>
          <w:fldChar w:fldCharType="end"/>
        </w:r>
      </w:hyperlink>
    </w:p>
    <w:p w14:paraId="618BE11A" w14:textId="43EA7058" w:rsidR="00F8264F" w:rsidRDefault="00E85EA6">
      <w:pPr>
        <w:pStyle w:val="TableofFigures"/>
        <w:tabs>
          <w:tab w:val="right" w:leader="dot" w:pos="9170"/>
        </w:tabs>
        <w:rPr>
          <w:rFonts w:asciiTheme="minorHAnsi" w:eastAsiaTheme="minorEastAsia" w:hAnsiTheme="minorHAnsi" w:cstheme="minorBidi"/>
          <w:noProof/>
          <w:lang w:bidi="ne-NP"/>
        </w:rPr>
      </w:pPr>
      <w:hyperlink w:anchor="_Toc127370385" w:history="1">
        <w:r w:rsidR="00F8264F" w:rsidRPr="00EA7FD4">
          <w:rPr>
            <w:rStyle w:val="Hyperlink"/>
            <w:noProof/>
          </w:rPr>
          <w:t>Table 1</w:t>
        </w:r>
        <w:r w:rsidR="00F8264F" w:rsidRPr="00EA7FD4">
          <w:rPr>
            <w:rStyle w:val="Hyperlink"/>
            <w:noProof/>
          </w:rPr>
          <w:noBreakHyphen/>
          <w:t>7: Result of Man-Kendall test for different discharge series</w:t>
        </w:r>
        <w:r w:rsidR="00F8264F">
          <w:rPr>
            <w:noProof/>
            <w:webHidden/>
          </w:rPr>
          <w:tab/>
        </w:r>
        <w:r w:rsidR="00F8264F">
          <w:rPr>
            <w:noProof/>
            <w:webHidden/>
          </w:rPr>
          <w:fldChar w:fldCharType="begin"/>
        </w:r>
        <w:r w:rsidR="00F8264F">
          <w:rPr>
            <w:noProof/>
            <w:webHidden/>
          </w:rPr>
          <w:instrText xml:space="preserve"> PAGEREF _Toc127370385 \h </w:instrText>
        </w:r>
        <w:r w:rsidR="00F8264F">
          <w:rPr>
            <w:noProof/>
            <w:webHidden/>
          </w:rPr>
        </w:r>
        <w:r w:rsidR="00F8264F">
          <w:rPr>
            <w:noProof/>
            <w:webHidden/>
          </w:rPr>
          <w:fldChar w:fldCharType="separate"/>
        </w:r>
        <w:r w:rsidR="00F8264F">
          <w:rPr>
            <w:noProof/>
            <w:webHidden/>
          </w:rPr>
          <w:t>13</w:t>
        </w:r>
        <w:r w:rsidR="00F8264F">
          <w:rPr>
            <w:noProof/>
            <w:webHidden/>
          </w:rPr>
          <w:fldChar w:fldCharType="end"/>
        </w:r>
      </w:hyperlink>
    </w:p>
    <w:p w14:paraId="12313743" w14:textId="299342F6" w:rsidR="007C4B44" w:rsidRDefault="00495F96" w:rsidP="007C4B44">
      <w:pPr>
        <w:pStyle w:val="TableofFigures"/>
        <w:tabs>
          <w:tab w:val="right" w:leader="dot" w:pos="9170"/>
        </w:tabs>
        <w:rPr>
          <w:ins w:id="75"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76" w:author="Kumar Baral" w:date="2023-02-13T11:13:00Z"/>
          <w:rStyle w:val="Hyperlink"/>
          <w:noProof/>
        </w:rPr>
      </w:pPr>
      <w:ins w:id="77"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78" w:author="Kumar Baral" w:date="2023-02-13T11:14:00Z"/>
        </w:rPr>
      </w:pPr>
      <w:bookmarkStart w:id="79" w:name="_Toc127370037"/>
      <w:ins w:id="80" w:author="Kumar Baral" w:date="2023-02-13T11:14:00Z">
        <w:r>
          <w:rPr>
            <w:caps w:val="0"/>
          </w:rPr>
          <w:lastRenderedPageBreak/>
          <w:t>S</w:t>
        </w:r>
        <w:r w:rsidR="00D834E2">
          <w:rPr>
            <w:caps w:val="0"/>
          </w:rPr>
          <w:t>ALIENT FEATURES</w:t>
        </w:r>
        <w:bookmarkEnd w:id="79"/>
      </w:ins>
    </w:p>
    <w:p w14:paraId="64372F62" w14:textId="23BE7AAB" w:rsidR="00D834E2" w:rsidRDefault="00D834E2" w:rsidP="00D834E2">
      <w:pPr>
        <w:pStyle w:val="Caption"/>
        <w:rPr>
          <w:ins w:id="81" w:author="Kumar Baral" w:date="2023-02-13T11:15:00Z"/>
        </w:rPr>
      </w:pPr>
      <w:bookmarkStart w:id="82" w:name="_Toc127370378"/>
      <w:ins w:id="83" w:author="Kumar Baral" w:date="2023-02-13T11:15:00Z">
        <w:r>
          <w:t xml:space="preserve">Table </w:t>
        </w:r>
      </w:ins>
      <w:ins w:id="84" w:author="Kumar Baral" w:date="2023-02-13T14:27:00Z">
        <w:r w:rsidR="00B132C2">
          <w:fldChar w:fldCharType="begin"/>
        </w:r>
        <w:r w:rsidR="00B132C2">
          <w:instrText xml:space="preserve"> STYLEREF 1 \s </w:instrText>
        </w:r>
      </w:ins>
      <w:r w:rsidR="00B132C2">
        <w:fldChar w:fldCharType="separate"/>
      </w:r>
      <w:r w:rsidR="00851CC9">
        <w:rPr>
          <w:noProof/>
        </w:rPr>
        <w:t>0</w:t>
      </w:r>
      <w:ins w:id="8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1</w:t>
      </w:r>
      <w:ins w:id="86" w:author="Kumar Baral" w:date="2023-02-13T14:27:00Z">
        <w:r w:rsidR="00B132C2">
          <w:fldChar w:fldCharType="end"/>
        </w:r>
      </w:ins>
      <w:ins w:id="87" w:author="Kumar Baral" w:date="2023-02-13T11:15:00Z">
        <w:r>
          <w:t>: Salient features of the project</w:t>
        </w:r>
      </w:ins>
      <w:ins w:id="88" w:author="Kumar Baral" w:date="2023-02-13T15:00:00Z">
        <w:r w:rsidR="00E44CBF">
          <w:t xml:space="preserve"> as per (UFSR,2008)</w:t>
        </w:r>
      </w:ins>
      <w:bookmarkEnd w:id="82"/>
    </w:p>
    <w:tbl>
      <w:tblPr>
        <w:tblStyle w:val="TableGrid"/>
        <w:tblW w:w="8648" w:type="dxa"/>
        <w:tblLook w:val="04A0" w:firstRow="1" w:lastRow="0" w:firstColumn="1" w:lastColumn="0" w:noHBand="0" w:noVBand="1"/>
        <w:tblPrChange w:id="89" w:author="Kumar Baral" w:date="2023-02-13T11:26:00Z">
          <w:tblPr>
            <w:tblStyle w:val="TableGrid"/>
            <w:tblW w:w="9436" w:type="dxa"/>
            <w:tblLook w:val="04A0" w:firstRow="1" w:lastRow="0" w:firstColumn="1" w:lastColumn="0" w:noHBand="0" w:noVBand="1"/>
          </w:tblPr>
        </w:tblPrChange>
      </w:tblPr>
      <w:tblGrid>
        <w:gridCol w:w="4324"/>
        <w:gridCol w:w="4324"/>
        <w:tblGridChange w:id="90">
          <w:tblGrid>
            <w:gridCol w:w="4718"/>
            <w:gridCol w:w="4718"/>
          </w:tblGrid>
        </w:tblGridChange>
      </w:tblGrid>
      <w:tr w:rsidR="00D834E2" w14:paraId="1CE581B5" w14:textId="77777777" w:rsidTr="00F23E72">
        <w:trPr>
          <w:trHeight w:val="334"/>
          <w:tblHeader/>
          <w:ins w:id="91" w:author="Kumar Baral" w:date="2023-02-13T11:15:00Z"/>
          <w:trPrChange w:id="92" w:author="Kumar Baral" w:date="2023-02-13T11:26:00Z">
            <w:trPr>
              <w:trHeight w:val="476"/>
              <w:tblHeader/>
            </w:trPr>
          </w:trPrChange>
        </w:trPr>
        <w:tc>
          <w:tcPr>
            <w:tcW w:w="4324" w:type="dxa"/>
            <w:shd w:val="clear" w:color="auto" w:fill="BFBFBF" w:themeFill="background1" w:themeFillShade="BF"/>
            <w:tcPrChange w:id="93" w:author="Kumar Baral" w:date="2023-02-13T11:26:00Z">
              <w:tcPr>
                <w:tcW w:w="4718" w:type="dxa"/>
                <w:shd w:val="clear" w:color="auto" w:fill="BFBFBF" w:themeFill="background1" w:themeFillShade="BF"/>
              </w:tcPr>
            </w:tcPrChange>
          </w:tcPr>
          <w:p w14:paraId="3421B877" w14:textId="77777777" w:rsidR="00D834E2" w:rsidRPr="000C5A61" w:rsidRDefault="00D834E2" w:rsidP="009564D9">
            <w:pPr>
              <w:ind w:right="-46"/>
              <w:rPr>
                <w:ins w:id="94" w:author="Kumar Baral" w:date="2023-02-13T11:15:00Z"/>
                <w:b/>
                <w:bCs/>
              </w:rPr>
            </w:pPr>
            <w:ins w:id="95" w:author="Kumar Baral" w:date="2023-02-13T11:15:00Z">
              <w:r w:rsidRPr="000C5A61">
                <w:rPr>
                  <w:b/>
                  <w:bCs/>
                </w:rPr>
                <w:t>Descriptions</w:t>
              </w:r>
            </w:ins>
          </w:p>
        </w:tc>
        <w:tc>
          <w:tcPr>
            <w:tcW w:w="4324" w:type="dxa"/>
            <w:shd w:val="clear" w:color="auto" w:fill="BFBFBF" w:themeFill="background1" w:themeFillShade="BF"/>
            <w:tcPrChange w:id="96" w:author="Kumar Baral" w:date="2023-02-13T11:26:00Z">
              <w:tcPr>
                <w:tcW w:w="4718" w:type="dxa"/>
                <w:shd w:val="clear" w:color="auto" w:fill="BFBFBF" w:themeFill="background1" w:themeFillShade="BF"/>
              </w:tcPr>
            </w:tcPrChange>
          </w:tcPr>
          <w:p w14:paraId="0CAE7C5C" w14:textId="77777777" w:rsidR="00D834E2" w:rsidRPr="000C5A61" w:rsidRDefault="00D834E2" w:rsidP="009564D9">
            <w:pPr>
              <w:ind w:right="-46"/>
              <w:rPr>
                <w:ins w:id="97" w:author="Kumar Baral" w:date="2023-02-13T11:15:00Z"/>
                <w:b/>
                <w:bCs/>
              </w:rPr>
            </w:pPr>
            <w:ins w:id="98" w:author="Kumar Baral" w:date="2023-02-13T11:15:00Z">
              <w:r w:rsidRPr="000C5A61">
                <w:rPr>
                  <w:b/>
                  <w:bCs/>
                </w:rPr>
                <w:t>Parameters</w:t>
              </w:r>
            </w:ins>
          </w:p>
        </w:tc>
      </w:tr>
      <w:tr w:rsidR="00D834E2" w14:paraId="1A9084A1" w14:textId="77777777" w:rsidTr="00F23E72">
        <w:trPr>
          <w:trHeight w:val="324"/>
          <w:ins w:id="99" w:author="Kumar Baral" w:date="2023-02-13T11:15:00Z"/>
          <w:trPrChange w:id="100" w:author="Kumar Baral" w:date="2023-02-13T11:26:00Z">
            <w:trPr>
              <w:trHeight w:val="462"/>
            </w:trPr>
          </w:trPrChange>
        </w:trPr>
        <w:tc>
          <w:tcPr>
            <w:tcW w:w="4324" w:type="dxa"/>
            <w:tcPrChange w:id="101" w:author="Kumar Baral" w:date="2023-02-13T11:26:00Z">
              <w:tcPr>
                <w:tcW w:w="4718" w:type="dxa"/>
              </w:tcPr>
            </w:tcPrChange>
          </w:tcPr>
          <w:p w14:paraId="2BADBDA5" w14:textId="77777777" w:rsidR="00D834E2" w:rsidRDefault="00D834E2" w:rsidP="009564D9">
            <w:pPr>
              <w:ind w:right="-46"/>
              <w:rPr>
                <w:ins w:id="102" w:author="Kumar Baral" w:date="2023-02-13T11:15:00Z"/>
              </w:rPr>
            </w:pPr>
            <w:ins w:id="103" w:author="Kumar Baral" w:date="2023-02-13T11:15:00Z">
              <w:r>
                <w:t>Catchment area</w:t>
              </w:r>
            </w:ins>
          </w:p>
        </w:tc>
        <w:tc>
          <w:tcPr>
            <w:tcW w:w="4324" w:type="dxa"/>
            <w:tcPrChange w:id="104" w:author="Kumar Baral" w:date="2023-02-13T11:26:00Z">
              <w:tcPr>
                <w:tcW w:w="4718" w:type="dxa"/>
              </w:tcPr>
            </w:tcPrChange>
          </w:tcPr>
          <w:p w14:paraId="435121F5" w14:textId="77777777" w:rsidR="00D834E2" w:rsidRDefault="00D834E2" w:rsidP="009564D9">
            <w:pPr>
              <w:ind w:right="-46"/>
              <w:rPr>
                <w:ins w:id="105" w:author="Kumar Baral" w:date="2023-02-13T11:15:00Z"/>
              </w:rPr>
            </w:pPr>
            <w:ins w:id="106" w:author="Kumar Baral" w:date="2023-02-13T11:15:00Z">
              <w:r>
                <w:t>444 km</w:t>
              </w:r>
              <w:r w:rsidRPr="00AE3520">
                <w:rPr>
                  <w:vertAlign w:val="superscript"/>
                </w:rPr>
                <w:t>2</w:t>
              </w:r>
            </w:ins>
          </w:p>
        </w:tc>
      </w:tr>
      <w:tr w:rsidR="00D834E2" w14:paraId="3D2E37E1" w14:textId="77777777" w:rsidTr="00F23E72">
        <w:trPr>
          <w:trHeight w:val="334"/>
          <w:ins w:id="107" w:author="Kumar Baral" w:date="2023-02-13T11:15:00Z"/>
          <w:trPrChange w:id="108" w:author="Kumar Baral" w:date="2023-02-13T11:26:00Z">
            <w:trPr>
              <w:trHeight w:val="476"/>
            </w:trPr>
          </w:trPrChange>
        </w:trPr>
        <w:tc>
          <w:tcPr>
            <w:tcW w:w="4324" w:type="dxa"/>
            <w:tcPrChange w:id="109" w:author="Kumar Baral" w:date="2023-02-13T11:26:00Z">
              <w:tcPr>
                <w:tcW w:w="4718" w:type="dxa"/>
              </w:tcPr>
            </w:tcPrChange>
          </w:tcPr>
          <w:p w14:paraId="353CD90C" w14:textId="77777777" w:rsidR="00D834E2" w:rsidRDefault="00D834E2" w:rsidP="009564D9">
            <w:pPr>
              <w:ind w:right="-46"/>
              <w:rPr>
                <w:ins w:id="110" w:author="Kumar Baral" w:date="2023-02-13T11:15:00Z"/>
              </w:rPr>
            </w:pPr>
            <w:ins w:id="111" w:author="Kumar Baral" w:date="2023-02-13T11:15:00Z">
              <w:r>
                <w:t>Type of power plant</w:t>
              </w:r>
            </w:ins>
          </w:p>
        </w:tc>
        <w:tc>
          <w:tcPr>
            <w:tcW w:w="4324" w:type="dxa"/>
            <w:tcPrChange w:id="112" w:author="Kumar Baral" w:date="2023-02-13T11:26:00Z">
              <w:tcPr>
                <w:tcW w:w="4718" w:type="dxa"/>
              </w:tcPr>
            </w:tcPrChange>
          </w:tcPr>
          <w:p w14:paraId="7A5F82EA" w14:textId="77777777" w:rsidR="00D834E2" w:rsidRDefault="00D834E2" w:rsidP="009564D9">
            <w:pPr>
              <w:ind w:right="-46"/>
              <w:rPr>
                <w:ins w:id="113" w:author="Kumar Baral" w:date="2023-02-13T11:15:00Z"/>
              </w:rPr>
            </w:pPr>
            <w:ins w:id="114" w:author="Kumar Baral" w:date="2023-02-13T11:15:00Z">
              <w:r>
                <w:t>Run-of the-river</w:t>
              </w:r>
            </w:ins>
          </w:p>
        </w:tc>
      </w:tr>
      <w:tr w:rsidR="00D834E2" w14:paraId="53B6793B" w14:textId="77777777" w:rsidTr="00F23E72">
        <w:trPr>
          <w:trHeight w:val="334"/>
          <w:ins w:id="115" w:author="Kumar Baral" w:date="2023-02-13T11:15:00Z"/>
          <w:trPrChange w:id="116" w:author="Kumar Baral" w:date="2023-02-13T11:26:00Z">
            <w:trPr>
              <w:trHeight w:val="476"/>
            </w:trPr>
          </w:trPrChange>
        </w:trPr>
        <w:tc>
          <w:tcPr>
            <w:tcW w:w="4324" w:type="dxa"/>
            <w:tcPrChange w:id="117" w:author="Kumar Baral" w:date="2023-02-13T11:26:00Z">
              <w:tcPr>
                <w:tcW w:w="4718" w:type="dxa"/>
              </w:tcPr>
            </w:tcPrChange>
          </w:tcPr>
          <w:p w14:paraId="312289BB" w14:textId="77777777" w:rsidR="00D834E2" w:rsidRDefault="00D834E2" w:rsidP="009564D9">
            <w:pPr>
              <w:ind w:right="-46"/>
              <w:rPr>
                <w:ins w:id="118" w:author="Kumar Baral" w:date="2023-02-13T11:15:00Z"/>
              </w:rPr>
            </w:pPr>
            <w:ins w:id="119" w:author="Kumar Baral" w:date="2023-02-13T11:15:00Z">
              <w:r>
                <w:t>Design Discharge</w:t>
              </w:r>
            </w:ins>
          </w:p>
        </w:tc>
        <w:tc>
          <w:tcPr>
            <w:tcW w:w="4324" w:type="dxa"/>
            <w:tcPrChange w:id="120" w:author="Kumar Baral" w:date="2023-02-13T11:26:00Z">
              <w:tcPr>
                <w:tcW w:w="4718" w:type="dxa"/>
              </w:tcPr>
            </w:tcPrChange>
          </w:tcPr>
          <w:p w14:paraId="150AA05B" w14:textId="54EC343C" w:rsidR="00D834E2" w:rsidRDefault="00D834E2" w:rsidP="009564D9">
            <w:pPr>
              <w:ind w:right="-46"/>
              <w:rPr>
                <w:ins w:id="121" w:author="Kumar Baral" w:date="2023-02-13T11:15:00Z"/>
              </w:rPr>
            </w:pPr>
            <w:ins w:id="122" w:author="Kumar Baral" w:date="2023-02-13T11:15:00Z">
              <w:del w:id="123" w:author="Kumar Baral" w:date="2023-02-13T15:02:00Z">
                <w:r w:rsidDel="00E44CBF">
                  <w:delText>7</w:delText>
                </w:r>
              </w:del>
            </w:ins>
            <w:ins w:id="124" w:author="Kumar Baral" w:date="2023-02-13T15:02:00Z">
              <w:r w:rsidR="00E44CBF">
                <w:t>4.87</w:t>
              </w:r>
            </w:ins>
            <w:ins w:id="125" w:author="Kumar Baral" w:date="2023-02-13T11:15:00Z">
              <w:r>
                <w:t xml:space="preserve"> m3/s</w:t>
              </w:r>
            </w:ins>
          </w:p>
        </w:tc>
      </w:tr>
      <w:tr w:rsidR="00D834E2" w14:paraId="1AFEDB94" w14:textId="77777777" w:rsidTr="00F23E72">
        <w:trPr>
          <w:trHeight w:val="334"/>
          <w:ins w:id="126" w:author="Kumar Baral" w:date="2023-02-13T11:15:00Z"/>
          <w:trPrChange w:id="127" w:author="Kumar Baral" w:date="2023-02-13T11:26:00Z">
            <w:trPr>
              <w:trHeight w:val="476"/>
            </w:trPr>
          </w:trPrChange>
        </w:trPr>
        <w:tc>
          <w:tcPr>
            <w:tcW w:w="4324" w:type="dxa"/>
            <w:tcPrChange w:id="128" w:author="Kumar Baral" w:date="2023-02-13T11:26:00Z">
              <w:tcPr>
                <w:tcW w:w="4718" w:type="dxa"/>
              </w:tcPr>
            </w:tcPrChange>
          </w:tcPr>
          <w:p w14:paraId="1A55B2CA" w14:textId="77777777" w:rsidR="00D834E2" w:rsidRDefault="00D834E2" w:rsidP="009564D9">
            <w:pPr>
              <w:ind w:right="-46"/>
              <w:rPr>
                <w:ins w:id="129" w:author="Kumar Baral" w:date="2023-02-13T11:15:00Z"/>
              </w:rPr>
            </w:pPr>
            <w:ins w:id="130" w:author="Kumar Baral" w:date="2023-02-13T11:15:00Z">
              <w:r>
                <w:t>Low flow( 1 in 2 years period)</w:t>
              </w:r>
            </w:ins>
          </w:p>
        </w:tc>
        <w:tc>
          <w:tcPr>
            <w:tcW w:w="4324" w:type="dxa"/>
            <w:tcPrChange w:id="131" w:author="Kumar Baral" w:date="2023-02-13T11:26:00Z">
              <w:tcPr>
                <w:tcW w:w="4718" w:type="dxa"/>
              </w:tcPr>
            </w:tcPrChange>
          </w:tcPr>
          <w:p w14:paraId="64B8A781" w14:textId="77777777" w:rsidR="00D834E2" w:rsidRDefault="00D834E2" w:rsidP="009564D9">
            <w:pPr>
              <w:ind w:right="-46"/>
              <w:rPr>
                <w:ins w:id="132" w:author="Kumar Baral" w:date="2023-02-13T11:15:00Z"/>
              </w:rPr>
            </w:pPr>
            <w:ins w:id="133" w:author="Kumar Baral" w:date="2023-02-13T11:15:00Z">
              <w:r>
                <w:t>1.4 m3/s</w:t>
              </w:r>
            </w:ins>
          </w:p>
        </w:tc>
      </w:tr>
      <w:tr w:rsidR="00D834E2" w14:paraId="290BF130" w14:textId="77777777" w:rsidTr="00F23E72">
        <w:trPr>
          <w:trHeight w:val="324"/>
          <w:ins w:id="134" w:author="Kumar Baral" w:date="2023-02-13T11:15:00Z"/>
          <w:trPrChange w:id="135" w:author="Kumar Baral" w:date="2023-02-13T11:26:00Z">
            <w:trPr>
              <w:trHeight w:val="462"/>
            </w:trPr>
          </w:trPrChange>
        </w:trPr>
        <w:tc>
          <w:tcPr>
            <w:tcW w:w="4324" w:type="dxa"/>
            <w:tcPrChange w:id="136" w:author="Kumar Baral" w:date="2023-02-13T11:26:00Z">
              <w:tcPr>
                <w:tcW w:w="4718" w:type="dxa"/>
              </w:tcPr>
            </w:tcPrChange>
          </w:tcPr>
          <w:p w14:paraId="3E3A7CD4" w14:textId="77777777" w:rsidR="00D834E2" w:rsidRDefault="00D834E2" w:rsidP="009564D9">
            <w:pPr>
              <w:ind w:right="-46"/>
              <w:rPr>
                <w:ins w:id="137" w:author="Kumar Baral" w:date="2023-02-13T11:15:00Z"/>
              </w:rPr>
            </w:pPr>
            <w:ins w:id="138" w:author="Kumar Baral" w:date="2023-02-13T11:15:00Z">
              <w:r>
                <w:t>Capacity</w:t>
              </w:r>
            </w:ins>
          </w:p>
        </w:tc>
        <w:tc>
          <w:tcPr>
            <w:tcW w:w="4324" w:type="dxa"/>
            <w:tcPrChange w:id="139" w:author="Kumar Baral" w:date="2023-02-13T11:26:00Z">
              <w:tcPr>
                <w:tcW w:w="4718" w:type="dxa"/>
              </w:tcPr>
            </w:tcPrChange>
          </w:tcPr>
          <w:p w14:paraId="64D3B677" w14:textId="77777777" w:rsidR="00D834E2" w:rsidRDefault="00D834E2" w:rsidP="009564D9">
            <w:pPr>
              <w:ind w:right="-46"/>
              <w:rPr>
                <w:ins w:id="140" w:author="Kumar Baral" w:date="2023-02-13T11:15:00Z"/>
              </w:rPr>
            </w:pPr>
            <w:ins w:id="141" w:author="Kumar Baral" w:date="2023-02-13T11:15:00Z">
              <w:r>
                <w:t>9.4 MW</w:t>
              </w:r>
            </w:ins>
          </w:p>
        </w:tc>
      </w:tr>
      <w:tr w:rsidR="00D834E2" w14:paraId="6F234EAF" w14:textId="77777777" w:rsidTr="00F23E72">
        <w:trPr>
          <w:trHeight w:val="334"/>
          <w:ins w:id="142" w:author="Kumar Baral" w:date="2023-02-13T11:15:00Z"/>
          <w:trPrChange w:id="143" w:author="Kumar Baral" w:date="2023-02-13T11:26:00Z">
            <w:trPr>
              <w:trHeight w:val="476"/>
            </w:trPr>
          </w:trPrChange>
        </w:trPr>
        <w:tc>
          <w:tcPr>
            <w:tcW w:w="4324" w:type="dxa"/>
            <w:tcPrChange w:id="144" w:author="Kumar Baral" w:date="2023-02-13T11:26:00Z">
              <w:tcPr>
                <w:tcW w:w="4718" w:type="dxa"/>
              </w:tcPr>
            </w:tcPrChange>
          </w:tcPr>
          <w:p w14:paraId="4A307EE0" w14:textId="77777777" w:rsidR="00D834E2" w:rsidRPr="000C5A61" w:rsidRDefault="00D834E2" w:rsidP="009564D9">
            <w:pPr>
              <w:ind w:right="-46"/>
              <w:rPr>
                <w:ins w:id="145" w:author="Kumar Baral" w:date="2023-02-13T11:15:00Z"/>
                <w:b/>
                <w:bCs/>
              </w:rPr>
            </w:pPr>
            <w:ins w:id="146" w:author="Kumar Baral" w:date="2023-02-13T11:15:00Z">
              <w:r w:rsidRPr="000C5A61">
                <w:rPr>
                  <w:b/>
                  <w:bCs/>
                </w:rPr>
                <w:t>Diversion weir</w:t>
              </w:r>
            </w:ins>
          </w:p>
        </w:tc>
        <w:tc>
          <w:tcPr>
            <w:tcW w:w="4324" w:type="dxa"/>
            <w:tcPrChange w:id="147" w:author="Kumar Baral" w:date="2023-02-13T11:26:00Z">
              <w:tcPr>
                <w:tcW w:w="4718" w:type="dxa"/>
              </w:tcPr>
            </w:tcPrChange>
          </w:tcPr>
          <w:p w14:paraId="4180394E" w14:textId="77777777" w:rsidR="00D834E2" w:rsidRDefault="00D834E2" w:rsidP="009564D9">
            <w:pPr>
              <w:ind w:right="-46"/>
              <w:rPr>
                <w:ins w:id="148" w:author="Kumar Baral" w:date="2023-02-13T11:15:00Z"/>
              </w:rPr>
            </w:pPr>
          </w:p>
        </w:tc>
      </w:tr>
      <w:tr w:rsidR="00D834E2" w14:paraId="64075952" w14:textId="77777777" w:rsidTr="00F23E72">
        <w:trPr>
          <w:trHeight w:val="334"/>
          <w:ins w:id="149" w:author="Kumar Baral" w:date="2023-02-13T11:15:00Z"/>
          <w:trPrChange w:id="150" w:author="Kumar Baral" w:date="2023-02-13T11:26:00Z">
            <w:trPr>
              <w:trHeight w:val="476"/>
            </w:trPr>
          </w:trPrChange>
        </w:trPr>
        <w:tc>
          <w:tcPr>
            <w:tcW w:w="4324" w:type="dxa"/>
            <w:tcPrChange w:id="151" w:author="Kumar Baral" w:date="2023-02-13T11:26:00Z">
              <w:tcPr>
                <w:tcW w:w="4718" w:type="dxa"/>
              </w:tcPr>
            </w:tcPrChange>
          </w:tcPr>
          <w:p w14:paraId="388E7840" w14:textId="77777777" w:rsidR="00D834E2" w:rsidRDefault="00D834E2" w:rsidP="009564D9">
            <w:pPr>
              <w:ind w:right="-46"/>
              <w:rPr>
                <w:ins w:id="152" w:author="Kumar Baral" w:date="2023-02-13T11:15:00Z"/>
              </w:rPr>
            </w:pPr>
            <w:ins w:id="153" w:author="Kumar Baral" w:date="2023-02-13T11:15:00Z">
              <w:r>
                <w:t>Diverion weir type</w:t>
              </w:r>
            </w:ins>
          </w:p>
        </w:tc>
        <w:tc>
          <w:tcPr>
            <w:tcW w:w="4324" w:type="dxa"/>
            <w:tcPrChange w:id="154" w:author="Kumar Baral" w:date="2023-02-13T11:26:00Z">
              <w:tcPr>
                <w:tcW w:w="4718" w:type="dxa"/>
              </w:tcPr>
            </w:tcPrChange>
          </w:tcPr>
          <w:p w14:paraId="4CA7FFA6" w14:textId="77777777" w:rsidR="00D834E2" w:rsidRDefault="00D834E2" w:rsidP="009564D9">
            <w:pPr>
              <w:ind w:right="-46"/>
              <w:rPr>
                <w:ins w:id="155" w:author="Kumar Baral" w:date="2023-02-13T11:15:00Z"/>
              </w:rPr>
            </w:pPr>
            <w:ins w:id="156" w:author="Kumar Baral" w:date="2023-02-13T11:15:00Z">
              <w:r>
                <w:t>Concrete gravity with obermeyer crest gate</w:t>
              </w:r>
            </w:ins>
          </w:p>
        </w:tc>
      </w:tr>
      <w:tr w:rsidR="00D834E2" w14:paraId="6461FAFB" w14:textId="77777777" w:rsidTr="00F23E72">
        <w:trPr>
          <w:trHeight w:val="324"/>
          <w:ins w:id="157" w:author="Kumar Baral" w:date="2023-02-13T11:15:00Z"/>
          <w:trPrChange w:id="158" w:author="Kumar Baral" w:date="2023-02-13T11:26:00Z">
            <w:trPr>
              <w:trHeight w:val="462"/>
            </w:trPr>
          </w:trPrChange>
        </w:trPr>
        <w:tc>
          <w:tcPr>
            <w:tcW w:w="4324" w:type="dxa"/>
            <w:tcPrChange w:id="159" w:author="Kumar Baral" w:date="2023-02-13T11:26:00Z">
              <w:tcPr>
                <w:tcW w:w="4718" w:type="dxa"/>
              </w:tcPr>
            </w:tcPrChange>
          </w:tcPr>
          <w:p w14:paraId="08FA8CB6" w14:textId="77777777" w:rsidR="00D834E2" w:rsidRDefault="00D834E2" w:rsidP="009564D9">
            <w:pPr>
              <w:ind w:right="-46"/>
              <w:rPr>
                <w:ins w:id="160" w:author="Kumar Baral" w:date="2023-02-13T11:15:00Z"/>
              </w:rPr>
            </w:pPr>
            <w:ins w:id="161" w:author="Kumar Baral" w:date="2023-02-13T11:15:00Z">
              <w:r>
                <w:t>Weir Length/Height</w:t>
              </w:r>
            </w:ins>
          </w:p>
        </w:tc>
        <w:tc>
          <w:tcPr>
            <w:tcW w:w="4324" w:type="dxa"/>
            <w:tcPrChange w:id="162" w:author="Kumar Baral" w:date="2023-02-13T11:26:00Z">
              <w:tcPr>
                <w:tcW w:w="4718" w:type="dxa"/>
              </w:tcPr>
            </w:tcPrChange>
          </w:tcPr>
          <w:p w14:paraId="0EF4E781" w14:textId="77777777" w:rsidR="00D834E2" w:rsidDel="009734A5" w:rsidRDefault="00D834E2" w:rsidP="009564D9">
            <w:pPr>
              <w:ind w:right="-46"/>
              <w:rPr>
                <w:ins w:id="163" w:author="Kumar Baral" w:date="2023-02-13T11:15:00Z"/>
              </w:rPr>
            </w:pPr>
            <w:ins w:id="164" w:author="Kumar Baral" w:date="2023-02-13T11:15:00Z">
              <w:r>
                <w:t>60 m /6.5 m above natural bed (0.5 m concrete added on top of the existing weir and 1.2 m inflatable dam (Obermeyer Spillway Gates)</w:t>
              </w:r>
            </w:ins>
          </w:p>
        </w:tc>
      </w:tr>
      <w:tr w:rsidR="00D834E2" w14:paraId="474FE8FB" w14:textId="77777777" w:rsidTr="00F23E72">
        <w:trPr>
          <w:trHeight w:val="334"/>
          <w:ins w:id="165" w:author="Kumar Baral" w:date="2023-02-13T11:15:00Z"/>
          <w:trPrChange w:id="166" w:author="Kumar Baral" w:date="2023-02-13T11:26:00Z">
            <w:trPr>
              <w:trHeight w:val="476"/>
            </w:trPr>
          </w:trPrChange>
        </w:trPr>
        <w:tc>
          <w:tcPr>
            <w:tcW w:w="4324" w:type="dxa"/>
            <w:tcPrChange w:id="167" w:author="Kumar Baral" w:date="2023-02-13T11:26:00Z">
              <w:tcPr>
                <w:tcW w:w="4718" w:type="dxa"/>
              </w:tcPr>
            </w:tcPrChange>
          </w:tcPr>
          <w:p w14:paraId="1DE65517" w14:textId="77777777" w:rsidR="00D834E2" w:rsidRPr="000C5A61" w:rsidRDefault="00D834E2" w:rsidP="009564D9">
            <w:pPr>
              <w:ind w:right="-46"/>
              <w:rPr>
                <w:ins w:id="168" w:author="Kumar Baral" w:date="2023-02-13T11:15:00Z"/>
                <w:b/>
                <w:bCs/>
              </w:rPr>
            </w:pPr>
            <w:ins w:id="169" w:author="Kumar Baral" w:date="2023-02-13T11:15:00Z">
              <w:r w:rsidRPr="000C5A61">
                <w:rPr>
                  <w:b/>
                  <w:bCs/>
                </w:rPr>
                <w:t>Intake chamber/gravel trap</w:t>
              </w:r>
            </w:ins>
          </w:p>
        </w:tc>
        <w:tc>
          <w:tcPr>
            <w:tcW w:w="4324" w:type="dxa"/>
            <w:tcPrChange w:id="170" w:author="Kumar Baral" w:date="2023-02-13T11:26:00Z">
              <w:tcPr>
                <w:tcW w:w="4718" w:type="dxa"/>
              </w:tcPr>
            </w:tcPrChange>
          </w:tcPr>
          <w:p w14:paraId="285B0808" w14:textId="77777777" w:rsidR="00D834E2" w:rsidDel="009734A5" w:rsidRDefault="00D834E2" w:rsidP="009564D9">
            <w:pPr>
              <w:ind w:right="-46"/>
              <w:rPr>
                <w:ins w:id="171" w:author="Kumar Baral" w:date="2023-02-13T11:15:00Z"/>
              </w:rPr>
            </w:pPr>
          </w:p>
        </w:tc>
      </w:tr>
      <w:tr w:rsidR="00D834E2" w14:paraId="59920B7F" w14:textId="77777777" w:rsidTr="00F23E72">
        <w:trPr>
          <w:trHeight w:val="324"/>
          <w:ins w:id="172" w:author="Kumar Baral" w:date="2023-02-13T11:15:00Z"/>
          <w:trPrChange w:id="173" w:author="Kumar Baral" w:date="2023-02-13T11:26:00Z">
            <w:trPr>
              <w:trHeight w:val="462"/>
            </w:trPr>
          </w:trPrChange>
        </w:trPr>
        <w:tc>
          <w:tcPr>
            <w:tcW w:w="4324" w:type="dxa"/>
            <w:tcPrChange w:id="174" w:author="Kumar Baral" w:date="2023-02-13T11:26:00Z">
              <w:tcPr>
                <w:tcW w:w="4718" w:type="dxa"/>
              </w:tcPr>
            </w:tcPrChange>
          </w:tcPr>
          <w:p w14:paraId="5FA9C95C" w14:textId="77777777" w:rsidR="00D834E2" w:rsidRDefault="00D834E2" w:rsidP="009564D9">
            <w:pPr>
              <w:ind w:right="-46"/>
              <w:rPr>
                <w:ins w:id="175" w:author="Kumar Baral" w:date="2023-02-13T11:15:00Z"/>
              </w:rPr>
            </w:pPr>
            <w:ins w:id="176" w:author="Kumar Baral" w:date="2023-02-13T11:15:00Z">
              <w:r>
                <w:t>Length</w:t>
              </w:r>
            </w:ins>
          </w:p>
        </w:tc>
        <w:tc>
          <w:tcPr>
            <w:tcW w:w="4324" w:type="dxa"/>
            <w:tcPrChange w:id="177" w:author="Kumar Baral" w:date="2023-02-13T11:26:00Z">
              <w:tcPr>
                <w:tcW w:w="4718" w:type="dxa"/>
              </w:tcPr>
            </w:tcPrChange>
          </w:tcPr>
          <w:p w14:paraId="0F9EC902" w14:textId="77777777" w:rsidR="00D834E2" w:rsidDel="009734A5" w:rsidRDefault="00D834E2" w:rsidP="009564D9">
            <w:pPr>
              <w:ind w:right="-46"/>
              <w:rPr>
                <w:ins w:id="178" w:author="Kumar Baral" w:date="2023-02-13T11:15:00Z"/>
              </w:rPr>
            </w:pPr>
            <w:ins w:id="179" w:author="Kumar Baral" w:date="2023-02-13T11:15:00Z">
              <w:r>
                <w:t>10 m</w:t>
              </w:r>
            </w:ins>
          </w:p>
        </w:tc>
      </w:tr>
      <w:tr w:rsidR="00D834E2" w14:paraId="78FE46A5" w14:textId="77777777" w:rsidTr="00F23E72">
        <w:trPr>
          <w:trHeight w:val="334"/>
          <w:ins w:id="180" w:author="Kumar Baral" w:date="2023-02-13T11:15:00Z"/>
          <w:trPrChange w:id="181" w:author="Kumar Baral" w:date="2023-02-13T11:26:00Z">
            <w:trPr>
              <w:trHeight w:val="476"/>
            </w:trPr>
          </w:trPrChange>
        </w:trPr>
        <w:tc>
          <w:tcPr>
            <w:tcW w:w="4324" w:type="dxa"/>
            <w:tcPrChange w:id="182" w:author="Kumar Baral" w:date="2023-02-13T11:26:00Z">
              <w:tcPr>
                <w:tcW w:w="4718" w:type="dxa"/>
              </w:tcPr>
            </w:tcPrChange>
          </w:tcPr>
          <w:p w14:paraId="52CFE2B3" w14:textId="5C4DAD72" w:rsidR="00D834E2" w:rsidRDefault="00D834E2" w:rsidP="0022041D">
            <w:pPr>
              <w:ind w:right="-46"/>
              <w:rPr>
                <w:ins w:id="183" w:author="Kumar Baral" w:date="2023-02-13T11:15:00Z"/>
              </w:rPr>
            </w:pPr>
            <w:ins w:id="184" w:author="Kumar Baral" w:date="2023-02-13T11:15:00Z">
              <w:r>
                <w:t>Trash rack opening si</w:t>
              </w:r>
            </w:ins>
            <w:r w:rsidR="0022041D">
              <w:t>z</w:t>
            </w:r>
            <w:ins w:id="185" w:author="Kumar Baral" w:date="2023-02-13T11:15:00Z">
              <w:r>
                <w:t>e, width x height</w:t>
              </w:r>
            </w:ins>
          </w:p>
        </w:tc>
        <w:tc>
          <w:tcPr>
            <w:tcW w:w="4324" w:type="dxa"/>
            <w:tcPrChange w:id="186" w:author="Kumar Baral" w:date="2023-02-13T11:26:00Z">
              <w:tcPr>
                <w:tcW w:w="4718" w:type="dxa"/>
              </w:tcPr>
            </w:tcPrChange>
          </w:tcPr>
          <w:p w14:paraId="0C38C585" w14:textId="77777777" w:rsidR="00D834E2" w:rsidDel="009734A5" w:rsidRDefault="00D834E2" w:rsidP="009564D9">
            <w:pPr>
              <w:ind w:right="-46"/>
              <w:rPr>
                <w:ins w:id="187" w:author="Kumar Baral" w:date="2023-02-13T11:15:00Z"/>
              </w:rPr>
            </w:pPr>
            <w:ins w:id="188" w:author="Kumar Baral" w:date="2023-02-13T11:15:00Z">
              <w:r>
                <w:t>2 m x 3 m ( Three Opening width 6 m)</w:t>
              </w:r>
            </w:ins>
          </w:p>
        </w:tc>
      </w:tr>
      <w:tr w:rsidR="00D834E2" w14:paraId="1625B72C" w14:textId="77777777" w:rsidTr="00F23E72">
        <w:trPr>
          <w:trHeight w:val="334"/>
          <w:ins w:id="189" w:author="Kumar Baral" w:date="2023-02-13T11:15:00Z"/>
          <w:trPrChange w:id="190" w:author="Kumar Baral" w:date="2023-02-13T11:26:00Z">
            <w:trPr>
              <w:trHeight w:val="476"/>
            </w:trPr>
          </w:trPrChange>
        </w:trPr>
        <w:tc>
          <w:tcPr>
            <w:tcW w:w="4324" w:type="dxa"/>
            <w:tcPrChange w:id="191" w:author="Kumar Baral" w:date="2023-02-13T11:26:00Z">
              <w:tcPr>
                <w:tcW w:w="4718" w:type="dxa"/>
              </w:tcPr>
            </w:tcPrChange>
          </w:tcPr>
          <w:p w14:paraId="4DE92525" w14:textId="137B2361" w:rsidR="00D834E2" w:rsidRDefault="00D834E2" w:rsidP="0022041D">
            <w:pPr>
              <w:ind w:right="-46"/>
              <w:rPr>
                <w:ins w:id="192" w:author="Kumar Baral" w:date="2023-02-13T11:15:00Z"/>
              </w:rPr>
            </w:pPr>
            <w:ins w:id="193" w:author="Kumar Baral" w:date="2023-02-13T11:15:00Z">
              <w:r>
                <w:t>Intake gate ope</w:t>
              </w:r>
            </w:ins>
            <w:r w:rsidR="0022041D">
              <w:t>n</w:t>
            </w:r>
            <w:ins w:id="194" w:author="Kumar Baral" w:date="2023-02-13T11:15:00Z">
              <w:r>
                <w:t>ing size, width x height</w:t>
              </w:r>
            </w:ins>
          </w:p>
        </w:tc>
        <w:tc>
          <w:tcPr>
            <w:tcW w:w="4324" w:type="dxa"/>
            <w:tcPrChange w:id="195" w:author="Kumar Baral" w:date="2023-02-13T11:26:00Z">
              <w:tcPr>
                <w:tcW w:w="4718" w:type="dxa"/>
              </w:tcPr>
            </w:tcPrChange>
          </w:tcPr>
          <w:p w14:paraId="0442EA5D" w14:textId="77777777" w:rsidR="00D834E2" w:rsidDel="009734A5" w:rsidRDefault="00D834E2" w:rsidP="009564D9">
            <w:pPr>
              <w:ind w:right="-46"/>
              <w:rPr>
                <w:ins w:id="196" w:author="Kumar Baral" w:date="2023-02-13T11:15:00Z"/>
              </w:rPr>
            </w:pPr>
            <w:ins w:id="197" w:author="Kumar Baral" w:date="2023-02-13T11:15:00Z">
              <w:r>
                <w:t>1.5 m x 2 m, 2 nos</w:t>
              </w:r>
            </w:ins>
          </w:p>
        </w:tc>
      </w:tr>
      <w:tr w:rsidR="00D834E2" w14:paraId="1C7DAE5F" w14:textId="77777777" w:rsidTr="00F23E72">
        <w:trPr>
          <w:trHeight w:val="510"/>
          <w:ins w:id="198" w:author="Kumar Baral" w:date="2023-02-13T11:15:00Z"/>
          <w:trPrChange w:id="199" w:author="Kumar Baral" w:date="2023-02-13T11:26:00Z">
            <w:trPr>
              <w:trHeight w:val="726"/>
            </w:trPr>
          </w:trPrChange>
        </w:trPr>
        <w:tc>
          <w:tcPr>
            <w:tcW w:w="4324" w:type="dxa"/>
            <w:tcPrChange w:id="200" w:author="Kumar Baral" w:date="2023-02-13T11:26:00Z">
              <w:tcPr>
                <w:tcW w:w="4718" w:type="dxa"/>
              </w:tcPr>
            </w:tcPrChange>
          </w:tcPr>
          <w:p w14:paraId="3FF0CE1A" w14:textId="77777777" w:rsidR="00D834E2" w:rsidRDefault="00D834E2" w:rsidP="009564D9">
            <w:pPr>
              <w:ind w:right="-46"/>
              <w:rPr>
                <w:ins w:id="201" w:author="Kumar Baral" w:date="2023-02-13T11:15:00Z"/>
              </w:rPr>
            </w:pPr>
            <w:ins w:id="202" w:author="Kumar Baral" w:date="2023-02-13T11:15:00Z">
              <w:r>
                <w:t>Intake canal size, length x width x height (river side wall)</w:t>
              </w:r>
            </w:ins>
          </w:p>
        </w:tc>
        <w:tc>
          <w:tcPr>
            <w:tcW w:w="4324" w:type="dxa"/>
            <w:tcPrChange w:id="203" w:author="Kumar Baral" w:date="2023-02-13T11:26:00Z">
              <w:tcPr>
                <w:tcW w:w="4718" w:type="dxa"/>
              </w:tcPr>
            </w:tcPrChange>
          </w:tcPr>
          <w:p w14:paraId="141FA15A" w14:textId="77777777" w:rsidR="00D834E2" w:rsidDel="009734A5" w:rsidRDefault="00D834E2" w:rsidP="009564D9">
            <w:pPr>
              <w:ind w:right="-46"/>
              <w:rPr>
                <w:ins w:id="204" w:author="Kumar Baral" w:date="2023-02-13T11:15:00Z"/>
              </w:rPr>
            </w:pPr>
            <w:ins w:id="205" w:author="Kumar Baral" w:date="2023-02-13T11:15:00Z">
              <w:r>
                <w:t>20 m x 1.5 m x 5.2 m (max. ), 2 nos</w:t>
              </w:r>
            </w:ins>
          </w:p>
        </w:tc>
      </w:tr>
      <w:tr w:rsidR="00D834E2" w14:paraId="13F500B5" w14:textId="77777777" w:rsidTr="00F23E72">
        <w:trPr>
          <w:trHeight w:val="334"/>
          <w:ins w:id="206" w:author="Kumar Baral" w:date="2023-02-13T11:15:00Z"/>
          <w:trPrChange w:id="207" w:author="Kumar Baral" w:date="2023-02-13T11:26:00Z">
            <w:trPr>
              <w:trHeight w:val="476"/>
            </w:trPr>
          </w:trPrChange>
        </w:trPr>
        <w:tc>
          <w:tcPr>
            <w:tcW w:w="4324" w:type="dxa"/>
            <w:tcPrChange w:id="208" w:author="Kumar Baral" w:date="2023-02-13T11:26:00Z">
              <w:tcPr>
                <w:tcW w:w="4718" w:type="dxa"/>
              </w:tcPr>
            </w:tcPrChange>
          </w:tcPr>
          <w:p w14:paraId="1C974097" w14:textId="77777777" w:rsidR="00D834E2" w:rsidRPr="000C5A61" w:rsidRDefault="00D834E2" w:rsidP="009564D9">
            <w:pPr>
              <w:ind w:right="-46"/>
              <w:rPr>
                <w:ins w:id="209" w:author="Kumar Baral" w:date="2023-02-13T11:15:00Z"/>
                <w:b/>
                <w:bCs/>
              </w:rPr>
            </w:pPr>
            <w:ins w:id="210" w:author="Kumar Baral" w:date="2023-02-13T11:15:00Z">
              <w:r w:rsidRPr="000C5A61">
                <w:rPr>
                  <w:b/>
                  <w:bCs/>
                </w:rPr>
                <w:t>Settling Basin</w:t>
              </w:r>
            </w:ins>
          </w:p>
        </w:tc>
        <w:tc>
          <w:tcPr>
            <w:tcW w:w="4324" w:type="dxa"/>
            <w:tcPrChange w:id="211" w:author="Kumar Baral" w:date="2023-02-13T11:26:00Z">
              <w:tcPr>
                <w:tcW w:w="4718" w:type="dxa"/>
              </w:tcPr>
            </w:tcPrChange>
          </w:tcPr>
          <w:p w14:paraId="71959EAB" w14:textId="77777777" w:rsidR="00D834E2" w:rsidDel="009734A5" w:rsidRDefault="00D834E2" w:rsidP="009564D9">
            <w:pPr>
              <w:ind w:right="-46"/>
              <w:rPr>
                <w:ins w:id="212" w:author="Kumar Baral" w:date="2023-02-13T11:15:00Z"/>
              </w:rPr>
            </w:pPr>
          </w:p>
        </w:tc>
      </w:tr>
      <w:tr w:rsidR="00D834E2" w14:paraId="49F4B403" w14:textId="77777777" w:rsidTr="00F23E72">
        <w:trPr>
          <w:trHeight w:val="334"/>
          <w:ins w:id="213" w:author="Kumar Baral" w:date="2023-02-13T11:15:00Z"/>
          <w:trPrChange w:id="214" w:author="Kumar Baral" w:date="2023-02-13T11:26:00Z">
            <w:trPr>
              <w:trHeight w:val="476"/>
            </w:trPr>
          </w:trPrChange>
        </w:trPr>
        <w:tc>
          <w:tcPr>
            <w:tcW w:w="4324" w:type="dxa"/>
            <w:tcPrChange w:id="215" w:author="Kumar Baral" w:date="2023-02-13T11:26:00Z">
              <w:tcPr>
                <w:tcW w:w="4718" w:type="dxa"/>
              </w:tcPr>
            </w:tcPrChange>
          </w:tcPr>
          <w:p w14:paraId="3928D986" w14:textId="77777777" w:rsidR="00D834E2" w:rsidRDefault="00D834E2" w:rsidP="009564D9">
            <w:pPr>
              <w:ind w:right="-46"/>
              <w:rPr>
                <w:ins w:id="216" w:author="Kumar Baral" w:date="2023-02-13T11:15:00Z"/>
              </w:rPr>
            </w:pPr>
            <w:ins w:id="217" w:author="Kumar Baral" w:date="2023-02-13T11:15:00Z">
              <w:r>
                <w:t>No. of bays</w:t>
              </w:r>
            </w:ins>
          </w:p>
        </w:tc>
        <w:tc>
          <w:tcPr>
            <w:tcW w:w="4324" w:type="dxa"/>
            <w:tcPrChange w:id="218" w:author="Kumar Baral" w:date="2023-02-13T11:26:00Z">
              <w:tcPr>
                <w:tcW w:w="4718" w:type="dxa"/>
              </w:tcPr>
            </w:tcPrChange>
          </w:tcPr>
          <w:p w14:paraId="6F2DC53D" w14:textId="77777777" w:rsidR="00D834E2" w:rsidDel="009734A5" w:rsidRDefault="00D834E2" w:rsidP="009564D9">
            <w:pPr>
              <w:ind w:right="-46"/>
              <w:rPr>
                <w:ins w:id="219" w:author="Kumar Baral" w:date="2023-02-13T11:15:00Z"/>
              </w:rPr>
            </w:pPr>
            <w:ins w:id="220" w:author="Kumar Baral" w:date="2023-02-13T11:15:00Z">
              <w:r>
                <w:t>4 nos</w:t>
              </w:r>
            </w:ins>
          </w:p>
        </w:tc>
      </w:tr>
      <w:tr w:rsidR="00D834E2" w14:paraId="003534A9" w14:textId="77777777" w:rsidTr="00F23E72">
        <w:trPr>
          <w:trHeight w:val="324"/>
          <w:ins w:id="221" w:author="Kumar Baral" w:date="2023-02-13T11:15:00Z"/>
          <w:trPrChange w:id="222" w:author="Kumar Baral" w:date="2023-02-13T11:26:00Z">
            <w:trPr>
              <w:trHeight w:val="462"/>
            </w:trPr>
          </w:trPrChange>
        </w:trPr>
        <w:tc>
          <w:tcPr>
            <w:tcW w:w="4324" w:type="dxa"/>
            <w:tcPrChange w:id="223" w:author="Kumar Baral" w:date="2023-02-13T11:26:00Z">
              <w:tcPr>
                <w:tcW w:w="4718" w:type="dxa"/>
              </w:tcPr>
            </w:tcPrChange>
          </w:tcPr>
          <w:p w14:paraId="4BAAC4DC" w14:textId="77777777" w:rsidR="00D834E2" w:rsidRDefault="00D834E2" w:rsidP="009564D9">
            <w:pPr>
              <w:ind w:right="-46"/>
              <w:rPr>
                <w:ins w:id="224" w:author="Kumar Baral" w:date="2023-02-13T11:15:00Z"/>
              </w:rPr>
            </w:pPr>
            <w:ins w:id="225" w:author="Kumar Baral" w:date="2023-02-13T11:15:00Z">
              <w:r>
                <w:t>Flushing system</w:t>
              </w:r>
            </w:ins>
          </w:p>
        </w:tc>
        <w:tc>
          <w:tcPr>
            <w:tcW w:w="4324" w:type="dxa"/>
            <w:tcPrChange w:id="226" w:author="Kumar Baral" w:date="2023-02-13T11:26:00Z">
              <w:tcPr>
                <w:tcW w:w="4718" w:type="dxa"/>
              </w:tcPr>
            </w:tcPrChange>
          </w:tcPr>
          <w:p w14:paraId="714F09BB" w14:textId="77777777" w:rsidR="00D834E2" w:rsidDel="009734A5" w:rsidRDefault="00D834E2" w:rsidP="009564D9">
            <w:pPr>
              <w:ind w:right="-46"/>
              <w:rPr>
                <w:ins w:id="227" w:author="Kumar Baral" w:date="2023-02-13T11:15:00Z"/>
              </w:rPr>
            </w:pPr>
            <w:ins w:id="228" w:author="Kumar Baral" w:date="2023-02-13T11:15:00Z">
              <w:r>
                <w:t>Serpent sediment sluicing system (S4)</w:t>
              </w:r>
            </w:ins>
          </w:p>
        </w:tc>
      </w:tr>
      <w:tr w:rsidR="00D834E2" w14:paraId="1C9C86B7" w14:textId="77777777" w:rsidTr="00F23E72">
        <w:trPr>
          <w:trHeight w:val="334"/>
          <w:ins w:id="229" w:author="Kumar Baral" w:date="2023-02-13T11:15:00Z"/>
          <w:trPrChange w:id="230" w:author="Kumar Baral" w:date="2023-02-13T11:26:00Z">
            <w:trPr>
              <w:trHeight w:val="476"/>
            </w:trPr>
          </w:trPrChange>
        </w:trPr>
        <w:tc>
          <w:tcPr>
            <w:tcW w:w="4324" w:type="dxa"/>
            <w:tcPrChange w:id="231" w:author="Kumar Baral" w:date="2023-02-13T11:26:00Z">
              <w:tcPr>
                <w:tcW w:w="4718" w:type="dxa"/>
              </w:tcPr>
            </w:tcPrChange>
          </w:tcPr>
          <w:p w14:paraId="1431F643" w14:textId="77777777" w:rsidR="00D834E2" w:rsidRDefault="00D834E2" w:rsidP="009564D9">
            <w:pPr>
              <w:ind w:right="-46"/>
              <w:rPr>
                <w:ins w:id="232" w:author="Kumar Baral" w:date="2023-02-13T11:15:00Z"/>
              </w:rPr>
            </w:pPr>
            <w:ins w:id="233" w:author="Kumar Baral" w:date="2023-02-13T11:15:00Z">
              <w:r>
                <w:t>Length</w:t>
              </w:r>
            </w:ins>
          </w:p>
        </w:tc>
        <w:tc>
          <w:tcPr>
            <w:tcW w:w="4324" w:type="dxa"/>
            <w:tcPrChange w:id="234" w:author="Kumar Baral" w:date="2023-02-13T11:26:00Z">
              <w:tcPr>
                <w:tcW w:w="4718" w:type="dxa"/>
              </w:tcPr>
            </w:tcPrChange>
          </w:tcPr>
          <w:p w14:paraId="5BC12B07" w14:textId="77777777" w:rsidR="00D834E2" w:rsidDel="009734A5" w:rsidRDefault="00D834E2" w:rsidP="009564D9">
            <w:pPr>
              <w:ind w:right="-46"/>
              <w:rPr>
                <w:ins w:id="235" w:author="Kumar Baral" w:date="2023-02-13T11:15:00Z"/>
              </w:rPr>
            </w:pPr>
            <w:ins w:id="236" w:author="Kumar Baral" w:date="2023-02-13T11:15:00Z">
              <w:r>
                <w:t xml:space="preserve">Inlet transiton 23.68 m, uniform section 30 m </w:t>
              </w:r>
            </w:ins>
          </w:p>
        </w:tc>
      </w:tr>
      <w:tr w:rsidR="00D834E2" w14:paraId="5D95A21B" w14:textId="77777777" w:rsidTr="00F23E72">
        <w:trPr>
          <w:trHeight w:val="594"/>
          <w:ins w:id="237" w:author="Kumar Baral" w:date="2023-02-13T11:15:00Z"/>
          <w:trPrChange w:id="238" w:author="Kumar Baral" w:date="2023-02-13T11:26:00Z">
            <w:trPr>
              <w:trHeight w:val="846"/>
            </w:trPr>
          </w:trPrChange>
        </w:trPr>
        <w:tc>
          <w:tcPr>
            <w:tcW w:w="4324" w:type="dxa"/>
            <w:tcPrChange w:id="239" w:author="Kumar Baral" w:date="2023-02-13T11:26:00Z">
              <w:tcPr>
                <w:tcW w:w="4718" w:type="dxa"/>
              </w:tcPr>
            </w:tcPrChange>
          </w:tcPr>
          <w:p w14:paraId="3BE8D7FF" w14:textId="77777777" w:rsidR="00D834E2" w:rsidRDefault="00D834E2" w:rsidP="009564D9">
            <w:pPr>
              <w:ind w:right="-46"/>
              <w:rPr>
                <w:ins w:id="240" w:author="Kumar Baral" w:date="2023-02-13T11:15:00Z"/>
              </w:rPr>
            </w:pPr>
            <w:ins w:id="241" w:author="Kumar Baral" w:date="2023-02-13T11:15:00Z">
              <w:r>
                <w:t xml:space="preserve">Width of inlet transition, start </w:t>
              </w:r>
            </w:ins>
          </w:p>
          <w:p w14:paraId="6EB33058" w14:textId="77777777" w:rsidR="00D834E2" w:rsidRDefault="00D834E2" w:rsidP="009564D9">
            <w:pPr>
              <w:ind w:right="-46"/>
              <w:rPr>
                <w:ins w:id="242" w:author="Kumar Baral" w:date="2023-02-13T11:15:00Z"/>
              </w:rPr>
            </w:pPr>
            <w:ins w:id="243" w:author="Kumar Baral" w:date="2023-02-13T11:15:00Z">
              <w:r>
                <w:t>Width of uniform section</w:t>
              </w:r>
            </w:ins>
          </w:p>
        </w:tc>
        <w:tc>
          <w:tcPr>
            <w:tcW w:w="4324" w:type="dxa"/>
            <w:tcPrChange w:id="244" w:author="Kumar Baral" w:date="2023-02-13T11:26:00Z">
              <w:tcPr>
                <w:tcW w:w="4718" w:type="dxa"/>
              </w:tcPr>
            </w:tcPrChange>
          </w:tcPr>
          <w:p w14:paraId="6B529095" w14:textId="77777777" w:rsidR="00D834E2" w:rsidRDefault="00D834E2" w:rsidP="009564D9">
            <w:pPr>
              <w:ind w:right="-46"/>
              <w:rPr>
                <w:ins w:id="245" w:author="Kumar Baral" w:date="2023-02-13T11:15:00Z"/>
              </w:rPr>
            </w:pPr>
            <w:ins w:id="246" w:author="Kumar Baral" w:date="2023-02-13T11:15:00Z">
              <w:r>
                <w:t>1.5 m 2 nos (3 m total)</w:t>
              </w:r>
            </w:ins>
          </w:p>
          <w:p w14:paraId="5981A4A1" w14:textId="77777777" w:rsidR="00D834E2" w:rsidDel="009734A5" w:rsidRDefault="00D834E2" w:rsidP="009564D9">
            <w:pPr>
              <w:ind w:right="-46"/>
              <w:rPr>
                <w:ins w:id="247" w:author="Kumar Baral" w:date="2023-02-13T11:15:00Z"/>
              </w:rPr>
            </w:pPr>
            <w:ins w:id="248" w:author="Kumar Baral" w:date="2023-02-13T11:15:00Z">
              <w:r>
                <w:t>4.0 m (width of one bay)</w:t>
              </w:r>
            </w:ins>
          </w:p>
        </w:tc>
      </w:tr>
      <w:tr w:rsidR="00D834E2" w14:paraId="273958C6" w14:textId="77777777" w:rsidTr="00F23E72">
        <w:trPr>
          <w:trHeight w:val="324"/>
          <w:ins w:id="249" w:author="Kumar Baral" w:date="2023-02-13T11:15:00Z"/>
          <w:trPrChange w:id="250" w:author="Kumar Baral" w:date="2023-02-13T11:26:00Z">
            <w:trPr>
              <w:trHeight w:val="462"/>
            </w:trPr>
          </w:trPrChange>
        </w:trPr>
        <w:tc>
          <w:tcPr>
            <w:tcW w:w="4324" w:type="dxa"/>
            <w:tcPrChange w:id="251" w:author="Kumar Baral" w:date="2023-02-13T11:26:00Z">
              <w:tcPr>
                <w:tcW w:w="4718" w:type="dxa"/>
              </w:tcPr>
            </w:tcPrChange>
          </w:tcPr>
          <w:p w14:paraId="5078DC0B" w14:textId="77777777" w:rsidR="00D834E2" w:rsidRDefault="00D834E2" w:rsidP="009564D9">
            <w:pPr>
              <w:ind w:right="-46"/>
              <w:rPr>
                <w:ins w:id="252" w:author="Kumar Baral" w:date="2023-02-13T11:15:00Z"/>
              </w:rPr>
            </w:pPr>
            <w:ins w:id="253" w:author="Kumar Baral" w:date="2023-02-13T11:15:00Z">
              <w:r>
                <w:t>Total depth (including hopper)</w:t>
              </w:r>
            </w:ins>
          </w:p>
        </w:tc>
        <w:tc>
          <w:tcPr>
            <w:tcW w:w="4324" w:type="dxa"/>
            <w:tcPrChange w:id="254" w:author="Kumar Baral" w:date="2023-02-13T11:26:00Z">
              <w:tcPr>
                <w:tcW w:w="4718" w:type="dxa"/>
              </w:tcPr>
            </w:tcPrChange>
          </w:tcPr>
          <w:p w14:paraId="479E83F6" w14:textId="77777777" w:rsidR="00D834E2" w:rsidDel="009734A5" w:rsidRDefault="00D834E2" w:rsidP="009564D9">
            <w:pPr>
              <w:ind w:right="-46"/>
              <w:rPr>
                <w:ins w:id="255" w:author="Kumar Baral" w:date="2023-02-13T11:15:00Z"/>
              </w:rPr>
            </w:pPr>
            <w:ins w:id="256" w:author="Kumar Baral" w:date="2023-02-13T11:15:00Z">
              <w:r>
                <w:t>6.9 m</w:t>
              </w:r>
            </w:ins>
          </w:p>
        </w:tc>
      </w:tr>
      <w:tr w:rsidR="00D834E2" w14:paraId="221C573A" w14:textId="77777777" w:rsidTr="00F23E72">
        <w:trPr>
          <w:trHeight w:val="324"/>
          <w:ins w:id="257" w:author="Kumar Baral" w:date="2023-02-13T11:15:00Z"/>
          <w:trPrChange w:id="258" w:author="Kumar Baral" w:date="2023-02-13T11:26:00Z">
            <w:trPr>
              <w:trHeight w:val="462"/>
            </w:trPr>
          </w:trPrChange>
        </w:trPr>
        <w:tc>
          <w:tcPr>
            <w:tcW w:w="4324" w:type="dxa"/>
            <w:tcPrChange w:id="259" w:author="Kumar Baral" w:date="2023-02-13T11:26:00Z">
              <w:tcPr>
                <w:tcW w:w="4718" w:type="dxa"/>
              </w:tcPr>
            </w:tcPrChange>
          </w:tcPr>
          <w:p w14:paraId="5E0F66B0" w14:textId="77777777" w:rsidR="00D834E2" w:rsidRDefault="00D834E2" w:rsidP="009564D9">
            <w:pPr>
              <w:ind w:right="-46"/>
              <w:rPr>
                <w:ins w:id="260" w:author="Kumar Baral" w:date="2023-02-13T11:15:00Z"/>
              </w:rPr>
            </w:pPr>
            <w:ins w:id="261" w:author="Kumar Baral" w:date="2023-02-13T11:15:00Z">
              <w:r>
                <w:lastRenderedPageBreak/>
                <w:t>Hopper Depth</w:t>
              </w:r>
            </w:ins>
          </w:p>
        </w:tc>
        <w:tc>
          <w:tcPr>
            <w:tcW w:w="4324" w:type="dxa"/>
            <w:tcPrChange w:id="262" w:author="Kumar Baral" w:date="2023-02-13T11:26:00Z">
              <w:tcPr>
                <w:tcW w:w="4718" w:type="dxa"/>
              </w:tcPr>
            </w:tcPrChange>
          </w:tcPr>
          <w:p w14:paraId="0FE36813" w14:textId="77777777" w:rsidR="00D834E2" w:rsidRDefault="00D834E2" w:rsidP="009564D9">
            <w:pPr>
              <w:ind w:right="-46"/>
              <w:rPr>
                <w:ins w:id="263" w:author="Kumar Baral" w:date="2023-02-13T11:15:00Z"/>
              </w:rPr>
            </w:pPr>
            <w:ins w:id="264" w:author="Kumar Baral" w:date="2023-02-13T11:15:00Z">
              <w:r>
                <w:t>1.7 m</w:t>
              </w:r>
            </w:ins>
          </w:p>
        </w:tc>
      </w:tr>
      <w:tr w:rsidR="00D834E2" w14:paraId="37ED9133" w14:textId="77777777" w:rsidTr="00F23E72">
        <w:trPr>
          <w:trHeight w:val="520"/>
          <w:ins w:id="265" w:author="Kumar Baral" w:date="2023-02-13T11:15:00Z"/>
          <w:trPrChange w:id="266" w:author="Kumar Baral" w:date="2023-02-13T11:26:00Z">
            <w:trPr>
              <w:trHeight w:val="740"/>
            </w:trPr>
          </w:trPrChange>
        </w:trPr>
        <w:tc>
          <w:tcPr>
            <w:tcW w:w="4324" w:type="dxa"/>
            <w:tcPrChange w:id="267" w:author="Kumar Baral" w:date="2023-02-13T11:26:00Z">
              <w:tcPr>
                <w:tcW w:w="4718" w:type="dxa"/>
              </w:tcPr>
            </w:tcPrChange>
          </w:tcPr>
          <w:p w14:paraId="344B19FF" w14:textId="77777777" w:rsidR="00D834E2" w:rsidRDefault="00D834E2" w:rsidP="009564D9">
            <w:pPr>
              <w:ind w:right="-46"/>
              <w:rPr>
                <w:ins w:id="268" w:author="Kumar Baral" w:date="2023-02-13T11:15:00Z"/>
              </w:rPr>
            </w:pPr>
            <w:ins w:id="269" w:author="Kumar Baral" w:date="2023-02-13T11:15:00Z">
              <w:r>
                <w:t>Transition section between the settling basin outlet and the headrace tunnel portal</w:t>
              </w:r>
            </w:ins>
          </w:p>
        </w:tc>
        <w:tc>
          <w:tcPr>
            <w:tcW w:w="4324" w:type="dxa"/>
            <w:tcPrChange w:id="270" w:author="Kumar Baral" w:date="2023-02-13T11:26:00Z">
              <w:tcPr>
                <w:tcW w:w="4718" w:type="dxa"/>
              </w:tcPr>
            </w:tcPrChange>
          </w:tcPr>
          <w:p w14:paraId="403121E1" w14:textId="77777777" w:rsidR="00D834E2" w:rsidDel="009734A5" w:rsidRDefault="00D834E2" w:rsidP="009564D9">
            <w:pPr>
              <w:ind w:right="-46"/>
              <w:rPr>
                <w:ins w:id="271" w:author="Kumar Baral" w:date="2023-02-13T11:15:00Z"/>
              </w:rPr>
            </w:pPr>
            <w:ins w:id="272" w:author="Kumar Baral" w:date="2023-02-13T11:15:00Z">
              <w:r>
                <w:t>18.5 m long and 6.0 m wide side channel</w:t>
              </w:r>
            </w:ins>
          </w:p>
        </w:tc>
      </w:tr>
      <w:tr w:rsidR="00D834E2" w14:paraId="6C9F9B96" w14:textId="77777777" w:rsidTr="00F23E72">
        <w:trPr>
          <w:trHeight w:val="334"/>
          <w:ins w:id="273" w:author="Kumar Baral" w:date="2023-02-13T11:15:00Z"/>
          <w:trPrChange w:id="274" w:author="Kumar Baral" w:date="2023-02-13T11:26:00Z">
            <w:trPr>
              <w:trHeight w:val="476"/>
            </w:trPr>
          </w:trPrChange>
        </w:trPr>
        <w:tc>
          <w:tcPr>
            <w:tcW w:w="4324" w:type="dxa"/>
            <w:tcPrChange w:id="275" w:author="Kumar Baral" w:date="2023-02-13T11:26:00Z">
              <w:tcPr>
                <w:tcW w:w="4718" w:type="dxa"/>
              </w:tcPr>
            </w:tcPrChange>
          </w:tcPr>
          <w:p w14:paraId="2FE830EA" w14:textId="77777777" w:rsidR="00D834E2" w:rsidRPr="000C5A61" w:rsidRDefault="00D834E2" w:rsidP="009564D9">
            <w:pPr>
              <w:ind w:right="-46"/>
              <w:rPr>
                <w:ins w:id="276" w:author="Kumar Baral" w:date="2023-02-13T11:15:00Z"/>
                <w:b/>
                <w:bCs/>
              </w:rPr>
            </w:pPr>
            <w:ins w:id="277" w:author="Kumar Baral" w:date="2023-02-13T11:15:00Z">
              <w:r w:rsidRPr="000C5A61">
                <w:rPr>
                  <w:b/>
                  <w:bCs/>
                </w:rPr>
                <w:t>Headrace tunnel</w:t>
              </w:r>
            </w:ins>
          </w:p>
        </w:tc>
        <w:tc>
          <w:tcPr>
            <w:tcW w:w="4324" w:type="dxa"/>
            <w:tcPrChange w:id="278" w:author="Kumar Baral" w:date="2023-02-13T11:26:00Z">
              <w:tcPr>
                <w:tcW w:w="4718" w:type="dxa"/>
              </w:tcPr>
            </w:tcPrChange>
          </w:tcPr>
          <w:p w14:paraId="79A93D3F" w14:textId="77777777" w:rsidR="00D834E2" w:rsidDel="009734A5" w:rsidRDefault="00D834E2" w:rsidP="009564D9">
            <w:pPr>
              <w:ind w:right="-46"/>
              <w:rPr>
                <w:ins w:id="279" w:author="Kumar Baral" w:date="2023-02-13T11:15:00Z"/>
              </w:rPr>
            </w:pPr>
          </w:p>
        </w:tc>
      </w:tr>
      <w:tr w:rsidR="00D834E2" w14:paraId="6AE1C3DD" w14:textId="77777777" w:rsidTr="00F23E72">
        <w:trPr>
          <w:trHeight w:val="324"/>
          <w:ins w:id="280" w:author="Kumar Baral" w:date="2023-02-13T11:15:00Z"/>
          <w:trPrChange w:id="281" w:author="Kumar Baral" w:date="2023-02-13T11:26:00Z">
            <w:trPr>
              <w:trHeight w:val="462"/>
            </w:trPr>
          </w:trPrChange>
        </w:trPr>
        <w:tc>
          <w:tcPr>
            <w:tcW w:w="4324" w:type="dxa"/>
            <w:tcPrChange w:id="282" w:author="Kumar Baral" w:date="2023-02-13T11:26:00Z">
              <w:tcPr>
                <w:tcW w:w="4718" w:type="dxa"/>
              </w:tcPr>
            </w:tcPrChange>
          </w:tcPr>
          <w:p w14:paraId="4220B384" w14:textId="77777777" w:rsidR="00D834E2" w:rsidRDefault="00D834E2" w:rsidP="009564D9">
            <w:pPr>
              <w:ind w:right="-46"/>
              <w:rPr>
                <w:ins w:id="283" w:author="Kumar Baral" w:date="2023-02-13T11:15:00Z"/>
              </w:rPr>
            </w:pPr>
            <w:ins w:id="284" w:author="Kumar Baral" w:date="2023-02-13T11:15:00Z">
              <w:r>
                <w:t>Shape</w:t>
              </w:r>
            </w:ins>
          </w:p>
        </w:tc>
        <w:tc>
          <w:tcPr>
            <w:tcW w:w="4324" w:type="dxa"/>
            <w:tcPrChange w:id="285" w:author="Kumar Baral" w:date="2023-02-13T11:26:00Z">
              <w:tcPr>
                <w:tcW w:w="4718" w:type="dxa"/>
              </w:tcPr>
            </w:tcPrChange>
          </w:tcPr>
          <w:p w14:paraId="7B93A9B0" w14:textId="77777777" w:rsidR="00D834E2" w:rsidDel="009734A5" w:rsidRDefault="00D834E2" w:rsidP="009564D9">
            <w:pPr>
              <w:ind w:right="-46"/>
              <w:rPr>
                <w:ins w:id="286" w:author="Kumar Baral" w:date="2023-02-13T11:15:00Z"/>
              </w:rPr>
            </w:pPr>
            <w:ins w:id="287" w:author="Kumar Baral" w:date="2023-02-13T11:15:00Z">
              <w:r>
                <w:t>D-shped fully lined (concrete /stone Masonry)</w:t>
              </w:r>
            </w:ins>
          </w:p>
        </w:tc>
      </w:tr>
      <w:tr w:rsidR="00D834E2" w14:paraId="1FC49596" w14:textId="77777777" w:rsidTr="00F23E72">
        <w:trPr>
          <w:trHeight w:val="334"/>
          <w:ins w:id="288" w:author="Kumar Baral" w:date="2023-02-13T11:15:00Z"/>
          <w:trPrChange w:id="289" w:author="Kumar Baral" w:date="2023-02-13T11:26:00Z">
            <w:trPr>
              <w:trHeight w:val="476"/>
            </w:trPr>
          </w:trPrChange>
        </w:trPr>
        <w:tc>
          <w:tcPr>
            <w:tcW w:w="4324" w:type="dxa"/>
            <w:tcPrChange w:id="290" w:author="Kumar Baral" w:date="2023-02-13T11:26:00Z">
              <w:tcPr>
                <w:tcW w:w="4718" w:type="dxa"/>
              </w:tcPr>
            </w:tcPrChange>
          </w:tcPr>
          <w:p w14:paraId="7223EA18" w14:textId="77777777" w:rsidR="00D834E2" w:rsidRDefault="00D834E2" w:rsidP="009564D9">
            <w:pPr>
              <w:ind w:right="-46"/>
              <w:rPr>
                <w:ins w:id="291" w:author="Kumar Baral" w:date="2023-02-13T11:15:00Z"/>
              </w:rPr>
            </w:pPr>
            <w:ins w:id="292" w:author="Kumar Baral" w:date="2023-02-13T11:15:00Z">
              <w:r>
                <w:t>Length</w:t>
              </w:r>
            </w:ins>
          </w:p>
        </w:tc>
        <w:tc>
          <w:tcPr>
            <w:tcW w:w="4324" w:type="dxa"/>
            <w:tcPrChange w:id="293" w:author="Kumar Baral" w:date="2023-02-13T11:26:00Z">
              <w:tcPr>
                <w:tcW w:w="4718" w:type="dxa"/>
              </w:tcPr>
            </w:tcPrChange>
          </w:tcPr>
          <w:p w14:paraId="66D8A1D0" w14:textId="77777777" w:rsidR="00D834E2" w:rsidDel="009734A5" w:rsidRDefault="00D834E2" w:rsidP="009564D9">
            <w:pPr>
              <w:ind w:right="-46"/>
              <w:rPr>
                <w:ins w:id="294" w:author="Kumar Baral" w:date="2023-02-13T11:15:00Z"/>
              </w:rPr>
            </w:pPr>
            <w:ins w:id="295" w:author="Kumar Baral" w:date="2023-02-13T11:15:00Z">
              <w:r>
                <w:t>1284 m</w:t>
              </w:r>
            </w:ins>
          </w:p>
        </w:tc>
      </w:tr>
      <w:tr w:rsidR="00D834E2" w14:paraId="16197386" w14:textId="77777777" w:rsidTr="00F23E72">
        <w:trPr>
          <w:trHeight w:val="334"/>
          <w:ins w:id="296" w:author="Kumar Baral" w:date="2023-02-13T11:15:00Z"/>
          <w:trPrChange w:id="297" w:author="Kumar Baral" w:date="2023-02-13T11:26:00Z">
            <w:trPr>
              <w:trHeight w:val="476"/>
            </w:trPr>
          </w:trPrChange>
        </w:trPr>
        <w:tc>
          <w:tcPr>
            <w:tcW w:w="4324" w:type="dxa"/>
            <w:tcPrChange w:id="298" w:author="Kumar Baral" w:date="2023-02-13T11:26:00Z">
              <w:tcPr>
                <w:tcW w:w="4718" w:type="dxa"/>
              </w:tcPr>
            </w:tcPrChange>
          </w:tcPr>
          <w:p w14:paraId="53AB59FB" w14:textId="77777777" w:rsidR="00D834E2" w:rsidRDefault="00D834E2" w:rsidP="009564D9">
            <w:pPr>
              <w:ind w:right="-46"/>
              <w:rPr>
                <w:ins w:id="299" w:author="Kumar Baral" w:date="2023-02-13T11:15:00Z"/>
              </w:rPr>
            </w:pPr>
            <w:ins w:id="300" w:author="Kumar Baral" w:date="2023-02-13T11:15:00Z">
              <w:r>
                <w:t>Corss sectional area</w:t>
              </w:r>
            </w:ins>
          </w:p>
        </w:tc>
        <w:tc>
          <w:tcPr>
            <w:tcW w:w="4324" w:type="dxa"/>
            <w:tcPrChange w:id="301" w:author="Kumar Baral" w:date="2023-02-13T11:26:00Z">
              <w:tcPr>
                <w:tcW w:w="4718" w:type="dxa"/>
              </w:tcPr>
            </w:tcPrChange>
          </w:tcPr>
          <w:p w14:paraId="6FA7DEC1" w14:textId="77777777" w:rsidR="00D834E2" w:rsidDel="009734A5" w:rsidRDefault="00D834E2" w:rsidP="009564D9">
            <w:pPr>
              <w:ind w:right="-46"/>
              <w:rPr>
                <w:ins w:id="302" w:author="Kumar Baral" w:date="2023-02-13T11:15:00Z"/>
              </w:rPr>
            </w:pPr>
            <w:ins w:id="303" w:author="Kumar Baral" w:date="2023-02-13T11:15:00Z">
              <w:r>
                <w:t>4.25 m</w:t>
              </w:r>
              <w:r w:rsidRPr="00CF6510">
                <w:rPr>
                  <w:vertAlign w:val="superscript"/>
                </w:rPr>
                <w:t>2</w:t>
              </w:r>
            </w:ins>
          </w:p>
        </w:tc>
      </w:tr>
      <w:tr w:rsidR="00D834E2" w14:paraId="2482FF99" w14:textId="77777777" w:rsidTr="00F23E72">
        <w:trPr>
          <w:trHeight w:val="324"/>
          <w:ins w:id="304" w:author="Kumar Baral" w:date="2023-02-13T11:15:00Z"/>
          <w:trPrChange w:id="305" w:author="Kumar Baral" w:date="2023-02-13T11:26:00Z">
            <w:trPr>
              <w:trHeight w:val="462"/>
            </w:trPr>
          </w:trPrChange>
        </w:trPr>
        <w:tc>
          <w:tcPr>
            <w:tcW w:w="4324" w:type="dxa"/>
            <w:tcPrChange w:id="306" w:author="Kumar Baral" w:date="2023-02-13T11:26:00Z">
              <w:tcPr>
                <w:tcW w:w="4718" w:type="dxa"/>
              </w:tcPr>
            </w:tcPrChange>
          </w:tcPr>
          <w:p w14:paraId="0AAB4B9D" w14:textId="77777777" w:rsidR="00D834E2" w:rsidRPr="000C5A61" w:rsidRDefault="00D834E2" w:rsidP="009564D9">
            <w:pPr>
              <w:ind w:right="-46"/>
              <w:rPr>
                <w:ins w:id="307" w:author="Kumar Baral" w:date="2023-02-13T11:15:00Z"/>
                <w:b/>
                <w:bCs/>
              </w:rPr>
            </w:pPr>
            <w:ins w:id="308" w:author="Kumar Baral" w:date="2023-02-13T11:15:00Z">
              <w:r w:rsidRPr="000C5A61">
                <w:rPr>
                  <w:b/>
                  <w:bCs/>
                </w:rPr>
                <w:t>Surge shaft</w:t>
              </w:r>
            </w:ins>
          </w:p>
        </w:tc>
        <w:tc>
          <w:tcPr>
            <w:tcW w:w="4324" w:type="dxa"/>
            <w:tcPrChange w:id="309" w:author="Kumar Baral" w:date="2023-02-13T11:26:00Z">
              <w:tcPr>
                <w:tcW w:w="4718" w:type="dxa"/>
              </w:tcPr>
            </w:tcPrChange>
          </w:tcPr>
          <w:p w14:paraId="68807E87" w14:textId="77777777" w:rsidR="00D834E2" w:rsidDel="009734A5" w:rsidRDefault="00D834E2" w:rsidP="009564D9">
            <w:pPr>
              <w:ind w:right="-46"/>
              <w:rPr>
                <w:ins w:id="310" w:author="Kumar Baral" w:date="2023-02-13T11:15:00Z"/>
              </w:rPr>
            </w:pPr>
            <w:ins w:id="311" w:author="Kumar Baral" w:date="2023-02-13T11:15:00Z">
              <w:r>
                <w:t>Addition of 1.5 m height in the existing surge tank with c/s area 12 m</w:t>
              </w:r>
              <w:r w:rsidRPr="00CF6510">
                <w:rPr>
                  <w:vertAlign w:val="superscript"/>
                </w:rPr>
                <w:t>2</w:t>
              </w:r>
              <w:r>
                <w:t xml:space="preserve"> </w:t>
              </w:r>
            </w:ins>
          </w:p>
        </w:tc>
      </w:tr>
      <w:tr w:rsidR="00D834E2" w14:paraId="7E96A062" w14:textId="77777777" w:rsidTr="00F23E72">
        <w:trPr>
          <w:trHeight w:val="594"/>
          <w:ins w:id="312" w:author="Kumar Baral" w:date="2023-02-13T11:15:00Z"/>
          <w:trPrChange w:id="313" w:author="Kumar Baral" w:date="2023-02-13T11:26:00Z">
            <w:trPr>
              <w:trHeight w:val="846"/>
            </w:trPr>
          </w:trPrChange>
        </w:trPr>
        <w:tc>
          <w:tcPr>
            <w:tcW w:w="4324" w:type="dxa"/>
            <w:tcPrChange w:id="314" w:author="Kumar Baral" w:date="2023-02-13T11:26:00Z">
              <w:tcPr>
                <w:tcW w:w="4718" w:type="dxa"/>
              </w:tcPr>
            </w:tcPrChange>
          </w:tcPr>
          <w:p w14:paraId="50946267" w14:textId="77777777" w:rsidR="00D834E2" w:rsidRPr="000C5A61" w:rsidRDefault="00D834E2" w:rsidP="009564D9">
            <w:pPr>
              <w:ind w:right="-46"/>
              <w:rPr>
                <w:ins w:id="315" w:author="Kumar Baral" w:date="2023-02-13T11:15:00Z"/>
                <w:b/>
                <w:bCs/>
              </w:rPr>
            </w:pPr>
            <w:ins w:id="316" w:author="Kumar Baral" w:date="2023-02-13T11:15:00Z">
              <w:r w:rsidRPr="000C5A61">
                <w:rPr>
                  <w:b/>
                  <w:bCs/>
                </w:rPr>
                <w:t>Penstock</w:t>
              </w:r>
            </w:ins>
          </w:p>
          <w:p w14:paraId="678FF0BE" w14:textId="77777777" w:rsidR="00D834E2" w:rsidRDefault="00D834E2" w:rsidP="009564D9">
            <w:pPr>
              <w:ind w:right="-46"/>
              <w:rPr>
                <w:ins w:id="317" w:author="Kumar Baral" w:date="2023-02-13T11:15:00Z"/>
              </w:rPr>
            </w:pPr>
            <w:ins w:id="318" w:author="Kumar Baral" w:date="2023-02-13T11:15:00Z">
              <w:r>
                <w:t>-diameter</w:t>
              </w:r>
            </w:ins>
          </w:p>
        </w:tc>
        <w:tc>
          <w:tcPr>
            <w:tcW w:w="4324" w:type="dxa"/>
            <w:tcPrChange w:id="319" w:author="Kumar Baral" w:date="2023-02-13T11:26:00Z">
              <w:tcPr>
                <w:tcW w:w="4718" w:type="dxa"/>
              </w:tcPr>
            </w:tcPrChange>
          </w:tcPr>
          <w:p w14:paraId="1813955F" w14:textId="77777777" w:rsidR="00D834E2" w:rsidRDefault="00D834E2" w:rsidP="009564D9">
            <w:pPr>
              <w:ind w:right="-46"/>
              <w:rPr>
                <w:ins w:id="320" w:author="Kumar Baral" w:date="2023-02-13T11:15:00Z"/>
              </w:rPr>
            </w:pPr>
          </w:p>
          <w:p w14:paraId="42562A04" w14:textId="77777777" w:rsidR="00D834E2" w:rsidDel="009734A5" w:rsidRDefault="00D834E2" w:rsidP="009564D9">
            <w:pPr>
              <w:ind w:right="-46"/>
              <w:rPr>
                <w:ins w:id="321" w:author="Kumar Baral" w:date="2023-02-13T11:15:00Z"/>
              </w:rPr>
            </w:pPr>
            <w:ins w:id="322" w:author="Kumar Baral" w:date="2023-02-13T11:15:00Z">
              <w:r>
                <w:t>1000-900 mm twin steel pipe (vertical, not embedded)</w:t>
              </w:r>
            </w:ins>
          </w:p>
        </w:tc>
      </w:tr>
      <w:tr w:rsidR="00D834E2" w14:paraId="6569D570" w14:textId="77777777" w:rsidTr="00F23E72">
        <w:trPr>
          <w:trHeight w:val="324"/>
          <w:ins w:id="323" w:author="Kumar Baral" w:date="2023-02-13T11:15:00Z"/>
          <w:trPrChange w:id="324" w:author="Kumar Baral" w:date="2023-02-13T11:26:00Z">
            <w:trPr>
              <w:trHeight w:val="462"/>
            </w:trPr>
          </w:trPrChange>
        </w:trPr>
        <w:tc>
          <w:tcPr>
            <w:tcW w:w="4324" w:type="dxa"/>
            <w:tcPrChange w:id="325" w:author="Kumar Baral" w:date="2023-02-13T11:26:00Z">
              <w:tcPr>
                <w:tcW w:w="4718" w:type="dxa"/>
              </w:tcPr>
            </w:tcPrChange>
          </w:tcPr>
          <w:p w14:paraId="7393D3FF" w14:textId="77777777" w:rsidR="00D834E2" w:rsidRDefault="00D834E2" w:rsidP="009564D9">
            <w:pPr>
              <w:ind w:right="-46"/>
              <w:rPr>
                <w:ins w:id="326" w:author="Kumar Baral" w:date="2023-02-13T11:15:00Z"/>
              </w:rPr>
            </w:pPr>
            <w:ins w:id="327" w:author="Kumar Baral" w:date="2023-02-13T11:15:00Z">
              <w:r>
                <w:t>-length</w:t>
              </w:r>
            </w:ins>
          </w:p>
        </w:tc>
        <w:tc>
          <w:tcPr>
            <w:tcW w:w="4324" w:type="dxa"/>
            <w:tcPrChange w:id="328" w:author="Kumar Baral" w:date="2023-02-13T11:26:00Z">
              <w:tcPr>
                <w:tcW w:w="4718" w:type="dxa"/>
              </w:tcPr>
            </w:tcPrChange>
          </w:tcPr>
          <w:p w14:paraId="0938DC58" w14:textId="77777777" w:rsidR="00D834E2" w:rsidDel="009734A5" w:rsidRDefault="00D834E2" w:rsidP="009564D9">
            <w:pPr>
              <w:ind w:right="-46"/>
              <w:rPr>
                <w:ins w:id="329" w:author="Kumar Baral" w:date="2023-02-13T11:15:00Z"/>
              </w:rPr>
            </w:pPr>
            <w:ins w:id="330" w:author="Kumar Baral" w:date="2023-02-13T11:15:00Z">
              <w:r>
                <w:t>Vertical 244 m, Horizontal 32 m</w:t>
              </w:r>
            </w:ins>
          </w:p>
        </w:tc>
      </w:tr>
      <w:tr w:rsidR="00D834E2" w14:paraId="0619A210" w14:textId="77777777" w:rsidTr="00F23E72">
        <w:trPr>
          <w:trHeight w:val="594"/>
          <w:ins w:id="331" w:author="Kumar Baral" w:date="2023-02-13T11:15:00Z"/>
          <w:trPrChange w:id="332" w:author="Kumar Baral" w:date="2023-02-13T11:26:00Z">
            <w:trPr>
              <w:trHeight w:val="846"/>
            </w:trPr>
          </w:trPrChange>
        </w:trPr>
        <w:tc>
          <w:tcPr>
            <w:tcW w:w="4324" w:type="dxa"/>
            <w:tcPrChange w:id="333" w:author="Kumar Baral" w:date="2023-02-13T11:26:00Z">
              <w:tcPr>
                <w:tcW w:w="4718" w:type="dxa"/>
              </w:tcPr>
            </w:tcPrChange>
          </w:tcPr>
          <w:p w14:paraId="282E0FBE" w14:textId="77777777" w:rsidR="00D834E2" w:rsidRPr="000C5A61" w:rsidRDefault="00D834E2" w:rsidP="009564D9">
            <w:pPr>
              <w:ind w:right="-46"/>
              <w:rPr>
                <w:ins w:id="334" w:author="Kumar Baral" w:date="2023-02-13T11:15:00Z"/>
                <w:b/>
                <w:bCs/>
              </w:rPr>
            </w:pPr>
            <w:ins w:id="335" w:author="Kumar Baral" w:date="2023-02-13T11:15:00Z">
              <w:r w:rsidRPr="000C5A61">
                <w:rPr>
                  <w:b/>
                  <w:bCs/>
                </w:rPr>
                <w:t>Entrance shaft to powerhouse</w:t>
              </w:r>
            </w:ins>
          </w:p>
          <w:p w14:paraId="0A1EAEA3" w14:textId="77777777" w:rsidR="00D834E2" w:rsidRDefault="00D834E2" w:rsidP="009564D9">
            <w:pPr>
              <w:ind w:right="-46"/>
              <w:rPr>
                <w:ins w:id="336" w:author="Kumar Baral" w:date="2023-02-13T11:15:00Z"/>
              </w:rPr>
            </w:pPr>
            <w:ins w:id="337" w:author="Kumar Baral" w:date="2023-02-13T11:15:00Z">
              <w:r>
                <w:t>-length</w:t>
              </w:r>
            </w:ins>
          </w:p>
        </w:tc>
        <w:tc>
          <w:tcPr>
            <w:tcW w:w="4324" w:type="dxa"/>
            <w:tcPrChange w:id="338" w:author="Kumar Baral" w:date="2023-02-13T11:26:00Z">
              <w:tcPr>
                <w:tcW w:w="4718" w:type="dxa"/>
              </w:tcPr>
            </w:tcPrChange>
          </w:tcPr>
          <w:p w14:paraId="561E690C" w14:textId="77777777" w:rsidR="00D834E2" w:rsidRDefault="00D834E2" w:rsidP="009564D9">
            <w:pPr>
              <w:ind w:right="-46"/>
              <w:rPr>
                <w:ins w:id="339" w:author="Kumar Baral" w:date="2023-02-13T11:15:00Z"/>
              </w:rPr>
            </w:pPr>
          </w:p>
          <w:p w14:paraId="67B0D649" w14:textId="77777777" w:rsidR="00D834E2" w:rsidDel="009734A5" w:rsidRDefault="00D834E2" w:rsidP="009564D9">
            <w:pPr>
              <w:ind w:right="-46"/>
              <w:rPr>
                <w:ins w:id="340" w:author="Kumar Baral" w:date="2023-02-13T11:15:00Z"/>
              </w:rPr>
            </w:pPr>
            <w:ins w:id="341" w:author="Kumar Baral" w:date="2023-02-13T11:15:00Z">
              <w:r>
                <w:t>234 m</w:t>
              </w:r>
            </w:ins>
          </w:p>
        </w:tc>
      </w:tr>
      <w:tr w:rsidR="00D834E2" w14:paraId="06483AF3" w14:textId="77777777" w:rsidTr="00F23E72">
        <w:trPr>
          <w:trHeight w:val="250"/>
          <w:ins w:id="342" w:author="Kumar Baral" w:date="2023-02-13T11:15:00Z"/>
          <w:trPrChange w:id="343" w:author="Kumar Baral" w:date="2023-02-13T11:26:00Z">
            <w:trPr>
              <w:trHeight w:val="357"/>
            </w:trPr>
          </w:trPrChange>
        </w:trPr>
        <w:tc>
          <w:tcPr>
            <w:tcW w:w="4324" w:type="dxa"/>
            <w:tcPrChange w:id="344" w:author="Kumar Baral" w:date="2023-02-13T11:26:00Z">
              <w:tcPr>
                <w:tcW w:w="4718" w:type="dxa"/>
              </w:tcPr>
            </w:tcPrChange>
          </w:tcPr>
          <w:p w14:paraId="206AF6BD" w14:textId="77777777" w:rsidR="00D834E2" w:rsidRDefault="00D834E2" w:rsidP="009564D9">
            <w:pPr>
              <w:ind w:right="-46"/>
              <w:rPr>
                <w:ins w:id="345" w:author="Kumar Baral" w:date="2023-02-13T11:15:00Z"/>
              </w:rPr>
            </w:pPr>
            <w:ins w:id="346" w:author="Kumar Baral" w:date="2023-02-13T11:15:00Z">
              <w:r>
                <w:t>-diameter</w:t>
              </w:r>
            </w:ins>
          </w:p>
        </w:tc>
        <w:tc>
          <w:tcPr>
            <w:tcW w:w="4324" w:type="dxa"/>
            <w:tcPrChange w:id="347" w:author="Kumar Baral" w:date="2023-02-13T11:26:00Z">
              <w:tcPr>
                <w:tcW w:w="4718" w:type="dxa"/>
              </w:tcPr>
            </w:tcPrChange>
          </w:tcPr>
          <w:p w14:paraId="4288699B" w14:textId="77777777" w:rsidR="00D834E2" w:rsidDel="009734A5" w:rsidRDefault="00D834E2" w:rsidP="009564D9">
            <w:pPr>
              <w:ind w:right="-46"/>
              <w:rPr>
                <w:ins w:id="348" w:author="Kumar Baral" w:date="2023-02-13T11:15:00Z"/>
              </w:rPr>
            </w:pPr>
            <w:ins w:id="349" w:author="Kumar Baral" w:date="2023-02-13T11:15:00Z">
              <w:r>
                <w:t>4 m</w:t>
              </w:r>
            </w:ins>
          </w:p>
        </w:tc>
      </w:tr>
      <w:tr w:rsidR="00D834E2" w14:paraId="7F9B0AEF" w14:textId="77777777" w:rsidTr="00F23E72">
        <w:trPr>
          <w:trHeight w:val="594"/>
          <w:ins w:id="350" w:author="Kumar Baral" w:date="2023-02-13T11:15:00Z"/>
          <w:trPrChange w:id="351" w:author="Kumar Baral" w:date="2023-02-13T11:26:00Z">
            <w:trPr>
              <w:trHeight w:val="846"/>
            </w:trPr>
          </w:trPrChange>
        </w:trPr>
        <w:tc>
          <w:tcPr>
            <w:tcW w:w="4324" w:type="dxa"/>
            <w:tcPrChange w:id="352" w:author="Kumar Baral" w:date="2023-02-13T11:26:00Z">
              <w:tcPr>
                <w:tcW w:w="4718" w:type="dxa"/>
              </w:tcPr>
            </w:tcPrChange>
          </w:tcPr>
          <w:p w14:paraId="1C0A3560" w14:textId="77777777" w:rsidR="00D834E2" w:rsidRPr="000C5A61" w:rsidRDefault="00D834E2" w:rsidP="009564D9">
            <w:pPr>
              <w:ind w:right="-46"/>
              <w:rPr>
                <w:ins w:id="353" w:author="Kumar Baral" w:date="2023-02-13T11:15:00Z"/>
                <w:b/>
                <w:bCs/>
              </w:rPr>
            </w:pPr>
            <w:ins w:id="354" w:author="Kumar Baral" w:date="2023-02-13T11:15:00Z">
              <w:r w:rsidRPr="000C5A61">
                <w:rPr>
                  <w:b/>
                  <w:bCs/>
                </w:rPr>
                <w:t>Powerhouse</w:t>
              </w:r>
            </w:ins>
          </w:p>
          <w:p w14:paraId="4EAE6716" w14:textId="77777777" w:rsidR="00D834E2" w:rsidRDefault="00D834E2" w:rsidP="009564D9">
            <w:pPr>
              <w:ind w:right="-46"/>
              <w:rPr>
                <w:ins w:id="355" w:author="Kumar Baral" w:date="2023-02-13T11:15:00Z"/>
              </w:rPr>
            </w:pPr>
            <w:ins w:id="356" w:author="Kumar Baral" w:date="2023-02-13T11:15:00Z">
              <w:r>
                <w:t>-type</w:t>
              </w:r>
            </w:ins>
          </w:p>
        </w:tc>
        <w:tc>
          <w:tcPr>
            <w:tcW w:w="4324" w:type="dxa"/>
            <w:tcPrChange w:id="357" w:author="Kumar Baral" w:date="2023-02-13T11:26:00Z">
              <w:tcPr>
                <w:tcW w:w="4718" w:type="dxa"/>
              </w:tcPr>
            </w:tcPrChange>
          </w:tcPr>
          <w:p w14:paraId="13B58E36" w14:textId="77777777" w:rsidR="00D834E2" w:rsidRDefault="00D834E2" w:rsidP="009564D9">
            <w:pPr>
              <w:ind w:right="-46"/>
              <w:rPr>
                <w:ins w:id="358" w:author="Kumar Baral" w:date="2023-02-13T11:15:00Z"/>
              </w:rPr>
            </w:pPr>
          </w:p>
          <w:p w14:paraId="371D7194" w14:textId="77777777" w:rsidR="00D834E2" w:rsidDel="009734A5" w:rsidRDefault="00D834E2" w:rsidP="009564D9">
            <w:pPr>
              <w:ind w:right="-46"/>
              <w:rPr>
                <w:ins w:id="359" w:author="Kumar Baral" w:date="2023-02-13T11:15:00Z"/>
              </w:rPr>
            </w:pPr>
            <w:ins w:id="360" w:author="Kumar Baral" w:date="2023-02-13T11:15:00Z">
              <w:r>
                <w:t>Underground</w:t>
              </w:r>
            </w:ins>
          </w:p>
        </w:tc>
      </w:tr>
      <w:tr w:rsidR="00D834E2" w14:paraId="129D306B" w14:textId="77777777" w:rsidTr="00F23E72">
        <w:trPr>
          <w:trHeight w:val="334"/>
          <w:ins w:id="361" w:author="Kumar Baral" w:date="2023-02-13T11:15:00Z"/>
          <w:trPrChange w:id="362" w:author="Kumar Baral" w:date="2023-02-13T11:26:00Z">
            <w:trPr>
              <w:trHeight w:val="476"/>
            </w:trPr>
          </w:trPrChange>
        </w:trPr>
        <w:tc>
          <w:tcPr>
            <w:tcW w:w="4324" w:type="dxa"/>
            <w:tcPrChange w:id="363" w:author="Kumar Baral" w:date="2023-02-13T11:26:00Z">
              <w:tcPr>
                <w:tcW w:w="4718" w:type="dxa"/>
              </w:tcPr>
            </w:tcPrChange>
          </w:tcPr>
          <w:p w14:paraId="79FF80A9" w14:textId="77777777" w:rsidR="00D834E2" w:rsidRDefault="00D834E2" w:rsidP="009564D9">
            <w:pPr>
              <w:ind w:right="-46"/>
              <w:rPr>
                <w:ins w:id="364" w:author="Kumar Baral" w:date="2023-02-13T11:15:00Z"/>
              </w:rPr>
            </w:pPr>
            <w:ins w:id="365" w:author="Kumar Baral" w:date="2023-02-13T11:15:00Z">
              <w:r>
                <w:t>-size</w:t>
              </w:r>
            </w:ins>
          </w:p>
        </w:tc>
        <w:tc>
          <w:tcPr>
            <w:tcW w:w="4324" w:type="dxa"/>
            <w:tcPrChange w:id="366" w:author="Kumar Baral" w:date="2023-02-13T11:26:00Z">
              <w:tcPr>
                <w:tcW w:w="4718" w:type="dxa"/>
              </w:tcPr>
            </w:tcPrChange>
          </w:tcPr>
          <w:p w14:paraId="59F7CDC0" w14:textId="77777777" w:rsidR="00D834E2" w:rsidDel="009734A5" w:rsidRDefault="00D834E2" w:rsidP="009564D9">
            <w:pPr>
              <w:ind w:right="-46"/>
              <w:rPr>
                <w:ins w:id="367" w:author="Kumar Baral" w:date="2023-02-13T11:15:00Z"/>
              </w:rPr>
            </w:pPr>
            <w:ins w:id="368" w:author="Kumar Baral" w:date="2023-02-13T11:15:00Z">
              <w:r>
                <w:t>37 m long, 6.6 m wide and 11 m high with semicircular shape above the spring line</w:t>
              </w:r>
            </w:ins>
          </w:p>
        </w:tc>
      </w:tr>
      <w:tr w:rsidR="00D834E2" w14:paraId="7383B90B" w14:textId="77777777" w:rsidTr="00F23E72">
        <w:trPr>
          <w:trHeight w:val="585"/>
          <w:ins w:id="369" w:author="Kumar Baral" w:date="2023-02-13T11:15:00Z"/>
          <w:trPrChange w:id="370" w:author="Kumar Baral" w:date="2023-02-13T11:26:00Z">
            <w:trPr>
              <w:trHeight w:val="833"/>
            </w:trPr>
          </w:trPrChange>
        </w:trPr>
        <w:tc>
          <w:tcPr>
            <w:tcW w:w="4324" w:type="dxa"/>
            <w:tcPrChange w:id="371" w:author="Kumar Baral" w:date="2023-02-13T11:26:00Z">
              <w:tcPr>
                <w:tcW w:w="4718" w:type="dxa"/>
              </w:tcPr>
            </w:tcPrChange>
          </w:tcPr>
          <w:p w14:paraId="33574167" w14:textId="77777777" w:rsidR="00D834E2" w:rsidRPr="000C5A61" w:rsidRDefault="00D834E2" w:rsidP="009564D9">
            <w:pPr>
              <w:ind w:right="-46"/>
              <w:rPr>
                <w:ins w:id="372" w:author="Kumar Baral" w:date="2023-02-13T11:15:00Z"/>
                <w:b/>
                <w:bCs/>
              </w:rPr>
            </w:pPr>
            <w:ins w:id="373" w:author="Kumar Baral" w:date="2023-02-13T11:15:00Z">
              <w:r w:rsidRPr="000C5A61">
                <w:rPr>
                  <w:b/>
                  <w:bCs/>
                </w:rPr>
                <w:t>Head</w:t>
              </w:r>
            </w:ins>
          </w:p>
          <w:p w14:paraId="3574DFAA" w14:textId="77777777" w:rsidR="00D834E2" w:rsidRDefault="00D834E2" w:rsidP="009564D9">
            <w:pPr>
              <w:ind w:right="-46"/>
              <w:rPr>
                <w:ins w:id="374" w:author="Kumar Baral" w:date="2023-02-13T11:15:00Z"/>
              </w:rPr>
            </w:pPr>
            <w:ins w:id="375" w:author="Kumar Baral" w:date="2023-02-13T11:15:00Z">
              <w:r>
                <w:t>-gross</w:t>
              </w:r>
            </w:ins>
          </w:p>
        </w:tc>
        <w:tc>
          <w:tcPr>
            <w:tcW w:w="4324" w:type="dxa"/>
            <w:tcPrChange w:id="376" w:author="Kumar Baral" w:date="2023-02-13T11:26:00Z">
              <w:tcPr>
                <w:tcW w:w="4718" w:type="dxa"/>
              </w:tcPr>
            </w:tcPrChange>
          </w:tcPr>
          <w:p w14:paraId="5FB54F07" w14:textId="77777777" w:rsidR="00D834E2" w:rsidRDefault="00D834E2" w:rsidP="009564D9">
            <w:pPr>
              <w:ind w:right="-46"/>
              <w:rPr>
                <w:ins w:id="377" w:author="Kumar Baral" w:date="2023-02-13T11:15:00Z"/>
              </w:rPr>
            </w:pPr>
          </w:p>
          <w:p w14:paraId="49A5AA51" w14:textId="77777777" w:rsidR="00D834E2" w:rsidDel="009734A5" w:rsidRDefault="00D834E2" w:rsidP="009564D9">
            <w:pPr>
              <w:ind w:right="-46"/>
              <w:rPr>
                <w:ins w:id="378" w:author="Kumar Baral" w:date="2023-02-13T11:15:00Z"/>
              </w:rPr>
            </w:pPr>
            <w:ins w:id="379" w:author="Kumar Baral" w:date="2023-02-13T11:15:00Z">
              <w:r>
                <w:t>247. 25 m</w:t>
              </w:r>
            </w:ins>
          </w:p>
        </w:tc>
      </w:tr>
      <w:tr w:rsidR="00D834E2" w14:paraId="487DF6F8" w14:textId="77777777" w:rsidTr="00F23E72">
        <w:trPr>
          <w:trHeight w:val="334"/>
          <w:ins w:id="380" w:author="Kumar Baral" w:date="2023-02-13T11:15:00Z"/>
          <w:trPrChange w:id="381" w:author="Kumar Baral" w:date="2023-02-13T11:26:00Z">
            <w:trPr>
              <w:trHeight w:val="476"/>
            </w:trPr>
          </w:trPrChange>
        </w:trPr>
        <w:tc>
          <w:tcPr>
            <w:tcW w:w="4324" w:type="dxa"/>
            <w:tcPrChange w:id="382" w:author="Kumar Baral" w:date="2023-02-13T11:26:00Z">
              <w:tcPr>
                <w:tcW w:w="4718" w:type="dxa"/>
              </w:tcPr>
            </w:tcPrChange>
          </w:tcPr>
          <w:p w14:paraId="1F5ED01D" w14:textId="77777777" w:rsidR="00D834E2" w:rsidRDefault="00D834E2" w:rsidP="009564D9">
            <w:pPr>
              <w:ind w:right="-46"/>
              <w:rPr>
                <w:ins w:id="383" w:author="Kumar Baral" w:date="2023-02-13T11:15:00Z"/>
              </w:rPr>
            </w:pPr>
            <w:ins w:id="384" w:author="Kumar Baral" w:date="2023-02-13T11:15:00Z">
              <w:r>
                <w:t>-net</w:t>
              </w:r>
            </w:ins>
          </w:p>
        </w:tc>
        <w:tc>
          <w:tcPr>
            <w:tcW w:w="4324" w:type="dxa"/>
            <w:tcPrChange w:id="385" w:author="Kumar Baral" w:date="2023-02-13T11:26:00Z">
              <w:tcPr>
                <w:tcW w:w="4718" w:type="dxa"/>
              </w:tcPr>
            </w:tcPrChange>
          </w:tcPr>
          <w:p w14:paraId="1362986B" w14:textId="77777777" w:rsidR="00D834E2" w:rsidDel="009734A5" w:rsidRDefault="00D834E2" w:rsidP="009564D9">
            <w:pPr>
              <w:ind w:right="-46"/>
              <w:rPr>
                <w:ins w:id="386" w:author="Kumar Baral" w:date="2023-02-13T11:15:00Z"/>
              </w:rPr>
            </w:pPr>
            <w:ins w:id="387" w:author="Kumar Baral" w:date="2023-02-13T11:15:00Z">
              <w:r>
                <w:t>239.60m</w:t>
              </w:r>
            </w:ins>
          </w:p>
        </w:tc>
      </w:tr>
      <w:tr w:rsidR="00D834E2" w14:paraId="2C528070" w14:textId="77777777" w:rsidTr="00F23E72">
        <w:trPr>
          <w:trHeight w:val="334"/>
          <w:ins w:id="388" w:author="Kumar Baral" w:date="2023-02-13T11:15:00Z"/>
          <w:trPrChange w:id="389" w:author="Kumar Baral" w:date="2023-02-13T11:26:00Z">
            <w:trPr>
              <w:trHeight w:val="476"/>
            </w:trPr>
          </w:trPrChange>
        </w:trPr>
        <w:tc>
          <w:tcPr>
            <w:tcW w:w="4324" w:type="dxa"/>
            <w:tcPrChange w:id="390" w:author="Kumar Baral" w:date="2023-02-13T11:26:00Z">
              <w:tcPr>
                <w:tcW w:w="4718" w:type="dxa"/>
              </w:tcPr>
            </w:tcPrChange>
          </w:tcPr>
          <w:p w14:paraId="2378677B" w14:textId="77777777" w:rsidR="00D834E2" w:rsidRDefault="00D834E2" w:rsidP="009564D9">
            <w:pPr>
              <w:ind w:right="-46"/>
              <w:rPr>
                <w:ins w:id="391" w:author="Kumar Baral" w:date="2023-02-13T11:15:00Z"/>
              </w:rPr>
            </w:pPr>
            <w:ins w:id="392" w:author="Kumar Baral" w:date="2023-02-13T11:15:00Z">
              <w:r>
                <w:t>Design Flow</w:t>
              </w:r>
            </w:ins>
          </w:p>
        </w:tc>
        <w:tc>
          <w:tcPr>
            <w:tcW w:w="4324" w:type="dxa"/>
            <w:tcPrChange w:id="393" w:author="Kumar Baral" w:date="2023-02-13T11:26:00Z">
              <w:tcPr>
                <w:tcW w:w="4718" w:type="dxa"/>
              </w:tcPr>
            </w:tcPrChange>
          </w:tcPr>
          <w:p w14:paraId="5D2695ED" w14:textId="77777777" w:rsidR="00D834E2" w:rsidDel="009734A5" w:rsidRDefault="00D834E2" w:rsidP="009564D9">
            <w:pPr>
              <w:ind w:right="-46"/>
              <w:rPr>
                <w:ins w:id="394" w:author="Kumar Baral" w:date="2023-02-13T11:15:00Z"/>
              </w:rPr>
            </w:pPr>
            <w:ins w:id="395" w:author="Kumar Baral" w:date="2023-02-13T11:15:00Z">
              <w:r>
                <w:t>4.87 m</w:t>
              </w:r>
              <w:r w:rsidRPr="000C5A61">
                <w:rPr>
                  <w:vertAlign w:val="superscript"/>
                </w:rPr>
                <w:t>3</w:t>
              </w:r>
              <w:r>
                <w:t>/s</w:t>
              </w:r>
            </w:ins>
          </w:p>
        </w:tc>
      </w:tr>
      <w:tr w:rsidR="00D834E2" w14:paraId="48575D36" w14:textId="77777777" w:rsidTr="00F23E72">
        <w:trPr>
          <w:trHeight w:val="585"/>
          <w:ins w:id="396" w:author="Kumar Baral" w:date="2023-02-13T11:15:00Z"/>
          <w:trPrChange w:id="397" w:author="Kumar Baral" w:date="2023-02-13T11:26:00Z">
            <w:trPr>
              <w:trHeight w:val="833"/>
            </w:trPr>
          </w:trPrChange>
        </w:trPr>
        <w:tc>
          <w:tcPr>
            <w:tcW w:w="4324" w:type="dxa"/>
            <w:tcPrChange w:id="398" w:author="Kumar Baral" w:date="2023-02-13T11:26:00Z">
              <w:tcPr>
                <w:tcW w:w="4718" w:type="dxa"/>
              </w:tcPr>
            </w:tcPrChange>
          </w:tcPr>
          <w:p w14:paraId="74160C45" w14:textId="77777777" w:rsidR="00D834E2" w:rsidRPr="000C5A61" w:rsidRDefault="00D834E2" w:rsidP="009564D9">
            <w:pPr>
              <w:ind w:right="-46"/>
              <w:rPr>
                <w:ins w:id="399" w:author="Kumar Baral" w:date="2023-02-13T11:15:00Z"/>
                <w:b/>
                <w:bCs/>
              </w:rPr>
            </w:pPr>
            <w:ins w:id="400" w:author="Kumar Baral" w:date="2023-02-13T11:15:00Z">
              <w:r w:rsidRPr="000C5A61">
                <w:rPr>
                  <w:b/>
                  <w:bCs/>
                </w:rPr>
                <w:t>Tailrace tunnel</w:t>
              </w:r>
            </w:ins>
          </w:p>
          <w:p w14:paraId="0CE1AD21" w14:textId="77777777" w:rsidR="00D834E2" w:rsidRDefault="00D834E2" w:rsidP="009564D9">
            <w:pPr>
              <w:ind w:right="-46"/>
              <w:rPr>
                <w:ins w:id="401" w:author="Kumar Baral" w:date="2023-02-13T11:15:00Z"/>
              </w:rPr>
            </w:pPr>
            <w:ins w:id="402" w:author="Kumar Baral" w:date="2023-02-13T11:15:00Z">
              <w:r>
                <w:t>-Shape</w:t>
              </w:r>
            </w:ins>
          </w:p>
        </w:tc>
        <w:tc>
          <w:tcPr>
            <w:tcW w:w="4324" w:type="dxa"/>
            <w:tcPrChange w:id="403" w:author="Kumar Baral" w:date="2023-02-13T11:26:00Z">
              <w:tcPr>
                <w:tcW w:w="4718" w:type="dxa"/>
              </w:tcPr>
            </w:tcPrChange>
          </w:tcPr>
          <w:p w14:paraId="48BB7A6B" w14:textId="77777777" w:rsidR="00D834E2" w:rsidRDefault="00D834E2" w:rsidP="009564D9">
            <w:pPr>
              <w:ind w:right="-46"/>
              <w:rPr>
                <w:ins w:id="404" w:author="Kumar Baral" w:date="2023-02-13T11:15:00Z"/>
              </w:rPr>
            </w:pPr>
          </w:p>
          <w:p w14:paraId="5B5433E2" w14:textId="77777777" w:rsidR="00D834E2" w:rsidDel="009734A5" w:rsidRDefault="00D834E2" w:rsidP="009564D9">
            <w:pPr>
              <w:ind w:right="-46"/>
              <w:rPr>
                <w:ins w:id="405" w:author="Kumar Baral" w:date="2023-02-13T11:15:00Z"/>
              </w:rPr>
            </w:pPr>
            <w:ins w:id="406" w:author="Kumar Baral" w:date="2023-02-13T11:15:00Z">
              <w:r>
                <w:t>D-shaped fully lined ( concrete /stone masonry), with 600 mm deep cut in the existing tunnel bed</w:t>
              </w:r>
            </w:ins>
          </w:p>
        </w:tc>
      </w:tr>
      <w:tr w:rsidR="00D834E2" w14:paraId="4A1F5039" w14:textId="77777777" w:rsidTr="00F23E72">
        <w:trPr>
          <w:trHeight w:val="334"/>
          <w:ins w:id="407" w:author="Kumar Baral" w:date="2023-02-13T11:15:00Z"/>
          <w:trPrChange w:id="408" w:author="Kumar Baral" w:date="2023-02-13T11:26:00Z">
            <w:trPr>
              <w:trHeight w:val="476"/>
            </w:trPr>
          </w:trPrChange>
        </w:trPr>
        <w:tc>
          <w:tcPr>
            <w:tcW w:w="4324" w:type="dxa"/>
            <w:tcPrChange w:id="409" w:author="Kumar Baral" w:date="2023-02-13T11:26:00Z">
              <w:tcPr>
                <w:tcW w:w="4718" w:type="dxa"/>
              </w:tcPr>
            </w:tcPrChange>
          </w:tcPr>
          <w:p w14:paraId="5A9FC0F9" w14:textId="77777777" w:rsidR="00D834E2" w:rsidRDefault="00D834E2" w:rsidP="009564D9">
            <w:pPr>
              <w:ind w:right="-46"/>
              <w:rPr>
                <w:ins w:id="410" w:author="Kumar Baral" w:date="2023-02-13T11:15:00Z"/>
              </w:rPr>
            </w:pPr>
            <w:ins w:id="411" w:author="Kumar Baral" w:date="2023-02-13T11:15:00Z">
              <w:r>
                <w:lastRenderedPageBreak/>
                <w:t>-length</w:t>
              </w:r>
            </w:ins>
          </w:p>
        </w:tc>
        <w:tc>
          <w:tcPr>
            <w:tcW w:w="4324" w:type="dxa"/>
            <w:tcPrChange w:id="412" w:author="Kumar Baral" w:date="2023-02-13T11:26:00Z">
              <w:tcPr>
                <w:tcW w:w="4718" w:type="dxa"/>
              </w:tcPr>
            </w:tcPrChange>
          </w:tcPr>
          <w:p w14:paraId="3DBB00ED" w14:textId="77777777" w:rsidR="00D834E2" w:rsidDel="009734A5" w:rsidRDefault="00D834E2" w:rsidP="009564D9">
            <w:pPr>
              <w:ind w:right="-46"/>
              <w:rPr>
                <w:ins w:id="413" w:author="Kumar Baral" w:date="2023-02-13T11:15:00Z"/>
              </w:rPr>
            </w:pPr>
            <w:ins w:id="414" w:author="Kumar Baral" w:date="2023-02-13T11:15:00Z">
              <w:r>
                <w:t>1087 m</w:t>
              </w:r>
            </w:ins>
          </w:p>
        </w:tc>
      </w:tr>
      <w:tr w:rsidR="00D834E2" w14:paraId="1B703C2F" w14:textId="77777777" w:rsidTr="00F23E72">
        <w:trPr>
          <w:trHeight w:val="334"/>
          <w:ins w:id="415" w:author="Kumar Baral" w:date="2023-02-13T11:15:00Z"/>
          <w:trPrChange w:id="416" w:author="Kumar Baral" w:date="2023-02-13T11:26:00Z">
            <w:trPr>
              <w:trHeight w:val="476"/>
            </w:trPr>
          </w:trPrChange>
        </w:trPr>
        <w:tc>
          <w:tcPr>
            <w:tcW w:w="4324" w:type="dxa"/>
            <w:tcPrChange w:id="417" w:author="Kumar Baral" w:date="2023-02-13T11:26:00Z">
              <w:tcPr>
                <w:tcW w:w="4718" w:type="dxa"/>
              </w:tcPr>
            </w:tcPrChange>
          </w:tcPr>
          <w:p w14:paraId="2E558987" w14:textId="77777777" w:rsidR="00D834E2" w:rsidRDefault="00D834E2" w:rsidP="009564D9">
            <w:pPr>
              <w:ind w:right="-46"/>
              <w:rPr>
                <w:ins w:id="418" w:author="Kumar Baral" w:date="2023-02-13T11:15:00Z"/>
              </w:rPr>
            </w:pPr>
            <w:ins w:id="419" w:author="Kumar Baral" w:date="2023-02-13T11:15:00Z">
              <w:r>
                <w:t>-cross-sectional area</w:t>
              </w:r>
            </w:ins>
          </w:p>
        </w:tc>
        <w:tc>
          <w:tcPr>
            <w:tcW w:w="4324" w:type="dxa"/>
            <w:tcPrChange w:id="420" w:author="Kumar Baral" w:date="2023-02-13T11:26:00Z">
              <w:tcPr>
                <w:tcW w:w="4718" w:type="dxa"/>
              </w:tcPr>
            </w:tcPrChange>
          </w:tcPr>
          <w:p w14:paraId="2289CC52" w14:textId="77777777" w:rsidR="00D834E2" w:rsidDel="009734A5" w:rsidRDefault="00D834E2" w:rsidP="009564D9">
            <w:pPr>
              <w:ind w:right="-46"/>
              <w:rPr>
                <w:ins w:id="421" w:author="Kumar Baral" w:date="2023-02-13T11:15:00Z"/>
              </w:rPr>
            </w:pPr>
            <w:ins w:id="422" w:author="Kumar Baral" w:date="2023-02-13T11:15:00Z">
              <w:r>
                <w:t>5.25 m</w:t>
              </w:r>
              <w:r w:rsidRPr="000C5A61">
                <w:rPr>
                  <w:vertAlign w:val="superscript"/>
                </w:rPr>
                <w:t>2</w:t>
              </w:r>
            </w:ins>
          </w:p>
        </w:tc>
      </w:tr>
      <w:tr w:rsidR="00D834E2" w14:paraId="510F136F" w14:textId="77777777" w:rsidTr="00F23E72">
        <w:trPr>
          <w:trHeight w:val="585"/>
          <w:ins w:id="423" w:author="Kumar Baral" w:date="2023-02-13T11:15:00Z"/>
          <w:trPrChange w:id="424" w:author="Kumar Baral" w:date="2023-02-13T11:26:00Z">
            <w:trPr>
              <w:trHeight w:val="833"/>
            </w:trPr>
          </w:trPrChange>
        </w:trPr>
        <w:tc>
          <w:tcPr>
            <w:tcW w:w="4324" w:type="dxa"/>
            <w:tcPrChange w:id="425" w:author="Kumar Baral" w:date="2023-02-13T11:26:00Z">
              <w:tcPr>
                <w:tcW w:w="4718" w:type="dxa"/>
              </w:tcPr>
            </w:tcPrChange>
          </w:tcPr>
          <w:p w14:paraId="3BC19B1C" w14:textId="77777777" w:rsidR="00D834E2" w:rsidRPr="000C5A61" w:rsidRDefault="00D834E2" w:rsidP="009564D9">
            <w:pPr>
              <w:ind w:right="-46"/>
              <w:rPr>
                <w:ins w:id="426" w:author="Kumar Baral" w:date="2023-02-13T11:15:00Z"/>
                <w:b/>
                <w:bCs/>
              </w:rPr>
            </w:pPr>
            <w:ins w:id="427" w:author="Kumar Baral" w:date="2023-02-13T11:15:00Z">
              <w:r w:rsidRPr="000C5A61">
                <w:rPr>
                  <w:b/>
                  <w:bCs/>
                </w:rPr>
                <w:t>Turbines</w:t>
              </w:r>
            </w:ins>
          </w:p>
          <w:p w14:paraId="0D685851" w14:textId="77777777" w:rsidR="00D834E2" w:rsidRDefault="00D834E2" w:rsidP="009564D9">
            <w:pPr>
              <w:ind w:right="-46"/>
              <w:rPr>
                <w:ins w:id="428" w:author="Kumar Baral" w:date="2023-02-13T11:15:00Z"/>
              </w:rPr>
            </w:pPr>
            <w:ins w:id="429" w:author="Kumar Baral" w:date="2023-02-13T11:15:00Z">
              <w:r>
                <w:t>-type</w:t>
              </w:r>
            </w:ins>
          </w:p>
        </w:tc>
        <w:tc>
          <w:tcPr>
            <w:tcW w:w="4324" w:type="dxa"/>
            <w:tcPrChange w:id="430" w:author="Kumar Baral" w:date="2023-02-13T11:26:00Z">
              <w:tcPr>
                <w:tcW w:w="4718" w:type="dxa"/>
              </w:tcPr>
            </w:tcPrChange>
          </w:tcPr>
          <w:p w14:paraId="7710D86A" w14:textId="77777777" w:rsidR="00D834E2" w:rsidRDefault="00D834E2" w:rsidP="009564D9">
            <w:pPr>
              <w:ind w:right="-46"/>
              <w:rPr>
                <w:ins w:id="431" w:author="Kumar Baral" w:date="2023-02-13T11:15:00Z"/>
              </w:rPr>
            </w:pPr>
          </w:p>
          <w:p w14:paraId="5C4B552A" w14:textId="77777777" w:rsidR="00D834E2" w:rsidDel="009734A5" w:rsidRDefault="00D834E2" w:rsidP="009564D9">
            <w:pPr>
              <w:ind w:right="-46"/>
              <w:rPr>
                <w:ins w:id="432" w:author="Kumar Baral" w:date="2023-02-13T11:15:00Z"/>
              </w:rPr>
            </w:pPr>
            <w:ins w:id="433" w:author="Kumar Baral" w:date="2023-02-13T11:15:00Z">
              <w:r>
                <w:t>Pelton (3 jets horizontal shaft arrangement)</w:t>
              </w:r>
            </w:ins>
          </w:p>
        </w:tc>
      </w:tr>
      <w:tr w:rsidR="00D834E2" w14:paraId="25E6A62F" w14:textId="77777777" w:rsidTr="00F23E72">
        <w:trPr>
          <w:trHeight w:val="334"/>
          <w:ins w:id="434" w:author="Kumar Baral" w:date="2023-02-13T11:15:00Z"/>
          <w:trPrChange w:id="435" w:author="Kumar Baral" w:date="2023-02-13T11:26:00Z">
            <w:trPr>
              <w:trHeight w:val="476"/>
            </w:trPr>
          </w:trPrChange>
        </w:trPr>
        <w:tc>
          <w:tcPr>
            <w:tcW w:w="4324" w:type="dxa"/>
            <w:tcPrChange w:id="436" w:author="Kumar Baral" w:date="2023-02-13T11:26:00Z">
              <w:tcPr>
                <w:tcW w:w="4718" w:type="dxa"/>
              </w:tcPr>
            </w:tcPrChange>
          </w:tcPr>
          <w:p w14:paraId="4A6967BC" w14:textId="77777777" w:rsidR="00D834E2" w:rsidRDefault="00D834E2" w:rsidP="009564D9">
            <w:pPr>
              <w:ind w:right="-46"/>
              <w:rPr>
                <w:ins w:id="437" w:author="Kumar Baral" w:date="2023-02-13T11:15:00Z"/>
              </w:rPr>
            </w:pPr>
            <w:ins w:id="438" w:author="Kumar Baral" w:date="2023-02-13T11:15:00Z">
              <w:r>
                <w:t>-no of units</w:t>
              </w:r>
            </w:ins>
          </w:p>
        </w:tc>
        <w:tc>
          <w:tcPr>
            <w:tcW w:w="4324" w:type="dxa"/>
            <w:tcPrChange w:id="439" w:author="Kumar Baral" w:date="2023-02-13T11:26:00Z">
              <w:tcPr>
                <w:tcW w:w="4718" w:type="dxa"/>
              </w:tcPr>
            </w:tcPrChange>
          </w:tcPr>
          <w:p w14:paraId="48BD6C0A" w14:textId="77777777" w:rsidR="00D834E2" w:rsidDel="009734A5" w:rsidRDefault="00D834E2" w:rsidP="009564D9">
            <w:pPr>
              <w:ind w:right="-46"/>
              <w:rPr>
                <w:ins w:id="440" w:author="Kumar Baral" w:date="2023-02-13T11:15:00Z"/>
              </w:rPr>
            </w:pPr>
            <w:ins w:id="441" w:author="Kumar Baral" w:date="2023-02-13T11:15:00Z">
              <w:r>
                <w:t>3 nos</w:t>
              </w:r>
            </w:ins>
          </w:p>
        </w:tc>
      </w:tr>
      <w:tr w:rsidR="00D834E2" w14:paraId="2BEB7A50" w14:textId="77777777" w:rsidTr="00F23E72">
        <w:trPr>
          <w:trHeight w:val="594"/>
          <w:ins w:id="442" w:author="Kumar Baral" w:date="2023-02-13T11:15:00Z"/>
          <w:trPrChange w:id="443" w:author="Kumar Baral" w:date="2023-02-13T11:26:00Z">
            <w:trPr>
              <w:trHeight w:val="846"/>
            </w:trPr>
          </w:trPrChange>
        </w:trPr>
        <w:tc>
          <w:tcPr>
            <w:tcW w:w="4324" w:type="dxa"/>
            <w:tcPrChange w:id="444" w:author="Kumar Baral" w:date="2023-02-13T11:26:00Z">
              <w:tcPr>
                <w:tcW w:w="4718" w:type="dxa"/>
              </w:tcPr>
            </w:tcPrChange>
          </w:tcPr>
          <w:p w14:paraId="1C8217CB" w14:textId="77777777" w:rsidR="00D834E2" w:rsidRPr="000C5A61" w:rsidRDefault="00D834E2" w:rsidP="009564D9">
            <w:pPr>
              <w:ind w:right="-46"/>
              <w:rPr>
                <w:ins w:id="445" w:author="Kumar Baral" w:date="2023-02-13T11:15:00Z"/>
                <w:b/>
                <w:bCs/>
              </w:rPr>
            </w:pPr>
            <w:ins w:id="446" w:author="Kumar Baral" w:date="2023-02-13T11:15:00Z">
              <w:r w:rsidRPr="000C5A61">
                <w:rPr>
                  <w:b/>
                  <w:bCs/>
                </w:rPr>
                <w:t>Generators</w:t>
              </w:r>
            </w:ins>
          </w:p>
          <w:p w14:paraId="45D77B7F" w14:textId="77777777" w:rsidR="00D834E2" w:rsidRDefault="00D834E2" w:rsidP="009564D9">
            <w:pPr>
              <w:ind w:right="-46"/>
              <w:rPr>
                <w:ins w:id="447" w:author="Kumar Baral" w:date="2023-02-13T11:15:00Z"/>
              </w:rPr>
            </w:pPr>
            <w:ins w:id="448" w:author="Kumar Baral" w:date="2023-02-13T11:15:00Z">
              <w:r>
                <w:t>-type</w:t>
              </w:r>
            </w:ins>
          </w:p>
        </w:tc>
        <w:tc>
          <w:tcPr>
            <w:tcW w:w="4324" w:type="dxa"/>
            <w:tcPrChange w:id="449" w:author="Kumar Baral" w:date="2023-02-13T11:26:00Z">
              <w:tcPr>
                <w:tcW w:w="4718" w:type="dxa"/>
              </w:tcPr>
            </w:tcPrChange>
          </w:tcPr>
          <w:p w14:paraId="76A98C2D" w14:textId="77777777" w:rsidR="00D834E2" w:rsidRDefault="00D834E2" w:rsidP="009564D9">
            <w:pPr>
              <w:ind w:right="-46"/>
              <w:rPr>
                <w:ins w:id="450" w:author="Kumar Baral" w:date="2023-02-13T11:15:00Z"/>
              </w:rPr>
            </w:pPr>
          </w:p>
          <w:p w14:paraId="6173A0C4" w14:textId="77777777" w:rsidR="00D834E2" w:rsidDel="009734A5" w:rsidRDefault="00D834E2" w:rsidP="009564D9">
            <w:pPr>
              <w:ind w:right="-46"/>
              <w:rPr>
                <w:ins w:id="451" w:author="Kumar Baral" w:date="2023-02-13T11:15:00Z"/>
              </w:rPr>
            </w:pPr>
            <w:ins w:id="452" w:author="Kumar Baral" w:date="2023-02-13T11:15:00Z">
              <w:r>
                <w:t>Synchronous, brushless, self excited</w:t>
              </w:r>
            </w:ins>
          </w:p>
        </w:tc>
      </w:tr>
      <w:tr w:rsidR="00D834E2" w14:paraId="2FC2AAD8" w14:textId="77777777" w:rsidTr="00F23E72">
        <w:trPr>
          <w:trHeight w:val="324"/>
          <w:ins w:id="453" w:author="Kumar Baral" w:date="2023-02-13T11:15:00Z"/>
          <w:trPrChange w:id="454" w:author="Kumar Baral" w:date="2023-02-13T11:26:00Z">
            <w:trPr>
              <w:trHeight w:val="462"/>
            </w:trPr>
          </w:trPrChange>
        </w:trPr>
        <w:tc>
          <w:tcPr>
            <w:tcW w:w="4324" w:type="dxa"/>
            <w:tcPrChange w:id="455" w:author="Kumar Baral" w:date="2023-02-13T11:26:00Z">
              <w:tcPr>
                <w:tcW w:w="4718" w:type="dxa"/>
              </w:tcPr>
            </w:tcPrChange>
          </w:tcPr>
          <w:p w14:paraId="03C01340" w14:textId="77777777" w:rsidR="00D834E2" w:rsidRDefault="00D834E2" w:rsidP="009564D9">
            <w:pPr>
              <w:ind w:right="-46"/>
              <w:rPr>
                <w:ins w:id="456" w:author="Kumar Baral" w:date="2023-02-13T11:15:00Z"/>
              </w:rPr>
            </w:pPr>
            <w:ins w:id="457" w:author="Kumar Baral" w:date="2023-02-13T11:15:00Z">
              <w:r>
                <w:t>No of units</w:t>
              </w:r>
            </w:ins>
          </w:p>
        </w:tc>
        <w:tc>
          <w:tcPr>
            <w:tcW w:w="4324" w:type="dxa"/>
            <w:tcPrChange w:id="458" w:author="Kumar Baral" w:date="2023-02-13T11:26:00Z">
              <w:tcPr>
                <w:tcW w:w="4718" w:type="dxa"/>
              </w:tcPr>
            </w:tcPrChange>
          </w:tcPr>
          <w:p w14:paraId="7AAF3CF6" w14:textId="77777777" w:rsidR="00D834E2" w:rsidDel="009734A5" w:rsidRDefault="00D834E2" w:rsidP="009564D9">
            <w:pPr>
              <w:ind w:right="-46"/>
              <w:rPr>
                <w:ins w:id="459" w:author="Kumar Baral" w:date="2023-02-13T11:15:00Z"/>
              </w:rPr>
            </w:pPr>
            <w:ins w:id="460" w:author="Kumar Baral" w:date="2023-02-13T11:15:00Z">
              <w:r>
                <w:t>3 nos</w:t>
              </w:r>
            </w:ins>
          </w:p>
        </w:tc>
      </w:tr>
      <w:tr w:rsidR="00D834E2" w14:paraId="2CDBEEE6" w14:textId="77777777" w:rsidTr="00F23E72">
        <w:trPr>
          <w:trHeight w:val="334"/>
          <w:ins w:id="461" w:author="Kumar Baral" w:date="2023-02-13T11:15:00Z"/>
          <w:trPrChange w:id="462" w:author="Kumar Baral" w:date="2023-02-13T11:26:00Z">
            <w:trPr>
              <w:trHeight w:val="476"/>
            </w:trPr>
          </w:trPrChange>
        </w:trPr>
        <w:tc>
          <w:tcPr>
            <w:tcW w:w="4324" w:type="dxa"/>
            <w:tcPrChange w:id="463" w:author="Kumar Baral" w:date="2023-02-13T11:26:00Z">
              <w:tcPr>
                <w:tcW w:w="4718" w:type="dxa"/>
              </w:tcPr>
            </w:tcPrChange>
          </w:tcPr>
          <w:p w14:paraId="5A20F583" w14:textId="77777777" w:rsidR="00D834E2" w:rsidRDefault="00D834E2" w:rsidP="009564D9">
            <w:pPr>
              <w:ind w:right="-46"/>
              <w:rPr>
                <w:ins w:id="464" w:author="Kumar Baral" w:date="2023-02-13T11:15:00Z"/>
              </w:rPr>
            </w:pPr>
            <w:ins w:id="465" w:author="Kumar Baral" w:date="2023-02-13T11:15:00Z">
              <w:r>
                <w:t>Capacity</w:t>
              </w:r>
            </w:ins>
          </w:p>
        </w:tc>
        <w:tc>
          <w:tcPr>
            <w:tcW w:w="4324" w:type="dxa"/>
            <w:tcPrChange w:id="466" w:author="Kumar Baral" w:date="2023-02-13T11:26:00Z">
              <w:tcPr>
                <w:tcW w:w="4718" w:type="dxa"/>
              </w:tcPr>
            </w:tcPrChange>
          </w:tcPr>
          <w:p w14:paraId="3D7782A6" w14:textId="77777777" w:rsidR="00D834E2" w:rsidDel="009734A5" w:rsidRDefault="00D834E2" w:rsidP="009564D9">
            <w:pPr>
              <w:ind w:right="-46"/>
              <w:rPr>
                <w:ins w:id="467" w:author="Kumar Baral" w:date="2023-02-13T11:15:00Z"/>
              </w:rPr>
            </w:pPr>
            <w:ins w:id="468" w:author="Kumar Baral" w:date="2023-02-13T11:15:00Z">
              <w:r>
                <w:t>5 MVA</w:t>
              </w:r>
            </w:ins>
          </w:p>
        </w:tc>
      </w:tr>
      <w:tr w:rsidR="00D834E2" w14:paraId="1CD6FA22" w14:textId="77777777" w:rsidTr="00F23E72">
        <w:trPr>
          <w:trHeight w:val="334"/>
          <w:ins w:id="469" w:author="Kumar Baral" w:date="2023-02-13T11:15:00Z"/>
          <w:trPrChange w:id="470" w:author="Kumar Baral" w:date="2023-02-13T11:26:00Z">
            <w:trPr>
              <w:trHeight w:val="476"/>
            </w:trPr>
          </w:trPrChange>
        </w:trPr>
        <w:tc>
          <w:tcPr>
            <w:tcW w:w="4324" w:type="dxa"/>
            <w:tcPrChange w:id="471" w:author="Kumar Baral" w:date="2023-02-13T11:26:00Z">
              <w:tcPr>
                <w:tcW w:w="4718" w:type="dxa"/>
              </w:tcPr>
            </w:tcPrChange>
          </w:tcPr>
          <w:p w14:paraId="0C68CA2B" w14:textId="77777777" w:rsidR="00D834E2" w:rsidRDefault="00D834E2" w:rsidP="009564D9">
            <w:pPr>
              <w:ind w:right="-46"/>
              <w:rPr>
                <w:ins w:id="472" w:author="Kumar Baral" w:date="2023-02-13T11:15:00Z"/>
              </w:rPr>
            </w:pPr>
            <w:ins w:id="473" w:author="Kumar Baral" w:date="2023-02-13T11:15:00Z">
              <w:r>
                <w:t>Voltage</w:t>
              </w:r>
            </w:ins>
          </w:p>
        </w:tc>
        <w:tc>
          <w:tcPr>
            <w:tcW w:w="4324" w:type="dxa"/>
            <w:tcPrChange w:id="474" w:author="Kumar Baral" w:date="2023-02-13T11:26:00Z">
              <w:tcPr>
                <w:tcW w:w="4718" w:type="dxa"/>
              </w:tcPr>
            </w:tcPrChange>
          </w:tcPr>
          <w:p w14:paraId="2B209A94" w14:textId="77777777" w:rsidR="00D834E2" w:rsidDel="009734A5" w:rsidRDefault="00D834E2" w:rsidP="009564D9">
            <w:pPr>
              <w:ind w:right="-46"/>
              <w:rPr>
                <w:ins w:id="475" w:author="Kumar Baral" w:date="2023-02-13T11:15:00Z"/>
              </w:rPr>
            </w:pPr>
            <w:ins w:id="476" w:author="Kumar Baral" w:date="2023-02-13T11:15:00Z">
              <w:r>
                <w:t>6.6 kV</w:t>
              </w:r>
            </w:ins>
          </w:p>
        </w:tc>
      </w:tr>
      <w:tr w:rsidR="00D834E2" w14:paraId="6F38650B" w14:textId="77777777" w:rsidTr="00F23E72">
        <w:trPr>
          <w:trHeight w:val="324"/>
          <w:ins w:id="477" w:author="Kumar Baral" w:date="2023-02-13T11:15:00Z"/>
          <w:trPrChange w:id="478" w:author="Kumar Baral" w:date="2023-02-13T11:26:00Z">
            <w:trPr>
              <w:trHeight w:val="462"/>
            </w:trPr>
          </w:trPrChange>
        </w:trPr>
        <w:tc>
          <w:tcPr>
            <w:tcW w:w="4324" w:type="dxa"/>
            <w:tcPrChange w:id="479" w:author="Kumar Baral" w:date="2023-02-13T11:26:00Z">
              <w:tcPr>
                <w:tcW w:w="4718" w:type="dxa"/>
              </w:tcPr>
            </w:tcPrChange>
          </w:tcPr>
          <w:p w14:paraId="7E46A012" w14:textId="77777777" w:rsidR="00D834E2" w:rsidRPr="000C5A61" w:rsidRDefault="00D834E2" w:rsidP="009564D9">
            <w:pPr>
              <w:ind w:right="-46"/>
              <w:rPr>
                <w:ins w:id="480" w:author="Kumar Baral" w:date="2023-02-13T11:15:00Z"/>
                <w:b/>
                <w:bCs/>
              </w:rPr>
            </w:pPr>
            <w:ins w:id="481" w:author="Kumar Baral" w:date="2023-02-13T11:15:00Z">
              <w:r w:rsidRPr="000C5A61">
                <w:rPr>
                  <w:b/>
                  <w:bCs/>
                </w:rPr>
                <w:t>Transmission Line</w:t>
              </w:r>
            </w:ins>
          </w:p>
        </w:tc>
        <w:tc>
          <w:tcPr>
            <w:tcW w:w="4324" w:type="dxa"/>
            <w:tcPrChange w:id="482" w:author="Kumar Baral" w:date="2023-02-13T11:26:00Z">
              <w:tcPr>
                <w:tcW w:w="4718" w:type="dxa"/>
              </w:tcPr>
            </w:tcPrChange>
          </w:tcPr>
          <w:p w14:paraId="7677DBCE" w14:textId="77777777" w:rsidR="00D834E2" w:rsidDel="009734A5" w:rsidRDefault="00D834E2" w:rsidP="009564D9">
            <w:pPr>
              <w:ind w:right="-46"/>
              <w:rPr>
                <w:ins w:id="483" w:author="Kumar Baral" w:date="2023-02-13T11:15:00Z"/>
              </w:rPr>
            </w:pPr>
          </w:p>
        </w:tc>
      </w:tr>
      <w:tr w:rsidR="00D834E2" w14:paraId="2500E33A" w14:textId="77777777" w:rsidTr="00F23E72">
        <w:trPr>
          <w:trHeight w:val="334"/>
          <w:ins w:id="484" w:author="Kumar Baral" w:date="2023-02-13T11:15:00Z"/>
          <w:trPrChange w:id="485" w:author="Kumar Baral" w:date="2023-02-13T11:26:00Z">
            <w:trPr>
              <w:trHeight w:val="476"/>
            </w:trPr>
          </w:trPrChange>
        </w:trPr>
        <w:tc>
          <w:tcPr>
            <w:tcW w:w="4324" w:type="dxa"/>
            <w:tcPrChange w:id="486" w:author="Kumar Baral" w:date="2023-02-13T11:26:00Z">
              <w:tcPr>
                <w:tcW w:w="4718" w:type="dxa"/>
              </w:tcPr>
            </w:tcPrChange>
          </w:tcPr>
          <w:p w14:paraId="618956E6" w14:textId="77777777" w:rsidR="00D834E2" w:rsidRDefault="00D834E2" w:rsidP="009564D9">
            <w:pPr>
              <w:ind w:right="-46"/>
              <w:rPr>
                <w:ins w:id="487" w:author="Kumar Baral" w:date="2023-02-13T11:15:00Z"/>
              </w:rPr>
            </w:pPr>
            <w:ins w:id="488" w:author="Kumar Baral" w:date="2023-02-13T11:15:00Z">
              <w:r>
                <w:t>-length</w:t>
              </w:r>
            </w:ins>
          </w:p>
        </w:tc>
        <w:tc>
          <w:tcPr>
            <w:tcW w:w="4324" w:type="dxa"/>
            <w:tcPrChange w:id="489" w:author="Kumar Baral" w:date="2023-02-13T11:26:00Z">
              <w:tcPr>
                <w:tcW w:w="4718" w:type="dxa"/>
              </w:tcPr>
            </w:tcPrChange>
          </w:tcPr>
          <w:p w14:paraId="6CD791CA" w14:textId="77777777" w:rsidR="00D834E2" w:rsidDel="009734A5" w:rsidRDefault="00D834E2" w:rsidP="009564D9">
            <w:pPr>
              <w:ind w:right="-46"/>
              <w:rPr>
                <w:ins w:id="490" w:author="Kumar Baral" w:date="2023-02-13T11:15:00Z"/>
              </w:rPr>
            </w:pPr>
            <w:ins w:id="491" w:author="Kumar Baral" w:date="2023-02-13T11:15:00Z">
              <w:r>
                <w:t>0.5 km</w:t>
              </w:r>
            </w:ins>
          </w:p>
        </w:tc>
      </w:tr>
      <w:tr w:rsidR="00D834E2" w14:paraId="7EC9C2BE" w14:textId="77777777" w:rsidTr="00F23E72">
        <w:trPr>
          <w:trHeight w:val="334"/>
          <w:ins w:id="492" w:author="Kumar Baral" w:date="2023-02-13T11:15:00Z"/>
          <w:trPrChange w:id="493" w:author="Kumar Baral" w:date="2023-02-13T11:26:00Z">
            <w:trPr>
              <w:trHeight w:val="476"/>
            </w:trPr>
          </w:trPrChange>
        </w:trPr>
        <w:tc>
          <w:tcPr>
            <w:tcW w:w="4324" w:type="dxa"/>
            <w:tcPrChange w:id="494" w:author="Kumar Baral" w:date="2023-02-13T11:26:00Z">
              <w:tcPr>
                <w:tcW w:w="4718" w:type="dxa"/>
              </w:tcPr>
            </w:tcPrChange>
          </w:tcPr>
          <w:p w14:paraId="2E19F0D4" w14:textId="77777777" w:rsidR="00D834E2" w:rsidRDefault="00D834E2" w:rsidP="009564D9">
            <w:pPr>
              <w:ind w:right="-46"/>
              <w:rPr>
                <w:ins w:id="495" w:author="Kumar Baral" w:date="2023-02-13T11:15:00Z"/>
              </w:rPr>
            </w:pPr>
            <w:ins w:id="496" w:author="Kumar Baral" w:date="2023-02-13T11:15:00Z">
              <w:r>
                <w:t>-voltage</w:t>
              </w:r>
            </w:ins>
          </w:p>
        </w:tc>
        <w:tc>
          <w:tcPr>
            <w:tcW w:w="4324" w:type="dxa"/>
            <w:tcPrChange w:id="497" w:author="Kumar Baral" w:date="2023-02-13T11:26:00Z">
              <w:tcPr>
                <w:tcW w:w="4718" w:type="dxa"/>
              </w:tcPr>
            </w:tcPrChange>
          </w:tcPr>
          <w:p w14:paraId="3438B6CE" w14:textId="77777777" w:rsidR="00D834E2" w:rsidDel="009734A5" w:rsidRDefault="00D834E2" w:rsidP="009564D9">
            <w:pPr>
              <w:ind w:right="-46"/>
              <w:rPr>
                <w:ins w:id="498" w:author="Kumar Baral" w:date="2023-02-13T11:15:00Z"/>
              </w:rPr>
            </w:pPr>
            <w:ins w:id="499" w:author="Kumar Baral" w:date="2023-02-13T11:15:00Z">
              <w:r>
                <w:t>132 kV</w:t>
              </w:r>
            </w:ins>
          </w:p>
        </w:tc>
      </w:tr>
      <w:tr w:rsidR="00D834E2" w14:paraId="1F213F0C" w14:textId="77777777" w:rsidTr="00F23E72">
        <w:trPr>
          <w:trHeight w:val="324"/>
          <w:ins w:id="500" w:author="Kumar Baral" w:date="2023-02-13T11:15:00Z"/>
          <w:trPrChange w:id="501" w:author="Kumar Baral" w:date="2023-02-13T11:26:00Z">
            <w:trPr>
              <w:trHeight w:val="462"/>
            </w:trPr>
          </w:trPrChange>
        </w:trPr>
        <w:tc>
          <w:tcPr>
            <w:tcW w:w="4324" w:type="dxa"/>
            <w:tcPrChange w:id="502" w:author="Kumar Baral" w:date="2023-02-13T11:26:00Z">
              <w:tcPr>
                <w:tcW w:w="4718" w:type="dxa"/>
              </w:tcPr>
            </w:tcPrChange>
          </w:tcPr>
          <w:p w14:paraId="1D40DEEC" w14:textId="77777777" w:rsidR="00D834E2" w:rsidRPr="000C5A61" w:rsidRDefault="00D834E2" w:rsidP="009564D9">
            <w:pPr>
              <w:ind w:right="-46"/>
              <w:rPr>
                <w:ins w:id="503" w:author="Kumar Baral" w:date="2023-02-13T11:15:00Z"/>
                <w:b/>
                <w:bCs/>
              </w:rPr>
            </w:pPr>
            <w:ins w:id="504" w:author="Kumar Baral" w:date="2023-02-13T11:15:00Z">
              <w:r w:rsidRPr="000C5A61">
                <w:rPr>
                  <w:b/>
                  <w:bCs/>
                </w:rPr>
                <w:t>Mean annual saleable energy Production</w:t>
              </w:r>
            </w:ins>
          </w:p>
        </w:tc>
        <w:tc>
          <w:tcPr>
            <w:tcW w:w="4324" w:type="dxa"/>
            <w:tcPrChange w:id="505" w:author="Kumar Baral" w:date="2023-02-13T11:26:00Z">
              <w:tcPr>
                <w:tcW w:w="4718" w:type="dxa"/>
              </w:tcPr>
            </w:tcPrChange>
          </w:tcPr>
          <w:p w14:paraId="5CB4CCCA" w14:textId="77777777" w:rsidR="00D834E2" w:rsidDel="009734A5" w:rsidRDefault="00D834E2" w:rsidP="009564D9">
            <w:pPr>
              <w:ind w:right="-46"/>
              <w:rPr>
                <w:ins w:id="506" w:author="Kumar Baral" w:date="2023-02-13T11:15:00Z"/>
              </w:rPr>
            </w:pPr>
            <w:ins w:id="507" w:author="Kumar Baral" w:date="2023-02-13T11:15:00Z">
              <w:r>
                <w:t>66.23 GWh in a normal year</w:t>
              </w:r>
            </w:ins>
          </w:p>
        </w:tc>
      </w:tr>
      <w:tr w:rsidR="00D834E2" w14:paraId="0C46E60F" w14:textId="77777777" w:rsidTr="00F23E72">
        <w:trPr>
          <w:trHeight w:val="334"/>
          <w:ins w:id="508" w:author="Kumar Baral" w:date="2023-02-13T11:15:00Z"/>
          <w:trPrChange w:id="509" w:author="Kumar Baral" w:date="2023-02-13T11:26:00Z">
            <w:trPr>
              <w:trHeight w:val="476"/>
            </w:trPr>
          </w:trPrChange>
        </w:trPr>
        <w:tc>
          <w:tcPr>
            <w:tcW w:w="4324" w:type="dxa"/>
            <w:tcPrChange w:id="510" w:author="Kumar Baral" w:date="2023-02-13T11:26:00Z">
              <w:tcPr>
                <w:tcW w:w="4718" w:type="dxa"/>
              </w:tcPr>
            </w:tcPrChange>
          </w:tcPr>
          <w:p w14:paraId="597C64C8" w14:textId="77777777" w:rsidR="00D834E2" w:rsidRDefault="00D834E2" w:rsidP="009564D9">
            <w:pPr>
              <w:ind w:right="-46"/>
              <w:rPr>
                <w:ins w:id="511" w:author="Kumar Baral" w:date="2023-02-13T11:15:00Z"/>
              </w:rPr>
            </w:pPr>
            <w:ins w:id="512" w:author="Kumar Baral" w:date="2023-02-13T11:15:00Z">
              <w:r>
                <w:t>Dry Energy ( Mid December-mid April)</w:t>
              </w:r>
            </w:ins>
          </w:p>
        </w:tc>
        <w:tc>
          <w:tcPr>
            <w:tcW w:w="4324" w:type="dxa"/>
            <w:tcPrChange w:id="513" w:author="Kumar Baral" w:date="2023-02-13T11:26:00Z">
              <w:tcPr>
                <w:tcW w:w="4718" w:type="dxa"/>
              </w:tcPr>
            </w:tcPrChange>
          </w:tcPr>
          <w:p w14:paraId="14333A0E" w14:textId="77777777" w:rsidR="00D834E2" w:rsidDel="009734A5" w:rsidRDefault="00D834E2" w:rsidP="009564D9">
            <w:pPr>
              <w:ind w:right="-46"/>
              <w:rPr>
                <w:ins w:id="514" w:author="Kumar Baral" w:date="2023-02-13T11:15:00Z"/>
              </w:rPr>
            </w:pPr>
            <w:ins w:id="515" w:author="Kumar Baral" w:date="2023-02-13T11:15:00Z">
              <w:r>
                <w:t>16.60 GWh</w:t>
              </w:r>
            </w:ins>
          </w:p>
        </w:tc>
      </w:tr>
      <w:tr w:rsidR="00D834E2" w14:paraId="6BEF68B0" w14:textId="77777777" w:rsidTr="00F23E72">
        <w:trPr>
          <w:trHeight w:val="334"/>
          <w:ins w:id="516" w:author="Kumar Baral" w:date="2023-02-13T11:15:00Z"/>
          <w:trPrChange w:id="517" w:author="Kumar Baral" w:date="2023-02-13T11:26:00Z">
            <w:trPr>
              <w:trHeight w:val="476"/>
            </w:trPr>
          </w:trPrChange>
        </w:trPr>
        <w:tc>
          <w:tcPr>
            <w:tcW w:w="4324" w:type="dxa"/>
            <w:tcPrChange w:id="518" w:author="Kumar Baral" w:date="2023-02-13T11:26:00Z">
              <w:tcPr>
                <w:tcW w:w="4718" w:type="dxa"/>
              </w:tcPr>
            </w:tcPrChange>
          </w:tcPr>
          <w:p w14:paraId="16F47F0E" w14:textId="73BB561A" w:rsidR="00D834E2" w:rsidRDefault="00D834E2" w:rsidP="0022041D">
            <w:pPr>
              <w:ind w:right="-46"/>
              <w:rPr>
                <w:ins w:id="519" w:author="Kumar Baral" w:date="2023-02-13T11:15:00Z"/>
              </w:rPr>
            </w:pPr>
            <w:ins w:id="520" w:author="Kumar Baral" w:date="2023-02-13T11:15:00Z">
              <w:r>
                <w:t>We</w:t>
              </w:r>
            </w:ins>
            <w:r w:rsidR="0022041D">
              <w:t>t</w:t>
            </w:r>
            <w:ins w:id="521" w:author="Kumar Baral" w:date="2023-02-13T11:15:00Z">
              <w:r>
                <w:t xml:space="preserve"> Energy ( </w:t>
              </w:r>
            </w:ins>
            <w:r w:rsidR="0022041D">
              <w:t>Mid-April</w:t>
            </w:r>
            <w:ins w:id="522" w:author="Kumar Baral" w:date="2023-02-13T11:15:00Z">
              <w:r>
                <w:t>-</w:t>
              </w:r>
            </w:ins>
            <w:r w:rsidR="0022041D">
              <w:t>M</w:t>
            </w:r>
            <w:ins w:id="523" w:author="Kumar Baral" w:date="2023-02-13T11:15:00Z">
              <w:r>
                <w:t>id December)</w:t>
              </w:r>
            </w:ins>
          </w:p>
        </w:tc>
        <w:tc>
          <w:tcPr>
            <w:tcW w:w="4324" w:type="dxa"/>
            <w:tcPrChange w:id="524" w:author="Kumar Baral" w:date="2023-02-13T11:26:00Z">
              <w:tcPr>
                <w:tcW w:w="4718" w:type="dxa"/>
              </w:tcPr>
            </w:tcPrChange>
          </w:tcPr>
          <w:p w14:paraId="3CBAF901" w14:textId="77777777" w:rsidR="00D834E2" w:rsidDel="009734A5" w:rsidRDefault="00D834E2" w:rsidP="009564D9">
            <w:pPr>
              <w:ind w:right="-46"/>
              <w:rPr>
                <w:ins w:id="525" w:author="Kumar Baral" w:date="2023-02-13T11:15:00Z"/>
              </w:rPr>
            </w:pPr>
            <w:ins w:id="526" w:author="Kumar Baral" w:date="2023-02-13T11:15:00Z">
              <w:r>
                <w:t>49.63 GWh</w:t>
              </w:r>
            </w:ins>
          </w:p>
        </w:tc>
      </w:tr>
      <w:tr w:rsidR="00D834E2" w14:paraId="6881B39F" w14:textId="77777777" w:rsidTr="00F23E72">
        <w:trPr>
          <w:trHeight w:val="324"/>
          <w:ins w:id="527" w:author="Kumar Baral" w:date="2023-02-13T11:15:00Z"/>
          <w:trPrChange w:id="528" w:author="Kumar Baral" w:date="2023-02-13T11:26:00Z">
            <w:trPr>
              <w:trHeight w:val="462"/>
            </w:trPr>
          </w:trPrChange>
        </w:trPr>
        <w:tc>
          <w:tcPr>
            <w:tcW w:w="4324" w:type="dxa"/>
            <w:tcPrChange w:id="529" w:author="Kumar Baral" w:date="2023-02-13T11:26:00Z">
              <w:tcPr>
                <w:tcW w:w="4718" w:type="dxa"/>
              </w:tcPr>
            </w:tcPrChange>
          </w:tcPr>
          <w:p w14:paraId="5A901329" w14:textId="77777777" w:rsidR="00D834E2" w:rsidRDefault="00D834E2" w:rsidP="009564D9">
            <w:pPr>
              <w:ind w:right="-46"/>
              <w:rPr>
                <w:ins w:id="530" w:author="Kumar Baral" w:date="2023-02-13T11:15:00Z"/>
              </w:rPr>
            </w:pPr>
            <w:ins w:id="531" w:author="Kumar Baral" w:date="2023-02-13T11:15:00Z">
              <w:r>
                <w:t>Commissioned date</w:t>
              </w:r>
            </w:ins>
          </w:p>
        </w:tc>
        <w:tc>
          <w:tcPr>
            <w:tcW w:w="4324" w:type="dxa"/>
            <w:tcPrChange w:id="532" w:author="Kumar Baral" w:date="2023-02-13T11:26:00Z">
              <w:tcPr>
                <w:tcW w:w="4718" w:type="dxa"/>
              </w:tcPr>
            </w:tcPrChange>
          </w:tcPr>
          <w:p w14:paraId="643BE309" w14:textId="77777777" w:rsidR="00D834E2" w:rsidDel="009734A5" w:rsidRDefault="00D834E2" w:rsidP="009564D9">
            <w:pPr>
              <w:ind w:right="-46"/>
              <w:rPr>
                <w:ins w:id="533" w:author="Kumar Baral" w:date="2023-02-13T11:15:00Z"/>
              </w:rPr>
            </w:pPr>
            <w:ins w:id="534" w:author="Kumar Baral" w:date="2023-02-13T11:15:00Z">
              <w:r w:rsidRPr="000C5A61">
                <w:t>22</w:t>
              </w:r>
              <w:r w:rsidRPr="003F3DFF">
                <w:rPr>
                  <w:vertAlign w:val="superscript"/>
                </w:rPr>
                <w:t>nd</w:t>
              </w:r>
              <w:r w:rsidRPr="000C5A61">
                <w:t xml:space="preserve"> of Chaitra 2072</w:t>
              </w:r>
            </w:ins>
          </w:p>
        </w:tc>
      </w:tr>
    </w:tbl>
    <w:p w14:paraId="466010C2" w14:textId="77777777" w:rsidR="004E4200" w:rsidRPr="006D015F" w:rsidDel="007C4B44" w:rsidRDefault="004E4200" w:rsidP="004548FE">
      <w:pPr>
        <w:pStyle w:val="TableofFigures"/>
        <w:tabs>
          <w:tab w:val="right" w:leader="dot" w:pos="9170"/>
        </w:tabs>
        <w:rPr>
          <w:del w:id="535" w:author="Kumar Baral" w:date="2023-02-13T11:13:00Z"/>
          <w:b/>
        </w:rPr>
      </w:pPr>
    </w:p>
    <w:p w14:paraId="0521D0DF" w14:textId="7820A937" w:rsidR="00C17D1D" w:rsidRDefault="00C17D1D">
      <w:pPr>
        <w:pStyle w:val="TableofFigures"/>
        <w:tabs>
          <w:tab w:val="right" w:leader="dot" w:pos="9170"/>
        </w:tabs>
        <w:rPr>
          <w:ins w:id="536" w:author="Kumar Baral" w:date="2023-02-13T11:13:00Z"/>
        </w:rPr>
        <w:pPrChange w:id="537"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538"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544" w:name="_Ref68876457"/>
      <w:bookmarkStart w:id="545" w:name="_Toc68879951"/>
      <w:bookmarkStart w:id="546" w:name="_Toc127370038"/>
      <w:bookmarkEnd w:id="2"/>
      <w:r w:rsidRPr="008D528F">
        <w:lastRenderedPageBreak/>
        <w:t>HYDROLOGY</w:t>
      </w:r>
      <w:bookmarkEnd w:id="544"/>
      <w:bookmarkEnd w:id="545"/>
      <w:bookmarkEnd w:id="546"/>
    </w:p>
    <w:p w14:paraId="115C71AC" w14:textId="1DF10DA9" w:rsidR="00BE56FB" w:rsidRDefault="00BE56FB" w:rsidP="00BE56FB">
      <w:pPr>
        <w:pStyle w:val="Heading2"/>
      </w:pPr>
      <w:bookmarkStart w:id="547" w:name="_Toc127370039"/>
      <w:bookmarkStart w:id="548" w:name="_Toc434844264"/>
      <w:bookmarkStart w:id="549" w:name="_Toc25316034"/>
      <w:bookmarkStart w:id="550" w:name="_Toc68879952"/>
      <w:ins w:id="551" w:author="Kumar Baral" w:date="2023-01-25T17:07:00Z">
        <w:r w:rsidRPr="001F4328">
          <w:t>Introduction</w:t>
        </w:r>
      </w:ins>
      <w:ins w:id="552" w:author="Kumar Baral" w:date="2023-02-13T11:17:00Z">
        <w:r w:rsidR="00F23E72">
          <w:t xml:space="preserve"> of the Project</w:t>
        </w:r>
      </w:ins>
      <w:bookmarkEnd w:id="547"/>
    </w:p>
    <w:p w14:paraId="3609E986" w14:textId="7E88FFA0" w:rsidR="001977F9" w:rsidRDefault="001977F9" w:rsidP="000C7DC9">
      <w:pPr>
        <w:ind w:right="-46"/>
      </w:pPr>
      <w:r>
        <w:t xml:space="preserve">Andhi Khola hydroelectric and rural electrification Project (AHREP) is located near Galyang Bazar, about 80km south-west from Pokhara on the </w:t>
      </w:r>
      <w:del w:id="553" w:author="Kumar Baral" w:date="2023-02-13T11:09:00Z">
        <w:r w:rsidDel="007C4B44">
          <w:delText xml:space="preserve">siddhartha </w:delText>
        </w:r>
      </w:del>
      <w:ins w:id="554" w:author="Kumar Baral" w:date="2023-02-13T11:09:00Z">
        <w:r w:rsidR="007C4B44">
          <w:t xml:space="preserve">Siddhartha </w:t>
        </w:r>
      </w:ins>
      <w:del w:id="555" w:author="Kumar Baral" w:date="2023-02-13T11:09:00Z">
        <w:r w:rsidDel="007C4B44">
          <w:delText xml:space="preserve">rajmarga </w:delText>
        </w:r>
      </w:del>
      <w:ins w:id="556" w:author="Kumar Baral" w:date="2023-02-13T11:09:00Z">
        <w:r w:rsidR="007C4B44">
          <w:t xml:space="preserve">Rajmarga </w:t>
        </w:r>
      </w:ins>
      <w:r w:rsidR="00833336">
        <w:t xml:space="preserve">in Syangja District, Gandaki </w:t>
      </w:r>
      <w:del w:id="557" w:author="Kumar Baral" w:date="2023-02-13T11:10:00Z">
        <w:r w:rsidR="00833336" w:rsidDel="007C4B44">
          <w:delText>Zone</w:delText>
        </w:r>
      </w:del>
      <w:ins w:id="558" w:author="Kumar Baral" w:date="2023-02-13T11:10:00Z">
        <w:r w:rsidR="007C4B44">
          <w:t>Province</w:t>
        </w:r>
      </w:ins>
      <w:r w:rsidR="00833336">
        <w:t>,</w:t>
      </w:r>
      <w:ins w:id="559" w:author="Kumar Baral" w:date="2023-02-13T11:10:00Z">
        <w:r w:rsidR="007C4B44">
          <w:t xml:space="preserve"> </w:t>
        </w:r>
      </w:ins>
      <w:del w:id="560" w:author="Kumar Baral" w:date="2023-02-13T11:10:00Z">
        <w:r w:rsidR="00833336" w:rsidDel="007C4B44">
          <w:delText xml:space="preserve"> Western Development Region, </w:delText>
        </w:r>
      </w:del>
      <w:r w:rsidR="00833336">
        <w:t xml:space="preserve">Nepal. Andhi Khola Hydroelectric &amp; Rural Electrification Project (AHREP) was commissioned in 1991 and has installed capacity of 5.1 MW. The Project was jointly funded by Government of Nepal (GON) and United Mission to Nepal (UMN). Butwal Power Company Ltd. owns and operates the power plant. </w:t>
      </w:r>
    </w:p>
    <w:p w14:paraId="28DAD602" w14:textId="31EF86F8" w:rsidR="00833336" w:rsidRDefault="00833336" w:rsidP="000C7DC9">
      <w:pPr>
        <w:ind w:right="-46"/>
      </w:pPr>
      <w:r>
        <w:t xml:space="preserve">The </w:t>
      </w:r>
      <w:r w:rsidR="0022041D">
        <w:t xml:space="preserve">generated </w:t>
      </w:r>
      <w:r>
        <w:t xml:space="preserve">power is being mostly supplied to the 33kV national grid owned and operated by Nepal Electricity Authority (NEA) and part of power produced is distributed directly by BPC to local communities in Syangja and Palpa Districts. </w:t>
      </w:r>
      <w:del w:id="561" w:author="Kumar Baral" w:date="2023-02-13T11:10:00Z">
        <w:r w:rsidDel="007C4B44">
          <w:delText>BPC has planned to further extend the rural electrification in those districts.</w:delText>
        </w:r>
      </w:del>
    </w:p>
    <w:p w14:paraId="002F42DA" w14:textId="1DC1D679" w:rsidR="00C27344" w:rsidRDefault="005F0AD9" w:rsidP="000C7DC9">
      <w:pPr>
        <w:ind w:right="-46"/>
      </w:pPr>
      <w:r>
        <w:t>Later on, the projec</w:t>
      </w:r>
      <w:r w:rsidR="0022041D">
        <w:t>t was upgraded to 9.4 MW in 2011</w:t>
      </w:r>
      <w:r>
        <w:t xml:space="preserve">. The upgradation work completed </w:t>
      </w:r>
      <w:r w:rsidR="0022041D">
        <w:t>i</w:t>
      </w:r>
      <w:r>
        <w:t>n 2016.</w:t>
      </w:r>
      <w:r w:rsidR="001E3856">
        <w:t xml:space="preserve"> This project is now called Andhi Khola Hydropower Project Upgrading (AKHP(U)). </w:t>
      </w:r>
      <w:del w:id="562" w:author="Kumar Baral" w:date="2023-02-13T12:30:00Z">
        <w:r w:rsidR="00833336" w:rsidDel="00053B33">
          <w:delText xml:space="preserve">The existing Andhi Khola Hydropower Plant is designed for firm power supply i.e. with 93 percentile exceedance level. </w:delText>
        </w:r>
      </w:del>
      <w:del w:id="563" w:author="Kumar Baral" w:date="2023-02-13T11:55:00Z">
        <w:r w:rsidR="00833336" w:rsidDel="009564D9">
          <w:delText xml:space="preserve">Second hand EM equipments were installed in the powerhouse because of the lact of resources then. </w:delText>
        </w:r>
      </w:del>
      <w:del w:id="564" w:author="Kumar Baral" w:date="2023-02-13T12:30:00Z">
        <w:r w:rsidR="00C27344" w:rsidDel="00053B33">
          <w:delText xml:space="preserve">BPC has decided to construct the Andhi Khola Hydropower Project (U) (AKHPU). </w:delText>
        </w:r>
      </w:del>
    </w:p>
    <w:p w14:paraId="1CDBAC34" w14:textId="40F8DB3D" w:rsidR="00C27344" w:rsidDel="00053B33" w:rsidRDefault="00C27344" w:rsidP="000C7DC9">
      <w:pPr>
        <w:ind w:right="-46"/>
        <w:rPr>
          <w:del w:id="565" w:author="Kumar Baral" w:date="2023-02-13T12:30:00Z"/>
        </w:rPr>
      </w:pPr>
      <w:del w:id="566" w:author="Kumar Baral" w:date="2023-02-13T12:30:00Z">
        <w:r w:rsidDel="00053B33">
          <w:delText xml:space="preserve">The feasibility study conducted in May 2005 has been updated to check financial, technical and environmental viability of the project. </w:delText>
        </w:r>
        <w:bookmarkStart w:id="567" w:name="_Toc127191611"/>
        <w:bookmarkStart w:id="568" w:name="_Toc127353040"/>
        <w:bookmarkStart w:id="569" w:name="_Toc127370040"/>
        <w:bookmarkEnd w:id="567"/>
        <w:bookmarkEnd w:id="568"/>
        <w:bookmarkEnd w:id="569"/>
      </w:del>
    </w:p>
    <w:p w14:paraId="4456134C" w14:textId="20E8D113" w:rsidR="009734A5" w:rsidDel="00D834E2" w:rsidRDefault="000C5A61" w:rsidP="00C27344">
      <w:pPr>
        <w:pStyle w:val="Caption"/>
        <w:rPr>
          <w:del w:id="570" w:author="Kumar Baral" w:date="2023-02-13T11:15:00Z"/>
        </w:rPr>
      </w:pPr>
      <w:del w:id="571" w:author="Kumar Baral" w:date="2023-02-10T16:12:00Z">
        <w:r w:rsidDel="00352BC0">
          <w:rPr>
            <w:highlight w:val="yellow"/>
          </w:rPr>
          <w:delText>h</w:delText>
        </w:r>
      </w:del>
      <w:del w:id="572" w:author="Kumar Baral" w:date="2023-02-13T11:15:00Z">
        <w:r w:rsidR="00C27344" w:rsidDel="00D834E2">
          <w:delText xml:space="preserve">Table </w:delText>
        </w:r>
      </w:del>
      <w:del w:id="573"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1</w:delText>
        </w:r>
        <w:r w:rsidR="00CE7042" w:rsidDel="00C34729">
          <w:rPr>
            <w:noProof/>
          </w:rPr>
          <w:fldChar w:fldCharType="end"/>
        </w:r>
      </w:del>
      <w:del w:id="574" w:author="Kumar Baral" w:date="2023-02-13T11:15:00Z">
        <w:r w:rsidR="00C27344" w:rsidDel="00D834E2">
          <w:delText>: Salient features of the project</w:delText>
        </w:r>
        <w:bookmarkStart w:id="575" w:name="_Toc127182091"/>
        <w:bookmarkStart w:id="576" w:name="_Toc127182428"/>
        <w:bookmarkStart w:id="577" w:name="_Toc127191612"/>
        <w:bookmarkStart w:id="578" w:name="_Toc127353041"/>
        <w:bookmarkStart w:id="579" w:name="_Toc127370041"/>
        <w:bookmarkEnd w:id="575"/>
        <w:bookmarkEnd w:id="576"/>
        <w:bookmarkEnd w:id="577"/>
        <w:bookmarkEnd w:id="578"/>
        <w:bookmarkEnd w:id="579"/>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580"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581" w:author="Kumar Baral" w:date="2023-02-13T11:15:00Z"/>
                <w:b/>
                <w:bCs/>
              </w:rPr>
            </w:pPr>
            <w:del w:id="582" w:author="Kumar Baral" w:date="2023-02-13T11:15:00Z">
              <w:r w:rsidRPr="000C5A61" w:rsidDel="00D834E2">
                <w:rPr>
                  <w:b/>
                  <w:bCs/>
                </w:rPr>
                <w:delText>Descriptions</w:delText>
              </w:r>
              <w:bookmarkStart w:id="583" w:name="_Toc127182092"/>
              <w:bookmarkStart w:id="584" w:name="_Toc127182429"/>
              <w:bookmarkStart w:id="585" w:name="_Toc127191613"/>
              <w:bookmarkStart w:id="586" w:name="_Toc127353042"/>
              <w:bookmarkStart w:id="587" w:name="_Toc127370042"/>
              <w:bookmarkEnd w:id="583"/>
              <w:bookmarkEnd w:id="584"/>
              <w:bookmarkEnd w:id="585"/>
              <w:bookmarkEnd w:id="586"/>
              <w:bookmarkEnd w:id="587"/>
            </w:del>
          </w:p>
        </w:tc>
        <w:tc>
          <w:tcPr>
            <w:tcW w:w="4718" w:type="dxa"/>
            <w:shd w:val="clear" w:color="auto" w:fill="BFBFBF" w:themeFill="background1" w:themeFillShade="BF"/>
          </w:tcPr>
          <w:p w14:paraId="7FEE98E3" w14:textId="24A24725" w:rsidR="00185774" w:rsidRPr="000C5A61" w:rsidDel="00D834E2" w:rsidRDefault="00185774">
            <w:pPr>
              <w:ind w:right="-46"/>
              <w:rPr>
                <w:del w:id="588" w:author="Kumar Baral" w:date="2023-02-13T11:15:00Z"/>
                <w:b/>
                <w:bCs/>
              </w:rPr>
            </w:pPr>
            <w:del w:id="589" w:author="Kumar Baral" w:date="2023-01-30T13:46:00Z">
              <w:r w:rsidRPr="000C5A61" w:rsidDel="009734A5">
                <w:rPr>
                  <w:b/>
                  <w:bCs/>
                </w:rPr>
                <w:delText>Darimchaur</w:delText>
              </w:r>
            </w:del>
            <w:del w:id="590" w:author="Kumar Baral" w:date="2023-02-13T11:15:00Z">
              <w:r w:rsidR="00C27344" w:rsidRPr="000C5A61" w:rsidDel="00D834E2">
                <w:rPr>
                  <w:b/>
                  <w:bCs/>
                </w:rPr>
                <w:delText>Parameters</w:delText>
              </w:r>
              <w:bookmarkStart w:id="591" w:name="_Toc127182093"/>
              <w:bookmarkStart w:id="592" w:name="_Toc127182430"/>
              <w:bookmarkStart w:id="593" w:name="_Toc127191614"/>
              <w:bookmarkStart w:id="594" w:name="_Toc127353043"/>
              <w:bookmarkStart w:id="595" w:name="_Toc127370043"/>
              <w:bookmarkEnd w:id="591"/>
              <w:bookmarkEnd w:id="592"/>
              <w:bookmarkEnd w:id="593"/>
              <w:bookmarkEnd w:id="594"/>
              <w:bookmarkEnd w:id="595"/>
            </w:del>
          </w:p>
        </w:tc>
        <w:bookmarkStart w:id="596" w:name="_Toc127182094"/>
        <w:bookmarkStart w:id="597" w:name="_Toc127182431"/>
        <w:bookmarkStart w:id="598" w:name="_Toc127191615"/>
        <w:bookmarkStart w:id="599" w:name="_Toc127353044"/>
        <w:bookmarkStart w:id="600" w:name="_Toc127370044"/>
        <w:bookmarkEnd w:id="596"/>
        <w:bookmarkEnd w:id="597"/>
        <w:bookmarkEnd w:id="598"/>
        <w:bookmarkEnd w:id="599"/>
        <w:bookmarkEnd w:id="600"/>
      </w:tr>
      <w:tr w:rsidR="00185774" w:rsidDel="00D834E2" w14:paraId="65F2DE8B" w14:textId="474A7367" w:rsidTr="000C5A61">
        <w:trPr>
          <w:trHeight w:val="462"/>
          <w:del w:id="601" w:author="Kumar Baral" w:date="2023-02-13T11:15:00Z"/>
        </w:trPr>
        <w:tc>
          <w:tcPr>
            <w:tcW w:w="4718" w:type="dxa"/>
          </w:tcPr>
          <w:p w14:paraId="73D0DB5A" w14:textId="757F1676" w:rsidR="00185774" w:rsidDel="00D834E2" w:rsidRDefault="00C27344" w:rsidP="000C7DC9">
            <w:pPr>
              <w:ind w:right="-46"/>
              <w:rPr>
                <w:del w:id="602" w:author="Kumar Baral" w:date="2023-02-13T11:15:00Z"/>
              </w:rPr>
            </w:pPr>
            <w:del w:id="603" w:author="Kumar Baral" w:date="2023-02-13T11:15:00Z">
              <w:r w:rsidDel="00D834E2">
                <w:delText>Catchment area</w:delText>
              </w:r>
              <w:bookmarkStart w:id="604" w:name="_Toc127182095"/>
              <w:bookmarkStart w:id="605" w:name="_Toc127182432"/>
              <w:bookmarkStart w:id="606" w:name="_Toc127191616"/>
              <w:bookmarkStart w:id="607" w:name="_Toc127353045"/>
              <w:bookmarkStart w:id="608" w:name="_Toc127370045"/>
              <w:bookmarkEnd w:id="604"/>
              <w:bookmarkEnd w:id="605"/>
              <w:bookmarkEnd w:id="606"/>
              <w:bookmarkEnd w:id="607"/>
              <w:bookmarkEnd w:id="608"/>
            </w:del>
          </w:p>
        </w:tc>
        <w:tc>
          <w:tcPr>
            <w:tcW w:w="4718" w:type="dxa"/>
          </w:tcPr>
          <w:p w14:paraId="2E7BFF03" w14:textId="6026B068" w:rsidR="00185774" w:rsidDel="00D834E2" w:rsidRDefault="00AE3520">
            <w:pPr>
              <w:ind w:right="-46"/>
              <w:rPr>
                <w:del w:id="609" w:author="Kumar Baral" w:date="2023-02-13T11:15:00Z"/>
              </w:rPr>
            </w:pPr>
            <w:del w:id="610" w:author="Kumar Baral" w:date="2023-02-13T11:15:00Z">
              <w:r w:rsidDel="00D834E2">
                <w:delText>444 km</w:delText>
              </w:r>
              <w:r w:rsidRPr="00AE3520" w:rsidDel="00D834E2">
                <w:rPr>
                  <w:vertAlign w:val="superscript"/>
                </w:rPr>
                <w:delText>2</w:delText>
              </w:r>
            </w:del>
            <w:del w:id="611" w:author="Kumar Baral" w:date="2023-01-30T13:46:00Z">
              <w:r w:rsidR="00B51A33" w:rsidDel="009734A5">
                <w:delText>the River with daily pondage</w:delText>
              </w:r>
            </w:del>
            <w:bookmarkStart w:id="612" w:name="_Toc127182096"/>
            <w:bookmarkStart w:id="613" w:name="_Toc127182433"/>
            <w:bookmarkStart w:id="614" w:name="_Toc127191617"/>
            <w:bookmarkStart w:id="615" w:name="_Toc127353046"/>
            <w:bookmarkStart w:id="616" w:name="_Toc127370046"/>
            <w:bookmarkEnd w:id="612"/>
            <w:bookmarkEnd w:id="613"/>
            <w:bookmarkEnd w:id="614"/>
            <w:bookmarkEnd w:id="615"/>
            <w:bookmarkEnd w:id="616"/>
          </w:p>
        </w:tc>
        <w:bookmarkStart w:id="617" w:name="_Toc127182097"/>
        <w:bookmarkStart w:id="618" w:name="_Toc127182434"/>
        <w:bookmarkStart w:id="619" w:name="_Toc127191618"/>
        <w:bookmarkStart w:id="620" w:name="_Toc127353047"/>
        <w:bookmarkStart w:id="621" w:name="_Toc127370047"/>
        <w:bookmarkEnd w:id="617"/>
        <w:bookmarkEnd w:id="618"/>
        <w:bookmarkEnd w:id="619"/>
        <w:bookmarkEnd w:id="620"/>
        <w:bookmarkEnd w:id="621"/>
      </w:tr>
      <w:tr w:rsidR="00185774" w:rsidDel="00D834E2" w14:paraId="0B5F2C36" w14:textId="01F63E82" w:rsidTr="000C5A61">
        <w:trPr>
          <w:trHeight w:val="476"/>
          <w:del w:id="622" w:author="Kumar Baral" w:date="2023-02-13T11:15:00Z"/>
        </w:trPr>
        <w:tc>
          <w:tcPr>
            <w:tcW w:w="4718" w:type="dxa"/>
          </w:tcPr>
          <w:p w14:paraId="31506D23" w14:textId="631036D9" w:rsidR="00185774" w:rsidDel="00D834E2" w:rsidRDefault="00C27344" w:rsidP="000C7DC9">
            <w:pPr>
              <w:ind w:right="-46"/>
              <w:rPr>
                <w:del w:id="623" w:author="Kumar Baral" w:date="2023-02-13T11:15:00Z"/>
              </w:rPr>
            </w:pPr>
            <w:del w:id="624" w:author="Kumar Baral" w:date="2023-02-13T11:15:00Z">
              <w:r w:rsidDel="00D834E2">
                <w:delText>Type of power plant</w:delText>
              </w:r>
              <w:bookmarkStart w:id="625" w:name="_Toc127182098"/>
              <w:bookmarkStart w:id="626" w:name="_Toc127182435"/>
              <w:bookmarkStart w:id="627" w:name="_Toc127191619"/>
              <w:bookmarkStart w:id="628" w:name="_Toc127353048"/>
              <w:bookmarkStart w:id="629" w:name="_Toc127370048"/>
              <w:bookmarkEnd w:id="625"/>
              <w:bookmarkEnd w:id="626"/>
              <w:bookmarkEnd w:id="627"/>
              <w:bookmarkEnd w:id="628"/>
              <w:bookmarkEnd w:id="629"/>
            </w:del>
          </w:p>
        </w:tc>
        <w:tc>
          <w:tcPr>
            <w:tcW w:w="4718" w:type="dxa"/>
          </w:tcPr>
          <w:p w14:paraId="7577AE1B" w14:textId="41C371EC" w:rsidR="00185774" w:rsidDel="00D834E2" w:rsidRDefault="00AE3520" w:rsidP="000C7DC9">
            <w:pPr>
              <w:ind w:right="-46"/>
              <w:rPr>
                <w:del w:id="630" w:author="Kumar Baral" w:date="2023-02-13T11:15:00Z"/>
              </w:rPr>
            </w:pPr>
            <w:del w:id="631" w:author="Kumar Baral" w:date="2023-02-13T11:15:00Z">
              <w:r w:rsidDel="00D834E2">
                <w:delText>Run-of the-river</w:delText>
              </w:r>
              <w:bookmarkStart w:id="632" w:name="_Toc127182099"/>
              <w:bookmarkStart w:id="633" w:name="_Toc127182436"/>
              <w:bookmarkStart w:id="634" w:name="_Toc127191620"/>
              <w:bookmarkStart w:id="635" w:name="_Toc127353049"/>
              <w:bookmarkStart w:id="636" w:name="_Toc127370049"/>
              <w:bookmarkEnd w:id="632"/>
              <w:bookmarkEnd w:id="633"/>
              <w:bookmarkEnd w:id="634"/>
              <w:bookmarkEnd w:id="635"/>
              <w:bookmarkEnd w:id="636"/>
            </w:del>
          </w:p>
        </w:tc>
        <w:bookmarkStart w:id="637" w:name="_Toc127182100"/>
        <w:bookmarkStart w:id="638" w:name="_Toc127182437"/>
        <w:bookmarkStart w:id="639" w:name="_Toc127191621"/>
        <w:bookmarkStart w:id="640" w:name="_Toc127353050"/>
        <w:bookmarkStart w:id="641" w:name="_Toc127370050"/>
        <w:bookmarkEnd w:id="637"/>
        <w:bookmarkEnd w:id="638"/>
        <w:bookmarkEnd w:id="639"/>
        <w:bookmarkEnd w:id="640"/>
        <w:bookmarkEnd w:id="641"/>
      </w:tr>
      <w:tr w:rsidR="00CF6510" w:rsidDel="00D834E2" w14:paraId="50BD7B5E" w14:textId="09A26928" w:rsidTr="000C5A61">
        <w:trPr>
          <w:trHeight w:val="476"/>
          <w:del w:id="642" w:author="Kumar Baral" w:date="2023-02-13T11:15:00Z"/>
        </w:trPr>
        <w:tc>
          <w:tcPr>
            <w:tcW w:w="4718" w:type="dxa"/>
          </w:tcPr>
          <w:p w14:paraId="2086C1B1" w14:textId="5EC8C52F" w:rsidR="00CF6510" w:rsidDel="00D834E2" w:rsidRDefault="00CF6510" w:rsidP="000C7DC9">
            <w:pPr>
              <w:ind w:right="-46"/>
              <w:rPr>
                <w:del w:id="643" w:author="Kumar Baral" w:date="2023-02-13T11:15:00Z"/>
              </w:rPr>
            </w:pPr>
            <w:del w:id="644" w:author="Kumar Baral" w:date="2023-02-13T11:15:00Z">
              <w:r w:rsidDel="00D834E2">
                <w:delText>Design Discharge</w:delText>
              </w:r>
              <w:bookmarkStart w:id="645" w:name="_Toc127182101"/>
              <w:bookmarkStart w:id="646" w:name="_Toc127182438"/>
              <w:bookmarkStart w:id="647" w:name="_Toc127191622"/>
              <w:bookmarkStart w:id="648" w:name="_Toc127353051"/>
              <w:bookmarkStart w:id="649" w:name="_Toc127370051"/>
              <w:bookmarkEnd w:id="645"/>
              <w:bookmarkEnd w:id="646"/>
              <w:bookmarkEnd w:id="647"/>
              <w:bookmarkEnd w:id="648"/>
              <w:bookmarkEnd w:id="649"/>
            </w:del>
          </w:p>
        </w:tc>
        <w:tc>
          <w:tcPr>
            <w:tcW w:w="4718" w:type="dxa"/>
          </w:tcPr>
          <w:p w14:paraId="6CC15A98" w14:textId="5741929D" w:rsidR="00CF6510" w:rsidDel="00D834E2" w:rsidRDefault="00CF6510" w:rsidP="000C7DC9">
            <w:pPr>
              <w:ind w:right="-46"/>
              <w:rPr>
                <w:del w:id="650" w:author="Kumar Baral" w:date="2023-02-13T11:15:00Z"/>
              </w:rPr>
            </w:pPr>
            <w:del w:id="651" w:author="Kumar Baral" w:date="2023-02-13T11:15:00Z">
              <w:r w:rsidDel="00D834E2">
                <w:delText>7 m3/s</w:delText>
              </w:r>
              <w:bookmarkStart w:id="652" w:name="_Toc127182102"/>
              <w:bookmarkStart w:id="653" w:name="_Toc127182439"/>
              <w:bookmarkStart w:id="654" w:name="_Toc127191623"/>
              <w:bookmarkStart w:id="655" w:name="_Toc127353052"/>
              <w:bookmarkStart w:id="656" w:name="_Toc127370052"/>
              <w:bookmarkEnd w:id="652"/>
              <w:bookmarkEnd w:id="653"/>
              <w:bookmarkEnd w:id="654"/>
              <w:bookmarkEnd w:id="655"/>
              <w:bookmarkEnd w:id="656"/>
            </w:del>
          </w:p>
        </w:tc>
        <w:bookmarkStart w:id="657" w:name="_Toc127182103"/>
        <w:bookmarkStart w:id="658" w:name="_Toc127182440"/>
        <w:bookmarkStart w:id="659" w:name="_Toc127191624"/>
        <w:bookmarkStart w:id="660" w:name="_Toc127353053"/>
        <w:bookmarkStart w:id="661" w:name="_Toc127370053"/>
        <w:bookmarkEnd w:id="657"/>
        <w:bookmarkEnd w:id="658"/>
        <w:bookmarkEnd w:id="659"/>
        <w:bookmarkEnd w:id="660"/>
        <w:bookmarkEnd w:id="661"/>
      </w:tr>
      <w:tr w:rsidR="00185774" w:rsidDel="00D834E2" w14:paraId="4755B2A7" w14:textId="12456389" w:rsidTr="000C5A61">
        <w:trPr>
          <w:trHeight w:val="476"/>
          <w:del w:id="662" w:author="Kumar Baral" w:date="2023-02-13T11:15:00Z"/>
        </w:trPr>
        <w:tc>
          <w:tcPr>
            <w:tcW w:w="4718" w:type="dxa"/>
          </w:tcPr>
          <w:p w14:paraId="5D2FC465" w14:textId="040E5344" w:rsidR="00185774" w:rsidDel="00D834E2" w:rsidRDefault="00C27344" w:rsidP="000C7DC9">
            <w:pPr>
              <w:ind w:right="-46"/>
              <w:rPr>
                <w:del w:id="663" w:author="Kumar Baral" w:date="2023-02-13T11:15:00Z"/>
              </w:rPr>
            </w:pPr>
            <w:del w:id="664" w:author="Kumar Baral" w:date="2023-02-13T11:15:00Z">
              <w:r w:rsidDel="00D834E2">
                <w:delText>Low flow( 1 in 2 years period)</w:delText>
              </w:r>
              <w:bookmarkStart w:id="665" w:name="_Toc127182104"/>
              <w:bookmarkStart w:id="666" w:name="_Toc127182441"/>
              <w:bookmarkStart w:id="667" w:name="_Toc127191625"/>
              <w:bookmarkStart w:id="668" w:name="_Toc127353054"/>
              <w:bookmarkStart w:id="669" w:name="_Toc127370054"/>
              <w:bookmarkEnd w:id="665"/>
              <w:bookmarkEnd w:id="666"/>
              <w:bookmarkEnd w:id="667"/>
              <w:bookmarkEnd w:id="668"/>
              <w:bookmarkEnd w:id="669"/>
            </w:del>
          </w:p>
        </w:tc>
        <w:tc>
          <w:tcPr>
            <w:tcW w:w="4718" w:type="dxa"/>
          </w:tcPr>
          <w:p w14:paraId="0C8E3A0D" w14:textId="0A7A5617" w:rsidR="00185774" w:rsidDel="00D834E2" w:rsidRDefault="00B51A33" w:rsidP="000C7DC9">
            <w:pPr>
              <w:ind w:right="-46"/>
              <w:rPr>
                <w:del w:id="670" w:author="Kumar Baral" w:date="2023-02-13T11:15:00Z"/>
              </w:rPr>
            </w:pPr>
            <w:del w:id="671" w:author="Kumar Baral" w:date="2023-01-30T13:47:00Z">
              <w:r w:rsidDel="009734A5">
                <w:delText>205m</w:delText>
              </w:r>
            </w:del>
            <w:del w:id="672" w:author="Kumar Baral" w:date="2023-02-13T11:15:00Z">
              <w:r w:rsidR="00CF6510" w:rsidDel="00D834E2">
                <w:delText>1.4 m3/s</w:delText>
              </w:r>
              <w:bookmarkStart w:id="673" w:name="_Toc127182105"/>
              <w:bookmarkStart w:id="674" w:name="_Toc127182442"/>
              <w:bookmarkStart w:id="675" w:name="_Toc127191626"/>
              <w:bookmarkStart w:id="676" w:name="_Toc127353055"/>
              <w:bookmarkStart w:id="677" w:name="_Toc127370055"/>
              <w:bookmarkEnd w:id="673"/>
              <w:bookmarkEnd w:id="674"/>
              <w:bookmarkEnd w:id="675"/>
              <w:bookmarkEnd w:id="676"/>
              <w:bookmarkEnd w:id="677"/>
            </w:del>
          </w:p>
        </w:tc>
        <w:bookmarkStart w:id="678" w:name="_Toc127182106"/>
        <w:bookmarkStart w:id="679" w:name="_Toc127182443"/>
        <w:bookmarkStart w:id="680" w:name="_Toc127191627"/>
        <w:bookmarkStart w:id="681" w:name="_Toc127353056"/>
        <w:bookmarkStart w:id="682" w:name="_Toc127370056"/>
        <w:bookmarkEnd w:id="678"/>
        <w:bookmarkEnd w:id="679"/>
        <w:bookmarkEnd w:id="680"/>
        <w:bookmarkEnd w:id="681"/>
        <w:bookmarkEnd w:id="682"/>
      </w:tr>
      <w:tr w:rsidR="00185774" w:rsidDel="00D834E2" w14:paraId="036B2B0D" w14:textId="0B16C193" w:rsidTr="000C5A61">
        <w:trPr>
          <w:trHeight w:val="462"/>
          <w:del w:id="683" w:author="Kumar Baral" w:date="2023-02-13T11:15:00Z"/>
        </w:trPr>
        <w:tc>
          <w:tcPr>
            <w:tcW w:w="4718" w:type="dxa"/>
          </w:tcPr>
          <w:p w14:paraId="4B14F809" w14:textId="54D5888C" w:rsidR="00185774" w:rsidDel="00D834E2" w:rsidRDefault="00C27344" w:rsidP="000C7DC9">
            <w:pPr>
              <w:ind w:right="-46"/>
              <w:rPr>
                <w:del w:id="684" w:author="Kumar Baral" w:date="2023-02-13T11:15:00Z"/>
              </w:rPr>
            </w:pPr>
            <w:del w:id="685" w:author="Kumar Baral" w:date="2023-02-13T11:15:00Z">
              <w:r w:rsidDel="00D834E2">
                <w:delText>Capacity</w:delText>
              </w:r>
              <w:bookmarkStart w:id="686" w:name="_Toc127182107"/>
              <w:bookmarkStart w:id="687" w:name="_Toc127182444"/>
              <w:bookmarkStart w:id="688" w:name="_Toc127191628"/>
              <w:bookmarkStart w:id="689" w:name="_Toc127353057"/>
              <w:bookmarkStart w:id="690" w:name="_Toc127370057"/>
              <w:bookmarkEnd w:id="686"/>
              <w:bookmarkEnd w:id="687"/>
              <w:bookmarkEnd w:id="688"/>
              <w:bookmarkEnd w:id="689"/>
              <w:bookmarkEnd w:id="690"/>
            </w:del>
          </w:p>
        </w:tc>
        <w:tc>
          <w:tcPr>
            <w:tcW w:w="4718" w:type="dxa"/>
          </w:tcPr>
          <w:p w14:paraId="7E7C58E4" w14:textId="38C2251E" w:rsidR="00185774" w:rsidDel="00D834E2" w:rsidRDefault="00B51A33" w:rsidP="000C7DC9">
            <w:pPr>
              <w:ind w:right="-46"/>
              <w:rPr>
                <w:del w:id="691" w:author="Kumar Baral" w:date="2023-02-13T11:15:00Z"/>
              </w:rPr>
            </w:pPr>
            <w:del w:id="692" w:author="Kumar Baral" w:date="2023-01-30T13:47:00Z">
              <w:r w:rsidDel="009734A5">
                <w:delText xml:space="preserve">72 </w:delText>
              </w:r>
            </w:del>
            <w:del w:id="693" w:author="Kumar Baral" w:date="2023-02-13T11:15:00Z">
              <w:r w:rsidR="00CF6510" w:rsidDel="00D834E2">
                <w:delText>9.4 MW</w:delText>
              </w:r>
              <w:bookmarkStart w:id="694" w:name="_Toc127182108"/>
              <w:bookmarkStart w:id="695" w:name="_Toc127182445"/>
              <w:bookmarkStart w:id="696" w:name="_Toc127191629"/>
              <w:bookmarkStart w:id="697" w:name="_Toc127353058"/>
              <w:bookmarkStart w:id="698" w:name="_Toc127370058"/>
              <w:bookmarkEnd w:id="694"/>
              <w:bookmarkEnd w:id="695"/>
              <w:bookmarkEnd w:id="696"/>
              <w:bookmarkEnd w:id="697"/>
              <w:bookmarkEnd w:id="698"/>
            </w:del>
          </w:p>
        </w:tc>
        <w:bookmarkStart w:id="699" w:name="_Toc127182109"/>
        <w:bookmarkStart w:id="700" w:name="_Toc127182446"/>
        <w:bookmarkStart w:id="701" w:name="_Toc127191630"/>
        <w:bookmarkStart w:id="702" w:name="_Toc127353059"/>
        <w:bookmarkStart w:id="703" w:name="_Toc127370059"/>
        <w:bookmarkEnd w:id="699"/>
        <w:bookmarkEnd w:id="700"/>
        <w:bookmarkEnd w:id="701"/>
        <w:bookmarkEnd w:id="702"/>
        <w:bookmarkEnd w:id="703"/>
      </w:tr>
      <w:tr w:rsidR="00185774" w:rsidDel="00D834E2" w14:paraId="17AD843D" w14:textId="54BE70C8" w:rsidTr="000C5A61">
        <w:trPr>
          <w:trHeight w:val="476"/>
          <w:del w:id="704" w:author="Kumar Baral" w:date="2023-02-13T11:15:00Z"/>
        </w:trPr>
        <w:tc>
          <w:tcPr>
            <w:tcW w:w="4718" w:type="dxa"/>
          </w:tcPr>
          <w:p w14:paraId="415F4DE4" w14:textId="1EB16530" w:rsidR="00185774" w:rsidRPr="000C5A61" w:rsidDel="00D834E2" w:rsidRDefault="00C27344" w:rsidP="000C7DC9">
            <w:pPr>
              <w:ind w:right="-46"/>
              <w:rPr>
                <w:del w:id="705" w:author="Kumar Baral" w:date="2023-02-13T11:15:00Z"/>
                <w:b/>
                <w:bCs/>
              </w:rPr>
            </w:pPr>
            <w:del w:id="706" w:author="Kumar Baral" w:date="2023-02-13T11:15:00Z">
              <w:r w:rsidRPr="000C5A61" w:rsidDel="00D834E2">
                <w:rPr>
                  <w:b/>
                  <w:bCs/>
                </w:rPr>
                <w:delText>Diversion weir</w:delText>
              </w:r>
              <w:bookmarkStart w:id="707" w:name="_Toc127182110"/>
              <w:bookmarkStart w:id="708" w:name="_Toc127182447"/>
              <w:bookmarkStart w:id="709" w:name="_Toc127191631"/>
              <w:bookmarkStart w:id="710" w:name="_Toc127353060"/>
              <w:bookmarkStart w:id="711" w:name="_Toc127370060"/>
              <w:bookmarkEnd w:id="707"/>
              <w:bookmarkEnd w:id="708"/>
              <w:bookmarkEnd w:id="709"/>
              <w:bookmarkEnd w:id="710"/>
              <w:bookmarkEnd w:id="711"/>
            </w:del>
          </w:p>
        </w:tc>
        <w:tc>
          <w:tcPr>
            <w:tcW w:w="4718" w:type="dxa"/>
          </w:tcPr>
          <w:p w14:paraId="003BF834" w14:textId="1683AE32" w:rsidR="00185774" w:rsidDel="00D834E2" w:rsidRDefault="00185774">
            <w:pPr>
              <w:ind w:right="-46"/>
              <w:rPr>
                <w:del w:id="712" w:author="Kumar Baral" w:date="2023-02-13T11:15:00Z"/>
              </w:rPr>
            </w:pPr>
            <w:bookmarkStart w:id="713" w:name="_Toc127182111"/>
            <w:bookmarkStart w:id="714" w:name="_Toc127182448"/>
            <w:bookmarkStart w:id="715" w:name="_Toc127191632"/>
            <w:bookmarkStart w:id="716" w:name="_Toc127353061"/>
            <w:bookmarkStart w:id="717" w:name="_Toc127370061"/>
            <w:bookmarkEnd w:id="713"/>
            <w:bookmarkEnd w:id="714"/>
            <w:bookmarkEnd w:id="715"/>
            <w:bookmarkEnd w:id="716"/>
            <w:bookmarkEnd w:id="717"/>
          </w:p>
        </w:tc>
        <w:bookmarkStart w:id="718" w:name="_Toc127182112"/>
        <w:bookmarkStart w:id="719" w:name="_Toc127182449"/>
        <w:bookmarkStart w:id="720" w:name="_Toc127191633"/>
        <w:bookmarkStart w:id="721" w:name="_Toc127353062"/>
        <w:bookmarkStart w:id="722" w:name="_Toc127370062"/>
        <w:bookmarkEnd w:id="718"/>
        <w:bookmarkEnd w:id="719"/>
        <w:bookmarkEnd w:id="720"/>
        <w:bookmarkEnd w:id="721"/>
        <w:bookmarkEnd w:id="722"/>
      </w:tr>
      <w:tr w:rsidR="00185774" w:rsidDel="00D834E2" w14:paraId="2587F997" w14:textId="3BF23A7E" w:rsidTr="000C5A61">
        <w:trPr>
          <w:trHeight w:val="476"/>
          <w:del w:id="723" w:author="Kumar Baral" w:date="2023-02-13T11:15:00Z"/>
        </w:trPr>
        <w:tc>
          <w:tcPr>
            <w:tcW w:w="4718" w:type="dxa"/>
          </w:tcPr>
          <w:p w14:paraId="76B6C51E" w14:textId="06C2774E" w:rsidR="00185774" w:rsidDel="00D834E2" w:rsidRDefault="00AE3520" w:rsidP="000C7DC9">
            <w:pPr>
              <w:ind w:right="-46"/>
              <w:rPr>
                <w:del w:id="724" w:author="Kumar Baral" w:date="2023-02-13T11:15:00Z"/>
              </w:rPr>
            </w:pPr>
            <w:del w:id="725" w:author="Kumar Baral" w:date="2023-02-13T11:15:00Z">
              <w:r w:rsidDel="00D834E2">
                <w:delText>Diverion weir type</w:delText>
              </w:r>
              <w:bookmarkStart w:id="726" w:name="_Toc127182113"/>
              <w:bookmarkStart w:id="727" w:name="_Toc127182450"/>
              <w:bookmarkStart w:id="728" w:name="_Toc127191634"/>
              <w:bookmarkStart w:id="729" w:name="_Toc127353063"/>
              <w:bookmarkStart w:id="730" w:name="_Toc127370063"/>
              <w:bookmarkEnd w:id="726"/>
              <w:bookmarkEnd w:id="727"/>
              <w:bookmarkEnd w:id="728"/>
              <w:bookmarkEnd w:id="729"/>
              <w:bookmarkEnd w:id="730"/>
            </w:del>
          </w:p>
        </w:tc>
        <w:tc>
          <w:tcPr>
            <w:tcW w:w="4718" w:type="dxa"/>
          </w:tcPr>
          <w:p w14:paraId="5CB4F781" w14:textId="3AA08A9B" w:rsidR="00185774" w:rsidDel="00D834E2" w:rsidRDefault="00B51A33" w:rsidP="000C7DC9">
            <w:pPr>
              <w:ind w:right="-46"/>
              <w:rPr>
                <w:del w:id="731" w:author="Kumar Baral" w:date="2023-02-13T11:15:00Z"/>
              </w:rPr>
            </w:pPr>
            <w:del w:id="732" w:author="Kumar Baral" w:date="2023-01-30T13:47:00Z">
              <w:r w:rsidDel="009734A5">
                <w:delText>17 August 1994</w:delText>
              </w:r>
            </w:del>
            <w:del w:id="733" w:author="Kumar Baral" w:date="2023-02-13T11:15:00Z">
              <w:r w:rsidR="00CF6510" w:rsidDel="00D834E2">
                <w:delText>Concrete gravity with obermeyer crest gate</w:delText>
              </w:r>
              <w:bookmarkStart w:id="734" w:name="_Toc127182114"/>
              <w:bookmarkStart w:id="735" w:name="_Toc127182451"/>
              <w:bookmarkStart w:id="736" w:name="_Toc127191635"/>
              <w:bookmarkStart w:id="737" w:name="_Toc127353064"/>
              <w:bookmarkStart w:id="738" w:name="_Toc127370064"/>
              <w:bookmarkEnd w:id="734"/>
              <w:bookmarkEnd w:id="735"/>
              <w:bookmarkEnd w:id="736"/>
              <w:bookmarkEnd w:id="737"/>
              <w:bookmarkEnd w:id="738"/>
            </w:del>
          </w:p>
        </w:tc>
        <w:bookmarkStart w:id="739" w:name="_Toc127182115"/>
        <w:bookmarkStart w:id="740" w:name="_Toc127182452"/>
        <w:bookmarkStart w:id="741" w:name="_Toc127191636"/>
        <w:bookmarkStart w:id="742" w:name="_Toc127353065"/>
        <w:bookmarkStart w:id="743" w:name="_Toc127370065"/>
        <w:bookmarkEnd w:id="739"/>
        <w:bookmarkEnd w:id="740"/>
        <w:bookmarkEnd w:id="741"/>
        <w:bookmarkEnd w:id="742"/>
        <w:bookmarkEnd w:id="743"/>
      </w:tr>
      <w:tr w:rsidR="00C27344" w:rsidDel="00D834E2" w14:paraId="7A5AD707" w14:textId="1EEABAEB" w:rsidTr="000C5A61">
        <w:trPr>
          <w:trHeight w:val="462"/>
          <w:del w:id="744" w:author="Kumar Baral" w:date="2023-02-13T11:15:00Z"/>
        </w:trPr>
        <w:tc>
          <w:tcPr>
            <w:tcW w:w="4718" w:type="dxa"/>
          </w:tcPr>
          <w:p w14:paraId="5AC965D6" w14:textId="64D2261A" w:rsidR="00C27344" w:rsidDel="00D834E2" w:rsidRDefault="00AE3520" w:rsidP="000C7DC9">
            <w:pPr>
              <w:ind w:right="-46"/>
              <w:rPr>
                <w:del w:id="745" w:author="Kumar Baral" w:date="2023-02-13T11:15:00Z"/>
              </w:rPr>
            </w:pPr>
            <w:del w:id="746" w:author="Kumar Baral" w:date="2023-02-13T11:15:00Z">
              <w:r w:rsidDel="00D834E2">
                <w:delText>Weir Length/Height</w:delText>
              </w:r>
              <w:bookmarkStart w:id="747" w:name="_Toc127182116"/>
              <w:bookmarkStart w:id="748" w:name="_Toc127182453"/>
              <w:bookmarkStart w:id="749" w:name="_Toc127191637"/>
              <w:bookmarkStart w:id="750" w:name="_Toc127353066"/>
              <w:bookmarkStart w:id="751" w:name="_Toc127370066"/>
              <w:bookmarkEnd w:id="747"/>
              <w:bookmarkEnd w:id="748"/>
              <w:bookmarkEnd w:id="749"/>
              <w:bookmarkEnd w:id="750"/>
              <w:bookmarkEnd w:id="751"/>
            </w:del>
          </w:p>
        </w:tc>
        <w:tc>
          <w:tcPr>
            <w:tcW w:w="4718" w:type="dxa"/>
          </w:tcPr>
          <w:p w14:paraId="7B54AC17" w14:textId="175B26C3" w:rsidR="00C27344" w:rsidDel="00D834E2" w:rsidRDefault="00CF6510" w:rsidP="000C7DC9">
            <w:pPr>
              <w:ind w:right="-46"/>
              <w:rPr>
                <w:del w:id="752" w:author="Kumar Baral" w:date="2023-02-13T11:15:00Z"/>
              </w:rPr>
            </w:pPr>
            <w:del w:id="753" w:author="Kumar Baral" w:date="2023-02-13T11:15:00Z">
              <w:r w:rsidDel="00D834E2">
                <w:delText>60 m /6.5 m above natural bed (0.5 m concrete added on top of the existing weir and 1.2 m inflatable dam (Obermeyer Spillway Gates)</w:delText>
              </w:r>
              <w:bookmarkStart w:id="754" w:name="_Toc127182117"/>
              <w:bookmarkStart w:id="755" w:name="_Toc127182454"/>
              <w:bookmarkStart w:id="756" w:name="_Toc127191638"/>
              <w:bookmarkStart w:id="757" w:name="_Toc127353067"/>
              <w:bookmarkStart w:id="758" w:name="_Toc127370067"/>
              <w:bookmarkEnd w:id="754"/>
              <w:bookmarkEnd w:id="755"/>
              <w:bookmarkEnd w:id="756"/>
              <w:bookmarkEnd w:id="757"/>
              <w:bookmarkEnd w:id="758"/>
            </w:del>
          </w:p>
        </w:tc>
        <w:bookmarkStart w:id="759" w:name="_Toc127182118"/>
        <w:bookmarkStart w:id="760" w:name="_Toc127182455"/>
        <w:bookmarkStart w:id="761" w:name="_Toc127191639"/>
        <w:bookmarkStart w:id="762" w:name="_Toc127353068"/>
        <w:bookmarkStart w:id="763" w:name="_Toc127370068"/>
        <w:bookmarkEnd w:id="759"/>
        <w:bookmarkEnd w:id="760"/>
        <w:bookmarkEnd w:id="761"/>
        <w:bookmarkEnd w:id="762"/>
        <w:bookmarkEnd w:id="763"/>
      </w:tr>
      <w:tr w:rsidR="00C27344" w:rsidDel="00D834E2" w14:paraId="7ADF867C" w14:textId="0E93BCC8" w:rsidTr="000C5A61">
        <w:trPr>
          <w:trHeight w:val="476"/>
          <w:del w:id="764" w:author="Kumar Baral" w:date="2023-02-13T11:15:00Z"/>
        </w:trPr>
        <w:tc>
          <w:tcPr>
            <w:tcW w:w="4718" w:type="dxa"/>
          </w:tcPr>
          <w:p w14:paraId="09F81E4F" w14:textId="7150F298" w:rsidR="00C27344" w:rsidRPr="000C5A61" w:rsidDel="00D834E2" w:rsidRDefault="00AE3520" w:rsidP="000C7DC9">
            <w:pPr>
              <w:ind w:right="-46"/>
              <w:rPr>
                <w:del w:id="765" w:author="Kumar Baral" w:date="2023-02-13T11:15:00Z"/>
                <w:b/>
                <w:bCs/>
              </w:rPr>
            </w:pPr>
            <w:del w:id="766" w:author="Kumar Baral" w:date="2023-02-13T11:15:00Z">
              <w:r w:rsidRPr="000C5A61" w:rsidDel="00D834E2">
                <w:rPr>
                  <w:b/>
                  <w:bCs/>
                </w:rPr>
                <w:delText>Intake chamber/gravel trap</w:delText>
              </w:r>
              <w:bookmarkStart w:id="767" w:name="_Toc127182119"/>
              <w:bookmarkStart w:id="768" w:name="_Toc127182456"/>
              <w:bookmarkStart w:id="769" w:name="_Toc127191640"/>
              <w:bookmarkStart w:id="770" w:name="_Toc127353069"/>
              <w:bookmarkStart w:id="771" w:name="_Toc127370069"/>
              <w:bookmarkEnd w:id="767"/>
              <w:bookmarkEnd w:id="768"/>
              <w:bookmarkEnd w:id="769"/>
              <w:bookmarkEnd w:id="770"/>
              <w:bookmarkEnd w:id="771"/>
            </w:del>
          </w:p>
        </w:tc>
        <w:tc>
          <w:tcPr>
            <w:tcW w:w="4718" w:type="dxa"/>
          </w:tcPr>
          <w:p w14:paraId="0EAF6C6F" w14:textId="4977A8CE" w:rsidR="00C27344" w:rsidDel="00D834E2" w:rsidRDefault="00C27344" w:rsidP="000C7DC9">
            <w:pPr>
              <w:ind w:right="-46"/>
              <w:rPr>
                <w:del w:id="772" w:author="Kumar Baral" w:date="2023-02-13T11:15:00Z"/>
              </w:rPr>
            </w:pPr>
            <w:bookmarkStart w:id="773" w:name="_Toc127182120"/>
            <w:bookmarkStart w:id="774" w:name="_Toc127182457"/>
            <w:bookmarkStart w:id="775" w:name="_Toc127191641"/>
            <w:bookmarkStart w:id="776" w:name="_Toc127353070"/>
            <w:bookmarkStart w:id="777" w:name="_Toc127370070"/>
            <w:bookmarkEnd w:id="773"/>
            <w:bookmarkEnd w:id="774"/>
            <w:bookmarkEnd w:id="775"/>
            <w:bookmarkEnd w:id="776"/>
            <w:bookmarkEnd w:id="777"/>
          </w:p>
        </w:tc>
        <w:bookmarkStart w:id="778" w:name="_Toc127182121"/>
        <w:bookmarkStart w:id="779" w:name="_Toc127182458"/>
        <w:bookmarkStart w:id="780" w:name="_Toc127191642"/>
        <w:bookmarkStart w:id="781" w:name="_Toc127353071"/>
        <w:bookmarkStart w:id="782" w:name="_Toc127370071"/>
        <w:bookmarkEnd w:id="778"/>
        <w:bookmarkEnd w:id="779"/>
        <w:bookmarkEnd w:id="780"/>
        <w:bookmarkEnd w:id="781"/>
        <w:bookmarkEnd w:id="782"/>
      </w:tr>
      <w:tr w:rsidR="00C27344" w:rsidDel="00D834E2" w14:paraId="3C69CDEF" w14:textId="44EE77C0" w:rsidTr="000C5A61">
        <w:trPr>
          <w:trHeight w:val="462"/>
          <w:del w:id="783" w:author="Kumar Baral" w:date="2023-02-13T11:15:00Z"/>
        </w:trPr>
        <w:tc>
          <w:tcPr>
            <w:tcW w:w="4718" w:type="dxa"/>
          </w:tcPr>
          <w:p w14:paraId="6C372AAC" w14:textId="54BE053E" w:rsidR="00AE3520" w:rsidDel="00D834E2" w:rsidRDefault="00AE3520" w:rsidP="000C7DC9">
            <w:pPr>
              <w:ind w:right="-46"/>
              <w:rPr>
                <w:del w:id="784" w:author="Kumar Baral" w:date="2023-02-13T11:15:00Z"/>
              </w:rPr>
            </w:pPr>
            <w:del w:id="785" w:author="Kumar Baral" w:date="2023-02-13T11:15:00Z">
              <w:r w:rsidDel="00D834E2">
                <w:delText>Length</w:delText>
              </w:r>
              <w:bookmarkStart w:id="786" w:name="_Toc127182122"/>
              <w:bookmarkStart w:id="787" w:name="_Toc127182459"/>
              <w:bookmarkStart w:id="788" w:name="_Toc127191643"/>
              <w:bookmarkStart w:id="789" w:name="_Toc127353072"/>
              <w:bookmarkStart w:id="790" w:name="_Toc127370072"/>
              <w:bookmarkEnd w:id="786"/>
              <w:bookmarkEnd w:id="787"/>
              <w:bookmarkEnd w:id="788"/>
              <w:bookmarkEnd w:id="789"/>
              <w:bookmarkEnd w:id="790"/>
            </w:del>
          </w:p>
        </w:tc>
        <w:tc>
          <w:tcPr>
            <w:tcW w:w="4718" w:type="dxa"/>
          </w:tcPr>
          <w:p w14:paraId="1B6CEA6B" w14:textId="4CADDC6F" w:rsidR="00C27344" w:rsidDel="00D834E2" w:rsidRDefault="00CF6510" w:rsidP="000C7DC9">
            <w:pPr>
              <w:ind w:right="-46"/>
              <w:rPr>
                <w:del w:id="791" w:author="Kumar Baral" w:date="2023-02-13T11:15:00Z"/>
              </w:rPr>
            </w:pPr>
            <w:del w:id="792" w:author="Kumar Baral" w:date="2023-02-13T11:15:00Z">
              <w:r w:rsidDel="00D834E2">
                <w:delText>10 m</w:delText>
              </w:r>
              <w:bookmarkStart w:id="793" w:name="_Toc127182123"/>
              <w:bookmarkStart w:id="794" w:name="_Toc127182460"/>
              <w:bookmarkStart w:id="795" w:name="_Toc127191644"/>
              <w:bookmarkStart w:id="796" w:name="_Toc127353073"/>
              <w:bookmarkStart w:id="797" w:name="_Toc127370073"/>
              <w:bookmarkEnd w:id="793"/>
              <w:bookmarkEnd w:id="794"/>
              <w:bookmarkEnd w:id="795"/>
              <w:bookmarkEnd w:id="796"/>
              <w:bookmarkEnd w:id="797"/>
            </w:del>
          </w:p>
        </w:tc>
        <w:bookmarkStart w:id="798" w:name="_Toc127182124"/>
        <w:bookmarkStart w:id="799" w:name="_Toc127182461"/>
        <w:bookmarkStart w:id="800" w:name="_Toc127191645"/>
        <w:bookmarkStart w:id="801" w:name="_Toc127353074"/>
        <w:bookmarkStart w:id="802" w:name="_Toc127370074"/>
        <w:bookmarkEnd w:id="798"/>
        <w:bookmarkEnd w:id="799"/>
        <w:bookmarkEnd w:id="800"/>
        <w:bookmarkEnd w:id="801"/>
        <w:bookmarkEnd w:id="802"/>
      </w:tr>
      <w:tr w:rsidR="00C27344" w:rsidDel="00D834E2" w14:paraId="5E4FA583" w14:textId="326E5459" w:rsidTr="000C5A61">
        <w:trPr>
          <w:trHeight w:val="476"/>
          <w:del w:id="803" w:author="Kumar Baral" w:date="2023-02-13T11:15:00Z"/>
        </w:trPr>
        <w:tc>
          <w:tcPr>
            <w:tcW w:w="4718" w:type="dxa"/>
          </w:tcPr>
          <w:p w14:paraId="420E131B" w14:textId="1A77611C" w:rsidR="00C27344" w:rsidDel="00D834E2" w:rsidRDefault="00AE3520" w:rsidP="000C7DC9">
            <w:pPr>
              <w:ind w:right="-46"/>
              <w:rPr>
                <w:del w:id="804" w:author="Kumar Baral" w:date="2023-02-13T11:15:00Z"/>
              </w:rPr>
            </w:pPr>
            <w:del w:id="805" w:author="Kumar Baral" w:date="2023-02-13T11:15:00Z">
              <w:r w:rsidDel="00D834E2">
                <w:delText>Trash rack opening sixe, width x height</w:delText>
              </w:r>
              <w:bookmarkStart w:id="806" w:name="_Toc127182125"/>
              <w:bookmarkStart w:id="807" w:name="_Toc127182462"/>
              <w:bookmarkStart w:id="808" w:name="_Toc127191646"/>
              <w:bookmarkStart w:id="809" w:name="_Toc127353075"/>
              <w:bookmarkStart w:id="810" w:name="_Toc127370075"/>
              <w:bookmarkEnd w:id="806"/>
              <w:bookmarkEnd w:id="807"/>
              <w:bookmarkEnd w:id="808"/>
              <w:bookmarkEnd w:id="809"/>
              <w:bookmarkEnd w:id="810"/>
            </w:del>
          </w:p>
        </w:tc>
        <w:tc>
          <w:tcPr>
            <w:tcW w:w="4718" w:type="dxa"/>
          </w:tcPr>
          <w:p w14:paraId="30FFBF03" w14:textId="0C339881" w:rsidR="00C27344" w:rsidDel="00D834E2" w:rsidRDefault="00CF6510" w:rsidP="000C7DC9">
            <w:pPr>
              <w:ind w:right="-46"/>
              <w:rPr>
                <w:del w:id="811" w:author="Kumar Baral" w:date="2023-02-13T11:15:00Z"/>
              </w:rPr>
            </w:pPr>
            <w:del w:id="812" w:author="Kumar Baral" w:date="2023-02-13T11:15:00Z">
              <w:r w:rsidDel="00D834E2">
                <w:delText>2 m x 3 m ( Three Opening width 6 m)</w:delText>
              </w:r>
              <w:bookmarkStart w:id="813" w:name="_Toc127182126"/>
              <w:bookmarkStart w:id="814" w:name="_Toc127182463"/>
              <w:bookmarkStart w:id="815" w:name="_Toc127191647"/>
              <w:bookmarkStart w:id="816" w:name="_Toc127353076"/>
              <w:bookmarkStart w:id="817" w:name="_Toc127370076"/>
              <w:bookmarkEnd w:id="813"/>
              <w:bookmarkEnd w:id="814"/>
              <w:bookmarkEnd w:id="815"/>
              <w:bookmarkEnd w:id="816"/>
              <w:bookmarkEnd w:id="817"/>
            </w:del>
          </w:p>
        </w:tc>
        <w:bookmarkStart w:id="818" w:name="_Toc127182127"/>
        <w:bookmarkStart w:id="819" w:name="_Toc127182464"/>
        <w:bookmarkStart w:id="820" w:name="_Toc127191648"/>
        <w:bookmarkStart w:id="821" w:name="_Toc127353077"/>
        <w:bookmarkStart w:id="822" w:name="_Toc127370077"/>
        <w:bookmarkEnd w:id="818"/>
        <w:bookmarkEnd w:id="819"/>
        <w:bookmarkEnd w:id="820"/>
        <w:bookmarkEnd w:id="821"/>
        <w:bookmarkEnd w:id="822"/>
      </w:tr>
      <w:tr w:rsidR="00C27344" w:rsidDel="00D834E2" w14:paraId="4DE80F10" w14:textId="59773191" w:rsidTr="000C5A61">
        <w:trPr>
          <w:trHeight w:val="476"/>
          <w:del w:id="823" w:author="Kumar Baral" w:date="2023-02-13T11:15:00Z"/>
        </w:trPr>
        <w:tc>
          <w:tcPr>
            <w:tcW w:w="4718" w:type="dxa"/>
          </w:tcPr>
          <w:p w14:paraId="308D811C" w14:textId="0B3EBCFE" w:rsidR="00C27344" w:rsidDel="00D834E2" w:rsidRDefault="00AE3520" w:rsidP="000C7DC9">
            <w:pPr>
              <w:ind w:right="-46"/>
              <w:rPr>
                <w:del w:id="824" w:author="Kumar Baral" w:date="2023-02-13T11:15:00Z"/>
              </w:rPr>
            </w:pPr>
            <w:del w:id="825" w:author="Kumar Baral" w:date="2023-02-13T11:15:00Z">
              <w:r w:rsidDel="00D834E2">
                <w:delText>Intake gate opeing size, width x width x height</w:delText>
              </w:r>
              <w:bookmarkStart w:id="826" w:name="_Toc127182128"/>
              <w:bookmarkStart w:id="827" w:name="_Toc127182465"/>
              <w:bookmarkStart w:id="828" w:name="_Toc127191649"/>
              <w:bookmarkStart w:id="829" w:name="_Toc127353078"/>
              <w:bookmarkStart w:id="830" w:name="_Toc127370078"/>
              <w:bookmarkEnd w:id="826"/>
              <w:bookmarkEnd w:id="827"/>
              <w:bookmarkEnd w:id="828"/>
              <w:bookmarkEnd w:id="829"/>
              <w:bookmarkEnd w:id="830"/>
            </w:del>
          </w:p>
        </w:tc>
        <w:tc>
          <w:tcPr>
            <w:tcW w:w="4718" w:type="dxa"/>
          </w:tcPr>
          <w:p w14:paraId="3F9EE5F0" w14:textId="705A763F" w:rsidR="00C27344" w:rsidDel="00D834E2" w:rsidRDefault="00CF6510" w:rsidP="000C7DC9">
            <w:pPr>
              <w:ind w:right="-46"/>
              <w:rPr>
                <w:del w:id="831" w:author="Kumar Baral" w:date="2023-02-13T11:15:00Z"/>
              </w:rPr>
            </w:pPr>
            <w:del w:id="832" w:author="Kumar Baral" w:date="2023-02-13T11:15:00Z">
              <w:r w:rsidDel="00D834E2">
                <w:delText>1.5 m x 2 m, 2 nos</w:delText>
              </w:r>
              <w:bookmarkStart w:id="833" w:name="_Toc127182129"/>
              <w:bookmarkStart w:id="834" w:name="_Toc127182466"/>
              <w:bookmarkStart w:id="835" w:name="_Toc127191650"/>
              <w:bookmarkStart w:id="836" w:name="_Toc127353079"/>
              <w:bookmarkStart w:id="837" w:name="_Toc127370079"/>
              <w:bookmarkEnd w:id="833"/>
              <w:bookmarkEnd w:id="834"/>
              <w:bookmarkEnd w:id="835"/>
              <w:bookmarkEnd w:id="836"/>
              <w:bookmarkEnd w:id="837"/>
            </w:del>
          </w:p>
        </w:tc>
        <w:bookmarkStart w:id="838" w:name="_Toc127182130"/>
        <w:bookmarkStart w:id="839" w:name="_Toc127182467"/>
        <w:bookmarkStart w:id="840" w:name="_Toc127191651"/>
        <w:bookmarkStart w:id="841" w:name="_Toc127353080"/>
        <w:bookmarkStart w:id="842" w:name="_Toc127370080"/>
        <w:bookmarkEnd w:id="838"/>
        <w:bookmarkEnd w:id="839"/>
        <w:bookmarkEnd w:id="840"/>
        <w:bookmarkEnd w:id="841"/>
        <w:bookmarkEnd w:id="842"/>
      </w:tr>
      <w:tr w:rsidR="00C27344" w:rsidDel="00D834E2" w14:paraId="5AEE4104" w14:textId="7D867E5A" w:rsidTr="000C5A61">
        <w:trPr>
          <w:trHeight w:val="726"/>
          <w:del w:id="843" w:author="Kumar Baral" w:date="2023-02-13T11:15:00Z"/>
        </w:trPr>
        <w:tc>
          <w:tcPr>
            <w:tcW w:w="4718" w:type="dxa"/>
          </w:tcPr>
          <w:p w14:paraId="5A96C1B6" w14:textId="686D33F7" w:rsidR="00C27344" w:rsidDel="00D834E2" w:rsidRDefault="00AE3520" w:rsidP="000C7DC9">
            <w:pPr>
              <w:ind w:right="-46"/>
              <w:rPr>
                <w:del w:id="844" w:author="Kumar Baral" w:date="2023-02-13T11:15:00Z"/>
              </w:rPr>
            </w:pPr>
            <w:del w:id="845" w:author="Kumar Baral" w:date="2023-02-13T11:15:00Z">
              <w:r w:rsidDel="00D834E2">
                <w:delText>Intake canal size, length x width x height (river side wall)</w:delText>
              </w:r>
              <w:bookmarkStart w:id="846" w:name="_Toc127182131"/>
              <w:bookmarkStart w:id="847" w:name="_Toc127182468"/>
              <w:bookmarkStart w:id="848" w:name="_Toc127191652"/>
              <w:bookmarkStart w:id="849" w:name="_Toc127353081"/>
              <w:bookmarkStart w:id="850" w:name="_Toc127370081"/>
              <w:bookmarkEnd w:id="846"/>
              <w:bookmarkEnd w:id="847"/>
              <w:bookmarkEnd w:id="848"/>
              <w:bookmarkEnd w:id="849"/>
              <w:bookmarkEnd w:id="850"/>
            </w:del>
          </w:p>
        </w:tc>
        <w:tc>
          <w:tcPr>
            <w:tcW w:w="4718" w:type="dxa"/>
          </w:tcPr>
          <w:p w14:paraId="64924858" w14:textId="0D973986" w:rsidR="00C27344" w:rsidDel="00D834E2" w:rsidRDefault="00CF6510" w:rsidP="000C7DC9">
            <w:pPr>
              <w:ind w:right="-46"/>
              <w:rPr>
                <w:del w:id="851" w:author="Kumar Baral" w:date="2023-02-13T11:15:00Z"/>
              </w:rPr>
            </w:pPr>
            <w:del w:id="852" w:author="Kumar Baral" w:date="2023-02-13T11:15:00Z">
              <w:r w:rsidDel="00D834E2">
                <w:delText>20 m x 1.5 m x 5.2 m (max. ), 2 nos</w:delText>
              </w:r>
              <w:bookmarkStart w:id="853" w:name="_Toc127182132"/>
              <w:bookmarkStart w:id="854" w:name="_Toc127182469"/>
              <w:bookmarkStart w:id="855" w:name="_Toc127191653"/>
              <w:bookmarkStart w:id="856" w:name="_Toc127353082"/>
              <w:bookmarkStart w:id="857" w:name="_Toc127370082"/>
              <w:bookmarkEnd w:id="853"/>
              <w:bookmarkEnd w:id="854"/>
              <w:bookmarkEnd w:id="855"/>
              <w:bookmarkEnd w:id="856"/>
              <w:bookmarkEnd w:id="857"/>
            </w:del>
          </w:p>
        </w:tc>
        <w:bookmarkStart w:id="858" w:name="_Toc127182133"/>
        <w:bookmarkStart w:id="859" w:name="_Toc127182470"/>
        <w:bookmarkStart w:id="860" w:name="_Toc127191654"/>
        <w:bookmarkStart w:id="861" w:name="_Toc127353083"/>
        <w:bookmarkStart w:id="862" w:name="_Toc127370083"/>
        <w:bookmarkEnd w:id="858"/>
        <w:bookmarkEnd w:id="859"/>
        <w:bookmarkEnd w:id="860"/>
        <w:bookmarkEnd w:id="861"/>
        <w:bookmarkEnd w:id="862"/>
      </w:tr>
      <w:tr w:rsidR="00C27344" w:rsidDel="00D834E2" w14:paraId="12DE85CF" w14:textId="7715DE09" w:rsidTr="000C5A61">
        <w:trPr>
          <w:trHeight w:val="476"/>
          <w:del w:id="863" w:author="Kumar Baral" w:date="2023-02-13T11:15:00Z"/>
        </w:trPr>
        <w:tc>
          <w:tcPr>
            <w:tcW w:w="4718" w:type="dxa"/>
          </w:tcPr>
          <w:p w14:paraId="0141299F" w14:textId="3C11F7AE" w:rsidR="00C27344" w:rsidRPr="000C5A61" w:rsidDel="00D834E2" w:rsidRDefault="00AE3520" w:rsidP="000C7DC9">
            <w:pPr>
              <w:ind w:right="-46"/>
              <w:rPr>
                <w:del w:id="864" w:author="Kumar Baral" w:date="2023-02-13T11:15:00Z"/>
                <w:b/>
                <w:bCs/>
              </w:rPr>
            </w:pPr>
            <w:del w:id="865" w:author="Kumar Baral" w:date="2023-02-13T11:15:00Z">
              <w:r w:rsidRPr="000C5A61" w:rsidDel="00D834E2">
                <w:rPr>
                  <w:b/>
                  <w:bCs/>
                </w:rPr>
                <w:delText>Settling Basin</w:delText>
              </w:r>
              <w:bookmarkStart w:id="866" w:name="_Toc127182134"/>
              <w:bookmarkStart w:id="867" w:name="_Toc127182471"/>
              <w:bookmarkStart w:id="868" w:name="_Toc127191655"/>
              <w:bookmarkStart w:id="869" w:name="_Toc127353084"/>
              <w:bookmarkStart w:id="870" w:name="_Toc127370084"/>
              <w:bookmarkEnd w:id="866"/>
              <w:bookmarkEnd w:id="867"/>
              <w:bookmarkEnd w:id="868"/>
              <w:bookmarkEnd w:id="869"/>
              <w:bookmarkEnd w:id="870"/>
            </w:del>
          </w:p>
        </w:tc>
        <w:tc>
          <w:tcPr>
            <w:tcW w:w="4718" w:type="dxa"/>
          </w:tcPr>
          <w:p w14:paraId="3BE67335" w14:textId="1857B05F" w:rsidR="00CF6510" w:rsidDel="00D834E2" w:rsidRDefault="00CF6510" w:rsidP="000C7DC9">
            <w:pPr>
              <w:ind w:right="-46"/>
              <w:rPr>
                <w:del w:id="871" w:author="Kumar Baral" w:date="2023-02-13T11:15:00Z"/>
              </w:rPr>
            </w:pPr>
            <w:bookmarkStart w:id="872" w:name="_Toc127182135"/>
            <w:bookmarkStart w:id="873" w:name="_Toc127182472"/>
            <w:bookmarkStart w:id="874" w:name="_Toc127191656"/>
            <w:bookmarkStart w:id="875" w:name="_Toc127353085"/>
            <w:bookmarkStart w:id="876" w:name="_Toc127370085"/>
            <w:bookmarkEnd w:id="872"/>
            <w:bookmarkEnd w:id="873"/>
            <w:bookmarkEnd w:id="874"/>
            <w:bookmarkEnd w:id="875"/>
            <w:bookmarkEnd w:id="876"/>
          </w:p>
        </w:tc>
        <w:bookmarkStart w:id="877" w:name="_Toc127182136"/>
        <w:bookmarkStart w:id="878" w:name="_Toc127182473"/>
        <w:bookmarkStart w:id="879" w:name="_Toc127191657"/>
        <w:bookmarkStart w:id="880" w:name="_Toc127353086"/>
        <w:bookmarkStart w:id="881" w:name="_Toc127370086"/>
        <w:bookmarkEnd w:id="877"/>
        <w:bookmarkEnd w:id="878"/>
        <w:bookmarkEnd w:id="879"/>
        <w:bookmarkEnd w:id="880"/>
        <w:bookmarkEnd w:id="881"/>
      </w:tr>
      <w:tr w:rsidR="00C27344" w:rsidDel="00D834E2" w14:paraId="765D0746" w14:textId="4DAD52A9" w:rsidTr="000C5A61">
        <w:trPr>
          <w:trHeight w:val="476"/>
          <w:del w:id="882" w:author="Kumar Baral" w:date="2023-02-13T11:15:00Z"/>
        </w:trPr>
        <w:tc>
          <w:tcPr>
            <w:tcW w:w="4718" w:type="dxa"/>
          </w:tcPr>
          <w:p w14:paraId="2C156796" w14:textId="57FB725C" w:rsidR="00C27344" w:rsidDel="00D834E2" w:rsidRDefault="00AE3520" w:rsidP="000C7DC9">
            <w:pPr>
              <w:ind w:right="-46"/>
              <w:rPr>
                <w:del w:id="883" w:author="Kumar Baral" w:date="2023-02-13T11:15:00Z"/>
              </w:rPr>
            </w:pPr>
            <w:del w:id="884" w:author="Kumar Baral" w:date="2023-02-13T11:15:00Z">
              <w:r w:rsidDel="00D834E2">
                <w:delText>No. of bays</w:delText>
              </w:r>
              <w:bookmarkStart w:id="885" w:name="_Toc127182137"/>
              <w:bookmarkStart w:id="886" w:name="_Toc127182474"/>
              <w:bookmarkStart w:id="887" w:name="_Toc127191658"/>
              <w:bookmarkStart w:id="888" w:name="_Toc127353087"/>
              <w:bookmarkStart w:id="889" w:name="_Toc127370087"/>
              <w:bookmarkEnd w:id="885"/>
              <w:bookmarkEnd w:id="886"/>
              <w:bookmarkEnd w:id="887"/>
              <w:bookmarkEnd w:id="888"/>
              <w:bookmarkEnd w:id="889"/>
            </w:del>
          </w:p>
        </w:tc>
        <w:tc>
          <w:tcPr>
            <w:tcW w:w="4718" w:type="dxa"/>
          </w:tcPr>
          <w:p w14:paraId="4C33B2BE" w14:textId="301917A8" w:rsidR="00C27344" w:rsidDel="00D834E2" w:rsidRDefault="00CF6510" w:rsidP="000C7DC9">
            <w:pPr>
              <w:ind w:right="-46"/>
              <w:rPr>
                <w:del w:id="890" w:author="Kumar Baral" w:date="2023-02-13T11:15:00Z"/>
              </w:rPr>
            </w:pPr>
            <w:del w:id="891" w:author="Kumar Baral" w:date="2023-02-13T11:15:00Z">
              <w:r w:rsidDel="00D834E2">
                <w:delText>4 nos</w:delText>
              </w:r>
              <w:bookmarkStart w:id="892" w:name="_Toc127182138"/>
              <w:bookmarkStart w:id="893" w:name="_Toc127182475"/>
              <w:bookmarkStart w:id="894" w:name="_Toc127191659"/>
              <w:bookmarkStart w:id="895" w:name="_Toc127353088"/>
              <w:bookmarkStart w:id="896" w:name="_Toc127370088"/>
              <w:bookmarkEnd w:id="892"/>
              <w:bookmarkEnd w:id="893"/>
              <w:bookmarkEnd w:id="894"/>
              <w:bookmarkEnd w:id="895"/>
              <w:bookmarkEnd w:id="896"/>
            </w:del>
          </w:p>
        </w:tc>
        <w:bookmarkStart w:id="897" w:name="_Toc127182139"/>
        <w:bookmarkStart w:id="898" w:name="_Toc127182476"/>
        <w:bookmarkStart w:id="899" w:name="_Toc127191660"/>
        <w:bookmarkStart w:id="900" w:name="_Toc127353089"/>
        <w:bookmarkStart w:id="901" w:name="_Toc127370089"/>
        <w:bookmarkEnd w:id="897"/>
        <w:bookmarkEnd w:id="898"/>
        <w:bookmarkEnd w:id="899"/>
        <w:bookmarkEnd w:id="900"/>
        <w:bookmarkEnd w:id="901"/>
      </w:tr>
      <w:tr w:rsidR="00C27344" w:rsidDel="00D834E2" w14:paraId="5C243FF8" w14:textId="14AD67AC" w:rsidTr="000C5A61">
        <w:trPr>
          <w:trHeight w:val="462"/>
          <w:del w:id="902" w:author="Kumar Baral" w:date="2023-02-13T11:15:00Z"/>
        </w:trPr>
        <w:tc>
          <w:tcPr>
            <w:tcW w:w="4718" w:type="dxa"/>
          </w:tcPr>
          <w:p w14:paraId="69ED09FA" w14:textId="42C31029" w:rsidR="00C27344" w:rsidDel="00D834E2" w:rsidRDefault="00AE3520" w:rsidP="000C7DC9">
            <w:pPr>
              <w:ind w:right="-46"/>
              <w:rPr>
                <w:del w:id="903" w:author="Kumar Baral" w:date="2023-02-13T11:15:00Z"/>
              </w:rPr>
            </w:pPr>
            <w:del w:id="904" w:author="Kumar Baral" w:date="2023-02-13T11:15:00Z">
              <w:r w:rsidDel="00D834E2">
                <w:delText>Flushing system</w:delText>
              </w:r>
              <w:bookmarkStart w:id="905" w:name="_Toc127182140"/>
              <w:bookmarkStart w:id="906" w:name="_Toc127182477"/>
              <w:bookmarkStart w:id="907" w:name="_Toc127191661"/>
              <w:bookmarkStart w:id="908" w:name="_Toc127353090"/>
              <w:bookmarkStart w:id="909" w:name="_Toc127370090"/>
              <w:bookmarkEnd w:id="905"/>
              <w:bookmarkEnd w:id="906"/>
              <w:bookmarkEnd w:id="907"/>
              <w:bookmarkEnd w:id="908"/>
              <w:bookmarkEnd w:id="909"/>
            </w:del>
          </w:p>
        </w:tc>
        <w:tc>
          <w:tcPr>
            <w:tcW w:w="4718" w:type="dxa"/>
          </w:tcPr>
          <w:p w14:paraId="45A4BE45" w14:textId="563A4672" w:rsidR="00C27344" w:rsidDel="00D834E2" w:rsidRDefault="00CF6510" w:rsidP="000C7DC9">
            <w:pPr>
              <w:ind w:right="-46"/>
              <w:rPr>
                <w:del w:id="910" w:author="Kumar Baral" w:date="2023-02-13T11:15:00Z"/>
              </w:rPr>
            </w:pPr>
            <w:del w:id="911" w:author="Kumar Baral" w:date="2023-02-13T11:15:00Z">
              <w:r w:rsidDel="00D834E2">
                <w:delText>Serpent sediment sluicing system (S4)</w:delText>
              </w:r>
              <w:bookmarkStart w:id="912" w:name="_Toc127182141"/>
              <w:bookmarkStart w:id="913" w:name="_Toc127182478"/>
              <w:bookmarkStart w:id="914" w:name="_Toc127191662"/>
              <w:bookmarkStart w:id="915" w:name="_Toc127353091"/>
              <w:bookmarkStart w:id="916" w:name="_Toc127370091"/>
              <w:bookmarkEnd w:id="912"/>
              <w:bookmarkEnd w:id="913"/>
              <w:bookmarkEnd w:id="914"/>
              <w:bookmarkEnd w:id="915"/>
              <w:bookmarkEnd w:id="916"/>
            </w:del>
          </w:p>
        </w:tc>
        <w:bookmarkStart w:id="917" w:name="_Toc127182142"/>
        <w:bookmarkStart w:id="918" w:name="_Toc127182479"/>
        <w:bookmarkStart w:id="919" w:name="_Toc127191663"/>
        <w:bookmarkStart w:id="920" w:name="_Toc127353092"/>
        <w:bookmarkStart w:id="921" w:name="_Toc127370092"/>
        <w:bookmarkEnd w:id="917"/>
        <w:bookmarkEnd w:id="918"/>
        <w:bookmarkEnd w:id="919"/>
        <w:bookmarkEnd w:id="920"/>
        <w:bookmarkEnd w:id="921"/>
      </w:tr>
      <w:tr w:rsidR="00C27344" w:rsidDel="00D834E2" w14:paraId="1E1176D2" w14:textId="050B5A2E" w:rsidTr="000C5A61">
        <w:trPr>
          <w:trHeight w:val="476"/>
          <w:del w:id="922" w:author="Kumar Baral" w:date="2023-02-13T11:15:00Z"/>
        </w:trPr>
        <w:tc>
          <w:tcPr>
            <w:tcW w:w="4718" w:type="dxa"/>
          </w:tcPr>
          <w:p w14:paraId="75B7044D" w14:textId="488640B6" w:rsidR="00C27344" w:rsidDel="00D834E2" w:rsidRDefault="00AE3520" w:rsidP="000C7DC9">
            <w:pPr>
              <w:ind w:right="-46"/>
              <w:rPr>
                <w:del w:id="923" w:author="Kumar Baral" w:date="2023-02-13T11:15:00Z"/>
              </w:rPr>
            </w:pPr>
            <w:del w:id="924" w:author="Kumar Baral" w:date="2023-02-13T11:15:00Z">
              <w:r w:rsidDel="00D834E2">
                <w:delText>Length</w:delText>
              </w:r>
              <w:bookmarkStart w:id="925" w:name="_Toc127182143"/>
              <w:bookmarkStart w:id="926" w:name="_Toc127182480"/>
              <w:bookmarkStart w:id="927" w:name="_Toc127191664"/>
              <w:bookmarkStart w:id="928" w:name="_Toc127353093"/>
              <w:bookmarkStart w:id="929" w:name="_Toc127370093"/>
              <w:bookmarkEnd w:id="925"/>
              <w:bookmarkEnd w:id="926"/>
              <w:bookmarkEnd w:id="927"/>
              <w:bookmarkEnd w:id="928"/>
              <w:bookmarkEnd w:id="929"/>
            </w:del>
          </w:p>
        </w:tc>
        <w:tc>
          <w:tcPr>
            <w:tcW w:w="4718" w:type="dxa"/>
          </w:tcPr>
          <w:p w14:paraId="092CFDCE" w14:textId="3C57880E" w:rsidR="00C27344" w:rsidDel="00D834E2" w:rsidRDefault="00CF6510" w:rsidP="000C7DC9">
            <w:pPr>
              <w:ind w:right="-46"/>
              <w:rPr>
                <w:del w:id="930" w:author="Kumar Baral" w:date="2023-02-13T11:15:00Z"/>
              </w:rPr>
            </w:pPr>
            <w:del w:id="931" w:author="Kumar Baral" w:date="2023-02-13T11:15:00Z">
              <w:r w:rsidDel="00D834E2">
                <w:delText xml:space="preserve">Inlet transiton 23.68 m, uniform section 30 m </w:delText>
              </w:r>
              <w:bookmarkStart w:id="932" w:name="_Toc127182144"/>
              <w:bookmarkStart w:id="933" w:name="_Toc127182481"/>
              <w:bookmarkStart w:id="934" w:name="_Toc127191665"/>
              <w:bookmarkStart w:id="935" w:name="_Toc127353094"/>
              <w:bookmarkStart w:id="936" w:name="_Toc127370094"/>
              <w:bookmarkEnd w:id="932"/>
              <w:bookmarkEnd w:id="933"/>
              <w:bookmarkEnd w:id="934"/>
              <w:bookmarkEnd w:id="935"/>
              <w:bookmarkEnd w:id="936"/>
            </w:del>
          </w:p>
        </w:tc>
        <w:bookmarkStart w:id="937" w:name="_Toc127182145"/>
        <w:bookmarkStart w:id="938" w:name="_Toc127182482"/>
        <w:bookmarkStart w:id="939" w:name="_Toc127191666"/>
        <w:bookmarkStart w:id="940" w:name="_Toc127353095"/>
        <w:bookmarkStart w:id="941" w:name="_Toc127370095"/>
        <w:bookmarkEnd w:id="937"/>
        <w:bookmarkEnd w:id="938"/>
        <w:bookmarkEnd w:id="939"/>
        <w:bookmarkEnd w:id="940"/>
        <w:bookmarkEnd w:id="941"/>
      </w:tr>
      <w:tr w:rsidR="00C27344" w:rsidDel="00D834E2" w14:paraId="31E857FF" w14:textId="0AAAF180" w:rsidTr="000C5A61">
        <w:trPr>
          <w:trHeight w:val="846"/>
          <w:del w:id="942" w:author="Kumar Baral" w:date="2023-02-13T11:15:00Z"/>
        </w:trPr>
        <w:tc>
          <w:tcPr>
            <w:tcW w:w="4718" w:type="dxa"/>
          </w:tcPr>
          <w:p w14:paraId="1300F2C7" w14:textId="56F2C70C" w:rsidR="00C27344" w:rsidDel="00D834E2" w:rsidRDefault="00AE3520" w:rsidP="000C7DC9">
            <w:pPr>
              <w:ind w:right="-46"/>
              <w:rPr>
                <w:del w:id="943" w:author="Kumar Baral" w:date="2023-02-13T11:15:00Z"/>
              </w:rPr>
            </w:pPr>
            <w:del w:id="944" w:author="Kumar Baral" w:date="2023-02-13T11:15:00Z">
              <w:r w:rsidDel="00D834E2">
                <w:delText xml:space="preserve">Width of inlet transition, start </w:delText>
              </w:r>
              <w:bookmarkStart w:id="945" w:name="_Toc127182146"/>
              <w:bookmarkStart w:id="946" w:name="_Toc127182483"/>
              <w:bookmarkStart w:id="947" w:name="_Toc127191667"/>
              <w:bookmarkStart w:id="948" w:name="_Toc127353096"/>
              <w:bookmarkStart w:id="949" w:name="_Toc127370096"/>
              <w:bookmarkEnd w:id="945"/>
              <w:bookmarkEnd w:id="946"/>
              <w:bookmarkEnd w:id="947"/>
              <w:bookmarkEnd w:id="948"/>
              <w:bookmarkEnd w:id="949"/>
            </w:del>
          </w:p>
          <w:p w14:paraId="1F08057F" w14:textId="3ACB0834" w:rsidR="00AE3520" w:rsidDel="00D834E2" w:rsidRDefault="00AE3520" w:rsidP="000C7DC9">
            <w:pPr>
              <w:ind w:right="-46"/>
              <w:rPr>
                <w:del w:id="950" w:author="Kumar Baral" w:date="2023-02-13T11:15:00Z"/>
              </w:rPr>
            </w:pPr>
            <w:del w:id="951" w:author="Kumar Baral" w:date="2023-02-13T11:15:00Z">
              <w:r w:rsidDel="00D834E2">
                <w:delText>Width of uniform section</w:delText>
              </w:r>
              <w:bookmarkStart w:id="952" w:name="_Toc127182147"/>
              <w:bookmarkStart w:id="953" w:name="_Toc127182484"/>
              <w:bookmarkStart w:id="954" w:name="_Toc127191668"/>
              <w:bookmarkStart w:id="955" w:name="_Toc127353097"/>
              <w:bookmarkStart w:id="956" w:name="_Toc127370097"/>
              <w:bookmarkEnd w:id="952"/>
              <w:bookmarkEnd w:id="953"/>
              <w:bookmarkEnd w:id="954"/>
              <w:bookmarkEnd w:id="955"/>
              <w:bookmarkEnd w:id="956"/>
            </w:del>
          </w:p>
        </w:tc>
        <w:tc>
          <w:tcPr>
            <w:tcW w:w="4718" w:type="dxa"/>
          </w:tcPr>
          <w:p w14:paraId="55A027B5" w14:textId="05BC915B" w:rsidR="00C27344" w:rsidDel="00D834E2" w:rsidRDefault="00CF6510" w:rsidP="000C7DC9">
            <w:pPr>
              <w:ind w:right="-46"/>
              <w:rPr>
                <w:del w:id="957" w:author="Kumar Baral" w:date="2023-02-13T11:15:00Z"/>
              </w:rPr>
            </w:pPr>
            <w:del w:id="958" w:author="Kumar Baral" w:date="2023-02-13T11:15:00Z">
              <w:r w:rsidDel="00D834E2">
                <w:delText>1.5 m 2 nos (3 m total)</w:delText>
              </w:r>
              <w:bookmarkStart w:id="959" w:name="_Toc127182148"/>
              <w:bookmarkStart w:id="960" w:name="_Toc127182485"/>
              <w:bookmarkStart w:id="961" w:name="_Toc127191669"/>
              <w:bookmarkStart w:id="962" w:name="_Toc127353098"/>
              <w:bookmarkStart w:id="963" w:name="_Toc127370098"/>
              <w:bookmarkEnd w:id="959"/>
              <w:bookmarkEnd w:id="960"/>
              <w:bookmarkEnd w:id="961"/>
              <w:bookmarkEnd w:id="962"/>
              <w:bookmarkEnd w:id="963"/>
            </w:del>
          </w:p>
          <w:p w14:paraId="11C79D40" w14:textId="41D1049E" w:rsidR="00CF6510" w:rsidDel="00D834E2" w:rsidRDefault="00CF6510" w:rsidP="000C7DC9">
            <w:pPr>
              <w:ind w:right="-46"/>
              <w:rPr>
                <w:del w:id="964" w:author="Kumar Baral" w:date="2023-02-13T11:15:00Z"/>
              </w:rPr>
            </w:pPr>
            <w:del w:id="965" w:author="Kumar Baral" w:date="2023-02-13T11:15:00Z">
              <w:r w:rsidDel="00D834E2">
                <w:delText>4.0 m (width of one bay)</w:delText>
              </w:r>
              <w:bookmarkStart w:id="966" w:name="_Toc127182149"/>
              <w:bookmarkStart w:id="967" w:name="_Toc127182486"/>
              <w:bookmarkStart w:id="968" w:name="_Toc127191670"/>
              <w:bookmarkStart w:id="969" w:name="_Toc127353099"/>
              <w:bookmarkStart w:id="970" w:name="_Toc127370099"/>
              <w:bookmarkEnd w:id="966"/>
              <w:bookmarkEnd w:id="967"/>
              <w:bookmarkEnd w:id="968"/>
              <w:bookmarkEnd w:id="969"/>
              <w:bookmarkEnd w:id="970"/>
            </w:del>
          </w:p>
        </w:tc>
        <w:bookmarkStart w:id="971" w:name="_Toc127182150"/>
        <w:bookmarkStart w:id="972" w:name="_Toc127182487"/>
        <w:bookmarkStart w:id="973" w:name="_Toc127191671"/>
        <w:bookmarkStart w:id="974" w:name="_Toc127353100"/>
        <w:bookmarkStart w:id="975" w:name="_Toc127370100"/>
        <w:bookmarkEnd w:id="971"/>
        <w:bookmarkEnd w:id="972"/>
        <w:bookmarkEnd w:id="973"/>
        <w:bookmarkEnd w:id="974"/>
        <w:bookmarkEnd w:id="975"/>
      </w:tr>
      <w:tr w:rsidR="00C27344" w:rsidDel="00D834E2" w14:paraId="476C09CA" w14:textId="4AAF5EA4" w:rsidTr="000C5A61">
        <w:trPr>
          <w:trHeight w:val="462"/>
          <w:del w:id="976" w:author="Kumar Baral" w:date="2023-02-13T11:15:00Z"/>
        </w:trPr>
        <w:tc>
          <w:tcPr>
            <w:tcW w:w="4718" w:type="dxa"/>
          </w:tcPr>
          <w:p w14:paraId="3984B0DF" w14:textId="155112FC" w:rsidR="00C27344" w:rsidDel="00D834E2" w:rsidRDefault="00AE3520" w:rsidP="000C7DC9">
            <w:pPr>
              <w:ind w:right="-46"/>
              <w:rPr>
                <w:del w:id="977" w:author="Kumar Baral" w:date="2023-02-13T11:15:00Z"/>
              </w:rPr>
            </w:pPr>
            <w:del w:id="978" w:author="Kumar Baral" w:date="2023-02-13T11:15:00Z">
              <w:r w:rsidDel="00D834E2">
                <w:delText>Total depth (including hopper)</w:delText>
              </w:r>
              <w:bookmarkStart w:id="979" w:name="_Toc127182151"/>
              <w:bookmarkStart w:id="980" w:name="_Toc127182488"/>
              <w:bookmarkStart w:id="981" w:name="_Toc127191672"/>
              <w:bookmarkStart w:id="982" w:name="_Toc127353101"/>
              <w:bookmarkStart w:id="983" w:name="_Toc127370101"/>
              <w:bookmarkEnd w:id="979"/>
              <w:bookmarkEnd w:id="980"/>
              <w:bookmarkEnd w:id="981"/>
              <w:bookmarkEnd w:id="982"/>
              <w:bookmarkEnd w:id="983"/>
            </w:del>
          </w:p>
        </w:tc>
        <w:tc>
          <w:tcPr>
            <w:tcW w:w="4718" w:type="dxa"/>
          </w:tcPr>
          <w:p w14:paraId="32822FAF" w14:textId="01739889" w:rsidR="00C27344" w:rsidDel="00D834E2" w:rsidRDefault="00CF6510" w:rsidP="000C7DC9">
            <w:pPr>
              <w:ind w:right="-46"/>
              <w:rPr>
                <w:del w:id="984" w:author="Kumar Baral" w:date="2023-02-13T11:15:00Z"/>
              </w:rPr>
            </w:pPr>
            <w:del w:id="985" w:author="Kumar Baral" w:date="2023-02-13T11:15:00Z">
              <w:r w:rsidDel="00D834E2">
                <w:delText>6.9 m</w:delText>
              </w:r>
              <w:bookmarkStart w:id="986" w:name="_Toc127182152"/>
              <w:bookmarkStart w:id="987" w:name="_Toc127182489"/>
              <w:bookmarkStart w:id="988" w:name="_Toc127191673"/>
              <w:bookmarkStart w:id="989" w:name="_Toc127353102"/>
              <w:bookmarkStart w:id="990" w:name="_Toc127370102"/>
              <w:bookmarkEnd w:id="986"/>
              <w:bookmarkEnd w:id="987"/>
              <w:bookmarkEnd w:id="988"/>
              <w:bookmarkEnd w:id="989"/>
              <w:bookmarkEnd w:id="990"/>
            </w:del>
          </w:p>
        </w:tc>
        <w:bookmarkStart w:id="991" w:name="_Toc127182153"/>
        <w:bookmarkStart w:id="992" w:name="_Toc127182490"/>
        <w:bookmarkStart w:id="993" w:name="_Toc127191674"/>
        <w:bookmarkStart w:id="994" w:name="_Toc127353103"/>
        <w:bookmarkStart w:id="995" w:name="_Toc127370103"/>
        <w:bookmarkEnd w:id="991"/>
        <w:bookmarkEnd w:id="992"/>
        <w:bookmarkEnd w:id="993"/>
        <w:bookmarkEnd w:id="994"/>
        <w:bookmarkEnd w:id="995"/>
      </w:tr>
      <w:tr w:rsidR="00CF6510" w:rsidDel="00D834E2" w14:paraId="5638DC04" w14:textId="454E5848" w:rsidTr="000C5A61">
        <w:trPr>
          <w:trHeight w:val="462"/>
          <w:del w:id="996" w:author="Kumar Baral" w:date="2023-02-13T11:15:00Z"/>
        </w:trPr>
        <w:tc>
          <w:tcPr>
            <w:tcW w:w="4718" w:type="dxa"/>
          </w:tcPr>
          <w:p w14:paraId="7931C11A" w14:textId="44CE8D20" w:rsidR="00CF6510" w:rsidDel="00D834E2" w:rsidRDefault="00CF6510" w:rsidP="000C7DC9">
            <w:pPr>
              <w:ind w:right="-46"/>
              <w:rPr>
                <w:del w:id="997" w:author="Kumar Baral" w:date="2023-02-13T11:15:00Z"/>
              </w:rPr>
            </w:pPr>
            <w:del w:id="998" w:author="Kumar Baral" w:date="2023-02-13T11:15:00Z">
              <w:r w:rsidDel="00D834E2">
                <w:delText>Hopper Depth</w:delText>
              </w:r>
              <w:bookmarkStart w:id="999" w:name="_Toc127182154"/>
              <w:bookmarkStart w:id="1000" w:name="_Toc127182491"/>
              <w:bookmarkStart w:id="1001" w:name="_Toc127191675"/>
              <w:bookmarkStart w:id="1002" w:name="_Toc127353104"/>
              <w:bookmarkStart w:id="1003" w:name="_Toc127370104"/>
              <w:bookmarkEnd w:id="999"/>
              <w:bookmarkEnd w:id="1000"/>
              <w:bookmarkEnd w:id="1001"/>
              <w:bookmarkEnd w:id="1002"/>
              <w:bookmarkEnd w:id="1003"/>
            </w:del>
          </w:p>
        </w:tc>
        <w:tc>
          <w:tcPr>
            <w:tcW w:w="4718" w:type="dxa"/>
          </w:tcPr>
          <w:p w14:paraId="04CA0BF1" w14:textId="4308D7DF" w:rsidR="00CF6510" w:rsidDel="00D834E2" w:rsidRDefault="00CF6510" w:rsidP="000C7DC9">
            <w:pPr>
              <w:ind w:right="-46"/>
              <w:rPr>
                <w:del w:id="1004" w:author="Kumar Baral" w:date="2023-02-13T11:15:00Z"/>
              </w:rPr>
            </w:pPr>
            <w:del w:id="1005" w:author="Kumar Baral" w:date="2023-02-13T11:15:00Z">
              <w:r w:rsidDel="00D834E2">
                <w:delText>1.7 m</w:delText>
              </w:r>
              <w:bookmarkStart w:id="1006" w:name="_Toc127182155"/>
              <w:bookmarkStart w:id="1007" w:name="_Toc127182492"/>
              <w:bookmarkStart w:id="1008" w:name="_Toc127191676"/>
              <w:bookmarkStart w:id="1009" w:name="_Toc127353105"/>
              <w:bookmarkStart w:id="1010" w:name="_Toc127370105"/>
              <w:bookmarkEnd w:id="1006"/>
              <w:bookmarkEnd w:id="1007"/>
              <w:bookmarkEnd w:id="1008"/>
              <w:bookmarkEnd w:id="1009"/>
              <w:bookmarkEnd w:id="1010"/>
            </w:del>
          </w:p>
        </w:tc>
        <w:bookmarkStart w:id="1011" w:name="_Toc127182156"/>
        <w:bookmarkStart w:id="1012" w:name="_Toc127182493"/>
        <w:bookmarkStart w:id="1013" w:name="_Toc127191677"/>
        <w:bookmarkStart w:id="1014" w:name="_Toc127353106"/>
        <w:bookmarkStart w:id="1015" w:name="_Toc127370106"/>
        <w:bookmarkEnd w:id="1011"/>
        <w:bookmarkEnd w:id="1012"/>
        <w:bookmarkEnd w:id="1013"/>
        <w:bookmarkEnd w:id="1014"/>
        <w:bookmarkEnd w:id="1015"/>
      </w:tr>
      <w:tr w:rsidR="00C27344" w:rsidDel="00D834E2" w14:paraId="6ECB1E36" w14:textId="136DB503" w:rsidTr="000C5A61">
        <w:trPr>
          <w:trHeight w:val="740"/>
          <w:del w:id="1016" w:author="Kumar Baral" w:date="2023-02-13T11:15:00Z"/>
        </w:trPr>
        <w:tc>
          <w:tcPr>
            <w:tcW w:w="4718" w:type="dxa"/>
          </w:tcPr>
          <w:p w14:paraId="16C07396" w14:textId="5729C661" w:rsidR="00C27344" w:rsidDel="00D834E2" w:rsidRDefault="00AE3520" w:rsidP="000C7DC9">
            <w:pPr>
              <w:ind w:right="-46"/>
              <w:rPr>
                <w:del w:id="1017" w:author="Kumar Baral" w:date="2023-02-13T11:15:00Z"/>
              </w:rPr>
            </w:pPr>
            <w:del w:id="1018" w:author="Kumar Baral" w:date="2023-02-13T11:15:00Z">
              <w:r w:rsidDel="00D834E2">
                <w:delText>Transition section between the settling basin outlet and the headrace tunnel portal</w:delText>
              </w:r>
              <w:bookmarkStart w:id="1019" w:name="_Toc127182157"/>
              <w:bookmarkStart w:id="1020" w:name="_Toc127182494"/>
              <w:bookmarkStart w:id="1021" w:name="_Toc127191678"/>
              <w:bookmarkStart w:id="1022" w:name="_Toc127353107"/>
              <w:bookmarkStart w:id="1023" w:name="_Toc127370107"/>
              <w:bookmarkEnd w:id="1019"/>
              <w:bookmarkEnd w:id="1020"/>
              <w:bookmarkEnd w:id="1021"/>
              <w:bookmarkEnd w:id="1022"/>
              <w:bookmarkEnd w:id="1023"/>
            </w:del>
          </w:p>
        </w:tc>
        <w:tc>
          <w:tcPr>
            <w:tcW w:w="4718" w:type="dxa"/>
          </w:tcPr>
          <w:p w14:paraId="701EF5DD" w14:textId="05226447" w:rsidR="00C27344" w:rsidDel="00D834E2" w:rsidRDefault="00CF6510" w:rsidP="000C7DC9">
            <w:pPr>
              <w:ind w:right="-46"/>
              <w:rPr>
                <w:del w:id="1024" w:author="Kumar Baral" w:date="2023-02-13T11:15:00Z"/>
              </w:rPr>
            </w:pPr>
            <w:del w:id="1025" w:author="Kumar Baral" w:date="2023-02-13T11:15:00Z">
              <w:r w:rsidDel="00D834E2">
                <w:delText>18.5 m long and 6.0 m wide side channel</w:delText>
              </w:r>
              <w:bookmarkStart w:id="1026" w:name="_Toc127182158"/>
              <w:bookmarkStart w:id="1027" w:name="_Toc127182495"/>
              <w:bookmarkStart w:id="1028" w:name="_Toc127191679"/>
              <w:bookmarkStart w:id="1029" w:name="_Toc127353108"/>
              <w:bookmarkStart w:id="1030" w:name="_Toc127370108"/>
              <w:bookmarkEnd w:id="1026"/>
              <w:bookmarkEnd w:id="1027"/>
              <w:bookmarkEnd w:id="1028"/>
              <w:bookmarkEnd w:id="1029"/>
              <w:bookmarkEnd w:id="1030"/>
            </w:del>
          </w:p>
        </w:tc>
        <w:bookmarkStart w:id="1031" w:name="_Toc127182159"/>
        <w:bookmarkStart w:id="1032" w:name="_Toc127182496"/>
        <w:bookmarkStart w:id="1033" w:name="_Toc127191680"/>
        <w:bookmarkStart w:id="1034" w:name="_Toc127353109"/>
        <w:bookmarkStart w:id="1035" w:name="_Toc127370109"/>
        <w:bookmarkEnd w:id="1031"/>
        <w:bookmarkEnd w:id="1032"/>
        <w:bookmarkEnd w:id="1033"/>
        <w:bookmarkEnd w:id="1034"/>
        <w:bookmarkEnd w:id="1035"/>
      </w:tr>
      <w:tr w:rsidR="00C27344" w:rsidDel="00D834E2" w14:paraId="2543E140" w14:textId="7D9622DE" w:rsidTr="000C5A61">
        <w:trPr>
          <w:trHeight w:val="476"/>
          <w:del w:id="1036" w:author="Kumar Baral" w:date="2023-02-13T11:15:00Z"/>
        </w:trPr>
        <w:tc>
          <w:tcPr>
            <w:tcW w:w="4718" w:type="dxa"/>
          </w:tcPr>
          <w:p w14:paraId="0152F26F" w14:textId="2F9EBCD6" w:rsidR="00C27344" w:rsidRPr="000C5A61" w:rsidDel="00D834E2" w:rsidRDefault="00AE3520" w:rsidP="000C7DC9">
            <w:pPr>
              <w:ind w:right="-46"/>
              <w:rPr>
                <w:del w:id="1037" w:author="Kumar Baral" w:date="2023-02-13T11:15:00Z"/>
                <w:b/>
                <w:bCs/>
              </w:rPr>
            </w:pPr>
            <w:del w:id="1038" w:author="Kumar Baral" w:date="2023-02-13T11:15:00Z">
              <w:r w:rsidRPr="000C5A61" w:rsidDel="00D834E2">
                <w:rPr>
                  <w:b/>
                  <w:bCs/>
                </w:rPr>
                <w:delText>Headrace tunnel</w:delText>
              </w:r>
              <w:bookmarkStart w:id="1039" w:name="_Toc127182160"/>
              <w:bookmarkStart w:id="1040" w:name="_Toc127182497"/>
              <w:bookmarkStart w:id="1041" w:name="_Toc127191681"/>
              <w:bookmarkStart w:id="1042" w:name="_Toc127353110"/>
              <w:bookmarkStart w:id="1043" w:name="_Toc127370110"/>
              <w:bookmarkEnd w:id="1039"/>
              <w:bookmarkEnd w:id="1040"/>
              <w:bookmarkEnd w:id="1041"/>
              <w:bookmarkEnd w:id="1042"/>
              <w:bookmarkEnd w:id="1043"/>
            </w:del>
          </w:p>
        </w:tc>
        <w:tc>
          <w:tcPr>
            <w:tcW w:w="4718" w:type="dxa"/>
          </w:tcPr>
          <w:p w14:paraId="662B46B1" w14:textId="77BF3661" w:rsidR="00C27344" w:rsidDel="00D834E2" w:rsidRDefault="00C27344" w:rsidP="000C7DC9">
            <w:pPr>
              <w:ind w:right="-46"/>
              <w:rPr>
                <w:del w:id="1044" w:author="Kumar Baral" w:date="2023-02-13T11:15:00Z"/>
              </w:rPr>
            </w:pPr>
            <w:bookmarkStart w:id="1045" w:name="_Toc127182161"/>
            <w:bookmarkStart w:id="1046" w:name="_Toc127182498"/>
            <w:bookmarkStart w:id="1047" w:name="_Toc127191682"/>
            <w:bookmarkStart w:id="1048" w:name="_Toc127353111"/>
            <w:bookmarkStart w:id="1049" w:name="_Toc127370111"/>
            <w:bookmarkEnd w:id="1045"/>
            <w:bookmarkEnd w:id="1046"/>
            <w:bookmarkEnd w:id="1047"/>
            <w:bookmarkEnd w:id="1048"/>
            <w:bookmarkEnd w:id="1049"/>
          </w:p>
        </w:tc>
        <w:bookmarkStart w:id="1050" w:name="_Toc127182162"/>
        <w:bookmarkStart w:id="1051" w:name="_Toc127182499"/>
        <w:bookmarkStart w:id="1052" w:name="_Toc127191683"/>
        <w:bookmarkStart w:id="1053" w:name="_Toc127353112"/>
        <w:bookmarkStart w:id="1054" w:name="_Toc127370112"/>
        <w:bookmarkEnd w:id="1050"/>
        <w:bookmarkEnd w:id="1051"/>
        <w:bookmarkEnd w:id="1052"/>
        <w:bookmarkEnd w:id="1053"/>
        <w:bookmarkEnd w:id="1054"/>
      </w:tr>
      <w:tr w:rsidR="00C27344" w:rsidDel="00D834E2" w14:paraId="795F33EC" w14:textId="36538257" w:rsidTr="000C5A61">
        <w:trPr>
          <w:trHeight w:val="462"/>
          <w:del w:id="1055" w:author="Kumar Baral" w:date="2023-02-13T11:15:00Z"/>
        </w:trPr>
        <w:tc>
          <w:tcPr>
            <w:tcW w:w="4718" w:type="dxa"/>
          </w:tcPr>
          <w:p w14:paraId="31AFF6A4" w14:textId="27657616" w:rsidR="00C27344" w:rsidDel="00D834E2" w:rsidRDefault="00AE3520" w:rsidP="000C7DC9">
            <w:pPr>
              <w:ind w:right="-46"/>
              <w:rPr>
                <w:del w:id="1056" w:author="Kumar Baral" w:date="2023-02-13T11:15:00Z"/>
              </w:rPr>
            </w:pPr>
            <w:del w:id="1057" w:author="Kumar Baral" w:date="2023-02-13T11:15:00Z">
              <w:r w:rsidDel="00D834E2">
                <w:delText>Shape</w:delText>
              </w:r>
              <w:bookmarkStart w:id="1058" w:name="_Toc127182163"/>
              <w:bookmarkStart w:id="1059" w:name="_Toc127182500"/>
              <w:bookmarkStart w:id="1060" w:name="_Toc127191684"/>
              <w:bookmarkStart w:id="1061" w:name="_Toc127353113"/>
              <w:bookmarkStart w:id="1062" w:name="_Toc127370113"/>
              <w:bookmarkEnd w:id="1058"/>
              <w:bookmarkEnd w:id="1059"/>
              <w:bookmarkEnd w:id="1060"/>
              <w:bookmarkEnd w:id="1061"/>
              <w:bookmarkEnd w:id="1062"/>
            </w:del>
          </w:p>
        </w:tc>
        <w:tc>
          <w:tcPr>
            <w:tcW w:w="4718" w:type="dxa"/>
          </w:tcPr>
          <w:p w14:paraId="4695BC22" w14:textId="30F4B1BE" w:rsidR="00C27344" w:rsidDel="00D834E2" w:rsidRDefault="00CF6510" w:rsidP="000C7DC9">
            <w:pPr>
              <w:ind w:right="-46"/>
              <w:rPr>
                <w:del w:id="1063" w:author="Kumar Baral" w:date="2023-02-13T11:15:00Z"/>
              </w:rPr>
            </w:pPr>
            <w:del w:id="1064" w:author="Kumar Baral" w:date="2023-02-13T11:15:00Z">
              <w:r w:rsidDel="00D834E2">
                <w:delText>D-shped fully lined (concrete /stone Masonry)</w:delText>
              </w:r>
              <w:bookmarkStart w:id="1065" w:name="_Toc127182164"/>
              <w:bookmarkStart w:id="1066" w:name="_Toc127182501"/>
              <w:bookmarkStart w:id="1067" w:name="_Toc127191685"/>
              <w:bookmarkStart w:id="1068" w:name="_Toc127353114"/>
              <w:bookmarkStart w:id="1069" w:name="_Toc127370114"/>
              <w:bookmarkEnd w:id="1065"/>
              <w:bookmarkEnd w:id="1066"/>
              <w:bookmarkEnd w:id="1067"/>
              <w:bookmarkEnd w:id="1068"/>
              <w:bookmarkEnd w:id="1069"/>
            </w:del>
          </w:p>
        </w:tc>
        <w:bookmarkStart w:id="1070" w:name="_Toc127182165"/>
        <w:bookmarkStart w:id="1071" w:name="_Toc127182502"/>
        <w:bookmarkStart w:id="1072" w:name="_Toc127191686"/>
        <w:bookmarkStart w:id="1073" w:name="_Toc127353115"/>
        <w:bookmarkStart w:id="1074" w:name="_Toc127370115"/>
        <w:bookmarkEnd w:id="1070"/>
        <w:bookmarkEnd w:id="1071"/>
        <w:bookmarkEnd w:id="1072"/>
        <w:bookmarkEnd w:id="1073"/>
        <w:bookmarkEnd w:id="1074"/>
      </w:tr>
      <w:tr w:rsidR="00C27344" w:rsidDel="00D834E2" w14:paraId="682EAEA6" w14:textId="6A004776" w:rsidTr="000C5A61">
        <w:trPr>
          <w:trHeight w:val="476"/>
          <w:del w:id="1075" w:author="Kumar Baral" w:date="2023-02-13T11:15:00Z"/>
        </w:trPr>
        <w:tc>
          <w:tcPr>
            <w:tcW w:w="4718" w:type="dxa"/>
          </w:tcPr>
          <w:p w14:paraId="5457E130" w14:textId="1907417A" w:rsidR="00C27344" w:rsidDel="00D834E2" w:rsidRDefault="00AE3520" w:rsidP="000C7DC9">
            <w:pPr>
              <w:ind w:right="-46"/>
              <w:rPr>
                <w:del w:id="1076" w:author="Kumar Baral" w:date="2023-02-13T11:15:00Z"/>
              </w:rPr>
            </w:pPr>
            <w:del w:id="1077" w:author="Kumar Baral" w:date="2023-02-13T11:15:00Z">
              <w:r w:rsidDel="00D834E2">
                <w:delText>Length</w:delText>
              </w:r>
              <w:bookmarkStart w:id="1078" w:name="_Toc127182166"/>
              <w:bookmarkStart w:id="1079" w:name="_Toc127182503"/>
              <w:bookmarkStart w:id="1080" w:name="_Toc127191687"/>
              <w:bookmarkStart w:id="1081" w:name="_Toc127353116"/>
              <w:bookmarkStart w:id="1082" w:name="_Toc127370116"/>
              <w:bookmarkEnd w:id="1078"/>
              <w:bookmarkEnd w:id="1079"/>
              <w:bookmarkEnd w:id="1080"/>
              <w:bookmarkEnd w:id="1081"/>
              <w:bookmarkEnd w:id="1082"/>
            </w:del>
          </w:p>
        </w:tc>
        <w:tc>
          <w:tcPr>
            <w:tcW w:w="4718" w:type="dxa"/>
          </w:tcPr>
          <w:p w14:paraId="4A66E366" w14:textId="0E8045BE" w:rsidR="00C27344" w:rsidDel="00D834E2" w:rsidRDefault="00CF6510" w:rsidP="000C7DC9">
            <w:pPr>
              <w:ind w:right="-46"/>
              <w:rPr>
                <w:del w:id="1083" w:author="Kumar Baral" w:date="2023-02-13T11:15:00Z"/>
              </w:rPr>
            </w:pPr>
            <w:del w:id="1084" w:author="Kumar Baral" w:date="2023-02-13T11:15:00Z">
              <w:r w:rsidDel="00D834E2">
                <w:delText>1284 m</w:delText>
              </w:r>
              <w:bookmarkStart w:id="1085" w:name="_Toc127182167"/>
              <w:bookmarkStart w:id="1086" w:name="_Toc127182504"/>
              <w:bookmarkStart w:id="1087" w:name="_Toc127191688"/>
              <w:bookmarkStart w:id="1088" w:name="_Toc127353117"/>
              <w:bookmarkStart w:id="1089" w:name="_Toc127370117"/>
              <w:bookmarkEnd w:id="1085"/>
              <w:bookmarkEnd w:id="1086"/>
              <w:bookmarkEnd w:id="1087"/>
              <w:bookmarkEnd w:id="1088"/>
              <w:bookmarkEnd w:id="1089"/>
            </w:del>
          </w:p>
        </w:tc>
        <w:bookmarkStart w:id="1090" w:name="_Toc127182168"/>
        <w:bookmarkStart w:id="1091" w:name="_Toc127182505"/>
        <w:bookmarkStart w:id="1092" w:name="_Toc127191689"/>
        <w:bookmarkStart w:id="1093" w:name="_Toc127353118"/>
        <w:bookmarkStart w:id="1094" w:name="_Toc127370118"/>
        <w:bookmarkEnd w:id="1090"/>
        <w:bookmarkEnd w:id="1091"/>
        <w:bookmarkEnd w:id="1092"/>
        <w:bookmarkEnd w:id="1093"/>
        <w:bookmarkEnd w:id="1094"/>
      </w:tr>
      <w:tr w:rsidR="00C27344" w:rsidDel="00D834E2" w14:paraId="6CA2ED3D" w14:textId="1D18DE4A" w:rsidTr="000C5A61">
        <w:trPr>
          <w:trHeight w:val="476"/>
          <w:del w:id="1095" w:author="Kumar Baral" w:date="2023-02-13T11:15:00Z"/>
        </w:trPr>
        <w:tc>
          <w:tcPr>
            <w:tcW w:w="4718" w:type="dxa"/>
          </w:tcPr>
          <w:p w14:paraId="61EEF40A" w14:textId="6A8159D4" w:rsidR="00C27344" w:rsidDel="00D834E2" w:rsidRDefault="00AE3520" w:rsidP="000C7DC9">
            <w:pPr>
              <w:ind w:right="-46"/>
              <w:rPr>
                <w:del w:id="1096" w:author="Kumar Baral" w:date="2023-02-13T11:15:00Z"/>
              </w:rPr>
            </w:pPr>
            <w:del w:id="1097" w:author="Kumar Baral" w:date="2023-02-13T11:15:00Z">
              <w:r w:rsidDel="00D834E2">
                <w:delText>Corss sectional area</w:delText>
              </w:r>
              <w:bookmarkStart w:id="1098" w:name="_Toc127182169"/>
              <w:bookmarkStart w:id="1099" w:name="_Toc127182506"/>
              <w:bookmarkStart w:id="1100" w:name="_Toc127191690"/>
              <w:bookmarkStart w:id="1101" w:name="_Toc127353119"/>
              <w:bookmarkStart w:id="1102" w:name="_Toc127370119"/>
              <w:bookmarkEnd w:id="1098"/>
              <w:bookmarkEnd w:id="1099"/>
              <w:bookmarkEnd w:id="1100"/>
              <w:bookmarkEnd w:id="1101"/>
              <w:bookmarkEnd w:id="1102"/>
            </w:del>
          </w:p>
        </w:tc>
        <w:tc>
          <w:tcPr>
            <w:tcW w:w="4718" w:type="dxa"/>
          </w:tcPr>
          <w:p w14:paraId="27150664" w14:textId="16DFA710" w:rsidR="00C27344" w:rsidDel="00D834E2" w:rsidRDefault="00CF6510" w:rsidP="000C7DC9">
            <w:pPr>
              <w:ind w:right="-46"/>
              <w:rPr>
                <w:del w:id="1103" w:author="Kumar Baral" w:date="2023-02-13T11:15:00Z"/>
              </w:rPr>
            </w:pPr>
            <w:del w:id="1104" w:author="Kumar Baral" w:date="2023-02-13T11:15:00Z">
              <w:r w:rsidDel="00D834E2">
                <w:delText>4.25 m</w:delText>
              </w:r>
              <w:r w:rsidRPr="00CF6510" w:rsidDel="00D834E2">
                <w:rPr>
                  <w:vertAlign w:val="superscript"/>
                </w:rPr>
                <w:delText>2</w:delText>
              </w:r>
              <w:bookmarkStart w:id="1105" w:name="_Toc127182170"/>
              <w:bookmarkStart w:id="1106" w:name="_Toc127182507"/>
              <w:bookmarkStart w:id="1107" w:name="_Toc127191691"/>
              <w:bookmarkStart w:id="1108" w:name="_Toc127353120"/>
              <w:bookmarkStart w:id="1109" w:name="_Toc127370120"/>
              <w:bookmarkEnd w:id="1105"/>
              <w:bookmarkEnd w:id="1106"/>
              <w:bookmarkEnd w:id="1107"/>
              <w:bookmarkEnd w:id="1108"/>
              <w:bookmarkEnd w:id="1109"/>
            </w:del>
          </w:p>
        </w:tc>
        <w:bookmarkStart w:id="1110" w:name="_Toc127182171"/>
        <w:bookmarkStart w:id="1111" w:name="_Toc127182508"/>
        <w:bookmarkStart w:id="1112" w:name="_Toc127191692"/>
        <w:bookmarkStart w:id="1113" w:name="_Toc127353121"/>
        <w:bookmarkStart w:id="1114" w:name="_Toc127370121"/>
        <w:bookmarkEnd w:id="1110"/>
        <w:bookmarkEnd w:id="1111"/>
        <w:bookmarkEnd w:id="1112"/>
        <w:bookmarkEnd w:id="1113"/>
        <w:bookmarkEnd w:id="1114"/>
      </w:tr>
      <w:tr w:rsidR="00C27344" w:rsidDel="00D834E2" w14:paraId="52D70A65" w14:textId="72CA4227" w:rsidTr="000C5A61">
        <w:trPr>
          <w:trHeight w:val="462"/>
          <w:del w:id="1115" w:author="Kumar Baral" w:date="2023-02-13T11:15:00Z"/>
        </w:trPr>
        <w:tc>
          <w:tcPr>
            <w:tcW w:w="4718" w:type="dxa"/>
          </w:tcPr>
          <w:p w14:paraId="41741EDE" w14:textId="55D8D509" w:rsidR="00C27344" w:rsidRPr="000C5A61" w:rsidDel="00D834E2" w:rsidRDefault="00AE3520" w:rsidP="000C7DC9">
            <w:pPr>
              <w:ind w:right="-46"/>
              <w:rPr>
                <w:del w:id="1116" w:author="Kumar Baral" w:date="2023-02-13T11:15:00Z"/>
                <w:b/>
                <w:bCs/>
              </w:rPr>
            </w:pPr>
            <w:del w:id="1117" w:author="Kumar Baral" w:date="2023-02-13T11:15:00Z">
              <w:r w:rsidRPr="000C5A61" w:rsidDel="00D834E2">
                <w:rPr>
                  <w:b/>
                  <w:bCs/>
                </w:rPr>
                <w:delText>Irrigation system</w:delText>
              </w:r>
              <w:bookmarkStart w:id="1118" w:name="_Toc127182172"/>
              <w:bookmarkStart w:id="1119" w:name="_Toc127182509"/>
              <w:bookmarkStart w:id="1120" w:name="_Toc127191693"/>
              <w:bookmarkStart w:id="1121" w:name="_Toc127353122"/>
              <w:bookmarkStart w:id="1122" w:name="_Toc127370122"/>
              <w:bookmarkEnd w:id="1118"/>
              <w:bookmarkEnd w:id="1119"/>
              <w:bookmarkEnd w:id="1120"/>
              <w:bookmarkEnd w:id="1121"/>
              <w:bookmarkEnd w:id="1122"/>
            </w:del>
          </w:p>
        </w:tc>
        <w:tc>
          <w:tcPr>
            <w:tcW w:w="4718" w:type="dxa"/>
          </w:tcPr>
          <w:p w14:paraId="1ED0FF18" w14:textId="7A719767" w:rsidR="00C27344" w:rsidDel="00D834E2" w:rsidRDefault="00C27344" w:rsidP="000C7DC9">
            <w:pPr>
              <w:ind w:right="-46"/>
              <w:rPr>
                <w:del w:id="1123" w:author="Kumar Baral" w:date="2023-02-13T11:15:00Z"/>
              </w:rPr>
            </w:pPr>
            <w:bookmarkStart w:id="1124" w:name="_Toc127182173"/>
            <w:bookmarkStart w:id="1125" w:name="_Toc127182510"/>
            <w:bookmarkStart w:id="1126" w:name="_Toc127191694"/>
            <w:bookmarkStart w:id="1127" w:name="_Toc127353123"/>
            <w:bookmarkStart w:id="1128" w:name="_Toc127370123"/>
            <w:bookmarkEnd w:id="1124"/>
            <w:bookmarkEnd w:id="1125"/>
            <w:bookmarkEnd w:id="1126"/>
            <w:bookmarkEnd w:id="1127"/>
            <w:bookmarkEnd w:id="1128"/>
          </w:p>
        </w:tc>
        <w:bookmarkStart w:id="1129" w:name="_Toc127182174"/>
        <w:bookmarkStart w:id="1130" w:name="_Toc127182511"/>
        <w:bookmarkStart w:id="1131" w:name="_Toc127191695"/>
        <w:bookmarkStart w:id="1132" w:name="_Toc127353124"/>
        <w:bookmarkStart w:id="1133" w:name="_Toc127370124"/>
        <w:bookmarkEnd w:id="1129"/>
        <w:bookmarkEnd w:id="1130"/>
        <w:bookmarkEnd w:id="1131"/>
        <w:bookmarkEnd w:id="1132"/>
        <w:bookmarkEnd w:id="1133"/>
      </w:tr>
      <w:tr w:rsidR="00C27344" w:rsidDel="00D834E2" w14:paraId="0AAAB12F" w14:textId="63EC44CA" w:rsidTr="000C5A61">
        <w:trPr>
          <w:trHeight w:val="476"/>
          <w:del w:id="1134" w:author="Kumar Baral" w:date="2023-02-13T11:15:00Z"/>
        </w:trPr>
        <w:tc>
          <w:tcPr>
            <w:tcW w:w="4718" w:type="dxa"/>
          </w:tcPr>
          <w:p w14:paraId="1EB693E5" w14:textId="6A5288E2" w:rsidR="00C27344" w:rsidDel="00D834E2" w:rsidRDefault="00AE3520" w:rsidP="000C7DC9">
            <w:pPr>
              <w:ind w:right="-46"/>
              <w:rPr>
                <w:del w:id="1135" w:author="Kumar Baral" w:date="2023-02-13T11:15:00Z"/>
              </w:rPr>
            </w:pPr>
            <w:del w:id="1136" w:author="Kumar Baral" w:date="2023-02-13T11:15:00Z">
              <w:r w:rsidDel="00D834E2">
                <w:delText>Pump irrigation system</w:delText>
              </w:r>
              <w:bookmarkStart w:id="1137" w:name="_Toc127182175"/>
              <w:bookmarkStart w:id="1138" w:name="_Toc127182512"/>
              <w:bookmarkStart w:id="1139" w:name="_Toc127191696"/>
              <w:bookmarkStart w:id="1140" w:name="_Toc127353125"/>
              <w:bookmarkStart w:id="1141" w:name="_Toc127370125"/>
              <w:bookmarkEnd w:id="1137"/>
              <w:bookmarkEnd w:id="1138"/>
              <w:bookmarkEnd w:id="1139"/>
              <w:bookmarkEnd w:id="1140"/>
              <w:bookmarkEnd w:id="1141"/>
            </w:del>
          </w:p>
        </w:tc>
        <w:tc>
          <w:tcPr>
            <w:tcW w:w="4718" w:type="dxa"/>
          </w:tcPr>
          <w:p w14:paraId="5D546B71" w14:textId="4EC12D1B" w:rsidR="00C27344" w:rsidDel="00D834E2" w:rsidRDefault="00CF6510" w:rsidP="000C7DC9">
            <w:pPr>
              <w:ind w:right="-46"/>
              <w:rPr>
                <w:del w:id="1142" w:author="Kumar Baral" w:date="2023-02-13T11:15:00Z"/>
              </w:rPr>
            </w:pPr>
            <w:del w:id="1143" w:author="Kumar Baral" w:date="2023-02-13T11:15:00Z">
              <w:r w:rsidDel="00D834E2">
                <w:delText>350 mm dia, propeller pump, Max head 1.2 m located at intake</w:delText>
              </w:r>
              <w:bookmarkStart w:id="1144" w:name="_Toc127182176"/>
              <w:bookmarkStart w:id="1145" w:name="_Toc127182513"/>
              <w:bookmarkStart w:id="1146" w:name="_Toc127191697"/>
              <w:bookmarkStart w:id="1147" w:name="_Toc127353126"/>
              <w:bookmarkStart w:id="1148" w:name="_Toc127370126"/>
              <w:bookmarkEnd w:id="1144"/>
              <w:bookmarkEnd w:id="1145"/>
              <w:bookmarkEnd w:id="1146"/>
              <w:bookmarkEnd w:id="1147"/>
              <w:bookmarkEnd w:id="1148"/>
            </w:del>
          </w:p>
        </w:tc>
        <w:bookmarkStart w:id="1149" w:name="_Toc127182177"/>
        <w:bookmarkStart w:id="1150" w:name="_Toc127182514"/>
        <w:bookmarkStart w:id="1151" w:name="_Toc127191698"/>
        <w:bookmarkStart w:id="1152" w:name="_Toc127353127"/>
        <w:bookmarkStart w:id="1153" w:name="_Toc127370127"/>
        <w:bookmarkEnd w:id="1149"/>
        <w:bookmarkEnd w:id="1150"/>
        <w:bookmarkEnd w:id="1151"/>
        <w:bookmarkEnd w:id="1152"/>
        <w:bookmarkEnd w:id="1153"/>
      </w:tr>
      <w:tr w:rsidR="00C27344" w:rsidDel="00D834E2" w14:paraId="088F7C33" w14:textId="36EFCBE8" w:rsidTr="000C5A61">
        <w:trPr>
          <w:trHeight w:val="476"/>
          <w:del w:id="1154" w:author="Kumar Baral" w:date="2023-02-13T11:15:00Z"/>
        </w:trPr>
        <w:tc>
          <w:tcPr>
            <w:tcW w:w="4718" w:type="dxa"/>
          </w:tcPr>
          <w:p w14:paraId="515C1776" w14:textId="02FA3640" w:rsidR="00C27344" w:rsidDel="00D834E2" w:rsidRDefault="00AE3520" w:rsidP="000C7DC9">
            <w:pPr>
              <w:ind w:right="-46"/>
              <w:rPr>
                <w:del w:id="1155" w:author="Kumar Baral" w:date="2023-02-13T11:15:00Z"/>
              </w:rPr>
            </w:pPr>
            <w:del w:id="1156" w:author="Kumar Baral" w:date="2023-02-13T11:15:00Z">
              <w:r w:rsidDel="00D834E2">
                <w:delText>Irrigation water supply pipe for pump</w:delText>
              </w:r>
              <w:bookmarkStart w:id="1157" w:name="_Toc127182178"/>
              <w:bookmarkStart w:id="1158" w:name="_Toc127182515"/>
              <w:bookmarkStart w:id="1159" w:name="_Toc127191699"/>
              <w:bookmarkStart w:id="1160" w:name="_Toc127353128"/>
              <w:bookmarkStart w:id="1161" w:name="_Toc127370128"/>
              <w:bookmarkEnd w:id="1157"/>
              <w:bookmarkEnd w:id="1158"/>
              <w:bookmarkEnd w:id="1159"/>
              <w:bookmarkEnd w:id="1160"/>
              <w:bookmarkEnd w:id="1161"/>
            </w:del>
          </w:p>
        </w:tc>
        <w:tc>
          <w:tcPr>
            <w:tcW w:w="4718" w:type="dxa"/>
          </w:tcPr>
          <w:p w14:paraId="54FCFD55" w14:textId="18B01A5B" w:rsidR="00C27344" w:rsidDel="00D834E2" w:rsidRDefault="00CF6510" w:rsidP="000C7DC9">
            <w:pPr>
              <w:ind w:right="-46"/>
              <w:rPr>
                <w:del w:id="1162" w:author="Kumar Baral" w:date="2023-02-13T11:15:00Z"/>
              </w:rPr>
            </w:pPr>
            <w:del w:id="1163" w:author="Kumar Baral" w:date="2023-02-13T11:15:00Z">
              <w:r w:rsidDel="00D834E2">
                <w:delText>350 mm dia, 4 mm thick, located close to the irrigation outlet.</w:delText>
              </w:r>
              <w:bookmarkStart w:id="1164" w:name="_Toc127182179"/>
              <w:bookmarkStart w:id="1165" w:name="_Toc127182516"/>
              <w:bookmarkStart w:id="1166" w:name="_Toc127191700"/>
              <w:bookmarkStart w:id="1167" w:name="_Toc127353129"/>
              <w:bookmarkStart w:id="1168" w:name="_Toc127370129"/>
              <w:bookmarkEnd w:id="1164"/>
              <w:bookmarkEnd w:id="1165"/>
              <w:bookmarkEnd w:id="1166"/>
              <w:bookmarkEnd w:id="1167"/>
              <w:bookmarkEnd w:id="1168"/>
            </w:del>
          </w:p>
        </w:tc>
        <w:bookmarkStart w:id="1169" w:name="_Toc127182180"/>
        <w:bookmarkStart w:id="1170" w:name="_Toc127182517"/>
        <w:bookmarkStart w:id="1171" w:name="_Toc127191701"/>
        <w:bookmarkStart w:id="1172" w:name="_Toc127353130"/>
        <w:bookmarkStart w:id="1173" w:name="_Toc127370130"/>
        <w:bookmarkEnd w:id="1169"/>
        <w:bookmarkEnd w:id="1170"/>
        <w:bookmarkEnd w:id="1171"/>
        <w:bookmarkEnd w:id="1172"/>
        <w:bookmarkEnd w:id="1173"/>
      </w:tr>
      <w:tr w:rsidR="00C27344" w:rsidDel="00D834E2" w14:paraId="6667C0A9" w14:textId="41BF4D2F" w:rsidTr="000C5A61">
        <w:trPr>
          <w:trHeight w:val="462"/>
          <w:del w:id="1174" w:author="Kumar Baral" w:date="2023-02-13T11:15:00Z"/>
        </w:trPr>
        <w:tc>
          <w:tcPr>
            <w:tcW w:w="4718" w:type="dxa"/>
          </w:tcPr>
          <w:p w14:paraId="039C6D99" w14:textId="2CBDC286" w:rsidR="00C27344" w:rsidRPr="000C5A61" w:rsidDel="00D834E2" w:rsidRDefault="00AE3520" w:rsidP="000C7DC9">
            <w:pPr>
              <w:ind w:right="-46"/>
              <w:rPr>
                <w:del w:id="1175" w:author="Kumar Baral" w:date="2023-02-13T11:15:00Z"/>
                <w:b/>
                <w:bCs/>
              </w:rPr>
            </w:pPr>
            <w:del w:id="1176" w:author="Kumar Baral" w:date="2023-02-13T11:15:00Z">
              <w:r w:rsidRPr="000C5A61" w:rsidDel="00D834E2">
                <w:rPr>
                  <w:b/>
                  <w:bCs/>
                </w:rPr>
                <w:delText>Surge shaft</w:delText>
              </w:r>
              <w:bookmarkStart w:id="1177" w:name="_Toc127182181"/>
              <w:bookmarkStart w:id="1178" w:name="_Toc127182518"/>
              <w:bookmarkStart w:id="1179" w:name="_Toc127191702"/>
              <w:bookmarkStart w:id="1180" w:name="_Toc127353131"/>
              <w:bookmarkStart w:id="1181" w:name="_Toc127370131"/>
              <w:bookmarkEnd w:id="1177"/>
              <w:bookmarkEnd w:id="1178"/>
              <w:bookmarkEnd w:id="1179"/>
              <w:bookmarkEnd w:id="1180"/>
              <w:bookmarkEnd w:id="1181"/>
            </w:del>
          </w:p>
        </w:tc>
        <w:tc>
          <w:tcPr>
            <w:tcW w:w="4718" w:type="dxa"/>
          </w:tcPr>
          <w:p w14:paraId="23253B7C" w14:textId="59FFB493" w:rsidR="00C27344" w:rsidDel="00D834E2" w:rsidRDefault="00CF6510" w:rsidP="000C7DC9">
            <w:pPr>
              <w:ind w:right="-46"/>
              <w:rPr>
                <w:del w:id="1182" w:author="Kumar Baral" w:date="2023-02-13T11:15:00Z"/>
              </w:rPr>
            </w:pPr>
            <w:del w:id="1183"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1184" w:name="_Toc127182182"/>
              <w:bookmarkStart w:id="1185" w:name="_Toc127182519"/>
              <w:bookmarkStart w:id="1186" w:name="_Toc127191703"/>
              <w:bookmarkStart w:id="1187" w:name="_Toc127353132"/>
              <w:bookmarkStart w:id="1188" w:name="_Toc127370132"/>
              <w:bookmarkEnd w:id="1184"/>
              <w:bookmarkEnd w:id="1185"/>
              <w:bookmarkEnd w:id="1186"/>
              <w:bookmarkEnd w:id="1187"/>
              <w:bookmarkEnd w:id="1188"/>
            </w:del>
          </w:p>
        </w:tc>
        <w:bookmarkStart w:id="1189" w:name="_Toc127182183"/>
        <w:bookmarkStart w:id="1190" w:name="_Toc127182520"/>
        <w:bookmarkStart w:id="1191" w:name="_Toc127191704"/>
        <w:bookmarkStart w:id="1192" w:name="_Toc127353133"/>
        <w:bookmarkStart w:id="1193" w:name="_Toc127370133"/>
        <w:bookmarkEnd w:id="1189"/>
        <w:bookmarkEnd w:id="1190"/>
        <w:bookmarkEnd w:id="1191"/>
        <w:bookmarkEnd w:id="1192"/>
        <w:bookmarkEnd w:id="1193"/>
      </w:tr>
      <w:tr w:rsidR="00C27344" w:rsidDel="00D834E2" w14:paraId="23130BB7" w14:textId="54C9A6DB" w:rsidTr="000C5A61">
        <w:trPr>
          <w:trHeight w:val="846"/>
          <w:del w:id="1194" w:author="Kumar Baral" w:date="2023-02-13T11:15:00Z"/>
        </w:trPr>
        <w:tc>
          <w:tcPr>
            <w:tcW w:w="4718" w:type="dxa"/>
          </w:tcPr>
          <w:p w14:paraId="2605FB6D" w14:textId="64B53B4D" w:rsidR="00C27344" w:rsidRPr="000C5A61" w:rsidDel="00D834E2" w:rsidRDefault="00AE3520" w:rsidP="000C7DC9">
            <w:pPr>
              <w:ind w:right="-46"/>
              <w:rPr>
                <w:del w:id="1195" w:author="Kumar Baral" w:date="2023-02-13T11:15:00Z"/>
                <w:b/>
                <w:bCs/>
              </w:rPr>
            </w:pPr>
            <w:del w:id="1196" w:author="Kumar Baral" w:date="2023-02-13T11:15:00Z">
              <w:r w:rsidRPr="000C5A61" w:rsidDel="00D834E2">
                <w:rPr>
                  <w:b/>
                  <w:bCs/>
                </w:rPr>
                <w:delText>Penstock</w:delText>
              </w:r>
              <w:bookmarkStart w:id="1197" w:name="_Toc127182184"/>
              <w:bookmarkStart w:id="1198" w:name="_Toc127182521"/>
              <w:bookmarkStart w:id="1199" w:name="_Toc127191705"/>
              <w:bookmarkStart w:id="1200" w:name="_Toc127353134"/>
              <w:bookmarkStart w:id="1201" w:name="_Toc127370134"/>
              <w:bookmarkEnd w:id="1197"/>
              <w:bookmarkEnd w:id="1198"/>
              <w:bookmarkEnd w:id="1199"/>
              <w:bookmarkEnd w:id="1200"/>
              <w:bookmarkEnd w:id="1201"/>
            </w:del>
          </w:p>
          <w:p w14:paraId="09402F5E" w14:textId="17B0F56E" w:rsidR="00AE3520" w:rsidDel="00D834E2" w:rsidRDefault="00AE3520" w:rsidP="000C7DC9">
            <w:pPr>
              <w:ind w:right="-46"/>
              <w:rPr>
                <w:del w:id="1202" w:author="Kumar Baral" w:date="2023-02-13T11:15:00Z"/>
              </w:rPr>
            </w:pPr>
            <w:del w:id="1203" w:author="Kumar Baral" w:date="2023-02-13T11:15:00Z">
              <w:r w:rsidDel="00D834E2">
                <w:delText>-diameter</w:delText>
              </w:r>
              <w:bookmarkStart w:id="1204" w:name="_Toc127182185"/>
              <w:bookmarkStart w:id="1205" w:name="_Toc127182522"/>
              <w:bookmarkStart w:id="1206" w:name="_Toc127191706"/>
              <w:bookmarkStart w:id="1207" w:name="_Toc127353135"/>
              <w:bookmarkStart w:id="1208" w:name="_Toc127370135"/>
              <w:bookmarkEnd w:id="1204"/>
              <w:bookmarkEnd w:id="1205"/>
              <w:bookmarkEnd w:id="1206"/>
              <w:bookmarkEnd w:id="1207"/>
              <w:bookmarkEnd w:id="1208"/>
            </w:del>
          </w:p>
        </w:tc>
        <w:tc>
          <w:tcPr>
            <w:tcW w:w="4718" w:type="dxa"/>
          </w:tcPr>
          <w:p w14:paraId="6A5D379D" w14:textId="7AC44B7C" w:rsidR="00C27344" w:rsidDel="00D834E2" w:rsidRDefault="00C27344" w:rsidP="000C7DC9">
            <w:pPr>
              <w:ind w:right="-46"/>
              <w:rPr>
                <w:del w:id="1209" w:author="Kumar Baral" w:date="2023-02-13T11:15:00Z"/>
              </w:rPr>
            </w:pPr>
            <w:bookmarkStart w:id="1210" w:name="_Toc127182186"/>
            <w:bookmarkStart w:id="1211" w:name="_Toc127182523"/>
            <w:bookmarkStart w:id="1212" w:name="_Toc127191707"/>
            <w:bookmarkStart w:id="1213" w:name="_Toc127353136"/>
            <w:bookmarkStart w:id="1214" w:name="_Toc127370136"/>
            <w:bookmarkEnd w:id="1210"/>
            <w:bookmarkEnd w:id="1211"/>
            <w:bookmarkEnd w:id="1212"/>
            <w:bookmarkEnd w:id="1213"/>
            <w:bookmarkEnd w:id="1214"/>
          </w:p>
          <w:p w14:paraId="7E65D115" w14:textId="667C976A" w:rsidR="00CF6510" w:rsidDel="00D834E2" w:rsidRDefault="00CF6510" w:rsidP="000C7DC9">
            <w:pPr>
              <w:ind w:right="-46"/>
              <w:rPr>
                <w:del w:id="1215" w:author="Kumar Baral" w:date="2023-02-13T11:15:00Z"/>
              </w:rPr>
            </w:pPr>
            <w:del w:id="1216" w:author="Kumar Baral" w:date="2023-02-13T11:15:00Z">
              <w:r w:rsidDel="00D834E2">
                <w:delText>1000-900 mm twin steel pipe (vertical, not embedded)</w:delText>
              </w:r>
              <w:bookmarkStart w:id="1217" w:name="_Toc127182187"/>
              <w:bookmarkStart w:id="1218" w:name="_Toc127182524"/>
              <w:bookmarkStart w:id="1219" w:name="_Toc127191708"/>
              <w:bookmarkStart w:id="1220" w:name="_Toc127353137"/>
              <w:bookmarkStart w:id="1221" w:name="_Toc127370137"/>
              <w:bookmarkEnd w:id="1217"/>
              <w:bookmarkEnd w:id="1218"/>
              <w:bookmarkEnd w:id="1219"/>
              <w:bookmarkEnd w:id="1220"/>
              <w:bookmarkEnd w:id="1221"/>
            </w:del>
          </w:p>
        </w:tc>
        <w:bookmarkStart w:id="1222" w:name="_Toc127182188"/>
        <w:bookmarkStart w:id="1223" w:name="_Toc127182525"/>
        <w:bookmarkStart w:id="1224" w:name="_Toc127191709"/>
        <w:bookmarkStart w:id="1225" w:name="_Toc127353138"/>
        <w:bookmarkStart w:id="1226" w:name="_Toc127370138"/>
        <w:bookmarkEnd w:id="1222"/>
        <w:bookmarkEnd w:id="1223"/>
        <w:bookmarkEnd w:id="1224"/>
        <w:bookmarkEnd w:id="1225"/>
        <w:bookmarkEnd w:id="1226"/>
      </w:tr>
      <w:tr w:rsidR="00C27344" w:rsidDel="00D834E2" w14:paraId="34803E80" w14:textId="69508808" w:rsidTr="000C5A61">
        <w:trPr>
          <w:trHeight w:val="462"/>
          <w:del w:id="1227" w:author="Kumar Baral" w:date="2023-02-13T11:15:00Z"/>
        </w:trPr>
        <w:tc>
          <w:tcPr>
            <w:tcW w:w="4718" w:type="dxa"/>
          </w:tcPr>
          <w:p w14:paraId="2CB53357" w14:textId="102FB620" w:rsidR="00C27344" w:rsidDel="00D834E2" w:rsidRDefault="00AE3520" w:rsidP="000C7DC9">
            <w:pPr>
              <w:ind w:right="-46"/>
              <w:rPr>
                <w:del w:id="1228" w:author="Kumar Baral" w:date="2023-02-13T11:15:00Z"/>
              </w:rPr>
            </w:pPr>
            <w:del w:id="1229" w:author="Kumar Baral" w:date="2023-02-13T11:15:00Z">
              <w:r w:rsidDel="00D834E2">
                <w:delText>-length</w:delText>
              </w:r>
              <w:bookmarkStart w:id="1230" w:name="_Toc127182189"/>
              <w:bookmarkStart w:id="1231" w:name="_Toc127182526"/>
              <w:bookmarkStart w:id="1232" w:name="_Toc127191710"/>
              <w:bookmarkStart w:id="1233" w:name="_Toc127353139"/>
              <w:bookmarkStart w:id="1234" w:name="_Toc127370139"/>
              <w:bookmarkEnd w:id="1230"/>
              <w:bookmarkEnd w:id="1231"/>
              <w:bookmarkEnd w:id="1232"/>
              <w:bookmarkEnd w:id="1233"/>
              <w:bookmarkEnd w:id="1234"/>
            </w:del>
          </w:p>
        </w:tc>
        <w:tc>
          <w:tcPr>
            <w:tcW w:w="4718" w:type="dxa"/>
          </w:tcPr>
          <w:p w14:paraId="3E7F4B80" w14:textId="407BD2BE" w:rsidR="00C27344" w:rsidDel="00D834E2" w:rsidRDefault="00CF6510" w:rsidP="000C7DC9">
            <w:pPr>
              <w:ind w:right="-46"/>
              <w:rPr>
                <w:del w:id="1235" w:author="Kumar Baral" w:date="2023-02-13T11:15:00Z"/>
              </w:rPr>
            </w:pPr>
            <w:del w:id="1236" w:author="Kumar Baral" w:date="2023-02-13T11:15:00Z">
              <w:r w:rsidDel="00D834E2">
                <w:delText>Vertical 244 m, Horizontal 32 m</w:delText>
              </w:r>
              <w:bookmarkStart w:id="1237" w:name="_Toc127182190"/>
              <w:bookmarkStart w:id="1238" w:name="_Toc127182527"/>
              <w:bookmarkStart w:id="1239" w:name="_Toc127191711"/>
              <w:bookmarkStart w:id="1240" w:name="_Toc127353140"/>
              <w:bookmarkStart w:id="1241" w:name="_Toc127370140"/>
              <w:bookmarkEnd w:id="1237"/>
              <w:bookmarkEnd w:id="1238"/>
              <w:bookmarkEnd w:id="1239"/>
              <w:bookmarkEnd w:id="1240"/>
              <w:bookmarkEnd w:id="1241"/>
            </w:del>
          </w:p>
        </w:tc>
        <w:bookmarkStart w:id="1242" w:name="_Toc127182191"/>
        <w:bookmarkStart w:id="1243" w:name="_Toc127182528"/>
        <w:bookmarkStart w:id="1244" w:name="_Toc127191712"/>
        <w:bookmarkStart w:id="1245" w:name="_Toc127353141"/>
        <w:bookmarkStart w:id="1246" w:name="_Toc127370141"/>
        <w:bookmarkEnd w:id="1242"/>
        <w:bookmarkEnd w:id="1243"/>
        <w:bookmarkEnd w:id="1244"/>
        <w:bookmarkEnd w:id="1245"/>
        <w:bookmarkEnd w:id="1246"/>
      </w:tr>
      <w:tr w:rsidR="00AE3520" w:rsidDel="00D834E2" w14:paraId="7AEC3293" w14:textId="66711EC2" w:rsidTr="000C5A61">
        <w:trPr>
          <w:trHeight w:val="846"/>
          <w:del w:id="1247" w:author="Kumar Baral" w:date="2023-02-13T11:15:00Z"/>
        </w:trPr>
        <w:tc>
          <w:tcPr>
            <w:tcW w:w="4718" w:type="dxa"/>
          </w:tcPr>
          <w:p w14:paraId="2CD8B046" w14:textId="517F7FE9" w:rsidR="00AE3520" w:rsidRPr="000C5A61" w:rsidDel="00D834E2" w:rsidRDefault="00AE3520" w:rsidP="000C7DC9">
            <w:pPr>
              <w:ind w:right="-46"/>
              <w:rPr>
                <w:del w:id="1248" w:author="Kumar Baral" w:date="2023-02-13T11:15:00Z"/>
                <w:b/>
                <w:bCs/>
              </w:rPr>
            </w:pPr>
            <w:del w:id="1249" w:author="Kumar Baral" w:date="2023-02-13T11:15:00Z">
              <w:r w:rsidRPr="000C5A61" w:rsidDel="00D834E2">
                <w:rPr>
                  <w:b/>
                  <w:bCs/>
                </w:rPr>
                <w:delText>Entrance shaft to powerhouse</w:delText>
              </w:r>
              <w:bookmarkStart w:id="1250" w:name="_Toc127182192"/>
              <w:bookmarkStart w:id="1251" w:name="_Toc127182529"/>
              <w:bookmarkStart w:id="1252" w:name="_Toc127191713"/>
              <w:bookmarkStart w:id="1253" w:name="_Toc127353142"/>
              <w:bookmarkStart w:id="1254" w:name="_Toc127370142"/>
              <w:bookmarkEnd w:id="1250"/>
              <w:bookmarkEnd w:id="1251"/>
              <w:bookmarkEnd w:id="1252"/>
              <w:bookmarkEnd w:id="1253"/>
              <w:bookmarkEnd w:id="1254"/>
            </w:del>
          </w:p>
          <w:p w14:paraId="7971A3BE" w14:textId="235AE1CB" w:rsidR="00AE3520" w:rsidDel="00D834E2" w:rsidRDefault="00AE3520" w:rsidP="000C7DC9">
            <w:pPr>
              <w:ind w:right="-46"/>
              <w:rPr>
                <w:del w:id="1255" w:author="Kumar Baral" w:date="2023-02-13T11:15:00Z"/>
              </w:rPr>
            </w:pPr>
            <w:del w:id="1256" w:author="Kumar Baral" w:date="2023-02-13T11:15:00Z">
              <w:r w:rsidDel="00D834E2">
                <w:delText>-length</w:delText>
              </w:r>
              <w:bookmarkStart w:id="1257" w:name="_Toc127182193"/>
              <w:bookmarkStart w:id="1258" w:name="_Toc127182530"/>
              <w:bookmarkStart w:id="1259" w:name="_Toc127191714"/>
              <w:bookmarkStart w:id="1260" w:name="_Toc127353143"/>
              <w:bookmarkStart w:id="1261" w:name="_Toc127370143"/>
              <w:bookmarkEnd w:id="1257"/>
              <w:bookmarkEnd w:id="1258"/>
              <w:bookmarkEnd w:id="1259"/>
              <w:bookmarkEnd w:id="1260"/>
              <w:bookmarkEnd w:id="1261"/>
            </w:del>
          </w:p>
        </w:tc>
        <w:tc>
          <w:tcPr>
            <w:tcW w:w="4718" w:type="dxa"/>
          </w:tcPr>
          <w:p w14:paraId="392744E7" w14:textId="7094DB8B" w:rsidR="00AE3520" w:rsidDel="00D834E2" w:rsidRDefault="00AE3520" w:rsidP="000C7DC9">
            <w:pPr>
              <w:ind w:right="-46"/>
              <w:rPr>
                <w:del w:id="1262" w:author="Kumar Baral" w:date="2023-02-13T11:15:00Z"/>
              </w:rPr>
            </w:pPr>
            <w:bookmarkStart w:id="1263" w:name="_Toc127182194"/>
            <w:bookmarkStart w:id="1264" w:name="_Toc127182531"/>
            <w:bookmarkStart w:id="1265" w:name="_Toc127191715"/>
            <w:bookmarkStart w:id="1266" w:name="_Toc127353144"/>
            <w:bookmarkStart w:id="1267" w:name="_Toc127370144"/>
            <w:bookmarkEnd w:id="1263"/>
            <w:bookmarkEnd w:id="1264"/>
            <w:bookmarkEnd w:id="1265"/>
            <w:bookmarkEnd w:id="1266"/>
            <w:bookmarkEnd w:id="1267"/>
          </w:p>
          <w:p w14:paraId="17A39DDF" w14:textId="2C58D1B0" w:rsidR="00CF6510" w:rsidDel="00D834E2" w:rsidRDefault="00CF6510" w:rsidP="000C7DC9">
            <w:pPr>
              <w:ind w:right="-46"/>
              <w:rPr>
                <w:del w:id="1268" w:author="Kumar Baral" w:date="2023-02-13T11:15:00Z"/>
              </w:rPr>
            </w:pPr>
            <w:del w:id="1269" w:author="Kumar Baral" w:date="2023-02-13T11:15:00Z">
              <w:r w:rsidDel="00D834E2">
                <w:delText>234 m</w:delText>
              </w:r>
              <w:bookmarkStart w:id="1270" w:name="_Toc127182195"/>
              <w:bookmarkStart w:id="1271" w:name="_Toc127182532"/>
              <w:bookmarkStart w:id="1272" w:name="_Toc127191716"/>
              <w:bookmarkStart w:id="1273" w:name="_Toc127353145"/>
              <w:bookmarkStart w:id="1274" w:name="_Toc127370145"/>
              <w:bookmarkEnd w:id="1270"/>
              <w:bookmarkEnd w:id="1271"/>
              <w:bookmarkEnd w:id="1272"/>
              <w:bookmarkEnd w:id="1273"/>
              <w:bookmarkEnd w:id="1274"/>
            </w:del>
          </w:p>
        </w:tc>
        <w:bookmarkStart w:id="1275" w:name="_Toc127182196"/>
        <w:bookmarkStart w:id="1276" w:name="_Toc127182533"/>
        <w:bookmarkStart w:id="1277" w:name="_Toc127191717"/>
        <w:bookmarkStart w:id="1278" w:name="_Toc127353146"/>
        <w:bookmarkStart w:id="1279" w:name="_Toc127370146"/>
        <w:bookmarkEnd w:id="1275"/>
        <w:bookmarkEnd w:id="1276"/>
        <w:bookmarkEnd w:id="1277"/>
        <w:bookmarkEnd w:id="1278"/>
        <w:bookmarkEnd w:id="1279"/>
      </w:tr>
      <w:tr w:rsidR="00AE3520" w:rsidDel="00D834E2" w14:paraId="0BCEC6CC" w14:textId="687503AE" w:rsidTr="000C5A61">
        <w:trPr>
          <w:trHeight w:val="357"/>
          <w:del w:id="1280" w:author="Kumar Baral" w:date="2023-02-13T11:15:00Z"/>
        </w:trPr>
        <w:tc>
          <w:tcPr>
            <w:tcW w:w="4718" w:type="dxa"/>
          </w:tcPr>
          <w:p w14:paraId="525D24F1" w14:textId="1CB5DFCE" w:rsidR="00AE3520" w:rsidDel="00D834E2" w:rsidRDefault="00AE3520" w:rsidP="000C7DC9">
            <w:pPr>
              <w:ind w:right="-46"/>
              <w:rPr>
                <w:del w:id="1281" w:author="Kumar Baral" w:date="2023-02-13T11:15:00Z"/>
              </w:rPr>
            </w:pPr>
            <w:del w:id="1282" w:author="Kumar Baral" w:date="2023-02-13T11:15:00Z">
              <w:r w:rsidDel="00D834E2">
                <w:delText>-diameter</w:delText>
              </w:r>
              <w:bookmarkStart w:id="1283" w:name="_Toc127182197"/>
              <w:bookmarkStart w:id="1284" w:name="_Toc127182534"/>
              <w:bookmarkStart w:id="1285" w:name="_Toc127191718"/>
              <w:bookmarkStart w:id="1286" w:name="_Toc127353147"/>
              <w:bookmarkStart w:id="1287" w:name="_Toc127370147"/>
              <w:bookmarkEnd w:id="1283"/>
              <w:bookmarkEnd w:id="1284"/>
              <w:bookmarkEnd w:id="1285"/>
              <w:bookmarkEnd w:id="1286"/>
              <w:bookmarkEnd w:id="1287"/>
            </w:del>
          </w:p>
        </w:tc>
        <w:tc>
          <w:tcPr>
            <w:tcW w:w="4718" w:type="dxa"/>
          </w:tcPr>
          <w:p w14:paraId="5A5F0EFC" w14:textId="25CDEFCB" w:rsidR="00AE3520" w:rsidDel="00D834E2" w:rsidRDefault="00CF6510" w:rsidP="000C7DC9">
            <w:pPr>
              <w:ind w:right="-46"/>
              <w:rPr>
                <w:del w:id="1288" w:author="Kumar Baral" w:date="2023-02-13T11:15:00Z"/>
              </w:rPr>
            </w:pPr>
            <w:del w:id="1289" w:author="Kumar Baral" w:date="2023-02-13T11:15:00Z">
              <w:r w:rsidDel="00D834E2">
                <w:delText>4 m</w:delText>
              </w:r>
              <w:bookmarkStart w:id="1290" w:name="_Toc127182198"/>
              <w:bookmarkStart w:id="1291" w:name="_Toc127182535"/>
              <w:bookmarkStart w:id="1292" w:name="_Toc127191719"/>
              <w:bookmarkStart w:id="1293" w:name="_Toc127353148"/>
              <w:bookmarkStart w:id="1294" w:name="_Toc127370148"/>
              <w:bookmarkEnd w:id="1290"/>
              <w:bookmarkEnd w:id="1291"/>
              <w:bookmarkEnd w:id="1292"/>
              <w:bookmarkEnd w:id="1293"/>
              <w:bookmarkEnd w:id="1294"/>
            </w:del>
          </w:p>
        </w:tc>
        <w:bookmarkStart w:id="1295" w:name="_Toc127182199"/>
        <w:bookmarkStart w:id="1296" w:name="_Toc127182536"/>
        <w:bookmarkStart w:id="1297" w:name="_Toc127191720"/>
        <w:bookmarkStart w:id="1298" w:name="_Toc127353149"/>
        <w:bookmarkStart w:id="1299" w:name="_Toc127370149"/>
        <w:bookmarkEnd w:id="1295"/>
        <w:bookmarkEnd w:id="1296"/>
        <w:bookmarkEnd w:id="1297"/>
        <w:bookmarkEnd w:id="1298"/>
        <w:bookmarkEnd w:id="1299"/>
      </w:tr>
      <w:tr w:rsidR="00AE3520" w:rsidDel="00D834E2" w14:paraId="622A390C" w14:textId="34258435" w:rsidTr="000C5A61">
        <w:trPr>
          <w:trHeight w:val="846"/>
          <w:del w:id="1300" w:author="Kumar Baral" w:date="2023-02-13T11:15:00Z"/>
        </w:trPr>
        <w:tc>
          <w:tcPr>
            <w:tcW w:w="4718" w:type="dxa"/>
          </w:tcPr>
          <w:p w14:paraId="673DF6C5" w14:textId="6C1B083E" w:rsidR="00AE3520" w:rsidRPr="000C5A61" w:rsidDel="00D834E2" w:rsidRDefault="00AE3520" w:rsidP="000C7DC9">
            <w:pPr>
              <w:ind w:right="-46"/>
              <w:rPr>
                <w:del w:id="1301" w:author="Kumar Baral" w:date="2023-02-13T11:15:00Z"/>
                <w:b/>
                <w:bCs/>
              </w:rPr>
            </w:pPr>
            <w:del w:id="1302" w:author="Kumar Baral" w:date="2023-02-13T11:15:00Z">
              <w:r w:rsidRPr="000C5A61" w:rsidDel="00D834E2">
                <w:rPr>
                  <w:b/>
                  <w:bCs/>
                </w:rPr>
                <w:delText>Powerhouse</w:delText>
              </w:r>
              <w:bookmarkStart w:id="1303" w:name="_Toc127182200"/>
              <w:bookmarkStart w:id="1304" w:name="_Toc127182537"/>
              <w:bookmarkStart w:id="1305" w:name="_Toc127191721"/>
              <w:bookmarkStart w:id="1306" w:name="_Toc127353150"/>
              <w:bookmarkStart w:id="1307" w:name="_Toc127370150"/>
              <w:bookmarkEnd w:id="1303"/>
              <w:bookmarkEnd w:id="1304"/>
              <w:bookmarkEnd w:id="1305"/>
              <w:bookmarkEnd w:id="1306"/>
              <w:bookmarkEnd w:id="1307"/>
            </w:del>
          </w:p>
          <w:p w14:paraId="16AD2D25" w14:textId="64183126" w:rsidR="00AE3520" w:rsidDel="00D834E2" w:rsidRDefault="00AE3520" w:rsidP="000C7DC9">
            <w:pPr>
              <w:ind w:right="-46"/>
              <w:rPr>
                <w:del w:id="1308" w:author="Kumar Baral" w:date="2023-02-13T11:15:00Z"/>
              </w:rPr>
            </w:pPr>
            <w:del w:id="1309" w:author="Kumar Baral" w:date="2023-02-13T11:15:00Z">
              <w:r w:rsidDel="00D834E2">
                <w:delText>-type</w:delText>
              </w:r>
              <w:bookmarkStart w:id="1310" w:name="_Toc127182201"/>
              <w:bookmarkStart w:id="1311" w:name="_Toc127182538"/>
              <w:bookmarkStart w:id="1312" w:name="_Toc127191722"/>
              <w:bookmarkStart w:id="1313" w:name="_Toc127353151"/>
              <w:bookmarkStart w:id="1314" w:name="_Toc127370151"/>
              <w:bookmarkEnd w:id="1310"/>
              <w:bookmarkEnd w:id="1311"/>
              <w:bookmarkEnd w:id="1312"/>
              <w:bookmarkEnd w:id="1313"/>
              <w:bookmarkEnd w:id="1314"/>
            </w:del>
          </w:p>
        </w:tc>
        <w:tc>
          <w:tcPr>
            <w:tcW w:w="4718" w:type="dxa"/>
          </w:tcPr>
          <w:p w14:paraId="58CA2F58" w14:textId="0F227E1C" w:rsidR="00AE3520" w:rsidDel="00D834E2" w:rsidRDefault="00AE3520" w:rsidP="000C7DC9">
            <w:pPr>
              <w:ind w:right="-46"/>
              <w:rPr>
                <w:del w:id="1315" w:author="Kumar Baral" w:date="2023-02-13T11:15:00Z"/>
              </w:rPr>
            </w:pPr>
            <w:bookmarkStart w:id="1316" w:name="_Toc127182202"/>
            <w:bookmarkStart w:id="1317" w:name="_Toc127182539"/>
            <w:bookmarkStart w:id="1318" w:name="_Toc127191723"/>
            <w:bookmarkStart w:id="1319" w:name="_Toc127353152"/>
            <w:bookmarkStart w:id="1320" w:name="_Toc127370152"/>
            <w:bookmarkEnd w:id="1316"/>
            <w:bookmarkEnd w:id="1317"/>
            <w:bookmarkEnd w:id="1318"/>
            <w:bookmarkEnd w:id="1319"/>
            <w:bookmarkEnd w:id="1320"/>
          </w:p>
          <w:p w14:paraId="0CA99E4A" w14:textId="50DFC8C1" w:rsidR="00CF6510" w:rsidDel="00D834E2" w:rsidRDefault="00CF6510" w:rsidP="000C7DC9">
            <w:pPr>
              <w:ind w:right="-46"/>
              <w:rPr>
                <w:del w:id="1321" w:author="Kumar Baral" w:date="2023-02-13T11:15:00Z"/>
              </w:rPr>
            </w:pPr>
            <w:del w:id="1322" w:author="Kumar Baral" w:date="2023-02-13T11:15:00Z">
              <w:r w:rsidDel="00D834E2">
                <w:delText>Underground</w:delText>
              </w:r>
              <w:bookmarkStart w:id="1323" w:name="_Toc127182203"/>
              <w:bookmarkStart w:id="1324" w:name="_Toc127182540"/>
              <w:bookmarkStart w:id="1325" w:name="_Toc127191724"/>
              <w:bookmarkStart w:id="1326" w:name="_Toc127353153"/>
              <w:bookmarkStart w:id="1327" w:name="_Toc127370153"/>
              <w:bookmarkEnd w:id="1323"/>
              <w:bookmarkEnd w:id="1324"/>
              <w:bookmarkEnd w:id="1325"/>
              <w:bookmarkEnd w:id="1326"/>
              <w:bookmarkEnd w:id="1327"/>
            </w:del>
          </w:p>
        </w:tc>
        <w:bookmarkStart w:id="1328" w:name="_Toc127182204"/>
        <w:bookmarkStart w:id="1329" w:name="_Toc127182541"/>
        <w:bookmarkStart w:id="1330" w:name="_Toc127191725"/>
        <w:bookmarkStart w:id="1331" w:name="_Toc127353154"/>
        <w:bookmarkStart w:id="1332" w:name="_Toc127370154"/>
        <w:bookmarkEnd w:id="1328"/>
        <w:bookmarkEnd w:id="1329"/>
        <w:bookmarkEnd w:id="1330"/>
        <w:bookmarkEnd w:id="1331"/>
        <w:bookmarkEnd w:id="1332"/>
      </w:tr>
      <w:tr w:rsidR="00AE3520" w:rsidDel="00D834E2" w14:paraId="613064EB" w14:textId="4F3D8F1C" w:rsidTr="000C5A61">
        <w:trPr>
          <w:trHeight w:val="476"/>
          <w:del w:id="1333" w:author="Kumar Baral" w:date="2023-02-13T11:15:00Z"/>
        </w:trPr>
        <w:tc>
          <w:tcPr>
            <w:tcW w:w="4718" w:type="dxa"/>
          </w:tcPr>
          <w:p w14:paraId="08DB7C18" w14:textId="1E4DB4E8" w:rsidR="00AE3520" w:rsidDel="00D834E2" w:rsidRDefault="00AE3520" w:rsidP="000C7DC9">
            <w:pPr>
              <w:ind w:right="-46"/>
              <w:rPr>
                <w:del w:id="1334" w:author="Kumar Baral" w:date="2023-02-13T11:15:00Z"/>
              </w:rPr>
            </w:pPr>
            <w:del w:id="1335" w:author="Kumar Baral" w:date="2023-02-13T11:15:00Z">
              <w:r w:rsidDel="00D834E2">
                <w:delText>-size</w:delText>
              </w:r>
              <w:bookmarkStart w:id="1336" w:name="_Toc127182205"/>
              <w:bookmarkStart w:id="1337" w:name="_Toc127182542"/>
              <w:bookmarkStart w:id="1338" w:name="_Toc127191726"/>
              <w:bookmarkStart w:id="1339" w:name="_Toc127353155"/>
              <w:bookmarkStart w:id="1340" w:name="_Toc127370155"/>
              <w:bookmarkEnd w:id="1336"/>
              <w:bookmarkEnd w:id="1337"/>
              <w:bookmarkEnd w:id="1338"/>
              <w:bookmarkEnd w:id="1339"/>
              <w:bookmarkEnd w:id="1340"/>
            </w:del>
          </w:p>
        </w:tc>
        <w:tc>
          <w:tcPr>
            <w:tcW w:w="4718" w:type="dxa"/>
          </w:tcPr>
          <w:p w14:paraId="67346C6C" w14:textId="0B3A1B7F" w:rsidR="00CF6510" w:rsidDel="00D834E2" w:rsidRDefault="00CF6510" w:rsidP="000C7DC9">
            <w:pPr>
              <w:ind w:right="-46"/>
              <w:rPr>
                <w:del w:id="1341" w:author="Kumar Baral" w:date="2023-02-13T11:15:00Z"/>
              </w:rPr>
            </w:pPr>
            <w:del w:id="1342" w:author="Kumar Baral" w:date="2023-02-13T11:15:00Z">
              <w:r w:rsidDel="00D834E2">
                <w:delText>37 m long, 6.6 m wide and 11 m high with semicircular shape above the spring line</w:delText>
              </w:r>
              <w:bookmarkStart w:id="1343" w:name="_Toc127182206"/>
              <w:bookmarkStart w:id="1344" w:name="_Toc127182543"/>
              <w:bookmarkStart w:id="1345" w:name="_Toc127191727"/>
              <w:bookmarkStart w:id="1346" w:name="_Toc127353156"/>
              <w:bookmarkStart w:id="1347" w:name="_Toc127370156"/>
              <w:bookmarkEnd w:id="1343"/>
              <w:bookmarkEnd w:id="1344"/>
              <w:bookmarkEnd w:id="1345"/>
              <w:bookmarkEnd w:id="1346"/>
              <w:bookmarkEnd w:id="1347"/>
            </w:del>
          </w:p>
        </w:tc>
        <w:bookmarkStart w:id="1348" w:name="_Toc127182207"/>
        <w:bookmarkStart w:id="1349" w:name="_Toc127182544"/>
        <w:bookmarkStart w:id="1350" w:name="_Toc127191728"/>
        <w:bookmarkStart w:id="1351" w:name="_Toc127353157"/>
        <w:bookmarkStart w:id="1352" w:name="_Toc127370157"/>
        <w:bookmarkEnd w:id="1348"/>
        <w:bookmarkEnd w:id="1349"/>
        <w:bookmarkEnd w:id="1350"/>
        <w:bookmarkEnd w:id="1351"/>
        <w:bookmarkEnd w:id="1352"/>
      </w:tr>
      <w:tr w:rsidR="00AE3520" w:rsidDel="00D834E2" w14:paraId="3E6F9326" w14:textId="61E32AFE" w:rsidTr="000C5A61">
        <w:trPr>
          <w:trHeight w:val="833"/>
          <w:del w:id="1353" w:author="Kumar Baral" w:date="2023-02-13T11:15:00Z"/>
        </w:trPr>
        <w:tc>
          <w:tcPr>
            <w:tcW w:w="4718" w:type="dxa"/>
          </w:tcPr>
          <w:p w14:paraId="61EA58AE" w14:textId="07A7F2F4" w:rsidR="00AE3520" w:rsidRPr="000C5A61" w:rsidDel="00D834E2" w:rsidRDefault="00AE3520" w:rsidP="000C7DC9">
            <w:pPr>
              <w:ind w:right="-46"/>
              <w:rPr>
                <w:del w:id="1354" w:author="Kumar Baral" w:date="2023-02-13T11:15:00Z"/>
                <w:b/>
                <w:bCs/>
              </w:rPr>
            </w:pPr>
            <w:del w:id="1355" w:author="Kumar Baral" w:date="2023-02-13T11:15:00Z">
              <w:r w:rsidRPr="000C5A61" w:rsidDel="00D834E2">
                <w:rPr>
                  <w:b/>
                  <w:bCs/>
                </w:rPr>
                <w:delText>Head</w:delText>
              </w:r>
              <w:bookmarkStart w:id="1356" w:name="_Toc127182208"/>
              <w:bookmarkStart w:id="1357" w:name="_Toc127182545"/>
              <w:bookmarkStart w:id="1358" w:name="_Toc127191729"/>
              <w:bookmarkStart w:id="1359" w:name="_Toc127353158"/>
              <w:bookmarkStart w:id="1360" w:name="_Toc127370158"/>
              <w:bookmarkEnd w:id="1356"/>
              <w:bookmarkEnd w:id="1357"/>
              <w:bookmarkEnd w:id="1358"/>
              <w:bookmarkEnd w:id="1359"/>
              <w:bookmarkEnd w:id="1360"/>
            </w:del>
          </w:p>
          <w:p w14:paraId="189C649D" w14:textId="51201C95" w:rsidR="00AE3520" w:rsidDel="00D834E2" w:rsidRDefault="00AE3520" w:rsidP="000C7DC9">
            <w:pPr>
              <w:ind w:right="-46"/>
              <w:rPr>
                <w:del w:id="1361" w:author="Kumar Baral" w:date="2023-02-13T11:15:00Z"/>
              </w:rPr>
            </w:pPr>
            <w:del w:id="1362" w:author="Kumar Baral" w:date="2023-02-13T11:15:00Z">
              <w:r w:rsidDel="00D834E2">
                <w:delText>-gross</w:delText>
              </w:r>
              <w:bookmarkStart w:id="1363" w:name="_Toc127182209"/>
              <w:bookmarkStart w:id="1364" w:name="_Toc127182546"/>
              <w:bookmarkStart w:id="1365" w:name="_Toc127191730"/>
              <w:bookmarkStart w:id="1366" w:name="_Toc127353159"/>
              <w:bookmarkStart w:id="1367" w:name="_Toc127370159"/>
              <w:bookmarkEnd w:id="1363"/>
              <w:bookmarkEnd w:id="1364"/>
              <w:bookmarkEnd w:id="1365"/>
              <w:bookmarkEnd w:id="1366"/>
              <w:bookmarkEnd w:id="1367"/>
            </w:del>
          </w:p>
        </w:tc>
        <w:tc>
          <w:tcPr>
            <w:tcW w:w="4718" w:type="dxa"/>
          </w:tcPr>
          <w:p w14:paraId="5F65AF1C" w14:textId="57F564D5" w:rsidR="00AE3520" w:rsidDel="00D834E2" w:rsidRDefault="00AE3520" w:rsidP="000C7DC9">
            <w:pPr>
              <w:ind w:right="-46"/>
              <w:rPr>
                <w:del w:id="1368" w:author="Kumar Baral" w:date="2023-02-13T11:15:00Z"/>
              </w:rPr>
            </w:pPr>
            <w:bookmarkStart w:id="1369" w:name="_Toc127182210"/>
            <w:bookmarkStart w:id="1370" w:name="_Toc127182547"/>
            <w:bookmarkStart w:id="1371" w:name="_Toc127191731"/>
            <w:bookmarkStart w:id="1372" w:name="_Toc127353160"/>
            <w:bookmarkStart w:id="1373" w:name="_Toc127370160"/>
            <w:bookmarkEnd w:id="1369"/>
            <w:bookmarkEnd w:id="1370"/>
            <w:bookmarkEnd w:id="1371"/>
            <w:bookmarkEnd w:id="1372"/>
            <w:bookmarkEnd w:id="1373"/>
          </w:p>
          <w:p w14:paraId="42CC9B53" w14:textId="76CE42BC" w:rsidR="000C5A61" w:rsidDel="00D834E2" w:rsidRDefault="000C5A61" w:rsidP="000C7DC9">
            <w:pPr>
              <w:ind w:right="-46"/>
              <w:rPr>
                <w:del w:id="1374" w:author="Kumar Baral" w:date="2023-02-13T11:15:00Z"/>
              </w:rPr>
            </w:pPr>
            <w:del w:id="1375" w:author="Kumar Baral" w:date="2023-02-13T11:15:00Z">
              <w:r w:rsidDel="00D834E2">
                <w:delText>247. 25 m</w:delText>
              </w:r>
              <w:bookmarkStart w:id="1376" w:name="_Toc127182211"/>
              <w:bookmarkStart w:id="1377" w:name="_Toc127182548"/>
              <w:bookmarkStart w:id="1378" w:name="_Toc127191732"/>
              <w:bookmarkStart w:id="1379" w:name="_Toc127353161"/>
              <w:bookmarkStart w:id="1380" w:name="_Toc127370161"/>
              <w:bookmarkEnd w:id="1376"/>
              <w:bookmarkEnd w:id="1377"/>
              <w:bookmarkEnd w:id="1378"/>
              <w:bookmarkEnd w:id="1379"/>
              <w:bookmarkEnd w:id="1380"/>
            </w:del>
          </w:p>
        </w:tc>
        <w:bookmarkStart w:id="1381" w:name="_Toc127182212"/>
        <w:bookmarkStart w:id="1382" w:name="_Toc127182549"/>
        <w:bookmarkStart w:id="1383" w:name="_Toc127191733"/>
        <w:bookmarkStart w:id="1384" w:name="_Toc127353162"/>
        <w:bookmarkStart w:id="1385" w:name="_Toc127370162"/>
        <w:bookmarkEnd w:id="1381"/>
        <w:bookmarkEnd w:id="1382"/>
        <w:bookmarkEnd w:id="1383"/>
        <w:bookmarkEnd w:id="1384"/>
        <w:bookmarkEnd w:id="1385"/>
      </w:tr>
      <w:tr w:rsidR="00AE3520" w:rsidDel="00D834E2" w14:paraId="3DFB38BF" w14:textId="1043079E" w:rsidTr="000C5A61">
        <w:trPr>
          <w:trHeight w:val="476"/>
          <w:del w:id="1386" w:author="Kumar Baral" w:date="2023-02-13T11:15:00Z"/>
        </w:trPr>
        <w:tc>
          <w:tcPr>
            <w:tcW w:w="4718" w:type="dxa"/>
          </w:tcPr>
          <w:p w14:paraId="596CE408" w14:textId="62F5467C" w:rsidR="00AE3520" w:rsidDel="00D834E2" w:rsidRDefault="00AE3520" w:rsidP="000C7DC9">
            <w:pPr>
              <w:ind w:right="-46"/>
              <w:rPr>
                <w:del w:id="1387" w:author="Kumar Baral" w:date="2023-02-13T11:15:00Z"/>
              </w:rPr>
            </w:pPr>
            <w:del w:id="1388" w:author="Kumar Baral" w:date="2023-02-13T11:15:00Z">
              <w:r w:rsidDel="00D834E2">
                <w:delText>-net</w:delText>
              </w:r>
              <w:bookmarkStart w:id="1389" w:name="_Toc127182213"/>
              <w:bookmarkStart w:id="1390" w:name="_Toc127182550"/>
              <w:bookmarkStart w:id="1391" w:name="_Toc127191734"/>
              <w:bookmarkStart w:id="1392" w:name="_Toc127353163"/>
              <w:bookmarkStart w:id="1393" w:name="_Toc127370163"/>
              <w:bookmarkEnd w:id="1389"/>
              <w:bookmarkEnd w:id="1390"/>
              <w:bookmarkEnd w:id="1391"/>
              <w:bookmarkEnd w:id="1392"/>
              <w:bookmarkEnd w:id="1393"/>
            </w:del>
          </w:p>
        </w:tc>
        <w:tc>
          <w:tcPr>
            <w:tcW w:w="4718" w:type="dxa"/>
          </w:tcPr>
          <w:p w14:paraId="4174EED5" w14:textId="255A3229" w:rsidR="00AE3520" w:rsidDel="00D834E2" w:rsidRDefault="000C5A61" w:rsidP="000C7DC9">
            <w:pPr>
              <w:ind w:right="-46"/>
              <w:rPr>
                <w:del w:id="1394" w:author="Kumar Baral" w:date="2023-02-13T11:15:00Z"/>
              </w:rPr>
            </w:pPr>
            <w:del w:id="1395" w:author="Kumar Baral" w:date="2023-02-13T11:15:00Z">
              <w:r w:rsidDel="00D834E2">
                <w:delText>239.60m</w:delText>
              </w:r>
              <w:bookmarkStart w:id="1396" w:name="_Toc127182214"/>
              <w:bookmarkStart w:id="1397" w:name="_Toc127182551"/>
              <w:bookmarkStart w:id="1398" w:name="_Toc127191735"/>
              <w:bookmarkStart w:id="1399" w:name="_Toc127353164"/>
              <w:bookmarkStart w:id="1400" w:name="_Toc127370164"/>
              <w:bookmarkEnd w:id="1396"/>
              <w:bookmarkEnd w:id="1397"/>
              <w:bookmarkEnd w:id="1398"/>
              <w:bookmarkEnd w:id="1399"/>
              <w:bookmarkEnd w:id="1400"/>
            </w:del>
          </w:p>
        </w:tc>
        <w:bookmarkStart w:id="1401" w:name="_Toc127182215"/>
        <w:bookmarkStart w:id="1402" w:name="_Toc127182552"/>
        <w:bookmarkStart w:id="1403" w:name="_Toc127191736"/>
        <w:bookmarkStart w:id="1404" w:name="_Toc127353165"/>
        <w:bookmarkStart w:id="1405" w:name="_Toc127370165"/>
        <w:bookmarkEnd w:id="1401"/>
        <w:bookmarkEnd w:id="1402"/>
        <w:bookmarkEnd w:id="1403"/>
        <w:bookmarkEnd w:id="1404"/>
        <w:bookmarkEnd w:id="1405"/>
      </w:tr>
      <w:tr w:rsidR="00AE3520" w:rsidDel="00D834E2" w14:paraId="54AACD00" w14:textId="4E9F4E89" w:rsidTr="000C5A61">
        <w:trPr>
          <w:trHeight w:val="476"/>
          <w:del w:id="1406" w:author="Kumar Baral" w:date="2023-02-13T11:15:00Z"/>
        </w:trPr>
        <w:tc>
          <w:tcPr>
            <w:tcW w:w="4718" w:type="dxa"/>
          </w:tcPr>
          <w:p w14:paraId="69BCC948" w14:textId="7687FF21" w:rsidR="00AE3520" w:rsidDel="00D834E2" w:rsidRDefault="00AE3520" w:rsidP="000C7DC9">
            <w:pPr>
              <w:ind w:right="-46"/>
              <w:rPr>
                <w:del w:id="1407" w:author="Kumar Baral" w:date="2023-02-13T11:15:00Z"/>
              </w:rPr>
            </w:pPr>
            <w:del w:id="1408" w:author="Kumar Baral" w:date="2023-02-13T11:15:00Z">
              <w:r w:rsidDel="00D834E2">
                <w:delText>Design Flow</w:delText>
              </w:r>
              <w:bookmarkStart w:id="1409" w:name="_Toc127182216"/>
              <w:bookmarkStart w:id="1410" w:name="_Toc127182553"/>
              <w:bookmarkStart w:id="1411" w:name="_Toc127191737"/>
              <w:bookmarkStart w:id="1412" w:name="_Toc127353166"/>
              <w:bookmarkStart w:id="1413" w:name="_Toc127370166"/>
              <w:bookmarkEnd w:id="1409"/>
              <w:bookmarkEnd w:id="1410"/>
              <w:bookmarkEnd w:id="1411"/>
              <w:bookmarkEnd w:id="1412"/>
              <w:bookmarkEnd w:id="1413"/>
            </w:del>
          </w:p>
        </w:tc>
        <w:tc>
          <w:tcPr>
            <w:tcW w:w="4718" w:type="dxa"/>
          </w:tcPr>
          <w:p w14:paraId="0A82BD74" w14:textId="16F1A04C" w:rsidR="00AE3520" w:rsidDel="00D834E2" w:rsidRDefault="000C5A61" w:rsidP="000C7DC9">
            <w:pPr>
              <w:ind w:right="-46"/>
              <w:rPr>
                <w:del w:id="1414" w:author="Kumar Baral" w:date="2023-02-13T11:15:00Z"/>
              </w:rPr>
            </w:pPr>
            <w:del w:id="1415" w:author="Kumar Baral" w:date="2023-02-13T11:15:00Z">
              <w:r w:rsidDel="00D834E2">
                <w:delText>4.87 m</w:delText>
              </w:r>
              <w:r w:rsidRPr="000C5A61" w:rsidDel="00D834E2">
                <w:rPr>
                  <w:vertAlign w:val="superscript"/>
                </w:rPr>
                <w:delText>3</w:delText>
              </w:r>
              <w:r w:rsidDel="00D834E2">
                <w:delText>/s</w:delText>
              </w:r>
              <w:bookmarkStart w:id="1416" w:name="_Toc127182217"/>
              <w:bookmarkStart w:id="1417" w:name="_Toc127182554"/>
              <w:bookmarkStart w:id="1418" w:name="_Toc127191738"/>
              <w:bookmarkStart w:id="1419" w:name="_Toc127353167"/>
              <w:bookmarkStart w:id="1420" w:name="_Toc127370167"/>
              <w:bookmarkEnd w:id="1416"/>
              <w:bookmarkEnd w:id="1417"/>
              <w:bookmarkEnd w:id="1418"/>
              <w:bookmarkEnd w:id="1419"/>
              <w:bookmarkEnd w:id="1420"/>
            </w:del>
          </w:p>
        </w:tc>
        <w:bookmarkStart w:id="1421" w:name="_Toc127182218"/>
        <w:bookmarkStart w:id="1422" w:name="_Toc127182555"/>
        <w:bookmarkStart w:id="1423" w:name="_Toc127191739"/>
        <w:bookmarkStart w:id="1424" w:name="_Toc127353168"/>
        <w:bookmarkStart w:id="1425" w:name="_Toc127370168"/>
        <w:bookmarkEnd w:id="1421"/>
        <w:bookmarkEnd w:id="1422"/>
        <w:bookmarkEnd w:id="1423"/>
        <w:bookmarkEnd w:id="1424"/>
        <w:bookmarkEnd w:id="1425"/>
      </w:tr>
      <w:tr w:rsidR="00AE3520" w:rsidDel="00D834E2" w14:paraId="5FE48B9E" w14:textId="4734A3A1" w:rsidTr="000C5A61">
        <w:trPr>
          <w:trHeight w:val="833"/>
          <w:del w:id="1426" w:author="Kumar Baral" w:date="2023-02-13T11:15:00Z"/>
        </w:trPr>
        <w:tc>
          <w:tcPr>
            <w:tcW w:w="4718" w:type="dxa"/>
          </w:tcPr>
          <w:p w14:paraId="734465E9" w14:textId="5094D02F" w:rsidR="00AE3520" w:rsidRPr="000C5A61" w:rsidDel="00D834E2" w:rsidRDefault="00AE3520" w:rsidP="000C7DC9">
            <w:pPr>
              <w:ind w:right="-46"/>
              <w:rPr>
                <w:del w:id="1427" w:author="Kumar Baral" w:date="2023-02-13T11:15:00Z"/>
                <w:b/>
                <w:bCs/>
              </w:rPr>
            </w:pPr>
            <w:del w:id="1428" w:author="Kumar Baral" w:date="2023-02-13T11:15:00Z">
              <w:r w:rsidRPr="000C5A61" w:rsidDel="00D834E2">
                <w:rPr>
                  <w:b/>
                  <w:bCs/>
                </w:rPr>
                <w:delText>Tailrace tunnel</w:delText>
              </w:r>
              <w:bookmarkStart w:id="1429" w:name="_Toc127182219"/>
              <w:bookmarkStart w:id="1430" w:name="_Toc127182556"/>
              <w:bookmarkStart w:id="1431" w:name="_Toc127191740"/>
              <w:bookmarkStart w:id="1432" w:name="_Toc127353169"/>
              <w:bookmarkStart w:id="1433" w:name="_Toc127370169"/>
              <w:bookmarkEnd w:id="1429"/>
              <w:bookmarkEnd w:id="1430"/>
              <w:bookmarkEnd w:id="1431"/>
              <w:bookmarkEnd w:id="1432"/>
              <w:bookmarkEnd w:id="1433"/>
            </w:del>
          </w:p>
          <w:p w14:paraId="37876C3E" w14:textId="780382EC" w:rsidR="00AE3520" w:rsidDel="00D834E2" w:rsidRDefault="00AE3520" w:rsidP="000C7DC9">
            <w:pPr>
              <w:ind w:right="-46"/>
              <w:rPr>
                <w:del w:id="1434" w:author="Kumar Baral" w:date="2023-02-13T11:15:00Z"/>
              </w:rPr>
            </w:pPr>
            <w:del w:id="1435" w:author="Kumar Baral" w:date="2023-02-13T11:15:00Z">
              <w:r w:rsidDel="00D834E2">
                <w:delText>-Shape</w:delText>
              </w:r>
              <w:bookmarkStart w:id="1436" w:name="_Toc127182220"/>
              <w:bookmarkStart w:id="1437" w:name="_Toc127182557"/>
              <w:bookmarkStart w:id="1438" w:name="_Toc127191741"/>
              <w:bookmarkStart w:id="1439" w:name="_Toc127353170"/>
              <w:bookmarkStart w:id="1440" w:name="_Toc127370170"/>
              <w:bookmarkEnd w:id="1436"/>
              <w:bookmarkEnd w:id="1437"/>
              <w:bookmarkEnd w:id="1438"/>
              <w:bookmarkEnd w:id="1439"/>
              <w:bookmarkEnd w:id="1440"/>
            </w:del>
          </w:p>
        </w:tc>
        <w:tc>
          <w:tcPr>
            <w:tcW w:w="4718" w:type="dxa"/>
          </w:tcPr>
          <w:p w14:paraId="1EF1BA2C" w14:textId="39C28E7F" w:rsidR="00AE3520" w:rsidDel="00D834E2" w:rsidRDefault="00AE3520" w:rsidP="000C7DC9">
            <w:pPr>
              <w:ind w:right="-46"/>
              <w:rPr>
                <w:del w:id="1441" w:author="Kumar Baral" w:date="2023-02-13T11:15:00Z"/>
              </w:rPr>
            </w:pPr>
            <w:bookmarkStart w:id="1442" w:name="_Toc127182221"/>
            <w:bookmarkStart w:id="1443" w:name="_Toc127182558"/>
            <w:bookmarkStart w:id="1444" w:name="_Toc127191742"/>
            <w:bookmarkStart w:id="1445" w:name="_Toc127353171"/>
            <w:bookmarkStart w:id="1446" w:name="_Toc127370171"/>
            <w:bookmarkEnd w:id="1442"/>
            <w:bookmarkEnd w:id="1443"/>
            <w:bookmarkEnd w:id="1444"/>
            <w:bookmarkEnd w:id="1445"/>
            <w:bookmarkEnd w:id="1446"/>
          </w:p>
          <w:p w14:paraId="615047EF" w14:textId="1F34C9F6" w:rsidR="000C5A61" w:rsidDel="00D834E2" w:rsidRDefault="000C5A61" w:rsidP="000C7DC9">
            <w:pPr>
              <w:ind w:right="-46"/>
              <w:rPr>
                <w:del w:id="1447" w:author="Kumar Baral" w:date="2023-02-13T11:15:00Z"/>
              </w:rPr>
            </w:pPr>
            <w:del w:id="1448" w:author="Kumar Baral" w:date="2023-02-13T11:15:00Z">
              <w:r w:rsidDel="00D834E2">
                <w:delText>D-shaped fully lined ( concrete /stone masonry), with 600 mm deep cut in the existing tunnel bed</w:delText>
              </w:r>
              <w:bookmarkStart w:id="1449" w:name="_Toc127182222"/>
              <w:bookmarkStart w:id="1450" w:name="_Toc127182559"/>
              <w:bookmarkStart w:id="1451" w:name="_Toc127191743"/>
              <w:bookmarkStart w:id="1452" w:name="_Toc127353172"/>
              <w:bookmarkStart w:id="1453" w:name="_Toc127370172"/>
              <w:bookmarkEnd w:id="1449"/>
              <w:bookmarkEnd w:id="1450"/>
              <w:bookmarkEnd w:id="1451"/>
              <w:bookmarkEnd w:id="1452"/>
              <w:bookmarkEnd w:id="1453"/>
            </w:del>
          </w:p>
        </w:tc>
        <w:bookmarkStart w:id="1454" w:name="_Toc127182223"/>
        <w:bookmarkStart w:id="1455" w:name="_Toc127182560"/>
        <w:bookmarkStart w:id="1456" w:name="_Toc127191744"/>
        <w:bookmarkStart w:id="1457" w:name="_Toc127353173"/>
        <w:bookmarkStart w:id="1458" w:name="_Toc127370173"/>
        <w:bookmarkEnd w:id="1454"/>
        <w:bookmarkEnd w:id="1455"/>
        <w:bookmarkEnd w:id="1456"/>
        <w:bookmarkEnd w:id="1457"/>
        <w:bookmarkEnd w:id="1458"/>
      </w:tr>
      <w:tr w:rsidR="00AE3520" w:rsidDel="00D834E2" w14:paraId="6B062354" w14:textId="152757F1" w:rsidTr="000C5A61">
        <w:trPr>
          <w:trHeight w:val="476"/>
          <w:del w:id="1459" w:author="Kumar Baral" w:date="2023-02-13T11:15:00Z"/>
        </w:trPr>
        <w:tc>
          <w:tcPr>
            <w:tcW w:w="4718" w:type="dxa"/>
          </w:tcPr>
          <w:p w14:paraId="5DCD0689" w14:textId="49763958" w:rsidR="00AE3520" w:rsidDel="00D834E2" w:rsidRDefault="00AE3520" w:rsidP="000C7DC9">
            <w:pPr>
              <w:ind w:right="-46"/>
              <w:rPr>
                <w:del w:id="1460" w:author="Kumar Baral" w:date="2023-02-13T11:15:00Z"/>
              </w:rPr>
            </w:pPr>
            <w:del w:id="1461" w:author="Kumar Baral" w:date="2023-02-13T11:15:00Z">
              <w:r w:rsidDel="00D834E2">
                <w:delText>-length</w:delText>
              </w:r>
              <w:bookmarkStart w:id="1462" w:name="_Toc127182224"/>
              <w:bookmarkStart w:id="1463" w:name="_Toc127182561"/>
              <w:bookmarkStart w:id="1464" w:name="_Toc127191745"/>
              <w:bookmarkStart w:id="1465" w:name="_Toc127353174"/>
              <w:bookmarkStart w:id="1466" w:name="_Toc127370174"/>
              <w:bookmarkEnd w:id="1462"/>
              <w:bookmarkEnd w:id="1463"/>
              <w:bookmarkEnd w:id="1464"/>
              <w:bookmarkEnd w:id="1465"/>
              <w:bookmarkEnd w:id="1466"/>
            </w:del>
          </w:p>
        </w:tc>
        <w:tc>
          <w:tcPr>
            <w:tcW w:w="4718" w:type="dxa"/>
          </w:tcPr>
          <w:p w14:paraId="1D80A351" w14:textId="4F268E21" w:rsidR="00AE3520" w:rsidDel="00D834E2" w:rsidRDefault="000C5A61" w:rsidP="000C7DC9">
            <w:pPr>
              <w:ind w:right="-46"/>
              <w:rPr>
                <w:del w:id="1467" w:author="Kumar Baral" w:date="2023-02-13T11:15:00Z"/>
              </w:rPr>
            </w:pPr>
            <w:del w:id="1468" w:author="Kumar Baral" w:date="2023-02-13T11:15:00Z">
              <w:r w:rsidDel="00D834E2">
                <w:delText>1087 m</w:delText>
              </w:r>
              <w:bookmarkStart w:id="1469" w:name="_Toc127182225"/>
              <w:bookmarkStart w:id="1470" w:name="_Toc127182562"/>
              <w:bookmarkStart w:id="1471" w:name="_Toc127191746"/>
              <w:bookmarkStart w:id="1472" w:name="_Toc127353175"/>
              <w:bookmarkStart w:id="1473" w:name="_Toc127370175"/>
              <w:bookmarkEnd w:id="1469"/>
              <w:bookmarkEnd w:id="1470"/>
              <w:bookmarkEnd w:id="1471"/>
              <w:bookmarkEnd w:id="1472"/>
              <w:bookmarkEnd w:id="1473"/>
            </w:del>
          </w:p>
        </w:tc>
        <w:bookmarkStart w:id="1474" w:name="_Toc127182226"/>
        <w:bookmarkStart w:id="1475" w:name="_Toc127182563"/>
        <w:bookmarkStart w:id="1476" w:name="_Toc127191747"/>
        <w:bookmarkStart w:id="1477" w:name="_Toc127353176"/>
        <w:bookmarkStart w:id="1478" w:name="_Toc127370176"/>
        <w:bookmarkEnd w:id="1474"/>
        <w:bookmarkEnd w:id="1475"/>
        <w:bookmarkEnd w:id="1476"/>
        <w:bookmarkEnd w:id="1477"/>
        <w:bookmarkEnd w:id="1478"/>
      </w:tr>
      <w:tr w:rsidR="00AE3520" w:rsidDel="00D834E2" w14:paraId="20CE931B" w14:textId="0898C190" w:rsidTr="000C5A61">
        <w:trPr>
          <w:trHeight w:val="476"/>
          <w:del w:id="1479" w:author="Kumar Baral" w:date="2023-02-13T11:15:00Z"/>
        </w:trPr>
        <w:tc>
          <w:tcPr>
            <w:tcW w:w="4718" w:type="dxa"/>
          </w:tcPr>
          <w:p w14:paraId="6586439A" w14:textId="216564C3" w:rsidR="00AE3520" w:rsidDel="00D834E2" w:rsidRDefault="00AE3520" w:rsidP="000C7DC9">
            <w:pPr>
              <w:ind w:right="-46"/>
              <w:rPr>
                <w:del w:id="1480" w:author="Kumar Baral" w:date="2023-02-13T11:15:00Z"/>
              </w:rPr>
            </w:pPr>
            <w:del w:id="1481" w:author="Kumar Baral" w:date="2023-02-13T11:15:00Z">
              <w:r w:rsidDel="00D834E2">
                <w:delText>-cross-sectional area</w:delText>
              </w:r>
              <w:bookmarkStart w:id="1482" w:name="_Toc127182227"/>
              <w:bookmarkStart w:id="1483" w:name="_Toc127182564"/>
              <w:bookmarkStart w:id="1484" w:name="_Toc127191748"/>
              <w:bookmarkStart w:id="1485" w:name="_Toc127353177"/>
              <w:bookmarkStart w:id="1486" w:name="_Toc127370177"/>
              <w:bookmarkEnd w:id="1482"/>
              <w:bookmarkEnd w:id="1483"/>
              <w:bookmarkEnd w:id="1484"/>
              <w:bookmarkEnd w:id="1485"/>
              <w:bookmarkEnd w:id="1486"/>
            </w:del>
          </w:p>
        </w:tc>
        <w:tc>
          <w:tcPr>
            <w:tcW w:w="4718" w:type="dxa"/>
          </w:tcPr>
          <w:p w14:paraId="6ADC4EF9" w14:textId="5C06B69E" w:rsidR="00AE3520" w:rsidDel="00D834E2" w:rsidRDefault="000C5A61" w:rsidP="000C7DC9">
            <w:pPr>
              <w:ind w:right="-46"/>
              <w:rPr>
                <w:del w:id="1487" w:author="Kumar Baral" w:date="2023-02-13T11:15:00Z"/>
              </w:rPr>
            </w:pPr>
            <w:del w:id="1488" w:author="Kumar Baral" w:date="2023-02-13T11:15:00Z">
              <w:r w:rsidDel="00D834E2">
                <w:delText>5.25 m</w:delText>
              </w:r>
              <w:r w:rsidRPr="000C5A61" w:rsidDel="00D834E2">
                <w:rPr>
                  <w:vertAlign w:val="superscript"/>
                </w:rPr>
                <w:delText>2</w:delText>
              </w:r>
              <w:bookmarkStart w:id="1489" w:name="_Toc127182228"/>
              <w:bookmarkStart w:id="1490" w:name="_Toc127182565"/>
              <w:bookmarkStart w:id="1491" w:name="_Toc127191749"/>
              <w:bookmarkStart w:id="1492" w:name="_Toc127353178"/>
              <w:bookmarkStart w:id="1493" w:name="_Toc127370178"/>
              <w:bookmarkEnd w:id="1489"/>
              <w:bookmarkEnd w:id="1490"/>
              <w:bookmarkEnd w:id="1491"/>
              <w:bookmarkEnd w:id="1492"/>
              <w:bookmarkEnd w:id="1493"/>
            </w:del>
          </w:p>
        </w:tc>
        <w:bookmarkStart w:id="1494" w:name="_Toc127182229"/>
        <w:bookmarkStart w:id="1495" w:name="_Toc127182566"/>
        <w:bookmarkStart w:id="1496" w:name="_Toc127191750"/>
        <w:bookmarkStart w:id="1497" w:name="_Toc127353179"/>
        <w:bookmarkStart w:id="1498" w:name="_Toc127370179"/>
        <w:bookmarkEnd w:id="1494"/>
        <w:bookmarkEnd w:id="1495"/>
        <w:bookmarkEnd w:id="1496"/>
        <w:bookmarkEnd w:id="1497"/>
        <w:bookmarkEnd w:id="1498"/>
      </w:tr>
      <w:tr w:rsidR="00C27344" w:rsidDel="00D834E2" w14:paraId="6FF2A05F" w14:textId="6218E357" w:rsidTr="000C5A61">
        <w:trPr>
          <w:trHeight w:val="833"/>
          <w:del w:id="1499" w:author="Kumar Baral" w:date="2023-02-13T11:15:00Z"/>
        </w:trPr>
        <w:tc>
          <w:tcPr>
            <w:tcW w:w="4718" w:type="dxa"/>
          </w:tcPr>
          <w:p w14:paraId="647C1001" w14:textId="1527AD71" w:rsidR="00C27344" w:rsidRPr="000C5A61" w:rsidDel="00D834E2" w:rsidRDefault="00AE3520" w:rsidP="000C7DC9">
            <w:pPr>
              <w:ind w:right="-46"/>
              <w:rPr>
                <w:del w:id="1500" w:author="Kumar Baral" w:date="2023-02-13T11:15:00Z"/>
                <w:b/>
                <w:bCs/>
              </w:rPr>
            </w:pPr>
            <w:del w:id="1501" w:author="Kumar Baral" w:date="2023-02-13T11:15:00Z">
              <w:r w:rsidRPr="000C5A61" w:rsidDel="00D834E2">
                <w:rPr>
                  <w:b/>
                  <w:bCs/>
                </w:rPr>
                <w:delText>Turbines</w:delText>
              </w:r>
              <w:bookmarkStart w:id="1502" w:name="_Toc127182230"/>
              <w:bookmarkStart w:id="1503" w:name="_Toc127182567"/>
              <w:bookmarkStart w:id="1504" w:name="_Toc127191751"/>
              <w:bookmarkStart w:id="1505" w:name="_Toc127353180"/>
              <w:bookmarkStart w:id="1506" w:name="_Toc127370180"/>
              <w:bookmarkEnd w:id="1502"/>
              <w:bookmarkEnd w:id="1503"/>
              <w:bookmarkEnd w:id="1504"/>
              <w:bookmarkEnd w:id="1505"/>
              <w:bookmarkEnd w:id="1506"/>
            </w:del>
          </w:p>
          <w:p w14:paraId="36EA758A" w14:textId="2E358A70" w:rsidR="00AE3520" w:rsidDel="00D834E2" w:rsidRDefault="00AE3520" w:rsidP="000C7DC9">
            <w:pPr>
              <w:ind w:right="-46"/>
              <w:rPr>
                <w:del w:id="1507" w:author="Kumar Baral" w:date="2023-02-13T11:15:00Z"/>
              </w:rPr>
            </w:pPr>
            <w:del w:id="1508" w:author="Kumar Baral" w:date="2023-02-13T11:15:00Z">
              <w:r w:rsidDel="00D834E2">
                <w:delText>-type</w:delText>
              </w:r>
              <w:bookmarkStart w:id="1509" w:name="_Toc127182231"/>
              <w:bookmarkStart w:id="1510" w:name="_Toc127182568"/>
              <w:bookmarkStart w:id="1511" w:name="_Toc127191752"/>
              <w:bookmarkStart w:id="1512" w:name="_Toc127353181"/>
              <w:bookmarkStart w:id="1513" w:name="_Toc127370181"/>
              <w:bookmarkEnd w:id="1509"/>
              <w:bookmarkEnd w:id="1510"/>
              <w:bookmarkEnd w:id="1511"/>
              <w:bookmarkEnd w:id="1512"/>
              <w:bookmarkEnd w:id="1513"/>
            </w:del>
          </w:p>
        </w:tc>
        <w:tc>
          <w:tcPr>
            <w:tcW w:w="4718" w:type="dxa"/>
          </w:tcPr>
          <w:p w14:paraId="731DEDCE" w14:textId="570CC1FA" w:rsidR="00C27344" w:rsidDel="00D834E2" w:rsidRDefault="00C27344" w:rsidP="000C7DC9">
            <w:pPr>
              <w:ind w:right="-46"/>
              <w:rPr>
                <w:del w:id="1514" w:author="Kumar Baral" w:date="2023-02-13T11:15:00Z"/>
              </w:rPr>
            </w:pPr>
            <w:bookmarkStart w:id="1515" w:name="_Toc127182232"/>
            <w:bookmarkStart w:id="1516" w:name="_Toc127182569"/>
            <w:bookmarkStart w:id="1517" w:name="_Toc127191753"/>
            <w:bookmarkStart w:id="1518" w:name="_Toc127353182"/>
            <w:bookmarkStart w:id="1519" w:name="_Toc127370182"/>
            <w:bookmarkEnd w:id="1515"/>
            <w:bookmarkEnd w:id="1516"/>
            <w:bookmarkEnd w:id="1517"/>
            <w:bookmarkEnd w:id="1518"/>
            <w:bookmarkEnd w:id="1519"/>
          </w:p>
          <w:p w14:paraId="5BABFC15" w14:textId="3A517597" w:rsidR="000C5A61" w:rsidDel="00D834E2" w:rsidRDefault="000C5A61" w:rsidP="000C7DC9">
            <w:pPr>
              <w:ind w:right="-46"/>
              <w:rPr>
                <w:del w:id="1520" w:author="Kumar Baral" w:date="2023-02-13T11:15:00Z"/>
              </w:rPr>
            </w:pPr>
            <w:del w:id="1521" w:author="Kumar Baral" w:date="2023-02-13T11:15:00Z">
              <w:r w:rsidDel="00D834E2">
                <w:delText>Pelton (3 jets horizontal shaft arrangement)</w:delText>
              </w:r>
              <w:bookmarkStart w:id="1522" w:name="_Toc127182233"/>
              <w:bookmarkStart w:id="1523" w:name="_Toc127182570"/>
              <w:bookmarkStart w:id="1524" w:name="_Toc127191754"/>
              <w:bookmarkStart w:id="1525" w:name="_Toc127353183"/>
              <w:bookmarkStart w:id="1526" w:name="_Toc127370183"/>
              <w:bookmarkEnd w:id="1522"/>
              <w:bookmarkEnd w:id="1523"/>
              <w:bookmarkEnd w:id="1524"/>
              <w:bookmarkEnd w:id="1525"/>
              <w:bookmarkEnd w:id="1526"/>
            </w:del>
          </w:p>
        </w:tc>
        <w:bookmarkStart w:id="1527" w:name="_Toc127182234"/>
        <w:bookmarkStart w:id="1528" w:name="_Toc127182571"/>
        <w:bookmarkStart w:id="1529" w:name="_Toc127191755"/>
        <w:bookmarkStart w:id="1530" w:name="_Toc127353184"/>
        <w:bookmarkStart w:id="1531" w:name="_Toc127370184"/>
        <w:bookmarkEnd w:id="1527"/>
        <w:bookmarkEnd w:id="1528"/>
        <w:bookmarkEnd w:id="1529"/>
        <w:bookmarkEnd w:id="1530"/>
        <w:bookmarkEnd w:id="1531"/>
      </w:tr>
      <w:tr w:rsidR="00C27344" w:rsidDel="00D834E2" w14:paraId="2EF5FD63" w14:textId="627CC033" w:rsidTr="000C5A61">
        <w:trPr>
          <w:trHeight w:val="476"/>
          <w:del w:id="1532" w:author="Kumar Baral" w:date="2023-02-13T11:15:00Z"/>
        </w:trPr>
        <w:tc>
          <w:tcPr>
            <w:tcW w:w="4718" w:type="dxa"/>
          </w:tcPr>
          <w:p w14:paraId="49FF482F" w14:textId="11AE272B" w:rsidR="00C27344" w:rsidDel="00D834E2" w:rsidRDefault="00AE3520" w:rsidP="000C7DC9">
            <w:pPr>
              <w:ind w:right="-46"/>
              <w:rPr>
                <w:del w:id="1533" w:author="Kumar Baral" w:date="2023-02-13T11:15:00Z"/>
              </w:rPr>
            </w:pPr>
            <w:del w:id="1534" w:author="Kumar Baral" w:date="2023-02-13T11:15:00Z">
              <w:r w:rsidDel="00D834E2">
                <w:delText>-no of units</w:delText>
              </w:r>
              <w:bookmarkStart w:id="1535" w:name="_Toc127182235"/>
              <w:bookmarkStart w:id="1536" w:name="_Toc127182572"/>
              <w:bookmarkStart w:id="1537" w:name="_Toc127191756"/>
              <w:bookmarkStart w:id="1538" w:name="_Toc127353185"/>
              <w:bookmarkStart w:id="1539" w:name="_Toc127370185"/>
              <w:bookmarkEnd w:id="1535"/>
              <w:bookmarkEnd w:id="1536"/>
              <w:bookmarkEnd w:id="1537"/>
              <w:bookmarkEnd w:id="1538"/>
              <w:bookmarkEnd w:id="1539"/>
            </w:del>
          </w:p>
        </w:tc>
        <w:tc>
          <w:tcPr>
            <w:tcW w:w="4718" w:type="dxa"/>
          </w:tcPr>
          <w:p w14:paraId="61810DA9" w14:textId="590CFE18" w:rsidR="00C27344" w:rsidDel="00D834E2" w:rsidRDefault="000C5A61" w:rsidP="000C7DC9">
            <w:pPr>
              <w:ind w:right="-46"/>
              <w:rPr>
                <w:del w:id="1540" w:author="Kumar Baral" w:date="2023-02-13T11:15:00Z"/>
              </w:rPr>
            </w:pPr>
            <w:del w:id="1541" w:author="Kumar Baral" w:date="2023-02-13T11:15:00Z">
              <w:r w:rsidDel="00D834E2">
                <w:delText>3 nos</w:delText>
              </w:r>
              <w:bookmarkStart w:id="1542" w:name="_Toc127182236"/>
              <w:bookmarkStart w:id="1543" w:name="_Toc127182573"/>
              <w:bookmarkStart w:id="1544" w:name="_Toc127191757"/>
              <w:bookmarkStart w:id="1545" w:name="_Toc127353186"/>
              <w:bookmarkStart w:id="1546" w:name="_Toc127370186"/>
              <w:bookmarkEnd w:id="1542"/>
              <w:bookmarkEnd w:id="1543"/>
              <w:bookmarkEnd w:id="1544"/>
              <w:bookmarkEnd w:id="1545"/>
              <w:bookmarkEnd w:id="1546"/>
            </w:del>
          </w:p>
        </w:tc>
        <w:bookmarkStart w:id="1547" w:name="_Toc127182237"/>
        <w:bookmarkStart w:id="1548" w:name="_Toc127182574"/>
        <w:bookmarkStart w:id="1549" w:name="_Toc127191758"/>
        <w:bookmarkStart w:id="1550" w:name="_Toc127353187"/>
        <w:bookmarkStart w:id="1551" w:name="_Toc127370187"/>
        <w:bookmarkEnd w:id="1547"/>
        <w:bookmarkEnd w:id="1548"/>
        <w:bookmarkEnd w:id="1549"/>
        <w:bookmarkEnd w:id="1550"/>
        <w:bookmarkEnd w:id="1551"/>
      </w:tr>
      <w:tr w:rsidR="00C27344" w:rsidDel="00D834E2" w14:paraId="6B6A696D" w14:textId="01DE584C" w:rsidTr="000C5A61">
        <w:trPr>
          <w:trHeight w:val="846"/>
          <w:del w:id="1552" w:author="Kumar Baral" w:date="2023-02-13T11:15:00Z"/>
        </w:trPr>
        <w:tc>
          <w:tcPr>
            <w:tcW w:w="4718" w:type="dxa"/>
          </w:tcPr>
          <w:p w14:paraId="60D2F33C" w14:textId="2BC23900" w:rsidR="00C27344" w:rsidRPr="000C5A61" w:rsidDel="00D834E2" w:rsidRDefault="00AE3520" w:rsidP="000C7DC9">
            <w:pPr>
              <w:ind w:right="-46"/>
              <w:rPr>
                <w:del w:id="1553" w:author="Kumar Baral" w:date="2023-02-13T11:15:00Z"/>
                <w:b/>
                <w:bCs/>
              </w:rPr>
            </w:pPr>
            <w:del w:id="1554" w:author="Kumar Baral" w:date="2023-02-13T11:15:00Z">
              <w:r w:rsidRPr="000C5A61" w:rsidDel="00D834E2">
                <w:rPr>
                  <w:b/>
                  <w:bCs/>
                </w:rPr>
                <w:delText>Generators</w:delText>
              </w:r>
              <w:bookmarkStart w:id="1555" w:name="_Toc127182238"/>
              <w:bookmarkStart w:id="1556" w:name="_Toc127182575"/>
              <w:bookmarkStart w:id="1557" w:name="_Toc127191759"/>
              <w:bookmarkStart w:id="1558" w:name="_Toc127353188"/>
              <w:bookmarkStart w:id="1559" w:name="_Toc127370188"/>
              <w:bookmarkEnd w:id="1555"/>
              <w:bookmarkEnd w:id="1556"/>
              <w:bookmarkEnd w:id="1557"/>
              <w:bookmarkEnd w:id="1558"/>
              <w:bookmarkEnd w:id="1559"/>
            </w:del>
          </w:p>
          <w:p w14:paraId="2E069582" w14:textId="55118313" w:rsidR="00AE3520" w:rsidDel="00D834E2" w:rsidRDefault="00AE3520" w:rsidP="000C7DC9">
            <w:pPr>
              <w:ind w:right="-46"/>
              <w:rPr>
                <w:del w:id="1560" w:author="Kumar Baral" w:date="2023-02-13T11:15:00Z"/>
              </w:rPr>
            </w:pPr>
            <w:del w:id="1561" w:author="Kumar Baral" w:date="2023-02-13T11:15:00Z">
              <w:r w:rsidDel="00D834E2">
                <w:delText>-type</w:delText>
              </w:r>
              <w:bookmarkStart w:id="1562" w:name="_Toc127182239"/>
              <w:bookmarkStart w:id="1563" w:name="_Toc127182576"/>
              <w:bookmarkStart w:id="1564" w:name="_Toc127191760"/>
              <w:bookmarkStart w:id="1565" w:name="_Toc127353189"/>
              <w:bookmarkStart w:id="1566" w:name="_Toc127370189"/>
              <w:bookmarkEnd w:id="1562"/>
              <w:bookmarkEnd w:id="1563"/>
              <w:bookmarkEnd w:id="1564"/>
              <w:bookmarkEnd w:id="1565"/>
              <w:bookmarkEnd w:id="1566"/>
            </w:del>
          </w:p>
        </w:tc>
        <w:tc>
          <w:tcPr>
            <w:tcW w:w="4718" w:type="dxa"/>
          </w:tcPr>
          <w:p w14:paraId="7F5CC643" w14:textId="1BDE5416" w:rsidR="00C27344" w:rsidDel="00D834E2" w:rsidRDefault="00C27344" w:rsidP="000C7DC9">
            <w:pPr>
              <w:ind w:right="-46"/>
              <w:rPr>
                <w:del w:id="1567" w:author="Kumar Baral" w:date="2023-02-13T11:15:00Z"/>
              </w:rPr>
            </w:pPr>
            <w:bookmarkStart w:id="1568" w:name="_Toc127182240"/>
            <w:bookmarkStart w:id="1569" w:name="_Toc127182577"/>
            <w:bookmarkStart w:id="1570" w:name="_Toc127191761"/>
            <w:bookmarkStart w:id="1571" w:name="_Toc127353190"/>
            <w:bookmarkStart w:id="1572" w:name="_Toc127370190"/>
            <w:bookmarkEnd w:id="1568"/>
            <w:bookmarkEnd w:id="1569"/>
            <w:bookmarkEnd w:id="1570"/>
            <w:bookmarkEnd w:id="1571"/>
            <w:bookmarkEnd w:id="1572"/>
          </w:p>
          <w:p w14:paraId="4DA26E33" w14:textId="0084CDF8" w:rsidR="000C5A61" w:rsidDel="00D834E2" w:rsidRDefault="000C5A61" w:rsidP="000C7DC9">
            <w:pPr>
              <w:ind w:right="-46"/>
              <w:rPr>
                <w:del w:id="1573" w:author="Kumar Baral" w:date="2023-02-13T11:15:00Z"/>
              </w:rPr>
            </w:pPr>
            <w:del w:id="1574" w:author="Kumar Baral" w:date="2023-02-13T11:15:00Z">
              <w:r w:rsidDel="00D834E2">
                <w:delText>Synchronous, brushless, self excited</w:delText>
              </w:r>
              <w:bookmarkStart w:id="1575" w:name="_Toc127182241"/>
              <w:bookmarkStart w:id="1576" w:name="_Toc127182578"/>
              <w:bookmarkStart w:id="1577" w:name="_Toc127191762"/>
              <w:bookmarkStart w:id="1578" w:name="_Toc127353191"/>
              <w:bookmarkStart w:id="1579" w:name="_Toc127370191"/>
              <w:bookmarkEnd w:id="1575"/>
              <w:bookmarkEnd w:id="1576"/>
              <w:bookmarkEnd w:id="1577"/>
              <w:bookmarkEnd w:id="1578"/>
              <w:bookmarkEnd w:id="1579"/>
            </w:del>
          </w:p>
        </w:tc>
        <w:bookmarkStart w:id="1580" w:name="_Toc127182242"/>
        <w:bookmarkStart w:id="1581" w:name="_Toc127182579"/>
        <w:bookmarkStart w:id="1582" w:name="_Toc127191763"/>
        <w:bookmarkStart w:id="1583" w:name="_Toc127353192"/>
        <w:bookmarkStart w:id="1584" w:name="_Toc127370192"/>
        <w:bookmarkEnd w:id="1580"/>
        <w:bookmarkEnd w:id="1581"/>
        <w:bookmarkEnd w:id="1582"/>
        <w:bookmarkEnd w:id="1583"/>
        <w:bookmarkEnd w:id="1584"/>
      </w:tr>
      <w:tr w:rsidR="00C27344" w:rsidDel="00D834E2" w14:paraId="0A1F33E9" w14:textId="7D25A4A6" w:rsidTr="000C5A61">
        <w:trPr>
          <w:trHeight w:val="462"/>
          <w:del w:id="1585" w:author="Kumar Baral" w:date="2023-02-13T11:15:00Z"/>
        </w:trPr>
        <w:tc>
          <w:tcPr>
            <w:tcW w:w="4718" w:type="dxa"/>
          </w:tcPr>
          <w:p w14:paraId="6C5B5EB3" w14:textId="4C91DE7E" w:rsidR="00C27344" w:rsidDel="00D834E2" w:rsidRDefault="00AE3520" w:rsidP="000C7DC9">
            <w:pPr>
              <w:ind w:right="-46"/>
              <w:rPr>
                <w:del w:id="1586" w:author="Kumar Baral" w:date="2023-02-13T11:15:00Z"/>
              </w:rPr>
            </w:pPr>
            <w:del w:id="1587" w:author="Kumar Baral" w:date="2023-02-13T11:15:00Z">
              <w:r w:rsidDel="00D834E2">
                <w:delText>No of units</w:delText>
              </w:r>
              <w:bookmarkStart w:id="1588" w:name="_Toc127182243"/>
              <w:bookmarkStart w:id="1589" w:name="_Toc127182580"/>
              <w:bookmarkStart w:id="1590" w:name="_Toc127191764"/>
              <w:bookmarkStart w:id="1591" w:name="_Toc127353193"/>
              <w:bookmarkStart w:id="1592" w:name="_Toc127370193"/>
              <w:bookmarkEnd w:id="1588"/>
              <w:bookmarkEnd w:id="1589"/>
              <w:bookmarkEnd w:id="1590"/>
              <w:bookmarkEnd w:id="1591"/>
              <w:bookmarkEnd w:id="1592"/>
            </w:del>
          </w:p>
        </w:tc>
        <w:tc>
          <w:tcPr>
            <w:tcW w:w="4718" w:type="dxa"/>
          </w:tcPr>
          <w:p w14:paraId="084CECA5" w14:textId="1B28893D" w:rsidR="00C27344" w:rsidDel="00D834E2" w:rsidRDefault="000C5A61" w:rsidP="000C7DC9">
            <w:pPr>
              <w:ind w:right="-46"/>
              <w:rPr>
                <w:del w:id="1593" w:author="Kumar Baral" w:date="2023-02-13T11:15:00Z"/>
              </w:rPr>
            </w:pPr>
            <w:del w:id="1594" w:author="Kumar Baral" w:date="2023-02-13T11:15:00Z">
              <w:r w:rsidDel="00D834E2">
                <w:delText>3 nos</w:delText>
              </w:r>
              <w:bookmarkStart w:id="1595" w:name="_Toc127182244"/>
              <w:bookmarkStart w:id="1596" w:name="_Toc127182581"/>
              <w:bookmarkStart w:id="1597" w:name="_Toc127191765"/>
              <w:bookmarkStart w:id="1598" w:name="_Toc127353194"/>
              <w:bookmarkStart w:id="1599" w:name="_Toc127370194"/>
              <w:bookmarkEnd w:id="1595"/>
              <w:bookmarkEnd w:id="1596"/>
              <w:bookmarkEnd w:id="1597"/>
              <w:bookmarkEnd w:id="1598"/>
              <w:bookmarkEnd w:id="1599"/>
            </w:del>
          </w:p>
        </w:tc>
        <w:bookmarkStart w:id="1600" w:name="_Toc127182245"/>
        <w:bookmarkStart w:id="1601" w:name="_Toc127182582"/>
        <w:bookmarkStart w:id="1602" w:name="_Toc127191766"/>
        <w:bookmarkStart w:id="1603" w:name="_Toc127353195"/>
        <w:bookmarkStart w:id="1604" w:name="_Toc127370195"/>
        <w:bookmarkEnd w:id="1600"/>
        <w:bookmarkEnd w:id="1601"/>
        <w:bookmarkEnd w:id="1602"/>
        <w:bookmarkEnd w:id="1603"/>
        <w:bookmarkEnd w:id="1604"/>
      </w:tr>
      <w:tr w:rsidR="00C27344" w:rsidDel="00D834E2" w14:paraId="56117F14" w14:textId="7809FE8F" w:rsidTr="000C5A61">
        <w:trPr>
          <w:trHeight w:val="476"/>
          <w:del w:id="1605" w:author="Kumar Baral" w:date="2023-02-13T11:15:00Z"/>
        </w:trPr>
        <w:tc>
          <w:tcPr>
            <w:tcW w:w="4718" w:type="dxa"/>
          </w:tcPr>
          <w:p w14:paraId="6A172D6F" w14:textId="010C223C" w:rsidR="00C27344" w:rsidDel="00D834E2" w:rsidRDefault="00AE3520" w:rsidP="000C7DC9">
            <w:pPr>
              <w:ind w:right="-46"/>
              <w:rPr>
                <w:del w:id="1606" w:author="Kumar Baral" w:date="2023-02-13T11:15:00Z"/>
              </w:rPr>
            </w:pPr>
            <w:del w:id="1607" w:author="Kumar Baral" w:date="2023-02-13T11:15:00Z">
              <w:r w:rsidDel="00D834E2">
                <w:delText>Capacity</w:delText>
              </w:r>
              <w:bookmarkStart w:id="1608" w:name="_Toc127182246"/>
              <w:bookmarkStart w:id="1609" w:name="_Toc127182583"/>
              <w:bookmarkStart w:id="1610" w:name="_Toc127191767"/>
              <w:bookmarkStart w:id="1611" w:name="_Toc127353196"/>
              <w:bookmarkStart w:id="1612" w:name="_Toc127370196"/>
              <w:bookmarkEnd w:id="1608"/>
              <w:bookmarkEnd w:id="1609"/>
              <w:bookmarkEnd w:id="1610"/>
              <w:bookmarkEnd w:id="1611"/>
              <w:bookmarkEnd w:id="1612"/>
            </w:del>
          </w:p>
        </w:tc>
        <w:tc>
          <w:tcPr>
            <w:tcW w:w="4718" w:type="dxa"/>
          </w:tcPr>
          <w:p w14:paraId="1636F995" w14:textId="4F6F3325" w:rsidR="00C27344" w:rsidDel="00D834E2" w:rsidRDefault="000C5A61" w:rsidP="000C7DC9">
            <w:pPr>
              <w:ind w:right="-46"/>
              <w:rPr>
                <w:del w:id="1613" w:author="Kumar Baral" w:date="2023-02-13T11:15:00Z"/>
              </w:rPr>
            </w:pPr>
            <w:del w:id="1614" w:author="Kumar Baral" w:date="2023-02-13T11:15:00Z">
              <w:r w:rsidDel="00D834E2">
                <w:delText>5 MVA</w:delText>
              </w:r>
              <w:bookmarkStart w:id="1615" w:name="_Toc127182247"/>
              <w:bookmarkStart w:id="1616" w:name="_Toc127182584"/>
              <w:bookmarkStart w:id="1617" w:name="_Toc127191768"/>
              <w:bookmarkStart w:id="1618" w:name="_Toc127353197"/>
              <w:bookmarkStart w:id="1619" w:name="_Toc127370197"/>
              <w:bookmarkEnd w:id="1615"/>
              <w:bookmarkEnd w:id="1616"/>
              <w:bookmarkEnd w:id="1617"/>
              <w:bookmarkEnd w:id="1618"/>
              <w:bookmarkEnd w:id="1619"/>
            </w:del>
          </w:p>
        </w:tc>
        <w:bookmarkStart w:id="1620" w:name="_Toc127182248"/>
        <w:bookmarkStart w:id="1621" w:name="_Toc127182585"/>
        <w:bookmarkStart w:id="1622" w:name="_Toc127191769"/>
        <w:bookmarkStart w:id="1623" w:name="_Toc127353198"/>
        <w:bookmarkStart w:id="1624" w:name="_Toc127370198"/>
        <w:bookmarkEnd w:id="1620"/>
        <w:bookmarkEnd w:id="1621"/>
        <w:bookmarkEnd w:id="1622"/>
        <w:bookmarkEnd w:id="1623"/>
        <w:bookmarkEnd w:id="1624"/>
      </w:tr>
      <w:tr w:rsidR="00AE3520" w:rsidDel="00D834E2" w14:paraId="3B608833" w14:textId="3959474C" w:rsidTr="000C5A61">
        <w:trPr>
          <w:trHeight w:val="476"/>
          <w:del w:id="1625" w:author="Kumar Baral" w:date="2023-02-13T11:15:00Z"/>
        </w:trPr>
        <w:tc>
          <w:tcPr>
            <w:tcW w:w="4718" w:type="dxa"/>
          </w:tcPr>
          <w:p w14:paraId="2773641C" w14:textId="3277B846" w:rsidR="00AE3520" w:rsidDel="00D834E2" w:rsidRDefault="00AE3520" w:rsidP="000C7DC9">
            <w:pPr>
              <w:ind w:right="-46"/>
              <w:rPr>
                <w:del w:id="1626" w:author="Kumar Baral" w:date="2023-02-13T11:15:00Z"/>
              </w:rPr>
            </w:pPr>
            <w:del w:id="1627" w:author="Kumar Baral" w:date="2023-02-13T11:15:00Z">
              <w:r w:rsidDel="00D834E2">
                <w:delText>Voltage</w:delText>
              </w:r>
              <w:bookmarkStart w:id="1628" w:name="_Toc127182249"/>
              <w:bookmarkStart w:id="1629" w:name="_Toc127182586"/>
              <w:bookmarkStart w:id="1630" w:name="_Toc127191770"/>
              <w:bookmarkStart w:id="1631" w:name="_Toc127353199"/>
              <w:bookmarkStart w:id="1632" w:name="_Toc127370199"/>
              <w:bookmarkEnd w:id="1628"/>
              <w:bookmarkEnd w:id="1629"/>
              <w:bookmarkEnd w:id="1630"/>
              <w:bookmarkEnd w:id="1631"/>
              <w:bookmarkEnd w:id="1632"/>
            </w:del>
          </w:p>
        </w:tc>
        <w:tc>
          <w:tcPr>
            <w:tcW w:w="4718" w:type="dxa"/>
          </w:tcPr>
          <w:p w14:paraId="10D44B7C" w14:textId="33114A39" w:rsidR="00AE3520" w:rsidDel="00D834E2" w:rsidRDefault="000C5A61" w:rsidP="000C7DC9">
            <w:pPr>
              <w:ind w:right="-46"/>
              <w:rPr>
                <w:del w:id="1633" w:author="Kumar Baral" w:date="2023-02-13T11:15:00Z"/>
              </w:rPr>
            </w:pPr>
            <w:del w:id="1634" w:author="Kumar Baral" w:date="2023-02-13T11:15:00Z">
              <w:r w:rsidDel="00D834E2">
                <w:delText>6.6 kV</w:delText>
              </w:r>
              <w:bookmarkStart w:id="1635" w:name="_Toc127182250"/>
              <w:bookmarkStart w:id="1636" w:name="_Toc127182587"/>
              <w:bookmarkStart w:id="1637" w:name="_Toc127191771"/>
              <w:bookmarkStart w:id="1638" w:name="_Toc127353200"/>
              <w:bookmarkStart w:id="1639" w:name="_Toc127370200"/>
              <w:bookmarkEnd w:id="1635"/>
              <w:bookmarkEnd w:id="1636"/>
              <w:bookmarkEnd w:id="1637"/>
              <w:bookmarkEnd w:id="1638"/>
              <w:bookmarkEnd w:id="1639"/>
            </w:del>
          </w:p>
        </w:tc>
        <w:bookmarkStart w:id="1640" w:name="_Toc127182251"/>
        <w:bookmarkStart w:id="1641" w:name="_Toc127182588"/>
        <w:bookmarkStart w:id="1642" w:name="_Toc127191772"/>
        <w:bookmarkStart w:id="1643" w:name="_Toc127353201"/>
        <w:bookmarkStart w:id="1644" w:name="_Toc127370201"/>
        <w:bookmarkEnd w:id="1640"/>
        <w:bookmarkEnd w:id="1641"/>
        <w:bookmarkEnd w:id="1642"/>
        <w:bookmarkEnd w:id="1643"/>
        <w:bookmarkEnd w:id="1644"/>
      </w:tr>
      <w:tr w:rsidR="00AE3520" w:rsidDel="00D834E2" w14:paraId="0211630C" w14:textId="0A681E5E" w:rsidTr="000C5A61">
        <w:trPr>
          <w:trHeight w:val="462"/>
          <w:del w:id="1645" w:author="Kumar Baral" w:date="2023-02-13T11:15:00Z"/>
        </w:trPr>
        <w:tc>
          <w:tcPr>
            <w:tcW w:w="4718" w:type="dxa"/>
          </w:tcPr>
          <w:p w14:paraId="0155D031" w14:textId="3110F93D" w:rsidR="00AE3520" w:rsidRPr="000C5A61" w:rsidDel="00D834E2" w:rsidRDefault="00AE3520" w:rsidP="000C7DC9">
            <w:pPr>
              <w:ind w:right="-46"/>
              <w:rPr>
                <w:del w:id="1646" w:author="Kumar Baral" w:date="2023-02-13T11:15:00Z"/>
                <w:b/>
                <w:bCs/>
              </w:rPr>
            </w:pPr>
            <w:del w:id="1647" w:author="Kumar Baral" w:date="2023-02-13T11:15:00Z">
              <w:r w:rsidRPr="000C5A61" w:rsidDel="00D834E2">
                <w:rPr>
                  <w:b/>
                  <w:bCs/>
                </w:rPr>
                <w:delText>Transmission Line</w:delText>
              </w:r>
              <w:bookmarkStart w:id="1648" w:name="_Toc127182252"/>
              <w:bookmarkStart w:id="1649" w:name="_Toc127182589"/>
              <w:bookmarkStart w:id="1650" w:name="_Toc127191773"/>
              <w:bookmarkStart w:id="1651" w:name="_Toc127353202"/>
              <w:bookmarkStart w:id="1652" w:name="_Toc127370202"/>
              <w:bookmarkEnd w:id="1648"/>
              <w:bookmarkEnd w:id="1649"/>
              <w:bookmarkEnd w:id="1650"/>
              <w:bookmarkEnd w:id="1651"/>
              <w:bookmarkEnd w:id="1652"/>
            </w:del>
          </w:p>
        </w:tc>
        <w:tc>
          <w:tcPr>
            <w:tcW w:w="4718" w:type="dxa"/>
          </w:tcPr>
          <w:p w14:paraId="54209C1A" w14:textId="73366FB3" w:rsidR="00AE3520" w:rsidDel="00D834E2" w:rsidRDefault="00AE3520" w:rsidP="000C7DC9">
            <w:pPr>
              <w:ind w:right="-46"/>
              <w:rPr>
                <w:del w:id="1653" w:author="Kumar Baral" w:date="2023-02-13T11:15:00Z"/>
              </w:rPr>
            </w:pPr>
            <w:bookmarkStart w:id="1654" w:name="_Toc127182253"/>
            <w:bookmarkStart w:id="1655" w:name="_Toc127182590"/>
            <w:bookmarkStart w:id="1656" w:name="_Toc127191774"/>
            <w:bookmarkStart w:id="1657" w:name="_Toc127353203"/>
            <w:bookmarkStart w:id="1658" w:name="_Toc127370203"/>
            <w:bookmarkEnd w:id="1654"/>
            <w:bookmarkEnd w:id="1655"/>
            <w:bookmarkEnd w:id="1656"/>
            <w:bookmarkEnd w:id="1657"/>
            <w:bookmarkEnd w:id="1658"/>
          </w:p>
        </w:tc>
        <w:bookmarkStart w:id="1659" w:name="_Toc127182254"/>
        <w:bookmarkStart w:id="1660" w:name="_Toc127182591"/>
        <w:bookmarkStart w:id="1661" w:name="_Toc127191775"/>
        <w:bookmarkStart w:id="1662" w:name="_Toc127353204"/>
        <w:bookmarkStart w:id="1663" w:name="_Toc127370204"/>
        <w:bookmarkEnd w:id="1659"/>
        <w:bookmarkEnd w:id="1660"/>
        <w:bookmarkEnd w:id="1661"/>
        <w:bookmarkEnd w:id="1662"/>
        <w:bookmarkEnd w:id="1663"/>
      </w:tr>
      <w:tr w:rsidR="00AE3520" w:rsidDel="00D834E2" w14:paraId="52CB4612" w14:textId="423D8C87" w:rsidTr="000C5A61">
        <w:trPr>
          <w:trHeight w:val="476"/>
          <w:del w:id="1664" w:author="Kumar Baral" w:date="2023-02-13T11:15:00Z"/>
        </w:trPr>
        <w:tc>
          <w:tcPr>
            <w:tcW w:w="4718" w:type="dxa"/>
          </w:tcPr>
          <w:p w14:paraId="70117AE1" w14:textId="5761A4D5" w:rsidR="00AE3520" w:rsidDel="00D834E2" w:rsidRDefault="00AE3520" w:rsidP="000C7DC9">
            <w:pPr>
              <w:ind w:right="-46"/>
              <w:rPr>
                <w:del w:id="1665" w:author="Kumar Baral" w:date="2023-02-13T11:15:00Z"/>
              </w:rPr>
            </w:pPr>
            <w:del w:id="1666" w:author="Kumar Baral" w:date="2023-02-13T11:15:00Z">
              <w:r w:rsidDel="00D834E2">
                <w:delText>-length</w:delText>
              </w:r>
              <w:bookmarkStart w:id="1667" w:name="_Toc127182255"/>
              <w:bookmarkStart w:id="1668" w:name="_Toc127182592"/>
              <w:bookmarkStart w:id="1669" w:name="_Toc127191776"/>
              <w:bookmarkStart w:id="1670" w:name="_Toc127353205"/>
              <w:bookmarkStart w:id="1671" w:name="_Toc127370205"/>
              <w:bookmarkEnd w:id="1667"/>
              <w:bookmarkEnd w:id="1668"/>
              <w:bookmarkEnd w:id="1669"/>
              <w:bookmarkEnd w:id="1670"/>
              <w:bookmarkEnd w:id="1671"/>
            </w:del>
          </w:p>
        </w:tc>
        <w:tc>
          <w:tcPr>
            <w:tcW w:w="4718" w:type="dxa"/>
          </w:tcPr>
          <w:p w14:paraId="69A3FA6E" w14:textId="30F5013F" w:rsidR="00AE3520" w:rsidDel="00D834E2" w:rsidRDefault="000C5A61" w:rsidP="000C7DC9">
            <w:pPr>
              <w:ind w:right="-46"/>
              <w:rPr>
                <w:del w:id="1672" w:author="Kumar Baral" w:date="2023-02-13T11:15:00Z"/>
              </w:rPr>
            </w:pPr>
            <w:del w:id="1673" w:author="Kumar Baral" w:date="2023-02-13T11:15:00Z">
              <w:r w:rsidDel="00D834E2">
                <w:delText>0.5 km</w:delText>
              </w:r>
              <w:bookmarkStart w:id="1674" w:name="_Toc127182256"/>
              <w:bookmarkStart w:id="1675" w:name="_Toc127182593"/>
              <w:bookmarkStart w:id="1676" w:name="_Toc127191777"/>
              <w:bookmarkStart w:id="1677" w:name="_Toc127353206"/>
              <w:bookmarkStart w:id="1678" w:name="_Toc127370206"/>
              <w:bookmarkEnd w:id="1674"/>
              <w:bookmarkEnd w:id="1675"/>
              <w:bookmarkEnd w:id="1676"/>
              <w:bookmarkEnd w:id="1677"/>
              <w:bookmarkEnd w:id="1678"/>
            </w:del>
          </w:p>
        </w:tc>
        <w:bookmarkStart w:id="1679" w:name="_Toc127182257"/>
        <w:bookmarkStart w:id="1680" w:name="_Toc127182594"/>
        <w:bookmarkStart w:id="1681" w:name="_Toc127191778"/>
        <w:bookmarkStart w:id="1682" w:name="_Toc127353207"/>
        <w:bookmarkStart w:id="1683" w:name="_Toc127370207"/>
        <w:bookmarkEnd w:id="1679"/>
        <w:bookmarkEnd w:id="1680"/>
        <w:bookmarkEnd w:id="1681"/>
        <w:bookmarkEnd w:id="1682"/>
        <w:bookmarkEnd w:id="1683"/>
      </w:tr>
      <w:tr w:rsidR="00AE3520" w:rsidDel="00D834E2" w14:paraId="49A2BC85" w14:textId="6154B09A" w:rsidTr="000C5A61">
        <w:trPr>
          <w:trHeight w:val="476"/>
          <w:del w:id="1684" w:author="Kumar Baral" w:date="2023-02-13T11:15:00Z"/>
        </w:trPr>
        <w:tc>
          <w:tcPr>
            <w:tcW w:w="4718" w:type="dxa"/>
          </w:tcPr>
          <w:p w14:paraId="5B4C00E5" w14:textId="4E44EB30" w:rsidR="00AE3520" w:rsidDel="00D834E2" w:rsidRDefault="00AE3520" w:rsidP="000C7DC9">
            <w:pPr>
              <w:ind w:right="-46"/>
              <w:rPr>
                <w:del w:id="1685" w:author="Kumar Baral" w:date="2023-02-13T11:15:00Z"/>
              </w:rPr>
            </w:pPr>
            <w:del w:id="1686" w:author="Kumar Baral" w:date="2023-02-13T11:15:00Z">
              <w:r w:rsidDel="00D834E2">
                <w:delText>-voltage</w:delText>
              </w:r>
              <w:bookmarkStart w:id="1687" w:name="_Toc127182258"/>
              <w:bookmarkStart w:id="1688" w:name="_Toc127182595"/>
              <w:bookmarkStart w:id="1689" w:name="_Toc127191779"/>
              <w:bookmarkStart w:id="1690" w:name="_Toc127353208"/>
              <w:bookmarkStart w:id="1691" w:name="_Toc127370208"/>
              <w:bookmarkEnd w:id="1687"/>
              <w:bookmarkEnd w:id="1688"/>
              <w:bookmarkEnd w:id="1689"/>
              <w:bookmarkEnd w:id="1690"/>
              <w:bookmarkEnd w:id="1691"/>
            </w:del>
          </w:p>
        </w:tc>
        <w:tc>
          <w:tcPr>
            <w:tcW w:w="4718" w:type="dxa"/>
          </w:tcPr>
          <w:p w14:paraId="0DCB41AA" w14:textId="158318A2" w:rsidR="00AE3520" w:rsidDel="00D834E2" w:rsidRDefault="000C5A61" w:rsidP="000C7DC9">
            <w:pPr>
              <w:ind w:right="-46"/>
              <w:rPr>
                <w:del w:id="1692" w:author="Kumar Baral" w:date="2023-02-13T11:15:00Z"/>
              </w:rPr>
            </w:pPr>
            <w:del w:id="1693" w:author="Kumar Baral" w:date="2023-02-13T11:15:00Z">
              <w:r w:rsidDel="00D834E2">
                <w:delText>132 kV</w:delText>
              </w:r>
              <w:bookmarkStart w:id="1694" w:name="_Toc127182259"/>
              <w:bookmarkStart w:id="1695" w:name="_Toc127182596"/>
              <w:bookmarkStart w:id="1696" w:name="_Toc127191780"/>
              <w:bookmarkStart w:id="1697" w:name="_Toc127353209"/>
              <w:bookmarkStart w:id="1698" w:name="_Toc127370209"/>
              <w:bookmarkEnd w:id="1694"/>
              <w:bookmarkEnd w:id="1695"/>
              <w:bookmarkEnd w:id="1696"/>
              <w:bookmarkEnd w:id="1697"/>
              <w:bookmarkEnd w:id="1698"/>
            </w:del>
          </w:p>
        </w:tc>
        <w:bookmarkStart w:id="1699" w:name="_Toc127182260"/>
        <w:bookmarkStart w:id="1700" w:name="_Toc127182597"/>
        <w:bookmarkStart w:id="1701" w:name="_Toc127191781"/>
        <w:bookmarkStart w:id="1702" w:name="_Toc127353210"/>
        <w:bookmarkStart w:id="1703" w:name="_Toc127370210"/>
        <w:bookmarkEnd w:id="1699"/>
        <w:bookmarkEnd w:id="1700"/>
        <w:bookmarkEnd w:id="1701"/>
        <w:bookmarkEnd w:id="1702"/>
        <w:bookmarkEnd w:id="1703"/>
      </w:tr>
      <w:tr w:rsidR="00AE3520" w:rsidDel="00D834E2" w14:paraId="1840B9AC" w14:textId="33A2B9EC" w:rsidTr="000C5A61">
        <w:trPr>
          <w:trHeight w:val="462"/>
          <w:del w:id="1704" w:author="Kumar Baral" w:date="2023-02-13T11:15:00Z"/>
        </w:trPr>
        <w:tc>
          <w:tcPr>
            <w:tcW w:w="4718" w:type="dxa"/>
          </w:tcPr>
          <w:p w14:paraId="03272924" w14:textId="11551158" w:rsidR="00AE3520" w:rsidRPr="000C5A61" w:rsidDel="00D834E2" w:rsidRDefault="00AE3520" w:rsidP="000C7DC9">
            <w:pPr>
              <w:ind w:right="-46"/>
              <w:rPr>
                <w:del w:id="1705" w:author="Kumar Baral" w:date="2023-02-13T11:15:00Z"/>
                <w:b/>
                <w:bCs/>
              </w:rPr>
            </w:pPr>
            <w:del w:id="1706" w:author="Kumar Baral" w:date="2023-02-13T11:15:00Z">
              <w:r w:rsidRPr="000C5A61" w:rsidDel="00D834E2">
                <w:rPr>
                  <w:b/>
                  <w:bCs/>
                </w:rPr>
                <w:delText>Mean annual saleable energy Production</w:delText>
              </w:r>
              <w:bookmarkStart w:id="1707" w:name="_Toc127182261"/>
              <w:bookmarkStart w:id="1708" w:name="_Toc127182598"/>
              <w:bookmarkStart w:id="1709" w:name="_Toc127191782"/>
              <w:bookmarkStart w:id="1710" w:name="_Toc127353211"/>
              <w:bookmarkStart w:id="1711" w:name="_Toc127370211"/>
              <w:bookmarkEnd w:id="1707"/>
              <w:bookmarkEnd w:id="1708"/>
              <w:bookmarkEnd w:id="1709"/>
              <w:bookmarkEnd w:id="1710"/>
              <w:bookmarkEnd w:id="1711"/>
            </w:del>
          </w:p>
        </w:tc>
        <w:tc>
          <w:tcPr>
            <w:tcW w:w="4718" w:type="dxa"/>
          </w:tcPr>
          <w:p w14:paraId="1061EFFF" w14:textId="664657C9" w:rsidR="00AE3520" w:rsidDel="00D834E2" w:rsidRDefault="000C5A61" w:rsidP="000C7DC9">
            <w:pPr>
              <w:ind w:right="-46"/>
              <w:rPr>
                <w:del w:id="1712" w:author="Kumar Baral" w:date="2023-02-13T11:15:00Z"/>
              </w:rPr>
            </w:pPr>
            <w:del w:id="1713" w:author="Kumar Baral" w:date="2023-02-13T11:15:00Z">
              <w:r w:rsidDel="00D834E2">
                <w:delText>66.23 GWh in a normal year</w:delText>
              </w:r>
              <w:bookmarkStart w:id="1714" w:name="_Toc127182262"/>
              <w:bookmarkStart w:id="1715" w:name="_Toc127182599"/>
              <w:bookmarkStart w:id="1716" w:name="_Toc127191783"/>
              <w:bookmarkStart w:id="1717" w:name="_Toc127353212"/>
              <w:bookmarkStart w:id="1718" w:name="_Toc127370212"/>
              <w:bookmarkEnd w:id="1714"/>
              <w:bookmarkEnd w:id="1715"/>
              <w:bookmarkEnd w:id="1716"/>
              <w:bookmarkEnd w:id="1717"/>
              <w:bookmarkEnd w:id="1718"/>
            </w:del>
          </w:p>
        </w:tc>
        <w:bookmarkStart w:id="1719" w:name="_Toc127182263"/>
        <w:bookmarkStart w:id="1720" w:name="_Toc127182600"/>
        <w:bookmarkStart w:id="1721" w:name="_Toc127191784"/>
        <w:bookmarkStart w:id="1722" w:name="_Toc127353213"/>
        <w:bookmarkStart w:id="1723" w:name="_Toc127370213"/>
        <w:bookmarkEnd w:id="1719"/>
        <w:bookmarkEnd w:id="1720"/>
        <w:bookmarkEnd w:id="1721"/>
        <w:bookmarkEnd w:id="1722"/>
        <w:bookmarkEnd w:id="1723"/>
      </w:tr>
      <w:tr w:rsidR="00AE3520" w:rsidDel="00D834E2" w14:paraId="2E237315" w14:textId="6237E8C1" w:rsidTr="000C5A61">
        <w:trPr>
          <w:trHeight w:val="476"/>
          <w:del w:id="1724" w:author="Kumar Baral" w:date="2023-02-13T11:15:00Z"/>
        </w:trPr>
        <w:tc>
          <w:tcPr>
            <w:tcW w:w="4718" w:type="dxa"/>
          </w:tcPr>
          <w:p w14:paraId="20106120" w14:textId="04C36EE6" w:rsidR="00AE3520" w:rsidDel="00D834E2" w:rsidRDefault="00AE3520" w:rsidP="000C7DC9">
            <w:pPr>
              <w:ind w:right="-46"/>
              <w:rPr>
                <w:del w:id="1725" w:author="Kumar Baral" w:date="2023-02-13T11:15:00Z"/>
              </w:rPr>
            </w:pPr>
            <w:del w:id="1726" w:author="Kumar Baral" w:date="2023-02-13T11:15:00Z">
              <w:r w:rsidDel="00D834E2">
                <w:delText>Dry Energy ( Mid December-mid April)</w:delText>
              </w:r>
              <w:bookmarkStart w:id="1727" w:name="_Toc127182264"/>
              <w:bookmarkStart w:id="1728" w:name="_Toc127182601"/>
              <w:bookmarkStart w:id="1729" w:name="_Toc127191785"/>
              <w:bookmarkStart w:id="1730" w:name="_Toc127353214"/>
              <w:bookmarkStart w:id="1731" w:name="_Toc127370214"/>
              <w:bookmarkEnd w:id="1727"/>
              <w:bookmarkEnd w:id="1728"/>
              <w:bookmarkEnd w:id="1729"/>
              <w:bookmarkEnd w:id="1730"/>
              <w:bookmarkEnd w:id="1731"/>
            </w:del>
          </w:p>
        </w:tc>
        <w:tc>
          <w:tcPr>
            <w:tcW w:w="4718" w:type="dxa"/>
          </w:tcPr>
          <w:p w14:paraId="2F6AC565" w14:textId="15A125E8" w:rsidR="00AE3520" w:rsidDel="00D834E2" w:rsidRDefault="000C5A61" w:rsidP="000C7DC9">
            <w:pPr>
              <w:ind w:right="-46"/>
              <w:rPr>
                <w:del w:id="1732" w:author="Kumar Baral" w:date="2023-02-13T11:15:00Z"/>
              </w:rPr>
            </w:pPr>
            <w:del w:id="1733" w:author="Kumar Baral" w:date="2023-02-13T11:15:00Z">
              <w:r w:rsidDel="00D834E2">
                <w:delText>16.60 GWh</w:delText>
              </w:r>
              <w:bookmarkStart w:id="1734" w:name="_Toc127182265"/>
              <w:bookmarkStart w:id="1735" w:name="_Toc127182602"/>
              <w:bookmarkStart w:id="1736" w:name="_Toc127191786"/>
              <w:bookmarkStart w:id="1737" w:name="_Toc127353215"/>
              <w:bookmarkStart w:id="1738" w:name="_Toc127370215"/>
              <w:bookmarkEnd w:id="1734"/>
              <w:bookmarkEnd w:id="1735"/>
              <w:bookmarkEnd w:id="1736"/>
              <w:bookmarkEnd w:id="1737"/>
              <w:bookmarkEnd w:id="1738"/>
            </w:del>
          </w:p>
        </w:tc>
        <w:bookmarkStart w:id="1739" w:name="_Toc127182266"/>
        <w:bookmarkStart w:id="1740" w:name="_Toc127182603"/>
        <w:bookmarkStart w:id="1741" w:name="_Toc127191787"/>
        <w:bookmarkStart w:id="1742" w:name="_Toc127353216"/>
        <w:bookmarkStart w:id="1743" w:name="_Toc127370216"/>
        <w:bookmarkEnd w:id="1739"/>
        <w:bookmarkEnd w:id="1740"/>
        <w:bookmarkEnd w:id="1741"/>
        <w:bookmarkEnd w:id="1742"/>
        <w:bookmarkEnd w:id="1743"/>
      </w:tr>
      <w:tr w:rsidR="00AE3520" w:rsidDel="00D834E2" w14:paraId="7E4EA7AD" w14:textId="77DF6314" w:rsidTr="000C5A61">
        <w:trPr>
          <w:trHeight w:val="476"/>
          <w:del w:id="1744" w:author="Kumar Baral" w:date="2023-02-13T11:15:00Z"/>
        </w:trPr>
        <w:tc>
          <w:tcPr>
            <w:tcW w:w="4718" w:type="dxa"/>
          </w:tcPr>
          <w:p w14:paraId="2102B9BB" w14:textId="15E92C27" w:rsidR="00AE3520" w:rsidDel="00D834E2" w:rsidRDefault="00AE3520" w:rsidP="000C7DC9">
            <w:pPr>
              <w:ind w:right="-46"/>
              <w:rPr>
                <w:del w:id="1745" w:author="Kumar Baral" w:date="2023-02-13T11:15:00Z"/>
              </w:rPr>
            </w:pPr>
            <w:del w:id="1746" w:author="Kumar Baral" w:date="2023-02-13T11:15:00Z">
              <w:r w:rsidDel="00D834E2">
                <w:delText>Wer Energy ( mid April-mid December)</w:delText>
              </w:r>
              <w:bookmarkStart w:id="1747" w:name="_Toc127182267"/>
              <w:bookmarkStart w:id="1748" w:name="_Toc127182604"/>
              <w:bookmarkStart w:id="1749" w:name="_Toc127191788"/>
              <w:bookmarkStart w:id="1750" w:name="_Toc127353217"/>
              <w:bookmarkStart w:id="1751" w:name="_Toc127370217"/>
              <w:bookmarkEnd w:id="1747"/>
              <w:bookmarkEnd w:id="1748"/>
              <w:bookmarkEnd w:id="1749"/>
              <w:bookmarkEnd w:id="1750"/>
              <w:bookmarkEnd w:id="1751"/>
            </w:del>
          </w:p>
        </w:tc>
        <w:tc>
          <w:tcPr>
            <w:tcW w:w="4718" w:type="dxa"/>
          </w:tcPr>
          <w:p w14:paraId="009C1141" w14:textId="5F025763" w:rsidR="00AE3520" w:rsidDel="00D834E2" w:rsidRDefault="000C5A61" w:rsidP="000C7DC9">
            <w:pPr>
              <w:ind w:right="-46"/>
              <w:rPr>
                <w:del w:id="1752" w:author="Kumar Baral" w:date="2023-02-13T11:15:00Z"/>
              </w:rPr>
            </w:pPr>
            <w:del w:id="1753" w:author="Kumar Baral" w:date="2023-02-13T11:15:00Z">
              <w:r w:rsidDel="00D834E2">
                <w:delText>49.63 GWh</w:delText>
              </w:r>
              <w:bookmarkStart w:id="1754" w:name="_Toc127182268"/>
              <w:bookmarkStart w:id="1755" w:name="_Toc127182605"/>
              <w:bookmarkStart w:id="1756" w:name="_Toc127191789"/>
              <w:bookmarkStart w:id="1757" w:name="_Toc127353218"/>
              <w:bookmarkStart w:id="1758" w:name="_Toc127370218"/>
              <w:bookmarkEnd w:id="1754"/>
              <w:bookmarkEnd w:id="1755"/>
              <w:bookmarkEnd w:id="1756"/>
              <w:bookmarkEnd w:id="1757"/>
              <w:bookmarkEnd w:id="1758"/>
            </w:del>
          </w:p>
        </w:tc>
        <w:bookmarkStart w:id="1759" w:name="_Toc127182269"/>
        <w:bookmarkStart w:id="1760" w:name="_Toc127182606"/>
        <w:bookmarkStart w:id="1761" w:name="_Toc127191790"/>
        <w:bookmarkStart w:id="1762" w:name="_Toc127353219"/>
        <w:bookmarkStart w:id="1763" w:name="_Toc127370219"/>
        <w:bookmarkEnd w:id="1759"/>
        <w:bookmarkEnd w:id="1760"/>
        <w:bookmarkEnd w:id="1761"/>
        <w:bookmarkEnd w:id="1762"/>
        <w:bookmarkEnd w:id="1763"/>
      </w:tr>
      <w:tr w:rsidR="00AE3520" w:rsidDel="00D834E2" w14:paraId="42101016" w14:textId="0CFA4335" w:rsidTr="000C5A61">
        <w:trPr>
          <w:trHeight w:val="462"/>
          <w:del w:id="1764" w:author="Kumar Baral" w:date="2023-02-13T11:15:00Z"/>
        </w:trPr>
        <w:tc>
          <w:tcPr>
            <w:tcW w:w="4718" w:type="dxa"/>
          </w:tcPr>
          <w:p w14:paraId="2A83997A" w14:textId="35306357" w:rsidR="00AE3520" w:rsidDel="00D834E2" w:rsidRDefault="000C5A61" w:rsidP="000C7DC9">
            <w:pPr>
              <w:ind w:right="-46"/>
              <w:rPr>
                <w:del w:id="1765" w:author="Kumar Baral" w:date="2023-02-13T11:15:00Z"/>
              </w:rPr>
            </w:pPr>
            <w:del w:id="1766" w:author="Kumar Baral" w:date="2023-02-13T11:15:00Z">
              <w:r w:rsidDel="00D834E2">
                <w:delText>Commissioned date</w:delText>
              </w:r>
              <w:bookmarkStart w:id="1767" w:name="_Toc127182270"/>
              <w:bookmarkStart w:id="1768" w:name="_Toc127182607"/>
              <w:bookmarkStart w:id="1769" w:name="_Toc127191791"/>
              <w:bookmarkStart w:id="1770" w:name="_Toc127353220"/>
              <w:bookmarkStart w:id="1771" w:name="_Toc127370220"/>
              <w:bookmarkEnd w:id="1767"/>
              <w:bookmarkEnd w:id="1768"/>
              <w:bookmarkEnd w:id="1769"/>
              <w:bookmarkEnd w:id="1770"/>
              <w:bookmarkEnd w:id="1771"/>
            </w:del>
          </w:p>
        </w:tc>
        <w:tc>
          <w:tcPr>
            <w:tcW w:w="4718" w:type="dxa"/>
          </w:tcPr>
          <w:p w14:paraId="15A3A57B" w14:textId="25F39726" w:rsidR="00AE3520" w:rsidDel="00D834E2" w:rsidRDefault="00AE3520" w:rsidP="000C7DC9">
            <w:pPr>
              <w:ind w:right="-46"/>
              <w:rPr>
                <w:del w:id="1772" w:author="Kumar Baral" w:date="2023-02-13T11:15:00Z"/>
              </w:rPr>
            </w:pPr>
            <w:bookmarkStart w:id="1773" w:name="_Toc127182271"/>
            <w:bookmarkStart w:id="1774" w:name="_Toc127182608"/>
            <w:bookmarkStart w:id="1775" w:name="_Toc127191792"/>
            <w:bookmarkStart w:id="1776" w:name="_Toc127353221"/>
            <w:bookmarkStart w:id="1777" w:name="_Toc127370221"/>
            <w:bookmarkEnd w:id="1773"/>
            <w:bookmarkEnd w:id="1774"/>
            <w:bookmarkEnd w:id="1775"/>
            <w:bookmarkEnd w:id="1776"/>
            <w:bookmarkEnd w:id="1777"/>
          </w:p>
        </w:tc>
        <w:bookmarkStart w:id="1778" w:name="_Toc127182272"/>
        <w:bookmarkStart w:id="1779" w:name="_Toc127182609"/>
        <w:bookmarkStart w:id="1780" w:name="_Toc127191793"/>
        <w:bookmarkStart w:id="1781" w:name="_Toc127353222"/>
        <w:bookmarkStart w:id="1782" w:name="_Toc127370222"/>
        <w:bookmarkEnd w:id="1778"/>
        <w:bookmarkEnd w:id="1779"/>
        <w:bookmarkEnd w:id="1780"/>
        <w:bookmarkEnd w:id="1781"/>
        <w:bookmarkEnd w:id="1782"/>
      </w:tr>
    </w:tbl>
    <w:p w14:paraId="635D5B2F" w14:textId="46C7176A" w:rsidR="00185774" w:rsidRDefault="00F23E72">
      <w:pPr>
        <w:pStyle w:val="Heading2"/>
        <w:pPrChange w:id="1783" w:author="Kumar Baral" w:date="2023-02-13T11:17:00Z">
          <w:pPr>
            <w:ind w:right="-46"/>
          </w:pPr>
        </w:pPrChange>
      </w:pPr>
      <w:bookmarkStart w:id="1784" w:name="_Toc127370223"/>
      <w:ins w:id="1785" w:author="Kumar Baral" w:date="2023-02-13T11:17:00Z">
        <w:r>
          <w:t>Hydrological</w:t>
        </w:r>
      </w:ins>
      <w:ins w:id="1786" w:author="Kumar Baral" w:date="2023-02-13T11:16:00Z">
        <w:r>
          <w:t xml:space="preserve"> </w:t>
        </w:r>
      </w:ins>
      <w:ins w:id="1787" w:author="Kumar Baral" w:date="2023-02-13T11:17:00Z">
        <w:r>
          <w:t>Study</w:t>
        </w:r>
      </w:ins>
      <w:bookmarkEnd w:id="1784"/>
    </w:p>
    <w:p w14:paraId="0E8F0ADB" w14:textId="77777777" w:rsidR="00185774" w:rsidDel="00352BC0" w:rsidRDefault="000C7DC9" w:rsidP="00D83D7A">
      <w:pPr>
        <w:ind w:right="-46"/>
        <w:rPr>
          <w:del w:id="1788" w:author="Kumar Baral" w:date="2023-02-10T16:12:00Z"/>
        </w:rPr>
      </w:pPr>
      <w:del w:id="1789" w:author="Kumar Baral" w:date="2023-02-10T16:12:00Z">
        <w:r w:rsidRPr="00976A12" w:rsidDel="00352BC0">
          <w:delText xml:space="preserve"> </w:delText>
        </w:r>
      </w:del>
    </w:p>
    <w:p w14:paraId="3A985EAA" w14:textId="030C22B0" w:rsidR="00D83D7A" w:rsidRDefault="00D83D7A" w:rsidP="00D83D7A">
      <w:del w:id="1790" w:author="Kumar Baral" w:date="2023-02-13T11:12:00Z">
        <w:r w:rsidRPr="00976A12" w:rsidDel="007C4B44">
          <w:delText>a</w:delText>
        </w:r>
      </w:del>
      <w:ins w:id="1791" w:author="Kumar Baral" w:date="2023-02-13T11:12:00Z">
        <w:r>
          <w:t>An A</w:t>
        </w:r>
      </w:ins>
      <w:r w:rsidRPr="00976A12">
        <w:t xml:space="preserve">ccurate assessment of long-term hydrology is essential to any hydropower project. The longer the hydrological records, more reliable are the estimation of design parameters for the project. </w:t>
      </w:r>
      <w:del w:id="1792"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r w:rsidRPr="00976A12">
        <w:t xml:space="preserve">The hydrological study comprises the desk study, field investigation, collection of hydrological and meteorological data, and various literature reviews. </w:t>
      </w:r>
    </w:p>
    <w:p w14:paraId="027477BA" w14:textId="75C191FA" w:rsidR="00D83D7A" w:rsidRPr="00976A12" w:rsidRDefault="00D83D7A" w:rsidP="00D83D7A">
      <w:pPr>
        <w:ind w:right="-46"/>
      </w:pPr>
      <w:r>
        <w:t xml:space="preserve">However, the scope of </w:t>
      </w:r>
      <w:r w:rsidRPr="00976A12">
        <w:t xml:space="preserve"> th</w:t>
      </w:r>
      <w:ins w:id="1793" w:author="Kumar Baral" w:date="2023-02-13T11:12:00Z">
        <w:r>
          <w:t>is</w:t>
        </w:r>
      </w:ins>
      <w:del w:id="1794" w:author="Kumar Baral" w:date="2023-02-13T11:12:00Z">
        <w:r w:rsidRPr="00976A12" w:rsidDel="007C4B44">
          <w:delText>e</w:delText>
        </w:r>
      </w:del>
      <w:r w:rsidRPr="00976A12">
        <w:t xml:space="preserve"> hydrological study </w:t>
      </w:r>
      <w:r>
        <w:t xml:space="preserve">is limited to </w:t>
      </w:r>
      <w:r w:rsidRPr="00976A12">
        <w:t xml:space="preserve">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5C791B0" w:rsidR="000C7DC9"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042D1323" w14:textId="325675D7" w:rsidR="0067166C" w:rsidRPr="00976A12" w:rsidRDefault="0067166C" w:rsidP="000C7DC9">
      <w:pPr>
        <w:pStyle w:val="BulletShort"/>
        <w:numPr>
          <w:ilvl w:val="0"/>
          <w:numId w:val="55"/>
        </w:numPr>
        <w:tabs>
          <w:tab w:val="left" w:pos="72"/>
          <w:tab w:val="left" w:pos="360"/>
          <w:tab w:val="left" w:pos="432"/>
        </w:tabs>
        <w:ind w:right="-46"/>
      </w:pPr>
      <w:r>
        <w:t>Forecast the mean monthly flow and flood flows based on recent collected available data,</w:t>
      </w:r>
    </w:p>
    <w:p w14:paraId="6D725B69" w14:textId="7B2BA17A" w:rsidR="000C7DC9" w:rsidRPr="00976A12" w:rsidRDefault="000C7DC9" w:rsidP="000C7DC9">
      <w:pPr>
        <w:pStyle w:val="BulletShort"/>
        <w:numPr>
          <w:ilvl w:val="0"/>
          <w:numId w:val="55"/>
        </w:numPr>
        <w:tabs>
          <w:tab w:val="left" w:pos="72"/>
          <w:tab w:val="left" w:pos="360"/>
          <w:tab w:val="left" w:pos="432"/>
        </w:tabs>
        <w:ind w:right="-46"/>
      </w:pPr>
      <w:r>
        <w:t>Preparation of report</w:t>
      </w:r>
      <w:r w:rsidR="00D83D7A">
        <w:t>.</w:t>
      </w:r>
    </w:p>
    <w:p w14:paraId="525FE9AC" w14:textId="77777777" w:rsidR="000C7DC9" w:rsidRPr="000C7DC9" w:rsidRDefault="000C7DC9" w:rsidP="000C7DC9">
      <w:pPr>
        <w:rPr>
          <w:ins w:id="1795" w:author="Kumar Baral" w:date="2023-01-25T17:07:00Z"/>
        </w:rPr>
      </w:pPr>
    </w:p>
    <w:p w14:paraId="390B277E" w14:textId="67DFD788" w:rsidR="006238CC" w:rsidRPr="001F4328" w:rsidDel="00BE56FB" w:rsidRDefault="006238CC" w:rsidP="001F4328">
      <w:pPr>
        <w:pStyle w:val="Heading2"/>
        <w:rPr>
          <w:del w:id="1796" w:author="Kumar Baral" w:date="2023-01-25T17:07:00Z"/>
        </w:rPr>
      </w:pPr>
      <w:del w:id="1797" w:author="Kumar Baral" w:date="2023-01-25T17:07:00Z">
        <w:r w:rsidRPr="001F4328" w:rsidDel="00BE56FB">
          <w:delText>Introduction</w:delText>
        </w:r>
        <w:bookmarkStart w:id="1798" w:name="_Toc125973931"/>
        <w:bookmarkStart w:id="1799" w:name="_Toc125974216"/>
        <w:bookmarkStart w:id="1800" w:name="_Toc126055133"/>
        <w:bookmarkStart w:id="1801" w:name="_Toc126057925"/>
        <w:bookmarkStart w:id="1802" w:name="_Toc127182274"/>
        <w:bookmarkStart w:id="1803" w:name="_Toc127182611"/>
        <w:bookmarkStart w:id="1804" w:name="_Toc127191795"/>
        <w:bookmarkStart w:id="1805" w:name="_Toc127353224"/>
        <w:bookmarkStart w:id="1806" w:name="_Toc127370224"/>
        <w:bookmarkEnd w:id="548"/>
        <w:bookmarkEnd w:id="549"/>
        <w:bookmarkEnd w:id="550"/>
        <w:bookmarkEnd w:id="1798"/>
        <w:bookmarkEnd w:id="1799"/>
        <w:bookmarkEnd w:id="1800"/>
        <w:bookmarkEnd w:id="1801"/>
        <w:bookmarkEnd w:id="1802"/>
        <w:bookmarkEnd w:id="1803"/>
        <w:bookmarkEnd w:id="1804"/>
        <w:bookmarkEnd w:id="1805"/>
        <w:bookmarkEnd w:id="1806"/>
      </w:del>
    </w:p>
    <w:p w14:paraId="5DC697AF" w14:textId="6E14CC7A" w:rsidR="006238CC" w:rsidRPr="006527E6" w:rsidDel="00926F57" w:rsidRDefault="006238CC" w:rsidP="00F96D25">
      <w:pPr>
        <w:numPr>
          <w:ilvl w:val="0"/>
          <w:numId w:val="21"/>
        </w:numPr>
        <w:rPr>
          <w:del w:id="1807" w:author="Pravash Mool" w:date="2022-12-13T12:29:00Z"/>
          <w:highlight w:val="yellow"/>
          <w:rPrChange w:id="1808" w:author="Kumar Baral" w:date="2022-12-12T15:58:00Z">
            <w:rPr>
              <w:del w:id="1809" w:author="Pravash Mool" w:date="2022-12-13T12:29:00Z"/>
            </w:rPr>
          </w:rPrChange>
        </w:rPr>
      </w:pPr>
      <w:bookmarkStart w:id="1810" w:name="_Toc434844265"/>
      <w:bookmarkStart w:id="1811" w:name="_Toc25316035"/>
      <w:del w:id="1812" w:author="Pravash Mool" w:date="2022-12-13T12:29:00Z">
        <w:r w:rsidRPr="006527E6" w:rsidDel="00926F57">
          <w:rPr>
            <w:highlight w:val="yellow"/>
            <w:rPrChange w:id="1813" w:author="Kumar Baral" w:date="2022-12-12T15:58:00Z">
              <w:rPr/>
            </w:rPrChange>
          </w:rPr>
          <w:delText xml:space="preserve">Updating of extreme flood </w:delText>
        </w:r>
        <w:bookmarkStart w:id="1814" w:name="_Toc121834201"/>
        <w:bookmarkStart w:id="1815" w:name="_Toc125550068"/>
        <w:bookmarkStart w:id="1816" w:name="_Toc125555563"/>
        <w:bookmarkStart w:id="1817" w:name="_Toc125557435"/>
        <w:bookmarkStart w:id="1818" w:name="_Toc125559322"/>
        <w:bookmarkStart w:id="1819" w:name="_Toc125618500"/>
        <w:bookmarkStart w:id="1820" w:name="_Toc125639947"/>
        <w:bookmarkStart w:id="1821" w:name="_Toc125642162"/>
        <w:bookmarkStart w:id="1822" w:name="_Toc125973932"/>
        <w:bookmarkStart w:id="1823" w:name="_Toc125974217"/>
        <w:bookmarkStart w:id="1824" w:name="_Toc126055134"/>
        <w:bookmarkStart w:id="1825" w:name="_Toc126057926"/>
        <w:bookmarkStart w:id="1826" w:name="_Toc127182275"/>
        <w:bookmarkStart w:id="1827" w:name="_Toc127182612"/>
        <w:bookmarkStart w:id="1828" w:name="_Toc127191796"/>
        <w:bookmarkStart w:id="1829" w:name="_Toc127353225"/>
        <w:bookmarkStart w:id="1830" w:name="_Toc127370225"/>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del>
    </w:p>
    <w:p w14:paraId="26B5EA72" w14:textId="59E16569" w:rsidR="006238CC" w:rsidRDefault="006238CC" w:rsidP="001F4328">
      <w:pPr>
        <w:pStyle w:val="Heading2"/>
      </w:pPr>
      <w:bookmarkStart w:id="1831" w:name="_Toc68879953"/>
      <w:bookmarkStart w:id="1832" w:name="_Toc127370226"/>
      <w:r w:rsidRPr="006238CC">
        <w:t>Catchment Characteristics</w:t>
      </w:r>
      <w:bookmarkEnd w:id="1810"/>
      <w:bookmarkEnd w:id="1811"/>
      <w:bookmarkEnd w:id="1831"/>
      <w:bookmarkEnd w:id="1832"/>
    </w:p>
    <w:p w14:paraId="277FB201" w14:textId="3F08007B" w:rsidR="000C7DC9" w:rsidRDefault="000C7DC9" w:rsidP="000C7DC9">
      <w:del w:id="1833" w:author="Kumar Baral" w:date="2023-02-10T16:12:00Z">
        <w:r w:rsidRPr="008A7711" w:rsidDel="00352BC0">
          <w:rPr>
            <w:rFonts w:cstheme="minorBidi"/>
          </w:rPr>
          <w:delText xml:space="preserve">In hydrology, </w:delText>
        </w:r>
      </w:del>
      <w:ins w:id="1834" w:author="Kumar Baral" w:date="2023-02-10T16:12:00Z">
        <w:r w:rsidR="00352BC0">
          <w:rPr>
            <w:rFonts w:cstheme="minorBidi"/>
          </w:rPr>
          <w:t>C</w:t>
        </w:r>
      </w:ins>
      <w:del w:id="1835"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Del="00757369" w:rsidRDefault="000C7DC9" w:rsidP="000C7DC9">
      <w:pPr>
        <w:rPr>
          <w:del w:id="1836" w:author="Kumar Baral" w:date="2023-02-12T12:39:00Z"/>
        </w:rPr>
      </w:pPr>
      <w:del w:id="1837" w:author="Kumar Baral" w:date="2023-02-12T12:39:00Z">
        <w:r w:rsidRPr="008A7711"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3E2767C7" w:rsidR="000C7DC9" w:rsidRDefault="000C7DC9" w:rsidP="000C7DC9">
      <w:pPr>
        <w:rPr>
          <w:ins w:id="1838" w:author="Kumar Baral" w:date="2023-01-30T16:43:00Z"/>
        </w:rPr>
      </w:pPr>
      <w:del w:id="1839" w:author="Kumar Baral" w:date="2023-01-30T16:41:00Z">
        <w:r w:rsidDel="008B66D5">
          <w:delText>In Jhimruk hydropower the catchment</w:delText>
        </w:r>
      </w:del>
      <w:ins w:id="1840" w:author="Kumar Baral" w:date="2023-01-30T16:41:00Z">
        <w:r w:rsidR="008B66D5">
          <w:t xml:space="preserve">The </w:t>
        </w:r>
      </w:ins>
      <w:ins w:id="1841" w:author="Kumar Baral" w:date="2023-02-13T11:30:00Z">
        <w:r w:rsidR="001F6995">
          <w:t>Andhi</w:t>
        </w:r>
      </w:ins>
      <w:ins w:id="1842" w:author="Kumar Baral" w:date="2023-01-30T16:41:00Z">
        <w:r w:rsidR="008B66D5">
          <w:t xml:space="preserve"> Khola is one of the </w:t>
        </w:r>
      </w:ins>
      <w:ins w:id="1843" w:author="Kumar Baral" w:date="2023-02-13T11:31:00Z">
        <w:r w:rsidR="001F6995">
          <w:t>major tributaries</w:t>
        </w:r>
      </w:ins>
      <w:ins w:id="1844" w:author="Kumar Baral" w:date="2023-01-30T16:41:00Z">
        <w:r w:rsidR="008B66D5">
          <w:t xml:space="preserve"> of the </w:t>
        </w:r>
      </w:ins>
      <w:r w:rsidR="0067166C">
        <w:t>K</w:t>
      </w:r>
      <w:ins w:id="1845" w:author="Kumar Baral" w:date="2023-01-30T16:41:00Z">
        <w:r w:rsidR="008B66D5">
          <w:t xml:space="preserve">ali </w:t>
        </w:r>
      </w:ins>
      <w:ins w:id="1846" w:author="Kumar Baral" w:date="2023-02-13T11:30:00Z">
        <w:r w:rsidR="001F6995">
          <w:t>Gandaki</w:t>
        </w:r>
      </w:ins>
      <w:ins w:id="1847" w:author="Kumar Baral" w:date="2023-01-30T16:41:00Z">
        <w:r w:rsidR="008B66D5">
          <w:t xml:space="preserve"> river which belongs to the Narayani Basin. It originates from Dahare </w:t>
        </w:r>
      </w:ins>
      <w:ins w:id="1848" w:author="Kumar Baral" w:date="2023-01-30T16:42:00Z">
        <w:r w:rsidR="008B66D5">
          <w:t>Lek and its catchment extends up to Panchase Danda (hill). The highest point on the catchment area has an elevation of 2517 m above mean sea level</w:t>
        </w:r>
      </w:ins>
      <w:ins w:id="1849" w:author="Kumar Baral" w:date="2023-02-13T14:05:00Z">
        <w:r w:rsidR="0099520C">
          <w:t xml:space="preserve">, while lowest point is at </w:t>
        </w:r>
      </w:ins>
      <w:ins w:id="1850" w:author="Kumar Baral" w:date="2023-02-13T14:06:00Z">
        <w:r w:rsidR="0099520C">
          <w:t>640 m (</w:t>
        </w:r>
        <w:r w:rsidR="0099520C">
          <w:fldChar w:fldCharType="begin"/>
        </w:r>
        <w:r w:rsidR="0099520C">
          <w:instrText xml:space="preserve"> REF _Ref127189621 \h </w:instrText>
        </w:r>
      </w:ins>
      <w:r w:rsidR="0099520C">
        <w:fldChar w:fldCharType="separate"/>
      </w:r>
      <w:ins w:id="1851" w:author="Kumar Baral" w:date="2023-02-13T14:03:00Z">
        <w:r w:rsidR="00851CC9">
          <w:t xml:space="preserve">Figure </w:t>
        </w:r>
      </w:ins>
      <w:r w:rsidR="00851CC9">
        <w:rPr>
          <w:noProof/>
        </w:rPr>
        <w:t>1</w:t>
      </w:r>
      <w:ins w:id="1852" w:author="Kumar Baral" w:date="2023-02-13T14:03:00Z">
        <w:r w:rsidR="00851CC9">
          <w:noBreakHyphen/>
        </w:r>
      </w:ins>
      <w:r w:rsidR="00851CC9">
        <w:rPr>
          <w:noProof/>
        </w:rPr>
        <w:t>1</w:t>
      </w:r>
      <w:ins w:id="1853" w:author="Kumar Baral" w:date="2023-02-13T14:06:00Z">
        <w:r w:rsidR="0099520C">
          <w:fldChar w:fldCharType="end"/>
        </w:r>
        <w:r w:rsidR="0099520C">
          <w:t>)</w:t>
        </w:r>
      </w:ins>
      <w:ins w:id="1854" w:author="Kumar Baral" w:date="2023-01-30T16:42:00Z">
        <w:r w:rsidR="008B66D5">
          <w:t xml:space="preserve">. </w:t>
        </w:r>
      </w:ins>
      <w:ins w:id="1855" w:author="Kumar Baral" w:date="2023-01-30T16:43:00Z">
        <w:r w:rsidR="008B66D5">
          <w:t>Average gradient of the river within the project area is about 1 in 135.</w:t>
        </w:r>
      </w:ins>
    </w:p>
    <w:p w14:paraId="7D85A4F0" w14:textId="2D1985C8" w:rsidR="008B66D5" w:rsidDel="008B66D5" w:rsidRDefault="008B66D5">
      <w:pPr>
        <w:pStyle w:val="Caption"/>
        <w:rPr>
          <w:del w:id="1856" w:author="Kumar Baral" w:date="2023-01-30T16:44:00Z"/>
        </w:rPr>
        <w:pPrChange w:id="1857" w:author="Kumar Baral" w:date="2023-02-13T14:07:00Z">
          <w:pPr/>
        </w:pPrChange>
      </w:pPr>
      <w:ins w:id="1858" w:author="Kumar Baral" w:date="2023-01-30T16:43:00Z">
        <w:r>
          <w:t xml:space="preserve">The basin has characteristic of mountainous catchment. The total catchment area upstream of the intake site is 444 </w:t>
        </w:r>
      </w:ins>
      <w:ins w:id="1859" w:author="Kumar Baral" w:date="2023-01-30T16:44:00Z">
        <w:r>
          <w:t>km2</w:t>
        </w:r>
      </w:ins>
      <w:ins w:id="1860" w:author="Kumar Baral" w:date="2023-02-13T14:07:00Z">
        <w:r w:rsidR="00141D16">
          <w:t xml:space="preserve"> as calculated in </w:t>
        </w:r>
      </w:ins>
      <w:ins w:id="1861" w:author="Kumar Baral" w:date="2023-02-13T14:08:00Z">
        <w:r w:rsidR="00141D16">
          <w:fldChar w:fldCharType="begin"/>
        </w:r>
        <w:r w:rsidR="00141D16">
          <w:instrText xml:space="preserve"> REF _Ref127189730 \h </w:instrText>
        </w:r>
      </w:ins>
      <w:r w:rsidR="00141D16">
        <w:fldChar w:fldCharType="separate"/>
      </w:r>
      <w:ins w:id="1862" w:author="Kumar Baral" w:date="2023-02-13T14:04:00Z">
        <w:r w:rsidR="00851CC9">
          <w:t xml:space="preserve">Table </w:t>
        </w:r>
      </w:ins>
      <w:r w:rsidR="00851CC9">
        <w:rPr>
          <w:noProof/>
        </w:rPr>
        <w:t>1</w:t>
      </w:r>
      <w:ins w:id="1863" w:author="Kumar Baral" w:date="2023-02-13T14:27:00Z">
        <w:r w:rsidR="00851CC9">
          <w:noBreakHyphen/>
        </w:r>
      </w:ins>
      <w:r w:rsidR="00851CC9">
        <w:rPr>
          <w:noProof/>
        </w:rPr>
        <w:t>1</w:t>
      </w:r>
      <w:ins w:id="1864" w:author="Kumar Baral" w:date="2023-02-13T14:08:00Z">
        <w:r w:rsidR="00141D16">
          <w:fldChar w:fldCharType="end"/>
        </w:r>
        <w:r w:rsidR="00141D16">
          <w:t xml:space="preserve">. </w:t>
        </w:r>
      </w:ins>
      <w:ins w:id="1865" w:author="Kumar Baral" w:date="2023-01-30T16:44:00Z">
        <w:r>
          <w:t xml:space="preserve">The intake site is located at an elevation </w:t>
        </w:r>
      </w:ins>
      <w:ins w:id="1866" w:author="Kumar Baral" w:date="2023-01-30T16:47:00Z">
        <w:r>
          <w:t xml:space="preserve">about 630 m and is approximately 1 km </w:t>
        </w:r>
      </w:ins>
      <w:ins w:id="1867" w:author="Kumar Baral" w:date="2023-01-30T16:48:00Z">
        <w:r>
          <w:t>North-West from Galyang Bazaar.</w:t>
        </w:r>
      </w:ins>
    </w:p>
    <w:p w14:paraId="2C22AE83" w14:textId="5932D364" w:rsidR="008B66D5" w:rsidRDefault="008B66D5" w:rsidP="000C7DC9">
      <w:pPr>
        <w:rPr>
          <w:ins w:id="1868" w:author="Kumar Baral" w:date="2023-01-30T16:48:00Z"/>
        </w:rPr>
      </w:pPr>
    </w:p>
    <w:p w14:paraId="2F151088" w14:textId="1C0682BE" w:rsidR="00281CD8" w:rsidRDefault="003D3023" w:rsidP="00746DBF">
      <w:pPr>
        <w:rPr>
          <w:ins w:id="1869" w:author="Kumar Baral" w:date="2023-01-30T16:54:00Z"/>
        </w:rPr>
      </w:pPr>
      <w:ins w:id="1870" w:author="Kumar Baral" w:date="2023-02-13T13:51:00Z">
        <w:r>
          <w:rPr>
            <w:noProof/>
            <w:lang w:bidi="ne-NP"/>
          </w:rPr>
          <w:lastRenderedPageBreak/>
          <w:drawing>
            <wp:inline distT="0" distB="0" distL="0" distR="0" wp14:anchorId="065A209E" wp14:editId="5EAEC047">
              <wp:extent cx="5854993" cy="8279622"/>
              <wp:effectExtent l="19050" t="19050" r="1270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4993" cy="8279622"/>
                      </a:xfrm>
                      <a:prstGeom prst="rect">
                        <a:avLst/>
                      </a:prstGeom>
                      <a:ln>
                        <a:solidFill>
                          <a:schemeClr val="tx1"/>
                        </a:solidFill>
                      </a:ln>
                    </pic:spPr>
                  </pic:pic>
                </a:graphicData>
              </a:graphic>
            </wp:inline>
          </w:drawing>
        </w:r>
      </w:ins>
      <w:del w:id="1871"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247D66C2" w:rsidR="001405CD" w:rsidRDefault="00927B5D">
      <w:pPr>
        <w:pStyle w:val="Caption"/>
        <w:rPr>
          <w:ins w:id="1872" w:author="Kumar Baral" w:date="2023-02-13T14:04:00Z"/>
        </w:rPr>
        <w:pPrChange w:id="1873" w:author="Kumar Baral" w:date="2023-02-13T14:03:00Z">
          <w:pPr/>
        </w:pPrChange>
      </w:pPr>
      <w:bookmarkStart w:id="1874" w:name="_Ref127189621"/>
      <w:bookmarkStart w:id="1875" w:name="_Toc127370371"/>
      <w:ins w:id="1876" w:author="Kumar Baral" w:date="2023-02-13T14:03:00Z">
        <w:r>
          <w:t xml:space="preserve">Figure </w:t>
        </w:r>
        <w:r>
          <w:fldChar w:fldCharType="begin"/>
        </w:r>
        <w:r>
          <w:instrText xml:space="preserve"> STYLEREF 1 \s </w:instrText>
        </w:r>
      </w:ins>
      <w:r>
        <w:fldChar w:fldCharType="separate"/>
      </w:r>
      <w:r w:rsidR="00851CC9">
        <w:rPr>
          <w:noProof/>
        </w:rPr>
        <w:t>1</w:t>
      </w:r>
      <w:ins w:id="1877" w:author="Kumar Baral" w:date="2023-02-13T14:03:00Z">
        <w:r>
          <w:fldChar w:fldCharType="end"/>
        </w:r>
        <w:r>
          <w:noBreakHyphen/>
        </w:r>
        <w:r>
          <w:fldChar w:fldCharType="begin"/>
        </w:r>
        <w:r>
          <w:instrText xml:space="preserve"> SEQ Figure \* ARABIC \s 1 </w:instrText>
        </w:r>
      </w:ins>
      <w:r>
        <w:fldChar w:fldCharType="separate"/>
      </w:r>
      <w:r w:rsidR="00851CC9">
        <w:rPr>
          <w:noProof/>
        </w:rPr>
        <w:t>1</w:t>
      </w:r>
      <w:ins w:id="1878" w:author="Kumar Baral" w:date="2023-02-13T14:03:00Z">
        <w:r>
          <w:fldChar w:fldCharType="end"/>
        </w:r>
        <w:bookmarkEnd w:id="1874"/>
        <w:r>
          <w:t xml:space="preserve">: Catchment of </w:t>
        </w:r>
      </w:ins>
      <w:ins w:id="1879" w:author="Kumar Baral" w:date="2023-02-13T14:04:00Z">
        <w:r>
          <w:t>Andhi Khola at Intake</w:t>
        </w:r>
        <w:bookmarkEnd w:id="1875"/>
        <w:r>
          <w:t xml:space="preserve"> </w:t>
        </w:r>
        <w:bookmarkStart w:id="1880" w:name="_GoBack"/>
        <w:bookmarkEnd w:id="1880"/>
      </w:ins>
    </w:p>
    <w:p w14:paraId="3FF64567" w14:textId="348F3A2B" w:rsidR="00927B5D" w:rsidRDefault="00927B5D">
      <w:pPr>
        <w:rPr>
          <w:ins w:id="1881" w:author="Kumar Baral" w:date="2023-02-13T14:04:00Z"/>
        </w:rPr>
      </w:pPr>
    </w:p>
    <w:p w14:paraId="43AF1B45" w14:textId="1D47BD29" w:rsidR="001405CD" w:rsidRDefault="00927B5D">
      <w:pPr>
        <w:pStyle w:val="Caption"/>
        <w:rPr>
          <w:ins w:id="1882" w:author="Kumar Baral" w:date="2023-02-13T14:03:00Z"/>
        </w:rPr>
        <w:pPrChange w:id="1883" w:author="Kumar Baral" w:date="2023-02-13T14:04:00Z">
          <w:pPr/>
        </w:pPrChange>
      </w:pPr>
      <w:bookmarkStart w:id="1884" w:name="_Ref127189730"/>
      <w:bookmarkStart w:id="1885" w:name="_Ref127189724"/>
      <w:bookmarkStart w:id="1886" w:name="_Toc127370379"/>
      <w:ins w:id="1887" w:author="Kumar Baral" w:date="2023-02-13T14:04:00Z">
        <w:r>
          <w:t xml:space="preserve">Table </w:t>
        </w:r>
      </w:ins>
      <w:ins w:id="1888" w:author="Kumar Baral" w:date="2023-02-13T14:27:00Z">
        <w:r w:rsidR="00B132C2">
          <w:fldChar w:fldCharType="begin"/>
        </w:r>
        <w:r w:rsidR="00B132C2">
          <w:instrText xml:space="preserve"> STYLEREF 1 \s </w:instrText>
        </w:r>
      </w:ins>
      <w:r w:rsidR="00B132C2">
        <w:fldChar w:fldCharType="separate"/>
      </w:r>
      <w:r w:rsidR="00851CC9">
        <w:rPr>
          <w:noProof/>
        </w:rPr>
        <w:t>1</w:t>
      </w:r>
      <w:ins w:id="1889"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1</w:t>
      </w:r>
      <w:ins w:id="1890" w:author="Kumar Baral" w:date="2023-02-13T14:27:00Z">
        <w:r w:rsidR="00B132C2">
          <w:fldChar w:fldCharType="end"/>
        </w:r>
      </w:ins>
      <w:bookmarkEnd w:id="1884"/>
      <w:ins w:id="1891" w:author="Kumar Baral" w:date="2023-02-13T14:04:00Z">
        <w:r>
          <w:t>: Catchment characteristics of Andhi Khola at Intake</w:t>
        </w:r>
      </w:ins>
      <w:bookmarkEnd w:id="1885"/>
      <w:bookmarkEnd w:id="1886"/>
    </w:p>
    <w:tbl>
      <w:tblPr>
        <w:tblStyle w:val="TableGrid"/>
        <w:tblW w:w="0" w:type="auto"/>
        <w:tblLook w:val="04A0" w:firstRow="1" w:lastRow="0" w:firstColumn="1" w:lastColumn="0" w:noHBand="0" w:noVBand="1"/>
      </w:tblPr>
      <w:tblGrid>
        <w:gridCol w:w="3088"/>
        <w:gridCol w:w="3091"/>
        <w:gridCol w:w="3091"/>
      </w:tblGrid>
      <w:tr w:rsidR="00927B5D" w14:paraId="097EF0EF" w14:textId="77777777" w:rsidTr="00C172A6">
        <w:trPr>
          <w:trHeight w:hRule="exact" w:val="432"/>
          <w:ins w:id="1892" w:author="Kumar Baral" w:date="2023-02-13T14:03:00Z"/>
        </w:trPr>
        <w:tc>
          <w:tcPr>
            <w:tcW w:w="3088" w:type="dxa"/>
            <w:shd w:val="clear" w:color="auto" w:fill="BFBFBF" w:themeFill="background1" w:themeFillShade="BF"/>
          </w:tcPr>
          <w:p w14:paraId="44B08FBA" w14:textId="77777777" w:rsidR="00927B5D" w:rsidRDefault="00927B5D" w:rsidP="00C172A6">
            <w:pPr>
              <w:jc w:val="center"/>
              <w:rPr>
                <w:ins w:id="1893" w:author="Kumar Baral" w:date="2023-02-13T14:03:00Z"/>
              </w:rPr>
            </w:pPr>
            <w:ins w:id="1894" w:author="Kumar Baral" w:date="2023-02-13T14:03:00Z">
              <w:r>
                <w:t>Elevation</w:t>
              </w:r>
            </w:ins>
          </w:p>
        </w:tc>
        <w:tc>
          <w:tcPr>
            <w:tcW w:w="3091" w:type="dxa"/>
            <w:shd w:val="clear" w:color="auto" w:fill="BFBFBF" w:themeFill="background1" w:themeFillShade="BF"/>
          </w:tcPr>
          <w:p w14:paraId="44869AB8" w14:textId="77777777" w:rsidR="00927B5D" w:rsidRDefault="00927B5D" w:rsidP="00C172A6">
            <w:pPr>
              <w:jc w:val="center"/>
              <w:rPr>
                <w:ins w:id="1895" w:author="Kumar Baral" w:date="2023-02-13T14:03:00Z"/>
              </w:rPr>
            </w:pPr>
            <w:ins w:id="1896" w:author="Kumar Baral" w:date="2023-02-13T14:03:00Z">
              <w:r>
                <w:t>Area (Km</w:t>
              </w:r>
              <w:r w:rsidRPr="003F3DFF">
                <w:rPr>
                  <w:vertAlign w:val="superscript"/>
                </w:rPr>
                <w:t>2</w:t>
              </w:r>
              <w:r>
                <w:t>)</w:t>
              </w:r>
            </w:ins>
          </w:p>
        </w:tc>
        <w:tc>
          <w:tcPr>
            <w:tcW w:w="3091" w:type="dxa"/>
            <w:shd w:val="clear" w:color="auto" w:fill="BFBFBF" w:themeFill="background1" w:themeFillShade="BF"/>
          </w:tcPr>
          <w:p w14:paraId="7AEA4C52" w14:textId="77777777" w:rsidR="00927B5D" w:rsidRDefault="00927B5D" w:rsidP="00C172A6">
            <w:pPr>
              <w:jc w:val="center"/>
              <w:rPr>
                <w:ins w:id="1897" w:author="Kumar Baral" w:date="2023-02-13T14:03:00Z"/>
              </w:rPr>
            </w:pPr>
            <w:ins w:id="1898" w:author="Kumar Baral" w:date="2023-02-13T14:03:00Z">
              <w:r>
                <w:t>%</w:t>
              </w:r>
            </w:ins>
          </w:p>
        </w:tc>
      </w:tr>
      <w:tr w:rsidR="00927B5D" w14:paraId="493E6937" w14:textId="77777777" w:rsidTr="00C172A6">
        <w:trPr>
          <w:trHeight w:hRule="exact" w:val="432"/>
          <w:ins w:id="1899" w:author="Kumar Baral" w:date="2023-02-13T14:03:00Z"/>
        </w:trPr>
        <w:tc>
          <w:tcPr>
            <w:tcW w:w="3088" w:type="dxa"/>
          </w:tcPr>
          <w:p w14:paraId="65EDC023" w14:textId="77777777" w:rsidR="00927B5D" w:rsidRDefault="00927B5D" w:rsidP="00C172A6">
            <w:pPr>
              <w:jc w:val="center"/>
              <w:rPr>
                <w:ins w:id="1900" w:author="Kumar Baral" w:date="2023-02-13T14:03:00Z"/>
              </w:rPr>
            </w:pPr>
            <w:ins w:id="1901" w:author="Kumar Baral" w:date="2023-02-13T14:03:00Z">
              <w:r>
                <w:t>&lt;3000</w:t>
              </w:r>
            </w:ins>
          </w:p>
        </w:tc>
        <w:tc>
          <w:tcPr>
            <w:tcW w:w="3091" w:type="dxa"/>
          </w:tcPr>
          <w:p w14:paraId="6CF0EB35" w14:textId="77777777" w:rsidR="00927B5D" w:rsidRDefault="00927B5D" w:rsidP="00C172A6">
            <w:pPr>
              <w:jc w:val="center"/>
              <w:rPr>
                <w:ins w:id="1902" w:author="Kumar Baral" w:date="2023-02-13T14:03:00Z"/>
              </w:rPr>
            </w:pPr>
            <w:ins w:id="1903" w:author="Kumar Baral" w:date="2023-02-13T14:03:00Z">
              <w:r>
                <w:t>444</w:t>
              </w:r>
            </w:ins>
          </w:p>
        </w:tc>
        <w:tc>
          <w:tcPr>
            <w:tcW w:w="3091" w:type="dxa"/>
          </w:tcPr>
          <w:p w14:paraId="717C510E" w14:textId="77777777" w:rsidR="00927B5D" w:rsidRDefault="00927B5D" w:rsidP="00C172A6">
            <w:pPr>
              <w:jc w:val="center"/>
              <w:rPr>
                <w:ins w:id="1904" w:author="Kumar Baral" w:date="2023-02-13T14:03:00Z"/>
              </w:rPr>
            </w:pPr>
            <w:ins w:id="1905" w:author="Kumar Baral" w:date="2023-02-13T14:03:00Z">
              <w:r>
                <w:t>100</w:t>
              </w:r>
            </w:ins>
          </w:p>
        </w:tc>
      </w:tr>
      <w:tr w:rsidR="00927B5D" w14:paraId="6A335BE2" w14:textId="77777777" w:rsidTr="00C172A6">
        <w:trPr>
          <w:trHeight w:hRule="exact" w:val="432"/>
          <w:ins w:id="1906" w:author="Kumar Baral" w:date="2023-02-13T14:03:00Z"/>
        </w:trPr>
        <w:tc>
          <w:tcPr>
            <w:tcW w:w="3088" w:type="dxa"/>
          </w:tcPr>
          <w:p w14:paraId="7A5748CE" w14:textId="77777777" w:rsidR="00927B5D" w:rsidRDefault="00927B5D" w:rsidP="00C172A6">
            <w:pPr>
              <w:jc w:val="center"/>
              <w:rPr>
                <w:ins w:id="1907" w:author="Kumar Baral" w:date="2023-02-13T14:03:00Z"/>
              </w:rPr>
            </w:pPr>
            <w:ins w:id="1908" w:author="Kumar Baral" w:date="2023-02-13T14:03:00Z">
              <w:r>
                <w:t>&gt;3000</w:t>
              </w:r>
            </w:ins>
          </w:p>
        </w:tc>
        <w:tc>
          <w:tcPr>
            <w:tcW w:w="3091" w:type="dxa"/>
          </w:tcPr>
          <w:p w14:paraId="01910146" w14:textId="77777777" w:rsidR="00927B5D" w:rsidRDefault="00927B5D" w:rsidP="00C172A6">
            <w:pPr>
              <w:jc w:val="center"/>
              <w:rPr>
                <w:ins w:id="1909" w:author="Kumar Baral" w:date="2023-02-13T14:03:00Z"/>
              </w:rPr>
            </w:pPr>
            <w:ins w:id="1910" w:author="Kumar Baral" w:date="2023-02-13T14:03:00Z">
              <w:r>
                <w:t>0</w:t>
              </w:r>
            </w:ins>
          </w:p>
        </w:tc>
        <w:tc>
          <w:tcPr>
            <w:tcW w:w="3091" w:type="dxa"/>
          </w:tcPr>
          <w:p w14:paraId="32EA866A" w14:textId="77777777" w:rsidR="00927B5D" w:rsidRDefault="00927B5D" w:rsidP="00C172A6">
            <w:pPr>
              <w:jc w:val="center"/>
              <w:rPr>
                <w:ins w:id="1911" w:author="Kumar Baral" w:date="2023-02-13T14:03:00Z"/>
              </w:rPr>
            </w:pPr>
            <w:ins w:id="1912" w:author="Kumar Baral" w:date="2023-02-13T14:03:00Z">
              <w:r>
                <w:t>0</w:t>
              </w:r>
            </w:ins>
          </w:p>
        </w:tc>
      </w:tr>
      <w:tr w:rsidR="00927B5D" w14:paraId="45DADE36" w14:textId="77777777" w:rsidTr="00C172A6">
        <w:trPr>
          <w:trHeight w:hRule="exact" w:val="432"/>
          <w:ins w:id="1913" w:author="Kumar Baral" w:date="2023-02-13T14:03:00Z"/>
        </w:trPr>
        <w:tc>
          <w:tcPr>
            <w:tcW w:w="3088" w:type="dxa"/>
          </w:tcPr>
          <w:p w14:paraId="4F58EE77" w14:textId="77777777" w:rsidR="00927B5D" w:rsidRDefault="00927B5D" w:rsidP="00C172A6">
            <w:pPr>
              <w:jc w:val="center"/>
              <w:rPr>
                <w:ins w:id="1914" w:author="Kumar Baral" w:date="2023-02-13T14:03:00Z"/>
              </w:rPr>
            </w:pPr>
            <w:ins w:id="1915" w:author="Kumar Baral" w:date="2023-02-13T14:03:00Z">
              <w:r>
                <w:t>Total</w:t>
              </w:r>
            </w:ins>
          </w:p>
        </w:tc>
        <w:tc>
          <w:tcPr>
            <w:tcW w:w="3091" w:type="dxa"/>
          </w:tcPr>
          <w:p w14:paraId="21C1290B" w14:textId="77777777" w:rsidR="00927B5D" w:rsidRDefault="00927B5D" w:rsidP="00C172A6">
            <w:pPr>
              <w:jc w:val="center"/>
              <w:rPr>
                <w:ins w:id="1916" w:author="Kumar Baral" w:date="2023-02-13T14:03:00Z"/>
              </w:rPr>
            </w:pPr>
            <w:ins w:id="1917" w:author="Kumar Baral" w:date="2023-02-13T14:03:00Z">
              <w:r>
                <w:t>444</w:t>
              </w:r>
            </w:ins>
          </w:p>
        </w:tc>
        <w:tc>
          <w:tcPr>
            <w:tcW w:w="3091" w:type="dxa"/>
          </w:tcPr>
          <w:p w14:paraId="0A504E5C" w14:textId="77777777" w:rsidR="00927B5D" w:rsidRDefault="00927B5D" w:rsidP="00C172A6">
            <w:pPr>
              <w:jc w:val="center"/>
              <w:rPr>
                <w:ins w:id="1918" w:author="Kumar Baral" w:date="2023-02-13T14:03:00Z"/>
              </w:rPr>
            </w:pPr>
            <w:ins w:id="1919" w:author="Kumar Baral" w:date="2023-02-13T14:03:00Z">
              <w:r>
                <w:t>100</w:t>
              </w:r>
            </w:ins>
          </w:p>
        </w:tc>
      </w:tr>
    </w:tbl>
    <w:p w14:paraId="40B670D4" w14:textId="77777777" w:rsidR="00927B5D" w:rsidRPr="000C7DC9" w:rsidRDefault="00927B5D" w:rsidP="000C7DC9"/>
    <w:p w14:paraId="5030B0A4" w14:textId="2D53A1A6" w:rsidR="006238CC" w:rsidRPr="0045721D" w:rsidDel="00A04755" w:rsidRDefault="006238CC" w:rsidP="006238CC">
      <w:pPr>
        <w:pStyle w:val="Caption"/>
        <w:rPr>
          <w:del w:id="1920" w:author="Kumar Baral" w:date="2022-12-12T16:54:00Z"/>
          <w:highlight w:val="yellow"/>
          <w:rPrChange w:id="1921" w:author="Kumar Baral" w:date="2022-12-12T16:18:00Z">
            <w:rPr>
              <w:del w:id="1922" w:author="Kumar Baral" w:date="2022-12-12T16:54:00Z"/>
            </w:rPr>
          </w:rPrChange>
        </w:rPr>
      </w:pPr>
      <w:bookmarkStart w:id="1923" w:name="_Ref68094551"/>
      <w:bookmarkStart w:id="1924" w:name="_Toc477262854"/>
      <w:bookmarkStart w:id="1925" w:name="_Toc23762192"/>
      <w:bookmarkStart w:id="1926" w:name="_Toc68862891"/>
      <w:bookmarkStart w:id="1927" w:name="_Toc467052463"/>
      <w:bookmarkStart w:id="1928" w:name="_Toc467065844"/>
      <w:del w:id="1929" w:author="Kumar Baral" w:date="2022-12-12T16:54:00Z">
        <w:r w:rsidRPr="0045721D" w:rsidDel="00A04755">
          <w:rPr>
            <w:highlight w:val="yellow"/>
            <w:rPrChange w:id="1930" w:author="Kumar Baral" w:date="2022-12-12T16:18:00Z">
              <w:rPr/>
            </w:rPrChange>
          </w:rPr>
          <w:delText xml:space="preserve">Table </w:delText>
        </w:r>
      </w:del>
      <w:del w:id="1931" w:author="Kumar Baral" w:date="2022-12-12T16:52:00Z">
        <w:r w:rsidR="003D276E" w:rsidRPr="0045721D" w:rsidDel="00A04755">
          <w:rPr>
            <w:highlight w:val="yellow"/>
            <w:rPrChange w:id="1932" w:author="Kumar Baral" w:date="2022-12-12T16:18:00Z">
              <w:rPr/>
            </w:rPrChange>
          </w:rPr>
          <w:fldChar w:fldCharType="begin"/>
        </w:r>
        <w:r w:rsidR="003D276E" w:rsidRPr="0045721D" w:rsidDel="00A04755">
          <w:rPr>
            <w:highlight w:val="yellow"/>
            <w:rPrChange w:id="1933" w:author="Kumar Baral" w:date="2022-12-12T16:18:00Z">
              <w:rPr/>
            </w:rPrChange>
          </w:rPr>
          <w:delInstrText xml:space="preserve"> STYLEREF 1 \s </w:delInstrText>
        </w:r>
        <w:r w:rsidR="003D276E" w:rsidRPr="0045721D" w:rsidDel="00A04755">
          <w:rPr>
            <w:highlight w:val="yellow"/>
            <w:rPrChange w:id="1934" w:author="Kumar Baral" w:date="2022-12-12T16:18:00Z">
              <w:rPr>
                <w:noProof/>
              </w:rPr>
            </w:rPrChange>
          </w:rPr>
          <w:fldChar w:fldCharType="separate"/>
        </w:r>
        <w:r w:rsidR="00EA54C4" w:rsidRPr="0045721D" w:rsidDel="00A04755">
          <w:rPr>
            <w:noProof/>
            <w:highlight w:val="yellow"/>
            <w:rPrChange w:id="1935" w:author="Kumar Baral" w:date="2022-12-12T16:18:00Z">
              <w:rPr>
                <w:noProof/>
              </w:rPr>
            </w:rPrChange>
          </w:rPr>
          <w:delText>2</w:delText>
        </w:r>
        <w:r w:rsidR="003D276E" w:rsidRPr="0045721D" w:rsidDel="00A04755">
          <w:rPr>
            <w:noProof/>
            <w:highlight w:val="yellow"/>
            <w:rPrChange w:id="1936" w:author="Kumar Baral" w:date="2022-12-12T16:18:00Z">
              <w:rPr>
                <w:noProof/>
              </w:rPr>
            </w:rPrChange>
          </w:rPr>
          <w:fldChar w:fldCharType="end"/>
        </w:r>
        <w:r w:rsidR="004264EF" w:rsidRPr="0045721D" w:rsidDel="00A04755">
          <w:rPr>
            <w:highlight w:val="yellow"/>
            <w:rPrChange w:id="1937" w:author="Kumar Baral" w:date="2022-12-12T16:18:00Z">
              <w:rPr/>
            </w:rPrChange>
          </w:rPr>
          <w:noBreakHyphen/>
        </w:r>
        <w:r w:rsidR="003D276E" w:rsidRPr="0045721D" w:rsidDel="00A04755">
          <w:rPr>
            <w:highlight w:val="yellow"/>
            <w:rPrChange w:id="1938" w:author="Kumar Baral" w:date="2022-12-12T16:18:00Z">
              <w:rPr/>
            </w:rPrChange>
          </w:rPr>
          <w:fldChar w:fldCharType="begin"/>
        </w:r>
        <w:r w:rsidR="003D276E" w:rsidRPr="0045721D" w:rsidDel="00A04755">
          <w:rPr>
            <w:highlight w:val="yellow"/>
            <w:rPrChange w:id="1939" w:author="Kumar Baral" w:date="2022-12-12T16:18:00Z">
              <w:rPr/>
            </w:rPrChange>
          </w:rPr>
          <w:delInstrText xml:space="preserve"> SEQ Table \* ARABIC \s 1 </w:delInstrText>
        </w:r>
        <w:r w:rsidR="003D276E" w:rsidRPr="0045721D" w:rsidDel="00A04755">
          <w:rPr>
            <w:highlight w:val="yellow"/>
            <w:rPrChange w:id="1940" w:author="Kumar Baral" w:date="2022-12-12T16:18:00Z">
              <w:rPr>
                <w:noProof/>
              </w:rPr>
            </w:rPrChange>
          </w:rPr>
          <w:fldChar w:fldCharType="separate"/>
        </w:r>
        <w:r w:rsidR="00EA54C4" w:rsidRPr="0045721D" w:rsidDel="00A04755">
          <w:rPr>
            <w:noProof/>
            <w:highlight w:val="yellow"/>
            <w:rPrChange w:id="1941" w:author="Kumar Baral" w:date="2022-12-12T16:18:00Z">
              <w:rPr>
                <w:noProof/>
              </w:rPr>
            </w:rPrChange>
          </w:rPr>
          <w:delText>1</w:delText>
        </w:r>
        <w:r w:rsidR="003D276E" w:rsidRPr="0045721D" w:rsidDel="00A04755">
          <w:rPr>
            <w:noProof/>
            <w:highlight w:val="yellow"/>
            <w:rPrChange w:id="1942" w:author="Kumar Baral" w:date="2022-12-12T16:18:00Z">
              <w:rPr>
                <w:noProof/>
              </w:rPr>
            </w:rPrChange>
          </w:rPr>
          <w:fldChar w:fldCharType="end"/>
        </w:r>
      </w:del>
      <w:del w:id="1943" w:author="Kumar Baral" w:date="2022-12-12T16:54:00Z">
        <w:r w:rsidRPr="0045721D" w:rsidDel="00A04755">
          <w:rPr>
            <w:highlight w:val="yellow"/>
            <w:rPrChange w:id="1944" w:author="Kumar Baral" w:date="2022-12-12T16:18:00Z">
              <w:rPr/>
            </w:rPrChange>
          </w:rPr>
          <w:delText xml:space="preserve">: Hydrometric Stations located near the project </w:delText>
        </w:r>
        <w:r w:rsidR="009D32BF" w:rsidRPr="0045721D" w:rsidDel="00A04755">
          <w:rPr>
            <w:highlight w:val="yellow"/>
            <w:rPrChange w:id="1945" w:author="Kumar Baral" w:date="2022-12-12T16:18:00Z">
              <w:rPr/>
            </w:rPrChange>
          </w:rPr>
          <w:delText>catchment.</w:delText>
        </w:r>
        <w:bookmarkStart w:id="1946" w:name="_Toc121824638"/>
        <w:bookmarkStart w:id="1947" w:name="_Toc121825276"/>
        <w:bookmarkStart w:id="1948" w:name="_Toc121825916"/>
        <w:bookmarkStart w:id="1949" w:name="_Toc121826780"/>
        <w:bookmarkStart w:id="1950" w:name="_Toc121834203"/>
        <w:bookmarkStart w:id="1951" w:name="_Toc125550070"/>
        <w:bookmarkStart w:id="1952" w:name="_Toc125555565"/>
        <w:bookmarkStart w:id="1953" w:name="_Toc125557437"/>
        <w:bookmarkStart w:id="1954" w:name="_Toc125559324"/>
        <w:bookmarkStart w:id="1955" w:name="_Toc125618502"/>
        <w:bookmarkStart w:id="1956" w:name="_Toc125639949"/>
        <w:bookmarkStart w:id="1957" w:name="_Toc125642164"/>
        <w:bookmarkStart w:id="1958" w:name="_Toc125973934"/>
        <w:bookmarkStart w:id="1959" w:name="_Toc125974219"/>
        <w:bookmarkStart w:id="1960" w:name="_Toc126055136"/>
        <w:bookmarkStart w:id="1961" w:name="_Toc126057928"/>
        <w:bookmarkStart w:id="1962" w:name="_Toc127182277"/>
        <w:bookmarkStart w:id="1963" w:name="_Toc127182614"/>
        <w:bookmarkStart w:id="1964" w:name="_Toc127191798"/>
        <w:bookmarkStart w:id="1965" w:name="_Toc127353227"/>
        <w:bookmarkStart w:id="1966" w:name="_Toc127370227"/>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967"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968" w:author="Kumar Baral" w:date="2022-12-12T16:54:00Z"/>
                <w:b/>
                <w:bCs/>
                <w:highlight w:val="yellow"/>
                <w:rPrChange w:id="1969" w:author="Kumar Baral" w:date="2022-12-12T16:18:00Z">
                  <w:rPr>
                    <w:del w:id="1970" w:author="Kumar Baral" w:date="2022-12-12T16:54:00Z"/>
                    <w:b/>
                    <w:bCs/>
                  </w:rPr>
                </w:rPrChange>
              </w:rPr>
            </w:pPr>
            <w:del w:id="1971" w:author="Kumar Baral" w:date="2022-12-12T16:54:00Z">
              <w:r w:rsidRPr="0045721D" w:rsidDel="00A04755">
                <w:rPr>
                  <w:b/>
                  <w:bCs/>
                  <w:highlight w:val="yellow"/>
                  <w:rPrChange w:id="1972" w:author="Kumar Baral" w:date="2022-12-12T16:18:00Z">
                    <w:rPr>
                      <w:b/>
                      <w:bCs/>
                    </w:rPr>
                  </w:rPrChange>
                </w:rPr>
                <w:delText>Station</w:delText>
              </w:r>
              <w:bookmarkStart w:id="1973" w:name="_Toc121824639"/>
              <w:bookmarkStart w:id="1974" w:name="_Toc121825277"/>
              <w:bookmarkStart w:id="1975" w:name="_Toc121825917"/>
              <w:bookmarkStart w:id="1976" w:name="_Toc121826781"/>
              <w:bookmarkStart w:id="1977" w:name="_Toc121834204"/>
              <w:bookmarkStart w:id="1978" w:name="_Toc125550071"/>
              <w:bookmarkStart w:id="1979" w:name="_Toc125555566"/>
              <w:bookmarkStart w:id="1980" w:name="_Toc125557438"/>
              <w:bookmarkStart w:id="1981" w:name="_Toc125559325"/>
              <w:bookmarkStart w:id="1982" w:name="_Toc125618503"/>
              <w:bookmarkStart w:id="1983" w:name="_Toc125639950"/>
              <w:bookmarkStart w:id="1984" w:name="_Toc125642165"/>
              <w:bookmarkStart w:id="1985" w:name="_Toc125973935"/>
              <w:bookmarkStart w:id="1986" w:name="_Toc125974220"/>
              <w:bookmarkStart w:id="1987" w:name="_Toc126055137"/>
              <w:bookmarkStart w:id="1988" w:name="_Toc126057929"/>
              <w:bookmarkStart w:id="1989" w:name="_Toc127182278"/>
              <w:bookmarkStart w:id="1990" w:name="_Toc127182615"/>
              <w:bookmarkStart w:id="1991" w:name="_Toc127191799"/>
              <w:bookmarkStart w:id="1992" w:name="_Toc127353228"/>
              <w:bookmarkStart w:id="1993" w:name="_Toc127370228"/>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994" w:author="Kumar Baral" w:date="2022-12-12T16:54:00Z"/>
                <w:b/>
                <w:bCs/>
                <w:highlight w:val="yellow"/>
                <w:rPrChange w:id="1995" w:author="Kumar Baral" w:date="2022-12-12T16:18:00Z">
                  <w:rPr>
                    <w:del w:id="1996" w:author="Kumar Baral" w:date="2022-12-12T16:54:00Z"/>
                    <w:b/>
                    <w:bCs/>
                  </w:rPr>
                </w:rPrChange>
              </w:rPr>
            </w:pPr>
            <w:del w:id="1997" w:author="Kumar Baral" w:date="2022-12-12T16:54:00Z">
              <w:r w:rsidRPr="0045721D" w:rsidDel="00A04755">
                <w:rPr>
                  <w:b/>
                  <w:bCs/>
                  <w:highlight w:val="yellow"/>
                  <w:rPrChange w:id="1998" w:author="Kumar Baral" w:date="2022-12-12T16:18:00Z">
                    <w:rPr>
                      <w:b/>
                      <w:bCs/>
                    </w:rPr>
                  </w:rPrChange>
                </w:rPr>
                <w:delText>River</w:delText>
              </w:r>
              <w:bookmarkStart w:id="1999" w:name="_Toc121824640"/>
              <w:bookmarkStart w:id="2000" w:name="_Toc121825278"/>
              <w:bookmarkStart w:id="2001" w:name="_Toc121825918"/>
              <w:bookmarkStart w:id="2002" w:name="_Toc121826782"/>
              <w:bookmarkStart w:id="2003" w:name="_Toc121834205"/>
              <w:bookmarkStart w:id="2004" w:name="_Toc125550072"/>
              <w:bookmarkStart w:id="2005" w:name="_Toc125555567"/>
              <w:bookmarkStart w:id="2006" w:name="_Toc125557439"/>
              <w:bookmarkStart w:id="2007" w:name="_Toc125559326"/>
              <w:bookmarkStart w:id="2008" w:name="_Toc125618504"/>
              <w:bookmarkStart w:id="2009" w:name="_Toc125639951"/>
              <w:bookmarkStart w:id="2010" w:name="_Toc125642166"/>
              <w:bookmarkStart w:id="2011" w:name="_Toc125973936"/>
              <w:bookmarkStart w:id="2012" w:name="_Toc125974221"/>
              <w:bookmarkStart w:id="2013" w:name="_Toc126055138"/>
              <w:bookmarkStart w:id="2014" w:name="_Toc126057930"/>
              <w:bookmarkStart w:id="2015" w:name="_Toc127182279"/>
              <w:bookmarkStart w:id="2016" w:name="_Toc127182616"/>
              <w:bookmarkStart w:id="2017" w:name="_Toc127191800"/>
              <w:bookmarkStart w:id="2018" w:name="_Toc127353229"/>
              <w:bookmarkStart w:id="2019" w:name="_Toc127370229"/>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2020" w:author="Kumar Baral" w:date="2022-12-12T16:54:00Z"/>
                <w:b/>
                <w:bCs/>
                <w:highlight w:val="yellow"/>
                <w:rPrChange w:id="2021" w:author="Kumar Baral" w:date="2022-12-12T16:18:00Z">
                  <w:rPr>
                    <w:del w:id="2022" w:author="Kumar Baral" w:date="2022-12-12T16:54:00Z"/>
                    <w:b/>
                    <w:bCs/>
                  </w:rPr>
                </w:rPrChange>
              </w:rPr>
            </w:pPr>
            <w:del w:id="2023" w:author="Kumar Baral" w:date="2022-12-12T16:54:00Z">
              <w:r w:rsidRPr="0045721D" w:rsidDel="00A04755">
                <w:rPr>
                  <w:b/>
                  <w:bCs/>
                  <w:highlight w:val="yellow"/>
                  <w:rPrChange w:id="2024" w:author="Kumar Baral" w:date="2022-12-12T16:18:00Z">
                    <w:rPr>
                      <w:b/>
                      <w:bCs/>
                    </w:rPr>
                  </w:rPrChange>
                </w:rPr>
                <w:delText>Location</w:delText>
              </w:r>
              <w:bookmarkStart w:id="2025" w:name="_Toc121824641"/>
              <w:bookmarkStart w:id="2026" w:name="_Toc121825279"/>
              <w:bookmarkStart w:id="2027" w:name="_Toc121825919"/>
              <w:bookmarkStart w:id="2028" w:name="_Toc121826783"/>
              <w:bookmarkStart w:id="2029" w:name="_Toc121834206"/>
              <w:bookmarkStart w:id="2030" w:name="_Toc125550073"/>
              <w:bookmarkStart w:id="2031" w:name="_Toc125555568"/>
              <w:bookmarkStart w:id="2032" w:name="_Toc125557440"/>
              <w:bookmarkStart w:id="2033" w:name="_Toc125559327"/>
              <w:bookmarkStart w:id="2034" w:name="_Toc125618505"/>
              <w:bookmarkStart w:id="2035" w:name="_Toc125639952"/>
              <w:bookmarkStart w:id="2036" w:name="_Toc125642167"/>
              <w:bookmarkStart w:id="2037" w:name="_Toc125973937"/>
              <w:bookmarkStart w:id="2038" w:name="_Toc125974222"/>
              <w:bookmarkStart w:id="2039" w:name="_Toc126055139"/>
              <w:bookmarkStart w:id="2040" w:name="_Toc126057931"/>
              <w:bookmarkStart w:id="2041" w:name="_Toc127182280"/>
              <w:bookmarkStart w:id="2042" w:name="_Toc127182617"/>
              <w:bookmarkStart w:id="2043" w:name="_Toc127191801"/>
              <w:bookmarkStart w:id="2044" w:name="_Toc127353230"/>
              <w:bookmarkStart w:id="2045" w:name="_Toc127370230"/>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2046" w:author="Kumar Baral" w:date="2022-12-12T16:54:00Z"/>
                <w:b/>
                <w:bCs/>
                <w:highlight w:val="yellow"/>
                <w:rPrChange w:id="2047" w:author="Kumar Baral" w:date="2022-12-12T16:18:00Z">
                  <w:rPr>
                    <w:del w:id="2048" w:author="Kumar Baral" w:date="2022-12-12T16:54:00Z"/>
                    <w:b/>
                    <w:bCs/>
                  </w:rPr>
                </w:rPrChange>
              </w:rPr>
            </w:pPr>
            <w:del w:id="2049" w:author="Kumar Baral" w:date="2022-12-12T16:54:00Z">
              <w:r w:rsidRPr="0045721D" w:rsidDel="00A04755">
                <w:rPr>
                  <w:b/>
                  <w:bCs/>
                  <w:highlight w:val="yellow"/>
                  <w:rPrChange w:id="2050" w:author="Kumar Baral" w:date="2022-12-12T16:18:00Z">
                    <w:rPr>
                      <w:b/>
                      <w:bCs/>
                    </w:rPr>
                  </w:rPrChange>
                </w:rPr>
                <w:delText>Data Record</w:delText>
              </w:r>
              <w:bookmarkStart w:id="2051" w:name="_Toc121824642"/>
              <w:bookmarkStart w:id="2052" w:name="_Toc121825280"/>
              <w:bookmarkStart w:id="2053" w:name="_Toc121825920"/>
              <w:bookmarkStart w:id="2054" w:name="_Toc121826784"/>
              <w:bookmarkStart w:id="2055" w:name="_Toc121834207"/>
              <w:bookmarkStart w:id="2056" w:name="_Toc125550074"/>
              <w:bookmarkStart w:id="2057" w:name="_Toc125555569"/>
              <w:bookmarkStart w:id="2058" w:name="_Toc125557441"/>
              <w:bookmarkStart w:id="2059" w:name="_Toc125559328"/>
              <w:bookmarkStart w:id="2060" w:name="_Toc125618506"/>
              <w:bookmarkStart w:id="2061" w:name="_Toc125639953"/>
              <w:bookmarkStart w:id="2062" w:name="_Toc125642168"/>
              <w:bookmarkStart w:id="2063" w:name="_Toc125973938"/>
              <w:bookmarkStart w:id="2064" w:name="_Toc125974223"/>
              <w:bookmarkStart w:id="2065" w:name="_Toc126055140"/>
              <w:bookmarkStart w:id="2066" w:name="_Toc126057932"/>
              <w:bookmarkStart w:id="2067" w:name="_Toc127182281"/>
              <w:bookmarkStart w:id="2068" w:name="_Toc127182618"/>
              <w:bookmarkStart w:id="2069" w:name="_Toc127191802"/>
              <w:bookmarkStart w:id="2070" w:name="_Toc127353231"/>
              <w:bookmarkStart w:id="2071" w:name="_Toc127370231"/>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2072" w:author="Kumar Baral" w:date="2022-12-12T16:54:00Z"/>
                <w:b/>
                <w:bCs/>
                <w:highlight w:val="yellow"/>
                <w:rPrChange w:id="2073" w:author="Kumar Baral" w:date="2022-12-12T16:18:00Z">
                  <w:rPr>
                    <w:del w:id="2074" w:author="Kumar Baral" w:date="2022-12-12T16:54:00Z"/>
                    <w:b/>
                    <w:bCs/>
                  </w:rPr>
                </w:rPrChange>
              </w:rPr>
            </w:pPr>
            <w:del w:id="2075" w:author="Kumar Baral" w:date="2022-12-12T16:54:00Z">
              <w:r w:rsidRPr="0045721D" w:rsidDel="00A04755">
                <w:rPr>
                  <w:b/>
                  <w:bCs/>
                  <w:highlight w:val="yellow"/>
                  <w:rPrChange w:id="2076" w:author="Kumar Baral" w:date="2022-12-12T16:18:00Z">
                    <w:rPr>
                      <w:b/>
                      <w:bCs/>
                    </w:rPr>
                  </w:rPrChange>
                </w:rPr>
                <w:delText>Catch. Area (</w:delText>
              </w:r>
              <w:r w:rsidR="001722E1" w:rsidRPr="0045721D" w:rsidDel="00A04755">
                <w:rPr>
                  <w:b/>
                  <w:bCs/>
                  <w:highlight w:val="yellow"/>
                  <w:rPrChange w:id="2077" w:author="Kumar Baral" w:date="2022-12-12T16:18:00Z">
                    <w:rPr>
                      <w:b/>
                      <w:bCs/>
                    </w:rPr>
                  </w:rPrChange>
                </w:rPr>
                <w:delText>k</w:delText>
              </w:r>
              <w:r w:rsidRPr="0045721D" w:rsidDel="00A04755">
                <w:rPr>
                  <w:b/>
                  <w:bCs/>
                  <w:highlight w:val="yellow"/>
                  <w:rPrChange w:id="2078" w:author="Kumar Baral" w:date="2022-12-12T16:18:00Z">
                    <w:rPr>
                      <w:b/>
                      <w:bCs/>
                    </w:rPr>
                  </w:rPrChange>
                </w:rPr>
                <w:delText>m</w:delText>
              </w:r>
              <w:r w:rsidRPr="0045721D" w:rsidDel="00A04755">
                <w:rPr>
                  <w:b/>
                  <w:bCs/>
                  <w:highlight w:val="yellow"/>
                  <w:vertAlign w:val="superscript"/>
                  <w:rPrChange w:id="2079" w:author="Kumar Baral" w:date="2022-12-12T16:18:00Z">
                    <w:rPr>
                      <w:b/>
                      <w:bCs/>
                      <w:vertAlign w:val="superscript"/>
                    </w:rPr>
                  </w:rPrChange>
                </w:rPr>
                <w:delText>2</w:delText>
              </w:r>
              <w:r w:rsidRPr="0045721D" w:rsidDel="00A04755">
                <w:rPr>
                  <w:b/>
                  <w:bCs/>
                  <w:highlight w:val="yellow"/>
                  <w:rPrChange w:id="2080" w:author="Kumar Baral" w:date="2022-12-12T16:18:00Z">
                    <w:rPr>
                      <w:b/>
                      <w:bCs/>
                    </w:rPr>
                  </w:rPrChange>
                </w:rPr>
                <w:delText>)</w:delText>
              </w:r>
              <w:bookmarkStart w:id="2081" w:name="_Toc121824643"/>
              <w:bookmarkStart w:id="2082" w:name="_Toc121825281"/>
              <w:bookmarkStart w:id="2083" w:name="_Toc121825921"/>
              <w:bookmarkStart w:id="2084" w:name="_Toc121826785"/>
              <w:bookmarkStart w:id="2085" w:name="_Toc121834208"/>
              <w:bookmarkStart w:id="2086" w:name="_Toc125550075"/>
              <w:bookmarkStart w:id="2087" w:name="_Toc125555570"/>
              <w:bookmarkStart w:id="2088" w:name="_Toc125557442"/>
              <w:bookmarkStart w:id="2089" w:name="_Toc125559329"/>
              <w:bookmarkStart w:id="2090" w:name="_Toc125618507"/>
              <w:bookmarkStart w:id="2091" w:name="_Toc125639954"/>
              <w:bookmarkStart w:id="2092" w:name="_Toc125642169"/>
              <w:bookmarkStart w:id="2093" w:name="_Toc125973939"/>
              <w:bookmarkStart w:id="2094" w:name="_Toc125974224"/>
              <w:bookmarkStart w:id="2095" w:name="_Toc126055141"/>
              <w:bookmarkStart w:id="2096" w:name="_Toc126057933"/>
              <w:bookmarkStart w:id="2097" w:name="_Toc127182282"/>
              <w:bookmarkStart w:id="2098" w:name="_Toc127182619"/>
              <w:bookmarkStart w:id="2099" w:name="_Toc127191803"/>
              <w:bookmarkStart w:id="2100" w:name="_Toc127353232"/>
              <w:bookmarkStart w:id="2101" w:name="_Toc127370232"/>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del>
          </w:p>
        </w:tc>
        <w:bookmarkStart w:id="2102" w:name="_Toc121824644"/>
        <w:bookmarkStart w:id="2103" w:name="_Toc121825282"/>
        <w:bookmarkStart w:id="2104" w:name="_Toc121825922"/>
        <w:bookmarkStart w:id="2105" w:name="_Toc121826786"/>
        <w:bookmarkStart w:id="2106" w:name="_Toc121834209"/>
        <w:bookmarkStart w:id="2107" w:name="_Toc125550076"/>
        <w:bookmarkStart w:id="2108" w:name="_Toc125555571"/>
        <w:bookmarkStart w:id="2109" w:name="_Toc125557443"/>
        <w:bookmarkStart w:id="2110" w:name="_Toc125559330"/>
        <w:bookmarkStart w:id="2111" w:name="_Toc125618508"/>
        <w:bookmarkStart w:id="2112" w:name="_Toc125639955"/>
        <w:bookmarkStart w:id="2113" w:name="_Toc125642170"/>
        <w:bookmarkStart w:id="2114" w:name="_Toc125973940"/>
        <w:bookmarkStart w:id="2115" w:name="_Toc125974225"/>
        <w:bookmarkStart w:id="2116" w:name="_Toc126055142"/>
        <w:bookmarkStart w:id="2117" w:name="_Toc126057934"/>
        <w:bookmarkStart w:id="2118" w:name="_Toc127182283"/>
        <w:bookmarkStart w:id="2119" w:name="_Toc127182620"/>
        <w:bookmarkStart w:id="2120" w:name="_Toc127191804"/>
        <w:bookmarkStart w:id="2121" w:name="_Toc127353233"/>
        <w:bookmarkStart w:id="2122" w:name="_Toc127370233"/>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tr>
      <w:tr w:rsidR="006238CC" w:rsidRPr="0045721D" w:rsidDel="00A04755" w14:paraId="198EBB5E" w14:textId="41DE0FD2" w:rsidTr="00E9411B">
        <w:trPr>
          <w:trHeight w:val="311"/>
          <w:del w:id="2123"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124" w:author="Kumar Baral" w:date="2022-12-12T16:54:00Z"/>
                <w:highlight w:val="yellow"/>
                <w:rPrChange w:id="2125" w:author="Kumar Baral" w:date="2022-12-12T16:18:00Z">
                  <w:rPr>
                    <w:del w:id="2126" w:author="Kumar Baral" w:date="2022-12-12T16:54:00Z"/>
                  </w:rPr>
                </w:rPrChange>
              </w:rPr>
            </w:pPr>
            <w:del w:id="2127" w:author="Kumar Baral" w:date="2022-12-12T16:54:00Z">
              <w:r w:rsidRPr="0045721D" w:rsidDel="00A04755">
                <w:rPr>
                  <w:highlight w:val="yellow"/>
                  <w:rPrChange w:id="2128" w:author="Kumar Baral" w:date="2022-12-12T16:18:00Z">
                    <w:rPr/>
                  </w:rPrChange>
                </w:rPr>
                <w:delText>404.7</w:delText>
              </w:r>
              <w:bookmarkStart w:id="2129" w:name="_Toc121824645"/>
              <w:bookmarkStart w:id="2130" w:name="_Toc121825283"/>
              <w:bookmarkStart w:id="2131" w:name="_Toc121825923"/>
              <w:bookmarkStart w:id="2132" w:name="_Toc121826787"/>
              <w:bookmarkStart w:id="2133" w:name="_Toc121834210"/>
              <w:bookmarkStart w:id="2134" w:name="_Toc125550077"/>
              <w:bookmarkStart w:id="2135" w:name="_Toc125555572"/>
              <w:bookmarkStart w:id="2136" w:name="_Toc125557444"/>
              <w:bookmarkStart w:id="2137" w:name="_Toc125559331"/>
              <w:bookmarkStart w:id="2138" w:name="_Toc125618509"/>
              <w:bookmarkStart w:id="2139" w:name="_Toc125639956"/>
              <w:bookmarkStart w:id="2140" w:name="_Toc125642171"/>
              <w:bookmarkStart w:id="2141" w:name="_Toc125973941"/>
              <w:bookmarkStart w:id="2142" w:name="_Toc125974226"/>
              <w:bookmarkStart w:id="2143" w:name="_Toc126055143"/>
              <w:bookmarkStart w:id="2144" w:name="_Toc126057935"/>
              <w:bookmarkStart w:id="2145" w:name="_Toc127182284"/>
              <w:bookmarkStart w:id="2146" w:name="_Toc127182621"/>
              <w:bookmarkStart w:id="2147" w:name="_Toc127191805"/>
              <w:bookmarkStart w:id="2148" w:name="_Toc127353234"/>
              <w:bookmarkStart w:id="2149" w:name="_Toc127370234"/>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150" w:author="Kumar Baral" w:date="2022-12-12T16:54:00Z"/>
                <w:highlight w:val="yellow"/>
                <w:rPrChange w:id="2151" w:author="Kumar Baral" w:date="2022-12-12T16:18:00Z">
                  <w:rPr>
                    <w:del w:id="2152" w:author="Kumar Baral" w:date="2022-12-12T16:54:00Z"/>
                  </w:rPr>
                </w:rPrChange>
              </w:rPr>
            </w:pPr>
            <w:del w:id="2153" w:author="Kumar Baral" w:date="2022-12-12T16:54:00Z">
              <w:r w:rsidRPr="0045721D" w:rsidDel="00A04755">
                <w:rPr>
                  <w:highlight w:val="yellow"/>
                  <w:rPrChange w:id="2154" w:author="Kumar Baral" w:date="2022-12-12T16:18:00Z">
                    <w:rPr/>
                  </w:rPrChange>
                </w:rPr>
                <w:delText>Myagdi Khola</w:delText>
              </w:r>
              <w:bookmarkStart w:id="2155" w:name="_Toc121824646"/>
              <w:bookmarkStart w:id="2156" w:name="_Toc121825284"/>
              <w:bookmarkStart w:id="2157" w:name="_Toc121825924"/>
              <w:bookmarkStart w:id="2158" w:name="_Toc121826788"/>
              <w:bookmarkStart w:id="2159" w:name="_Toc121834211"/>
              <w:bookmarkStart w:id="2160" w:name="_Toc125550078"/>
              <w:bookmarkStart w:id="2161" w:name="_Toc125555573"/>
              <w:bookmarkStart w:id="2162" w:name="_Toc125557445"/>
              <w:bookmarkStart w:id="2163" w:name="_Toc125559332"/>
              <w:bookmarkStart w:id="2164" w:name="_Toc125618510"/>
              <w:bookmarkStart w:id="2165" w:name="_Toc125639957"/>
              <w:bookmarkStart w:id="2166" w:name="_Toc125642172"/>
              <w:bookmarkStart w:id="2167" w:name="_Toc125973942"/>
              <w:bookmarkStart w:id="2168" w:name="_Toc125974227"/>
              <w:bookmarkStart w:id="2169" w:name="_Toc126055144"/>
              <w:bookmarkStart w:id="2170" w:name="_Toc126057936"/>
              <w:bookmarkStart w:id="2171" w:name="_Toc127182285"/>
              <w:bookmarkStart w:id="2172" w:name="_Toc127182622"/>
              <w:bookmarkStart w:id="2173" w:name="_Toc127191806"/>
              <w:bookmarkStart w:id="2174" w:name="_Toc127353235"/>
              <w:bookmarkStart w:id="2175" w:name="_Toc127370235"/>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176" w:author="Kumar Baral" w:date="2022-12-12T16:54:00Z"/>
                <w:highlight w:val="yellow"/>
                <w:rPrChange w:id="2177" w:author="Kumar Baral" w:date="2022-12-12T16:18:00Z">
                  <w:rPr>
                    <w:del w:id="2178" w:author="Kumar Baral" w:date="2022-12-12T16:54:00Z"/>
                  </w:rPr>
                </w:rPrChange>
              </w:rPr>
            </w:pPr>
            <w:del w:id="2179" w:author="Kumar Baral" w:date="2022-12-12T16:54:00Z">
              <w:r w:rsidRPr="0045721D" w:rsidDel="00A04755">
                <w:rPr>
                  <w:highlight w:val="yellow"/>
                  <w:rPrChange w:id="2180" w:author="Kumar Baral" w:date="2022-12-12T16:18:00Z">
                    <w:rPr/>
                  </w:rPrChange>
                </w:rPr>
                <w:delText>Mangalghat</w:delText>
              </w:r>
              <w:bookmarkStart w:id="2181" w:name="_Toc121824647"/>
              <w:bookmarkStart w:id="2182" w:name="_Toc121825285"/>
              <w:bookmarkStart w:id="2183" w:name="_Toc121825925"/>
              <w:bookmarkStart w:id="2184" w:name="_Toc121826789"/>
              <w:bookmarkStart w:id="2185" w:name="_Toc121834212"/>
              <w:bookmarkStart w:id="2186" w:name="_Toc125550079"/>
              <w:bookmarkStart w:id="2187" w:name="_Toc125555574"/>
              <w:bookmarkStart w:id="2188" w:name="_Toc125557446"/>
              <w:bookmarkStart w:id="2189" w:name="_Toc125559333"/>
              <w:bookmarkStart w:id="2190" w:name="_Toc125618511"/>
              <w:bookmarkStart w:id="2191" w:name="_Toc125639958"/>
              <w:bookmarkStart w:id="2192" w:name="_Toc125642173"/>
              <w:bookmarkStart w:id="2193" w:name="_Toc125973943"/>
              <w:bookmarkStart w:id="2194" w:name="_Toc125974228"/>
              <w:bookmarkStart w:id="2195" w:name="_Toc126055145"/>
              <w:bookmarkStart w:id="2196" w:name="_Toc126057937"/>
              <w:bookmarkStart w:id="2197" w:name="_Toc127182286"/>
              <w:bookmarkStart w:id="2198" w:name="_Toc127182623"/>
              <w:bookmarkStart w:id="2199" w:name="_Toc127191807"/>
              <w:bookmarkStart w:id="2200" w:name="_Toc127353236"/>
              <w:bookmarkStart w:id="2201" w:name="_Toc127370236"/>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2202" w:author="Kumar Baral" w:date="2022-12-12T16:54:00Z"/>
                <w:highlight w:val="yellow"/>
                <w:rPrChange w:id="2203" w:author="Kumar Baral" w:date="2022-12-12T16:18:00Z">
                  <w:rPr>
                    <w:del w:id="2204" w:author="Kumar Baral" w:date="2022-12-12T16:54:00Z"/>
                  </w:rPr>
                </w:rPrChange>
              </w:rPr>
            </w:pPr>
            <w:del w:id="2205" w:author="Kumar Baral" w:date="2022-12-12T16:54:00Z">
              <w:r w:rsidRPr="0045721D" w:rsidDel="00A04755">
                <w:rPr>
                  <w:highlight w:val="yellow"/>
                  <w:rPrChange w:id="2206" w:author="Kumar Baral" w:date="2022-12-12T16:18:00Z">
                    <w:rPr/>
                  </w:rPrChange>
                </w:rPr>
                <w:delText>1976-2015</w:delText>
              </w:r>
              <w:bookmarkStart w:id="2207" w:name="_Toc121824648"/>
              <w:bookmarkStart w:id="2208" w:name="_Toc121825286"/>
              <w:bookmarkStart w:id="2209" w:name="_Toc121825926"/>
              <w:bookmarkStart w:id="2210" w:name="_Toc121826790"/>
              <w:bookmarkStart w:id="2211" w:name="_Toc121834213"/>
              <w:bookmarkStart w:id="2212" w:name="_Toc125550080"/>
              <w:bookmarkStart w:id="2213" w:name="_Toc125555575"/>
              <w:bookmarkStart w:id="2214" w:name="_Toc125557447"/>
              <w:bookmarkStart w:id="2215" w:name="_Toc125559334"/>
              <w:bookmarkStart w:id="2216" w:name="_Toc125618512"/>
              <w:bookmarkStart w:id="2217" w:name="_Toc125639959"/>
              <w:bookmarkStart w:id="2218" w:name="_Toc125642174"/>
              <w:bookmarkStart w:id="2219" w:name="_Toc125973944"/>
              <w:bookmarkStart w:id="2220" w:name="_Toc125974229"/>
              <w:bookmarkStart w:id="2221" w:name="_Toc126055146"/>
              <w:bookmarkStart w:id="2222" w:name="_Toc126057938"/>
              <w:bookmarkStart w:id="2223" w:name="_Toc127182287"/>
              <w:bookmarkStart w:id="2224" w:name="_Toc127182624"/>
              <w:bookmarkStart w:id="2225" w:name="_Toc127191808"/>
              <w:bookmarkStart w:id="2226" w:name="_Toc127353237"/>
              <w:bookmarkStart w:id="2227" w:name="_Toc127370237"/>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2228" w:author="Kumar Baral" w:date="2022-12-12T16:54:00Z"/>
                <w:highlight w:val="yellow"/>
                <w:rPrChange w:id="2229" w:author="Kumar Baral" w:date="2022-12-12T16:18:00Z">
                  <w:rPr>
                    <w:del w:id="2230" w:author="Kumar Baral" w:date="2022-12-12T16:54:00Z"/>
                  </w:rPr>
                </w:rPrChange>
              </w:rPr>
            </w:pPr>
            <w:del w:id="2231" w:author="Kumar Baral" w:date="2022-12-12T16:54:00Z">
              <w:r w:rsidRPr="0045721D" w:rsidDel="00A04755">
                <w:rPr>
                  <w:highlight w:val="yellow"/>
                  <w:rPrChange w:id="2232" w:author="Kumar Baral" w:date="2022-12-12T16:18:00Z">
                    <w:rPr/>
                  </w:rPrChange>
                </w:rPr>
                <w:delText>1112</w:delText>
              </w:r>
              <w:bookmarkStart w:id="2233" w:name="_Toc121824649"/>
              <w:bookmarkStart w:id="2234" w:name="_Toc121825287"/>
              <w:bookmarkStart w:id="2235" w:name="_Toc121825927"/>
              <w:bookmarkStart w:id="2236" w:name="_Toc121826791"/>
              <w:bookmarkStart w:id="2237" w:name="_Toc121834214"/>
              <w:bookmarkStart w:id="2238" w:name="_Toc125550081"/>
              <w:bookmarkStart w:id="2239" w:name="_Toc125555576"/>
              <w:bookmarkStart w:id="2240" w:name="_Toc125557448"/>
              <w:bookmarkStart w:id="2241" w:name="_Toc125559335"/>
              <w:bookmarkStart w:id="2242" w:name="_Toc125618513"/>
              <w:bookmarkStart w:id="2243" w:name="_Toc125639960"/>
              <w:bookmarkStart w:id="2244" w:name="_Toc125642175"/>
              <w:bookmarkStart w:id="2245" w:name="_Toc125973945"/>
              <w:bookmarkStart w:id="2246" w:name="_Toc125974230"/>
              <w:bookmarkStart w:id="2247" w:name="_Toc126055147"/>
              <w:bookmarkStart w:id="2248" w:name="_Toc126057939"/>
              <w:bookmarkStart w:id="2249" w:name="_Toc127182288"/>
              <w:bookmarkStart w:id="2250" w:name="_Toc127182625"/>
              <w:bookmarkStart w:id="2251" w:name="_Toc127191809"/>
              <w:bookmarkStart w:id="2252" w:name="_Toc127353238"/>
              <w:bookmarkStart w:id="2253" w:name="_Toc127370238"/>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del>
          </w:p>
        </w:tc>
        <w:bookmarkStart w:id="2254" w:name="_Toc121824650"/>
        <w:bookmarkStart w:id="2255" w:name="_Toc121825288"/>
        <w:bookmarkStart w:id="2256" w:name="_Toc121825928"/>
        <w:bookmarkStart w:id="2257" w:name="_Toc121826792"/>
        <w:bookmarkStart w:id="2258" w:name="_Toc121834215"/>
        <w:bookmarkStart w:id="2259" w:name="_Toc125550082"/>
        <w:bookmarkStart w:id="2260" w:name="_Toc125555577"/>
        <w:bookmarkStart w:id="2261" w:name="_Toc125557449"/>
        <w:bookmarkStart w:id="2262" w:name="_Toc125559336"/>
        <w:bookmarkStart w:id="2263" w:name="_Toc125618514"/>
        <w:bookmarkStart w:id="2264" w:name="_Toc125639961"/>
        <w:bookmarkStart w:id="2265" w:name="_Toc125642176"/>
        <w:bookmarkStart w:id="2266" w:name="_Toc125973946"/>
        <w:bookmarkStart w:id="2267" w:name="_Toc125974231"/>
        <w:bookmarkStart w:id="2268" w:name="_Toc126055148"/>
        <w:bookmarkStart w:id="2269" w:name="_Toc126057940"/>
        <w:bookmarkStart w:id="2270" w:name="_Toc127182289"/>
        <w:bookmarkStart w:id="2271" w:name="_Toc127182626"/>
        <w:bookmarkStart w:id="2272" w:name="_Toc127191810"/>
        <w:bookmarkStart w:id="2273" w:name="_Toc127353239"/>
        <w:bookmarkStart w:id="2274" w:name="_Toc127370239"/>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tr>
      <w:tr w:rsidR="006238CC" w:rsidRPr="0045721D" w:rsidDel="00A04755" w14:paraId="781A834E" w14:textId="26A3A070" w:rsidTr="00E9411B">
        <w:trPr>
          <w:trHeight w:val="311"/>
          <w:del w:id="227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2276" w:author="Kumar Baral" w:date="2022-12-12T16:54:00Z"/>
                <w:highlight w:val="yellow"/>
                <w:rPrChange w:id="2277" w:author="Kumar Baral" w:date="2022-12-12T16:18:00Z">
                  <w:rPr>
                    <w:del w:id="2278" w:author="Kumar Baral" w:date="2022-12-12T16:54:00Z"/>
                  </w:rPr>
                </w:rPrChange>
              </w:rPr>
            </w:pPr>
            <w:del w:id="2279" w:author="Kumar Baral" w:date="2022-12-12T16:54:00Z">
              <w:r w:rsidRPr="0045721D" w:rsidDel="00A04755">
                <w:rPr>
                  <w:highlight w:val="yellow"/>
                  <w:rPrChange w:id="2280" w:author="Kumar Baral" w:date="2022-12-12T16:18:00Z">
                    <w:rPr/>
                  </w:rPrChange>
                </w:rPr>
                <w:delText>406.5</w:delText>
              </w:r>
              <w:bookmarkStart w:id="2281" w:name="_Toc121824651"/>
              <w:bookmarkStart w:id="2282" w:name="_Toc121825289"/>
              <w:bookmarkStart w:id="2283" w:name="_Toc121825929"/>
              <w:bookmarkStart w:id="2284" w:name="_Toc121826793"/>
              <w:bookmarkStart w:id="2285" w:name="_Toc121834216"/>
              <w:bookmarkStart w:id="2286" w:name="_Toc125550083"/>
              <w:bookmarkStart w:id="2287" w:name="_Toc125555578"/>
              <w:bookmarkStart w:id="2288" w:name="_Toc125557450"/>
              <w:bookmarkStart w:id="2289" w:name="_Toc125559337"/>
              <w:bookmarkStart w:id="2290" w:name="_Toc125618515"/>
              <w:bookmarkStart w:id="2291" w:name="_Toc125639962"/>
              <w:bookmarkStart w:id="2292" w:name="_Toc125642177"/>
              <w:bookmarkStart w:id="2293" w:name="_Toc125973947"/>
              <w:bookmarkStart w:id="2294" w:name="_Toc125974232"/>
              <w:bookmarkStart w:id="2295" w:name="_Toc126055149"/>
              <w:bookmarkStart w:id="2296" w:name="_Toc126057941"/>
              <w:bookmarkStart w:id="2297" w:name="_Toc127182290"/>
              <w:bookmarkStart w:id="2298" w:name="_Toc127182627"/>
              <w:bookmarkStart w:id="2299" w:name="_Toc127191811"/>
              <w:bookmarkStart w:id="2300" w:name="_Toc127353240"/>
              <w:bookmarkStart w:id="2301" w:name="_Toc12737024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2302" w:author="Kumar Baral" w:date="2022-12-12T16:54:00Z"/>
                <w:highlight w:val="yellow"/>
                <w:rPrChange w:id="2303" w:author="Kumar Baral" w:date="2022-12-12T16:18:00Z">
                  <w:rPr>
                    <w:del w:id="2304" w:author="Kumar Baral" w:date="2022-12-12T16:54:00Z"/>
                  </w:rPr>
                </w:rPrChange>
              </w:rPr>
            </w:pPr>
            <w:del w:id="2305" w:author="Kumar Baral" w:date="2022-12-12T16:54:00Z">
              <w:r w:rsidRPr="0045721D" w:rsidDel="00A04755">
                <w:rPr>
                  <w:highlight w:val="yellow"/>
                  <w:rPrChange w:id="2306" w:author="Kumar Baral" w:date="2022-12-12T16:18:00Z">
                    <w:rPr/>
                  </w:rPrChange>
                </w:rPr>
                <w:delText>Modi Khola</w:delText>
              </w:r>
              <w:bookmarkStart w:id="2307" w:name="_Toc121824652"/>
              <w:bookmarkStart w:id="2308" w:name="_Toc121825290"/>
              <w:bookmarkStart w:id="2309" w:name="_Toc121825930"/>
              <w:bookmarkStart w:id="2310" w:name="_Toc121826794"/>
              <w:bookmarkStart w:id="2311" w:name="_Toc121834217"/>
              <w:bookmarkStart w:id="2312" w:name="_Toc125550084"/>
              <w:bookmarkStart w:id="2313" w:name="_Toc125555579"/>
              <w:bookmarkStart w:id="2314" w:name="_Toc125557451"/>
              <w:bookmarkStart w:id="2315" w:name="_Toc125559338"/>
              <w:bookmarkStart w:id="2316" w:name="_Toc125618516"/>
              <w:bookmarkStart w:id="2317" w:name="_Toc125639963"/>
              <w:bookmarkStart w:id="2318" w:name="_Toc125642178"/>
              <w:bookmarkStart w:id="2319" w:name="_Toc125973948"/>
              <w:bookmarkStart w:id="2320" w:name="_Toc125974233"/>
              <w:bookmarkStart w:id="2321" w:name="_Toc126055150"/>
              <w:bookmarkStart w:id="2322" w:name="_Toc126057942"/>
              <w:bookmarkStart w:id="2323" w:name="_Toc127182291"/>
              <w:bookmarkStart w:id="2324" w:name="_Toc127182628"/>
              <w:bookmarkStart w:id="2325" w:name="_Toc127191812"/>
              <w:bookmarkStart w:id="2326" w:name="_Toc127353241"/>
              <w:bookmarkStart w:id="2327" w:name="_Toc127370241"/>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2328" w:author="Kumar Baral" w:date="2022-12-12T16:54:00Z"/>
                <w:highlight w:val="yellow"/>
                <w:rPrChange w:id="2329" w:author="Kumar Baral" w:date="2022-12-12T16:18:00Z">
                  <w:rPr>
                    <w:del w:id="2330" w:author="Kumar Baral" w:date="2022-12-12T16:54:00Z"/>
                  </w:rPr>
                </w:rPrChange>
              </w:rPr>
            </w:pPr>
            <w:del w:id="2331" w:author="Kumar Baral" w:date="2022-12-12T16:54:00Z">
              <w:r w:rsidRPr="0045721D" w:rsidDel="00A04755">
                <w:rPr>
                  <w:highlight w:val="yellow"/>
                  <w:rPrChange w:id="2332" w:author="Kumar Baral" w:date="2022-12-12T16:18:00Z">
                    <w:rPr/>
                  </w:rPrChange>
                </w:rPr>
                <w:delText>Nayapul</w:delText>
              </w:r>
              <w:bookmarkStart w:id="2333" w:name="_Toc121824653"/>
              <w:bookmarkStart w:id="2334" w:name="_Toc121825291"/>
              <w:bookmarkStart w:id="2335" w:name="_Toc121825931"/>
              <w:bookmarkStart w:id="2336" w:name="_Toc121826795"/>
              <w:bookmarkStart w:id="2337" w:name="_Toc121834218"/>
              <w:bookmarkStart w:id="2338" w:name="_Toc125550085"/>
              <w:bookmarkStart w:id="2339" w:name="_Toc125555580"/>
              <w:bookmarkStart w:id="2340" w:name="_Toc125557452"/>
              <w:bookmarkStart w:id="2341" w:name="_Toc125559339"/>
              <w:bookmarkStart w:id="2342" w:name="_Toc125618517"/>
              <w:bookmarkStart w:id="2343" w:name="_Toc125639964"/>
              <w:bookmarkStart w:id="2344" w:name="_Toc125642179"/>
              <w:bookmarkStart w:id="2345" w:name="_Toc125973949"/>
              <w:bookmarkStart w:id="2346" w:name="_Toc125974234"/>
              <w:bookmarkStart w:id="2347" w:name="_Toc126055151"/>
              <w:bookmarkStart w:id="2348" w:name="_Toc126057943"/>
              <w:bookmarkStart w:id="2349" w:name="_Toc127182292"/>
              <w:bookmarkStart w:id="2350" w:name="_Toc127182629"/>
              <w:bookmarkStart w:id="2351" w:name="_Toc127191813"/>
              <w:bookmarkStart w:id="2352" w:name="_Toc127353242"/>
              <w:bookmarkStart w:id="2353" w:name="_Toc12737024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2354" w:author="Kumar Baral" w:date="2022-12-12T16:54:00Z"/>
                <w:highlight w:val="yellow"/>
                <w:rPrChange w:id="2355" w:author="Kumar Baral" w:date="2022-12-12T16:18:00Z">
                  <w:rPr>
                    <w:del w:id="2356" w:author="Kumar Baral" w:date="2022-12-12T16:54:00Z"/>
                  </w:rPr>
                </w:rPrChange>
              </w:rPr>
            </w:pPr>
            <w:del w:id="2357" w:author="Kumar Baral" w:date="2022-12-12T16:54:00Z">
              <w:r w:rsidRPr="0045721D" w:rsidDel="00A04755">
                <w:rPr>
                  <w:highlight w:val="yellow"/>
                  <w:rPrChange w:id="2358" w:author="Kumar Baral" w:date="2022-12-12T16:18:00Z">
                    <w:rPr/>
                  </w:rPrChange>
                </w:rPr>
                <w:delText>1976-2006</w:delText>
              </w:r>
              <w:bookmarkStart w:id="2359" w:name="_Toc121824654"/>
              <w:bookmarkStart w:id="2360" w:name="_Toc121825292"/>
              <w:bookmarkStart w:id="2361" w:name="_Toc121825932"/>
              <w:bookmarkStart w:id="2362" w:name="_Toc121826796"/>
              <w:bookmarkStart w:id="2363" w:name="_Toc121834219"/>
              <w:bookmarkStart w:id="2364" w:name="_Toc125550086"/>
              <w:bookmarkStart w:id="2365" w:name="_Toc125555581"/>
              <w:bookmarkStart w:id="2366" w:name="_Toc125557453"/>
              <w:bookmarkStart w:id="2367" w:name="_Toc125559340"/>
              <w:bookmarkStart w:id="2368" w:name="_Toc125618518"/>
              <w:bookmarkStart w:id="2369" w:name="_Toc125639965"/>
              <w:bookmarkStart w:id="2370" w:name="_Toc125642180"/>
              <w:bookmarkStart w:id="2371" w:name="_Toc125973950"/>
              <w:bookmarkStart w:id="2372" w:name="_Toc125974235"/>
              <w:bookmarkStart w:id="2373" w:name="_Toc126055152"/>
              <w:bookmarkStart w:id="2374" w:name="_Toc126057944"/>
              <w:bookmarkStart w:id="2375" w:name="_Toc127182293"/>
              <w:bookmarkStart w:id="2376" w:name="_Toc127182630"/>
              <w:bookmarkStart w:id="2377" w:name="_Toc127191814"/>
              <w:bookmarkStart w:id="2378" w:name="_Toc127353243"/>
              <w:bookmarkStart w:id="2379" w:name="_Toc127370243"/>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2380" w:author="Kumar Baral" w:date="2022-12-12T16:54:00Z"/>
                <w:highlight w:val="yellow"/>
                <w:rPrChange w:id="2381" w:author="Kumar Baral" w:date="2022-12-12T16:18:00Z">
                  <w:rPr>
                    <w:del w:id="2382" w:author="Kumar Baral" w:date="2022-12-12T16:54:00Z"/>
                  </w:rPr>
                </w:rPrChange>
              </w:rPr>
            </w:pPr>
            <w:del w:id="2383" w:author="Kumar Baral" w:date="2022-12-12T16:54:00Z">
              <w:r w:rsidRPr="0045721D" w:rsidDel="00A04755">
                <w:rPr>
                  <w:highlight w:val="yellow"/>
                  <w:rPrChange w:id="2384" w:author="Kumar Baral" w:date="2022-12-12T16:18:00Z">
                    <w:rPr/>
                  </w:rPrChange>
                </w:rPr>
                <w:delText>601</w:delText>
              </w:r>
              <w:bookmarkStart w:id="2385" w:name="_Toc121824655"/>
              <w:bookmarkStart w:id="2386" w:name="_Toc121825293"/>
              <w:bookmarkStart w:id="2387" w:name="_Toc121825933"/>
              <w:bookmarkStart w:id="2388" w:name="_Toc121826797"/>
              <w:bookmarkStart w:id="2389" w:name="_Toc121834220"/>
              <w:bookmarkStart w:id="2390" w:name="_Toc125550087"/>
              <w:bookmarkStart w:id="2391" w:name="_Toc125555582"/>
              <w:bookmarkStart w:id="2392" w:name="_Toc125557454"/>
              <w:bookmarkStart w:id="2393" w:name="_Toc125559341"/>
              <w:bookmarkStart w:id="2394" w:name="_Toc125618519"/>
              <w:bookmarkStart w:id="2395" w:name="_Toc125639966"/>
              <w:bookmarkStart w:id="2396" w:name="_Toc125642181"/>
              <w:bookmarkStart w:id="2397" w:name="_Toc125973951"/>
              <w:bookmarkStart w:id="2398" w:name="_Toc125974236"/>
              <w:bookmarkStart w:id="2399" w:name="_Toc126055153"/>
              <w:bookmarkStart w:id="2400" w:name="_Toc126057945"/>
              <w:bookmarkStart w:id="2401" w:name="_Toc127182294"/>
              <w:bookmarkStart w:id="2402" w:name="_Toc127182631"/>
              <w:bookmarkStart w:id="2403" w:name="_Toc127191815"/>
              <w:bookmarkStart w:id="2404" w:name="_Toc127353244"/>
              <w:bookmarkStart w:id="2405" w:name="_Toc12737024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del>
          </w:p>
        </w:tc>
        <w:bookmarkStart w:id="2406" w:name="_Toc121824656"/>
        <w:bookmarkStart w:id="2407" w:name="_Toc121825294"/>
        <w:bookmarkStart w:id="2408" w:name="_Toc121825934"/>
        <w:bookmarkStart w:id="2409" w:name="_Toc121826798"/>
        <w:bookmarkStart w:id="2410" w:name="_Toc121834221"/>
        <w:bookmarkStart w:id="2411" w:name="_Toc125550088"/>
        <w:bookmarkStart w:id="2412" w:name="_Toc125555583"/>
        <w:bookmarkStart w:id="2413" w:name="_Toc125557455"/>
        <w:bookmarkStart w:id="2414" w:name="_Toc125559342"/>
        <w:bookmarkStart w:id="2415" w:name="_Toc125618520"/>
        <w:bookmarkStart w:id="2416" w:name="_Toc125639967"/>
        <w:bookmarkStart w:id="2417" w:name="_Toc125642182"/>
        <w:bookmarkStart w:id="2418" w:name="_Toc125973952"/>
        <w:bookmarkStart w:id="2419" w:name="_Toc125974237"/>
        <w:bookmarkStart w:id="2420" w:name="_Toc126055154"/>
        <w:bookmarkStart w:id="2421" w:name="_Toc126057946"/>
        <w:bookmarkStart w:id="2422" w:name="_Toc127182295"/>
        <w:bookmarkStart w:id="2423" w:name="_Toc127182632"/>
        <w:bookmarkStart w:id="2424" w:name="_Toc127191816"/>
        <w:bookmarkStart w:id="2425" w:name="_Toc127353245"/>
        <w:bookmarkStart w:id="2426" w:name="_Toc12737024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tr>
      <w:tr w:rsidR="006238CC" w:rsidRPr="0045721D" w:rsidDel="00A04755" w14:paraId="41CEE569" w14:textId="587BD064" w:rsidTr="00E9411B">
        <w:trPr>
          <w:trHeight w:val="311"/>
          <w:del w:id="2427"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2428" w:author="Kumar Baral" w:date="2022-12-12T16:54:00Z"/>
                <w:highlight w:val="yellow"/>
                <w:rPrChange w:id="2429" w:author="Kumar Baral" w:date="2022-12-12T16:18:00Z">
                  <w:rPr>
                    <w:del w:id="2430" w:author="Kumar Baral" w:date="2022-12-12T16:54:00Z"/>
                  </w:rPr>
                </w:rPrChange>
              </w:rPr>
            </w:pPr>
            <w:del w:id="2431" w:author="Kumar Baral" w:date="2022-12-12T16:54:00Z">
              <w:r w:rsidRPr="0045721D" w:rsidDel="00A04755">
                <w:rPr>
                  <w:highlight w:val="yellow"/>
                  <w:rPrChange w:id="2432" w:author="Kumar Baral" w:date="2022-12-12T16:18:00Z">
                    <w:rPr/>
                  </w:rPrChange>
                </w:rPr>
                <w:delText>428</w:delText>
              </w:r>
              <w:bookmarkStart w:id="2433" w:name="_Toc121824657"/>
              <w:bookmarkStart w:id="2434" w:name="_Toc121825295"/>
              <w:bookmarkStart w:id="2435" w:name="_Toc121825935"/>
              <w:bookmarkStart w:id="2436" w:name="_Toc121826799"/>
              <w:bookmarkStart w:id="2437" w:name="_Toc121834222"/>
              <w:bookmarkStart w:id="2438" w:name="_Toc125550089"/>
              <w:bookmarkStart w:id="2439" w:name="_Toc125555584"/>
              <w:bookmarkStart w:id="2440" w:name="_Toc125557456"/>
              <w:bookmarkStart w:id="2441" w:name="_Toc125559343"/>
              <w:bookmarkStart w:id="2442" w:name="_Toc125618521"/>
              <w:bookmarkStart w:id="2443" w:name="_Toc125639968"/>
              <w:bookmarkStart w:id="2444" w:name="_Toc125642183"/>
              <w:bookmarkStart w:id="2445" w:name="_Toc125973953"/>
              <w:bookmarkStart w:id="2446" w:name="_Toc125974238"/>
              <w:bookmarkStart w:id="2447" w:name="_Toc126055155"/>
              <w:bookmarkStart w:id="2448" w:name="_Toc126057947"/>
              <w:bookmarkStart w:id="2449" w:name="_Toc127182296"/>
              <w:bookmarkStart w:id="2450" w:name="_Toc127182633"/>
              <w:bookmarkStart w:id="2451" w:name="_Toc127191817"/>
              <w:bookmarkStart w:id="2452" w:name="_Toc127353246"/>
              <w:bookmarkStart w:id="2453" w:name="_Toc127370246"/>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2454" w:author="Kumar Baral" w:date="2022-12-12T16:54:00Z"/>
                <w:highlight w:val="yellow"/>
                <w:rPrChange w:id="2455" w:author="Kumar Baral" w:date="2022-12-12T16:18:00Z">
                  <w:rPr>
                    <w:del w:id="2456" w:author="Kumar Baral" w:date="2022-12-12T16:54:00Z"/>
                  </w:rPr>
                </w:rPrChange>
              </w:rPr>
            </w:pPr>
            <w:del w:id="2457" w:author="Kumar Baral" w:date="2022-12-12T16:54:00Z">
              <w:r w:rsidRPr="0045721D" w:rsidDel="00A04755">
                <w:rPr>
                  <w:highlight w:val="yellow"/>
                  <w:rPrChange w:id="2458" w:author="Kumar Baral" w:date="2022-12-12T16:18:00Z">
                    <w:rPr/>
                  </w:rPrChange>
                </w:rPr>
                <w:delText>Mardi Khola</w:delText>
              </w:r>
              <w:bookmarkStart w:id="2459" w:name="_Toc121824658"/>
              <w:bookmarkStart w:id="2460" w:name="_Toc121825296"/>
              <w:bookmarkStart w:id="2461" w:name="_Toc121825936"/>
              <w:bookmarkStart w:id="2462" w:name="_Toc121826800"/>
              <w:bookmarkStart w:id="2463" w:name="_Toc121834223"/>
              <w:bookmarkStart w:id="2464" w:name="_Toc125550090"/>
              <w:bookmarkStart w:id="2465" w:name="_Toc125555585"/>
              <w:bookmarkStart w:id="2466" w:name="_Toc125557457"/>
              <w:bookmarkStart w:id="2467" w:name="_Toc125559344"/>
              <w:bookmarkStart w:id="2468" w:name="_Toc125618522"/>
              <w:bookmarkStart w:id="2469" w:name="_Toc125639969"/>
              <w:bookmarkStart w:id="2470" w:name="_Toc125642184"/>
              <w:bookmarkStart w:id="2471" w:name="_Toc125973954"/>
              <w:bookmarkStart w:id="2472" w:name="_Toc125974239"/>
              <w:bookmarkStart w:id="2473" w:name="_Toc126055156"/>
              <w:bookmarkStart w:id="2474" w:name="_Toc126057948"/>
              <w:bookmarkStart w:id="2475" w:name="_Toc127182297"/>
              <w:bookmarkStart w:id="2476" w:name="_Toc127182634"/>
              <w:bookmarkStart w:id="2477" w:name="_Toc127191818"/>
              <w:bookmarkStart w:id="2478" w:name="_Toc127353247"/>
              <w:bookmarkStart w:id="2479" w:name="_Toc127370247"/>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2480" w:author="Kumar Baral" w:date="2022-12-12T16:54:00Z"/>
                <w:highlight w:val="yellow"/>
                <w:rPrChange w:id="2481" w:author="Kumar Baral" w:date="2022-12-12T16:18:00Z">
                  <w:rPr>
                    <w:del w:id="2482" w:author="Kumar Baral" w:date="2022-12-12T16:54:00Z"/>
                  </w:rPr>
                </w:rPrChange>
              </w:rPr>
            </w:pPr>
            <w:del w:id="2483" w:author="Kumar Baral" w:date="2022-12-12T16:54:00Z">
              <w:r w:rsidRPr="0045721D" w:rsidDel="00A04755">
                <w:rPr>
                  <w:highlight w:val="yellow"/>
                  <w:rPrChange w:id="2484" w:author="Kumar Baral" w:date="2022-12-12T16:18:00Z">
                    <w:rPr/>
                  </w:rPrChange>
                </w:rPr>
                <w:delText>Lahachowk</w:delText>
              </w:r>
              <w:bookmarkStart w:id="2485" w:name="_Toc121824659"/>
              <w:bookmarkStart w:id="2486" w:name="_Toc121825297"/>
              <w:bookmarkStart w:id="2487" w:name="_Toc121825937"/>
              <w:bookmarkStart w:id="2488" w:name="_Toc121826801"/>
              <w:bookmarkStart w:id="2489" w:name="_Toc121834224"/>
              <w:bookmarkStart w:id="2490" w:name="_Toc125550091"/>
              <w:bookmarkStart w:id="2491" w:name="_Toc125555586"/>
              <w:bookmarkStart w:id="2492" w:name="_Toc125557458"/>
              <w:bookmarkStart w:id="2493" w:name="_Toc125559345"/>
              <w:bookmarkStart w:id="2494" w:name="_Toc125618523"/>
              <w:bookmarkStart w:id="2495" w:name="_Toc125639970"/>
              <w:bookmarkStart w:id="2496" w:name="_Toc125642185"/>
              <w:bookmarkStart w:id="2497" w:name="_Toc125973955"/>
              <w:bookmarkStart w:id="2498" w:name="_Toc125974240"/>
              <w:bookmarkStart w:id="2499" w:name="_Toc126055157"/>
              <w:bookmarkStart w:id="2500" w:name="_Toc126057949"/>
              <w:bookmarkStart w:id="2501" w:name="_Toc127182298"/>
              <w:bookmarkStart w:id="2502" w:name="_Toc127182635"/>
              <w:bookmarkStart w:id="2503" w:name="_Toc127191819"/>
              <w:bookmarkStart w:id="2504" w:name="_Toc127353248"/>
              <w:bookmarkStart w:id="2505" w:name="_Toc127370248"/>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2506" w:author="Kumar Baral" w:date="2022-12-12T16:54:00Z"/>
                <w:highlight w:val="yellow"/>
                <w:rPrChange w:id="2507" w:author="Kumar Baral" w:date="2022-12-12T16:18:00Z">
                  <w:rPr>
                    <w:del w:id="2508" w:author="Kumar Baral" w:date="2022-12-12T16:54:00Z"/>
                  </w:rPr>
                </w:rPrChange>
              </w:rPr>
            </w:pPr>
            <w:del w:id="2509" w:author="Kumar Baral" w:date="2022-12-12T16:54:00Z">
              <w:r w:rsidRPr="0045721D" w:rsidDel="00A04755">
                <w:rPr>
                  <w:highlight w:val="yellow"/>
                  <w:rPrChange w:id="2510" w:author="Kumar Baral" w:date="2022-12-12T16:18:00Z">
                    <w:rPr/>
                  </w:rPrChange>
                </w:rPr>
                <w:delText>1974-1995</w:delText>
              </w:r>
              <w:bookmarkStart w:id="2511" w:name="_Toc121824660"/>
              <w:bookmarkStart w:id="2512" w:name="_Toc121825298"/>
              <w:bookmarkStart w:id="2513" w:name="_Toc121825938"/>
              <w:bookmarkStart w:id="2514" w:name="_Toc121826802"/>
              <w:bookmarkStart w:id="2515" w:name="_Toc121834225"/>
              <w:bookmarkStart w:id="2516" w:name="_Toc125550092"/>
              <w:bookmarkStart w:id="2517" w:name="_Toc125555587"/>
              <w:bookmarkStart w:id="2518" w:name="_Toc125557459"/>
              <w:bookmarkStart w:id="2519" w:name="_Toc125559346"/>
              <w:bookmarkStart w:id="2520" w:name="_Toc125618524"/>
              <w:bookmarkStart w:id="2521" w:name="_Toc125639971"/>
              <w:bookmarkStart w:id="2522" w:name="_Toc125642186"/>
              <w:bookmarkStart w:id="2523" w:name="_Toc125973956"/>
              <w:bookmarkStart w:id="2524" w:name="_Toc125974241"/>
              <w:bookmarkStart w:id="2525" w:name="_Toc126055158"/>
              <w:bookmarkStart w:id="2526" w:name="_Toc126057950"/>
              <w:bookmarkStart w:id="2527" w:name="_Toc127182299"/>
              <w:bookmarkStart w:id="2528" w:name="_Toc127182636"/>
              <w:bookmarkStart w:id="2529" w:name="_Toc127191820"/>
              <w:bookmarkStart w:id="2530" w:name="_Toc127353249"/>
              <w:bookmarkStart w:id="2531" w:name="_Toc127370249"/>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2532" w:author="Kumar Baral" w:date="2022-12-12T16:54:00Z"/>
                <w:highlight w:val="yellow"/>
                <w:rPrChange w:id="2533" w:author="Kumar Baral" w:date="2022-12-12T16:18:00Z">
                  <w:rPr>
                    <w:del w:id="2534" w:author="Kumar Baral" w:date="2022-12-12T16:54:00Z"/>
                  </w:rPr>
                </w:rPrChange>
              </w:rPr>
            </w:pPr>
            <w:del w:id="2535" w:author="Kumar Baral" w:date="2022-12-12T16:54:00Z">
              <w:r w:rsidRPr="0045721D" w:rsidDel="00A04755">
                <w:rPr>
                  <w:highlight w:val="yellow"/>
                  <w:rPrChange w:id="2536" w:author="Kumar Baral" w:date="2022-12-12T16:18:00Z">
                    <w:rPr/>
                  </w:rPrChange>
                </w:rPr>
                <w:delText>160</w:delText>
              </w:r>
              <w:bookmarkStart w:id="2537" w:name="_Toc121824661"/>
              <w:bookmarkStart w:id="2538" w:name="_Toc121825299"/>
              <w:bookmarkStart w:id="2539" w:name="_Toc121825939"/>
              <w:bookmarkStart w:id="2540" w:name="_Toc121826803"/>
              <w:bookmarkStart w:id="2541" w:name="_Toc121834226"/>
              <w:bookmarkStart w:id="2542" w:name="_Toc125550093"/>
              <w:bookmarkStart w:id="2543" w:name="_Toc125555588"/>
              <w:bookmarkStart w:id="2544" w:name="_Toc125557460"/>
              <w:bookmarkStart w:id="2545" w:name="_Toc125559347"/>
              <w:bookmarkStart w:id="2546" w:name="_Toc125618525"/>
              <w:bookmarkStart w:id="2547" w:name="_Toc125639972"/>
              <w:bookmarkStart w:id="2548" w:name="_Toc125642187"/>
              <w:bookmarkStart w:id="2549" w:name="_Toc125973957"/>
              <w:bookmarkStart w:id="2550" w:name="_Toc125974242"/>
              <w:bookmarkStart w:id="2551" w:name="_Toc126055159"/>
              <w:bookmarkStart w:id="2552" w:name="_Toc126057951"/>
              <w:bookmarkStart w:id="2553" w:name="_Toc127182300"/>
              <w:bookmarkStart w:id="2554" w:name="_Toc127182637"/>
              <w:bookmarkStart w:id="2555" w:name="_Toc127191821"/>
              <w:bookmarkStart w:id="2556" w:name="_Toc127353250"/>
              <w:bookmarkStart w:id="2557" w:name="_Toc127370250"/>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del>
          </w:p>
        </w:tc>
        <w:bookmarkStart w:id="2558" w:name="_Toc121824662"/>
        <w:bookmarkStart w:id="2559" w:name="_Toc121825300"/>
        <w:bookmarkStart w:id="2560" w:name="_Toc121825940"/>
        <w:bookmarkStart w:id="2561" w:name="_Toc121826804"/>
        <w:bookmarkStart w:id="2562" w:name="_Toc121834227"/>
        <w:bookmarkStart w:id="2563" w:name="_Toc125550094"/>
        <w:bookmarkStart w:id="2564" w:name="_Toc125555589"/>
        <w:bookmarkStart w:id="2565" w:name="_Toc125557461"/>
        <w:bookmarkStart w:id="2566" w:name="_Toc125559348"/>
        <w:bookmarkStart w:id="2567" w:name="_Toc125618526"/>
        <w:bookmarkStart w:id="2568" w:name="_Toc125639973"/>
        <w:bookmarkStart w:id="2569" w:name="_Toc125642188"/>
        <w:bookmarkStart w:id="2570" w:name="_Toc125973958"/>
        <w:bookmarkStart w:id="2571" w:name="_Toc125974243"/>
        <w:bookmarkStart w:id="2572" w:name="_Toc126055160"/>
        <w:bookmarkStart w:id="2573" w:name="_Toc126057952"/>
        <w:bookmarkStart w:id="2574" w:name="_Toc127182301"/>
        <w:bookmarkStart w:id="2575" w:name="_Toc127182638"/>
        <w:bookmarkStart w:id="2576" w:name="_Toc127191822"/>
        <w:bookmarkStart w:id="2577" w:name="_Toc127353251"/>
        <w:bookmarkStart w:id="2578" w:name="_Toc127370251"/>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tr>
      <w:tr w:rsidR="006238CC" w:rsidRPr="0045721D" w:rsidDel="00A04755" w14:paraId="05D32FE2" w14:textId="30BA1ED1" w:rsidTr="00E9411B">
        <w:trPr>
          <w:trHeight w:val="311"/>
          <w:del w:id="2579"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2580" w:author="Kumar Baral" w:date="2022-12-12T16:54:00Z"/>
                <w:highlight w:val="yellow"/>
                <w:rPrChange w:id="2581" w:author="Kumar Baral" w:date="2022-12-12T16:18:00Z">
                  <w:rPr>
                    <w:del w:id="2582" w:author="Kumar Baral" w:date="2022-12-12T16:54:00Z"/>
                  </w:rPr>
                </w:rPrChange>
              </w:rPr>
            </w:pPr>
            <w:del w:id="2583" w:author="Kumar Baral" w:date="2022-12-12T16:54:00Z">
              <w:r w:rsidRPr="0045721D" w:rsidDel="00A04755">
                <w:rPr>
                  <w:highlight w:val="yellow"/>
                  <w:rPrChange w:id="2584" w:author="Kumar Baral" w:date="2022-12-12T16:18:00Z">
                    <w:rPr/>
                  </w:rPrChange>
                </w:rPr>
                <w:delText>430</w:delText>
              </w:r>
              <w:bookmarkStart w:id="2585" w:name="_Toc121824663"/>
              <w:bookmarkStart w:id="2586" w:name="_Toc121825301"/>
              <w:bookmarkStart w:id="2587" w:name="_Toc121825941"/>
              <w:bookmarkStart w:id="2588" w:name="_Toc121826805"/>
              <w:bookmarkStart w:id="2589" w:name="_Toc121834228"/>
              <w:bookmarkStart w:id="2590" w:name="_Toc125550095"/>
              <w:bookmarkStart w:id="2591" w:name="_Toc125555590"/>
              <w:bookmarkStart w:id="2592" w:name="_Toc125557462"/>
              <w:bookmarkStart w:id="2593" w:name="_Toc125559349"/>
              <w:bookmarkStart w:id="2594" w:name="_Toc125618527"/>
              <w:bookmarkStart w:id="2595" w:name="_Toc125639974"/>
              <w:bookmarkStart w:id="2596" w:name="_Toc125642189"/>
              <w:bookmarkStart w:id="2597" w:name="_Toc125973959"/>
              <w:bookmarkStart w:id="2598" w:name="_Toc125974244"/>
              <w:bookmarkStart w:id="2599" w:name="_Toc126055161"/>
              <w:bookmarkStart w:id="2600" w:name="_Toc126057953"/>
              <w:bookmarkStart w:id="2601" w:name="_Toc127182302"/>
              <w:bookmarkStart w:id="2602" w:name="_Toc127182639"/>
              <w:bookmarkStart w:id="2603" w:name="_Toc127191823"/>
              <w:bookmarkStart w:id="2604" w:name="_Toc127353252"/>
              <w:bookmarkStart w:id="2605" w:name="_Toc127370252"/>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2606" w:author="Kumar Baral" w:date="2022-12-12T16:54:00Z"/>
                <w:highlight w:val="yellow"/>
                <w:rPrChange w:id="2607" w:author="Kumar Baral" w:date="2022-12-12T16:18:00Z">
                  <w:rPr>
                    <w:del w:id="2608" w:author="Kumar Baral" w:date="2022-12-12T16:54:00Z"/>
                  </w:rPr>
                </w:rPrChange>
              </w:rPr>
            </w:pPr>
            <w:del w:id="2609" w:author="Kumar Baral" w:date="2022-12-12T16:54:00Z">
              <w:r w:rsidRPr="0045721D" w:rsidDel="00A04755">
                <w:rPr>
                  <w:highlight w:val="yellow"/>
                  <w:rPrChange w:id="2610" w:author="Kumar Baral" w:date="2022-12-12T16:18:00Z">
                    <w:rPr/>
                  </w:rPrChange>
                </w:rPr>
                <w:delText>Seti</w:delText>
              </w:r>
              <w:bookmarkStart w:id="2611" w:name="_Toc121824664"/>
              <w:bookmarkStart w:id="2612" w:name="_Toc121825302"/>
              <w:bookmarkStart w:id="2613" w:name="_Toc121825942"/>
              <w:bookmarkStart w:id="2614" w:name="_Toc121826806"/>
              <w:bookmarkStart w:id="2615" w:name="_Toc121834229"/>
              <w:bookmarkStart w:id="2616" w:name="_Toc125550096"/>
              <w:bookmarkStart w:id="2617" w:name="_Toc125555591"/>
              <w:bookmarkStart w:id="2618" w:name="_Toc125557463"/>
              <w:bookmarkStart w:id="2619" w:name="_Toc125559350"/>
              <w:bookmarkStart w:id="2620" w:name="_Toc125618528"/>
              <w:bookmarkStart w:id="2621" w:name="_Toc125639975"/>
              <w:bookmarkStart w:id="2622" w:name="_Toc125642190"/>
              <w:bookmarkStart w:id="2623" w:name="_Toc125973960"/>
              <w:bookmarkStart w:id="2624" w:name="_Toc125974245"/>
              <w:bookmarkStart w:id="2625" w:name="_Toc126055162"/>
              <w:bookmarkStart w:id="2626" w:name="_Toc126057954"/>
              <w:bookmarkStart w:id="2627" w:name="_Toc127182303"/>
              <w:bookmarkStart w:id="2628" w:name="_Toc127182640"/>
              <w:bookmarkStart w:id="2629" w:name="_Toc127191824"/>
              <w:bookmarkStart w:id="2630" w:name="_Toc127353253"/>
              <w:bookmarkStart w:id="2631" w:name="_Toc127370253"/>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2632" w:author="Kumar Baral" w:date="2022-12-12T16:54:00Z"/>
                <w:highlight w:val="yellow"/>
                <w:rPrChange w:id="2633" w:author="Kumar Baral" w:date="2022-12-12T16:18:00Z">
                  <w:rPr>
                    <w:del w:id="2634" w:author="Kumar Baral" w:date="2022-12-12T16:54:00Z"/>
                  </w:rPr>
                </w:rPrChange>
              </w:rPr>
            </w:pPr>
            <w:del w:id="2635" w:author="Kumar Baral" w:date="2022-12-12T16:54:00Z">
              <w:r w:rsidRPr="0045721D" w:rsidDel="00A04755">
                <w:rPr>
                  <w:highlight w:val="yellow"/>
                  <w:rPrChange w:id="2636" w:author="Kumar Baral" w:date="2022-12-12T16:18:00Z">
                    <w:rPr/>
                  </w:rPrChange>
                </w:rPr>
                <w:delText>Phoolbari</w:delText>
              </w:r>
              <w:bookmarkStart w:id="2637" w:name="_Toc121824665"/>
              <w:bookmarkStart w:id="2638" w:name="_Toc121825303"/>
              <w:bookmarkStart w:id="2639" w:name="_Toc121825943"/>
              <w:bookmarkStart w:id="2640" w:name="_Toc121826807"/>
              <w:bookmarkStart w:id="2641" w:name="_Toc121834230"/>
              <w:bookmarkStart w:id="2642" w:name="_Toc125550097"/>
              <w:bookmarkStart w:id="2643" w:name="_Toc125555592"/>
              <w:bookmarkStart w:id="2644" w:name="_Toc125557464"/>
              <w:bookmarkStart w:id="2645" w:name="_Toc125559351"/>
              <w:bookmarkStart w:id="2646" w:name="_Toc125618529"/>
              <w:bookmarkStart w:id="2647" w:name="_Toc125639976"/>
              <w:bookmarkStart w:id="2648" w:name="_Toc125642191"/>
              <w:bookmarkStart w:id="2649" w:name="_Toc125973961"/>
              <w:bookmarkStart w:id="2650" w:name="_Toc125974246"/>
              <w:bookmarkStart w:id="2651" w:name="_Toc126055163"/>
              <w:bookmarkStart w:id="2652" w:name="_Toc126057955"/>
              <w:bookmarkStart w:id="2653" w:name="_Toc127182304"/>
              <w:bookmarkStart w:id="2654" w:name="_Toc127182641"/>
              <w:bookmarkStart w:id="2655" w:name="_Toc127191825"/>
              <w:bookmarkStart w:id="2656" w:name="_Toc127353254"/>
              <w:bookmarkStart w:id="2657" w:name="_Toc127370254"/>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2658" w:author="Kumar Baral" w:date="2022-12-12T16:54:00Z"/>
                <w:highlight w:val="yellow"/>
                <w:rPrChange w:id="2659" w:author="Kumar Baral" w:date="2022-12-12T16:18:00Z">
                  <w:rPr>
                    <w:del w:id="2660" w:author="Kumar Baral" w:date="2022-12-12T16:54:00Z"/>
                  </w:rPr>
                </w:rPrChange>
              </w:rPr>
            </w:pPr>
            <w:del w:id="2661" w:author="Kumar Baral" w:date="2022-12-12T16:54:00Z">
              <w:r w:rsidRPr="0045721D" w:rsidDel="00A04755">
                <w:rPr>
                  <w:highlight w:val="yellow"/>
                  <w:rPrChange w:id="2662" w:author="Kumar Baral" w:date="2022-12-12T16:18:00Z">
                    <w:rPr/>
                  </w:rPrChange>
                </w:rPr>
                <w:delText>1964-1984</w:delText>
              </w:r>
              <w:bookmarkStart w:id="2663" w:name="_Toc121824666"/>
              <w:bookmarkStart w:id="2664" w:name="_Toc121825304"/>
              <w:bookmarkStart w:id="2665" w:name="_Toc121825944"/>
              <w:bookmarkStart w:id="2666" w:name="_Toc121826808"/>
              <w:bookmarkStart w:id="2667" w:name="_Toc121834231"/>
              <w:bookmarkStart w:id="2668" w:name="_Toc125550098"/>
              <w:bookmarkStart w:id="2669" w:name="_Toc125555593"/>
              <w:bookmarkStart w:id="2670" w:name="_Toc125557465"/>
              <w:bookmarkStart w:id="2671" w:name="_Toc125559352"/>
              <w:bookmarkStart w:id="2672" w:name="_Toc125618530"/>
              <w:bookmarkStart w:id="2673" w:name="_Toc125639977"/>
              <w:bookmarkStart w:id="2674" w:name="_Toc125642192"/>
              <w:bookmarkStart w:id="2675" w:name="_Toc125973962"/>
              <w:bookmarkStart w:id="2676" w:name="_Toc125974247"/>
              <w:bookmarkStart w:id="2677" w:name="_Toc126055164"/>
              <w:bookmarkStart w:id="2678" w:name="_Toc126057956"/>
              <w:bookmarkStart w:id="2679" w:name="_Toc127182305"/>
              <w:bookmarkStart w:id="2680" w:name="_Toc127182642"/>
              <w:bookmarkStart w:id="2681" w:name="_Toc127191826"/>
              <w:bookmarkStart w:id="2682" w:name="_Toc127353255"/>
              <w:bookmarkStart w:id="2683" w:name="_Toc127370255"/>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2684" w:author="Kumar Baral" w:date="2022-12-12T16:54:00Z"/>
                <w:highlight w:val="yellow"/>
                <w:rPrChange w:id="2685" w:author="Kumar Baral" w:date="2022-12-12T16:18:00Z">
                  <w:rPr>
                    <w:del w:id="2686" w:author="Kumar Baral" w:date="2022-12-12T16:54:00Z"/>
                  </w:rPr>
                </w:rPrChange>
              </w:rPr>
            </w:pPr>
            <w:del w:id="2687" w:author="Kumar Baral" w:date="2022-12-12T16:54:00Z">
              <w:r w:rsidRPr="0045721D" w:rsidDel="00A04755">
                <w:rPr>
                  <w:highlight w:val="yellow"/>
                  <w:rPrChange w:id="2688" w:author="Kumar Baral" w:date="2022-12-12T16:18:00Z">
                    <w:rPr/>
                  </w:rPrChange>
                </w:rPr>
                <w:delText>582</w:delText>
              </w:r>
              <w:bookmarkStart w:id="2689" w:name="_Toc121824667"/>
              <w:bookmarkStart w:id="2690" w:name="_Toc121825305"/>
              <w:bookmarkStart w:id="2691" w:name="_Toc121825945"/>
              <w:bookmarkStart w:id="2692" w:name="_Toc121826809"/>
              <w:bookmarkStart w:id="2693" w:name="_Toc121834232"/>
              <w:bookmarkStart w:id="2694" w:name="_Toc125550099"/>
              <w:bookmarkStart w:id="2695" w:name="_Toc125555594"/>
              <w:bookmarkStart w:id="2696" w:name="_Toc125557466"/>
              <w:bookmarkStart w:id="2697" w:name="_Toc125559353"/>
              <w:bookmarkStart w:id="2698" w:name="_Toc125618531"/>
              <w:bookmarkStart w:id="2699" w:name="_Toc125639978"/>
              <w:bookmarkStart w:id="2700" w:name="_Toc125642193"/>
              <w:bookmarkStart w:id="2701" w:name="_Toc125973963"/>
              <w:bookmarkStart w:id="2702" w:name="_Toc125974248"/>
              <w:bookmarkStart w:id="2703" w:name="_Toc126055165"/>
              <w:bookmarkStart w:id="2704" w:name="_Toc126057957"/>
              <w:bookmarkStart w:id="2705" w:name="_Toc127182306"/>
              <w:bookmarkStart w:id="2706" w:name="_Toc127182643"/>
              <w:bookmarkStart w:id="2707" w:name="_Toc127191827"/>
              <w:bookmarkStart w:id="2708" w:name="_Toc127353256"/>
              <w:bookmarkStart w:id="2709" w:name="_Toc127370256"/>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del>
          </w:p>
        </w:tc>
        <w:bookmarkStart w:id="2710" w:name="_Toc121824668"/>
        <w:bookmarkStart w:id="2711" w:name="_Toc121825306"/>
        <w:bookmarkStart w:id="2712" w:name="_Toc121825946"/>
        <w:bookmarkStart w:id="2713" w:name="_Toc121826810"/>
        <w:bookmarkStart w:id="2714" w:name="_Toc121834233"/>
        <w:bookmarkStart w:id="2715" w:name="_Toc125550100"/>
        <w:bookmarkStart w:id="2716" w:name="_Toc125555595"/>
        <w:bookmarkStart w:id="2717" w:name="_Toc125557467"/>
        <w:bookmarkStart w:id="2718" w:name="_Toc125559354"/>
        <w:bookmarkStart w:id="2719" w:name="_Toc125618532"/>
        <w:bookmarkStart w:id="2720" w:name="_Toc125639979"/>
        <w:bookmarkStart w:id="2721" w:name="_Toc125642194"/>
        <w:bookmarkStart w:id="2722" w:name="_Toc125973964"/>
        <w:bookmarkStart w:id="2723" w:name="_Toc125974249"/>
        <w:bookmarkStart w:id="2724" w:name="_Toc126055166"/>
        <w:bookmarkStart w:id="2725" w:name="_Toc126057958"/>
        <w:bookmarkStart w:id="2726" w:name="_Toc127182307"/>
        <w:bookmarkStart w:id="2727" w:name="_Toc127182644"/>
        <w:bookmarkStart w:id="2728" w:name="_Toc127191828"/>
        <w:bookmarkStart w:id="2729" w:name="_Toc127353257"/>
        <w:bookmarkStart w:id="2730" w:name="_Toc127370257"/>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tr>
      <w:tr w:rsidR="006238CC" w:rsidRPr="0045721D" w:rsidDel="00A04755" w14:paraId="50BEDE94" w14:textId="52301891" w:rsidTr="00E9411B">
        <w:trPr>
          <w:trHeight w:val="311"/>
          <w:del w:id="273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732" w:author="Kumar Baral" w:date="2022-12-12T16:54:00Z"/>
                <w:highlight w:val="yellow"/>
                <w:rPrChange w:id="2733" w:author="Kumar Baral" w:date="2022-12-12T16:18:00Z">
                  <w:rPr>
                    <w:del w:id="2734" w:author="Kumar Baral" w:date="2022-12-12T16:54:00Z"/>
                  </w:rPr>
                </w:rPrChange>
              </w:rPr>
            </w:pPr>
            <w:del w:id="2735" w:author="Kumar Baral" w:date="2022-12-12T16:54:00Z">
              <w:r w:rsidRPr="0045721D" w:rsidDel="00A04755">
                <w:rPr>
                  <w:highlight w:val="yellow"/>
                  <w:rPrChange w:id="2736" w:author="Kumar Baral" w:date="2022-12-12T16:18:00Z">
                    <w:rPr/>
                  </w:rPrChange>
                </w:rPr>
                <w:delText>438</w:delText>
              </w:r>
              <w:bookmarkStart w:id="2737" w:name="_Toc121824669"/>
              <w:bookmarkStart w:id="2738" w:name="_Toc121825307"/>
              <w:bookmarkStart w:id="2739" w:name="_Toc121825947"/>
              <w:bookmarkStart w:id="2740" w:name="_Toc121826811"/>
              <w:bookmarkStart w:id="2741" w:name="_Toc121834234"/>
              <w:bookmarkStart w:id="2742" w:name="_Toc125550101"/>
              <w:bookmarkStart w:id="2743" w:name="_Toc125555596"/>
              <w:bookmarkStart w:id="2744" w:name="_Toc125557468"/>
              <w:bookmarkStart w:id="2745" w:name="_Toc125559355"/>
              <w:bookmarkStart w:id="2746" w:name="_Toc125618533"/>
              <w:bookmarkStart w:id="2747" w:name="_Toc125639980"/>
              <w:bookmarkStart w:id="2748" w:name="_Toc125642195"/>
              <w:bookmarkStart w:id="2749" w:name="_Toc125973965"/>
              <w:bookmarkStart w:id="2750" w:name="_Toc125974250"/>
              <w:bookmarkStart w:id="2751" w:name="_Toc126055167"/>
              <w:bookmarkStart w:id="2752" w:name="_Toc126057959"/>
              <w:bookmarkStart w:id="2753" w:name="_Toc127182308"/>
              <w:bookmarkStart w:id="2754" w:name="_Toc127182645"/>
              <w:bookmarkStart w:id="2755" w:name="_Toc127191829"/>
              <w:bookmarkStart w:id="2756" w:name="_Toc127353258"/>
              <w:bookmarkStart w:id="2757" w:name="_Toc127370258"/>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758" w:author="Kumar Baral" w:date="2022-12-12T16:54:00Z"/>
                <w:highlight w:val="yellow"/>
                <w:rPrChange w:id="2759" w:author="Kumar Baral" w:date="2022-12-12T16:18:00Z">
                  <w:rPr>
                    <w:del w:id="2760" w:author="Kumar Baral" w:date="2022-12-12T16:54:00Z"/>
                  </w:rPr>
                </w:rPrChange>
              </w:rPr>
            </w:pPr>
            <w:del w:id="2761" w:author="Kumar Baral" w:date="2022-12-12T16:54:00Z">
              <w:r w:rsidRPr="0045721D" w:rsidDel="00A04755">
                <w:rPr>
                  <w:highlight w:val="yellow"/>
                  <w:rPrChange w:id="2762" w:author="Kumar Baral" w:date="2022-12-12T16:18:00Z">
                    <w:rPr/>
                  </w:rPrChange>
                </w:rPr>
                <w:delText>Madi Khola</w:delText>
              </w:r>
              <w:bookmarkStart w:id="2763" w:name="_Toc121824670"/>
              <w:bookmarkStart w:id="2764" w:name="_Toc121825308"/>
              <w:bookmarkStart w:id="2765" w:name="_Toc121825948"/>
              <w:bookmarkStart w:id="2766" w:name="_Toc121826812"/>
              <w:bookmarkStart w:id="2767" w:name="_Toc121834235"/>
              <w:bookmarkStart w:id="2768" w:name="_Toc125550102"/>
              <w:bookmarkStart w:id="2769" w:name="_Toc125555597"/>
              <w:bookmarkStart w:id="2770" w:name="_Toc125557469"/>
              <w:bookmarkStart w:id="2771" w:name="_Toc125559356"/>
              <w:bookmarkStart w:id="2772" w:name="_Toc125618534"/>
              <w:bookmarkStart w:id="2773" w:name="_Toc125639981"/>
              <w:bookmarkStart w:id="2774" w:name="_Toc125642196"/>
              <w:bookmarkStart w:id="2775" w:name="_Toc125973966"/>
              <w:bookmarkStart w:id="2776" w:name="_Toc125974251"/>
              <w:bookmarkStart w:id="2777" w:name="_Toc126055168"/>
              <w:bookmarkStart w:id="2778" w:name="_Toc126057960"/>
              <w:bookmarkStart w:id="2779" w:name="_Toc127182309"/>
              <w:bookmarkStart w:id="2780" w:name="_Toc127182646"/>
              <w:bookmarkStart w:id="2781" w:name="_Toc127191830"/>
              <w:bookmarkStart w:id="2782" w:name="_Toc127353259"/>
              <w:bookmarkStart w:id="2783" w:name="_Toc127370259"/>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784" w:author="Kumar Baral" w:date="2022-12-12T16:54:00Z"/>
                <w:highlight w:val="yellow"/>
                <w:rPrChange w:id="2785" w:author="Kumar Baral" w:date="2022-12-12T16:18:00Z">
                  <w:rPr>
                    <w:del w:id="2786" w:author="Kumar Baral" w:date="2022-12-12T16:54:00Z"/>
                  </w:rPr>
                </w:rPrChange>
              </w:rPr>
            </w:pPr>
            <w:del w:id="2787" w:author="Kumar Baral" w:date="2022-12-12T16:54:00Z">
              <w:r w:rsidRPr="0045721D" w:rsidDel="00A04755">
                <w:rPr>
                  <w:highlight w:val="yellow"/>
                  <w:rPrChange w:id="2788" w:author="Kumar Baral" w:date="2022-12-12T16:18:00Z">
                    <w:rPr/>
                  </w:rPrChange>
                </w:rPr>
                <w:delText>Shishaghat</w:delText>
              </w:r>
              <w:bookmarkStart w:id="2789" w:name="_Toc121824671"/>
              <w:bookmarkStart w:id="2790" w:name="_Toc121825309"/>
              <w:bookmarkStart w:id="2791" w:name="_Toc121825949"/>
              <w:bookmarkStart w:id="2792" w:name="_Toc121826813"/>
              <w:bookmarkStart w:id="2793" w:name="_Toc121834236"/>
              <w:bookmarkStart w:id="2794" w:name="_Toc125550103"/>
              <w:bookmarkStart w:id="2795" w:name="_Toc125555598"/>
              <w:bookmarkStart w:id="2796" w:name="_Toc125557470"/>
              <w:bookmarkStart w:id="2797" w:name="_Toc125559357"/>
              <w:bookmarkStart w:id="2798" w:name="_Toc125618535"/>
              <w:bookmarkStart w:id="2799" w:name="_Toc125639982"/>
              <w:bookmarkStart w:id="2800" w:name="_Toc125642197"/>
              <w:bookmarkStart w:id="2801" w:name="_Toc125973967"/>
              <w:bookmarkStart w:id="2802" w:name="_Toc125974252"/>
              <w:bookmarkStart w:id="2803" w:name="_Toc126055169"/>
              <w:bookmarkStart w:id="2804" w:name="_Toc126057961"/>
              <w:bookmarkStart w:id="2805" w:name="_Toc127182310"/>
              <w:bookmarkStart w:id="2806" w:name="_Toc127182647"/>
              <w:bookmarkStart w:id="2807" w:name="_Toc127191831"/>
              <w:bookmarkStart w:id="2808" w:name="_Toc127353260"/>
              <w:bookmarkStart w:id="2809" w:name="_Toc127370260"/>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810" w:author="Kumar Baral" w:date="2022-12-12T16:54:00Z"/>
                <w:highlight w:val="yellow"/>
                <w:rPrChange w:id="2811" w:author="Kumar Baral" w:date="2022-12-12T16:18:00Z">
                  <w:rPr>
                    <w:del w:id="2812" w:author="Kumar Baral" w:date="2022-12-12T16:54:00Z"/>
                  </w:rPr>
                </w:rPrChange>
              </w:rPr>
            </w:pPr>
            <w:del w:id="2813" w:author="Kumar Baral" w:date="2022-12-12T16:54:00Z">
              <w:r w:rsidRPr="0045721D" w:rsidDel="00A04755">
                <w:rPr>
                  <w:highlight w:val="yellow"/>
                  <w:rPrChange w:id="2814" w:author="Kumar Baral" w:date="2022-12-12T16:18:00Z">
                    <w:rPr/>
                  </w:rPrChange>
                </w:rPr>
                <w:delText>1975-2006</w:delText>
              </w:r>
              <w:bookmarkStart w:id="2815" w:name="_Toc121824672"/>
              <w:bookmarkStart w:id="2816" w:name="_Toc121825310"/>
              <w:bookmarkStart w:id="2817" w:name="_Toc121825950"/>
              <w:bookmarkStart w:id="2818" w:name="_Toc121826814"/>
              <w:bookmarkStart w:id="2819" w:name="_Toc121834237"/>
              <w:bookmarkStart w:id="2820" w:name="_Toc125550104"/>
              <w:bookmarkStart w:id="2821" w:name="_Toc125555599"/>
              <w:bookmarkStart w:id="2822" w:name="_Toc125557471"/>
              <w:bookmarkStart w:id="2823" w:name="_Toc125559358"/>
              <w:bookmarkStart w:id="2824" w:name="_Toc125618536"/>
              <w:bookmarkStart w:id="2825" w:name="_Toc125639983"/>
              <w:bookmarkStart w:id="2826" w:name="_Toc125642198"/>
              <w:bookmarkStart w:id="2827" w:name="_Toc125973968"/>
              <w:bookmarkStart w:id="2828" w:name="_Toc125974253"/>
              <w:bookmarkStart w:id="2829" w:name="_Toc126055170"/>
              <w:bookmarkStart w:id="2830" w:name="_Toc126057962"/>
              <w:bookmarkStart w:id="2831" w:name="_Toc127182311"/>
              <w:bookmarkStart w:id="2832" w:name="_Toc127182648"/>
              <w:bookmarkStart w:id="2833" w:name="_Toc127191832"/>
              <w:bookmarkStart w:id="2834" w:name="_Toc127353261"/>
              <w:bookmarkStart w:id="2835" w:name="_Toc127370261"/>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836" w:author="Kumar Baral" w:date="2022-12-12T16:54:00Z"/>
                <w:highlight w:val="yellow"/>
                <w:rPrChange w:id="2837" w:author="Kumar Baral" w:date="2022-12-12T16:18:00Z">
                  <w:rPr>
                    <w:del w:id="2838" w:author="Kumar Baral" w:date="2022-12-12T16:54:00Z"/>
                  </w:rPr>
                </w:rPrChange>
              </w:rPr>
            </w:pPr>
            <w:del w:id="2839" w:author="Kumar Baral" w:date="2022-12-12T16:54:00Z">
              <w:r w:rsidRPr="0045721D" w:rsidDel="00A04755">
                <w:rPr>
                  <w:highlight w:val="yellow"/>
                  <w:rPrChange w:id="2840" w:author="Kumar Baral" w:date="2022-12-12T16:18:00Z">
                    <w:rPr/>
                  </w:rPrChange>
                </w:rPr>
                <w:delText>858</w:delText>
              </w:r>
              <w:bookmarkStart w:id="2841" w:name="_Toc121824673"/>
              <w:bookmarkStart w:id="2842" w:name="_Toc121825311"/>
              <w:bookmarkStart w:id="2843" w:name="_Toc121825951"/>
              <w:bookmarkStart w:id="2844" w:name="_Toc121826815"/>
              <w:bookmarkStart w:id="2845" w:name="_Toc121834238"/>
              <w:bookmarkStart w:id="2846" w:name="_Toc125550105"/>
              <w:bookmarkStart w:id="2847" w:name="_Toc125555600"/>
              <w:bookmarkStart w:id="2848" w:name="_Toc125557472"/>
              <w:bookmarkStart w:id="2849" w:name="_Toc125559359"/>
              <w:bookmarkStart w:id="2850" w:name="_Toc125618537"/>
              <w:bookmarkStart w:id="2851" w:name="_Toc125639984"/>
              <w:bookmarkStart w:id="2852" w:name="_Toc125642199"/>
              <w:bookmarkStart w:id="2853" w:name="_Toc125973969"/>
              <w:bookmarkStart w:id="2854" w:name="_Toc125974254"/>
              <w:bookmarkStart w:id="2855" w:name="_Toc126055171"/>
              <w:bookmarkStart w:id="2856" w:name="_Toc126057963"/>
              <w:bookmarkStart w:id="2857" w:name="_Toc127182312"/>
              <w:bookmarkStart w:id="2858" w:name="_Toc127182649"/>
              <w:bookmarkStart w:id="2859" w:name="_Toc127191833"/>
              <w:bookmarkStart w:id="2860" w:name="_Toc127353262"/>
              <w:bookmarkStart w:id="2861" w:name="_Toc127370262"/>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del>
          </w:p>
        </w:tc>
        <w:bookmarkStart w:id="2862" w:name="_Toc121824674"/>
        <w:bookmarkStart w:id="2863" w:name="_Toc121825312"/>
        <w:bookmarkStart w:id="2864" w:name="_Toc121825952"/>
        <w:bookmarkStart w:id="2865" w:name="_Toc121826816"/>
        <w:bookmarkStart w:id="2866" w:name="_Toc121834239"/>
        <w:bookmarkStart w:id="2867" w:name="_Toc125550106"/>
        <w:bookmarkStart w:id="2868" w:name="_Toc125555601"/>
        <w:bookmarkStart w:id="2869" w:name="_Toc125557473"/>
        <w:bookmarkStart w:id="2870" w:name="_Toc125559360"/>
        <w:bookmarkStart w:id="2871" w:name="_Toc125618538"/>
        <w:bookmarkStart w:id="2872" w:name="_Toc125639985"/>
        <w:bookmarkStart w:id="2873" w:name="_Toc125642200"/>
        <w:bookmarkStart w:id="2874" w:name="_Toc125973970"/>
        <w:bookmarkStart w:id="2875" w:name="_Toc125974255"/>
        <w:bookmarkStart w:id="2876" w:name="_Toc126055172"/>
        <w:bookmarkStart w:id="2877" w:name="_Toc126057964"/>
        <w:bookmarkStart w:id="2878" w:name="_Toc127182313"/>
        <w:bookmarkStart w:id="2879" w:name="_Toc127182650"/>
        <w:bookmarkStart w:id="2880" w:name="_Toc127191834"/>
        <w:bookmarkStart w:id="2881" w:name="_Toc127353263"/>
        <w:bookmarkStart w:id="2882" w:name="_Toc127370263"/>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tr>
      <w:tr w:rsidR="006238CC" w:rsidRPr="0045721D" w:rsidDel="00A04755" w14:paraId="6A105B4E" w14:textId="1B046A23" w:rsidTr="00E9411B">
        <w:trPr>
          <w:trHeight w:val="311"/>
          <w:del w:id="2883"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884" w:author="Kumar Baral" w:date="2022-12-12T16:54:00Z"/>
                <w:highlight w:val="yellow"/>
                <w:rPrChange w:id="2885" w:author="Kumar Baral" w:date="2022-12-12T16:18:00Z">
                  <w:rPr>
                    <w:del w:id="2886" w:author="Kumar Baral" w:date="2022-12-12T16:54:00Z"/>
                  </w:rPr>
                </w:rPrChange>
              </w:rPr>
            </w:pPr>
            <w:del w:id="2887" w:author="Kumar Baral" w:date="2022-12-12T16:54:00Z">
              <w:r w:rsidRPr="0045721D" w:rsidDel="00A04755">
                <w:rPr>
                  <w:highlight w:val="yellow"/>
                  <w:rPrChange w:id="2888" w:author="Kumar Baral" w:date="2022-12-12T16:18:00Z">
                    <w:rPr/>
                  </w:rPrChange>
                </w:rPr>
                <w:delText>439.3</w:delText>
              </w:r>
              <w:bookmarkStart w:id="2889" w:name="_Toc121824675"/>
              <w:bookmarkStart w:id="2890" w:name="_Toc121825313"/>
              <w:bookmarkStart w:id="2891" w:name="_Toc121825953"/>
              <w:bookmarkStart w:id="2892" w:name="_Toc121826817"/>
              <w:bookmarkStart w:id="2893" w:name="_Toc121834240"/>
              <w:bookmarkStart w:id="2894" w:name="_Toc125550107"/>
              <w:bookmarkStart w:id="2895" w:name="_Toc125555602"/>
              <w:bookmarkStart w:id="2896" w:name="_Toc125557474"/>
              <w:bookmarkStart w:id="2897" w:name="_Toc125559361"/>
              <w:bookmarkStart w:id="2898" w:name="_Toc125618539"/>
              <w:bookmarkStart w:id="2899" w:name="_Toc125639986"/>
              <w:bookmarkStart w:id="2900" w:name="_Toc125642201"/>
              <w:bookmarkStart w:id="2901" w:name="_Toc125973971"/>
              <w:bookmarkStart w:id="2902" w:name="_Toc125974256"/>
              <w:bookmarkStart w:id="2903" w:name="_Toc126055173"/>
              <w:bookmarkStart w:id="2904" w:name="_Toc126057965"/>
              <w:bookmarkStart w:id="2905" w:name="_Toc127182314"/>
              <w:bookmarkStart w:id="2906" w:name="_Toc127182651"/>
              <w:bookmarkStart w:id="2907" w:name="_Toc127191835"/>
              <w:bookmarkStart w:id="2908" w:name="_Toc127353264"/>
              <w:bookmarkStart w:id="2909" w:name="_Toc127370264"/>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910" w:author="Kumar Baral" w:date="2022-12-12T16:54:00Z"/>
                <w:highlight w:val="yellow"/>
                <w:rPrChange w:id="2911" w:author="Kumar Baral" w:date="2022-12-12T16:18:00Z">
                  <w:rPr>
                    <w:del w:id="2912" w:author="Kumar Baral" w:date="2022-12-12T16:54:00Z"/>
                  </w:rPr>
                </w:rPrChange>
              </w:rPr>
            </w:pPr>
            <w:del w:id="2913" w:author="Kumar Baral" w:date="2022-12-12T16:54:00Z">
              <w:r w:rsidRPr="0045721D" w:rsidDel="00A04755">
                <w:rPr>
                  <w:highlight w:val="yellow"/>
                  <w:rPrChange w:id="2914" w:author="Kumar Baral" w:date="2022-12-12T16:18:00Z">
                    <w:rPr/>
                  </w:rPrChange>
                </w:rPr>
                <w:delText>Khudi khola</w:delText>
              </w:r>
              <w:bookmarkStart w:id="2915" w:name="_Toc121824676"/>
              <w:bookmarkStart w:id="2916" w:name="_Toc121825314"/>
              <w:bookmarkStart w:id="2917" w:name="_Toc121825954"/>
              <w:bookmarkStart w:id="2918" w:name="_Toc121826818"/>
              <w:bookmarkStart w:id="2919" w:name="_Toc121834241"/>
              <w:bookmarkStart w:id="2920" w:name="_Toc125550108"/>
              <w:bookmarkStart w:id="2921" w:name="_Toc125555603"/>
              <w:bookmarkStart w:id="2922" w:name="_Toc125557475"/>
              <w:bookmarkStart w:id="2923" w:name="_Toc125559362"/>
              <w:bookmarkStart w:id="2924" w:name="_Toc125618540"/>
              <w:bookmarkStart w:id="2925" w:name="_Toc125639987"/>
              <w:bookmarkStart w:id="2926" w:name="_Toc125642202"/>
              <w:bookmarkStart w:id="2927" w:name="_Toc125973972"/>
              <w:bookmarkStart w:id="2928" w:name="_Toc125974257"/>
              <w:bookmarkStart w:id="2929" w:name="_Toc126055174"/>
              <w:bookmarkStart w:id="2930" w:name="_Toc126057966"/>
              <w:bookmarkStart w:id="2931" w:name="_Toc127182315"/>
              <w:bookmarkStart w:id="2932" w:name="_Toc127182652"/>
              <w:bookmarkStart w:id="2933" w:name="_Toc127191836"/>
              <w:bookmarkStart w:id="2934" w:name="_Toc127353265"/>
              <w:bookmarkStart w:id="2935" w:name="_Toc127370265"/>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936" w:author="Kumar Baral" w:date="2022-12-12T16:54:00Z"/>
                <w:highlight w:val="yellow"/>
                <w:rPrChange w:id="2937" w:author="Kumar Baral" w:date="2022-12-12T16:18:00Z">
                  <w:rPr>
                    <w:del w:id="2938" w:author="Kumar Baral" w:date="2022-12-12T16:54:00Z"/>
                  </w:rPr>
                </w:rPrChange>
              </w:rPr>
            </w:pPr>
            <w:del w:id="2939" w:author="Kumar Baral" w:date="2022-12-12T16:54:00Z">
              <w:r w:rsidRPr="0045721D" w:rsidDel="00A04755">
                <w:rPr>
                  <w:highlight w:val="yellow"/>
                  <w:rPrChange w:id="2940" w:author="Kumar Baral" w:date="2022-12-12T16:18:00Z">
                    <w:rPr/>
                  </w:rPrChange>
                </w:rPr>
                <w:delText>Khudibazar</w:delText>
              </w:r>
              <w:bookmarkStart w:id="2941" w:name="_Toc121824677"/>
              <w:bookmarkStart w:id="2942" w:name="_Toc121825315"/>
              <w:bookmarkStart w:id="2943" w:name="_Toc121825955"/>
              <w:bookmarkStart w:id="2944" w:name="_Toc121826819"/>
              <w:bookmarkStart w:id="2945" w:name="_Toc121834242"/>
              <w:bookmarkStart w:id="2946" w:name="_Toc125550109"/>
              <w:bookmarkStart w:id="2947" w:name="_Toc125555604"/>
              <w:bookmarkStart w:id="2948" w:name="_Toc125557476"/>
              <w:bookmarkStart w:id="2949" w:name="_Toc125559363"/>
              <w:bookmarkStart w:id="2950" w:name="_Toc125618541"/>
              <w:bookmarkStart w:id="2951" w:name="_Toc125639988"/>
              <w:bookmarkStart w:id="2952" w:name="_Toc125642203"/>
              <w:bookmarkStart w:id="2953" w:name="_Toc125973973"/>
              <w:bookmarkStart w:id="2954" w:name="_Toc125974258"/>
              <w:bookmarkStart w:id="2955" w:name="_Toc126055175"/>
              <w:bookmarkStart w:id="2956" w:name="_Toc126057967"/>
              <w:bookmarkStart w:id="2957" w:name="_Toc127182316"/>
              <w:bookmarkStart w:id="2958" w:name="_Toc127182653"/>
              <w:bookmarkStart w:id="2959" w:name="_Toc127191837"/>
              <w:bookmarkStart w:id="2960" w:name="_Toc127353266"/>
              <w:bookmarkStart w:id="2961" w:name="_Toc127370266"/>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962" w:author="Kumar Baral" w:date="2022-12-12T16:54:00Z"/>
                <w:highlight w:val="yellow"/>
                <w:rPrChange w:id="2963" w:author="Kumar Baral" w:date="2022-12-12T16:18:00Z">
                  <w:rPr>
                    <w:del w:id="2964" w:author="Kumar Baral" w:date="2022-12-12T16:54:00Z"/>
                  </w:rPr>
                </w:rPrChange>
              </w:rPr>
            </w:pPr>
            <w:del w:id="2965" w:author="Kumar Baral" w:date="2022-12-12T16:54:00Z">
              <w:r w:rsidRPr="0045721D" w:rsidDel="00A04755">
                <w:rPr>
                  <w:highlight w:val="yellow"/>
                  <w:rPrChange w:id="2966" w:author="Kumar Baral" w:date="2022-12-12T16:18:00Z">
                    <w:rPr/>
                  </w:rPrChange>
                </w:rPr>
                <w:delText>1983-1995</w:delText>
              </w:r>
              <w:bookmarkStart w:id="2967" w:name="_Toc121824678"/>
              <w:bookmarkStart w:id="2968" w:name="_Toc121825316"/>
              <w:bookmarkStart w:id="2969" w:name="_Toc121825956"/>
              <w:bookmarkStart w:id="2970" w:name="_Toc121826820"/>
              <w:bookmarkStart w:id="2971" w:name="_Toc121834243"/>
              <w:bookmarkStart w:id="2972" w:name="_Toc125550110"/>
              <w:bookmarkStart w:id="2973" w:name="_Toc125555605"/>
              <w:bookmarkStart w:id="2974" w:name="_Toc125557477"/>
              <w:bookmarkStart w:id="2975" w:name="_Toc125559364"/>
              <w:bookmarkStart w:id="2976" w:name="_Toc125618542"/>
              <w:bookmarkStart w:id="2977" w:name="_Toc125639989"/>
              <w:bookmarkStart w:id="2978" w:name="_Toc125642204"/>
              <w:bookmarkStart w:id="2979" w:name="_Toc125973974"/>
              <w:bookmarkStart w:id="2980" w:name="_Toc125974259"/>
              <w:bookmarkStart w:id="2981" w:name="_Toc126055176"/>
              <w:bookmarkStart w:id="2982" w:name="_Toc126057968"/>
              <w:bookmarkStart w:id="2983" w:name="_Toc127182317"/>
              <w:bookmarkStart w:id="2984" w:name="_Toc127182654"/>
              <w:bookmarkStart w:id="2985" w:name="_Toc127191838"/>
              <w:bookmarkStart w:id="2986" w:name="_Toc127353267"/>
              <w:bookmarkStart w:id="2987" w:name="_Toc127370267"/>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988" w:author="Kumar Baral" w:date="2022-12-12T16:54:00Z"/>
                <w:highlight w:val="yellow"/>
                <w:rPrChange w:id="2989" w:author="Kumar Baral" w:date="2022-12-12T16:18:00Z">
                  <w:rPr>
                    <w:del w:id="2990" w:author="Kumar Baral" w:date="2022-12-12T16:54:00Z"/>
                  </w:rPr>
                </w:rPrChange>
              </w:rPr>
            </w:pPr>
            <w:del w:id="2991" w:author="Kumar Baral" w:date="2022-12-12T16:54:00Z">
              <w:r w:rsidRPr="0045721D" w:rsidDel="00A04755">
                <w:rPr>
                  <w:highlight w:val="yellow"/>
                  <w:rPrChange w:id="2992" w:author="Kumar Baral" w:date="2022-12-12T16:18:00Z">
                    <w:rPr/>
                  </w:rPrChange>
                </w:rPr>
                <w:delText>151</w:delText>
              </w:r>
              <w:bookmarkStart w:id="2993" w:name="_Toc121824679"/>
              <w:bookmarkStart w:id="2994" w:name="_Toc121825317"/>
              <w:bookmarkStart w:id="2995" w:name="_Toc121825957"/>
              <w:bookmarkStart w:id="2996" w:name="_Toc121826821"/>
              <w:bookmarkStart w:id="2997" w:name="_Toc121834244"/>
              <w:bookmarkStart w:id="2998" w:name="_Toc125550111"/>
              <w:bookmarkStart w:id="2999" w:name="_Toc125555606"/>
              <w:bookmarkStart w:id="3000" w:name="_Toc125557478"/>
              <w:bookmarkStart w:id="3001" w:name="_Toc125559365"/>
              <w:bookmarkStart w:id="3002" w:name="_Toc125618543"/>
              <w:bookmarkStart w:id="3003" w:name="_Toc125639990"/>
              <w:bookmarkStart w:id="3004" w:name="_Toc125642205"/>
              <w:bookmarkStart w:id="3005" w:name="_Toc125973975"/>
              <w:bookmarkStart w:id="3006" w:name="_Toc125974260"/>
              <w:bookmarkStart w:id="3007" w:name="_Toc126055177"/>
              <w:bookmarkStart w:id="3008" w:name="_Toc126057969"/>
              <w:bookmarkStart w:id="3009" w:name="_Toc127182318"/>
              <w:bookmarkStart w:id="3010" w:name="_Toc127182655"/>
              <w:bookmarkStart w:id="3011" w:name="_Toc127191839"/>
              <w:bookmarkStart w:id="3012" w:name="_Toc127353268"/>
              <w:bookmarkStart w:id="3013" w:name="_Toc127370268"/>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del>
          </w:p>
        </w:tc>
        <w:bookmarkStart w:id="3014" w:name="_Toc121824680"/>
        <w:bookmarkStart w:id="3015" w:name="_Toc121825318"/>
        <w:bookmarkStart w:id="3016" w:name="_Toc121825958"/>
        <w:bookmarkStart w:id="3017" w:name="_Toc121826822"/>
        <w:bookmarkStart w:id="3018" w:name="_Toc121834245"/>
        <w:bookmarkStart w:id="3019" w:name="_Toc125550112"/>
        <w:bookmarkStart w:id="3020" w:name="_Toc125555607"/>
        <w:bookmarkStart w:id="3021" w:name="_Toc125557479"/>
        <w:bookmarkStart w:id="3022" w:name="_Toc125559366"/>
        <w:bookmarkStart w:id="3023" w:name="_Toc125618544"/>
        <w:bookmarkStart w:id="3024" w:name="_Toc125639991"/>
        <w:bookmarkStart w:id="3025" w:name="_Toc125642206"/>
        <w:bookmarkStart w:id="3026" w:name="_Toc125973976"/>
        <w:bookmarkStart w:id="3027" w:name="_Toc125974261"/>
        <w:bookmarkStart w:id="3028" w:name="_Toc126055178"/>
        <w:bookmarkStart w:id="3029" w:name="_Toc126057970"/>
        <w:bookmarkStart w:id="3030" w:name="_Toc127182319"/>
        <w:bookmarkStart w:id="3031" w:name="_Toc127182656"/>
        <w:bookmarkStart w:id="3032" w:name="_Toc127191840"/>
        <w:bookmarkStart w:id="3033" w:name="_Toc127353269"/>
        <w:bookmarkStart w:id="3034" w:name="_Toc127370269"/>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tr>
      <w:tr w:rsidR="006238CC" w:rsidRPr="0045721D" w:rsidDel="00A04755" w14:paraId="6F2CC57C" w14:textId="7C1C35A6" w:rsidTr="00E9411B">
        <w:trPr>
          <w:trHeight w:val="311"/>
          <w:del w:id="303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3036" w:author="Kumar Baral" w:date="2022-12-12T16:54:00Z"/>
                <w:highlight w:val="yellow"/>
                <w:rPrChange w:id="3037" w:author="Kumar Baral" w:date="2022-12-12T16:18:00Z">
                  <w:rPr>
                    <w:del w:id="3038" w:author="Kumar Baral" w:date="2022-12-12T16:54:00Z"/>
                  </w:rPr>
                </w:rPrChange>
              </w:rPr>
            </w:pPr>
            <w:del w:id="3039" w:author="Kumar Baral" w:date="2022-12-12T16:54:00Z">
              <w:r w:rsidRPr="0045721D" w:rsidDel="00A04755">
                <w:rPr>
                  <w:highlight w:val="yellow"/>
                  <w:rPrChange w:id="3040" w:author="Kumar Baral" w:date="2022-12-12T16:18:00Z">
                    <w:rPr/>
                  </w:rPrChange>
                </w:rPr>
                <w:delText>439.7</w:delText>
              </w:r>
              <w:bookmarkStart w:id="3041" w:name="_Toc121824681"/>
              <w:bookmarkStart w:id="3042" w:name="_Toc121825319"/>
              <w:bookmarkStart w:id="3043" w:name="_Toc121825959"/>
              <w:bookmarkStart w:id="3044" w:name="_Toc121826823"/>
              <w:bookmarkStart w:id="3045" w:name="_Toc121834246"/>
              <w:bookmarkStart w:id="3046" w:name="_Toc125550113"/>
              <w:bookmarkStart w:id="3047" w:name="_Toc125555608"/>
              <w:bookmarkStart w:id="3048" w:name="_Toc125557480"/>
              <w:bookmarkStart w:id="3049" w:name="_Toc125559367"/>
              <w:bookmarkStart w:id="3050" w:name="_Toc125618545"/>
              <w:bookmarkStart w:id="3051" w:name="_Toc125639992"/>
              <w:bookmarkStart w:id="3052" w:name="_Toc125642207"/>
              <w:bookmarkStart w:id="3053" w:name="_Toc125973977"/>
              <w:bookmarkStart w:id="3054" w:name="_Toc125974262"/>
              <w:bookmarkStart w:id="3055" w:name="_Toc126055179"/>
              <w:bookmarkStart w:id="3056" w:name="_Toc126057971"/>
              <w:bookmarkStart w:id="3057" w:name="_Toc127182320"/>
              <w:bookmarkStart w:id="3058" w:name="_Toc127182657"/>
              <w:bookmarkStart w:id="3059" w:name="_Toc127191841"/>
              <w:bookmarkStart w:id="3060" w:name="_Toc127353270"/>
              <w:bookmarkStart w:id="3061" w:name="_Toc12737027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3062" w:author="Kumar Baral" w:date="2022-12-12T16:54:00Z"/>
                <w:highlight w:val="yellow"/>
                <w:rPrChange w:id="3063" w:author="Kumar Baral" w:date="2022-12-12T16:18:00Z">
                  <w:rPr>
                    <w:del w:id="3064" w:author="Kumar Baral" w:date="2022-12-12T16:54:00Z"/>
                  </w:rPr>
                </w:rPrChange>
              </w:rPr>
            </w:pPr>
            <w:del w:id="3065" w:author="Kumar Baral" w:date="2022-12-12T16:54:00Z">
              <w:r w:rsidRPr="0045721D" w:rsidDel="00A04755">
                <w:rPr>
                  <w:highlight w:val="yellow"/>
                  <w:rPrChange w:id="3066" w:author="Kumar Baral" w:date="2022-12-12T16:18:00Z">
                    <w:rPr/>
                  </w:rPrChange>
                </w:rPr>
                <w:delText>Marshyangdi</w:delText>
              </w:r>
              <w:bookmarkStart w:id="3067" w:name="_Toc121824682"/>
              <w:bookmarkStart w:id="3068" w:name="_Toc121825320"/>
              <w:bookmarkStart w:id="3069" w:name="_Toc121825960"/>
              <w:bookmarkStart w:id="3070" w:name="_Toc121826824"/>
              <w:bookmarkStart w:id="3071" w:name="_Toc121834247"/>
              <w:bookmarkStart w:id="3072" w:name="_Toc125550114"/>
              <w:bookmarkStart w:id="3073" w:name="_Toc125555609"/>
              <w:bookmarkStart w:id="3074" w:name="_Toc125557481"/>
              <w:bookmarkStart w:id="3075" w:name="_Toc125559368"/>
              <w:bookmarkStart w:id="3076" w:name="_Toc125618546"/>
              <w:bookmarkStart w:id="3077" w:name="_Toc125639993"/>
              <w:bookmarkStart w:id="3078" w:name="_Toc125642208"/>
              <w:bookmarkStart w:id="3079" w:name="_Toc125973978"/>
              <w:bookmarkStart w:id="3080" w:name="_Toc125974263"/>
              <w:bookmarkStart w:id="3081" w:name="_Toc126055180"/>
              <w:bookmarkStart w:id="3082" w:name="_Toc126057972"/>
              <w:bookmarkStart w:id="3083" w:name="_Toc127182321"/>
              <w:bookmarkStart w:id="3084" w:name="_Toc127182658"/>
              <w:bookmarkStart w:id="3085" w:name="_Toc127191842"/>
              <w:bookmarkStart w:id="3086" w:name="_Toc127353271"/>
              <w:bookmarkStart w:id="3087" w:name="_Toc127370271"/>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3088" w:author="Kumar Baral" w:date="2022-12-12T16:54:00Z"/>
                <w:highlight w:val="yellow"/>
                <w:rPrChange w:id="3089" w:author="Kumar Baral" w:date="2022-12-12T16:18:00Z">
                  <w:rPr>
                    <w:del w:id="3090" w:author="Kumar Baral" w:date="2022-12-12T16:54:00Z"/>
                  </w:rPr>
                </w:rPrChange>
              </w:rPr>
            </w:pPr>
            <w:del w:id="3091" w:author="Kumar Baral" w:date="2022-12-12T16:54:00Z">
              <w:r w:rsidRPr="0045721D" w:rsidDel="00A04755">
                <w:rPr>
                  <w:highlight w:val="yellow"/>
                  <w:rPrChange w:id="3092" w:author="Kumar Baral" w:date="2022-12-12T16:18:00Z">
                    <w:rPr/>
                  </w:rPrChange>
                </w:rPr>
                <w:delText>Bimalnagar</w:delText>
              </w:r>
              <w:bookmarkStart w:id="3093" w:name="_Toc121824683"/>
              <w:bookmarkStart w:id="3094" w:name="_Toc121825321"/>
              <w:bookmarkStart w:id="3095" w:name="_Toc121825961"/>
              <w:bookmarkStart w:id="3096" w:name="_Toc121826825"/>
              <w:bookmarkStart w:id="3097" w:name="_Toc121834248"/>
              <w:bookmarkStart w:id="3098" w:name="_Toc125550115"/>
              <w:bookmarkStart w:id="3099" w:name="_Toc125555610"/>
              <w:bookmarkStart w:id="3100" w:name="_Toc125557482"/>
              <w:bookmarkStart w:id="3101" w:name="_Toc125559369"/>
              <w:bookmarkStart w:id="3102" w:name="_Toc125618547"/>
              <w:bookmarkStart w:id="3103" w:name="_Toc125639994"/>
              <w:bookmarkStart w:id="3104" w:name="_Toc125642209"/>
              <w:bookmarkStart w:id="3105" w:name="_Toc125973979"/>
              <w:bookmarkStart w:id="3106" w:name="_Toc125974264"/>
              <w:bookmarkStart w:id="3107" w:name="_Toc126055181"/>
              <w:bookmarkStart w:id="3108" w:name="_Toc126057973"/>
              <w:bookmarkStart w:id="3109" w:name="_Toc127182322"/>
              <w:bookmarkStart w:id="3110" w:name="_Toc127182659"/>
              <w:bookmarkStart w:id="3111" w:name="_Toc127191843"/>
              <w:bookmarkStart w:id="3112" w:name="_Toc127353272"/>
              <w:bookmarkStart w:id="3113" w:name="_Toc12737027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3114" w:author="Kumar Baral" w:date="2022-12-12T16:54:00Z"/>
                <w:highlight w:val="yellow"/>
                <w:rPrChange w:id="3115" w:author="Kumar Baral" w:date="2022-12-12T16:18:00Z">
                  <w:rPr>
                    <w:del w:id="3116" w:author="Kumar Baral" w:date="2022-12-12T16:54:00Z"/>
                  </w:rPr>
                </w:rPrChange>
              </w:rPr>
            </w:pPr>
            <w:del w:id="3117" w:author="Kumar Baral" w:date="2022-12-12T16:54:00Z">
              <w:r w:rsidRPr="0045721D" w:rsidDel="00A04755">
                <w:rPr>
                  <w:highlight w:val="yellow"/>
                  <w:rPrChange w:id="3118" w:author="Kumar Baral" w:date="2022-12-12T16:18:00Z">
                    <w:rPr/>
                  </w:rPrChange>
                </w:rPr>
                <w:delText>1987-2006</w:delText>
              </w:r>
              <w:bookmarkStart w:id="3119" w:name="_Toc121824684"/>
              <w:bookmarkStart w:id="3120" w:name="_Toc121825322"/>
              <w:bookmarkStart w:id="3121" w:name="_Toc121825962"/>
              <w:bookmarkStart w:id="3122" w:name="_Toc121826826"/>
              <w:bookmarkStart w:id="3123" w:name="_Toc121834249"/>
              <w:bookmarkStart w:id="3124" w:name="_Toc125550116"/>
              <w:bookmarkStart w:id="3125" w:name="_Toc125555611"/>
              <w:bookmarkStart w:id="3126" w:name="_Toc125557483"/>
              <w:bookmarkStart w:id="3127" w:name="_Toc125559370"/>
              <w:bookmarkStart w:id="3128" w:name="_Toc125618548"/>
              <w:bookmarkStart w:id="3129" w:name="_Toc125639995"/>
              <w:bookmarkStart w:id="3130" w:name="_Toc125642210"/>
              <w:bookmarkStart w:id="3131" w:name="_Toc125973980"/>
              <w:bookmarkStart w:id="3132" w:name="_Toc125974265"/>
              <w:bookmarkStart w:id="3133" w:name="_Toc126055182"/>
              <w:bookmarkStart w:id="3134" w:name="_Toc126057974"/>
              <w:bookmarkStart w:id="3135" w:name="_Toc127182323"/>
              <w:bookmarkStart w:id="3136" w:name="_Toc127182660"/>
              <w:bookmarkStart w:id="3137" w:name="_Toc127191844"/>
              <w:bookmarkStart w:id="3138" w:name="_Toc127353273"/>
              <w:bookmarkStart w:id="3139" w:name="_Toc127370273"/>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3140" w:author="Kumar Baral" w:date="2022-12-12T16:54:00Z"/>
                <w:highlight w:val="yellow"/>
                <w:rPrChange w:id="3141" w:author="Kumar Baral" w:date="2022-12-12T16:18:00Z">
                  <w:rPr>
                    <w:del w:id="3142" w:author="Kumar Baral" w:date="2022-12-12T16:54:00Z"/>
                  </w:rPr>
                </w:rPrChange>
              </w:rPr>
            </w:pPr>
            <w:del w:id="3143" w:author="Kumar Baral" w:date="2022-12-12T16:54:00Z">
              <w:r w:rsidRPr="0045721D" w:rsidDel="00A04755">
                <w:rPr>
                  <w:highlight w:val="yellow"/>
                  <w:rPrChange w:id="3144" w:author="Kumar Baral" w:date="2022-12-12T16:18:00Z">
                    <w:rPr/>
                  </w:rPrChange>
                </w:rPr>
                <w:delText>3774</w:delText>
              </w:r>
              <w:bookmarkStart w:id="3145" w:name="_Toc121824685"/>
              <w:bookmarkStart w:id="3146" w:name="_Toc121825323"/>
              <w:bookmarkStart w:id="3147" w:name="_Toc121825963"/>
              <w:bookmarkStart w:id="3148" w:name="_Toc121826827"/>
              <w:bookmarkStart w:id="3149" w:name="_Toc121834250"/>
              <w:bookmarkStart w:id="3150" w:name="_Toc125550117"/>
              <w:bookmarkStart w:id="3151" w:name="_Toc125555612"/>
              <w:bookmarkStart w:id="3152" w:name="_Toc125557484"/>
              <w:bookmarkStart w:id="3153" w:name="_Toc125559371"/>
              <w:bookmarkStart w:id="3154" w:name="_Toc125618549"/>
              <w:bookmarkStart w:id="3155" w:name="_Toc125639996"/>
              <w:bookmarkStart w:id="3156" w:name="_Toc125642211"/>
              <w:bookmarkStart w:id="3157" w:name="_Toc125973981"/>
              <w:bookmarkStart w:id="3158" w:name="_Toc125974266"/>
              <w:bookmarkStart w:id="3159" w:name="_Toc126055183"/>
              <w:bookmarkStart w:id="3160" w:name="_Toc126057975"/>
              <w:bookmarkStart w:id="3161" w:name="_Toc127182324"/>
              <w:bookmarkStart w:id="3162" w:name="_Toc127182661"/>
              <w:bookmarkStart w:id="3163" w:name="_Toc127191845"/>
              <w:bookmarkStart w:id="3164" w:name="_Toc127353274"/>
              <w:bookmarkStart w:id="3165" w:name="_Toc12737027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del>
          </w:p>
        </w:tc>
        <w:bookmarkStart w:id="3166" w:name="_Toc121824686"/>
        <w:bookmarkStart w:id="3167" w:name="_Toc121825324"/>
        <w:bookmarkStart w:id="3168" w:name="_Toc121825964"/>
        <w:bookmarkStart w:id="3169" w:name="_Toc121826828"/>
        <w:bookmarkStart w:id="3170" w:name="_Toc121834251"/>
        <w:bookmarkStart w:id="3171" w:name="_Toc125550118"/>
        <w:bookmarkStart w:id="3172" w:name="_Toc125555613"/>
        <w:bookmarkStart w:id="3173" w:name="_Toc125557485"/>
        <w:bookmarkStart w:id="3174" w:name="_Toc125559372"/>
        <w:bookmarkStart w:id="3175" w:name="_Toc125618550"/>
        <w:bookmarkStart w:id="3176" w:name="_Toc125639997"/>
        <w:bookmarkStart w:id="3177" w:name="_Toc125642212"/>
        <w:bookmarkStart w:id="3178" w:name="_Toc125973982"/>
        <w:bookmarkStart w:id="3179" w:name="_Toc125974267"/>
        <w:bookmarkStart w:id="3180" w:name="_Toc126055184"/>
        <w:bookmarkStart w:id="3181" w:name="_Toc126057976"/>
        <w:bookmarkStart w:id="3182" w:name="_Toc127182325"/>
        <w:bookmarkStart w:id="3183" w:name="_Toc127182662"/>
        <w:bookmarkStart w:id="3184" w:name="_Toc127191846"/>
        <w:bookmarkStart w:id="3185" w:name="_Toc127353275"/>
        <w:bookmarkStart w:id="3186" w:name="_Toc12737027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tr>
    </w:tbl>
    <w:p w14:paraId="77A71E08" w14:textId="0D8E343B" w:rsidR="006238CC" w:rsidRPr="0045721D" w:rsidDel="00A04755" w:rsidRDefault="006238CC" w:rsidP="006238CC">
      <w:pPr>
        <w:rPr>
          <w:del w:id="3187" w:author="Kumar Baral" w:date="2022-12-12T16:54:00Z"/>
          <w:highlight w:val="yellow"/>
          <w:rPrChange w:id="3188" w:author="Kumar Baral" w:date="2022-12-12T16:18:00Z">
            <w:rPr>
              <w:del w:id="3189" w:author="Kumar Baral" w:date="2022-12-12T16:54:00Z"/>
            </w:rPr>
          </w:rPrChange>
        </w:rPr>
      </w:pPr>
      <w:del w:id="3190" w:author="Kumar Baral" w:date="2022-12-12T16:54:00Z">
        <w:r w:rsidRPr="0045721D" w:rsidDel="00A04755">
          <w:rPr>
            <w:highlight w:val="yellow"/>
            <w:rPrChange w:id="3191"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3192" w:author="Kumar Baral" w:date="2022-12-12T16:18:00Z">
              <w:rPr/>
            </w:rPrChange>
          </w:rPr>
          <w:fldChar w:fldCharType="begin"/>
        </w:r>
        <w:r w:rsidRPr="0045721D" w:rsidDel="00A04755">
          <w:rPr>
            <w:highlight w:val="yellow"/>
            <w:rPrChange w:id="3193" w:author="Kumar Baral" w:date="2022-12-12T16:18:00Z">
              <w:rPr/>
            </w:rPrChange>
          </w:rPr>
          <w:delInstrText xml:space="preserve"> REF _Ref59960881 \h  \* MERGEFORMAT </w:delInstrText>
        </w:r>
        <w:r w:rsidRPr="0045721D" w:rsidDel="00A04755">
          <w:rPr>
            <w:highlight w:val="yellow"/>
            <w:rPrChange w:id="3194" w:author="Kumar Baral" w:date="2022-12-12T16:18:00Z">
              <w:rPr>
                <w:highlight w:val="yellow"/>
              </w:rPr>
            </w:rPrChange>
          </w:rPr>
        </w:r>
        <w:r w:rsidRPr="0045721D" w:rsidDel="00A04755">
          <w:rPr>
            <w:highlight w:val="yellow"/>
            <w:rPrChange w:id="3195" w:author="Kumar Baral" w:date="2022-12-12T16:18:00Z">
              <w:rPr/>
            </w:rPrChange>
          </w:rPr>
          <w:fldChar w:fldCharType="separate"/>
        </w:r>
        <w:r w:rsidR="00EA54C4" w:rsidRPr="0045721D" w:rsidDel="00A04755">
          <w:rPr>
            <w:highlight w:val="yellow"/>
            <w:rPrChange w:id="3196" w:author="Kumar Baral" w:date="2022-12-12T16:18:00Z">
              <w:rPr/>
            </w:rPrChange>
          </w:rPr>
          <w:delText>Table 2</w:delText>
        </w:r>
        <w:r w:rsidR="00EA54C4" w:rsidRPr="0045721D" w:rsidDel="00A04755">
          <w:rPr>
            <w:highlight w:val="yellow"/>
            <w:rPrChange w:id="3197" w:author="Kumar Baral" w:date="2022-12-12T16:18:00Z">
              <w:rPr/>
            </w:rPrChange>
          </w:rPr>
          <w:noBreakHyphen/>
          <w:delText>2</w:delText>
        </w:r>
        <w:r w:rsidRPr="0045721D" w:rsidDel="00A04755">
          <w:rPr>
            <w:highlight w:val="yellow"/>
            <w:rPrChange w:id="3198" w:author="Kumar Baral" w:date="2022-12-12T16:18:00Z">
              <w:rPr/>
            </w:rPrChange>
          </w:rPr>
          <w:fldChar w:fldCharType="end"/>
        </w:r>
        <w:r w:rsidRPr="0045721D" w:rsidDel="00A04755">
          <w:rPr>
            <w:highlight w:val="yellow"/>
            <w:rPrChange w:id="3199" w:author="Kumar Baral" w:date="2022-12-12T16:18:00Z">
              <w:rPr/>
            </w:rPrChange>
          </w:rPr>
          <w:delText xml:space="preserve">. </w:delText>
        </w:r>
        <w:bookmarkStart w:id="3200" w:name="_Toc121824687"/>
        <w:bookmarkStart w:id="3201" w:name="_Toc121825325"/>
        <w:bookmarkStart w:id="3202" w:name="_Toc121825965"/>
        <w:bookmarkStart w:id="3203" w:name="_Toc121826829"/>
        <w:bookmarkStart w:id="3204" w:name="_Toc121834252"/>
        <w:bookmarkStart w:id="3205" w:name="_Toc125550119"/>
        <w:bookmarkStart w:id="3206" w:name="_Toc125555614"/>
        <w:bookmarkStart w:id="3207" w:name="_Toc125557486"/>
        <w:bookmarkStart w:id="3208" w:name="_Toc125559373"/>
        <w:bookmarkStart w:id="3209" w:name="_Toc125618551"/>
        <w:bookmarkStart w:id="3210" w:name="_Toc125639998"/>
        <w:bookmarkStart w:id="3211" w:name="_Toc125642213"/>
        <w:bookmarkStart w:id="3212" w:name="_Toc125973983"/>
        <w:bookmarkStart w:id="3213" w:name="_Toc125974268"/>
        <w:bookmarkStart w:id="3214" w:name="_Toc126055185"/>
        <w:bookmarkStart w:id="3215" w:name="_Toc126057977"/>
        <w:bookmarkStart w:id="3216" w:name="_Toc127182326"/>
        <w:bookmarkStart w:id="3217" w:name="_Toc127182663"/>
        <w:bookmarkStart w:id="3218" w:name="_Toc127191847"/>
        <w:bookmarkStart w:id="3219" w:name="_Toc127353276"/>
        <w:bookmarkStart w:id="3220" w:name="_Toc127370276"/>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del>
    </w:p>
    <w:p w14:paraId="61381523" w14:textId="4E76934A" w:rsidR="006238CC" w:rsidRPr="0045721D" w:rsidDel="00A04755" w:rsidRDefault="006238CC" w:rsidP="006238CC">
      <w:pPr>
        <w:pStyle w:val="Caption"/>
        <w:rPr>
          <w:del w:id="3221" w:author="Kumar Baral" w:date="2022-12-12T16:54:00Z"/>
          <w:highlight w:val="yellow"/>
          <w:rPrChange w:id="3222" w:author="Kumar Baral" w:date="2022-12-12T16:18:00Z">
            <w:rPr>
              <w:del w:id="3223" w:author="Kumar Baral" w:date="2022-12-12T16:54:00Z"/>
            </w:rPr>
          </w:rPrChange>
        </w:rPr>
      </w:pPr>
      <w:bookmarkStart w:id="3224" w:name="_Ref59960881"/>
      <w:bookmarkStart w:id="3225" w:name="_Toc62563764"/>
      <w:del w:id="3226" w:author="Kumar Baral" w:date="2022-12-12T16:54:00Z">
        <w:r w:rsidRPr="0045721D" w:rsidDel="00A04755">
          <w:rPr>
            <w:highlight w:val="yellow"/>
            <w:rPrChange w:id="3227" w:author="Kumar Baral" w:date="2022-12-12T16:18:00Z">
              <w:rPr/>
            </w:rPrChange>
          </w:rPr>
          <w:delText xml:space="preserve">Table </w:delText>
        </w:r>
      </w:del>
      <w:del w:id="3228" w:author="Kumar Baral" w:date="2022-12-12T16:52:00Z">
        <w:r w:rsidR="003D276E" w:rsidRPr="0045721D" w:rsidDel="00A04755">
          <w:rPr>
            <w:highlight w:val="yellow"/>
            <w:rPrChange w:id="3229" w:author="Kumar Baral" w:date="2022-12-12T16:18:00Z">
              <w:rPr/>
            </w:rPrChange>
          </w:rPr>
          <w:fldChar w:fldCharType="begin"/>
        </w:r>
        <w:r w:rsidR="003D276E" w:rsidRPr="0045721D" w:rsidDel="00A04755">
          <w:rPr>
            <w:highlight w:val="yellow"/>
            <w:rPrChange w:id="3230" w:author="Kumar Baral" w:date="2022-12-12T16:18:00Z">
              <w:rPr/>
            </w:rPrChange>
          </w:rPr>
          <w:delInstrText xml:space="preserve"> STYLEREF 1 \s </w:delInstrText>
        </w:r>
        <w:r w:rsidR="003D276E" w:rsidRPr="0045721D" w:rsidDel="00A04755">
          <w:rPr>
            <w:highlight w:val="yellow"/>
            <w:rPrChange w:id="3231" w:author="Kumar Baral" w:date="2022-12-12T16:18:00Z">
              <w:rPr>
                <w:noProof/>
              </w:rPr>
            </w:rPrChange>
          </w:rPr>
          <w:fldChar w:fldCharType="separate"/>
        </w:r>
        <w:r w:rsidR="00EA54C4" w:rsidRPr="0045721D" w:rsidDel="00A04755">
          <w:rPr>
            <w:noProof/>
            <w:highlight w:val="yellow"/>
            <w:rPrChange w:id="3232" w:author="Kumar Baral" w:date="2022-12-12T16:18:00Z">
              <w:rPr>
                <w:noProof/>
              </w:rPr>
            </w:rPrChange>
          </w:rPr>
          <w:delText>2</w:delText>
        </w:r>
        <w:r w:rsidR="003D276E" w:rsidRPr="0045721D" w:rsidDel="00A04755">
          <w:rPr>
            <w:noProof/>
            <w:highlight w:val="yellow"/>
            <w:rPrChange w:id="3233" w:author="Kumar Baral" w:date="2022-12-12T16:18:00Z">
              <w:rPr>
                <w:noProof/>
              </w:rPr>
            </w:rPrChange>
          </w:rPr>
          <w:fldChar w:fldCharType="end"/>
        </w:r>
        <w:r w:rsidR="004264EF" w:rsidRPr="0045721D" w:rsidDel="00A04755">
          <w:rPr>
            <w:highlight w:val="yellow"/>
            <w:rPrChange w:id="3234" w:author="Kumar Baral" w:date="2022-12-12T16:18:00Z">
              <w:rPr/>
            </w:rPrChange>
          </w:rPr>
          <w:noBreakHyphen/>
        </w:r>
        <w:r w:rsidR="003D276E" w:rsidRPr="0045721D" w:rsidDel="00A04755">
          <w:rPr>
            <w:highlight w:val="yellow"/>
            <w:rPrChange w:id="3235" w:author="Kumar Baral" w:date="2022-12-12T16:18:00Z">
              <w:rPr/>
            </w:rPrChange>
          </w:rPr>
          <w:fldChar w:fldCharType="begin"/>
        </w:r>
        <w:r w:rsidR="003D276E" w:rsidRPr="0045721D" w:rsidDel="00A04755">
          <w:rPr>
            <w:highlight w:val="yellow"/>
            <w:rPrChange w:id="3236" w:author="Kumar Baral" w:date="2022-12-12T16:18:00Z">
              <w:rPr/>
            </w:rPrChange>
          </w:rPr>
          <w:delInstrText xml:space="preserve"> SEQ Table \* ARABIC \s 1 </w:delInstrText>
        </w:r>
        <w:r w:rsidR="003D276E" w:rsidRPr="0045721D" w:rsidDel="00A04755">
          <w:rPr>
            <w:highlight w:val="yellow"/>
            <w:rPrChange w:id="3237" w:author="Kumar Baral" w:date="2022-12-12T16:18:00Z">
              <w:rPr>
                <w:noProof/>
              </w:rPr>
            </w:rPrChange>
          </w:rPr>
          <w:fldChar w:fldCharType="separate"/>
        </w:r>
        <w:r w:rsidR="00EA54C4" w:rsidRPr="0045721D" w:rsidDel="00A04755">
          <w:rPr>
            <w:noProof/>
            <w:highlight w:val="yellow"/>
            <w:rPrChange w:id="3238" w:author="Kumar Baral" w:date="2022-12-12T16:18:00Z">
              <w:rPr>
                <w:noProof/>
              </w:rPr>
            </w:rPrChange>
          </w:rPr>
          <w:delText>2</w:delText>
        </w:r>
        <w:r w:rsidR="003D276E" w:rsidRPr="0045721D" w:rsidDel="00A04755">
          <w:rPr>
            <w:noProof/>
            <w:highlight w:val="yellow"/>
            <w:rPrChange w:id="3239" w:author="Kumar Baral" w:date="2022-12-12T16:18:00Z">
              <w:rPr>
                <w:noProof/>
              </w:rPr>
            </w:rPrChange>
          </w:rPr>
          <w:fldChar w:fldCharType="end"/>
        </w:r>
      </w:del>
      <w:bookmarkEnd w:id="3224"/>
      <w:del w:id="3240" w:author="Kumar Baral" w:date="2022-12-12T16:54:00Z">
        <w:r w:rsidRPr="0045721D" w:rsidDel="00A04755">
          <w:rPr>
            <w:highlight w:val="yellow"/>
            <w:rPrChange w:id="3241" w:author="Kumar Baral" w:date="2022-12-12T16:18:00Z">
              <w:rPr/>
            </w:rPrChange>
          </w:rPr>
          <w:delText xml:space="preserve">: Catchment Area of Myagdi Khola at Proposed Intake </w:delText>
        </w:r>
        <w:bookmarkEnd w:id="3225"/>
        <w:r w:rsidRPr="0045721D" w:rsidDel="00A04755">
          <w:rPr>
            <w:highlight w:val="yellow"/>
            <w:rPrChange w:id="3242" w:author="Kumar Baral" w:date="2022-12-12T16:18:00Z">
              <w:rPr/>
            </w:rPrChange>
          </w:rPr>
          <w:delText>and Tailrace Sites</w:delText>
        </w:r>
        <w:bookmarkStart w:id="3243" w:name="_Toc121824688"/>
        <w:bookmarkStart w:id="3244" w:name="_Toc121825326"/>
        <w:bookmarkStart w:id="3245" w:name="_Toc121825966"/>
        <w:bookmarkStart w:id="3246" w:name="_Toc121826830"/>
        <w:bookmarkStart w:id="3247" w:name="_Toc121834253"/>
        <w:bookmarkStart w:id="3248" w:name="_Toc125550120"/>
        <w:bookmarkStart w:id="3249" w:name="_Toc125555615"/>
        <w:bookmarkStart w:id="3250" w:name="_Toc125557487"/>
        <w:bookmarkStart w:id="3251" w:name="_Toc125559374"/>
        <w:bookmarkStart w:id="3252" w:name="_Toc125618552"/>
        <w:bookmarkStart w:id="3253" w:name="_Toc125639999"/>
        <w:bookmarkStart w:id="3254" w:name="_Toc125642214"/>
        <w:bookmarkStart w:id="3255" w:name="_Toc125973984"/>
        <w:bookmarkStart w:id="3256" w:name="_Toc125974269"/>
        <w:bookmarkStart w:id="3257" w:name="_Toc126055186"/>
        <w:bookmarkStart w:id="3258" w:name="_Toc126057978"/>
        <w:bookmarkStart w:id="3259" w:name="_Toc127182327"/>
        <w:bookmarkStart w:id="3260" w:name="_Toc127182664"/>
        <w:bookmarkStart w:id="3261" w:name="_Toc127191848"/>
        <w:bookmarkStart w:id="3262" w:name="_Toc127353277"/>
        <w:bookmarkStart w:id="3263" w:name="_Toc127370277"/>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3264"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3265" w:author="Kumar Baral" w:date="2022-12-12T16:54:00Z"/>
                <w:b/>
                <w:bCs/>
                <w:highlight w:val="yellow"/>
                <w:rPrChange w:id="3266" w:author="Kumar Baral" w:date="2022-12-12T16:18:00Z">
                  <w:rPr>
                    <w:del w:id="3267" w:author="Kumar Baral" w:date="2022-12-12T16:54:00Z"/>
                    <w:b/>
                    <w:bCs/>
                  </w:rPr>
                </w:rPrChange>
              </w:rPr>
            </w:pPr>
            <w:del w:id="3268" w:author="Kumar Baral" w:date="2022-12-12T16:54:00Z">
              <w:r w:rsidRPr="0045721D" w:rsidDel="00A04755">
                <w:rPr>
                  <w:b/>
                  <w:bCs/>
                  <w:highlight w:val="yellow"/>
                  <w:rPrChange w:id="3269" w:author="Kumar Baral" w:date="2022-12-12T16:18:00Z">
                    <w:rPr>
                      <w:b/>
                      <w:bCs/>
                    </w:rPr>
                  </w:rPrChange>
                </w:rPr>
                <w:delText>Elevation</w:delText>
              </w:r>
              <w:bookmarkStart w:id="3270" w:name="_Toc121824689"/>
              <w:bookmarkStart w:id="3271" w:name="_Toc121825327"/>
              <w:bookmarkStart w:id="3272" w:name="_Toc121825967"/>
              <w:bookmarkStart w:id="3273" w:name="_Toc121826831"/>
              <w:bookmarkStart w:id="3274" w:name="_Toc121834254"/>
              <w:bookmarkStart w:id="3275" w:name="_Toc125550121"/>
              <w:bookmarkStart w:id="3276" w:name="_Toc125555616"/>
              <w:bookmarkStart w:id="3277" w:name="_Toc125557488"/>
              <w:bookmarkStart w:id="3278" w:name="_Toc125559375"/>
              <w:bookmarkStart w:id="3279" w:name="_Toc125618553"/>
              <w:bookmarkStart w:id="3280" w:name="_Toc125640000"/>
              <w:bookmarkStart w:id="3281" w:name="_Toc125642215"/>
              <w:bookmarkStart w:id="3282" w:name="_Toc125973985"/>
              <w:bookmarkStart w:id="3283" w:name="_Toc125974270"/>
              <w:bookmarkStart w:id="3284" w:name="_Toc126055187"/>
              <w:bookmarkStart w:id="3285" w:name="_Toc126057979"/>
              <w:bookmarkStart w:id="3286" w:name="_Toc127182328"/>
              <w:bookmarkStart w:id="3287" w:name="_Toc127182665"/>
              <w:bookmarkStart w:id="3288" w:name="_Toc127191849"/>
              <w:bookmarkStart w:id="3289" w:name="_Toc127353278"/>
              <w:bookmarkStart w:id="3290" w:name="_Toc127370278"/>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3291" w:author="Kumar Baral" w:date="2022-12-12T16:54:00Z"/>
                <w:b/>
                <w:bCs/>
                <w:highlight w:val="yellow"/>
                <w:rPrChange w:id="3292" w:author="Kumar Baral" w:date="2022-12-12T16:18:00Z">
                  <w:rPr>
                    <w:del w:id="3293" w:author="Kumar Baral" w:date="2022-12-12T16:54:00Z"/>
                    <w:b/>
                    <w:bCs/>
                  </w:rPr>
                </w:rPrChange>
              </w:rPr>
            </w:pPr>
            <w:del w:id="3294" w:author="Kumar Baral" w:date="2022-12-12T16:54:00Z">
              <w:r w:rsidRPr="0045721D" w:rsidDel="00A04755">
                <w:rPr>
                  <w:b/>
                  <w:bCs/>
                  <w:highlight w:val="yellow"/>
                  <w:rPrChange w:id="3295" w:author="Kumar Baral" w:date="2022-12-12T16:18:00Z">
                    <w:rPr>
                      <w:b/>
                      <w:bCs/>
                    </w:rPr>
                  </w:rPrChange>
                </w:rPr>
                <w:delText>Intake at Myagdi Khola</w:delText>
              </w:r>
              <w:bookmarkStart w:id="3296" w:name="_Toc121824690"/>
              <w:bookmarkStart w:id="3297" w:name="_Toc121825328"/>
              <w:bookmarkStart w:id="3298" w:name="_Toc121825968"/>
              <w:bookmarkStart w:id="3299" w:name="_Toc121826832"/>
              <w:bookmarkStart w:id="3300" w:name="_Toc121834255"/>
              <w:bookmarkStart w:id="3301" w:name="_Toc125550122"/>
              <w:bookmarkStart w:id="3302" w:name="_Toc125555617"/>
              <w:bookmarkStart w:id="3303" w:name="_Toc125557489"/>
              <w:bookmarkStart w:id="3304" w:name="_Toc125559376"/>
              <w:bookmarkStart w:id="3305" w:name="_Toc125618554"/>
              <w:bookmarkStart w:id="3306" w:name="_Toc125640001"/>
              <w:bookmarkStart w:id="3307" w:name="_Toc125642216"/>
              <w:bookmarkStart w:id="3308" w:name="_Toc125973986"/>
              <w:bookmarkStart w:id="3309" w:name="_Toc125974271"/>
              <w:bookmarkStart w:id="3310" w:name="_Toc126055188"/>
              <w:bookmarkStart w:id="3311" w:name="_Toc126057980"/>
              <w:bookmarkStart w:id="3312" w:name="_Toc127182329"/>
              <w:bookmarkStart w:id="3313" w:name="_Toc127182666"/>
              <w:bookmarkStart w:id="3314" w:name="_Toc127191850"/>
              <w:bookmarkStart w:id="3315" w:name="_Toc127353279"/>
              <w:bookmarkStart w:id="3316" w:name="_Toc127370279"/>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3317" w:author="Kumar Baral" w:date="2022-12-12T16:54:00Z"/>
                <w:b/>
                <w:bCs/>
                <w:highlight w:val="yellow"/>
                <w:rPrChange w:id="3318" w:author="Kumar Baral" w:date="2022-12-12T16:18:00Z">
                  <w:rPr>
                    <w:del w:id="3319" w:author="Kumar Baral" w:date="2022-12-12T16:54:00Z"/>
                    <w:b/>
                    <w:bCs/>
                  </w:rPr>
                </w:rPrChange>
              </w:rPr>
            </w:pPr>
            <w:del w:id="3320" w:author="Kumar Baral" w:date="2022-12-12T16:54:00Z">
              <w:r w:rsidRPr="0045721D" w:rsidDel="00A04755">
                <w:rPr>
                  <w:b/>
                  <w:bCs/>
                  <w:highlight w:val="yellow"/>
                  <w:rPrChange w:id="3321" w:author="Kumar Baral" w:date="2022-12-12T16:18:00Z">
                    <w:rPr>
                      <w:b/>
                      <w:bCs/>
                    </w:rPr>
                  </w:rPrChange>
                </w:rPr>
                <w:delText>Intake at Kunaban Khola</w:delText>
              </w:r>
              <w:bookmarkStart w:id="3322" w:name="_Toc121824691"/>
              <w:bookmarkStart w:id="3323" w:name="_Toc121825329"/>
              <w:bookmarkStart w:id="3324" w:name="_Toc121825969"/>
              <w:bookmarkStart w:id="3325" w:name="_Toc121826833"/>
              <w:bookmarkStart w:id="3326" w:name="_Toc121834256"/>
              <w:bookmarkStart w:id="3327" w:name="_Toc125550123"/>
              <w:bookmarkStart w:id="3328" w:name="_Toc125555618"/>
              <w:bookmarkStart w:id="3329" w:name="_Toc125557490"/>
              <w:bookmarkStart w:id="3330" w:name="_Toc125559377"/>
              <w:bookmarkStart w:id="3331" w:name="_Toc125618555"/>
              <w:bookmarkStart w:id="3332" w:name="_Toc125640002"/>
              <w:bookmarkStart w:id="3333" w:name="_Toc125642217"/>
              <w:bookmarkStart w:id="3334" w:name="_Toc125973987"/>
              <w:bookmarkStart w:id="3335" w:name="_Toc125974272"/>
              <w:bookmarkStart w:id="3336" w:name="_Toc126055189"/>
              <w:bookmarkStart w:id="3337" w:name="_Toc126057981"/>
              <w:bookmarkStart w:id="3338" w:name="_Toc127182330"/>
              <w:bookmarkStart w:id="3339" w:name="_Toc127182667"/>
              <w:bookmarkStart w:id="3340" w:name="_Toc127191851"/>
              <w:bookmarkStart w:id="3341" w:name="_Toc127353280"/>
              <w:bookmarkStart w:id="3342" w:name="_Toc127370280"/>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3343" w:author="Kumar Baral" w:date="2022-12-12T16:54:00Z"/>
                <w:b/>
                <w:bCs/>
                <w:highlight w:val="yellow"/>
                <w:rPrChange w:id="3344" w:author="Kumar Baral" w:date="2022-12-12T16:18:00Z">
                  <w:rPr>
                    <w:del w:id="3345" w:author="Kumar Baral" w:date="2022-12-12T16:54:00Z"/>
                    <w:b/>
                    <w:bCs/>
                  </w:rPr>
                </w:rPrChange>
              </w:rPr>
            </w:pPr>
            <w:del w:id="3346" w:author="Kumar Baral" w:date="2022-12-12T16:54:00Z">
              <w:r w:rsidRPr="0045721D" w:rsidDel="00A04755">
                <w:rPr>
                  <w:b/>
                  <w:bCs/>
                  <w:highlight w:val="yellow"/>
                  <w:rPrChange w:id="3347" w:author="Kumar Baral" w:date="2022-12-12T16:18:00Z">
                    <w:rPr>
                      <w:b/>
                      <w:bCs/>
                    </w:rPr>
                  </w:rPrChange>
                </w:rPr>
                <w:delText>Intake_Total (Myagdi+Kunban)</w:delText>
              </w:r>
              <w:bookmarkStart w:id="3348" w:name="_Toc121824692"/>
              <w:bookmarkStart w:id="3349" w:name="_Toc121825330"/>
              <w:bookmarkStart w:id="3350" w:name="_Toc121825970"/>
              <w:bookmarkStart w:id="3351" w:name="_Toc121826834"/>
              <w:bookmarkStart w:id="3352" w:name="_Toc121834257"/>
              <w:bookmarkStart w:id="3353" w:name="_Toc125550124"/>
              <w:bookmarkStart w:id="3354" w:name="_Toc125555619"/>
              <w:bookmarkStart w:id="3355" w:name="_Toc125557491"/>
              <w:bookmarkStart w:id="3356" w:name="_Toc125559378"/>
              <w:bookmarkStart w:id="3357" w:name="_Toc125618556"/>
              <w:bookmarkStart w:id="3358" w:name="_Toc125640003"/>
              <w:bookmarkStart w:id="3359" w:name="_Toc125642218"/>
              <w:bookmarkStart w:id="3360" w:name="_Toc125973988"/>
              <w:bookmarkStart w:id="3361" w:name="_Toc125974273"/>
              <w:bookmarkStart w:id="3362" w:name="_Toc126055190"/>
              <w:bookmarkStart w:id="3363" w:name="_Toc126057982"/>
              <w:bookmarkStart w:id="3364" w:name="_Toc127182331"/>
              <w:bookmarkStart w:id="3365" w:name="_Toc127182668"/>
              <w:bookmarkStart w:id="3366" w:name="_Toc127191852"/>
              <w:bookmarkStart w:id="3367" w:name="_Toc127353281"/>
              <w:bookmarkStart w:id="3368" w:name="_Toc127370281"/>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3369" w:author="Kumar Baral" w:date="2022-12-12T16:54:00Z"/>
                <w:b/>
                <w:bCs/>
                <w:highlight w:val="yellow"/>
                <w:rPrChange w:id="3370" w:author="Kumar Baral" w:date="2022-12-12T16:18:00Z">
                  <w:rPr>
                    <w:del w:id="3371" w:author="Kumar Baral" w:date="2022-12-12T16:54:00Z"/>
                    <w:b/>
                    <w:bCs/>
                  </w:rPr>
                </w:rPrChange>
              </w:rPr>
            </w:pPr>
            <w:del w:id="3372" w:author="Kumar Baral" w:date="2022-12-12T16:54:00Z">
              <w:r w:rsidRPr="0045721D" w:rsidDel="00A04755">
                <w:rPr>
                  <w:b/>
                  <w:bCs/>
                  <w:highlight w:val="yellow"/>
                  <w:rPrChange w:id="3373" w:author="Kumar Baral" w:date="2022-12-12T16:18:00Z">
                    <w:rPr>
                      <w:b/>
                      <w:bCs/>
                    </w:rPr>
                  </w:rPrChange>
                </w:rPr>
                <w:delText>Tailrace</w:delText>
              </w:r>
              <w:bookmarkStart w:id="3374" w:name="_Toc121824693"/>
              <w:bookmarkStart w:id="3375" w:name="_Toc121825331"/>
              <w:bookmarkStart w:id="3376" w:name="_Toc121825971"/>
              <w:bookmarkStart w:id="3377" w:name="_Toc121826835"/>
              <w:bookmarkStart w:id="3378" w:name="_Toc121834258"/>
              <w:bookmarkStart w:id="3379" w:name="_Toc125550125"/>
              <w:bookmarkStart w:id="3380" w:name="_Toc125555620"/>
              <w:bookmarkStart w:id="3381" w:name="_Toc125557492"/>
              <w:bookmarkStart w:id="3382" w:name="_Toc125559379"/>
              <w:bookmarkStart w:id="3383" w:name="_Toc125618557"/>
              <w:bookmarkStart w:id="3384" w:name="_Toc125640004"/>
              <w:bookmarkStart w:id="3385" w:name="_Toc125642219"/>
              <w:bookmarkStart w:id="3386" w:name="_Toc125973989"/>
              <w:bookmarkStart w:id="3387" w:name="_Toc125974274"/>
              <w:bookmarkStart w:id="3388" w:name="_Toc126055191"/>
              <w:bookmarkStart w:id="3389" w:name="_Toc126057983"/>
              <w:bookmarkStart w:id="3390" w:name="_Toc127182332"/>
              <w:bookmarkStart w:id="3391" w:name="_Toc127182669"/>
              <w:bookmarkStart w:id="3392" w:name="_Toc127191853"/>
              <w:bookmarkStart w:id="3393" w:name="_Toc127353282"/>
              <w:bookmarkStart w:id="3394" w:name="_Toc127370282"/>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del>
          </w:p>
        </w:tc>
        <w:bookmarkStart w:id="3395" w:name="_Toc121824694"/>
        <w:bookmarkStart w:id="3396" w:name="_Toc121825332"/>
        <w:bookmarkStart w:id="3397" w:name="_Toc121825972"/>
        <w:bookmarkStart w:id="3398" w:name="_Toc121826836"/>
        <w:bookmarkStart w:id="3399" w:name="_Toc121834259"/>
        <w:bookmarkStart w:id="3400" w:name="_Toc125550126"/>
        <w:bookmarkStart w:id="3401" w:name="_Toc125555621"/>
        <w:bookmarkStart w:id="3402" w:name="_Toc125557493"/>
        <w:bookmarkStart w:id="3403" w:name="_Toc125559380"/>
        <w:bookmarkStart w:id="3404" w:name="_Toc125618558"/>
        <w:bookmarkStart w:id="3405" w:name="_Toc125640005"/>
        <w:bookmarkStart w:id="3406" w:name="_Toc125642220"/>
        <w:bookmarkStart w:id="3407" w:name="_Toc125973990"/>
        <w:bookmarkStart w:id="3408" w:name="_Toc125974275"/>
        <w:bookmarkStart w:id="3409" w:name="_Toc126055192"/>
        <w:bookmarkStart w:id="3410" w:name="_Toc126057984"/>
        <w:bookmarkStart w:id="3411" w:name="_Toc127182333"/>
        <w:bookmarkStart w:id="3412" w:name="_Toc127182670"/>
        <w:bookmarkStart w:id="3413" w:name="_Toc127191854"/>
        <w:bookmarkStart w:id="3414" w:name="_Toc127353283"/>
        <w:bookmarkStart w:id="3415" w:name="_Toc127370283"/>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tr>
      <w:tr w:rsidR="006238CC" w:rsidRPr="0045721D" w:rsidDel="00A04755" w14:paraId="46F6E388" w14:textId="67B65521" w:rsidTr="00E9411B">
        <w:trPr>
          <w:trHeight w:val="756"/>
          <w:jc w:val="center"/>
          <w:del w:id="3416"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3417" w:author="Kumar Baral" w:date="2022-12-12T16:54:00Z"/>
                <w:b/>
                <w:bCs/>
                <w:highlight w:val="yellow"/>
                <w:rPrChange w:id="3418" w:author="Kumar Baral" w:date="2022-12-12T16:18:00Z">
                  <w:rPr>
                    <w:del w:id="3419" w:author="Kumar Baral" w:date="2022-12-12T16:54:00Z"/>
                    <w:b/>
                    <w:bCs/>
                  </w:rPr>
                </w:rPrChange>
              </w:rPr>
            </w:pPr>
            <w:bookmarkStart w:id="3420" w:name="_Toc121824695"/>
            <w:bookmarkStart w:id="3421" w:name="_Toc121825333"/>
            <w:bookmarkStart w:id="3422" w:name="_Toc121825973"/>
            <w:bookmarkStart w:id="3423" w:name="_Toc121826837"/>
            <w:bookmarkStart w:id="3424" w:name="_Toc121834260"/>
            <w:bookmarkStart w:id="3425" w:name="_Toc125550127"/>
            <w:bookmarkStart w:id="3426" w:name="_Toc125555622"/>
            <w:bookmarkStart w:id="3427" w:name="_Toc125557494"/>
            <w:bookmarkStart w:id="3428" w:name="_Toc125559381"/>
            <w:bookmarkStart w:id="3429" w:name="_Toc125618559"/>
            <w:bookmarkStart w:id="3430" w:name="_Toc125640006"/>
            <w:bookmarkStart w:id="3431" w:name="_Toc125642221"/>
            <w:bookmarkStart w:id="3432" w:name="_Toc125973991"/>
            <w:bookmarkStart w:id="3433" w:name="_Toc125974276"/>
            <w:bookmarkStart w:id="3434" w:name="_Toc126055193"/>
            <w:bookmarkStart w:id="3435" w:name="_Toc126057985"/>
            <w:bookmarkStart w:id="3436" w:name="_Toc127182334"/>
            <w:bookmarkStart w:id="3437" w:name="_Toc127182671"/>
            <w:bookmarkStart w:id="3438" w:name="_Toc127191855"/>
            <w:bookmarkStart w:id="3439" w:name="_Toc127353284"/>
            <w:bookmarkStart w:id="3440" w:name="_Toc127370284"/>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3441" w:author="Kumar Baral" w:date="2022-12-12T16:54:00Z"/>
                <w:b/>
                <w:bCs/>
                <w:highlight w:val="yellow"/>
                <w:rPrChange w:id="3442" w:author="Kumar Baral" w:date="2022-12-12T16:18:00Z">
                  <w:rPr>
                    <w:del w:id="3443" w:author="Kumar Baral" w:date="2022-12-12T16:54:00Z"/>
                    <w:b/>
                    <w:bCs/>
                  </w:rPr>
                </w:rPrChange>
              </w:rPr>
            </w:pPr>
            <w:del w:id="3444" w:author="Kumar Baral" w:date="2022-12-12T16:54:00Z">
              <w:r w:rsidRPr="0045721D" w:rsidDel="00A04755">
                <w:rPr>
                  <w:b/>
                  <w:bCs/>
                  <w:highlight w:val="yellow"/>
                  <w:rPrChange w:id="3445" w:author="Kumar Baral" w:date="2022-12-12T16:18:00Z">
                    <w:rPr>
                      <w:b/>
                      <w:bCs/>
                    </w:rPr>
                  </w:rPrChange>
                </w:rPr>
                <w:delText>Area (km</w:delText>
              </w:r>
              <w:r w:rsidRPr="0045721D" w:rsidDel="00A04755">
                <w:rPr>
                  <w:b/>
                  <w:bCs/>
                  <w:highlight w:val="yellow"/>
                  <w:vertAlign w:val="superscript"/>
                  <w:rPrChange w:id="3446" w:author="Kumar Baral" w:date="2022-12-12T16:18:00Z">
                    <w:rPr>
                      <w:b/>
                      <w:bCs/>
                      <w:vertAlign w:val="superscript"/>
                    </w:rPr>
                  </w:rPrChange>
                </w:rPr>
                <w:delText>2</w:delText>
              </w:r>
              <w:r w:rsidRPr="0045721D" w:rsidDel="00A04755">
                <w:rPr>
                  <w:b/>
                  <w:bCs/>
                  <w:highlight w:val="yellow"/>
                  <w:rPrChange w:id="3447" w:author="Kumar Baral" w:date="2022-12-12T16:18:00Z">
                    <w:rPr>
                      <w:b/>
                      <w:bCs/>
                    </w:rPr>
                  </w:rPrChange>
                </w:rPr>
                <w:delText>)</w:delText>
              </w:r>
              <w:bookmarkStart w:id="3448" w:name="_Toc121824696"/>
              <w:bookmarkStart w:id="3449" w:name="_Toc121825334"/>
              <w:bookmarkStart w:id="3450" w:name="_Toc121825974"/>
              <w:bookmarkStart w:id="3451" w:name="_Toc121826838"/>
              <w:bookmarkStart w:id="3452" w:name="_Toc121834261"/>
              <w:bookmarkStart w:id="3453" w:name="_Toc125550128"/>
              <w:bookmarkStart w:id="3454" w:name="_Toc125555623"/>
              <w:bookmarkStart w:id="3455" w:name="_Toc125557495"/>
              <w:bookmarkStart w:id="3456" w:name="_Toc125559382"/>
              <w:bookmarkStart w:id="3457" w:name="_Toc125618560"/>
              <w:bookmarkStart w:id="3458" w:name="_Toc125640007"/>
              <w:bookmarkStart w:id="3459" w:name="_Toc125642222"/>
              <w:bookmarkStart w:id="3460" w:name="_Toc125973992"/>
              <w:bookmarkStart w:id="3461" w:name="_Toc125974277"/>
              <w:bookmarkStart w:id="3462" w:name="_Toc126055194"/>
              <w:bookmarkStart w:id="3463" w:name="_Toc126057986"/>
              <w:bookmarkStart w:id="3464" w:name="_Toc127182335"/>
              <w:bookmarkStart w:id="3465" w:name="_Toc127182672"/>
              <w:bookmarkStart w:id="3466" w:name="_Toc127191856"/>
              <w:bookmarkStart w:id="3467" w:name="_Toc127353285"/>
              <w:bookmarkStart w:id="3468" w:name="_Toc127370285"/>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3469" w:author="Kumar Baral" w:date="2022-12-12T16:54:00Z"/>
                <w:b/>
                <w:bCs/>
                <w:highlight w:val="yellow"/>
                <w:rPrChange w:id="3470" w:author="Kumar Baral" w:date="2022-12-12T16:18:00Z">
                  <w:rPr>
                    <w:del w:id="3471" w:author="Kumar Baral" w:date="2022-12-12T16:54:00Z"/>
                    <w:b/>
                    <w:bCs/>
                  </w:rPr>
                </w:rPrChange>
              </w:rPr>
            </w:pPr>
            <w:del w:id="3472" w:author="Kumar Baral" w:date="2022-12-12T16:54:00Z">
              <w:r w:rsidRPr="0045721D" w:rsidDel="00A04755">
                <w:rPr>
                  <w:b/>
                  <w:bCs/>
                  <w:highlight w:val="yellow"/>
                  <w:rPrChange w:id="3473" w:author="Kumar Baral" w:date="2022-12-12T16:18:00Z">
                    <w:rPr>
                      <w:b/>
                      <w:bCs/>
                    </w:rPr>
                  </w:rPrChange>
                </w:rPr>
                <w:delText>%</w:delText>
              </w:r>
              <w:bookmarkStart w:id="3474" w:name="_Toc121824697"/>
              <w:bookmarkStart w:id="3475" w:name="_Toc121825335"/>
              <w:bookmarkStart w:id="3476" w:name="_Toc121825975"/>
              <w:bookmarkStart w:id="3477" w:name="_Toc121826839"/>
              <w:bookmarkStart w:id="3478" w:name="_Toc121834262"/>
              <w:bookmarkStart w:id="3479" w:name="_Toc125550129"/>
              <w:bookmarkStart w:id="3480" w:name="_Toc125555624"/>
              <w:bookmarkStart w:id="3481" w:name="_Toc125557496"/>
              <w:bookmarkStart w:id="3482" w:name="_Toc125559383"/>
              <w:bookmarkStart w:id="3483" w:name="_Toc125618561"/>
              <w:bookmarkStart w:id="3484" w:name="_Toc125640008"/>
              <w:bookmarkStart w:id="3485" w:name="_Toc125642223"/>
              <w:bookmarkStart w:id="3486" w:name="_Toc125973993"/>
              <w:bookmarkStart w:id="3487" w:name="_Toc125974278"/>
              <w:bookmarkStart w:id="3488" w:name="_Toc126055195"/>
              <w:bookmarkStart w:id="3489" w:name="_Toc126057987"/>
              <w:bookmarkStart w:id="3490" w:name="_Toc127182336"/>
              <w:bookmarkStart w:id="3491" w:name="_Toc127182673"/>
              <w:bookmarkStart w:id="3492" w:name="_Toc127191857"/>
              <w:bookmarkStart w:id="3493" w:name="_Toc127353286"/>
              <w:bookmarkStart w:id="3494" w:name="_Toc127370286"/>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3495" w:author="Kumar Baral" w:date="2022-12-12T16:54:00Z"/>
                <w:b/>
                <w:bCs/>
                <w:highlight w:val="yellow"/>
                <w:rPrChange w:id="3496" w:author="Kumar Baral" w:date="2022-12-12T16:18:00Z">
                  <w:rPr>
                    <w:del w:id="3497" w:author="Kumar Baral" w:date="2022-12-12T16:54:00Z"/>
                    <w:b/>
                    <w:bCs/>
                  </w:rPr>
                </w:rPrChange>
              </w:rPr>
            </w:pPr>
            <w:del w:id="3498" w:author="Kumar Baral" w:date="2022-12-12T16:54:00Z">
              <w:r w:rsidRPr="0045721D" w:rsidDel="00A04755">
                <w:rPr>
                  <w:b/>
                  <w:bCs/>
                  <w:highlight w:val="yellow"/>
                  <w:rPrChange w:id="3499" w:author="Kumar Baral" w:date="2022-12-12T16:18:00Z">
                    <w:rPr>
                      <w:b/>
                      <w:bCs/>
                    </w:rPr>
                  </w:rPrChange>
                </w:rPr>
                <w:delText>Area (km</w:delText>
              </w:r>
              <w:r w:rsidRPr="0045721D" w:rsidDel="00A04755">
                <w:rPr>
                  <w:b/>
                  <w:bCs/>
                  <w:highlight w:val="yellow"/>
                  <w:vertAlign w:val="superscript"/>
                  <w:rPrChange w:id="3500" w:author="Kumar Baral" w:date="2022-12-12T16:18:00Z">
                    <w:rPr>
                      <w:b/>
                      <w:bCs/>
                      <w:vertAlign w:val="superscript"/>
                    </w:rPr>
                  </w:rPrChange>
                </w:rPr>
                <w:delText>2</w:delText>
              </w:r>
              <w:r w:rsidRPr="0045721D" w:rsidDel="00A04755">
                <w:rPr>
                  <w:b/>
                  <w:bCs/>
                  <w:highlight w:val="yellow"/>
                  <w:rPrChange w:id="3501" w:author="Kumar Baral" w:date="2022-12-12T16:18:00Z">
                    <w:rPr>
                      <w:b/>
                      <w:bCs/>
                    </w:rPr>
                  </w:rPrChange>
                </w:rPr>
                <w:delText>)</w:delText>
              </w:r>
              <w:bookmarkStart w:id="3502" w:name="_Toc121824698"/>
              <w:bookmarkStart w:id="3503" w:name="_Toc121825336"/>
              <w:bookmarkStart w:id="3504" w:name="_Toc121825976"/>
              <w:bookmarkStart w:id="3505" w:name="_Toc121826840"/>
              <w:bookmarkStart w:id="3506" w:name="_Toc121834263"/>
              <w:bookmarkStart w:id="3507" w:name="_Toc125550130"/>
              <w:bookmarkStart w:id="3508" w:name="_Toc125555625"/>
              <w:bookmarkStart w:id="3509" w:name="_Toc125557497"/>
              <w:bookmarkStart w:id="3510" w:name="_Toc125559384"/>
              <w:bookmarkStart w:id="3511" w:name="_Toc125618562"/>
              <w:bookmarkStart w:id="3512" w:name="_Toc125640009"/>
              <w:bookmarkStart w:id="3513" w:name="_Toc125642224"/>
              <w:bookmarkStart w:id="3514" w:name="_Toc125973994"/>
              <w:bookmarkStart w:id="3515" w:name="_Toc125974279"/>
              <w:bookmarkStart w:id="3516" w:name="_Toc126055196"/>
              <w:bookmarkStart w:id="3517" w:name="_Toc126057988"/>
              <w:bookmarkStart w:id="3518" w:name="_Toc127182337"/>
              <w:bookmarkStart w:id="3519" w:name="_Toc127182674"/>
              <w:bookmarkStart w:id="3520" w:name="_Toc127191858"/>
              <w:bookmarkStart w:id="3521" w:name="_Toc127353287"/>
              <w:bookmarkStart w:id="3522" w:name="_Toc127370287"/>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3523" w:author="Kumar Baral" w:date="2022-12-12T16:54:00Z"/>
                <w:b/>
                <w:bCs/>
                <w:highlight w:val="yellow"/>
                <w:rPrChange w:id="3524" w:author="Kumar Baral" w:date="2022-12-12T16:18:00Z">
                  <w:rPr>
                    <w:del w:id="3525" w:author="Kumar Baral" w:date="2022-12-12T16:54:00Z"/>
                    <w:b/>
                    <w:bCs/>
                  </w:rPr>
                </w:rPrChange>
              </w:rPr>
            </w:pPr>
            <w:del w:id="3526" w:author="Kumar Baral" w:date="2022-12-12T16:54:00Z">
              <w:r w:rsidRPr="0045721D" w:rsidDel="00A04755">
                <w:rPr>
                  <w:b/>
                  <w:bCs/>
                  <w:highlight w:val="yellow"/>
                  <w:rPrChange w:id="3527" w:author="Kumar Baral" w:date="2022-12-12T16:18:00Z">
                    <w:rPr>
                      <w:b/>
                      <w:bCs/>
                    </w:rPr>
                  </w:rPrChange>
                </w:rPr>
                <w:delText>%</w:delText>
              </w:r>
              <w:bookmarkStart w:id="3528" w:name="_Toc121824699"/>
              <w:bookmarkStart w:id="3529" w:name="_Toc121825337"/>
              <w:bookmarkStart w:id="3530" w:name="_Toc121825977"/>
              <w:bookmarkStart w:id="3531" w:name="_Toc121826841"/>
              <w:bookmarkStart w:id="3532" w:name="_Toc121834264"/>
              <w:bookmarkStart w:id="3533" w:name="_Toc125550131"/>
              <w:bookmarkStart w:id="3534" w:name="_Toc125555626"/>
              <w:bookmarkStart w:id="3535" w:name="_Toc125557498"/>
              <w:bookmarkStart w:id="3536" w:name="_Toc125559385"/>
              <w:bookmarkStart w:id="3537" w:name="_Toc125618563"/>
              <w:bookmarkStart w:id="3538" w:name="_Toc125640010"/>
              <w:bookmarkStart w:id="3539" w:name="_Toc125642225"/>
              <w:bookmarkStart w:id="3540" w:name="_Toc125973995"/>
              <w:bookmarkStart w:id="3541" w:name="_Toc125974280"/>
              <w:bookmarkStart w:id="3542" w:name="_Toc126055197"/>
              <w:bookmarkStart w:id="3543" w:name="_Toc126057989"/>
              <w:bookmarkStart w:id="3544" w:name="_Toc127182338"/>
              <w:bookmarkStart w:id="3545" w:name="_Toc127182675"/>
              <w:bookmarkStart w:id="3546" w:name="_Toc127191859"/>
              <w:bookmarkStart w:id="3547" w:name="_Toc127353288"/>
              <w:bookmarkStart w:id="3548" w:name="_Toc127370288"/>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3549" w:author="Kumar Baral" w:date="2022-12-12T16:54:00Z"/>
                <w:b/>
                <w:bCs/>
                <w:highlight w:val="yellow"/>
                <w:rPrChange w:id="3550" w:author="Kumar Baral" w:date="2022-12-12T16:18:00Z">
                  <w:rPr>
                    <w:del w:id="3551" w:author="Kumar Baral" w:date="2022-12-12T16:54:00Z"/>
                    <w:b/>
                    <w:bCs/>
                  </w:rPr>
                </w:rPrChange>
              </w:rPr>
            </w:pPr>
            <w:del w:id="3552" w:author="Kumar Baral" w:date="2022-12-12T16:54:00Z">
              <w:r w:rsidRPr="0045721D" w:rsidDel="00A04755">
                <w:rPr>
                  <w:b/>
                  <w:bCs/>
                  <w:highlight w:val="yellow"/>
                  <w:rPrChange w:id="3553" w:author="Kumar Baral" w:date="2022-12-12T16:18:00Z">
                    <w:rPr>
                      <w:b/>
                      <w:bCs/>
                    </w:rPr>
                  </w:rPrChange>
                </w:rPr>
                <w:delText>Area (km</w:delText>
              </w:r>
              <w:r w:rsidRPr="0045721D" w:rsidDel="00A04755">
                <w:rPr>
                  <w:b/>
                  <w:bCs/>
                  <w:highlight w:val="yellow"/>
                  <w:vertAlign w:val="superscript"/>
                  <w:rPrChange w:id="3554" w:author="Kumar Baral" w:date="2022-12-12T16:18:00Z">
                    <w:rPr>
                      <w:b/>
                      <w:bCs/>
                      <w:vertAlign w:val="superscript"/>
                    </w:rPr>
                  </w:rPrChange>
                </w:rPr>
                <w:delText>2</w:delText>
              </w:r>
              <w:r w:rsidRPr="0045721D" w:rsidDel="00A04755">
                <w:rPr>
                  <w:b/>
                  <w:bCs/>
                  <w:highlight w:val="yellow"/>
                  <w:rPrChange w:id="3555" w:author="Kumar Baral" w:date="2022-12-12T16:18:00Z">
                    <w:rPr>
                      <w:b/>
                      <w:bCs/>
                    </w:rPr>
                  </w:rPrChange>
                </w:rPr>
                <w:delText>)</w:delText>
              </w:r>
              <w:bookmarkStart w:id="3556" w:name="_Toc121824700"/>
              <w:bookmarkStart w:id="3557" w:name="_Toc121825338"/>
              <w:bookmarkStart w:id="3558" w:name="_Toc121825978"/>
              <w:bookmarkStart w:id="3559" w:name="_Toc121826842"/>
              <w:bookmarkStart w:id="3560" w:name="_Toc121834265"/>
              <w:bookmarkStart w:id="3561" w:name="_Toc125550132"/>
              <w:bookmarkStart w:id="3562" w:name="_Toc125555627"/>
              <w:bookmarkStart w:id="3563" w:name="_Toc125557499"/>
              <w:bookmarkStart w:id="3564" w:name="_Toc125559386"/>
              <w:bookmarkStart w:id="3565" w:name="_Toc125618564"/>
              <w:bookmarkStart w:id="3566" w:name="_Toc125640011"/>
              <w:bookmarkStart w:id="3567" w:name="_Toc125642226"/>
              <w:bookmarkStart w:id="3568" w:name="_Toc125973996"/>
              <w:bookmarkStart w:id="3569" w:name="_Toc125974281"/>
              <w:bookmarkStart w:id="3570" w:name="_Toc126055198"/>
              <w:bookmarkStart w:id="3571" w:name="_Toc126057990"/>
              <w:bookmarkStart w:id="3572" w:name="_Toc127182339"/>
              <w:bookmarkStart w:id="3573" w:name="_Toc127182676"/>
              <w:bookmarkStart w:id="3574" w:name="_Toc127191860"/>
              <w:bookmarkStart w:id="3575" w:name="_Toc127353289"/>
              <w:bookmarkStart w:id="3576" w:name="_Toc127370289"/>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3577" w:author="Kumar Baral" w:date="2022-12-12T16:54:00Z"/>
                <w:b/>
                <w:bCs/>
                <w:highlight w:val="yellow"/>
                <w:rPrChange w:id="3578" w:author="Kumar Baral" w:date="2022-12-12T16:18:00Z">
                  <w:rPr>
                    <w:del w:id="3579" w:author="Kumar Baral" w:date="2022-12-12T16:54:00Z"/>
                    <w:b/>
                    <w:bCs/>
                  </w:rPr>
                </w:rPrChange>
              </w:rPr>
            </w:pPr>
            <w:del w:id="3580" w:author="Kumar Baral" w:date="2022-12-12T16:54:00Z">
              <w:r w:rsidRPr="0045721D" w:rsidDel="00A04755">
                <w:rPr>
                  <w:b/>
                  <w:bCs/>
                  <w:highlight w:val="yellow"/>
                  <w:rPrChange w:id="3581" w:author="Kumar Baral" w:date="2022-12-12T16:18:00Z">
                    <w:rPr>
                      <w:b/>
                      <w:bCs/>
                    </w:rPr>
                  </w:rPrChange>
                </w:rPr>
                <w:delText>%</w:delText>
              </w:r>
              <w:bookmarkStart w:id="3582" w:name="_Toc121824701"/>
              <w:bookmarkStart w:id="3583" w:name="_Toc121825339"/>
              <w:bookmarkStart w:id="3584" w:name="_Toc121825979"/>
              <w:bookmarkStart w:id="3585" w:name="_Toc121826843"/>
              <w:bookmarkStart w:id="3586" w:name="_Toc121834266"/>
              <w:bookmarkStart w:id="3587" w:name="_Toc125550133"/>
              <w:bookmarkStart w:id="3588" w:name="_Toc125555628"/>
              <w:bookmarkStart w:id="3589" w:name="_Toc125557500"/>
              <w:bookmarkStart w:id="3590" w:name="_Toc125559387"/>
              <w:bookmarkStart w:id="3591" w:name="_Toc125618565"/>
              <w:bookmarkStart w:id="3592" w:name="_Toc125640012"/>
              <w:bookmarkStart w:id="3593" w:name="_Toc125642227"/>
              <w:bookmarkStart w:id="3594" w:name="_Toc125973997"/>
              <w:bookmarkStart w:id="3595" w:name="_Toc125974282"/>
              <w:bookmarkStart w:id="3596" w:name="_Toc126055199"/>
              <w:bookmarkStart w:id="3597" w:name="_Toc126057991"/>
              <w:bookmarkStart w:id="3598" w:name="_Toc127182340"/>
              <w:bookmarkStart w:id="3599" w:name="_Toc127182677"/>
              <w:bookmarkStart w:id="3600" w:name="_Toc127191861"/>
              <w:bookmarkStart w:id="3601" w:name="_Toc127353290"/>
              <w:bookmarkStart w:id="3602" w:name="_Toc127370290"/>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3603" w:author="Kumar Baral" w:date="2022-12-12T16:54:00Z"/>
                <w:b/>
                <w:bCs/>
                <w:highlight w:val="yellow"/>
                <w:rPrChange w:id="3604" w:author="Kumar Baral" w:date="2022-12-12T16:18:00Z">
                  <w:rPr>
                    <w:del w:id="3605" w:author="Kumar Baral" w:date="2022-12-12T16:54:00Z"/>
                    <w:b/>
                    <w:bCs/>
                  </w:rPr>
                </w:rPrChange>
              </w:rPr>
            </w:pPr>
            <w:del w:id="3606" w:author="Kumar Baral" w:date="2022-12-12T16:54:00Z">
              <w:r w:rsidRPr="0045721D" w:rsidDel="00A04755">
                <w:rPr>
                  <w:b/>
                  <w:bCs/>
                  <w:highlight w:val="yellow"/>
                  <w:rPrChange w:id="3607" w:author="Kumar Baral" w:date="2022-12-12T16:18:00Z">
                    <w:rPr>
                      <w:b/>
                      <w:bCs/>
                    </w:rPr>
                  </w:rPrChange>
                </w:rPr>
                <w:delText>Area (km</w:delText>
              </w:r>
              <w:r w:rsidRPr="0045721D" w:rsidDel="00A04755">
                <w:rPr>
                  <w:b/>
                  <w:bCs/>
                  <w:highlight w:val="yellow"/>
                  <w:vertAlign w:val="superscript"/>
                  <w:rPrChange w:id="3608" w:author="Kumar Baral" w:date="2022-12-12T16:18:00Z">
                    <w:rPr>
                      <w:b/>
                      <w:bCs/>
                      <w:vertAlign w:val="superscript"/>
                    </w:rPr>
                  </w:rPrChange>
                </w:rPr>
                <w:delText>2</w:delText>
              </w:r>
              <w:r w:rsidRPr="0045721D" w:rsidDel="00A04755">
                <w:rPr>
                  <w:b/>
                  <w:bCs/>
                  <w:highlight w:val="yellow"/>
                  <w:rPrChange w:id="3609" w:author="Kumar Baral" w:date="2022-12-12T16:18:00Z">
                    <w:rPr>
                      <w:b/>
                      <w:bCs/>
                    </w:rPr>
                  </w:rPrChange>
                </w:rPr>
                <w:delText>)</w:delText>
              </w:r>
              <w:bookmarkStart w:id="3610" w:name="_Toc121824702"/>
              <w:bookmarkStart w:id="3611" w:name="_Toc121825340"/>
              <w:bookmarkStart w:id="3612" w:name="_Toc121825980"/>
              <w:bookmarkStart w:id="3613" w:name="_Toc121826844"/>
              <w:bookmarkStart w:id="3614" w:name="_Toc121834267"/>
              <w:bookmarkStart w:id="3615" w:name="_Toc125550134"/>
              <w:bookmarkStart w:id="3616" w:name="_Toc125555629"/>
              <w:bookmarkStart w:id="3617" w:name="_Toc125557501"/>
              <w:bookmarkStart w:id="3618" w:name="_Toc125559388"/>
              <w:bookmarkStart w:id="3619" w:name="_Toc125618566"/>
              <w:bookmarkStart w:id="3620" w:name="_Toc125640013"/>
              <w:bookmarkStart w:id="3621" w:name="_Toc125642228"/>
              <w:bookmarkStart w:id="3622" w:name="_Toc125973998"/>
              <w:bookmarkStart w:id="3623" w:name="_Toc125974283"/>
              <w:bookmarkStart w:id="3624" w:name="_Toc126055200"/>
              <w:bookmarkStart w:id="3625" w:name="_Toc126057992"/>
              <w:bookmarkStart w:id="3626" w:name="_Toc127182341"/>
              <w:bookmarkStart w:id="3627" w:name="_Toc127182678"/>
              <w:bookmarkStart w:id="3628" w:name="_Toc127191862"/>
              <w:bookmarkStart w:id="3629" w:name="_Toc127353291"/>
              <w:bookmarkStart w:id="3630" w:name="_Toc127370291"/>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3631" w:author="Kumar Baral" w:date="2022-12-12T16:54:00Z"/>
                <w:b/>
                <w:bCs/>
                <w:highlight w:val="yellow"/>
                <w:rPrChange w:id="3632" w:author="Kumar Baral" w:date="2022-12-12T16:18:00Z">
                  <w:rPr>
                    <w:del w:id="3633" w:author="Kumar Baral" w:date="2022-12-12T16:54:00Z"/>
                    <w:b/>
                    <w:bCs/>
                  </w:rPr>
                </w:rPrChange>
              </w:rPr>
            </w:pPr>
            <w:del w:id="3634" w:author="Kumar Baral" w:date="2022-12-12T16:54:00Z">
              <w:r w:rsidRPr="0045721D" w:rsidDel="00A04755">
                <w:rPr>
                  <w:b/>
                  <w:bCs/>
                  <w:highlight w:val="yellow"/>
                  <w:rPrChange w:id="3635" w:author="Kumar Baral" w:date="2022-12-12T16:18:00Z">
                    <w:rPr>
                      <w:b/>
                      <w:bCs/>
                    </w:rPr>
                  </w:rPrChange>
                </w:rPr>
                <w:delText>%</w:delText>
              </w:r>
              <w:bookmarkStart w:id="3636" w:name="_Toc121824703"/>
              <w:bookmarkStart w:id="3637" w:name="_Toc121825341"/>
              <w:bookmarkStart w:id="3638" w:name="_Toc121825981"/>
              <w:bookmarkStart w:id="3639" w:name="_Toc121826845"/>
              <w:bookmarkStart w:id="3640" w:name="_Toc121834268"/>
              <w:bookmarkStart w:id="3641" w:name="_Toc125550135"/>
              <w:bookmarkStart w:id="3642" w:name="_Toc125555630"/>
              <w:bookmarkStart w:id="3643" w:name="_Toc125557502"/>
              <w:bookmarkStart w:id="3644" w:name="_Toc125559389"/>
              <w:bookmarkStart w:id="3645" w:name="_Toc125618567"/>
              <w:bookmarkStart w:id="3646" w:name="_Toc125640014"/>
              <w:bookmarkStart w:id="3647" w:name="_Toc125642229"/>
              <w:bookmarkStart w:id="3648" w:name="_Toc125973999"/>
              <w:bookmarkStart w:id="3649" w:name="_Toc125974284"/>
              <w:bookmarkStart w:id="3650" w:name="_Toc126055201"/>
              <w:bookmarkStart w:id="3651" w:name="_Toc126057993"/>
              <w:bookmarkStart w:id="3652" w:name="_Toc127182342"/>
              <w:bookmarkStart w:id="3653" w:name="_Toc127182679"/>
              <w:bookmarkStart w:id="3654" w:name="_Toc127191863"/>
              <w:bookmarkStart w:id="3655" w:name="_Toc127353292"/>
              <w:bookmarkStart w:id="3656" w:name="_Toc127370292"/>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del>
          </w:p>
        </w:tc>
        <w:bookmarkStart w:id="3657" w:name="_Toc121824704"/>
        <w:bookmarkStart w:id="3658" w:name="_Toc121825342"/>
        <w:bookmarkStart w:id="3659" w:name="_Toc121825982"/>
        <w:bookmarkStart w:id="3660" w:name="_Toc121826846"/>
        <w:bookmarkStart w:id="3661" w:name="_Toc121834269"/>
        <w:bookmarkStart w:id="3662" w:name="_Toc125550136"/>
        <w:bookmarkStart w:id="3663" w:name="_Toc125555631"/>
        <w:bookmarkStart w:id="3664" w:name="_Toc125557503"/>
        <w:bookmarkStart w:id="3665" w:name="_Toc125559390"/>
        <w:bookmarkStart w:id="3666" w:name="_Toc125618568"/>
        <w:bookmarkStart w:id="3667" w:name="_Toc125640015"/>
        <w:bookmarkStart w:id="3668" w:name="_Toc125642230"/>
        <w:bookmarkStart w:id="3669" w:name="_Toc125974000"/>
        <w:bookmarkStart w:id="3670" w:name="_Toc125974285"/>
        <w:bookmarkStart w:id="3671" w:name="_Toc126055202"/>
        <w:bookmarkStart w:id="3672" w:name="_Toc126057994"/>
        <w:bookmarkStart w:id="3673" w:name="_Toc127182343"/>
        <w:bookmarkStart w:id="3674" w:name="_Toc127182680"/>
        <w:bookmarkStart w:id="3675" w:name="_Toc127191864"/>
        <w:bookmarkStart w:id="3676" w:name="_Toc127353293"/>
        <w:bookmarkStart w:id="3677" w:name="_Toc127370293"/>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tr>
      <w:tr w:rsidR="006238CC" w:rsidRPr="0045721D" w:rsidDel="00A04755" w14:paraId="2E776681" w14:textId="36E8E579" w:rsidTr="00E9411B">
        <w:trPr>
          <w:trHeight w:val="360"/>
          <w:jc w:val="center"/>
          <w:del w:id="3678"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3679" w:author="Kumar Baral" w:date="2022-12-12T16:54:00Z"/>
                <w:highlight w:val="yellow"/>
                <w:rPrChange w:id="3680" w:author="Kumar Baral" w:date="2022-12-12T16:18:00Z">
                  <w:rPr>
                    <w:del w:id="3681" w:author="Kumar Baral" w:date="2022-12-12T16:54:00Z"/>
                  </w:rPr>
                </w:rPrChange>
              </w:rPr>
            </w:pPr>
            <w:del w:id="3682" w:author="Kumar Baral" w:date="2022-12-12T16:54:00Z">
              <w:r w:rsidRPr="0045721D" w:rsidDel="00A04755">
                <w:rPr>
                  <w:highlight w:val="yellow"/>
                  <w:rPrChange w:id="3683" w:author="Kumar Baral" w:date="2022-12-12T16:18:00Z">
                    <w:rPr/>
                  </w:rPrChange>
                </w:rPr>
                <w:delText>Above 5000 masl</w:delText>
              </w:r>
              <w:bookmarkStart w:id="3684" w:name="_Toc121824705"/>
              <w:bookmarkStart w:id="3685" w:name="_Toc121825343"/>
              <w:bookmarkStart w:id="3686" w:name="_Toc121825983"/>
              <w:bookmarkStart w:id="3687" w:name="_Toc121826847"/>
              <w:bookmarkStart w:id="3688" w:name="_Toc121834270"/>
              <w:bookmarkStart w:id="3689" w:name="_Toc125550137"/>
              <w:bookmarkStart w:id="3690" w:name="_Toc125555632"/>
              <w:bookmarkStart w:id="3691" w:name="_Toc125557504"/>
              <w:bookmarkStart w:id="3692" w:name="_Toc125559391"/>
              <w:bookmarkStart w:id="3693" w:name="_Toc125618569"/>
              <w:bookmarkStart w:id="3694" w:name="_Toc125640016"/>
              <w:bookmarkStart w:id="3695" w:name="_Toc125642231"/>
              <w:bookmarkStart w:id="3696" w:name="_Toc125974001"/>
              <w:bookmarkStart w:id="3697" w:name="_Toc125974286"/>
              <w:bookmarkStart w:id="3698" w:name="_Toc126055203"/>
              <w:bookmarkStart w:id="3699" w:name="_Toc126057995"/>
              <w:bookmarkStart w:id="3700" w:name="_Toc127182344"/>
              <w:bookmarkStart w:id="3701" w:name="_Toc127182681"/>
              <w:bookmarkStart w:id="3702" w:name="_Toc127191865"/>
              <w:bookmarkStart w:id="3703" w:name="_Toc127353294"/>
              <w:bookmarkStart w:id="3704" w:name="_Toc127370294"/>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3705" w:author="Kumar Baral" w:date="2022-12-12T16:54:00Z"/>
                <w:highlight w:val="yellow"/>
                <w:rPrChange w:id="3706" w:author="Kumar Baral" w:date="2022-12-12T16:18:00Z">
                  <w:rPr>
                    <w:del w:id="3707" w:author="Kumar Baral" w:date="2022-12-12T16:54:00Z"/>
                  </w:rPr>
                </w:rPrChange>
              </w:rPr>
            </w:pPr>
            <w:del w:id="3708" w:author="Kumar Baral" w:date="2022-12-12T16:54:00Z">
              <w:r w:rsidRPr="0045721D" w:rsidDel="00A04755">
                <w:rPr>
                  <w:highlight w:val="yellow"/>
                  <w:rPrChange w:id="3709" w:author="Kumar Baral" w:date="2022-12-12T16:18:00Z">
                    <w:rPr/>
                  </w:rPrChange>
                </w:rPr>
                <w:delText>129.82</w:delText>
              </w:r>
              <w:bookmarkStart w:id="3710" w:name="_Toc121824706"/>
              <w:bookmarkStart w:id="3711" w:name="_Toc121825344"/>
              <w:bookmarkStart w:id="3712" w:name="_Toc121825984"/>
              <w:bookmarkStart w:id="3713" w:name="_Toc121826848"/>
              <w:bookmarkStart w:id="3714" w:name="_Toc121834271"/>
              <w:bookmarkStart w:id="3715" w:name="_Toc125550138"/>
              <w:bookmarkStart w:id="3716" w:name="_Toc125555633"/>
              <w:bookmarkStart w:id="3717" w:name="_Toc125557505"/>
              <w:bookmarkStart w:id="3718" w:name="_Toc125559392"/>
              <w:bookmarkStart w:id="3719" w:name="_Toc125618570"/>
              <w:bookmarkStart w:id="3720" w:name="_Toc125640017"/>
              <w:bookmarkStart w:id="3721" w:name="_Toc125642232"/>
              <w:bookmarkStart w:id="3722" w:name="_Toc125974002"/>
              <w:bookmarkStart w:id="3723" w:name="_Toc125974287"/>
              <w:bookmarkStart w:id="3724" w:name="_Toc126055204"/>
              <w:bookmarkStart w:id="3725" w:name="_Toc126057996"/>
              <w:bookmarkStart w:id="3726" w:name="_Toc127182345"/>
              <w:bookmarkStart w:id="3727" w:name="_Toc127182682"/>
              <w:bookmarkStart w:id="3728" w:name="_Toc127191866"/>
              <w:bookmarkStart w:id="3729" w:name="_Toc127353295"/>
              <w:bookmarkStart w:id="3730" w:name="_Toc127370295"/>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3731" w:author="Kumar Baral" w:date="2022-12-12T16:54:00Z"/>
                <w:highlight w:val="yellow"/>
                <w:rPrChange w:id="3732" w:author="Kumar Baral" w:date="2022-12-12T16:18:00Z">
                  <w:rPr>
                    <w:del w:id="3733" w:author="Kumar Baral" w:date="2022-12-12T16:54:00Z"/>
                  </w:rPr>
                </w:rPrChange>
              </w:rPr>
            </w:pPr>
            <w:del w:id="3734" w:author="Kumar Baral" w:date="2022-12-12T16:54:00Z">
              <w:r w:rsidRPr="0045721D" w:rsidDel="00A04755">
                <w:rPr>
                  <w:highlight w:val="yellow"/>
                  <w:rPrChange w:id="3735" w:author="Kumar Baral" w:date="2022-12-12T16:18:00Z">
                    <w:rPr/>
                  </w:rPrChange>
                </w:rPr>
                <w:delText>61.6%</w:delText>
              </w:r>
              <w:bookmarkStart w:id="3736" w:name="_Toc121824707"/>
              <w:bookmarkStart w:id="3737" w:name="_Toc121825345"/>
              <w:bookmarkStart w:id="3738" w:name="_Toc121825985"/>
              <w:bookmarkStart w:id="3739" w:name="_Toc121826849"/>
              <w:bookmarkStart w:id="3740" w:name="_Toc121834272"/>
              <w:bookmarkStart w:id="3741" w:name="_Toc125550139"/>
              <w:bookmarkStart w:id="3742" w:name="_Toc125555634"/>
              <w:bookmarkStart w:id="3743" w:name="_Toc125557506"/>
              <w:bookmarkStart w:id="3744" w:name="_Toc125559393"/>
              <w:bookmarkStart w:id="3745" w:name="_Toc125618571"/>
              <w:bookmarkStart w:id="3746" w:name="_Toc125640018"/>
              <w:bookmarkStart w:id="3747" w:name="_Toc125642233"/>
              <w:bookmarkStart w:id="3748" w:name="_Toc125974003"/>
              <w:bookmarkStart w:id="3749" w:name="_Toc125974288"/>
              <w:bookmarkStart w:id="3750" w:name="_Toc126055205"/>
              <w:bookmarkStart w:id="3751" w:name="_Toc126057997"/>
              <w:bookmarkStart w:id="3752" w:name="_Toc127182346"/>
              <w:bookmarkStart w:id="3753" w:name="_Toc127182683"/>
              <w:bookmarkStart w:id="3754" w:name="_Toc127191867"/>
              <w:bookmarkStart w:id="3755" w:name="_Toc127353296"/>
              <w:bookmarkStart w:id="3756" w:name="_Toc127370296"/>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757" w:author="Kumar Baral" w:date="2022-12-12T16:54:00Z"/>
                <w:highlight w:val="yellow"/>
                <w:rPrChange w:id="3758" w:author="Kumar Baral" w:date="2022-12-12T16:18:00Z">
                  <w:rPr>
                    <w:del w:id="3759" w:author="Kumar Baral" w:date="2022-12-12T16:54:00Z"/>
                  </w:rPr>
                </w:rPrChange>
              </w:rPr>
            </w:pPr>
            <w:del w:id="3760" w:author="Kumar Baral" w:date="2022-12-12T16:54:00Z">
              <w:r w:rsidRPr="0045721D" w:rsidDel="00A04755">
                <w:rPr>
                  <w:highlight w:val="yellow"/>
                  <w:rPrChange w:id="3761" w:author="Kumar Baral" w:date="2022-12-12T16:18:00Z">
                    <w:rPr/>
                  </w:rPrChange>
                </w:rPr>
                <w:delText>56.84</w:delText>
              </w:r>
              <w:bookmarkStart w:id="3762" w:name="_Toc121824708"/>
              <w:bookmarkStart w:id="3763" w:name="_Toc121825346"/>
              <w:bookmarkStart w:id="3764" w:name="_Toc121825986"/>
              <w:bookmarkStart w:id="3765" w:name="_Toc121826850"/>
              <w:bookmarkStart w:id="3766" w:name="_Toc121834273"/>
              <w:bookmarkStart w:id="3767" w:name="_Toc125550140"/>
              <w:bookmarkStart w:id="3768" w:name="_Toc125555635"/>
              <w:bookmarkStart w:id="3769" w:name="_Toc125557507"/>
              <w:bookmarkStart w:id="3770" w:name="_Toc125559394"/>
              <w:bookmarkStart w:id="3771" w:name="_Toc125618572"/>
              <w:bookmarkStart w:id="3772" w:name="_Toc125640019"/>
              <w:bookmarkStart w:id="3773" w:name="_Toc125642234"/>
              <w:bookmarkStart w:id="3774" w:name="_Toc125974004"/>
              <w:bookmarkStart w:id="3775" w:name="_Toc125974289"/>
              <w:bookmarkStart w:id="3776" w:name="_Toc126055206"/>
              <w:bookmarkStart w:id="3777" w:name="_Toc126057998"/>
              <w:bookmarkStart w:id="3778" w:name="_Toc127182347"/>
              <w:bookmarkStart w:id="3779" w:name="_Toc127182684"/>
              <w:bookmarkStart w:id="3780" w:name="_Toc127191868"/>
              <w:bookmarkStart w:id="3781" w:name="_Toc127353297"/>
              <w:bookmarkStart w:id="3782" w:name="_Toc127370297"/>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783" w:author="Kumar Baral" w:date="2022-12-12T16:54:00Z"/>
                <w:highlight w:val="yellow"/>
                <w:rPrChange w:id="3784" w:author="Kumar Baral" w:date="2022-12-12T16:18:00Z">
                  <w:rPr>
                    <w:del w:id="3785" w:author="Kumar Baral" w:date="2022-12-12T16:54:00Z"/>
                  </w:rPr>
                </w:rPrChange>
              </w:rPr>
            </w:pPr>
            <w:del w:id="3786" w:author="Kumar Baral" w:date="2022-12-12T16:54:00Z">
              <w:r w:rsidRPr="0045721D" w:rsidDel="00A04755">
                <w:rPr>
                  <w:highlight w:val="yellow"/>
                  <w:rPrChange w:id="3787" w:author="Kumar Baral" w:date="2022-12-12T16:18:00Z">
                    <w:rPr/>
                  </w:rPrChange>
                </w:rPr>
                <w:delText>59.7%</w:delText>
              </w:r>
              <w:bookmarkStart w:id="3788" w:name="_Toc121824709"/>
              <w:bookmarkStart w:id="3789" w:name="_Toc121825347"/>
              <w:bookmarkStart w:id="3790" w:name="_Toc121825987"/>
              <w:bookmarkStart w:id="3791" w:name="_Toc121826851"/>
              <w:bookmarkStart w:id="3792" w:name="_Toc121834274"/>
              <w:bookmarkStart w:id="3793" w:name="_Toc125550141"/>
              <w:bookmarkStart w:id="3794" w:name="_Toc125555636"/>
              <w:bookmarkStart w:id="3795" w:name="_Toc125557508"/>
              <w:bookmarkStart w:id="3796" w:name="_Toc125559395"/>
              <w:bookmarkStart w:id="3797" w:name="_Toc125618573"/>
              <w:bookmarkStart w:id="3798" w:name="_Toc125640020"/>
              <w:bookmarkStart w:id="3799" w:name="_Toc125642235"/>
              <w:bookmarkStart w:id="3800" w:name="_Toc125974005"/>
              <w:bookmarkStart w:id="3801" w:name="_Toc125974290"/>
              <w:bookmarkStart w:id="3802" w:name="_Toc126055207"/>
              <w:bookmarkStart w:id="3803" w:name="_Toc126057999"/>
              <w:bookmarkStart w:id="3804" w:name="_Toc127182348"/>
              <w:bookmarkStart w:id="3805" w:name="_Toc127182685"/>
              <w:bookmarkStart w:id="3806" w:name="_Toc127191869"/>
              <w:bookmarkStart w:id="3807" w:name="_Toc127353298"/>
              <w:bookmarkStart w:id="3808" w:name="_Toc127370298"/>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809" w:author="Kumar Baral" w:date="2022-12-12T16:54:00Z"/>
                <w:highlight w:val="yellow"/>
                <w:rPrChange w:id="3810" w:author="Kumar Baral" w:date="2022-12-12T16:18:00Z">
                  <w:rPr>
                    <w:del w:id="3811" w:author="Kumar Baral" w:date="2022-12-12T16:54:00Z"/>
                  </w:rPr>
                </w:rPrChange>
              </w:rPr>
            </w:pPr>
            <w:del w:id="3812" w:author="Kumar Baral" w:date="2022-12-12T16:54:00Z">
              <w:r w:rsidRPr="0045721D" w:rsidDel="00A04755">
                <w:rPr>
                  <w:highlight w:val="yellow"/>
                  <w:rPrChange w:id="3813" w:author="Kumar Baral" w:date="2022-12-12T16:18:00Z">
                    <w:rPr/>
                  </w:rPrChange>
                </w:rPr>
                <w:delText>186.66</w:delText>
              </w:r>
              <w:bookmarkStart w:id="3814" w:name="_Toc121824710"/>
              <w:bookmarkStart w:id="3815" w:name="_Toc121825348"/>
              <w:bookmarkStart w:id="3816" w:name="_Toc121825988"/>
              <w:bookmarkStart w:id="3817" w:name="_Toc121826852"/>
              <w:bookmarkStart w:id="3818" w:name="_Toc121834275"/>
              <w:bookmarkStart w:id="3819" w:name="_Toc125550142"/>
              <w:bookmarkStart w:id="3820" w:name="_Toc125555637"/>
              <w:bookmarkStart w:id="3821" w:name="_Toc125557509"/>
              <w:bookmarkStart w:id="3822" w:name="_Toc125559396"/>
              <w:bookmarkStart w:id="3823" w:name="_Toc125618574"/>
              <w:bookmarkStart w:id="3824" w:name="_Toc125640021"/>
              <w:bookmarkStart w:id="3825" w:name="_Toc125642236"/>
              <w:bookmarkStart w:id="3826" w:name="_Toc125974006"/>
              <w:bookmarkStart w:id="3827" w:name="_Toc125974291"/>
              <w:bookmarkStart w:id="3828" w:name="_Toc126055208"/>
              <w:bookmarkStart w:id="3829" w:name="_Toc126058000"/>
              <w:bookmarkStart w:id="3830" w:name="_Toc127182349"/>
              <w:bookmarkStart w:id="3831" w:name="_Toc127182686"/>
              <w:bookmarkStart w:id="3832" w:name="_Toc127191870"/>
              <w:bookmarkStart w:id="3833" w:name="_Toc127353299"/>
              <w:bookmarkStart w:id="3834" w:name="_Toc127370299"/>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835" w:author="Kumar Baral" w:date="2022-12-12T16:54:00Z"/>
                <w:highlight w:val="yellow"/>
                <w:rPrChange w:id="3836" w:author="Kumar Baral" w:date="2022-12-12T16:18:00Z">
                  <w:rPr>
                    <w:del w:id="3837" w:author="Kumar Baral" w:date="2022-12-12T16:54:00Z"/>
                  </w:rPr>
                </w:rPrChange>
              </w:rPr>
            </w:pPr>
            <w:del w:id="3838" w:author="Kumar Baral" w:date="2022-12-12T16:54:00Z">
              <w:r w:rsidRPr="0045721D" w:rsidDel="00A04755">
                <w:rPr>
                  <w:highlight w:val="yellow"/>
                  <w:rPrChange w:id="3839" w:author="Kumar Baral" w:date="2022-12-12T16:18:00Z">
                    <w:rPr/>
                  </w:rPrChange>
                </w:rPr>
                <w:delText>61.0%</w:delText>
              </w:r>
              <w:bookmarkStart w:id="3840" w:name="_Toc121824711"/>
              <w:bookmarkStart w:id="3841" w:name="_Toc121825349"/>
              <w:bookmarkStart w:id="3842" w:name="_Toc121825989"/>
              <w:bookmarkStart w:id="3843" w:name="_Toc121826853"/>
              <w:bookmarkStart w:id="3844" w:name="_Toc121834276"/>
              <w:bookmarkStart w:id="3845" w:name="_Toc125550143"/>
              <w:bookmarkStart w:id="3846" w:name="_Toc125555638"/>
              <w:bookmarkStart w:id="3847" w:name="_Toc125557510"/>
              <w:bookmarkStart w:id="3848" w:name="_Toc125559397"/>
              <w:bookmarkStart w:id="3849" w:name="_Toc125618575"/>
              <w:bookmarkStart w:id="3850" w:name="_Toc125640022"/>
              <w:bookmarkStart w:id="3851" w:name="_Toc125642237"/>
              <w:bookmarkStart w:id="3852" w:name="_Toc125974007"/>
              <w:bookmarkStart w:id="3853" w:name="_Toc125974292"/>
              <w:bookmarkStart w:id="3854" w:name="_Toc126055209"/>
              <w:bookmarkStart w:id="3855" w:name="_Toc126058001"/>
              <w:bookmarkStart w:id="3856" w:name="_Toc127182350"/>
              <w:bookmarkStart w:id="3857" w:name="_Toc127182687"/>
              <w:bookmarkStart w:id="3858" w:name="_Toc127191871"/>
              <w:bookmarkStart w:id="3859" w:name="_Toc127353300"/>
              <w:bookmarkStart w:id="3860" w:name="_Toc127370300"/>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861" w:author="Kumar Baral" w:date="2022-12-12T16:54:00Z"/>
                <w:highlight w:val="yellow"/>
                <w:rPrChange w:id="3862" w:author="Kumar Baral" w:date="2022-12-12T16:18:00Z">
                  <w:rPr>
                    <w:del w:id="3863" w:author="Kumar Baral" w:date="2022-12-12T16:54:00Z"/>
                  </w:rPr>
                </w:rPrChange>
              </w:rPr>
            </w:pPr>
            <w:del w:id="3864" w:author="Kumar Baral" w:date="2022-12-12T16:54:00Z">
              <w:r w:rsidRPr="0045721D" w:rsidDel="00A04755">
                <w:rPr>
                  <w:highlight w:val="yellow"/>
                  <w:rPrChange w:id="3865" w:author="Kumar Baral" w:date="2022-12-12T16:18:00Z">
                    <w:rPr/>
                  </w:rPrChange>
                </w:rPr>
                <w:delText>187.70</w:delText>
              </w:r>
              <w:bookmarkStart w:id="3866" w:name="_Toc121824712"/>
              <w:bookmarkStart w:id="3867" w:name="_Toc121825350"/>
              <w:bookmarkStart w:id="3868" w:name="_Toc121825990"/>
              <w:bookmarkStart w:id="3869" w:name="_Toc121826854"/>
              <w:bookmarkStart w:id="3870" w:name="_Toc121834277"/>
              <w:bookmarkStart w:id="3871" w:name="_Toc125550144"/>
              <w:bookmarkStart w:id="3872" w:name="_Toc125555639"/>
              <w:bookmarkStart w:id="3873" w:name="_Toc125557511"/>
              <w:bookmarkStart w:id="3874" w:name="_Toc125559398"/>
              <w:bookmarkStart w:id="3875" w:name="_Toc125618576"/>
              <w:bookmarkStart w:id="3876" w:name="_Toc125640023"/>
              <w:bookmarkStart w:id="3877" w:name="_Toc125642238"/>
              <w:bookmarkStart w:id="3878" w:name="_Toc125974008"/>
              <w:bookmarkStart w:id="3879" w:name="_Toc125974293"/>
              <w:bookmarkStart w:id="3880" w:name="_Toc126055210"/>
              <w:bookmarkStart w:id="3881" w:name="_Toc126058002"/>
              <w:bookmarkStart w:id="3882" w:name="_Toc127182351"/>
              <w:bookmarkStart w:id="3883" w:name="_Toc127182688"/>
              <w:bookmarkStart w:id="3884" w:name="_Toc127191872"/>
              <w:bookmarkStart w:id="3885" w:name="_Toc127353301"/>
              <w:bookmarkStart w:id="3886" w:name="_Toc127370301"/>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887" w:author="Kumar Baral" w:date="2022-12-12T16:54:00Z"/>
                <w:highlight w:val="yellow"/>
                <w:rPrChange w:id="3888" w:author="Kumar Baral" w:date="2022-12-12T16:18:00Z">
                  <w:rPr>
                    <w:del w:id="3889" w:author="Kumar Baral" w:date="2022-12-12T16:54:00Z"/>
                  </w:rPr>
                </w:rPrChange>
              </w:rPr>
            </w:pPr>
            <w:del w:id="3890" w:author="Kumar Baral" w:date="2022-12-12T16:54:00Z">
              <w:r w:rsidRPr="0045721D" w:rsidDel="00A04755">
                <w:rPr>
                  <w:highlight w:val="yellow"/>
                  <w:rPrChange w:id="3891" w:author="Kumar Baral" w:date="2022-12-12T16:18:00Z">
                    <w:rPr/>
                  </w:rPrChange>
                </w:rPr>
                <w:delText>53.43%</w:delText>
              </w:r>
              <w:bookmarkStart w:id="3892" w:name="_Toc121824713"/>
              <w:bookmarkStart w:id="3893" w:name="_Toc121825351"/>
              <w:bookmarkStart w:id="3894" w:name="_Toc121825991"/>
              <w:bookmarkStart w:id="3895" w:name="_Toc121826855"/>
              <w:bookmarkStart w:id="3896" w:name="_Toc121834278"/>
              <w:bookmarkStart w:id="3897" w:name="_Toc125550145"/>
              <w:bookmarkStart w:id="3898" w:name="_Toc125555640"/>
              <w:bookmarkStart w:id="3899" w:name="_Toc125557512"/>
              <w:bookmarkStart w:id="3900" w:name="_Toc125559399"/>
              <w:bookmarkStart w:id="3901" w:name="_Toc125618577"/>
              <w:bookmarkStart w:id="3902" w:name="_Toc125640024"/>
              <w:bookmarkStart w:id="3903" w:name="_Toc125642239"/>
              <w:bookmarkStart w:id="3904" w:name="_Toc125974009"/>
              <w:bookmarkStart w:id="3905" w:name="_Toc125974294"/>
              <w:bookmarkStart w:id="3906" w:name="_Toc126055211"/>
              <w:bookmarkStart w:id="3907" w:name="_Toc126058003"/>
              <w:bookmarkStart w:id="3908" w:name="_Toc127182352"/>
              <w:bookmarkStart w:id="3909" w:name="_Toc127182689"/>
              <w:bookmarkStart w:id="3910" w:name="_Toc127191873"/>
              <w:bookmarkStart w:id="3911" w:name="_Toc127353302"/>
              <w:bookmarkStart w:id="3912" w:name="_Toc127370302"/>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del>
          </w:p>
        </w:tc>
        <w:bookmarkStart w:id="3913" w:name="_Toc121824714"/>
        <w:bookmarkStart w:id="3914" w:name="_Toc121825352"/>
        <w:bookmarkStart w:id="3915" w:name="_Toc121825992"/>
        <w:bookmarkStart w:id="3916" w:name="_Toc121826856"/>
        <w:bookmarkStart w:id="3917" w:name="_Toc121834279"/>
        <w:bookmarkStart w:id="3918" w:name="_Toc125550146"/>
        <w:bookmarkStart w:id="3919" w:name="_Toc125555641"/>
        <w:bookmarkStart w:id="3920" w:name="_Toc125557513"/>
        <w:bookmarkStart w:id="3921" w:name="_Toc125559400"/>
        <w:bookmarkStart w:id="3922" w:name="_Toc125618578"/>
        <w:bookmarkStart w:id="3923" w:name="_Toc125640025"/>
        <w:bookmarkStart w:id="3924" w:name="_Toc125642240"/>
        <w:bookmarkStart w:id="3925" w:name="_Toc125974010"/>
        <w:bookmarkStart w:id="3926" w:name="_Toc125974295"/>
        <w:bookmarkStart w:id="3927" w:name="_Toc126055212"/>
        <w:bookmarkStart w:id="3928" w:name="_Toc126058004"/>
        <w:bookmarkStart w:id="3929" w:name="_Toc127182353"/>
        <w:bookmarkStart w:id="3930" w:name="_Toc127182690"/>
        <w:bookmarkStart w:id="3931" w:name="_Toc127191874"/>
        <w:bookmarkStart w:id="3932" w:name="_Toc127353303"/>
        <w:bookmarkStart w:id="3933" w:name="_Toc127370303"/>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tr>
      <w:tr w:rsidR="006238CC" w:rsidRPr="0045721D" w:rsidDel="00A04755" w14:paraId="58CD18F3" w14:textId="20453F43" w:rsidTr="00E9411B">
        <w:trPr>
          <w:trHeight w:val="360"/>
          <w:jc w:val="center"/>
          <w:del w:id="3934"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935" w:author="Kumar Baral" w:date="2022-12-12T16:54:00Z"/>
                <w:highlight w:val="yellow"/>
                <w:rPrChange w:id="3936" w:author="Kumar Baral" w:date="2022-12-12T16:18:00Z">
                  <w:rPr>
                    <w:del w:id="3937" w:author="Kumar Baral" w:date="2022-12-12T16:54:00Z"/>
                  </w:rPr>
                </w:rPrChange>
              </w:rPr>
            </w:pPr>
            <w:del w:id="3938" w:author="Kumar Baral" w:date="2022-12-12T16:54:00Z">
              <w:r w:rsidRPr="0045721D" w:rsidDel="00A04755">
                <w:rPr>
                  <w:highlight w:val="yellow"/>
                  <w:rPrChange w:id="3939" w:author="Kumar Baral" w:date="2022-12-12T16:18:00Z">
                    <w:rPr/>
                  </w:rPrChange>
                </w:rPr>
                <w:delText>Between 3000-5000 masl</w:delText>
              </w:r>
              <w:bookmarkStart w:id="3940" w:name="_Toc121824715"/>
              <w:bookmarkStart w:id="3941" w:name="_Toc121825353"/>
              <w:bookmarkStart w:id="3942" w:name="_Toc121825993"/>
              <w:bookmarkStart w:id="3943" w:name="_Toc121826857"/>
              <w:bookmarkStart w:id="3944" w:name="_Toc121834280"/>
              <w:bookmarkStart w:id="3945" w:name="_Toc125550147"/>
              <w:bookmarkStart w:id="3946" w:name="_Toc125555642"/>
              <w:bookmarkStart w:id="3947" w:name="_Toc125557514"/>
              <w:bookmarkStart w:id="3948" w:name="_Toc125559401"/>
              <w:bookmarkStart w:id="3949" w:name="_Toc125618579"/>
              <w:bookmarkStart w:id="3950" w:name="_Toc125640026"/>
              <w:bookmarkStart w:id="3951" w:name="_Toc125642241"/>
              <w:bookmarkStart w:id="3952" w:name="_Toc125974011"/>
              <w:bookmarkStart w:id="3953" w:name="_Toc125974296"/>
              <w:bookmarkStart w:id="3954" w:name="_Toc126055213"/>
              <w:bookmarkStart w:id="3955" w:name="_Toc126058005"/>
              <w:bookmarkStart w:id="3956" w:name="_Toc127182354"/>
              <w:bookmarkStart w:id="3957" w:name="_Toc127182691"/>
              <w:bookmarkStart w:id="3958" w:name="_Toc127191875"/>
              <w:bookmarkStart w:id="3959" w:name="_Toc127353304"/>
              <w:bookmarkStart w:id="3960" w:name="_Toc127370304"/>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961" w:author="Kumar Baral" w:date="2022-12-12T16:54:00Z"/>
                <w:highlight w:val="yellow"/>
                <w:rPrChange w:id="3962" w:author="Kumar Baral" w:date="2022-12-12T16:18:00Z">
                  <w:rPr>
                    <w:del w:id="3963" w:author="Kumar Baral" w:date="2022-12-12T16:54:00Z"/>
                  </w:rPr>
                </w:rPrChange>
              </w:rPr>
            </w:pPr>
            <w:del w:id="3964" w:author="Kumar Baral" w:date="2022-12-12T16:54:00Z">
              <w:r w:rsidRPr="0045721D" w:rsidDel="00A04755">
                <w:rPr>
                  <w:highlight w:val="yellow"/>
                  <w:rPrChange w:id="3965" w:author="Kumar Baral" w:date="2022-12-12T16:18:00Z">
                    <w:rPr/>
                  </w:rPrChange>
                </w:rPr>
                <w:delText>77.90</w:delText>
              </w:r>
              <w:bookmarkStart w:id="3966" w:name="_Toc121824716"/>
              <w:bookmarkStart w:id="3967" w:name="_Toc121825354"/>
              <w:bookmarkStart w:id="3968" w:name="_Toc121825994"/>
              <w:bookmarkStart w:id="3969" w:name="_Toc121826858"/>
              <w:bookmarkStart w:id="3970" w:name="_Toc121834281"/>
              <w:bookmarkStart w:id="3971" w:name="_Toc125550148"/>
              <w:bookmarkStart w:id="3972" w:name="_Toc125555643"/>
              <w:bookmarkStart w:id="3973" w:name="_Toc125557515"/>
              <w:bookmarkStart w:id="3974" w:name="_Toc125559402"/>
              <w:bookmarkStart w:id="3975" w:name="_Toc125618580"/>
              <w:bookmarkStart w:id="3976" w:name="_Toc125640027"/>
              <w:bookmarkStart w:id="3977" w:name="_Toc125642242"/>
              <w:bookmarkStart w:id="3978" w:name="_Toc125974012"/>
              <w:bookmarkStart w:id="3979" w:name="_Toc125974297"/>
              <w:bookmarkStart w:id="3980" w:name="_Toc126055214"/>
              <w:bookmarkStart w:id="3981" w:name="_Toc126058006"/>
              <w:bookmarkStart w:id="3982" w:name="_Toc127182355"/>
              <w:bookmarkStart w:id="3983" w:name="_Toc127182692"/>
              <w:bookmarkStart w:id="3984" w:name="_Toc127191876"/>
              <w:bookmarkStart w:id="3985" w:name="_Toc127353305"/>
              <w:bookmarkStart w:id="3986" w:name="_Toc12737030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987" w:author="Kumar Baral" w:date="2022-12-12T16:54:00Z"/>
                <w:highlight w:val="yellow"/>
                <w:rPrChange w:id="3988" w:author="Kumar Baral" w:date="2022-12-12T16:18:00Z">
                  <w:rPr>
                    <w:del w:id="3989" w:author="Kumar Baral" w:date="2022-12-12T16:54:00Z"/>
                  </w:rPr>
                </w:rPrChange>
              </w:rPr>
            </w:pPr>
            <w:del w:id="3990" w:author="Kumar Baral" w:date="2022-12-12T16:54:00Z">
              <w:r w:rsidRPr="0045721D" w:rsidDel="00A04755">
                <w:rPr>
                  <w:highlight w:val="yellow"/>
                  <w:rPrChange w:id="3991" w:author="Kumar Baral" w:date="2022-12-12T16:18:00Z">
                    <w:rPr/>
                  </w:rPrChange>
                </w:rPr>
                <w:delText>37.0%</w:delText>
              </w:r>
              <w:bookmarkStart w:id="3992" w:name="_Toc121824717"/>
              <w:bookmarkStart w:id="3993" w:name="_Toc121825355"/>
              <w:bookmarkStart w:id="3994" w:name="_Toc121825995"/>
              <w:bookmarkStart w:id="3995" w:name="_Toc121826859"/>
              <w:bookmarkStart w:id="3996" w:name="_Toc121834282"/>
              <w:bookmarkStart w:id="3997" w:name="_Toc125550149"/>
              <w:bookmarkStart w:id="3998" w:name="_Toc125555644"/>
              <w:bookmarkStart w:id="3999" w:name="_Toc125557516"/>
              <w:bookmarkStart w:id="4000" w:name="_Toc125559403"/>
              <w:bookmarkStart w:id="4001" w:name="_Toc125618581"/>
              <w:bookmarkStart w:id="4002" w:name="_Toc125640028"/>
              <w:bookmarkStart w:id="4003" w:name="_Toc125642243"/>
              <w:bookmarkStart w:id="4004" w:name="_Toc125974013"/>
              <w:bookmarkStart w:id="4005" w:name="_Toc125974298"/>
              <w:bookmarkStart w:id="4006" w:name="_Toc126055215"/>
              <w:bookmarkStart w:id="4007" w:name="_Toc126058007"/>
              <w:bookmarkStart w:id="4008" w:name="_Toc127182356"/>
              <w:bookmarkStart w:id="4009" w:name="_Toc127182693"/>
              <w:bookmarkStart w:id="4010" w:name="_Toc127191877"/>
              <w:bookmarkStart w:id="4011" w:name="_Toc127353306"/>
              <w:bookmarkStart w:id="4012" w:name="_Toc127370306"/>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4013" w:author="Kumar Baral" w:date="2022-12-12T16:54:00Z"/>
                <w:highlight w:val="yellow"/>
                <w:rPrChange w:id="4014" w:author="Kumar Baral" w:date="2022-12-12T16:18:00Z">
                  <w:rPr>
                    <w:del w:id="4015" w:author="Kumar Baral" w:date="2022-12-12T16:54:00Z"/>
                  </w:rPr>
                </w:rPrChange>
              </w:rPr>
            </w:pPr>
            <w:del w:id="4016" w:author="Kumar Baral" w:date="2022-12-12T16:54:00Z">
              <w:r w:rsidRPr="0045721D" w:rsidDel="00A04755">
                <w:rPr>
                  <w:highlight w:val="yellow"/>
                  <w:rPrChange w:id="4017" w:author="Kumar Baral" w:date="2022-12-12T16:18:00Z">
                    <w:rPr/>
                  </w:rPrChange>
                </w:rPr>
                <w:delText>34.89</w:delText>
              </w:r>
              <w:bookmarkStart w:id="4018" w:name="_Toc121824718"/>
              <w:bookmarkStart w:id="4019" w:name="_Toc121825356"/>
              <w:bookmarkStart w:id="4020" w:name="_Toc121825996"/>
              <w:bookmarkStart w:id="4021" w:name="_Toc121826860"/>
              <w:bookmarkStart w:id="4022" w:name="_Toc121834283"/>
              <w:bookmarkStart w:id="4023" w:name="_Toc125550150"/>
              <w:bookmarkStart w:id="4024" w:name="_Toc125555645"/>
              <w:bookmarkStart w:id="4025" w:name="_Toc125557517"/>
              <w:bookmarkStart w:id="4026" w:name="_Toc125559404"/>
              <w:bookmarkStart w:id="4027" w:name="_Toc125618582"/>
              <w:bookmarkStart w:id="4028" w:name="_Toc125640029"/>
              <w:bookmarkStart w:id="4029" w:name="_Toc125642244"/>
              <w:bookmarkStart w:id="4030" w:name="_Toc125974014"/>
              <w:bookmarkStart w:id="4031" w:name="_Toc125974299"/>
              <w:bookmarkStart w:id="4032" w:name="_Toc126055216"/>
              <w:bookmarkStart w:id="4033" w:name="_Toc126058008"/>
              <w:bookmarkStart w:id="4034" w:name="_Toc127182357"/>
              <w:bookmarkStart w:id="4035" w:name="_Toc127182694"/>
              <w:bookmarkStart w:id="4036" w:name="_Toc127191878"/>
              <w:bookmarkStart w:id="4037" w:name="_Toc127353307"/>
              <w:bookmarkStart w:id="4038" w:name="_Toc12737030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4039" w:author="Kumar Baral" w:date="2022-12-12T16:54:00Z"/>
                <w:highlight w:val="yellow"/>
                <w:rPrChange w:id="4040" w:author="Kumar Baral" w:date="2022-12-12T16:18:00Z">
                  <w:rPr>
                    <w:del w:id="4041" w:author="Kumar Baral" w:date="2022-12-12T16:54:00Z"/>
                  </w:rPr>
                </w:rPrChange>
              </w:rPr>
            </w:pPr>
            <w:del w:id="4042" w:author="Kumar Baral" w:date="2022-12-12T16:54:00Z">
              <w:r w:rsidRPr="0045721D" w:rsidDel="00A04755">
                <w:rPr>
                  <w:highlight w:val="yellow"/>
                  <w:rPrChange w:id="4043" w:author="Kumar Baral" w:date="2022-12-12T16:18:00Z">
                    <w:rPr/>
                  </w:rPrChange>
                </w:rPr>
                <w:delText>36.6%</w:delText>
              </w:r>
              <w:bookmarkStart w:id="4044" w:name="_Toc121824719"/>
              <w:bookmarkStart w:id="4045" w:name="_Toc121825357"/>
              <w:bookmarkStart w:id="4046" w:name="_Toc121825997"/>
              <w:bookmarkStart w:id="4047" w:name="_Toc121826861"/>
              <w:bookmarkStart w:id="4048" w:name="_Toc121834284"/>
              <w:bookmarkStart w:id="4049" w:name="_Toc125550151"/>
              <w:bookmarkStart w:id="4050" w:name="_Toc125555646"/>
              <w:bookmarkStart w:id="4051" w:name="_Toc125557518"/>
              <w:bookmarkStart w:id="4052" w:name="_Toc125559405"/>
              <w:bookmarkStart w:id="4053" w:name="_Toc125618583"/>
              <w:bookmarkStart w:id="4054" w:name="_Toc125640030"/>
              <w:bookmarkStart w:id="4055" w:name="_Toc125642245"/>
              <w:bookmarkStart w:id="4056" w:name="_Toc125974015"/>
              <w:bookmarkStart w:id="4057" w:name="_Toc125974300"/>
              <w:bookmarkStart w:id="4058" w:name="_Toc126055217"/>
              <w:bookmarkStart w:id="4059" w:name="_Toc126058009"/>
              <w:bookmarkStart w:id="4060" w:name="_Toc127182358"/>
              <w:bookmarkStart w:id="4061" w:name="_Toc127182695"/>
              <w:bookmarkStart w:id="4062" w:name="_Toc127191879"/>
              <w:bookmarkStart w:id="4063" w:name="_Toc127353308"/>
              <w:bookmarkStart w:id="4064" w:name="_Toc127370308"/>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4065" w:author="Kumar Baral" w:date="2022-12-12T16:54:00Z"/>
                <w:highlight w:val="yellow"/>
                <w:rPrChange w:id="4066" w:author="Kumar Baral" w:date="2022-12-12T16:18:00Z">
                  <w:rPr>
                    <w:del w:id="4067" w:author="Kumar Baral" w:date="2022-12-12T16:54:00Z"/>
                  </w:rPr>
                </w:rPrChange>
              </w:rPr>
            </w:pPr>
            <w:del w:id="4068" w:author="Kumar Baral" w:date="2022-12-12T16:54:00Z">
              <w:r w:rsidRPr="0045721D" w:rsidDel="00A04755">
                <w:rPr>
                  <w:highlight w:val="yellow"/>
                  <w:rPrChange w:id="4069" w:author="Kumar Baral" w:date="2022-12-12T16:18:00Z">
                    <w:rPr/>
                  </w:rPrChange>
                </w:rPr>
                <w:delText>112.79</w:delText>
              </w:r>
              <w:bookmarkStart w:id="4070" w:name="_Toc121824720"/>
              <w:bookmarkStart w:id="4071" w:name="_Toc121825358"/>
              <w:bookmarkStart w:id="4072" w:name="_Toc121825998"/>
              <w:bookmarkStart w:id="4073" w:name="_Toc121826862"/>
              <w:bookmarkStart w:id="4074" w:name="_Toc121834285"/>
              <w:bookmarkStart w:id="4075" w:name="_Toc125550152"/>
              <w:bookmarkStart w:id="4076" w:name="_Toc125555647"/>
              <w:bookmarkStart w:id="4077" w:name="_Toc125557519"/>
              <w:bookmarkStart w:id="4078" w:name="_Toc125559406"/>
              <w:bookmarkStart w:id="4079" w:name="_Toc125618584"/>
              <w:bookmarkStart w:id="4080" w:name="_Toc125640031"/>
              <w:bookmarkStart w:id="4081" w:name="_Toc125642246"/>
              <w:bookmarkStart w:id="4082" w:name="_Toc125974016"/>
              <w:bookmarkStart w:id="4083" w:name="_Toc125974301"/>
              <w:bookmarkStart w:id="4084" w:name="_Toc126055218"/>
              <w:bookmarkStart w:id="4085" w:name="_Toc126058010"/>
              <w:bookmarkStart w:id="4086" w:name="_Toc127182359"/>
              <w:bookmarkStart w:id="4087" w:name="_Toc127182696"/>
              <w:bookmarkStart w:id="4088" w:name="_Toc127191880"/>
              <w:bookmarkStart w:id="4089" w:name="_Toc127353309"/>
              <w:bookmarkStart w:id="4090" w:name="_Toc12737030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4091" w:author="Kumar Baral" w:date="2022-12-12T16:54:00Z"/>
                <w:highlight w:val="yellow"/>
                <w:rPrChange w:id="4092" w:author="Kumar Baral" w:date="2022-12-12T16:18:00Z">
                  <w:rPr>
                    <w:del w:id="4093" w:author="Kumar Baral" w:date="2022-12-12T16:54:00Z"/>
                  </w:rPr>
                </w:rPrChange>
              </w:rPr>
            </w:pPr>
            <w:del w:id="4094" w:author="Kumar Baral" w:date="2022-12-12T16:54:00Z">
              <w:r w:rsidRPr="0045721D" w:rsidDel="00A04755">
                <w:rPr>
                  <w:highlight w:val="yellow"/>
                  <w:rPrChange w:id="4095" w:author="Kumar Baral" w:date="2022-12-12T16:18:00Z">
                    <w:rPr/>
                  </w:rPrChange>
                </w:rPr>
                <w:delText>36.9%</w:delText>
              </w:r>
              <w:bookmarkStart w:id="4096" w:name="_Toc121824721"/>
              <w:bookmarkStart w:id="4097" w:name="_Toc121825359"/>
              <w:bookmarkStart w:id="4098" w:name="_Toc121825999"/>
              <w:bookmarkStart w:id="4099" w:name="_Toc121826863"/>
              <w:bookmarkStart w:id="4100" w:name="_Toc121834286"/>
              <w:bookmarkStart w:id="4101" w:name="_Toc125550153"/>
              <w:bookmarkStart w:id="4102" w:name="_Toc125555648"/>
              <w:bookmarkStart w:id="4103" w:name="_Toc125557520"/>
              <w:bookmarkStart w:id="4104" w:name="_Toc125559407"/>
              <w:bookmarkStart w:id="4105" w:name="_Toc125618585"/>
              <w:bookmarkStart w:id="4106" w:name="_Toc125640032"/>
              <w:bookmarkStart w:id="4107" w:name="_Toc125642247"/>
              <w:bookmarkStart w:id="4108" w:name="_Toc125974017"/>
              <w:bookmarkStart w:id="4109" w:name="_Toc125974302"/>
              <w:bookmarkStart w:id="4110" w:name="_Toc126055219"/>
              <w:bookmarkStart w:id="4111" w:name="_Toc126058011"/>
              <w:bookmarkStart w:id="4112" w:name="_Toc127182360"/>
              <w:bookmarkStart w:id="4113" w:name="_Toc127182697"/>
              <w:bookmarkStart w:id="4114" w:name="_Toc127191881"/>
              <w:bookmarkStart w:id="4115" w:name="_Toc127353310"/>
              <w:bookmarkStart w:id="4116" w:name="_Toc127370310"/>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4117" w:author="Kumar Baral" w:date="2022-12-12T16:54:00Z"/>
                <w:highlight w:val="yellow"/>
                <w:rPrChange w:id="4118" w:author="Kumar Baral" w:date="2022-12-12T16:18:00Z">
                  <w:rPr>
                    <w:del w:id="4119" w:author="Kumar Baral" w:date="2022-12-12T16:54:00Z"/>
                  </w:rPr>
                </w:rPrChange>
              </w:rPr>
            </w:pPr>
            <w:del w:id="4120" w:author="Kumar Baral" w:date="2022-12-12T16:54:00Z">
              <w:r w:rsidRPr="0045721D" w:rsidDel="00A04755">
                <w:rPr>
                  <w:highlight w:val="yellow"/>
                  <w:rPrChange w:id="4121" w:author="Kumar Baral" w:date="2022-12-12T16:18:00Z">
                    <w:rPr/>
                  </w:rPrChange>
                </w:rPr>
                <w:delText>135.30</w:delText>
              </w:r>
              <w:bookmarkStart w:id="4122" w:name="_Toc121824722"/>
              <w:bookmarkStart w:id="4123" w:name="_Toc121825360"/>
              <w:bookmarkStart w:id="4124" w:name="_Toc121826000"/>
              <w:bookmarkStart w:id="4125" w:name="_Toc121826864"/>
              <w:bookmarkStart w:id="4126" w:name="_Toc121834287"/>
              <w:bookmarkStart w:id="4127" w:name="_Toc125550154"/>
              <w:bookmarkStart w:id="4128" w:name="_Toc125555649"/>
              <w:bookmarkStart w:id="4129" w:name="_Toc125557521"/>
              <w:bookmarkStart w:id="4130" w:name="_Toc125559408"/>
              <w:bookmarkStart w:id="4131" w:name="_Toc125618586"/>
              <w:bookmarkStart w:id="4132" w:name="_Toc125640033"/>
              <w:bookmarkStart w:id="4133" w:name="_Toc125642248"/>
              <w:bookmarkStart w:id="4134" w:name="_Toc125974018"/>
              <w:bookmarkStart w:id="4135" w:name="_Toc125974303"/>
              <w:bookmarkStart w:id="4136" w:name="_Toc126055220"/>
              <w:bookmarkStart w:id="4137" w:name="_Toc126058012"/>
              <w:bookmarkStart w:id="4138" w:name="_Toc127182361"/>
              <w:bookmarkStart w:id="4139" w:name="_Toc127182698"/>
              <w:bookmarkStart w:id="4140" w:name="_Toc127191882"/>
              <w:bookmarkStart w:id="4141" w:name="_Toc127353311"/>
              <w:bookmarkStart w:id="4142" w:name="_Toc12737031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4143" w:author="Kumar Baral" w:date="2022-12-12T16:54:00Z"/>
                <w:highlight w:val="yellow"/>
                <w:rPrChange w:id="4144" w:author="Kumar Baral" w:date="2022-12-12T16:18:00Z">
                  <w:rPr>
                    <w:del w:id="4145" w:author="Kumar Baral" w:date="2022-12-12T16:54:00Z"/>
                  </w:rPr>
                </w:rPrChange>
              </w:rPr>
            </w:pPr>
            <w:del w:id="4146" w:author="Kumar Baral" w:date="2022-12-12T16:54:00Z">
              <w:r w:rsidRPr="0045721D" w:rsidDel="00A04755">
                <w:rPr>
                  <w:highlight w:val="yellow"/>
                  <w:rPrChange w:id="4147" w:author="Kumar Baral" w:date="2022-12-12T16:18:00Z">
                    <w:rPr/>
                  </w:rPrChange>
                </w:rPr>
                <w:delText>38.51%</w:delText>
              </w:r>
              <w:bookmarkStart w:id="4148" w:name="_Toc121824723"/>
              <w:bookmarkStart w:id="4149" w:name="_Toc121825361"/>
              <w:bookmarkStart w:id="4150" w:name="_Toc121826001"/>
              <w:bookmarkStart w:id="4151" w:name="_Toc121826865"/>
              <w:bookmarkStart w:id="4152" w:name="_Toc121834288"/>
              <w:bookmarkStart w:id="4153" w:name="_Toc125550155"/>
              <w:bookmarkStart w:id="4154" w:name="_Toc125555650"/>
              <w:bookmarkStart w:id="4155" w:name="_Toc125557522"/>
              <w:bookmarkStart w:id="4156" w:name="_Toc125559409"/>
              <w:bookmarkStart w:id="4157" w:name="_Toc125618587"/>
              <w:bookmarkStart w:id="4158" w:name="_Toc125640034"/>
              <w:bookmarkStart w:id="4159" w:name="_Toc125642249"/>
              <w:bookmarkStart w:id="4160" w:name="_Toc125974019"/>
              <w:bookmarkStart w:id="4161" w:name="_Toc125974304"/>
              <w:bookmarkStart w:id="4162" w:name="_Toc126055221"/>
              <w:bookmarkStart w:id="4163" w:name="_Toc126058013"/>
              <w:bookmarkStart w:id="4164" w:name="_Toc127182362"/>
              <w:bookmarkStart w:id="4165" w:name="_Toc127182699"/>
              <w:bookmarkStart w:id="4166" w:name="_Toc127191883"/>
              <w:bookmarkStart w:id="4167" w:name="_Toc127353312"/>
              <w:bookmarkStart w:id="4168" w:name="_Toc127370312"/>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del>
          </w:p>
        </w:tc>
        <w:bookmarkStart w:id="4169" w:name="_Toc121824724"/>
        <w:bookmarkStart w:id="4170" w:name="_Toc121825362"/>
        <w:bookmarkStart w:id="4171" w:name="_Toc121826002"/>
        <w:bookmarkStart w:id="4172" w:name="_Toc121826866"/>
        <w:bookmarkStart w:id="4173" w:name="_Toc121834289"/>
        <w:bookmarkStart w:id="4174" w:name="_Toc125550156"/>
        <w:bookmarkStart w:id="4175" w:name="_Toc125555651"/>
        <w:bookmarkStart w:id="4176" w:name="_Toc125557523"/>
        <w:bookmarkStart w:id="4177" w:name="_Toc125559410"/>
        <w:bookmarkStart w:id="4178" w:name="_Toc125618588"/>
        <w:bookmarkStart w:id="4179" w:name="_Toc125640035"/>
        <w:bookmarkStart w:id="4180" w:name="_Toc125642250"/>
        <w:bookmarkStart w:id="4181" w:name="_Toc125974020"/>
        <w:bookmarkStart w:id="4182" w:name="_Toc125974305"/>
        <w:bookmarkStart w:id="4183" w:name="_Toc126055222"/>
        <w:bookmarkStart w:id="4184" w:name="_Toc126058014"/>
        <w:bookmarkStart w:id="4185" w:name="_Toc127182363"/>
        <w:bookmarkStart w:id="4186" w:name="_Toc127182700"/>
        <w:bookmarkStart w:id="4187" w:name="_Toc127191884"/>
        <w:bookmarkStart w:id="4188" w:name="_Toc127353313"/>
        <w:bookmarkStart w:id="4189" w:name="_Toc127370313"/>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tr>
      <w:tr w:rsidR="006238CC" w:rsidRPr="0045721D" w:rsidDel="00A04755" w14:paraId="75113595" w14:textId="7DE6762A" w:rsidTr="00E9411B">
        <w:trPr>
          <w:trHeight w:val="360"/>
          <w:jc w:val="center"/>
          <w:del w:id="4190"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4191" w:author="Kumar Baral" w:date="2022-12-12T16:54:00Z"/>
                <w:highlight w:val="yellow"/>
                <w:rPrChange w:id="4192" w:author="Kumar Baral" w:date="2022-12-12T16:18:00Z">
                  <w:rPr>
                    <w:del w:id="4193" w:author="Kumar Baral" w:date="2022-12-12T16:54:00Z"/>
                  </w:rPr>
                </w:rPrChange>
              </w:rPr>
            </w:pPr>
            <w:del w:id="4194" w:author="Kumar Baral" w:date="2022-12-12T16:54:00Z">
              <w:r w:rsidRPr="0045721D" w:rsidDel="00A04755">
                <w:rPr>
                  <w:highlight w:val="yellow"/>
                  <w:rPrChange w:id="4195" w:author="Kumar Baral" w:date="2022-12-12T16:18:00Z">
                    <w:rPr/>
                  </w:rPrChange>
                </w:rPr>
                <w:delText>Area below 3000 masl</w:delText>
              </w:r>
              <w:bookmarkStart w:id="4196" w:name="_Toc121824725"/>
              <w:bookmarkStart w:id="4197" w:name="_Toc121825363"/>
              <w:bookmarkStart w:id="4198" w:name="_Toc121826003"/>
              <w:bookmarkStart w:id="4199" w:name="_Toc121826867"/>
              <w:bookmarkStart w:id="4200" w:name="_Toc121834290"/>
              <w:bookmarkStart w:id="4201" w:name="_Toc125550157"/>
              <w:bookmarkStart w:id="4202" w:name="_Toc125555652"/>
              <w:bookmarkStart w:id="4203" w:name="_Toc125557524"/>
              <w:bookmarkStart w:id="4204" w:name="_Toc125559411"/>
              <w:bookmarkStart w:id="4205" w:name="_Toc125618589"/>
              <w:bookmarkStart w:id="4206" w:name="_Toc125640036"/>
              <w:bookmarkStart w:id="4207" w:name="_Toc125642251"/>
              <w:bookmarkStart w:id="4208" w:name="_Toc125974021"/>
              <w:bookmarkStart w:id="4209" w:name="_Toc125974306"/>
              <w:bookmarkStart w:id="4210" w:name="_Toc126055223"/>
              <w:bookmarkStart w:id="4211" w:name="_Toc126058015"/>
              <w:bookmarkStart w:id="4212" w:name="_Toc127182364"/>
              <w:bookmarkStart w:id="4213" w:name="_Toc127182701"/>
              <w:bookmarkStart w:id="4214" w:name="_Toc127191885"/>
              <w:bookmarkStart w:id="4215" w:name="_Toc127353314"/>
              <w:bookmarkStart w:id="4216" w:name="_Toc127370314"/>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4217" w:author="Kumar Baral" w:date="2022-12-12T16:54:00Z"/>
                <w:highlight w:val="yellow"/>
                <w:rPrChange w:id="4218" w:author="Kumar Baral" w:date="2022-12-12T16:18:00Z">
                  <w:rPr>
                    <w:del w:id="4219" w:author="Kumar Baral" w:date="2022-12-12T16:54:00Z"/>
                  </w:rPr>
                </w:rPrChange>
              </w:rPr>
            </w:pPr>
            <w:del w:id="4220" w:author="Kumar Baral" w:date="2022-12-12T16:54:00Z">
              <w:r w:rsidRPr="0045721D" w:rsidDel="00A04755">
                <w:rPr>
                  <w:highlight w:val="yellow"/>
                  <w:rPrChange w:id="4221" w:author="Kumar Baral" w:date="2022-12-12T16:18:00Z">
                    <w:rPr/>
                  </w:rPrChange>
                </w:rPr>
                <w:delText>3.06</w:delText>
              </w:r>
              <w:bookmarkStart w:id="4222" w:name="_Toc121824726"/>
              <w:bookmarkStart w:id="4223" w:name="_Toc121825364"/>
              <w:bookmarkStart w:id="4224" w:name="_Toc121826004"/>
              <w:bookmarkStart w:id="4225" w:name="_Toc121826868"/>
              <w:bookmarkStart w:id="4226" w:name="_Toc121834291"/>
              <w:bookmarkStart w:id="4227" w:name="_Toc125550158"/>
              <w:bookmarkStart w:id="4228" w:name="_Toc125555653"/>
              <w:bookmarkStart w:id="4229" w:name="_Toc125557525"/>
              <w:bookmarkStart w:id="4230" w:name="_Toc125559412"/>
              <w:bookmarkStart w:id="4231" w:name="_Toc125618590"/>
              <w:bookmarkStart w:id="4232" w:name="_Toc125640037"/>
              <w:bookmarkStart w:id="4233" w:name="_Toc125642252"/>
              <w:bookmarkStart w:id="4234" w:name="_Toc125974022"/>
              <w:bookmarkStart w:id="4235" w:name="_Toc125974307"/>
              <w:bookmarkStart w:id="4236" w:name="_Toc126055224"/>
              <w:bookmarkStart w:id="4237" w:name="_Toc126058016"/>
              <w:bookmarkStart w:id="4238" w:name="_Toc127182365"/>
              <w:bookmarkStart w:id="4239" w:name="_Toc127182702"/>
              <w:bookmarkStart w:id="4240" w:name="_Toc127191886"/>
              <w:bookmarkStart w:id="4241" w:name="_Toc127353315"/>
              <w:bookmarkStart w:id="4242" w:name="_Toc127370315"/>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4243" w:author="Kumar Baral" w:date="2022-12-12T16:54:00Z"/>
                <w:highlight w:val="yellow"/>
                <w:rPrChange w:id="4244" w:author="Kumar Baral" w:date="2022-12-12T16:18:00Z">
                  <w:rPr>
                    <w:del w:id="4245" w:author="Kumar Baral" w:date="2022-12-12T16:54:00Z"/>
                  </w:rPr>
                </w:rPrChange>
              </w:rPr>
            </w:pPr>
            <w:del w:id="4246" w:author="Kumar Baral" w:date="2022-12-12T16:54:00Z">
              <w:r w:rsidRPr="0045721D" w:rsidDel="00A04755">
                <w:rPr>
                  <w:highlight w:val="yellow"/>
                  <w:rPrChange w:id="4247" w:author="Kumar Baral" w:date="2022-12-12T16:18:00Z">
                    <w:rPr/>
                  </w:rPrChange>
                </w:rPr>
                <w:delText>1.5%</w:delText>
              </w:r>
              <w:bookmarkStart w:id="4248" w:name="_Toc121824727"/>
              <w:bookmarkStart w:id="4249" w:name="_Toc121825365"/>
              <w:bookmarkStart w:id="4250" w:name="_Toc121826005"/>
              <w:bookmarkStart w:id="4251" w:name="_Toc121826869"/>
              <w:bookmarkStart w:id="4252" w:name="_Toc121834292"/>
              <w:bookmarkStart w:id="4253" w:name="_Toc125550159"/>
              <w:bookmarkStart w:id="4254" w:name="_Toc125555654"/>
              <w:bookmarkStart w:id="4255" w:name="_Toc125557526"/>
              <w:bookmarkStart w:id="4256" w:name="_Toc125559413"/>
              <w:bookmarkStart w:id="4257" w:name="_Toc125618591"/>
              <w:bookmarkStart w:id="4258" w:name="_Toc125640038"/>
              <w:bookmarkStart w:id="4259" w:name="_Toc125642253"/>
              <w:bookmarkStart w:id="4260" w:name="_Toc125974023"/>
              <w:bookmarkStart w:id="4261" w:name="_Toc125974308"/>
              <w:bookmarkStart w:id="4262" w:name="_Toc126055225"/>
              <w:bookmarkStart w:id="4263" w:name="_Toc126058017"/>
              <w:bookmarkStart w:id="4264" w:name="_Toc127182366"/>
              <w:bookmarkStart w:id="4265" w:name="_Toc127182703"/>
              <w:bookmarkStart w:id="4266" w:name="_Toc127191887"/>
              <w:bookmarkStart w:id="4267" w:name="_Toc127353316"/>
              <w:bookmarkStart w:id="4268" w:name="_Toc127370316"/>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4269" w:author="Kumar Baral" w:date="2022-12-12T16:54:00Z"/>
                <w:highlight w:val="yellow"/>
                <w:rPrChange w:id="4270" w:author="Kumar Baral" w:date="2022-12-12T16:18:00Z">
                  <w:rPr>
                    <w:del w:id="4271" w:author="Kumar Baral" w:date="2022-12-12T16:54:00Z"/>
                  </w:rPr>
                </w:rPrChange>
              </w:rPr>
            </w:pPr>
            <w:del w:id="4272" w:author="Kumar Baral" w:date="2022-12-12T16:54:00Z">
              <w:r w:rsidRPr="0045721D" w:rsidDel="00A04755">
                <w:rPr>
                  <w:highlight w:val="yellow"/>
                  <w:rPrChange w:id="4273" w:author="Kumar Baral" w:date="2022-12-12T16:18:00Z">
                    <w:rPr/>
                  </w:rPrChange>
                </w:rPr>
                <w:delText>3.49</w:delText>
              </w:r>
              <w:bookmarkStart w:id="4274" w:name="_Toc121824728"/>
              <w:bookmarkStart w:id="4275" w:name="_Toc121825366"/>
              <w:bookmarkStart w:id="4276" w:name="_Toc121826006"/>
              <w:bookmarkStart w:id="4277" w:name="_Toc121826870"/>
              <w:bookmarkStart w:id="4278" w:name="_Toc121834293"/>
              <w:bookmarkStart w:id="4279" w:name="_Toc125550160"/>
              <w:bookmarkStart w:id="4280" w:name="_Toc125555655"/>
              <w:bookmarkStart w:id="4281" w:name="_Toc125557527"/>
              <w:bookmarkStart w:id="4282" w:name="_Toc125559414"/>
              <w:bookmarkStart w:id="4283" w:name="_Toc125618592"/>
              <w:bookmarkStart w:id="4284" w:name="_Toc125640039"/>
              <w:bookmarkStart w:id="4285" w:name="_Toc125642254"/>
              <w:bookmarkStart w:id="4286" w:name="_Toc125974024"/>
              <w:bookmarkStart w:id="4287" w:name="_Toc125974309"/>
              <w:bookmarkStart w:id="4288" w:name="_Toc126055226"/>
              <w:bookmarkStart w:id="4289" w:name="_Toc126058018"/>
              <w:bookmarkStart w:id="4290" w:name="_Toc127182367"/>
              <w:bookmarkStart w:id="4291" w:name="_Toc127182704"/>
              <w:bookmarkStart w:id="4292" w:name="_Toc127191888"/>
              <w:bookmarkStart w:id="4293" w:name="_Toc127353317"/>
              <w:bookmarkStart w:id="4294" w:name="_Toc127370317"/>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4295" w:author="Kumar Baral" w:date="2022-12-12T16:54:00Z"/>
                <w:highlight w:val="yellow"/>
                <w:rPrChange w:id="4296" w:author="Kumar Baral" w:date="2022-12-12T16:18:00Z">
                  <w:rPr>
                    <w:del w:id="4297" w:author="Kumar Baral" w:date="2022-12-12T16:54:00Z"/>
                  </w:rPr>
                </w:rPrChange>
              </w:rPr>
            </w:pPr>
            <w:del w:id="4298" w:author="Kumar Baral" w:date="2022-12-12T16:54:00Z">
              <w:r w:rsidRPr="0045721D" w:rsidDel="00A04755">
                <w:rPr>
                  <w:highlight w:val="yellow"/>
                  <w:rPrChange w:id="4299" w:author="Kumar Baral" w:date="2022-12-12T16:18:00Z">
                    <w:rPr/>
                  </w:rPrChange>
                </w:rPr>
                <w:delText>3.7%</w:delText>
              </w:r>
              <w:bookmarkStart w:id="4300" w:name="_Toc121824729"/>
              <w:bookmarkStart w:id="4301" w:name="_Toc121825367"/>
              <w:bookmarkStart w:id="4302" w:name="_Toc121826007"/>
              <w:bookmarkStart w:id="4303" w:name="_Toc121826871"/>
              <w:bookmarkStart w:id="4304" w:name="_Toc121834294"/>
              <w:bookmarkStart w:id="4305" w:name="_Toc125550161"/>
              <w:bookmarkStart w:id="4306" w:name="_Toc125555656"/>
              <w:bookmarkStart w:id="4307" w:name="_Toc125557528"/>
              <w:bookmarkStart w:id="4308" w:name="_Toc125559415"/>
              <w:bookmarkStart w:id="4309" w:name="_Toc125618593"/>
              <w:bookmarkStart w:id="4310" w:name="_Toc125640040"/>
              <w:bookmarkStart w:id="4311" w:name="_Toc125642255"/>
              <w:bookmarkStart w:id="4312" w:name="_Toc125974025"/>
              <w:bookmarkStart w:id="4313" w:name="_Toc125974310"/>
              <w:bookmarkStart w:id="4314" w:name="_Toc126055227"/>
              <w:bookmarkStart w:id="4315" w:name="_Toc126058019"/>
              <w:bookmarkStart w:id="4316" w:name="_Toc127182368"/>
              <w:bookmarkStart w:id="4317" w:name="_Toc127182705"/>
              <w:bookmarkStart w:id="4318" w:name="_Toc127191889"/>
              <w:bookmarkStart w:id="4319" w:name="_Toc127353318"/>
              <w:bookmarkStart w:id="4320" w:name="_Toc127370318"/>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4321" w:author="Kumar Baral" w:date="2022-12-12T16:54:00Z"/>
                <w:highlight w:val="yellow"/>
                <w:rPrChange w:id="4322" w:author="Kumar Baral" w:date="2022-12-12T16:18:00Z">
                  <w:rPr>
                    <w:del w:id="4323" w:author="Kumar Baral" w:date="2022-12-12T16:54:00Z"/>
                  </w:rPr>
                </w:rPrChange>
              </w:rPr>
            </w:pPr>
            <w:del w:id="4324" w:author="Kumar Baral" w:date="2022-12-12T16:54:00Z">
              <w:r w:rsidRPr="0045721D" w:rsidDel="00A04755">
                <w:rPr>
                  <w:highlight w:val="yellow"/>
                  <w:rPrChange w:id="4325" w:author="Kumar Baral" w:date="2022-12-12T16:18:00Z">
                    <w:rPr/>
                  </w:rPrChange>
                </w:rPr>
                <w:delText>6.55</w:delText>
              </w:r>
              <w:bookmarkStart w:id="4326" w:name="_Toc121824730"/>
              <w:bookmarkStart w:id="4327" w:name="_Toc121825368"/>
              <w:bookmarkStart w:id="4328" w:name="_Toc121826008"/>
              <w:bookmarkStart w:id="4329" w:name="_Toc121826872"/>
              <w:bookmarkStart w:id="4330" w:name="_Toc121834295"/>
              <w:bookmarkStart w:id="4331" w:name="_Toc125550162"/>
              <w:bookmarkStart w:id="4332" w:name="_Toc125555657"/>
              <w:bookmarkStart w:id="4333" w:name="_Toc125557529"/>
              <w:bookmarkStart w:id="4334" w:name="_Toc125559416"/>
              <w:bookmarkStart w:id="4335" w:name="_Toc125618594"/>
              <w:bookmarkStart w:id="4336" w:name="_Toc125640041"/>
              <w:bookmarkStart w:id="4337" w:name="_Toc125642256"/>
              <w:bookmarkStart w:id="4338" w:name="_Toc125974026"/>
              <w:bookmarkStart w:id="4339" w:name="_Toc125974311"/>
              <w:bookmarkStart w:id="4340" w:name="_Toc126055228"/>
              <w:bookmarkStart w:id="4341" w:name="_Toc126058020"/>
              <w:bookmarkStart w:id="4342" w:name="_Toc127182369"/>
              <w:bookmarkStart w:id="4343" w:name="_Toc127182706"/>
              <w:bookmarkStart w:id="4344" w:name="_Toc127191890"/>
              <w:bookmarkStart w:id="4345" w:name="_Toc127353319"/>
              <w:bookmarkStart w:id="4346" w:name="_Toc127370319"/>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4347" w:author="Kumar Baral" w:date="2022-12-12T16:54:00Z"/>
                <w:highlight w:val="yellow"/>
                <w:rPrChange w:id="4348" w:author="Kumar Baral" w:date="2022-12-12T16:18:00Z">
                  <w:rPr>
                    <w:del w:id="4349" w:author="Kumar Baral" w:date="2022-12-12T16:54:00Z"/>
                  </w:rPr>
                </w:rPrChange>
              </w:rPr>
            </w:pPr>
            <w:del w:id="4350" w:author="Kumar Baral" w:date="2022-12-12T16:54:00Z">
              <w:r w:rsidRPr="0045721D" w:rsidDel="00A04755">
                <w:rPr>
                  <w:highlight w:val="yellow"/>
                  <w:rPrChange w:id="4351" w:author="Kumar Baral" w:date="2022-12-12T16:18:00Z">
                    <w:rPr/>
                  </w:rPrChange>
                </w:rPr>
                <w:delText>2.1%</w:delText>
              </w:r>
              <w:bookmarkStart w:id="4352" w:name="_Toc121824731"/>
              <w:bookmarkStart w:id="4353" w:name="_Toc121825369"/>
              <w:bookmarkStart w:id="4354" w:name="_Toc121826009"/>
              <w:bookmarkStart w:id="4355" w:name="_Toc121826873"/>
              <w:bookmarkStart w:id="4356" w:name="_Toc121834296"/>
              <w:bookmarkStart w:id="4357" w:name="_Toc125550163"/>
              <w:bookmarkStart w:id="4358" w:name="_Toc125555658"/>
              <w:bookmarkStart w:id="4359" w:name="_Toc125557530"/>
              <w:bookmarkStart w:id="4360" w:name="_Toc125559417"/>
              <w:bookmarkStart w:id="4361" w:name="_Toc125618595"/>
              <w:bookmarkStart w:id="4362" w:name="_Toc125640042"/>
              <w:bookmarkStart w:id="4363" w:name="_Toc125642257"/>
              <w:bookmarkStart w:id="4364" w:name="_Toc125974027"/>
              <w:bookmarkStart w:id="4365" w:name="_Toc125974312"/>
              <w:bookmarkStart w:id="4366" w:name="_Toc126055229"/>
              <w:bookmarkStart w:id="4367" w:name="_Toc126058021"/>
              <w:bookmarkStart w:id="4368" w:name="_Toc127182370"/>
              <w:bookmarkStart w:id="4369" w:name="_Toc127182707"/>
              <w:bookmarkStart w:id="4370" w:name="_Toc127191891"/>
              <w:bookmarkStart w:id="4371" w:name="_Toc127353320"/>
              <w:bookmarkStart w:id="4372" w:name="_Toc127370320"/>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4373" w:author="Kumar Baral" w:date="2022-12-12T16:54:00Z"/>
                <w:highlight w:val="yellow"/>
                <w:rPrChange w:id="4374" w:author="Kumar Baral" w:date="2022-12-12T16:18:00Z">
                  <w:rPr>
                    <w:del w:id="4375" w:author="Kumar Baral" w:date="2022-12-12T16:54:00Z"/>
                  </w:rPr>
                </w:rPrChange>
              </w:rPr>
            </w:pPr>
            <w:del w:id="4376" w:author="Kumar Baral" w:date="2022-12-12T16:54:00Z">
              <w:r w:rsidRPr="0045721D" w:rsidDel="00A04755">
                <w:rPr>
                  <w:highlight w:val="yellow"/>
                  <w:rPrChange w:id="4377" w:author="Kumar Baral" w:date="2022-12-12T16:18:00Z">
                    <w:rPr/>
                  </w:rPrChange>
                </w:rPr>
                <w:delText>28.30</w:delText>
              </w:r>
              <w:bookmarkStart w:id="4378" w:name="_Toc121824732"/>
              <w:bookmarkStart w:id="4379" w:name="_Toc121825370"/>
              <w:bookmarkStart w:id="4380" w:name="_Toc121826010"/>
              <w:bookmarkStart w:id="4381" w:name="_Toc121826874"/>
              <w:bookmarkStart w:id="4382" w:name="_Toc121834297"/>
              <w:bookmarkStart w:id="4383" w:name="_Toc125550164"/>
              <w:bookmarkStart w:id="4384" w:name="_Toc125555659"/>
              <w:bookmarkStart w:id="4385" w:name="_Toc125557531"/>
              <w:bookmarkStart w:id="4386" w:name="_Toc125559418"/>
              <w:bookmarkStart w:id="4387" w:name="_Toc125618596"/>
              <w:bookmarkStart w:id="4388" w:name="_Toc125640043"/>
              <w:bookmarkStart w:id="4389" w:name="_Toc125642258"/>
              <w:bookmarkStart w:id="4390" w:name="_Toc125974028"/>
              <w:bookmarkStart w:id="4391" w:name="_Toc125974313"/>
              <w:bookmarkStart w:id="4392" w:name="_Toc126055230"/>
              <w:bookmarkStart w:id="4393" w:name="_Toc126058022"/>
              <w:bookmarkStart w:id="4394" w:name="_Toc127182371"/>
              <w:bookmarkStart w:id="4395" w:name="_Toc127182708"/>
              <w:bookmarkStart w:id="4396" w:name="_Toc127191892"/>
              <w:bookmarkStart w:id="4397" w:name="_Toc127353321"/>
              <w:bookmarkStart w:id="4398" w:name="_Toc127370321"/>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4399" w:author="Kumar Baral" w:date="2022-12-12T16:54:00Z"/>
                <w:highlight w:val="yellow"/>
                <w:rPrChange w:id="4400" w:author="Kumar Baral" w:date="2022-12-12T16:18:00Z">
                  <w:rPr>
                    <w:del w:id="4401" w:author="Kumar Baral" w:date="2022-12-12T16:54:00Z"/>
                  </w:rPr>
                </w:rPrChange>
              </w:rPr>
            </w:pPr>
            <w:del w:id="4402" w:author="Kumar Baral" w:date="2022-12-12T16:54:00Z">
              <w:r w:rsidRPr="0045721D" w:rsidDel="00A04755">
                <w:rPr>
                  <w:highlight w:val="yellow"/>
                  <w:rPrChange w:id="4403" w:author="Kumar Baral" w:date="2022-12-12T16:18:00Z">
                    <w:rPr/>
                  </w:rPrChange>
                </w:rPr>
                <w:delText>8.06%</w:delText>
              </w:r>
              <w:bookmarkStart w:id="4404" w:name="_Toc121824733"/>
              <w:bookmarkStart w:id="4405" w:name="_Toc121825371"/>
              <w:bookmarkStart w:id="4406" w:name="_Toc121826011"/>
              <w:bookmarkStart w:id="4407" w:name="_Toc121826875"/>
              <w:bookmarkStart w:id="4408" w:name="_Toc121834298"/>
              <w:bookmarkStart w:id="4409" w:name="_Toc125550165"/>
              <w:bookmarkStart w:id="4410" w:name="_Toc125555660"/>
              <w:bookmarkStart w:id="4411" w:name="_Toc125557532"/>
              <w:bookmarkStart w:id="4412" w:name="_Toc125559419"/>
              <w:bookmarkStart w:id="4413" w:name="_Toc125618597"/>
              <w:bookmarkStart w:id="4414" w:name="_Toc125640044"/>
              <w:bookmarkStart w:id="4415" w:name="_Toc125642259"/>
              <w:bookmarkStart w:id="4416" w:name="_Toc125974029"/>
              <w:bookmarkStart w:id="4417" w:name="_Toc125974314"/>
              <w:bookmarkStart w:id="4418" w:name="_Toc126055231"/>
              <w:bookmarkStart w:id="4419" w:name="_Toc126058023"/>
              <w:bookmarkStart w:id="4420" w:name="_Toc127182372"/>
              <w:bookmarkStart w:id="4421" w:name="_Toc127182709"/>
              <w:bookmarkStart w:id="4422" w:name="_Toc127191893"/>
              <w:bookmarkStart w:id="4423" w:name="_Toc127353322"/>
              <w:bookmarkStart w:id="4424" w:name="_Toc127370322"/>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del>
          </w:p>
        </w:tc>
        <w:bookmarkStart w:id="4425" w:name="_Toc121824734"/>
        <w:bookmarkStart w:id="4426" w:name="_Toc121825372"/>
        <w:bookmarkStart w:id="4427" w:name="_Toc121826012"/>
        <w:bookmarkStart w:id="4428" w:name="_Toc121826876"/>
        <w:bookmarkStart w:id="4429" w:name="_Toc121834299"/>
        <w:bookmarkStart w:id="4430" w:name="_Toc125550166"/>
        <w:bookmarkStart w:id="4431" w:name="_Toc125555661"/>
        <w:bookmarkStart w:id="4432" w:name="_Toc125557533"/>
        <w:bookmarkStart w:id="4433" w:name="_Toc125559420"/>
        <w:bookmarkStart w:id="4434" w:name="_Toc125618598"/>
        <w:bookmarkStart w:id="4435" w:name="_Toc125640045"/>
        <w:bookmarkStart w:id="4436" w:name="_Toc125642260"/>
        <w:bookmarkStart w:id="4437" w:name="_Toc125974030"/>
        <w:bookmarkStart w:id="4438" w:name="_Toc125974315"/>
        <w:bookmarkStart w:id="4439" w:name="_Toc126055232"/>
        <w:bookmarkStart w:id="4440" w:name="_Toc126058024"/>
        <w:bookmarkStart w:id="4441" w:name="_Toc127182373"/>
        <w:bookmarkStart w:id="4442" w:name="_Toc127182710"/>
        <w:bookmarkStart w:id="4443" w:name="_Toc127191894"/>
        <w:bookmarkStart w:id="4444" w:name="_Toc127353323"/>
        <w:bookmarkStart w:id="4445" w:name="_Toc127370323"/>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tr>
      <w:tr w:rsidR="006238CC" w:rsidRPr="0045721D" w:rsidDel="00A04755" w14:paraId="2FCF56CB" w14:textId="3C5E2E89" w:rsidTr="00E9411B">
        <w:trPr>
          <w:trHeight w:val="360"/>
          <w:jc w:val="center"/>
          <w:del w:id="4446"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4447" w:author="Kumar Baral" w:date="2022-12-12T16:54:00Z"/>
                <w:highlight w:val="yellow"/>
                <w:rPrChange w:id="4448" w:author="Kumar Baral" w:date="2022-12-12T16:18:00Z">
                  <w:rPr>
                    <w:del w:id="4449" w:author="Kumar Baral" w:date="2022-12-12T16:54:00Z"/>
                  </w:rPr>
                </w:rPrChange>
              </w:rPr>
            </w:pPr>
            <w:del w:id="4450" w:author="Kumar Baral" w:date="2022-12-12T16:54:00Z">
              <w:r w:rsidRPr="0045721D" w:rsidDel="00A04755">
                <w:rPr>
                  <w:highlight w:val="yellow"/>
                  <w:rPrChange w:id="4451" w:author="Kumar Baral" w:date="2022-12-12T16:18:00Z">
                    <w:rPr/>
                  </w:rPrChange>
                </w:rPr>
                <w:delText>Total</w:delText>
              </w:r>
              <w:bookmarkStart w:id="4452" w:name="_Toc121824735"/>
              <w:bookmarkStart w:id="4453" w:name="_Toc121825373"/>
              <w:bookmarkStart w:id="4454" w:name="_Toc121826013"/>
              <w:bookmarkStart w:id="4455" w:name="_Toc121826877"/>
              <w:bookmarkStart w:id="4456" w:name="_Toc121834300"/>
              <w:bookmarkStart w:id="4457" w:name="_Toc125550167"/>
              <w:bookmarkStart w:id="4458" w:name="_Toc125555662"/>
              <w:bookmarkStart w:id="4459" w:name="_Toc125557534"/>
              <w:bookmarkStart w:id="4460" w:name="_Toc125559421"/>
              <w:bookmarkStart w:id="4461" w:name="_Toc125618599"/>
              <w:bookmarkStart w:id="4462" w:name="_Toc125640046"/>
              <w:bookmarkStart w:id="4463" w:name="_Toc125642261"/>
              <w:bookmarkStart w:id="4464" w:name="_Toc125974031"/>
              <w:bookmarkStart w:id="4465" w:name="_Toc125974316"/>
              <w:bookmarkStart w:id="4466" w:name="_Toc126055233"/>
              <w:bookmarkStart w:id="4467" w:name="_Toc126058025"/>
              <w:bookmarkStart w:id="4468" w:name="_Toc127182374"/>
              <w:bookmarkStart w:id="4469" w:name="_Toc127182711"/>
              <w:bookmarkStart w:id="4470" w:name="_Toc127191895"/>
              <w:bookmarkStart w:id="4471" w:name="_Toc127353324"/>
              <w:bookmarkStart w:id="4472" w:name="_Toc127370324"/>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4473" w:author="Kumar Baral" w:date="2022-12-12T16:54:00Z"/>
                <w:highlight w:val="yellow"/>
                <w:rPrChange w:id="4474" w:author="Kumar Baral" w:date="2022-12-12T16:18:00Z">
                  <w:rPr>
                    <w:del w:id="4475" w:author="Kumar Baral" w:date="2022-12-12T16:54:00Z"/>
                  </w:rPr>
                </w:rPrChange>
              </w:rPr>
            </w:pPr>
            <w:del w:id="4476" w:author="Kumar Baral" w:date="2022-12-12T16:54:00Z">
              <w:r w:rsidRPr="0045721D" w:rsidDel="00A04755">
                <w:rPr>
                  <w:highlight w:val="yellow"/>
                  <w:rPrChange w:id="4477" w:author="Kumar Baral" w:date="2022-12-12T16:18:00Z">
                    <w:rPr/>
                  </w:rPrChange>
                </w:rPr>
                <w:delText>210.79</w:delText>
              </w:r>
              <w:bookmarkStart w:id="4478" w:name="_Toc121824736"/>
              <w:bookmarkStart w:id="4479" w:name="_Toc121825374"/>
              <w:bookmarkStart w:id="4480" w:name="_Toc121826014"/>
              <w:bookmarkStart w:id="4481" w:name="_Toc121826878"/>
              <w:bookmarkStart w:id="4482" w:name="_Toc121834301"/>
              <w:bookmarkStart w:id="4483" w:name="_Toc125550168"/>
              <w:bookmarkStart w:id="4484" w:name="_Toc125555663"/>
              <w:bookmarkStart w:id="4485" w:name="_Toc125557535"/>
              <w:bookmarkStart w:id="4486" w:name="_Toc125559422"/>
              <w:bookmarkStart w:id="4487" w:name="_Toc125618600"/>
              <w:bookmarkStart w:id="4488" w:name="_Toc125640047"/>
              <w:bookmarkStart w:id="4489" w:name="_Toc125642262"/>
              <w:bookmarkStart w:id="4490" w:name="_Toc125974032"/>
              <w:bookmarkStart w:id="4491" w:name="_Toc125974317"/>
              <w:bookmarkStart w:id="4492" w:name="_Toc126055234"/>
              <w:bookmarkStart w:id="4493" w:name="_Toc126058026"/>
              <w:bookmarkStart w:id="4494" w:name="_Toc127182375"/>
              <w:bookmarkStart w:id="4495" w:name="_Toc127182712"/>
              <w:bookmarkStart w:id="4496" w:name="_Toc127191896"/>
              <w:bookmarkStart w:id="4497" w:name="_Toc127353325"/>
              <w:bookmarkStart w:id="4498" w:name="_Toc127370325"/>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4499" w:author="Kumar Baral" w:date="2022-12-12T16:54:00Z"/>
                <w:highlight w:val="yellow"/>
                <w:rPrChange w:id="4500" w:author="Kumar Baral" w:date="2022-12-12T16:18:00Z">
                  <w:rPr>
                    <w:del w:id="4501" w:author="Kumar Baral" w:date="2022-12-12T16:54:00Z"/>
                  </w:rPr>
                </w:rPrChange>
              </w:rPr>
            </w:pPr>
            <w:del w:id="4502" w:author="Kumar Baral" w:date="2022-12-12T16:54:00Z">
              <w:r w:rsidRPr="0045721D" w:rsidDel="00A04755">
                <w:rPr>
                  <w:highlight w:val="yellow"/>
                  <w:rPrChange w:id="4503" w:author="Kumar Baral" w:date="2022-12-12T16:18:00Z">
                    <w:rPr/>
                  </w:rPrChange>
                </w:rPr>
                <w:delText>100%</w:delText>
              </w:r>
              <w:bookmarkStart w:id="4504" w:name="_Toc121824737"/>
              <w:bookmarkStart w:id="4505" w:name="_Toc121825375"/>
              <w:bookmarkStart w:id="4506" w:name="_Toc121826015"/>
              <w:bookmarkStart w:id="4507" w:name="_Toc121826879"/>
              <w:bookmarkStart w:id="4508" w:name="_Toc121834302"/>
              <w:bookmarkStart w:id="4509" w:name="_Toc125550169"/>
              <w:bookmarkStart w:id="4510" w:name="_Toc125555664"/>
              <w:bookmarkStart w:id="4511" w:name="_Toc125557536"/>
              <w:bookmarkStart w:id="4512" w:name="_Toc125559423"/>
              <w:bookmarkStart w:id="4513" w:name="_Toc125618601"/>
              <w:bookmarkStart w:id="4514" w:name="_Toc125640048"/>
              <w:bookmarkStart w:id="4515" w:name="_Toc125642263"/>
              <w:bookmarkStart w:id="4516" w:name="_Toc125974033"/>
              <w:bookmarkStart w:id="4517" w:name="_Toc125974318"/>
              <w:bookmarkStart w:id="4518" w:name="_Toc126055235"/>
              <w:bookmarkStart w:id="4519" w:name="_Toc126058027"/>
              <w:bookmarkStart w:id="4520" w:name="_Toc127182376"/>
              <w:bookmarkStart w:id="4521" w:name="_Toc127182713"/>
              <w:bookmarkStart w:id="4522" w:name="_Toc127191897"/>
              <w:bookmarkStart w:id="4523" w:name="_Toc127353326"/>
              <w:bookmarkStart w:id="4524" w:name="_Toc127370326"/>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4525" w:author="Kumar Baral" w:date="2022-12-12T16:54:00Z"/>
                <w:highlight w:val="yellow"/>
                <w:rPrChange w:id="4526" w:author="Kumar Baral" w:date="2022-12-12T16:18:00Z">
                  <w:rPr>
                    <w:del w:id="4527" w:author="Kumar Baral" w:date="2022-12-12T16:54:00Z"/>
                  </w:rPr>
                </w:rPrChange>
              </w:rPr>
            </w:pPr>
            <w:del w:id="4528" w:author="Kumar Baral" w:date="2022-12-12T16:54:00Z">
              <w:r w:rsidRPr="0045721D" w:rsidDel="00A04755">
                <w:rPr>
                  <w:highlight w:val="yellow"/>
                  <w:rPrChange w:id="4529" w:author="Kumar Baral" w:date="2022-12-12T16:18:00Z">
                    <w:rPr/>
                  </w:rPrChange>
                </w:rPr>
                <w:delText>95.21</w:delText>
              </w:r>
              <w:bookmarkStart w:id="4530" w:name="_Toc121824738"/>
              <w:bookmarkStart w:id="4531" w:name="_Toc121825376"/>
              <w:bookmarkStart w:id="4532" w:name="_Toc121826016"/>
              <w:bookmarkStart w:id="4533" w:name="_Toc121826880"/>
              <w:bookmarkStart w:id="4534" w:name="_Toc121834303"/>
              <w:bookmarkStart w:id="4535" w:name="_Toc125550170"/>
              <w:bookmarkStart w:id="4536" w:name="_Toc125555665"/>
              <w:bookmarkStart w:id="4537" w:name="_Toc125557537"/>
              <w:bookmarkStart w:id="4538" w:name="_Toc125559424"/>
              <w:bookmarkStart w:id="4539" w:name="_Toc125618602"/>
              <w:bookmarkStart w:id="4540" w:name="_Toc125640049"/>
              <w:bookmarkStart w:id="4541" w:name="_Toc125642264"/>
              <w:bookmarkStart w:id="4542" w:name="_Toc125974034"/>
              <w:bookmarkStart w:id="4543" w:name="_Toc125974319"/>
              <w:bookmarkStart w:id="4544" w:name="_Toc126055236"/>
              <w:bookmarkStart w:id="4545" w:name="_Toc126058028"/>
              <w:bookmarkStart w:id="4546" w:name="_Toc127182377"/>
              <w:bookmarkStart w:id="4547" w:name="_Toc127182714"/>
              <w:bookmarkStart w:id="4548" w:name="_Toc127191898"/>
              <w:bookmarkStart w:id="4549" w:name="_Toc127353327"/>
              <w:bookmarkStart w:id="4550" w:name="_Toc127370327"/>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4551" w:author="Kumar Baral" w:date="2022-12-12T16:54:00Z"/>
                <w:highlight w:val="yellow"/>
                <w:rPrChange w:id="4552" w:author="Kumar Baral" w:date="2022-12-12T16:18:00Z">
                  <w:rPr>
                    <w:del w:id="4553" w:author="Kumar Baral" w:date="2022-12-12T16:54:00Z"/>
                  </w:rPr>
                </w:rPrChange>
              </w:rPr>
            </w:pPr>
            <w:del w:id="4554" w:author="Kumar Baral" w:date="2022-12-12T16:54:00Z">
              <w:r w:rsidRPr="0045721D" w:rsidDel="00A04755">
                <w:rPr>
                  <w:highlight w:val="yellow"/>
                  <w:rPrChange w:id="4555" w:author="Kumar Baral" w:date="2022-12-12T16:18:00Z">
                    <w:rPr/>
                  </w:rPrChange>
                </w:rPr>
                <w:delText>100%</w:delText>
              </w:r>
              <w:bookmarkStart w:id="4556" w:name="_Toc121824739"/>
              <w:bookmarkStart w:id="4557" w:name="_Toc121825377"/>
              <w:bookmarkStart w:id="4558" w:name="_Toc121826017"/>
              <w:bookmarkStart w:id="4559" w:name="_Toc121826881"/>
              <w:bookmarkStart w:id="4560" w:name="_Toc121834304"/>
              <w:bookmarkStart w:id="4561" w:name="_Toc125550171"/>
              <w:bookmarkStart w:id="4562" w:name="_Toc125555666"/>
              <w:bookmarkStart w:id="4563" w:name="_Toc125557538"/>
              <w:bookmarkStart w:id="4564" w:name="_Toc125559425"/>
              <w:bookmarkStart w:id="4565" w:name="_Toc125618603"/>
              <w:bookmarkStart w:id="4566" w:name="_Toc125640050"/>
              <w:bookmarkStart w:id="4567" w:name="_Toc125642265"/>
              <w:bookmarkStart w:id="4568" w:name="_Toc125974035"/>
              <w:bookmarkStart w:id="4569" w:name="_Toc125974320"/>
              <w:bookmarkStart w:id="4570" w:name="_Toc126055237"/>
              <w:bookmarkStart w:id="4571" w:name="_Toc126058029"/>
              <w:bookmarkStart w:id="4572" w:name="_Toc127182378"/>
              <w:bookmarkStart w:id="4573" w:name="_Toc127182715"/>
              <w:bookmarkStart w:id="4574" w:name="_Toc127191899"/>
              <w:bookmarkStart w:id="4575" w:name="_Toc127353328"/>
              <w:bookmarkStart w:id="4576" w:name="_Toc127370328"/>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4577" w:author="Kumar Baral" w:date="2022-12-12T16:54:00Z"/>
                <w:highlight w:val="yellow"/>
                <w:rPrChange w:id="4578" w:author="Kumar Baral" w:date="2022-12-12T16:18:00Z">
                  <w:rPr>
                    <w:del w:id="4579" w:author="Kumar Baral" w:date="2022-12-12T16:54:00Z"/>
                  </w:rPr>
                </w:rPrChange>
              </w:rPr>
            </w:pPr>
            <w:del w:id="4580" w:author="Kumar Baral" w:date="2022-12-12T16:54:00Z">
              <w:r w:rsidRPr="0045721D" w:rsidDel="00A04755">
                <w:rPr>
                  <w:highlight w:val="yellow"/>
                  <w:rPrChange w:id="4581" w:author="Kumar Baral" w:date="2022-12-12T16:18:00Z">
                    <w:rPr/>
                  </w:rPrChange>
                </w:rPr>
                <w:delText>306</w:delText>
              </w:r>
              <w:bookmarkStart w:id="4582" w:name="_Toc121824740"/>
              <w:bookmarkStart w:id="4583" w:name="_Toc121825378"/>
              <w:bookmarkStart w:id="4584" w:name="_Toc121826018"/>
              <w:bookmarkStart w:id="4585" w:name="_Toc121826882"/>
              <w:bookmarkStart w:id="4586" w:name="_Toc121834305"/>
              <w:bookmarkStart w:id="4587" w:name="_Toc125550172"/>
              <w:bookmarkStart w:id="4588" w:name="_Toc125555667"/>
              <w:bookmarkStart w:id="4589" w:name="_Toc125557539"/>
              <w:bookmarkStart w:id="4590" w:name="_Toc125559426"/>
              <w:bookmarkStart w:id="4591" w:name="_Toc125618604"/>
              <w:bookmarkStart w:id="4592" w:name="_Toc125640051"/>
              <w:bookmarkStart w:id="4593" w:name="_Toc125642266"/>
              <w:bookmarkStart w:id="4594" w:name="_Toc125974036"/>
              <w:bookmarkStart w:id="4595" w:name="_Toc125974321"/>
              <w:bookmarkStart w:id="4596" w:name="_Toc126055238"/>
              <w:bookmarkStart w:id="4597" w:name="_Toc126058030"/>
              <w:bookmarkStart w:id="4598" w:name="_Toc127182379"/>
              <w:bookmarkStart w:id="4599" w:name="_Toc127182716"/>
              <w:bookmarkStart w:id="4600" w:name="_Toc127191900"/>
              <w:bookmarkStart w:id="4601" w:name="_Toc127353329"/>
              <w:bookmarkStart w:id="4602" w:name="_Toc127370329"/>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4603" w:author="Kumar Baral" w:date="2022-12-12T16:54:00Z"/>
                <w:highlight w:val="yellow"/>
                <w:rPrChange w:id="4604" w:author="Kumar Baral" w:date="2022-12-12T16:18:00Z">
                  <w:rPr>
                    <w:del w:id="4605" w:author="Kumar Baral" w:date="2022-12-12T16:54:00Z"/>
                  </w:rPr>
                </w:rPrChange>
              </w:rPr>
            </w:pPr>
            <w:del w:id="4606" w:author="Kumar Baral" w:date="2022-12-12T16:54:00Z">
              <w:r w:rsidRPr="0045721D" w:rsidDel="00A04755">
                <w:rPr>
                  <w:highlight w:val="yellow"/>
                  <w:rPrChange w:id="4607" w:author="Kumar Baral" w:date="2022-12-12T16:18:00Z">
                    <w:rPr/>
                  </w:rPrChange>
                </w:rPr>
                <w:delText>100%</w:delText>
              </w:r>
              <w:bookmarkStart w:id="4608" w:name="_Toc121824741"/>
              <w:bookmarkStart w:id="4609" w:name="_Toc121825379"/>
              <w:bookmarkStart w:id="4610" w:name="_Toc121826019"/>
              <w:bookmarkStart w:id="4611" w:name="_Toc121826883"/>
              <w:bookmarkStart w:id="4612" w:name="_Toc121834306"/>
              <w:bookmarkStart w:id="4613" w:name="_Toc125550173"/>
              <w:bookmarkStart w:id="4614" w:name="_Toc125555668"/>
              <w:bookmarkStart w:id="4615" w:name="_Toc125557540"/>
              <w:bookmarkStart w:id="4616" w:name="_Toc125559427"/>
              <w:bookmarkStart w:id="4617" w:name="_Toc125618605"/>
              <w:bookmarkStart w:id="4618" w:name="_Toc125640052"/>
              <w:bookmarkStart w:id="4619" w:name="_Toc125642267"/>
              <w:bookmarkStart w:id="4620" w:name="_Toc125974037"/>
              <w:bookmarkStart w:id="4621" w:name="_Toc125974322"/>
              <w:bookmarkStart w:id="4622" w:name="_Toc126055239"/>
              <w:bookmarkStart w:id="4623" w:name="_Toc126058031"/>
              <w:bookmarkStart w:id="4624" w:name="_Toc127182380"/>
              <w:bookmarkStart w:id="4625" w:name="_Toc127182717"/>
              <w:bookmarkStart w:id="4626" w:name="_Toc127191901"/>
              <w:bookmarkStart w:id="4627" w:name="_Toc127353330"/>
              <w:bookmarkStart w:id="4628" w:name="_Toc127370330"/>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4629" w:author="Kumar Baral" w:date="2022-12-12T16:54:00Z"/>
                <w:highlight w:val="yellow"/>
                <w:rPrChange w:id="4630" w:author="Kumar Baral" w:date="2022-12-12T16:18:00Z">
                  <w:rPr>
                    <w:del w:id="4631" w:author="Kumar Baral" w:date="2022-12-12T16:54:00Z"/>
                  </w:rPr>
                </w:rPrChange>
              </w:rPr>
            </w:pPr>
            <w:del w:id="4632" w:author="Kumar Baral" w:date="2022-12-12T16:54:00Z">
              <w:r w:rsidRPr="0045721D" w:rsidDel="00A04755">
                <w:rPr>
                  <w:highlight w:val="yellow"/>
                  <w:rPrChange w:id="4633" w:author="Kumar Baral" w:date="2022-12-12T16:18:00Z">
                    <w:rPr/>
                  </w:rPrChange>
                </w:rPr>
                <w:delText>351.30</w:delText>
              </w:r>
              <w:bookmarkStart w:id="4634" w:name="_Toc121824742"/>
              <w:bookmarkStart w:id="4635" w:name="_Toc121825380"/>
              <w:bookmarkStart w:id="4636" w:name="_Toc121826020"/>
              <w:bookmarkStart w:id="4637" w:name="_Toc121826884"/>
              <w:bookmarkStart w:id="4638" w:name="_Toc121834307"/>
              <w:bookmarkStart w:id="4639" w:name="_Toc125550174"/>
              <w:bookmarkStart w:id="4640" w:name="_Toc125555669"/>
              <w:bookmarkStart w:id="4641" w:name="_Toc125557541"/>
              <w:bookmarkStart w:id="4642" w:name="_Toc125559428"/>
              <w:bookmarkStart w:id="4643" w:name="_Toc125618606"/>
              <w:bookmarkStart w:id="4644" w:name="_Toc125640053"/>
              <w:bookmarkStart w:id="4645" w:name="_Toc125642268"/>
              <w:bookmarkStart w:id="4646" w:name="_Toc125974038"/>
              <w:bookmarkStart w:id="4647" w:name="_Toc125974323"/>
              <w:bookmarkStart w:id="4648" w:name="_Toc126055240"/>
              <w:bookmarkStart w:id="4649" w:name="_Toc126058032"/>
              <w:bookmarkStart w:id="4650" w:name="_Toc127182381"/>
              <w:bookmarkStart w:id="4651" w:name="_Toc127182718"/>
              <w:bookmarkStart w:id="4652" w:name="_Toc127191902"/>
              <w:bookmarkStart w:id="4653" w:name="_Toc127353331"/>
              <w:bookmarkStart w:id="4654" w:name="_Toc127370331"/>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4655" w:author="Kumar Baral" w:date="2022-12-12T16:54:00Z"/>
                <w:highlight w:val="yellow"/>
                <w:rPrChange w:id="4656" w:author="Kumar Baral" w:date="2022-12-12T16:18:00Z">
                  <w:rPr>
                    <w:del w:id="4657" w:author="Kumar Baral" w:date="2022-12-12T16:54:00Z"/>
                  </w:rPr>
                </w:rPrChange>
              </w:rPr>
            </w:pPr>
            <w:del w:id="4658" w:author="Kumar Baral" w:date="2022-12-12T16:54:00Z">
              <w:r w:rsidRPr="0045721D" w:rsidDel="00A04755">
                <w:rPr>
                  <w:highlight w:val="yellow"/>
                  <w:rPrChange w:id="4659" w:author="Kumar Baral" w:date="2022-12-12T16:18:00Z">
                    <w:rPr/>
                  </w:rPrChange>
                </w:rPr>
                <w:delText>100.00%</w:delText>
              </w:r>
              <w:bookmarkStart w:id="4660" w:name="_Toc121824743"/>
              <w:bookmarkStart w:id="4661" w:name="_Toc121825381"/>
              <w:bookmarkStart w:id="4662" w:name="_Toc121826021"/>
              <w:bookmarkStart w:id="4663" w:name="_Toc121826885"/>
              <w:bookmarkStart w:id="4664" w:name="_Toc121834308"/>
              <w:bookmarkStart w:id="4665" w:name="_Toc125550175"/>
              <w:bookmarkStart w:id="4666" w:name="_Toc125555670"/>
              <w:bookmarkStart w:id="4667" w:name="_Toc125557542"/>
              <w:bookmarkStart w:id="4668" w:name="_Toc125559429"/>
              <w:bookmarkStart w:id="4669" w:name="_Toc125618607"/>
              <w:bookmarkStart w:id="4670" w:name="_Toc125640054"/>
              <w:bookmarkStart w:id="4671" w:name="_Toc125642269"/>
              <w:bookmarkStart w:id="4672" w:name="_Toc125974039"/>
              <w:bookmarkStart w:id="4673" w:name="_Toc125974324"/>
              <w:bookmarkStart w:id="4674" w:name="_Toc126055241"/>
              <w:bookmarkStart w:id="4675" w:name="_Toc126058033"/>
              <w:bookmarkStart w:id="4676" w:name="_Toc127182382"/>
              <w:bookmarkStart w:id="4677" w:name="_Toc127182719"/>
              <w:bookmarkStart w:id="4678" w:name="_Toc127191903"/>
              <w:bookmarkStart w:id="4679" w:name="_Toc127353332"/>
              <w:bookmarkStart w:id="4680" w:name="_Toc127370332"/>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del>
          </w:p>
        </w:tc>
        <w:bookmarkStart w:id="4681" w:name="_Toc121824744"/>
        <w:bookmarkStart w:id="4682" w:name="_Toc121825382"/>
        <w:bookmarkStart w:id="4683" w:name="_Toc121826022"/>
        <w:bookmarkStart w:id="4684" w:name="_Toc121826886"/>
        <w:bookmarkStart w:id="4685" w:name="_Toc121834309"/>
        <w:bookmarkStart w:id="4686" w:name="_Toc125550176"/>
        <w:bookmarkStart w:id="4687" w:name="_Toc125555671"/>
        <w:bookmarkStart w:id="4688" w:name="_Toc125557543"/>
        <w:bookmarkStart w:id="4689" w:name="_Toc125559430"/>
        <w:bookmarkStart w:id="4690" w:name="_Toc125618608"/>
        <w:bookmarkStart w:id="4691" w:name="_Toc125640055"/>
        <w:bookmarkStart w:id="4692" w:name="_Toc125642270"/>
        <w:bookmarkStart w:id="4693" w:name="_Toc125974040"/>
        <w:bookmarkStart w:id="4694" w:name="_Toc125974325"/>
        <w:bookmarkStart w:id="4695" w:name="_Toc126055242"/>
        <w:bookmarkStart w:id="4696" w:name="_Toc126058034"/>
        <w:bookmarkStart w:id="4697" w:name="_Toc127182383"/>
        <w:bookmarkStart w:id="4698" w:name="_Toc127182720"/>
        <w:bookmarkStart w:id="4699" w:name="_Toc127191904"/>
        <w:bookmarkStart w:id="4700" w:name="_Toc127353333"/>
        <w:bookmarkStart w:id="4701" w:name="_Toc127370333"/>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tr>
    </w:tbl>
    <w:p w14:paraId="40417713" w14:textId="042C19B6" w:rsidR="006238CC" w:rsidRPr="0045721D" w:rsidDel="00A04755" w:rsidRDefault="006238CC" w:rsidP="006238CC">
      <w:pPr>
        <w:rPr>
          <w:del w:id="4702" w:author="Kumar Baral" w:date="2022-12-12T16:54:00Z"/>
          <w:highlight w:val="yellow"/>
          <w:rPrChange w:id="4703" w:author="Kumar Baral" w:date="2022-12-12T16:18:00Z">
            <w:rPr>
              <w:del w:id="4704" w:author="Kumar Baral" w:date="2022-12-12T16:54:00Z"/>
            </w:rPr>
          </w:rPrChange>
        </w:rPr>
      </w:pPr>
      <w:bookmarkStart w:id="4705" w:name="_Toc121824745"/>
      <w:bookmarkStart w:id="4706" w:name="_Toc121825383"/>
      <w:bookmarkStart w:id="4707" w:name="_Toc121826023"/>
      <w:bookmarkStart w:id="4708" w:name="_Toc121826887"/>
      <w:bookmarkStart w:id="4709" w:name="_Toc121834310"/>
      <w:bookmarkStart w:id="4710" w:name="_Toc125550177"/>
      <w:bookmarkStart w:id="4711" w:name="_Toc125555672"/>
      <w:bookmarkStart w:id="4712" w:name="_Toc125557544"/>
      <w:bookmarkStart w:id="4713" w:name="_Toc125559431"/>
      <w:bookmarkStart w:id="4714" w:name="_Toc125618609"/>
      <w:bookmarkStart w:id="4715" w:name="_Toc125640056"/>
      <w:bookmarkStart w:id="4716" w:name="_Toc125642271"/>
      <w:bookmarkStart w:id="4717" w:name="_Toc125974041"/>
      <w:bookmarkStart w:id="4718" w:name="_Toc125974326"/>
      <w:bookmarkStart w:id="4719" w:name="_Toc126055243"/>
      <w:bookmarkStart w:id="4720" w:name="_Toc126058035"/>
      <w:bookmarkStart w:id="4721" w:name="_Toc127182384"/>
      <w:bookmarkStart w:id="4722" w:name="_Toc127182721"/>
      <w:bookmarkStart w:id="4723" w:name="_Toc127191905"/>
      <w:bookmarkStart w:id="4724" w:name="_Toc127353334"/>
      <w:bookmarkStart w:id="4725" w:name="_Toc12737033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p>
    <w:p w14:paraId="22EA76FB" w14:textId="62F8D74C" w:rsidR="006238CC" w:rsidRPr="0045721D" w:rsidDel="00A04755" w:rsidRDefault="008F6CE4" w:rsidP="006238CC">
      <w:pPr>
        <w:keepNext/>
        <w:rPr>
          <w:del w:id="4726" w:author="Kumar Baral" w:date="2022-12-12T16:54:00Z"/>
          <w:highlight w:val="yellow"/>
          <w:rPrChange w:id="4727" w:author="Kumar Baral" w:date="2022-12-12T16:18:00Z">
            <w:rPr>
              <w:del w:id="4728" w:author="Kumar Baral" w:date="2022-12-12T16:54:00Z"/>
            </w:rPr>
          </w:rPrChange>
        </w:rPr>
      </w:pPr>
      <w:del w:id="4729" w:author="Kumar Baral" w:date="2022-12-12T16:54:00Z">
        <w:r w:rsidRPr="0045721D" w:rsidDel="00A04755">
          <w:rPr>
            <w:noProof/>
            <w:highlight w:val="yellow"/>
            <w:lang w:bidi="ne-NP"/>
            <w:rPrChange w:id="4730"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4731" w:name="_Toc121824746"/>
        <w:bookmarkStart w:id="4732" w:name="_Toc121825384"/>
        <w:bookmarkStart w:id="4733" w:name="_Toc121826024"/>
        <w:bookmarkStart w:id="4734" w:name="_Toc121826888"/>
        <w:bookmarkStart w:id="4735" w:name="_Toc121834311"/>
        <w:bookmarkStart w:id="4736" w:name="_Toc125550178"/>
        <w:bookmarkStart w:id="4737" w:name="_Toc125555673"/>
        <w:bookmarkStart w:id="4738" w:name="_Toc125557545"/>
        <w:bookmarkStart w:id="4739" w:name="_Toc125559432"/>
        <w:bookmarkStart w:id="4740" w:name="_Toc125618610"/>
        <w:bookmarkStart w:id="4741" w:name="_Toc125640057"/>
        <w:bookmarkStart w:id="4742" w:name="_Toc125642272"/>
        <w:bookmarkStart w:id="4743" w:name="_Toc125974042"/>
        <w:bookmarkStart w:id="4744" w:name="_Toc125974327"/>
        <w:bookmarkStart w:id="4745" w:name="_Toc126055244"/>
        <w:bookmarkStart w:id="4746" w:name="_Toc126058036"/>
        <w:bookmarkStart w:id="4747" w:name="_Toc127182385"/>
        <w:bookmarkStart w:id="4748" w:name="_Toc127182722"/>
        <w:bookmarkStart w:id="4749" w:name="_Toc127191906"/>
        <w:bookmarkStart w:id="4750" w:name="_Toc127353335"/>
        <w:bookmarkStart w:id="4751" w:name="_Toc127370335"/>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del>
    </w:p>
    <w:p w14:paraId="526587E8" w14:textId="0AD8E754" w:rsidR="006238CC" w:rsidRPr="0045721D" w:rsidDel="00A04755" w:rsidRDefault="006238CC" w:rsidP="006238CC">
      <w:pPr>
        <w:pStyle w:val="Caption"/>
        <w:rPr>
          <w:del w:id="4752" w:author="Kumar Baral" w:date="2022-12-12T16:54:00Z"/>
          <w:highlight w:val="yellow"/>
          <w:rPrChange w:id="4753" w:author="Kumar Baral" w:date="2022-12-12T16:18:00Z">
            <w:rPr>
              <w:del w:id="4754" w:author="Kumar Baral" w:date="2022-12-12T16:54:00Z"/>
            </w:rPr>
          </w:rPrChange>
        </w:rPr>
      </w:pPr>
      <w:bookmarkStart w:id="4755" w:name="_Ref72830932"/>
      <w:del w:id="4756" w:author="Kumar Baral" w:date="2022-12-12T16:54:00Z">
        <w:r w:rsidRPr="0045721D" w:rsidDel="00A04755">
          <w:rPr>
            <w:highlight w:val="yellow"/>
            <w:rPrChange w:id="4757" w:author="Kumar Baral" w:date="2022-12-12T16:18:00Z">
              <w:rPr/>
            </w:rPrChange>
          </w:rPr>
          <w:delText xml:space="preserve">Figure </w:delText>
        </w:r>
      </w:del>
      <w:del w:id="4758" w:author="Kumar Baral" w:date="2022-12-12T16:52:00Z">
        <w:r w:rsidR="003D276E" w:rsidRPr="0045721D" w:rsidDel="00A04755">
          <w:rPr>
            <w:highlight w:val="yellow"/>
            <w:rPrChange w:id="4759" w:author="Kumar Baral" w:date="2022-12-12T16:18:00Z">
              <w:rPr/>
            </w:rPrChange>
          </w:rPr>
          <w:fldChar w:fldCharType="begin"/>
        </w:r>
        <w:r w:rsidR="003D276E" w:rsidRPr="0045721D" w:rsidDel="00A04755">
          <w:rPr>
            <w:highlight w:val="yellow"/>
            <w:rPrChange w:id="4760" w:author="Kumar Baral" w:date="2022-12-12T16:18:00Z">
              <w:rPr/>
            </w:rPrChange>
          </w:rPr>
          <w:delInstrText xml:space="preserve"> STYLEREF 1 \s </w:delInstrText>
        </w:r>
        <w:r w:rsidR="003D276E" w:rsidRPr="0045721D" w:rsidDel="00A04755">
          <w:rPr>
            <w:highlight w:val="yellow"/>
            <w:rPrChange w:id="4761" w:author="Kumar Baral" w:date="2022-12-12T16:18:00Z">
              <w:rPr>
                <w:noProof/>
              </w:rPr>
            </w:rPrChange>
          </w:rPr>
          <w:fldChar w:fldCharType="separate"/>
        </w:r>
        <w:r w:rsidR="00EA54C4" w:rsidRPr="0045721D" w:rsidDel="00A04755">
          <w:rPr>
            <w:noProof/>
            <w:highlight w:val="yellow"/>
            <w:rPrChange w:id="4762" w:author="Kumar Baral" w:date="2022-12-12T16:18:00Z">
              <w:rPr>
                <w:noProof/>
              </w:rPr>
            </w:rPrChange>
          </w:rPr>
          <w:delText>2</w:delText>
        </w:r>
        <w:r w:rsidR="003D276E" w:rsidRPr="0045721D" w:rsidDel="00A04755">
          <w:rPr>
            <w:noProof/>
            <w:highlight w:val="yellow"/>
            <w:rPrChange w:id="4763" w:author="Kumar Baral" w:date="2022-12-12T16:18:00Z">
              <w:rPr>
                <w:noProof/>
              </w:rPr>
            </w:rPrChange>
          </w:rPr>
          <w:fldChar w:fldCharType="end"/>
        </w:r>
        <w:r w:rsidR="006B63D6" w:rsidRPr="0045721D" w:rsidDel="00A04755">
          <w:rPr>
            <w:highlight w:val="yellow"/>
            <w:rPrChange w:id="4764" w:author="Kumar Baral" w:date="2022-12-12T16:18:00Z">
              <w:rPr/>
            </w:rPrChange>
          </w:rPr>
          <w:noBreakHyphen/>
        </w:r>
        <w:r w:rsidR="003D276E" w:rsidRPr="0045721D" w:rsidDel="00A04755">
          <w:rPr>
            <w:highlight w:val="yellow"/>
            <w:rPrChange w:id="4765" w:author="Kumar Baral" w:date="2022-12-12T16:18:00Z">
              <w:rPr/>
            </w:rPrChange>
          </w:rPr>
          <w:fldChar w:fldCharType="begin"/>
        </w:r>
        <w:r w:rsidR="003D276E" w:rsidRPr="0045721D" w:rsidDel="00A04755">
          <w:rPr>
            <w:highlight w:val="yellow"/>
            <w:rPrChange w:id="4766" w:author="Kumar Baral" w:date="2022-12-12T16:18:00Z">
              <w:rPr/>
            </w:rPrChange>
          </w:rPr>
          <w:delInstrText xml:space="preserve"> SEQ Figure \* ARABIC \s 1 </w:delInstrText>
        </w:r>
        <w:r w:rsidR="003D276E" w:rsidRPr="0045721D" w:rsidDel="00A04755">
          <w:rPr>
            <w:highlight w:val="yellow"/>
            <w:rPrChange w:id="4767" w:author="Kumar Baral" w:date="2022-12-12T16:18:00Z">
              <w:rPr>
                <w:noProof/>
              </w:rPr>
            </w:rPrChange>
          </w:rPr>
          <w:fldChar w:fldCharType="separate"/>
        </w:r>
        <w:r w:rsidR="00EA54C4" w:rsidRPr="0045721D" w:rsidDel="00A04755">
          <w:rPr>
            <w:noProof/>
            <w:highlight w:val="yellow"/>
            <w:rPrChange w:id="4768" w:author="Kumar Baral" w:date="2022-12-12T16:18:00Z">
              <w:rPr>
                <w:noProof/>
              </w:rPr>
            </w:rPrChange>
          </w:rPr>
          <w:delText>2</w:delText>
        </w:r>
        <w:r w:rsidR="003D276E" w:rsidRPr="0045721D" w:rsidDel="00A04755">
          <w:rPr>
            <w:noProof/>
            <w:highlight w:val="yellow"/>
            <w:rPrChange w:id="4769" w:author="Kumar Baral" w:date="2022-12-12T16:18:00Z">
              <w:rPr>
                <w:noProof/>
              </w:rPr>
            </w:rPrChange>
          </w:rPr>
          <w:fldChar w:fldCharType="end"/>
        </w:r>
      </w:del>
      <w:bookmarkStart w:id="4770" w:name="_Toc62563723"/>
      <w:bookmarkEnd w:id="4755"/>
      <w:del w:id="4771" w:author="Kumar Baral" w:date="2022-12-12T16:54:00Z">
        <w:r w:rsidRPr="0045721D" w:rsidDel="00A04755">
          <w:rPr>
            <w:highlight w:val="yellow"/>
            <w:rPrChange w:id="4772" w:author="Kumar Baral" w:date="2022-12-12T16:18:00Z">
              <w:rPr/>
            </w:rPrChange>
          </w:rPr>
          <w:delText>: Catchment of Myagdi at Mangalghat station and</w:delText>
        </w:r>
        <w:r w:rsidR="00E339E3" w:rsidRPr="0045721D" w:rsidDel="00A04755">
          <w:rPr>
            <w:highlight w:val="yellow"/>
            <w:rPrChange w:id="4773" w:author="Kumar Baral" w:date="2022-12-12T16:18:00Z">
              <w:rPr/>
            </w:rPrChange>
          </w:rPr>
          <w:delText xml:space="preserve"> at</w:delText>
        </w:r>
        <w:r w:rsidRPr="0045721D" w:rsidDel="00A04755">
          <w:rPr>
            <w:highlight w:val="yellow"/>
            <w:rPrChange w:id="4774" w:author="Kumar Baral" w:date="2022-12-12T16:18:00Z">
              <w:rPr/>
            </w:rPrChange>
          </w:rPr>
          <w:delText xml:space="preserve"> </w:delText>
        </w:r>
        <w:r w:rsidR="004B5FEE" w:rsidRPr="0045721D" w:rsidDel="00A04755">
          <w:rPr>
            <w:highlight w:val="yellow"/>
            <w:rPrChange w:id="4775" w:author="Kumar Baral" w:date="2022-12-12T16:18:00Z">
              <w:rPr/>
            </w:rPrChange>
          </w:rPr>
          <w:delText xml:space="preserve">different headworks of </w:delText>
        </w:r>
        <w:r w:rsidRPr="0045721D" w:rsidDel="00A04755">
          <w:rPr>
            <w:highlight w:val="yellow"/>
            <w:rPrChange w:id="4776" w:author="Kumar Baral" w:date="2022-12-12T16:18:00Z">
              <w:rPr/>
            </w:rPrChange>
          </w:rPr>
          <w:delText>Myagdi Khola Hydropower Project</w:delText>
        </w:r>
        <w:bookmarkStart w:id="4777" w:name="_Toc121824747"/>
        <w:bookmarkStart w:id="4778" w:name="_Toc121825385"/>
        <w:bookmarkStart w:id="4779" w:name="_Toc121826025"/>
        <w:bookmarkStart w:id="4780" w:name="_Toc121826889"/>
        <w:bookmarkStart w:id="4781" w:name="_Toc121834312"/>
        <w:bookmarkStart w:id="4782" w:name="_Toc125550179"/>
        <w:bookmarkStart w:id="4783" w:name="_Toc125555674"/>
        <w:bookmarkStart w:id="4784" w:name="_Toc125557546"/>
        <w:bookmarkStart w:id="4785" w:name="_Toc125559433"/>
        <w:bookmarkStart w:id="4786" w:name="_Toc125618611"/>
        <w:bookmarkStart w:id="4787" w:name="_Toc125640058"/>
        <w:bookmarkStart w:id="4788" w:name="_Toc125642273"/>
        <w:bookmarkStart w:id="4789" w:name="_Toc125974043"/>
        <w:bookmarkStart w:id="4790" w:name="_Toc125974328"/>
        <w:bookmarkStart w:id="4791" w:name="_Toc126055245"/>
        <w:bookmarkStart w:id="4792" w:name="_Toc126058037"/>
        <w:bookmarkStart w:id="4793" w:name="_Toc127182386"/>
        <w:bookmarkStart w:id="4794" w:name="_Toc127182723"/>
        <w:bookmarkStart w:id="4795" w:name="_Toc127191907"/>
        <w:bookmarkStart w:id="4796" w:name="_Toc127353336"/>
        <w:bookmarkStart w:id="4797" w:name="_Toc127370336"/>
        <w:bookmarkEnd w:id="4770"/>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del>
    </w:p>
    <w:p w14:paraId="1C1BABAC" w14:textId="017EF6AC" w:rsidR="006238CC" w:rsidRPr="0045721D" w:rsidDel="00A04755" w:rsidRDefault="006238CC" w:rsidP="006238CC">
      <w:pPr>
        <w:rPr>
          <w:del w:id="4798" w:author="Kumar Baral" w:date="2022-12-12T16:54:00Z"/>
          <w:highlight w:val="yellow"/>
          <w:rPrChange w:id="4799" w:author="Kumar Baral" w:date="2022-12-12T16:18:00Z">
            <w:rPr>
              <w:del w:id="4800" w:author="Kumar Baral" w:date="2022-12-12T16:54:00Z"/>
            </w:rPr>
          </w:rPrChange>
        </w:rPr>
      </w:pPr>
      <w:del w:id="4801" w:author="Kumar Baral" w:date="2022-12-12T16:54:00Z">
        <w:r w:rsidRPr="0045721D" w:rsidDel="00A04755">
          <w:rPr>
            <w:highlight w:val="yellow"/>
            <w:rPrChange w:id="4802"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803" w:author="Kumar Baral" w:date="2022-12-12T16:18:00Z">
              <w:rPr/>
            </w:rPrChange>
          </w:rPr>
          <w:delText xml:space="preserve"> </w:delText>
        </w:r>
        <w:r w:rsidR="00A80D5B" w:rsidRPr="0045721D" w:rsidDel="00A04755">
          <w:rPr>
            <w:highlight w:val="yellow"/>
            <w:rPrChange w:id="4804" w:author="Kumar Baral" w:date="2022-12-12T16:18:00Z">
              <w:rPr/>
            </w:rPrChange>
          </w:rPr>
          <w:fldChar w:fldCharType="begin"/>
        </w:r>
        <w:r w:rsidR="00A80D5B" w:rsidRPr="0045721D" w:rsidDel="00A04755">
          <w:rPr>
            <w:highlight w:val="yellow"/>
            <w:rPrChange w:id="4805"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806" w:author="Kumar Baral" w:date="2022-12-12T16:18:00Z">
              <w:rPr>
                <w:highlight w:val="yellow"/>
              </w:rPr>
            </w:rPrChange>
          </w:rPr>
        </w:r>
        <w:r w:rsidR="00A80D5B" w:rsidRPr="0045721D" w:rsidDel="00A04755">
          <w:rPr>
            <w:highlight w:val="yellow"/>
            <w:rPrChange w:id="4807" w:author="Kumar Baral" w:date="2022-12-12T16:18:00Z">
              <w:rPr/>
            </w:rPrChange>
          </w:rPr>
          <w:fldChar w:fldCharType="separate"/>
        </w:r>
        <w:r w:rsidR="00EA54C4" w:rsidRPr="0045721D" w:rsidDel="00A04755">
          <w:rPr>
            <w:highlight w:val="yellow"/>
            <w:rPrChange w:id="4808" w:author="Kumar Baral" w:date="2022-12-12T16:18:00Z">
              <w:rPr/>
            </w:rPrChange>
          </w:rPr>
          <w:delText xml:space="preserve">Figure </w:delText>
        </w:r>
        <w:r w:rsidR="00EA54C4" w:rsidRPr="0045721D" w:rsidDel="00A04755">
          <w:rPr>
            <w:noProof/>
            <w:highlight w:val="yellow"/>
            <w:rPrChange w:id="4809" w:author="Kumar Baral" w:date="2022-12-12T16:18:00Z">
              <w:rPr>
                <w:noProof/>
              </w:rPr>
            </w:rPrChange>
          </w:rPr>
          <w:delText>2</w:delText>
        </w:r>
        <w:r w:rsidR="00EA54C4" w:rsidRPr="0045721D" w:rsidDel="00A04755">
          <w:rPr>
            <w:highlight w:val="yellow"/>
            <w:rPrChange w:id="4810" w:author="Kumar Baral" w:date="2022-12-12T16:18:00Z">
              <w:rPr/>
            </w:rPrChange>
          </w:rPr>
          <w:noBreakHyphen/>
        </w:r>
        <w:r w:rsidR="00EA54C4" w:rsidRPr="0045721D" w:rsidDel="00A04755">
          <w:rPr>
            <w:noProof/>
            <w:highlight w:val="yellow"/>
            <w:rPrChange w:id="4811" w:author="Kumar Baral" w:date="2022-12-12T16:18:00Z">
              <w:rPr>
                <w:noProof/>
              </w:rPr>
            </w:rPrChange>
          </w:rPr>
          <w:delText>2</w:delText>
        </w:r>
        <w:r w:rsidR="00A80D5B" w:rsidRPr="0045721D" w:rsidDel="00A04755">
          <w:rPr>
            <w:highlight w:val="yellow"/>
            <w:rPrChange w:id="4812" w:author="Kumar Baral" w:date="2022-12-12T16:18:00Z">
              <w:rPr/>
            </w:rPrChange>
          </w:rPr>
          <w:fldChar w:fldCharType="end"/>
        </w:r>
        <w:r w:rsidR="00A80D5B" w:rsidRPr="0045721D" w:rsidDel="00A04755">
          <w:rPr>
            <w:highlight w:val="yellow"/>
            <w:rPrChange w:id="4813" w:author="Kumar Baral" w:date="2022-12-12T16:18:00Z">
              <w:rPr/>
            </w:rPrChange>
          </w:rPr>
          <w:delText xml:space="preserve"> and</w:delText>
        </w:r>
        <w:r w:rsidRPr="0045721D" w:rsidDel="00A04755">
          <w:rPr>
            <w:highlight w:val="yellow"/>
            <w:rPrChange w:id="4814" w:author="Kumar Baral" w:date="2022-12-12T16:18:00Z">
              <w:rPr/>
            </w:rPrChange>
          </w:rPr>
          <w:delText xml:space="preserve"> </w:delText>
        </w:r>
        <w:r w:rsidR="00FE5FBC" w:rsidRPr="0045721D" w:rsidDel="00A04755">
          <w:rPr>
            <w:highlight w:val="yellow"/>
            <w:rPrChange w:id="4815" w:author="Kumar Baral" w:date="2022-12-12T16:18:00Z">
              <w:rPr/>
            </w:rPrChange>
          </w:rPr>
          <w:fldChar w:fldCharType="begin"/>
        </w:r>
        <w:r w:rsidR="00FE5FBC" w:rsidRPr="0045721D" w:rsidDel="00A04755">
          <w:rPr>
            <w:highlight w:val="yellow"/>
            <w:rPrChange w:id="4816"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817" w:author="Kumar Baral" w:date="2022-12-12T16:18:00Z">
              <w:rPr>
                <w:highlight w:val="yellow"/>
              </w:rPr>
            </w:rPrChange>
          </w:rPr>
        </w:r>
        <w:r w:rsidR="00FE5FBC" w:rsidRPr="0045721D" w:rsidDel="00A04755">
          <w:rPr>
            <w:highlight w:val="yellow"/>
            <w:rPrChange w:id="4818" w:author="Kumar Baral" w:date="2022-12-12T16:18:00Z">
              <w:rPr/>
            </w:rPrChange>
          </w:rPr>
          <w:fldChar w:fldCharType="separate"/>
        </w:r>
        <w:r w:rsidR="00EA54C4" w:rsidRPr="0045721D" w:rsidDel="00A04755">
          <w:rPr>
            <w:highlight w:val="yellow"/>
            <w:rPrChange w:id="4819" w:author="Kumar Baral" w:date="2022-12-12T16:18:00Z">
              <w:rPr/>
            </w:rPrChange>
          </w:rPr>
          <w:delText xml:space="preserve">Figure </w:delText>
        </w:r>
        <w:r w:rsidR="00EA54C4" w:rsidRPr="0045721D" w:rsidDel="00A04755">
          <w:rPr>
            <w:noProof/>
            <w:highlight w:val="yellow"/>
            <w:rPrChange w:id="4820" w:author="Kumar Baral" w:date="2022-12-12T16:18:00Z">
              <w:rPr>
                <w:noProof/>
              </w:rPr>
            </w:rPrChange>
          </w:rPr>
          <w:delText>2</w:delText>
        </w:r>
        <w:r w:rsidR="00EA54C4" w:rsidRPr="0045721D" w:rsidDel="00A04755">
          <w:rPr>
            <w:highlight w:val="yellow"/>
            <w:rPrChange w:id="4821" w:author="Kumar Baral" w:date="2022-12-12T16:18:00Z">
              <w:rPr/>
            </w:rPrChange>
          </w:rPr>
          <w:noBreakHyphen/>
        </w:r>
        <w:r w:rsidR="00EA54C4" w:rsidRPr="0045721D" w:rsidDel="00A04755">
          <w:rPr>
            <w:noProof/>
            <w:highlight w:val="yellow"/>
            <w:rPrChange w:id="4822" w:author="Kumar Baral" w:date="2022-12-12T16:18:00Z">
              <w:rPr>
                <w:noProof/>
              </w:rPr>
            </w:rPrChange>
          </w:rPr>
          <w:delText>3</w:delText>
        </w:r>
        <w:r w:rsidR="00FE5FBC" w:rsidRPr="0045721D" w:rsidDel="00A04755">
          <w:rPr>
            <w:highlight w:val="yellow"/>
            <w:rPrChange w:id="4823" w:author="Kumar Baral" w:date="2022-12-12T16:18:00Z">
              <w:rPr/>
            </w:rPrChange>
          </w:rPr>
          <w:fldChar w:fldCharType="end"/>
        </w:r>
        <w:r w:rsidRPr="0045721D" w:rsidDel="00A04755">
          <w:rPr>
            <w:highlight w:val="yellow"/>
            <w:rPrChange w:id="4824" w:author="Kumar Baral" w:date="2022-12-12T16:18:00Z">
              <w:rPr/>
            </w:rPrChange>
          </w:rPr>
          <w:delText>.</w:delText>
        </w:r>
        <w:bookmarkStart w:id="4825" w:name="_Toc121824748"/>
        <w:bookmarkStart w:id="4826" w:name="_Toc121825386"/>
        <w:bookmarkStart w:id="4827" w:name="_Toc121826026"/>
        <w:bookmarkStart w:id="4828" w:name="_Toc121826890"/>
        <w:bookmarkStart w:id="4829" w:name="_Toc121834313"/>
        <w:bookmarkStart w:id="4830" w:name="_Toc125550180"/>
        <w:bookmarkStart w:id="4831" w:name="_Toc125555675"/>
        <w:bookmarkStart w:id="4832" w:name="_Toc125557547"/>
        <w:bookmarkStart w:id="4833" w:name="_Toc125559434"/>
        <w:bookmarkStart w:id="4834" w:name="_Toc125618612"/>
        <w:bookmarkStart w:id="4835" w:name="_Toc125640059"/>
        <w:bookmarkStart w:id="4836" w:name="_Toc125642274"/>
        <w:bookmarkStart w:id="4837" w:name="_Toc125974044"/>
        <w:bookmarkStart w:id="4838" w:name="_Toc125974329"/>
        <w:bookmarkStart w:id="4839" w:name="_Toc126055246"/>
        <w:bookmarkStart w:id="4840" w:name="_Toc126058038"/>
        <w:bookmarkStart w:id="4841" w:name="_Toc127182387"/>
        <w:bookmarkStart w:id="4842" w:name="_Toc127182724"/>
        <w:bookmarkStart w:id="4843" w:name="_Toc127191908"/>
        <w:bookmarkStart w:id="4844" w:name="_Toc127353337"/>
        <w:bookmarkStart w:id="4845" w:name="_Toc127370337"/>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574293CB" w14:textId="1FD0B128" w:rsidR="006238CC" w:rsidRPr="0045721D" w:rsidDel="00A04755" w:rsidRDefault="008F6CE4" w:rsidP="006238CC">
      <w:pPr>
        <w:keepNext/>
        <w:rPr>
          <w:del w:id="4846" w:author="Kumar Baral" w:date="2022-12-12T16:54:00Z"/>
          <w:highlight w:val="yellow"/>
          <w:rPrChange w:id="4847" w:author="Kumar Baral" w:date="2022-12-12T16:18:00Z">
            <w:rPr>
              <w:del w:id="4848" w:author="Kumar Baral" w:date="2022-12-12T16:54:00Z"/>
            </w:rPr>
          </w:rPrChange>
        </w:rPr>
      </w:pPr>
      <w:del w:id="4849" w:author="Kumar Baral" w:date="2022-12-12T16:54:00Z">
        <w:r w:rsidRPr="0045721D" w:rsidDel="00A04755">
          <w:rPr>
            <w:noProof/>
            <w:highlight w:val="yellow"/>
            <w:lang w:bidi="ne-NP"/>
            <w:rPrChange w:id="4850"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851" w:name="_Toc121824749"/>
        <w:bookmarkStart w:id="4852" w:name="_Toc121825387"/>
        <w:bookmarkStart w:id="4853" w:name="_Toc121826027"/>
        <w:bookmarkStart w:id="4854" w:name="_Toc121826891"/>
        <w:bookmarkStart w:id="4855" w:name="_Toc121834314"/>
        <w:bookmarkStart w:id="4856" w:name="_Toc125550181"/>
        <w:bookmarkStart w:id="4857" w:name="_Toc125555676"/>
        <w:bookmarkStart w:id="4858" w:name="_Toc125557548"/>
        <w:bookmarkStart w:id="4859" w:name="_Toc125559435"/>
        <w:bookmarkStart w:id="4860" w:name="_Toc125618613"/>
        <w:bookmarkStart w:id="4861" w:name="_Toc125640060"/>
        <w:bookmarkStart w:id="4862" w:name="_Toc125642275"/>
        <w:bookmarkStart w:id="4863" w:name="_Toc125974045"/>
        <w:bookmarkStart w:id="4864" w:name="_Toc125974330"/>
        <w:bookmarkStart w:id="4865" w:name="_Toc126055247"/>
        <w:bookmarkStart w:id="4866" w:name="_Toc126058039"/>
        <w:bookmarkStart w:id="4867" w:name="_Toc127182388"/>
        <w:bookmarkStart w:id="4868" w:name="_Toc127182725"/>
        <w:bookmarkStart w:id="4869" w:name="_Toc127191909"/>
        <w:bookmarkStart w:id="4870" w:name="_Toc127353338"/>
        <w:bookmarkStart w:id="4871" w:name="_Toc127370338"/>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del>
    </w:p>
    <w:p w14:paraId="41E3497F" w14:textId="1FB58126" w:rsidR="006238CC" w:rsidRPr="006238CC" w:rsidDel="00A04755" w:rsidRDefault="006238CC" w:rsidP="006238CC">
      <w:pPr>
        <w:pStyle w:val="Caption"/>
        <w:rPr>
          <w:del w:id="4872" w:author="Kumar Baral" w:date="2022-12-12T16:54:00Z"/>
        </w:rPr>
      </w:pPr>
      <w:bookmarkStart w:id="4873" w:name="_Ref72830869"/>
      <w:del w:id="4874" w:author="Kumar Baral" w:date="2022-12-12T16:54:00Z">
        <w:r w:rsidRPr="0045721D" w:rsidDel="00A04755">
          <w:rPr>
            <w:highlight w:val="yellow"/>
            <w:rPrChange w:id="4875" w:author="Kumar Baral" w:date="2022-12-12T16:18:00Z">
              <w:rPr/>
            </w:rPrChange>
          </w:rPr>
          <w:delText xml:space="preserve">Figure </w:delText>
        </w:r>
      </w:del>
      <w:del w:id="4876" w:author="Kumar Baral" w:date="2022-12-12T16:52:00Z">
        <w:r w:rsidR="003D276E" w:rsidRPr="0045721D" w:rsidDel="00A04755">
          <w:rPr>
            <w:highlight w:val="yellow"/>
            <w:rPrChange w:id="4877" w:author="Kumar Baral" w:date="2022-12-12T16:18:00Z">
              <w:rPr/>
            </w:rPrChange>
          </w:rPr>
          <w:fldChar w:fldCharType="begin"/>
        </w:r>
        <w:r w:rsidR="003D276E" w:rsidRPr="0045721D" w:rsidDel="00A04755">
          <w:rPr>
            <w:highlight w:val="yellow"/>
            <w:rPrChange w:id="4878" w:author="Kumar Baral" w:date="2022-12-12T16:18:00Z">
              <w:rPr/>
            </w:rPrChange>
          </w:rPr>
          <w:delInstrText xml:space="preserve"> STYLEREF 1 \s </w:delInstrText>
        </w:r>
        <w:r w:rsidR="003D276E" w:rsidRPr="0045721D" w:rsidDel="00A04755">
          <w:rPr>
            <w:highlight w:val="yellow"/>
            <w:rPrChange w:id="4879" w:author="Kumar Baral" w:date="2022-12-12T16:18:00Z">
              <w:rPr>
                <w:noProof/>
              </w:rPr>
            </w:rPrChange>
          </w:rPr>
          <w:fldChar w:fldCharType="separate"/>
        </w:r>
        <w:r w:rsidR="00EA54C4" w:rsidRPr="0045721D" w:rsidDel="00A04755">
          <w:rPr>
            <w:noProof/>
            <w:highlight w:val="yellow"/>
            <w:rPrChange w:id="4880" w:author="Kumar Baral" w:date="2022-12-12T16:18:00Z">
              <w:rPr>
                <w:noProof/>
              </w:rPr>
            </w:rPrChange>
          </w:rPr>
          <w:delText>2</w:delText>
        </w:r>
        <w:r w:rsidR="003D276E" w:rsidRPr="0045721D" w:rsidDel="00A04755">
          <w:rPr>
            <w:noProof/>
            <w:highlight w:val="yellow"/>
            <w:rPrChange w:id="4881" w:author="Kumar Baral" w:date="2022-12-12T16:18:00Z">
              <w:rPr>
                <w:noProof/>
              </w:rPr>
            </w:rPrChange>
          </w:rPr>
          <w:fldChar w:fldCharType="end"/>
        </w:r>
        <w:r w:rsidR="006B63D6" w:rsidRPr="0045721D" w:rsidDel="00A04755">
          <w:rPr>
            <w:highlight w:val="yellow"/>
            <w:rPrChange w:id="4882" w:author="Kumar Baral" w:date="2022-12-12T16:18:00Z">
              <w:rPr/>
            </w:rPrChange>
          </w:rPr>
          <w:noBreakHyphen/>
        </w:r>
        <w:r w:rsidR="003D276E" w:rsidRPr="0045721D" w:rsidDel="00A04755">
          <w:rPr>
            <w:highlight w:val="yellow"/>
            <w:rPrChange w:id="4883" w:author="Kumar Baral" w:date="2022-12-12T16:18:00Z">
              <w:rPr/>
            </w:rPrChange>
          </w:rPr>
          <w:fldChar w:fldCharType="begin"/>
        </w:r>
        <w:r w:rsidR="003D276E" w:rsidRPr="0045721D" w:rsidDel="00A04755">
          <w:rPr>
            <w:highlight w:val="yellow"/>
            <w:rPrChange w:id="4884" w:author="Kumar Baral" w:date="2022-12-12T16:18:00Z">
              <w:rPr/>
            </w:rPrChange>
          </w:rPr>
          <w:delInstrText xml:space="preserve"> SEQ Figure \* ARABIC \s 1 </w:delInstrText>
        </w:r>
        <w:r w:rsidR="003D276E" w:rsidRPr="0045721D" w:rsidDel="00A04755">
          <w:rPr>
            <w:highlight w:val="yellow"/>
            <w:rPrChange w:id="4885" w:author="Kumar Baral" w:date="2022-12-12T16:18:00Z">
              <w:rPr>
                <w:noProof/>
              </w:rPr>
            </w:rPrChange>
          </w:rPr>
          <w:fldChar w:fldCharType="separate"/>
        </w:r>
        <w:r w:rsidR="00EA54C4" w:rsidRPr="0045721D" w:rsidDel="00A04755">
          <w:rPr>
            <w:noProof/>
            <w:highlight w:val="yellow"/>
            <w:rPrChange w:id="4886" w:author="Kumar Baral" w:date="2022-12-12T16:18:00Z">
              <w:rPr>
                <w:noProof/>
              </w:rPr>
            </w:rPrChange>
          </w:rPr>
          <w:delText>3</w:delText>
        </w:r>
        <w:r w:rsidR="003D276E" w:rsidRPr="0045721D" w:rsidDel="00A04755">
          <w:rPr>
            <w:noProof/>
            <w:highlight w:val="yellow"/>
            <w:rPrChange w:id="4887" w:author="Kumar Baral" w:date="2022-12-12T16:18:00Z">
              <w:rPr>
                <w:noProof/>
              </w:rPr>
            </w:rPrChange>
          </w:rPr>
          <w:fldChar w:fldCharType="end"/>
        </w:r>
      </w:del>
      <w:bookmarkStart w:id="4888" w:name="_Toc62563724"/>
      <w:bookmarkEnd w:id="4873"/>
      <w:del w:id="4889" w:author="Kumar Baral" w:date="2022-12-12T16:54:00Z">
        <w:r w:rsidRPr="0045721D" w:rsidDel="00A04755">
          <w:rPr>
            <w:highlight w:val="yellow"/>
            <w:rPrChange w:id="4890" w:author="Kumar Baral" w:date="2022-12-12T16:18:00Z">
              <w:rPr/>
            </w:rPrChange>
          </w:rPr>
          <w:delText>: Elevation wise area distribution of Catchment at Intake</w:delText>
        </w:r>
        <w:bookmarkStart w:id="4891" w:name="_Toc121824750"/>
        <w:bookmarkStart w:id="4892" w:name="_Toc121825388"/>
        <w:bookmarkStart w:id="4893" w:name="_Toc121826028"/>
        <w:bookmarkStart w:id="4894" w:name="_Toc121826892"/>
        <w:bookmarkStart w:id="4895" w:name="_Toc121834315"/>
        <w:bookmarkStart w:id="4896" w:name="_Toc125550182"/>
        <w:bookmarkStart w:id="4897" w:name="_Toc125555677"/>
        <w:bookmarkStart w:id="4898" w:name="_Toc125557549"/>
        <w:bookmarkStart w:id="4899" w:name="_Toc125559436"/>
        <w:bookmarkStart w:id="4900" w:name="_Toc125618614"/>
        <w:bookmarkStart w:id="4901" w:name="_Toc125640061"/>
        <w:bookmarkStart w:id="4902" w:name="_Toc125642276"/>
        <w:bookmarkStart w:id="4903" w:name="_Toc125974046"/>
        <w:bookmarkStart w:id="4904" w:name="_Toc125974331"/>
        <w:bookmarkStart w:id="4905" w:name="_Toc126055248"/>
        <w:bookmarkStart w:id="4906" w:name="_Toc126058040"/>
        <w:bookmarkStart w:id="4907" w:name="_Toc127182389"/>
        <w:bookmarkStart w:id="4908" w:name="_Toc127182726"/>
        <w:bookmarkStart w:id="4909" w:name="_Toc127191910"/>
        <w:bookmarkStart w:id="4910" w:name="_Toc127353339"/>
        <w:bookmarkStart w:id="4911" w:name="_Toc127370339"/>
        <w:bookmarkEnd w:id="4888"/>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del>
    </w:p>
    <w:p w14:paraId="4787682D" w14:textId="384A7AEC" w:rsidR="006238CC" w:rsidRDefault="006238CC" w:rsidP="001F4328">
      <w:pPr>
        <w:pStyle w:val="Heading2"/>
      </w:pPr>
      <w:bookmarkStart w:id="4912" w:name="_Toc454649651"/>
      <w:bookmarkStart w:id="4913" w:name="_Toc477261916"/>
      <w:bookmarkStart w:id="4914" w:name="_Toc23762112"/>
      <w:bookmarkStart w:id="4915" w:name="_Toc68879954"/>
      <w:bookmarkStart w:id="4916" w:name="_Toc127370340"/>
      <w:bookmarkEnd w:id="1923"/>
      <w:bookmarkEnd w:id="1924"/>
      <w:bookmarkEnd w:id="1925"/>
      <w:bookmarkEnd w:id="1926"/>
      <w:bookmarkEnd w:id="1927"/>
      <w:bookmarkEnd w:id="1928"/>
      <w:r w:rsidRPr="006238CC">
        <w:t>Climate</w:t>
      </w:r>
      <w:bookmarkEnd w:id="4912"/>
      <w:bookmarkEnd w:id="4913"/>
      <w:bookmarkEnd w:id="4914"/>
      <w:bookmarkEnd w:id="4915"/>
      <w:bookmarkEnd w:id="4916"/>
    </w:p>
    <w:p w14:paraId="0139159F" w14:textId="38B0AF7F"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917" w:author="Kumar Baral" w:date="2023-02-13T11:21:00Z">
        <w:r w:rsidR="00F23E72" w:rsidRPr="008A7711">
          <w:t>Precipitation patterns</w:t>
        </w:r>
        <w:r w:rsidR="00F23E72">
          <w:rPr>
            <w:rFonts w:cstheme="minorBidi"/>
          </w:rPr>
          <w:t xml:space="preserve">, </w:t>
        </w:r>
      </w:ins>
      <w:ins w:id="4918" w:author="Kumar Baral" w:date="2023-02-13T11:22:00Z">
        <w:r w:rsidR="00F23E72">
          <w:t>t</w:t>
        </w:r>
      </w:ins>
      <w:ins w:id="4919" w:author="Kumar Baral" w:date="2023-02-13T11:21:00Z">
        <w:r w:rsidR="00F23E72" w:rsidRPr="008A7711">
          <w:t>emperature</w:t>
        </w:r>
        <w:r w:rsidR="00F23E72">
          <w:rPr>
            <w:rFonts w:cstheme="minorBidi"/>
          </w:rPr>
          <w:t>,</w:t>
        </w:r>
        <w:r w:rsidR="00F23E72" w:rsidRPr="00F23E72">
          <w:t xml:space="preserve"> </w:t>
        </w:r>
      </w:ins>
      <w:ins w:id="4920" w:author="Kumar Baral" w:date="2023-02-13T11:22:00Z">
        <w:r w:rsidR="00F23E72">
          <w:t>a</w:t>
        </w:r>
      </w:ins>
      <w:ins w:id="4921" w:author="Kumar Baral" w:date="2023-02-13T11:21:00Z">
        <w:r w:rsidR="00F23E72" w:rsidRPr="008A7711">
          <w:t>tmospheric circulation</w:t>
        </w:r>
      </w:ins>
      <w:ins w:id="4922" w:author="Kumar Baral" w:date="2023-02-13T11:22:00Z">
        <w:r w:rsidR="00F23E72">
          <w:t>,</w:t>
        </w:r>
      </w:ins>
      <w:ins w:id="4923" w:author="Kumar Baral" w:date="2023-02-13T11:21:00Z">
        <w:r w:rsidR="00F23E72">
          <w:rPr>
            <w:rFonts w:cstheme="minorBidi"/>
          </w:rPr>
          <w:t xml:space="preserve"> </w:t>
        </w:r>
      </w:ins>
      <w:ins w:id="4924" w:author="Kumar Baral" w:date="2023-02-13T11:22:00Z">
        <w:r w:rsidR="00F23E72">
          <w:t>cl</w:t>
        </w:r>
      </w:ins>
      <w:ins w:id="4925" w:author="Kumar Baral" w:date="2023-02-13T11:21:00Z">
        <w:r w:rsidR="00F23E72" w:rsidRPr="008A7711">
          <w:t>imate extremes</w:t>
        </w:r>
      </w:ins>
      <w:ins w:id="4926" w:author="Kumar Baral" w:date="2023-02-13T11:22:00Z">
        <w:r w:rsidR="00F23E72">
          <w:t>,</w:t>
        </w:r>
      </w:ins>
      <w:ins w:id="4927"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928" w:author="Kumar Baral" w:date="2023-02-13T11:22:00Z">
        <w:r w:rsidRPr="008A7711" w:rsidDel="00F23E72">
          <w:rPr>
            <w:rFonts w:cstheme="minorBidi"/>
          </w:rPr>
          <w:delText>The following</w:delText>
        </w:r>
      </w:del>
      <w:ins w:id="4929" w:author="Kumar Baral" w:date="2023-02-13T11:22:00Z">
        <w:r w:rsidR="00F23E72">
          <w:rPr>
            <w:rFonts w:cstheme="minorBidi"/>
          </w:rPr>
          <w:t>are the</w:t>
        </w:r>
      </w:ins>
      <w:r w:rsidRPr="008A7711">
        <w:rPr>
          <w:rFonts w:cstheme="minorBidi"/>
        </w:rPr>
        <w:t xml:space="preserve"> aspects of climate </w:t>
      </w:r>
      <w:ins w:id="4930" w:author="Kumar Baral" w:date="2023-02-13T11:22:00Z">
        <w:r w:rsidR="00F23E72">
          <w:rPr>
            <w:rFonts w:cstheme="minorBidi"/>
          </w:rPr>
          <w:t xml:space="preserve">that </w:t>
        </w:r>
      </w:ins>
      <w:r w:rsidRPr="008A7711">
        <w:rPr>
          <w:rFonts w:cstheme="minorBidi"/>
        </w:rPr>
        <w:t>should be considered when preparing a report on the impact of climate on hydrology:</w:t>
      </w:r>
    </w:p>
    <w:p w14:paraId="05FF32BB" w14:textId="5052373A" w:rsidR="000C7DC9" w:rsidRPr="008A7711" w:rsidDel="00F23E72" w:rsidRDefault="000C7DC9" w:rsidP="000C7DC9">
      <w:pPr>
        <w:pStyle w:val="ListParagraph"/>
        <w:numPr>
          <w:ilvl w:val="0"/>
          <w:numId w:val="136"/>
        </w:numPr>
        <w:spacing w:before="0" w:after="160" w:line="259" w:lineRule="auto"/>
        <w:jc w:val="left"/>
        <w:rPr>
          <w:del w:id="4931" w:author="Kumar Baral" w:date="2023-02-13T11:21:00Z"/>
        </w:rPr>
      </w:pPr>
      <w:del w:id="4932" w:author="Kumar Baral" w:date="2023-02-13T11:21:00Z">
        <w:r w:rsidRPr="008A7711" w:rsidDel="00F23E72">
          <w:delText>Precipitation patterns: The amount, frequency, and distribution of precipitation in a region greatly affect the water balance and runoff.</w:delText>
        </w:r>
      </w:del>
    </w:p>
    <w:p w14:paraId="2A49EBBB" w14:textId="74758179" w:rsidR="000C7DC9" w:rsidRPr="008A7711" w:rsidDel="00F23E72" w:rsidRDefault="000C7DC9" w:rsidP="000C7DC9">
      <w:pPr>
        <w:pStyle w:val="ListParagraph"/>
        <w:numPr>
          <w:ilvl w:val="0"/>
          <w:numId w:val="136"/>
        </w:numPr>
        <w:spacing w:before="0" w:after="160" w:line="259" w:lineRule="auto"/>
        <w:jc w:val="left"/>
        <w:rPr>
          <w:del w:id="4933" w:author="Kumar Baral" w:date="2023-02-13T11:21:00Z"/>
        </w:rPr>
      </w:pPr>
      <w:del w:id="4934" w:author="Kumar Baral" w:date="2023-02-13T11:21:00Z">
        <w:r w:rsidRPr="008A7711" w:rsidDel="00F23E72">
          <w:delText>Temperature: Temperature influences the rate of evaporation and snowmelt, which can affect runoff and water supply.</w:delText>
        </w:r>
      </w:del>
    </w:p>
    <w:p w14:paraId="70E521F5" w14:textId="5AF4EED3" w:rsidR="000C7DC9" w:rsidRPr="008A7711" w:rsidDel="00F23E72" w:rsidRDefault="000C7DC9" w:rsidP="000C7DC9">
      <w:pPr>
        <w:pStyle w:val="ListParagraph"/>
        <w:numPr>
          <w:ilvl w:val="0"/>
          <w:numId w:val="136"/>
        </w:numPr>
        <w:spacing w:before="0" w:after="160" w:line="259" w:lineRule="auto"/>
        <w:jc w:val="left"/>
        <w:rPr>
          <w:del w:id="4935" w:author="Kumar Baral" w:date="2023-02-13T11:21:00Z"/>
        </w:rPr>
      </w:pPr>
      <w:del w:id="4936" w:author="Kumar Baral" w:date="2023-02-13T11:21:00Z">
        <w:r w:rsidRPr="008A7711" w:rsidDel="00F23E72">
          <w:delText>Atmospheric circulation: The distribution of pressure systems and prevailing wind patterns can alter the amount and distribution of precipitation in a region.</w:delText>
        </w:r>
      </w:del>
    </w:p>
    <w:p w14:paraId="21549753" w14:textId="6535DCC5" w:rsidR="000C7DC9" w:rsidRPr="008A7711" w:rsidDel="00F23E72" w:rsidRDefault="000C7DC9" w:rsidP="000C7DC9">
      <w:pPr>
        <w:pStyle w:val="ListParagraph"/>
        <w:numPr>
          <w:ilvl w:val="0"/>
          <w:numId w:val="136"/>
        </w:numPr>
        <w:spacing w:before="0" w:after="160" w:line="259" w:lineRule="auto"/>
        <w:jc w:val="left"/>
        <w:rPr>
          <w:del w:id="4937" w:author="Kumar Baral" w:date="2023-02-13T11:21:00Z"/>
        </w:rPr>
      </w:pPr>
      <w:del w:id="4938" w:author="Kumar Baral" w:date="2023-02-13T11:21:00Z">
        <w:r w:rsidRPr="008A7711" w:rsidDel="00F23E72">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Del="00F23E72" w:rsidRDefault="000C7DC9" w:rsidP="000C7DC9">
      <w:pPr>
        <w:pStyle w:val="ListParagraph"/>
        <w:numPr>
          <w:ilvl w:val="0"/>
          <w:numId w:val="136"/>
        </w:numPr>
        <w:spacing w:before="0" w:after="160" w:line="259" w:lineRule="auto"/>
        <w:jc w:val="left"/>
        <w:rPr>
          <w:del w:id="4939" w:author="Kumar Baral" w:date="2023-02-13T11:21:00Z"/>
        </w:rPr>
      </w:pPr>
      <w:del w:id="4940" w:author="Kumar Baral" w:date="2023-02-13T11:21:00Z">
        <w:r w:rsidRPr="008A7711" w:rsidDel="00F23E72">
          <w:delText>Climate extremes: Climate extremes, such as droughts and floods, can have severe impacts on water resources, including water availability and quality.</w:delText>
        </w:r>
      </w:del>
    </w:p>
    <w:p w14:paraId="77E52692" w14:textId="189E30B7" w:rsidR="000C7DC9" w:rsidRPr="008A7711" w:rsidDel="00F23E72" w:rsidRDefault="000C7DC9" w:rsidP="000C7DC9">
      <w:pPr>
        <w:pStyle w:val="ListParagraph"/>
        <w:numPr>
          <w:ilvl w:val="0"/>
          <w:numId w:val="136"/>
        </w:numPr>
        <w:spacing w:before="0" w:after="160" w:line="259" w:lineRule="auto"/>
        <w:jc w:val="left"/>
        <w:rPr>
          <w:del w:id="4941" w:author="Kumar Baral" w:date="2023-02-13T11:21:00Z"/>
          <w:rFonts w:cstheme="minorBidi"/>
        </w:rPr>
      </w:pPr>
      <w:del w:id="4942" w:author="Kumar Baral" w:date="2023-02-13T11:21:00Z">
        <w:r w:rsidRPr="008A7711" w:rsidDel="00F23E72">
          <w:rPr>
            <w:rFonts w:cstheme="minorBidi"/>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8A7711" w:rsidDel="00F23E72" w:rsidRDefault="000C7DC9" w:rsidP="000C7DC9">
      <w:pPr>
        <w:pStyle w:val="ListParagraph"/>
        <w:numPr>
          <w:ilvl w:val="0"/>
          <w:numId w:val="136"/>
        </w:numPr>
        <w:spacing w:before="0" w:after="160" w:line="259" w:lineRule="auto"/>
        <w:jc w:val="left"/>
        <w:rPr>
          <w:del w:id="4943" w:author="Kumar Baral" w:date="2023-02-13T11:21:00Z"/>
        </w:rPr>
      </w:pPr>
      <w:del w:id="4944" w:author="Kumar Baral" w:date="2023-02-13T11:21:00Z">
        <w:r w:rsidRPr="008A7711" w:rsidDel="00F23E72">
          <w:rPr>
            <w:rFonts w:cstheme="minorBidi"/>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Del="00F23E72" w:rsidRDefault="000C7DC9" w:rsidP="000C7DC9">
      <w:pPr>
        <w:rPr>
          <w:del w:id="4945" w:author="Kumar Baral" w:date="2023-02-13T11:22:00Z"/>
        </w:rPr>
      </w:pPr>
      <w:del w:id="4946" w:author="Kumar Baral" w:date="2023-02-13T11:22:00Z">
        <w:r w:rsidRPr="008A7711" w:rsidDel="00F23E72">
          <w:rPr>
            <w:rFonts w:cstheme="minorBidi"/>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704655EE" w:rsidR="00F23E72" w:rsidRPr="008A7711" w:rsidRDefault="000C7DC9" w:rsidP="000C7DC9">
      <w:pPr>
        <w:rPr>
          <w:rFonts w:cstheme="minorBidi"/>
        </w:rPr>
      </w:pPr>
      <w:del w:id="4947" w:author="Kumar Baral" w:date="2023-02-13T11:22:00Z">
        <w:r w:rsidRPr="008A7711" w:rsidDel="00F23E72">
          <w:rPr>
            <w:rFonts w:cstheme="minorBidi"/>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ins w:id="4948" w:author="Kumar Baral" w:date="2023-02-13T11:18:00Z">
        <w:r w:rsidR="00F23E72">
          <w:rPr>
            <w:rFonts w:cstheme="minorBidi"/>
          </w:rPr>
          <w:t xml:space="preserve">The climatological data (1991-1994) of Chapakot published by DHM is </w:t>
        </w:r>
      </w:ins>
      <w:ins w:id="4949" w:author="Kumar Baral" w:date="2023-02-13T14:07:00Z">
        <w:r w:rsidR="00141D16">
          <w:rPr>
            <w:rFonts w:cstheme="minorBidi"/>
          </w:rPr>
          <w:t>considered. The</w:t>
        </w:r>
      </w:ins>
      <w:ins w:id="4950" w:author="Kumar Baral" w:date="2023-02-13T11:19:00Z">
        <w:r w:rsidR="00F23E72">
          <w:rPr>
            <w:rFonts w:cstheme="minorBidi"/>
          </w:rPr>
          <w:t xml:space="preserve"> absolute maximum and minimum temperature is 42</w:t>
        </w:r>
      </w:ins>
      <w:ins w:id="4951" w:author="Kumar Baral" w:date="2023-02-13T11:23:00Z">
        <w:r w:rsidR="00F23E72">
          <w:rPr>
            <w:rFonts w:cstheme="minorBidi"/>
            <w:vertAlign w:val="superscript"/>
          </w:rPr>
          <w:t>0</w:t>
        </w:r>
        <w:r w:rsidR="00F23E72">
          <w:rPr>
            <w:rFonts w:cstheme="minorBidi"/>
          </w:rPr>
          <w:t xml:space="preserve"> </w:t>
        </w:r>
      </w:ins>
      <w:ins w:id="4952" w:author="Kumar Baral" w:date="2023-02-13T11:19:00Z">
        <w:r w:rsidR="00F23E72">
          <w:rPr>
            <w:rFonts w:cstheme="minorBidi"/>
          </w:rPr>
          <w:t xml:space="preserve">C and </w:t>
        </w:r>
      </w:ins>
      <w:ins w:id="4953" w:author="Kumar Baral" w:date="2023-02-13T11:23:00Z">
        <w:r w:rsidR="00F23E72">
          <w:rPr>
            <w:rFonts w:cstheme="minorBidi"/>
          </w:rPr>
          <w:t>4</w:t>
        </w:r>
        <w:r w:rsidR="00F23E72">
          <w:rPr>
            <w:rFonts w:cstheme="minorBidi"/>
            <w:vertAlign w:val="superscript"/>
          </w:rPr>
          <w:t>0</w:t>
        </w:r>
        <w:r w:rsidR="00F23E72">
          <w:rPr>
            <w:rFonts w:cstheme="minorBidi"/>
          </w:rPr>
          <w:t xml:space="preserve"> C</w:t>
        </w:r>
      </w:ins>
      <w:ins w:id="4954" w:author="Kumar Baral" w:date="2023-02-13T11:20:00Z">
        <w:r w:rsidR="00F23E72">
          <w:rPr>
            <w:rFonts w:cstheme="minorBidi"/>
          </w:rPr>
          <w:t xml:space="preserve"> respectively and relative humidity is </w:t>
        </w:r>
      </w:ins>
      <w:ins w:id="4955" w:author="Kumar Baral" w:date="2023-02-13T11:24:00Z">
        <w:r w:rsidR="00F23E72">
          <w:rPr>
            <w:rFonts w:cstheme="minorBidi"/>
          </w:rPr>
          <w:t>between</w:t>
        </w:r>
      </w:ins>
      <w:ins w:id="4956" w:author="Kumar Baral" w:date="2023-02-13T11:20:00Z">
        <w:r w:rsidR="00F23E72">
          <w:rPr>
            <w:rFonts w:cstheme="minorBidi"/>
          </w:rPr>
          <w:t xml:space="preserve"> 47 and 90 </w:t>
        </w:r>
      </w:ins>
      <w:ins w:id="4957" w:author="Kumar Baral" w:date="2023-02-13T11:24:00Z">
        <w:r w:rsidR="00F23E72">
          <w:rPr>
            <w:rFonts w:cstheme="minorBidi"/>
          </w:rPr>
          <w:t>percent</w:t>
        </w:r>
      </w:ins>
      <w:ins w:id="4958" w:author="Kumar Baral" w:date="2023-02-13T11:20:00Z">
        <w:r w:rsidR="00F23E72">
          <w:rPr>
            <w:rFonts w:cstheme="minorBidi"/>
          </w:rPr>
          <w:t xml:space="preserve"> depending on the time variation (UFSR, 2008)</w:t>
        </w:r>
      </w:ins>
      <w:r w:rsidR="00F70819">
        <w:rPr>
          <w:rFonts w:cstheme="minorBidi"/>
        </w:rPr>
        <w:t>.</w:t>
      </w:r>
    </w:p>
    <w:p w14:paraId="2AD746AF" w14:textId="77777777" w:rsidR="00F23E72" w:rsidRDefault="00F23E72" w:rsidP="00F23E72">
      <w:pPr>
        <w:pStyle w:val="Heading2"/>
        <w:ind w:left="630" w:hanging="666"/>
        <w:rPr>
          <w:ins w:id="4959" w:author="Kumar Baral" w:date="2023-02-13T11:25:00Z"/>
        </w:rPr>
      </w:pPr>
      <w:bookmarkStart w:id="4960" w:name="_Toc127370341"/>
      <w:ins w:id="4961" w:author="Kumar Baral" w:date="2023-02-13T11:25:00Z">
        <w:r>
          <w:t>Basin Rainfall</w:t>
        </w:r>
        <w:bookmarkEnd w:id="4960"/>
      </w:ins>
    </w:p>
    <w:p w14:paraId="14B3D16C" w14:textId="77777777" w:rsidR="00F23E72" w:rsidRDefault="00F23E72" w:rsidP="00F23E72">
      <w:pPr>
        <w:rPr>
          <w:ins w:id="4962" w:author="Kumar Baral" w:date="2023-02-13T11:25:00Z"/>
        </w:rPr>
      </w:pPr>
      <w:ins w:id="4963"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5175E823" w14:textId="6FE3B18D" w:rsidR="00F23E72" w:rsidRPr="005C2E26" w:rsidRDefault="00F23E72" w:rsidP="00F23E72">
      <w:pPr>
        <w:rPr>
          <w:ins w:id="4964" w:author="Kumar Baral" w:date="2023-02-13T11:25:00Z"/>
          <w:rFonts w:cstheme="minorBidi"/>
        </w:rPr>
      </w:pPr>
      <w:ins w:id="4965" w:author="Kumar Baral" w:date="2023-02-13T11:25:00Z">
        <w:r>
          <w:rPr>
            <w:rFonts w:eastAsiaTheme="minorHAnsi" w:cstheme="minorBidi"/>
            <w:szCs w:val="22"/>
          </w:rPr>
          <w:t xml:space="preserve">The average annual basin rainfall is 1897 mm. The catchment is medium precipitation type with respect the basin rainfall. The </w:t>
        </w:r>
      </w:ins>
      <w:ins w:id="4966" w:author="Kumar Baral" w:date="2023-02-13T14:09:00Z">
        <w:r w:rsidR="00141D16">
          <w:rPr>
            <w:rFonts w:eastAsiaTheme="minorHAnsi" w:cstheme="minorBidi"/>
            <w:szCs w:val="22"/>
          </w:rPr>
          <w:t>24-hour</w:t>
        </w:r>
      </w:ins>
      <w:ins w:id="4967" w:author="Kumar Baral" w:date="2023-02-13T11:25:00Z">
        <w:r>
          <w:rPr>
            <w:rFonts w:eastAsiaTheme="minorHAnsi" w:cstheme="minorBidi"/>
            <w:szCs w:val="22"/>
          </w:rPr>
          <w:t xml:space="preserve"> maximum precipitation is 324 mm, which is one sixth of the average annual rainfall indicating potential hydrological risk (UFSR, 2008).</w:t>
        </w:r>
      </w:ins>
    </w:p>
    <w:p w14:paraId="1C5A842E" w14:textId="77777777" w:rsidR="000C7DC9" w:rsidRPr="000C7DC9" w:rsidRDefault="000C7DC9" w:rsidP="000C7DC9"/>
    <w:p w14:paraId="369B6CB4" w14:textId="1DC27C5C" w:rsidR="006238CC" w:rsidRDefault="0045721D" w:rsidP="001F4328">
      <w:pPr>
        <w:pStyle w:val="Heading2"/>
        <w:rPr>
          <w:ins w:id="4968" w:author="Kumar Baral" w:date="2022-12-12T16:20:00Z"/>
        </w:rPr>
      </w:pPr>
      <w:bookmarkStart w:id="4969" w:name="_Toc62563952"/>
      <w:bookmarkStart w:id="4970" w:name="_Toc127370342"/>
      <w:bookmarkStart w:id="4971" w:name="_Toc454649675"/>
      <w:bookmarkStart w:id="4972" w:name="_Toc477261948"/>
      <w:bookmarkStart w:id="4973" w:name="_Toc23762144"/>
      <w:bookmarkStart w:id="4974" w:name="_Toc68879985"/>
      <w:ins w:id="4975" w:author="Kumar Baral" w:date="2022-12-12T16:18:00Z">
        <w:r>
          <w:t>Available Data</w:t>
        </w:r>
      </w:ins>
      <w:bookmarkEnd w:id="4969"/>
      <w:bookmarkEnd w:id="4970"/>
    </w:p>
    <w:p w14:paraId="1C3BA6CF" w14:textId="5FCDCB04" w:rsidR="0045721D" w:rsidRDefault="0045721D">
      <w:pPr>
        <w:pStyle w:val="Heading3"/>
      </w:pPr>
      <w:bookmarkStart w:id="4976" w:name="_Ref121774566"/>
      <w:bookmarkStart w:id="4977" w:name="_Toc127370343"/>
      <w:ins w:id="4978" w:author="Kumar Baral" w:date="2022-12-12T16:20:00Z">
        <w:r>
          <w:t xml:space="preserve">Hydrological </w:t>
        </w:r>
      </w:ins>
      <w:ins w:id="4979" w:author="Kumar Baral" w:date="2022-12-12T16:21:00Z">
        <w:r>
          <w:t>Data</w:t>
        </w:r>
      </w:ins>
      <w:bookmarkEnd w:id="4976"/>
      <w:bookmarkEnd w:id="4977"/>
    </w:p>
    <w:p w14:paraId="270C7456" w14:textId="059ADF17" w:rsidR="000C7DC9" w:rsidDel="00757369" w:rsidRDefault="000C7DC9" w:rsidP="000C7DC9">
      <w:pPr>
        <w:rPr>
          <w:del w:id="4980" w:author="Kumar Baral" w:date="2023-02-12T12:42:00Z"/>
        </w:rPr>
      </w:pPr>
      <w:r>
        <w:t xml:space="preserve">There is a provision of daily data recording station at the intake of the Jhimruk project.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090B0670" w14:textId="506BDC4B" w:rsidR="00650ED4" w:rsidRPr="0045721D" w:rsidDel="00F23E72" w:rsidRDefault="000C7DC9">
      <w:pPr>
        <w:rPr>
          <w:del w:id="4981" w:author="Kumar Baral" w:date="2023-02-13T11:25:00Z"/>
        </w:rPr>
        <w:pPrChange w:id="4982" w:author="Kumar Baral" w:date="2022-12-12T16:20:00Z">
          <w:pPr>
            <w:pStyle w:val="Heading2"/>
          </w:pPr>
        </w:pPrChange>
      </w:pPr>
      <w:del w:id="4983"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984" w:author="Kumar Baral" w:date="2023-02-10T16:15:00Z">
        <w:r w:rsidDel="00352BC0">
          <w:delText xml:space="preserve">Jhimruk </w:delText>
        </w:r>
      </w:del>
      <w:del w:id="4985"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986" w:author="Kumar Baral" w:date="2023-02-13T11:25:00Z"/>
        </w:rPr>
      </w:pPr>
      <w:del w:id="4987" w:author="Kumar Baral" w:date="2023-02-13T11:25:00Z">
        <w:r w:rsidRPr="006238CC" w:rsidDel="00F23E72">
          <w:br w:type="page"/>
        </w:r>
      </w:del>
    </w:p>
    <w:p w14:paraId="092023C9" w14:textId="684406E1" w:rsidR="000C7DC9" w:rsidDel="00F23E72" w:rsidRDefault="000C7DC9" w:rsidP="000C7DC9">
      <w:pPr>
        <w:pStyle w:val="Heading2"/>
        <w:ind w:left="630" w:hanging="666"/>
        <w:rPr>
          <w:del w:id="4988" w:author="Kumar Baral" w:date="2023-02-13T11:24:00Z"/>
        </w:rPr>
      </w:pPr>
      <w:bookmarkStart w:id="4989" w:name="_Toc62563953"/>
    </w:p>
    <w:p w14:paraId="2FC52111" w14:textId="6BB59660" w:rsidR="000C7DC9" w:rsidDel="00F23E72" w:rsidRDefault="000C7DC9" w:rsidP="000C7DC9">
      <w:pPr>
        <w:rPr>
          <w:del w:id="4990" w:author="Kumar Baral" w:date="2023-02-13T11:25:00Z"/>
        </w:rPr>
      </w:pPr>
      <w:del w:id="4991"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992" w:author="Kumar Baral" w:date="2023-02-13T09:53:00Z"/>
          <w:rFonts w:eastAsiaTheme="minorHAnsi" w:cstheme="minorBidi"/>
          <w:szCs w:val="22"/>
        </w:rPr>
      </w:pPr>
      <w:del w:id="4993"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994" w:author="Kumar Baral" w:date="2023-02-13T09:53:00Z"/>
          <w:rFonts w:eastAsiaTheme="minorHAnsi" w:cstheme="minorBidi"/>
          <w:szCs w:val="22"/>
        </w:rPr>
      </w:pPr>
      <w:del w:id="4995"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996" w:author="Kumar Baral" w:date="2023-02-13T09:53:00Z"/>
          <w:rFonts w:eastAsiaTheme="minorHAnsi" w:cstheme="minorBidi"/>
          <w:szCs w:val="22"/>
        </w:rPr>
      </w:pPr>
      <w:del w:id="4997"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998" w:author="Kumar Baral" w:date="2022-12-12T16:33:00Z">
          <w:pPr>
            <w:pStyle w:val="Heading3"/>
          </w:pPr>
        </w:pPrChange>
      </w:pPr>
      <w:del w:id="4999"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5000"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5001" w:author="Kumar Baral" w:date="2022-12-12T16:33:00Z">
        <w:r w:rsidR="006238CC" w:rsidRPr="006238CC" w:rsidDel="00650ED4">
          <w:delText>Thiessen Polygon Method</w:delText>
        </w:r>
      </w:del>
      <w:bookmarkEnd w:id="4989"/>
    </w:p>
    <w:p w14:paraId="1A0A4A86" w14:textId="663893AD" w:rsidR="006238CC" w:rsidRPr="006238CC" w:rsidDel="00650ED4" w:rsidRDefault="006238CC" w:rsidP="006238CC">
      <w:pPr>
        <w:rPr>
          <w:del w:id="5002" w:author="Kumar Baral" w:date="2022-12-12T16:36:00Z"/>
        </w:rPr>
      </w:pPr>
      <w:del w:id="5003" w:author="Kumar Baral" w:date="2022-12-12T16:36:00Z">
        <w:r w:rsidRPr="006238CC" w:rsidDel="00650ED4">
          <w:lastRenderedPageBreak/>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5004" w:name="_Toc121824757"/>
        <w:bookmarkStart w:id="5005" w:name="_Toc121825395"/>
        <w:bookmarkStart w:id="5006" w:name="_Toc121826035"/>
        <w:bookmarkStart w:id="5007" w:name="_Toc121826899"/>
        <w:bookmarkStart w:id="5008" w:name="_Toc121834322"/>
        <w:bookmarkStart w:id="5009" w:name="_Toc125550189"/>
        <w:bookmarkStart w:id="5010" w:name="_Toc125555684"/>
        <w:bookmarkStart w:id="5011" w:name="_Toc125557556"/>
        <w:bookmarkStart w:id="5012" w:name="_Toc125559443"/>
        <w:bookmarkStart w:id="5013" w:name="_Toc125618621"/>
        <w:bookmarkStart w:id="5014" w:name="_Toc125640068"/>
        <w:bookmarkStart w:id="5015" w:name="_Toc125642283"/>
        <w:bookmarkStart w:id="5016" w:name="_Toc125974053"/>
        <w:bookmarkStart w:id="5017" w:name="_Toc125974338"/>
        <w:bookmarkStart w:id="5018" w:name="_Toc126055255"/>
        <w:bookmarkStart w:id="5019" w:name="_Toc126058047"/>
        <w:bookmarkStart w:id="5020" w:name="_Toc127182394"/>
        <w:bookmarkStart w:id="5021" w:name="_Toc127182731"/>
        <w:bookmarkStart w:id="5022" w:name="_Toc127191915"/>
        <w:bookmarkStart w:id="5023" w:name="_Toc127353344"/>
        <w:bookmarkStart w:id="5024" w:name="_Toc127370344"/>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27B3F7CB" w14:textId="7275F25A" w:rsidR="006238CC" w:rsidDel="00650ED4" w:rsidRDefault="008F6CE4" w:rsidP="006238CC">
      <w:pPr>
        <w:keepNext/>
        <w:rPr>
          <w:del w:id="5025" w:author="Kumar Baral" w:date="2022-12-12T16:36:00Z"/>
        </w:rPr>
      </w:pPr>
      <w:del w:id="5026"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5027" w:name="_Toc121824758"/>
        <w:bookmarkStart w:id="5028" w:name="_Toc121825396"/>
        <w:bookmarkStart w:id="5029" w:name="_Toc121826036"/>
        <w:bookmarkStart w:id="5030" w:name="_Toc121826900"/>
        <w:bookmarkStart w:id="5031" w:name="_Toc121834323"/>
        <w:bookmarkStart w:id="5032" w:name="_Toc125550190"/>
        <w:bookmarkStart w:id="5033" w:name="_Toc125555685"/>
        <w:bookmarkStart w:id="5034" w:name="_Toc125557557"/>
        <w:bookmarkStart w:id="5035" w:name="_Toc125559444"/>
        <w:bookmarkStart w:id="5036" w:name="_Toc125618622"/>
        <w:bookmarkStart w:id="5037" w:name="_Toc125640069"/>
        <w:bookmarkStart w:id="5038" w:name="_Toc125642284"/>
        <w:bookmarkStart w:id="5039" w:name="_Toc125974054"/>
        <w:bookmarkStart w:id="5040" w:name="_Toc125974339"/>
        <w:bookmarkStart w:id="5041" w:name="_Toc126055256"/>
        <w:bookmarkStart w:id="5042" w:name="_Toc126058048"/>
        <w:bookmarkStart w:id="5043" w:name="_Toc127182395"/>
        <w:bookmarkStart w:id="5044" w:name="_Toc127182732"/>
        <w:bookmarkStart w:id="5045" w:name="_Toc127191916"/>
        <w:bookmarkStart w:id="5046" w:name="_Toc127353345"/>
        <w:bookmarkStart w:id="5047" w:name="_Toc127370345"/>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del>
    </w:p>
    <w:p w14:paraId="161C3E4A" w14:textId="56B56AE4" w:rsidR="006238CC" w:rsidRPr="006238CC" w:rsidDel="00650ED4" w:rsidRDefault="006238CC" w:rsidP="006238CC">
      <w:pPr>
        <w:pStyle w:val="Caption"/>
        <w:rPr>
          <w:del w:id="5048" w:author="Kumar Baral" w:date="2022-12-12T16:36:00Z"/>
        </w:rPr>
      </w:pPr>
      <w:del w:id="5049"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5050" w:name="_Toc62563726"/>
        <w:r w:rsidRPr="006238CC" w:rsidDel="00650ED4">
          <w:delText>: Thiessen polygon for catchment of Myagdi Khola Hydropower Project</w:delText>
        </w:r>
        <w:bookmarkStart w:id="5051" w:name="_Toc121824759"/>
        <w:bookmarkStart w:id="5052" w:name="_Toc121825397"/>
        <w:bookmarkStart w:id="5053" w:name="_Toc121826037"/>
        <w:bookmarkStart w:id="5054" w:name="_Toc121826901"/>
        <w:bookmarkStart w:id="5055" w:name="_Toc121834324"/>
        <w:bookmarkStart w:id="5056" w:name="_Toc125550191"/>
        <w:bookmarkStart w:id="5057" w:name="_Toc125555686"/>
        <w:bookmarkStart w:id="5058" w:name="_Toc125557558"/>
        <w:bookmarkStart w:id="5059" w:name="_Toc125559445"/>
        <w:bookmarkStart w:id="5060" w:name="_Toc125618623"/>
        <w:bookmarkStart w:id="5061" w:name="_Toc125640070"/>
        <w:bookmarkStart w:id="5062" w:name="_Toc125642285"/>
        <w:bookmarkStart w:id="5063" w:name="_Toc125974055"/>
        <w:bookmarkStart w:id="5064" w:name="_Toc125974340"/>
        <w:bookmarkStart w:id="5065" w:name="_Toc126055257"/>
        <w:bookmarkStart w:id="5066" w:name="_Toc126058049"/>
        <w:bookmarkStart w:id="5067" w:name="_Toc127182396"/>
        <w:bookmarkStart w:id="5068" w:name="_Toc127182733"/>
        <w:bookmarkStart w:id="5069" w:name="_Toc127191917"/>
        <w:bookmarkStart w:id="5070" w:name="_Toc127353346"/>
        <w:bookmarkStart w:id="5071" w:name="_Toc127370346"/>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del>
    </w:p>
    <w:p w14:paraId="548E6171" w14:textId="6F683173" w:rsidR="006238CC" w:rsidRPr="00D550BD" w:rsidDel="00650ED4" w:rsidRDefault="006238CC" w:rsidP="001F4328">
      <w:pPr>
        <w:pStyle w:val="Heading3"/>
        <w:rPr>
          <w:del w:id="5072" w:author="Kumar Baral" w:date="2022-12-12T16:36:00Z"/>
        </w:rPr>
      </w:pPr>
      <w:bookmarkStart w:id="5073" w:name="_Toc62563954"/>
      <w:del w:id="5074" w:author="Kumar Baral" w:date="2022-12-12T16:36:00Z">
        <w:r w:rsidRPr="00D550BD" w:rsidDel="00650ED4">
          <w:delText>Inverse Distance Weighted Method</w:delText>
        </w:r>
        <w:bookmarkStart w:id="5075" w:name="_Toc121824760"/>
        <w:bookmarkStart w:id="5076" w:name="_Toc121825398"/>
        <w:bookmarkStart w:id="5077" w:name="_Toc121826038"/>
        <w:bookmarkStart w:id="5078" w:name="_Toc121826902"/>
        <w:bookmarkStart w:id="5079" w:name="_Toc121834325"/>
        <w:bookmarkStart w:id="5080" w:name="_Toc125550192"/>
        <w:bookmarkStart w:id="5081" w:name="_Toc125555687"/>
        <w:bookmarkStart w:id="5082" w:name="_Toc125557559"/>
        <w:bookmarkStart w:id="5083" w:name="_Toc125559446"/>
        <w:bookmarkStart w:id="5084" w:name="_Toc125618624"/>
        <w:bookmarkStart w:id="5085" w:name="_Toc125640071"/>
        <w:bookmarkStart w:id="5086" w:name="_Toc125642286"/>
        <w:bookmarkStart w:id="5087" w:name="_Toc125974056"/>
        <w:bookmarkStart w:id="5088" w:name="_Toc125974341"/>
        <w:bookmarkStart w:id="5089" w:name="_Toc126055258"/>
        <w:bookmarkStart w:id="5090" w:name="_Toc126058050"/>
        <w:bookmarkStart w:id="5091" w:name="_Toc127182397"/>
        <w:bookmarkStart w:id="5092" w:name="_Toc127182734"/>
        <w:bookmarkStart w:id="5093" w:name="_Toc127191918"/>
        <w:bookmarkStart w:id="5094" w:name="_Toc127353347"/>
        <w:bookmarkStart w:id="5095" w:name="_Toc127370347"/>
        <w:bookmarkEnd w:id="5073"/>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del>
    </w:p>
    <w:p w14:paraId="753D0D9B" w14:textId="06F0FA0D" w:rsidR="006238CC" w:rsidRPr="006238CC" w:rsidDel="00650ED4" w:rsidRDefault="006238CC" w:rsidP="006238CC">
      <w:pPr>
        <w:rPr>
          <w:del w:id="5096" w:author="Kumar Baral" w:date="2022-12-12T16:36:00Z"/>
        </w:rPr>
      </w:pPr>
      <w:del w:id="5097"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5098" w:name="_Toc121824761"/>
        <w:bookmarkStart w:id="5099" w:name="_Toc121825399"/>
        <w:bookmarkStart w:id="5100" w:name="_Toc121826039"/>
        <w:bookmarkStart w:id="5101" w:name="_Toc121826903"/>
        <w:bookmarkStart w:id="5102" w:name="_Toc121834326"/>
        <w:bookmarkStart w:id="5103" w:name="_Toc125550193"/>
        <w:bookmarkStart w:id="5104" w:name="_Toc125555688"/>
        <w:bookmarkStart w:id="5105" w:name="_Toc125557560"/>
        <w:bookmarkStart w:id="5106" w:name="_Toc125559447"/>
        <w:bookmarkStart w:id="5107" w:name="_Toc125618625"/>
        <w:bookmarkStart w:id="5108" w:name="_Toc125640072"/>
        <w:bookmarkStart w:id="5109" w:name="_Toc125642287"/>
        <w:bookmarkStart w:id="5110" w:name="_Toc125974057"/>
        <w:bookmarkStart w:id="5111" w:name="_Toc125974342"/>
        <w:bookmarkStart w:id="5112" w:name="_Toc126055259"/>
        <w:bookmarkStart w:id="5113" w:name="_Toc126058051"/>
        <w:bookmarkStart w:id="5114" w:name="_Toc127182398"/>
        <w:bookmarkStart w:id="5115" w:name="_Toc127182735"/>
        <w:bookmarkStart w:id="5116" w:name="_Toc127191919"/>
        <w:bookmarkStart w:id="5117" w:name="_Toc127353348"/>
        <w:bookmarkStart w:id="5118" w:name="_Toc127370348"/>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del>
    </w:p>
    <w:p w14:paraId="30389D63" w14:textId="7F609C38" w:rsidR="00D550BD" w:rsidDel="00650ED4" w:rsidRDefault="008F6CE4" w:rsidP="00D550BD">
      <w:pPr>
        <w:keepNext/>
        <w:rPr>
          <w:del w:id="5119" w:author="Kumar Baral" w:date="2022-12-12T16:36:00Z"/>
        </w:rPr>
      </w:pPr>
      <w:del w:id="5120"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5121" w:name="_Toc121824762"/>
        <w:bookmarkStart w:id="5122" w:name="_Toc121825400"/>
        <w:bookmarkStart w:id="5123" w:name="_Toc121826040"/>
        <w:bookmarkStart w:id="5124" w:name="_Toc121826904"/>
        <w:bookmarkStart w:id="5125" w:name="_Toc121834327"/>
        <w:bookmarkStart w:id="5126" w:name="_Toc125550194"/>
        <w:bookmarkStart w:id="5127" w:name="_Toc125555689"/>
        <w:bookmarkStart w:id="5128" w:name="_Toc125557561"/>
        <w:bookmarkStart w:id="5129" w:name="_Toc125559448"/>
        <w:bookmarkStart w:id="5130" w:name="_Toc125618626"/>
        <w:bookmarkStart w:id="5131" w:name="_Toc125640073"/>
        <w:bookmarkStart w:id="5132" w:name="_Toc125642288"/>
        <w:bookmarkStart w:id="5133" w:name="_Toc125974058"/>
        <w:bookmarkStart w:id="5134" w:name="_Toc125974343"/>
        <w:bookmarkStart w:id="5135" w:name="_Toc126055260"/>
        <w:bookmarkStart w:id="5136" w:name="_Toc126058052"/>
        <w:bookmarkStart w:id="5137" w:name="_Toc127182399"/>
        <w:bookmarkStart w:id="5138" w:name="_Toc127182736"/>
        <w:bookmarkStart w:id="5139" w:name="_Toc127191920"/>
        <w:bookmarkStart w:id="5140" w:name="_Toc127353349"/>
        <w:bookmarkStart w:id="5141" w:name="_Toc127370349"/>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del>
    </w:p>
    <w:p w14:paraId="27881BB4" w14:textId="358EA5AB" w:rsidR="006238CC" w:rsidRPr="006238CC" w:rsidDel="00650ED4" w:rsidRDefault="00D550BD" w:rsidP="00D550BD">
      <w:pPr>
        <w:pStyle w:val="Caption"/>
        <w:rPr>
          <w:del w:id="5142" w:author="Kumar Baral" w:date="2022-12-12T16:36:00Z"/>
        </w:rPr>
      </w:pPr>
      <w:del w:id="5143"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5144" w:name="_Toc62563727"/>
        <w:r w:rsidR="006238CC" w:rsidRPr="006238CC" w:rsidDel="00650ED4">
          <w:delText>: Inverse distance weighted map for catchment of Myagdi Khola hydropower project</w:delText>
        </w:r>
        <w:bookmarkStart w:id="5145" w:name="_Toc121824763"/>
        <w:bookmarkStart w:id="5146" w:name="_Toc121825401"/>
        <w:bookmarkStart w:id="5147" w:name="_Toc121826041"/>
        <w:bookmarkStart w:id="5148" w:name="_Toc121826905"/>
        <w:bookmarkStart w:id="5149" w:name="_Toc121834328"/>
        <w:bookmarkStart w:id="5150" w:name="_Toc125550195"/>
        <w:bookmarkStart w:id="5151" w:name="_Toc125555690"/>
        <w:bookmarkStart w:id="5152" w:name="_Toc125557562"/>
        <w:bookmarkStart w:id="5153" w:name="_Toc125559449"/>
        <w:bookmarkStart w:id="5154" w:name="_Toc125618627"/>
        <w:bookmarkStart w:id="5155" w:name="_Toc125640074"/>
        <w:bookmarkStart w:id="5156" w:name="_Toc125642289"/>
        <w:bookmarkStart w:id="5157" w:name="_Toc125974059"/>
        <w:bookmarkStart w:id="5158" w:name="_Toc125974344"/>
        <w:bookmarkStart w:id="5159" w:name="_Toc126055261"/>
        <w:bookmarkStart w:id="5160" w:name="_Toc126058053"/>
        <w:bookmarkStart w:id="5161" w:name="_Toc127182400"/>
        <w:bookmarkStart w:id="5162" w:name="_Toc127182737"/>
        <w:bookmarkStart w:id="5163" w:name="_Toc127191921"/>
        <w:bookmarkStart w:id="5164" w:name="_Toc127353350"/>
        <w:bookmarkStart w:id="5165" w:name="_Toc127370350"/>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del>
    </w:p>
    <w:p w14:paraId="2B9B9DCF" w14:textId="3B5EEC4E" w:rsidR="006238CC" w:rsidRPr="006238CC" w:rsidDel="00650ED4" w:rsidRDefault="006238CC" w:rsidP="006238CC">
      <w:pPr>
        <w:rPr>
          <w:del w:id="5166" w:author="Kumar Baral" w:date="2022-12-12T16:36:00Z"/>
        </w:rPr>
      </w:pPr>
      <w:del w:id="5167"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5168" w:name="_Toc121824764"/>
        <w:bookmarkStart w:id="5169" w:name="_Toc121825402"/>
        <w:bookmarkStart w:id="5170" w:name="_Toc121826042"/>
        <w:bookmarkStart w:id="5171" w:name="_Toc121826906"/>
        <w:bookmarkStart w:id="5172" w:name="_Toc121834329"/>
        <w:bookmarkStart w:id="5173" w:name="_Toc125550196"/>
        <w:bookmarkStart w:id="5174" w:name="_Toc125555691"/>
        <w:bookmarkStart w:id="5175" w:name="_Toc125557563"/>
        <w:bookmarkStart w:id="5176" w:name="_Toc125559450"/>
        <w:bookmarkStart w:id="5177" w:name="_Toc125618628"/>
        <w:bookmarkStart w:id="5178" w:name="_Toc125640075"/>
        <w:bookmarkStart w:id="5179" w:name="_Toc125642290"/>
        <w:bookmarkStart w:id="5180" w:name="_Toc125974060"/>
        <w:bookmarkStart w:id="5181" w:name="_Toc125974345"/>
        <w:bookmarkStart w:id="5182" w:name="_Toc126055262"/>
        <w:bookmarkStart w:id="5183" w:name="_Toc126058054"/>
        <w:bookmarkStart w:id="5184" w:name="_Toc127182401"/>
        <w:bookmarkStart w:id="5185" w:name="_Toc127182738"/>
        <w:bookmarkStart w:id="5186" w:name="_Toc127191922"/>
        <w:bookmarkStart w:id="5187" w:name="_Toc127353351"/>
        <w:bookmarkStart w:id="5188" w:name="_Toc127370351"/>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del>
    </w:p>
    <w:p w14:paraId="0C01EABD" w14:textId="2F9AE158" w:rsidR="006238CC" w:rsidRDefault="00347AC2" w:rsidP="00573E74">
      <w:pPr>
        <w:pStyle w:val="Heading2"/>
        <w:rPr>
          <w:ins w:id="5189" w:author="Kumar Baral" w:date="2022-12-12T16:37:00Z"/>
        </w:rPr>
      </w:pPr>
      <w:bookmarkStart w:id="5190" w:name="_Toc127370352"/>
      <w:bookmarkStart w:id="5191" w:name="_Toc402364319"/>
      <w:bookmarkStart w:id="5192" w:name="_Toc474766069"/>
      <w:bookmarkStart w:id="5193" w:name="_Toc62563955"/>
      <w:ins w:id="5194" w:author="Kumar Baral" w:date="2022-12-12T16:36:00Z">
        <w:r>
          <w:t>Long Term Mean Monthly Flow</w:t>
        </w:r>
      </w:ins>
      <w:bookmarkEnd w:id="5190"/>
      <w:del w:id="5195" w:author="Kumar Baral" w:date="2022-12-12T16:36:00Z">
        <w:r w:rsidR="006238CC" w:rsidRPr="006238CC" w:rsidDel="00347AC2">
          <w:delText>Flow Measurement</w:delText>
        </w:r>
      </w:del>
      <w:bookmarkEnd w:id="5191"/>
      <w:bookmarkEnd w:id="5192"/>
      <w:bookmarkEnd w:id="5193"/>
      <w:r w:rsidR="006238CC" w:rsidRPr="006238CC">
        <w:t xml:space="preserve"> </w:t>
      </w:r>
    </w:p>
    <w:p w14:paraId="011976E3" w14:textId="5F59F0F1" w:rsidR="002A46D1" w:rsidRDefault="002A46D1" w:rsidP="002A46D1">
      <w:pPr>
        <w:pStyle w:val="Heading3"/>
      </w:pPr>
      <w:bookmarkStart w:id="5196" w:name="_Toc92369059"/>
      <w:bookmarkStart w:id="5197" w:name="_Toc92876304"/>
      <w:del w:id="5198" w:author="Kumar Baral" w:date="2023-02-13T14:48:00Z">
        <w:r w:rsidDel="00F94B2D">
          <w:delText>Direct measured data</w:delText>
        </w:r>
      </w:del>
      <w:bookmarkStart w:id="5199" w:name="_Toc127370353"/>
      <w:ins w:id="5200" w:author="Kumar Baral" w:date="2023-02-13T14:48:00Z">
        <w:r w:rsidR="00F94B2D">
          <w:t>Daily Series, Monthly Series and Mean Monthly Flow</w:t>
        </w:r>
      </w:ins>
      <w:bookmarkEnd w:id="5199"/>
    </w:p>
    <w:p w14:paraId="433C8034" w14:textId="3A50100D" w:rsidR="00DA5C2A" w:rsidRDefault="00DA5C2A" w:rsidP="005C2E26">
      <w:pPr>
        <w:rPr>
          <w:ins w:id="5201" w:author="Kumar Baral" w:date="2023-02-13T15:05:00Z"/>
          <w:rFonts w:eastAsiaTheme="minorHAnsi" w:cstheme="minorBidi"/>
          <w:szCs w:val="22"/>
        </w:rPr>
      </w:pPr>
      <w:ins w:id="5202" w:author="Kumar Baral" w:date="2023-02-13T15:04:00Z">
        <w:r w:rsidRPr="00DA5C2A">
          <w:rPr>
            <w:rFonts w:eastAsiaTheme="minorHAnsi" w:cstheme="minorBidi"/>
            <w:szCs w:val="22"/>
            <w:rPrChange w:id="5203"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5204" w:author="Kumar Baral" w:date="2023-02-13T15:05:00Z">
        <w:r w:rsidRPr="00DA5C2A">
          <w:rPr>
            <w:rFonts w:eastAsiaTheme="minorHAnsi" w:cstheme="minorBidi"/>
            <w:szCs w:val="22"/>
            <w:rPrChange w:id="5205"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5206" w:author="Kumar Baral" w:date="2023-02-13T15:05:00Z">
              <w:rPr>
                <w:rFonts w:ascii="Segoe UI" w:hAnsi="Segoe UI" w:cs="Segoe UI"/>
                <w:color w:val="D1D5DB"/>
                <w:shd w:val="clear" w:color="auto" w:fill="444654"/>
              </w:rPr>
            </w:rPrChange>
          </w:rPr>
          <w:t xml:space="preserve"> identify patterns in the flow of water, such as seasonal changes, drought periods, and flood events. This information can be used to understand the water cycle and make informed decisions about water management</w:t>
        </w:r>
        <w:r>
          <w:rPr>
            <w:rFonts w:eastAsiaTheme="minorHAnsi" w:cstheme="minorBidi"/>
            <w:szCs w:val="22"/>
          </w:rPr>
          <w:t>.</w:t>
        </w:r>
      </w:ins>
    </w:p>
    <w:p w14:paraId="2C84A554" w14:textId="764BEA75" w:rsidR="00DA5C2A" w:rsidRDefault="001611DE" w:rsidP="005C2E26">
      <w:pPr>
        <w:rPr>
          <w:ins w:id="5207" w:author="Kumar Baral" w:date="2023-02-13T15:04: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_Ref127193169 \h </w:instrText>
      </w:r>
      <w:r>
        <w:rPr>
          <w:rFonts w:eastAsiaTheme="minorHAnsi" w:cstheme="minorBidi"/>
          <w:szCs w:val="22"/>
        </w:rPr>
      </w:r>
      <w:r>
        <w:rPr>
          <w:rFonts w:eastAsiaTheme="minorHAnsi" w:cstheme="minorBidi"/>
          <w:szCs w:val="22"/>
        </w:rPr>
        <w:fldChar w:fldCharType="separate"/>
      </w:r>
      <w:ins w:id="5208" w:author="Kumar Baral" w:date="2023-02-13T12:09:00Z">
        <w:r w:rsidR="00851CC9">
          <w:t xml:space="preserve">Figure </w:t>
        </w:r>
      </w:ins>
      <w:r w:rsidR="00851CC9">
        <w:rPr>
          <w:noProof/>
        </w:rPr>
        <w:t>1</w:t>
      </w:r>
      <w:ins w:id="5209" w:author="Kumar Baral" w:date="2023-02-13T14:03:00Z">
        <w:r w:rsidR="00851CC9">
          <w:noBreakHyphen/>
        </w:r>
      </w:ins>
      <w:r w:rsidR="00851CC9">
        <w:rPr>
          <w:noProof/>
        </w:rPr>
        <w:t>2</w:t>
      </w:r>
      <w:r>
        <w:rPr>
          <w:rFonts w:eastAsiaTheme="minorHAnsi" w:cstheme="minorBidi"/>
          <w:szCs w:val="22"/>
        </w:rPr>
        <w:fldChar w:fldCharType="end"/>
      </w:r>
      <w:r>
        <w:rPr>
          <w:rFonts w:eastAsiaTheme="minorHAnsi" w:cstheme="minorBidi"/>
          <w:szCs w:val="22"/>
        </w:rPr>
        <w:t xml:space="preserve"> shows the daily variation of discharge over the period of the time. There are spikes in the rainy season where there is excessive rainfall because of monsoon. Considering the time period of collected data, there was a flood with discharge 833.36 m3/s in Shrawan 23, 2073.</w:t>
      </w:r>
      <w:r w:rsidR="00E85EA6">
        <w:rPr>
          <w:rFonts w:eastAsiaTheme="minorHAnsi" w:cstheme="minorBidi"/>
          <w:szCs w:val="22"/>
        </w:rPr>
        <w:t xml:space="preserve"> This flood discharge is equivalent to 1 in ……..years.</w:t>
      </w:r>
      <w:r>
        <w:rPr>
          <w:rFonts w:eastAsiaTheme="minorHAnsi" w:cstheme="minorBidi"/>
          <w:szCs w:val="22"/>
        </w:rPr>
        <w:t xml:space="preserve"> The graph clearly shows the seasonal variation of the discharge. The gap in the plot indicates the upgrading work of Andhi Khola Hydropower Project.  The graph shows the reduction in flood flow i</w:t>
      </w:r>
      <w:r w:rsidR="00F70819">
        <w:rPr>
          <w:rFonts w:eastAsiaTheme="minorHAnsi" w:cstheme="minorBidi"/>
          <w:szCs w:val="22"/>
        </w:rPr>
        <w:t xml:space="preserve">n the recent years. </w:t>
      </w:r>
    </w:p>
    <w:p w14:paraId="72D08602" w14:textId="5AB43A5F" w:rsidR="005C2E26" w:rsidDel="00DA5C2A" w:rsidRDefault="005C2E26" w:rsidP="005C2E26">
      <w:pPr>
        <w:rPr>
          <w:moveFrom w:id="5210" w:author="Kumar Baral" w:date="2023-02-13T15:04:00Z"/>
          <w:rFonts w:eastAsiaTheme="minorHAnsi" w:cstheme="minorBidi"/>
          <w:szCs w:val="22"/>
        </w:rPr>
      </w:pPr>
      <w:moveFromRangeStart w:id="5211" w:author="Kumar Baral" w:date="2023-02-13T15:04:00Z" w:name="move127193098"/>
      <w:moveFrom w:id="5212" w:author="Kumar Baral" w:date="2023-02-13T15:04:00Z">
        <w:r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5211"/>
    <w:p w14:paraId="3C27F164" w14:textId="41FAE72D" w:rsidR="003A45A2" w:rsidRPr="003446EB" w:rsidDel="00A2565C" w:rsidRDefault="003A45A2" w:rsidP="005C2E26">
      <w:pPr>
        <w:rPr>
          <w:del w:id="5213" w:author="Kumar Baral" w:date="2023-02-13T12:09:00Z"/>
          <w:rFonts w:eastAsiaTheme="minorHAnsi" w:cstheme="minorBidi"/>
          <w:szCs w:val="22"/>
        </w:rPr>
      </w:pPr>
      <w:del w:id="5214"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7FD577AB" w14:textId="083BA081" w:rsidR="003A45A2" w:rsidDel="00A2565C" w:rsidRDefault="003A45A2">
      <w:pPr>
        <w:pStyle w:val="Caption"/>
        <w:rPr>
          <w:del w:id="5215" w:author="Kumar Baral" w:date="2023-02-13T12:09:00Z"/>
          <w:rFonts w:eastAsiaTheme="minorHAnsi" w:cstheme="minorBidi"/>
          <w:szCs w:val="22"/>
        </w:rPr>
        <w:pPrChange w:id="5216" w:author="Kumar Baral" w:date="2023-02-13T12:07:00Z">
          <w:pPr/>
        </w:pPrChange>
      </w:pPr>
    </w:p>
    <w:p w14:paraId="44B1EA38" w14:textId="77FFAF42" w:rsidR="005C2E26" w:rsidDel="00DA5C2A" w:rsidRDefault="005C2E26" w:rsidP="005C2E26">
      <w:pPr>
        <w:rPr>
          <w:del w:id="5217" w:author="Kumar Baral" w:date="2023-02-13T15:04:00Z"/>
          <w:rFonts w:eastAsiaTheme="minorHAnsi" w:cstheme="minorBidi"/>
          <w:szCs w:val="22"/>
        </w:rPr>
      </w:pPr>
      <w:del w:id="5218"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A8B170F">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1E3593" w14:textId="570D835C" w:rsidR="00A2565C" w:rsidRDefault="00A2565C">
      <w:pPr>
        <w:pStyle w:val="Caption"/>
        <w:rPr>
          <w:ins w:id="5219" w:author="Kumar Baral" w:date="2023-02-13T12:07:00Z"/>
          <w:rFonts w:eastAsiaTheme="minorHAnsi" w:cstheme="minorBidi"/>
          <w:szCs w:val="22"/>
        </w:rPr>
        <w:pPrChange w:id="5220" w:author="Kumar Baral" w:date="2023-02-13T12:09:00Z">
          <w:pPr/>
        </w:pPrChange>
      </w:pPr>
      <w:bookmarkStart w:id="5221" w:name="_Ref127193169"/>
      <w:bookmarkStart w:id="5222" w:name="_Toc127370372"/>
      <w:ins w:id="5223" w:author="Kumar Baral" w:date="2023-02-13T12:09:00Z">
        <w:r>
          <w:t xml:space="preserve">Figure </w:t>
        </w:r>
      </w:ins>
      <w:ins w:id="5224" w:author="Kumar Baral" w:date="2023-02-13T14:03:00Z">
        <w:r w:rsidR="00927B5D">
          <w:fldChar w:fldCharType="begin"/>
        </w:r>
        <w:r w:rsidR="00927B5D">
          <w:instrText xml:space="preserve"> STYLEREF 1 \s </w:instrText>
        </w:r>
      </w:ins>
      <w:r w:rsidR="00927B5D">
        <w:fldChar w:fldCharType="separate"/>
      </w:r>
      <w:r w:rsidR="00851CC9">
        <w:rPr>
          <w:noProof/>
        </w:rPr>
        <w:t>1</w:t>
      </w:r>
      <w:ins w:id="5225"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2</w:t>
      </w:r>
      <w:ins w:id="5226" w:author="Kumar Baral" w:date="2023-02-13T14:03:00Z">
        <w:r w:rsidR="00927B5D">
          <w:fldChar w:fldCharType="end"/>
        </w:r>
      </w:ins>
      <w:bookmarkEnd w:id="5221"/>
      <w:ins w:id="5227" w:author="Kumar Baral" w:date="2023-02-13T12:09:00Z">
        <w:r>
          <w:t>: Daily discharge series of Andhi Khola</w:t>
        </w:r>
      </w:ins>
      <w:bookmarkEnd w:id="5222"/>
    </w:p>
    <w:p w14:paraId="55189043" w14:textId="145A15B2" w:rsidR="00A2565C" w:rsidRDefault="008E057B" w:rsidP="005C2E26">
      <w:pPr>
        <w:rPr>
          <w:ins w:id="5228" w:author="Kumar Baral" w:date="2023-02-13T12:08:00Z"/>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_Ref127194080 \h </w:instrText>
      </w:r>
      <w:r>
        <w:rPr>
          <w:rFonts w:eastAsiaTheme="minorHAnsi" w:cstheme="minorBidi"/>
          <w:szCs w:val="22"/>
        </w:rPr>
      </w:r>
      <w:r>
        <w:rPr>
          <w:rFonts w:eastAsiaTheme="minorHAnsi" w:cstheme="minorBidi"/>
          <w:szCs w:val="22"/>
        </w:rPr>
        <w:fldChar w:fldCharType="separate"/>
      </w:r>
      <w:ins w:id="5229" w:author="Kumar Baral" w:date="2023-02-13T12:09:00Z">
        <w:r w:rsidR="00851CC9">
          <w:t xml:space="preserve">Figure </w:t>
        </w:r>
      </w:ins>
      <w:r w:rsidR="00851CC9">
        <w:rPr>
          <w:noProof/>
        </w:rPr>
        <w:t>1</w:t>
      </w:r>
      <w:ins w:id="5230" w:author="Kumar Baral" w:date="2023-02-13T14:03:00Z">
        <w:r w:rsidR="00851CC9">
          <w:noBreakHyphen/>
        </w:r>
      </w:ins>
      <w:r w:rsidR="00851CC9">
        <w:rPr>
          <w:noProof/>
        </w:rPr>
        <w:t>3</w:t>
      </w:r>
      <w:r>
        <w:rPr>
          <w:rFonts w:eastAsiaTheme="minorHAnsi" w:cstheme="minorBidi"/>
          <w:szCs w:val="22"/>
        </w:rPr>
        <w:fldChar w:fldCharType="end"/>
      </w:r>
      <w:r>
        <w:rPr>
          <w:rFonts w:eastAsiaTheme="minorHAnsi" w:cstheme="minorBidi"/>
          <w:szCs w:val="22"/>
        </w:rPr>
        <w:t xml:space="preserve"> shows the m</w:t>
      </w:r>
      <w:r w:rsidRPr="008E057B">
        <w:rPr>
          <w:rFonts w:eastAsiaTheme="minorHAnsi" w:cstheme="minorBidi"/>
          <w:szCs w:val="22"/>
        </w:rPr>
        <w:t xml:space="preserve">onthly flow series </w:t>
      </w:r>
      <w:r>
        <w:rPr>
          <w:rFonts w:eastAsiaTheme="minorHAnsi" w:cstheme="minorBidi"/>
          <w:szCs w:val="22"/>
        </w:rPr>
        <w:t>of Andhi Khola measured at the intake. The spikes in the graph is representation of wet season, whereas depression i</w:t>
      </w:r>
      <w:r w:rsidR="00F70819">
        <w:rPr>
          <w:rFonts w:eastAsiaTheme="minorHAnsi" w:cstheme="minorBidi"/>
          <w:szCs w:val="22"/>
        </w:rPr>
        <w:t xml:space="preserve">n the plot shows the dry season. </w:t>
      </w:r>
      <w:r>
        <w:rPr>
          <w:rFonts w:eastAsiaTheme="minorHAnsi" w:cstheme="minorBidi"/>
          <w:szCs w:val="22"/>
        </w:rPr>
        <w:t xml:space="preserve">The gap in the plot indicates the upgrading of Andhi Khola Hydropower Project. There was discontinuation of the discharge measurement in that period of time. This plot </w:t>
      </w:r>
      <w:r w:rsidRPr="008E057B">
        <w:rPr>
          <w:rFonts w:eastAsiaTheme="minorHAnsi" w:cstheme="minorBidi"/>
          <w:szCs w:val="22"/>
        </w:rPr>
        <w:t>provide</w:t>
      </w:r>
      <w:r>
        <w:rPr>
          <w:rFonts w:eastAsiaTheme="minorHAnsi" w:cstheme="minorBidi"/>
          <w:szCs w:val="22"/>
        </w:rPr>
        <w:t>s</w:t>
      </w:r>
      <w:r w:rsidRPr="008E057B">
        <w:rPr>
          <w:rFonts w:eastAsiaTheme="minorHAnsi" w:cstheme="minorBidi"/>
          <w:szCs w:val="22"/>
        </w:rPr>
        <w:t xml:space="preserve">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about future water resources</w:t>
      </w:r>
      <w:r>
        <w:rPr>
          <w:rFonts w:eastAsiaTheme="minorHAnsi" w:cstheme="minorBidi"/>
          <w:szCs w:val="22"/>
        </w:rPr>
        <w:t xml:space="preserve">. </w:t>
      </w:r>
      <w:r w:rsidRPr="008E057B">
        <w:rPr>
          <w:rFonts w:eastAsiaTheme="minorHAnsi" w:cstheme="minorBidi"/>
          <w:szCs w:val="22"/>
        </w:rPr>
        <w:t>Monthly flow series plots can be used to compare current water flow patterns with historical data. This information can be used to identify changes in water flow patterns over time</w:t>
      </w:r>
      <w:r>
        <w:rPr>
          <w:rFonts w:eastAsiaTheme="minorHAnsi" w:cstheme="minorBidi"/>
          <w:szCs w:val="22"/>
        </w:rPr>
        <w:t xml:space="preserve">. </w:t>
      </w:r>
    </w:p>
    <w:p w14:paraId="1CE5B672" w14:textId="17A73635" w:rsidR="00A2565C" w:rsidRPr="003446EB" w:rsidRDefault="00A2565C" w:rsidP="005C2E26">
      <w:pPr>
        <w:rPr>
          <w:rFonts w:eastAsiaTheme="minorHAnsi" w:cstheme="minorBidi"/>
          <w:szCs w:val="22"/>
        </w:rPr>
      </w:pPr>
      <w:ins w:id="5231" w:author="Kumar Baral" w:date="2023-02-13T12:08:00Z">
        <w:r>
          <w:rPr>
            <w:noProof/>
            <w:lang w:bidi="ne-NP"/>
          </w:rPr>
          <w:lastRenderedPageBreak/>
          <w:drawing>
            <wp:inline distT="0" distB="0" distL="0" distR="0" wp14:anchorId="04D7425C" wp14:editId="45009F99">
              <wp:extent cx="5934075" cy="29432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4E449DB3" w14:textId="18AEF2CB" w:rsidR="00A2565C" w:rsidRDefault="00A2565C">
      <w:pPr>
        <w:pStyle w:val="Caption"/>
        <w:rPr>
          <w:ins w:id="5232" w:author="Kumar Baral" w:date="2023-02-13T12:09:00Z"/>
          <w:rFonts w:eastAsiaTheme="minorHAnsi" w:cstheme="minorBidi"/>
          <w:szCs w:val="22"/>
        </w:rPr>
        <w:pPrChange w:id="5233" w:author="Kumar Baral" w:date="2023-02-13T12:09:00Z">
          <w:pPr/>
        </w:pPrChange>
      </w:pPr>
      <w:bookmarkStart w:id="5234" w:name="_Ref127194080"/>
      <w:bookmarkStart w:id="5235" w:name="_Toc127370373"/>
      <w:ins w:id="5236" w:author="Kumar Baral" w:date="2023-02-13T12:09:00Z">
        <w:r>
          <w:t xml:space="preserve">Figure </w:t>
        </w:r>
      </w:ins>
      <w:ins w:id="5237" w:author="Kumar Baral" w:date="2023-02-13T14:03:00Z">
        <w:r w:rsidR="00927B5D">
          <w:fldChar w:fldCharType="begin"/>
        </w:r>
        <w:r w:rsidR="00927B5D">
          <w:instrText xml:space="preserve"> STYLEREF 1 \s </w:instrText>
        </w:r>
      </w:ins>
      <w:r w:rsidR="00927B5D">
        <w:fldChar w:fldCharType="separate"/>
      </w:r>
      <w:r w:rsidR="00851CC9">
        <w:rPr>
          <w:noProof/>
        </w:rPr>
        <w:t>1</w:t>
      </w:r>
      <w:ins w:id="5238"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3</w:t>
      </w:r>
      <w:ins w:id="5239" w:author="Kumar Baral" w:date="2023-02-13T14:03:00Z">
        <w:r w:rsidR="00927B5D">
          <w:fldChar w:fldCharType="end"/>
        </w:r>
      </w:ins>
      <w:bookmarkEnd w:id="5234"/>
      <w:ins w:id="5240" w:author="Kumar Baral" w:date="2023-02-13T12:09:00Z">
        <w:r>
          <w:t xml:space="preserve">: Mean monthly discharge series of </w:t>
        </w:r>
      </w:ins>
      <w:ins w:id="5241" w:author="Kumar Baral" w:date="2023-02-13T12:10:00Z">
        <w:r>
          <w:t>Andhi Khola.</w:t>
        </w:r>
      </w:ins>
      <w:bookmarkEnd w:id="5235"/>
    </w:p>
    <w:p w14:paraId="7AC33097" w14:textId="0BD0672F" w:rsidR="00DA5C2A" w:rsidRDefault="00DA5C2A" w:rsidP="005C2E26">
      <w:pPr>
        <w:rPr>
          <w:ins w:id="5242" w:author="Kumar Baral" w:date="2023-02-13T15:04:00Z"/>
          <w:rFonts w:eastAsiaTheme="minorHAnsi" w:cstheme="minorBidi"/>
          <w:szCs w:val="22"/>
        </w:rPr>
      </w:pPr>
      <w:moveToRangeStart w:id="5243" w:author="Kumar Baral" w:date="2023-02-13T15:04:00Z" w:name="move127193098"/>
      <w:moveTo w:id="5244" w:author="Kumar Baral" w:date="2023-02-13T15:04:00Z">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5243"/>
    </w:p>
    <w:p w14:paraId="7A100A1F" w14:textId="498B297B"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12A34285" w:rsidR="005C2E26" w:rsidRDefault="005C2E26" w:rsidP="005C2E26">
      <w:r>
        <w:t xml:space="preserve">The Mean monthly flow from the collect data over the period of </w:t>
      </w:r>
      <w:del w:id="5245" w:author="Kumar Baral" w:date="2023-02-13T14:57:00Z">
        <w:r w:rsidDel="00E44CBF">
          <w:delText xml:space="preserve">29 </w:delText>
        </w:r>
      </w:del>
      <w:ins w:id="5246" w:author="Kumar Baral" w:date="2023-02-13T14:57:00Z">
        <w:r w:rsidR="00E44CBF">
          <w:t xml:space="preserve">19 </w:t>
        </w:r>
      </w:ins>
      <w:r>
        <w:t xml:space="preserve">years of data is presented in </w:t>
      </w:r>
      <w:ins w:id="5247" w:author="Kumar Baral" w:date="2023-02-13T09:55:00Z">
        <w:r w:rsidR="00A642B3">
          <w:fldChar w:fldCharType="begin"/>
        </w:r>
        <w:r w:rsidR="00A642B3">
          <w:instrText xml:space="preserve"> REF _Ref127174531 \h </w:instrText>
        </w:r>
      </w:ins>
      <w:r w:rsidR="00A642B3">
        <w:fldChar w:fldCharType="separate"/>
      </w:r>
      <w:r w:rsidR="00851CC9">
        <w:t xml:space="preserve">Table </w:t>
      </w:r>
      <w:r w:rsidR="00851CC9">
        <w:rPr>
          <w:noProof/>
        </w:rPr>
        <w:t>1</w:t>
      </w:r>
      <w:ins w:id="5248" w:author="Kumar Baral" w:date="2023-02-13T14:27:00Z">
        <w:r w:rsidR="00851CC9">
          <w:noBreakHyphen/>
        </w:r>
      </w:ins>
      <w:r w:rsidR="00851CC9">
        <w:rPr>
          <w:noProof/>
        </w:rPr>
        <w:t>2</w:t>
      </w:r>
      <w:ins w:id="5249" w:author="Kumar Baral" w:date="2023-02-13T09:55:00Z">
        <w:r w:rsidR="00A642B3">
          <w:fldChar w:fldCharType="end"/>
        </w:r>
        <w:r w:rsidR="00A642B3">
          <w:t>.</w:t>
        </w:r>
      </w:ins>
      <w:del w:id="5250" w:author="Kumar Baral" w:date="2023-02-13T09:55:00Z">
        <w:r w:rsidDel="00A642B3">
          <w:delText xml:space="preserve">the </w:delText>
        </w:r>
      </w:del>
    </w:p>
    <w:p w14:paraId="30421189" w14:textId="10D1909C" w:rsidR="005C2E26" w:rsidRDefault="00166AD4" w:rsidP="00166AD4">
      <w:pPr>
        <w:pStyle w:val="Caption"/>
      </w:pPr>
      <w:bookmarkStart w:id="5251" w:name="_Ref127174531"/>
      <w:bookmarkStart w:id="5252" w:name="_Toc127370380"/>
      <w:r>
        <w:t xml:space="preserve">Table </w:t>
      </w:r>
      <w:ins w:id="5253" w:author="Kumar Baral" w:date="2023-02-13T14:27:00Z">
        <w:r w:rsidR="00B132C2">
          <w:fldChar w:fldCharType="begin"/>
        </w:r>
        <w:r w:rsidR="00B132C2">
          <w:instrText xml:space="preserve"> STYLEREF 1 \s </w:instrText>
        </w:r>
      </w:ins>
      <w:r w:rsidR="00B132C2">
        <w:fldChar w:fldCharType="separate"/>
      </w:r>
      <w:r w:rsidR="00851CC9">
        <w:rPr>
          <w:noProof/>
        </w:rPr>
        <w:t>1</w:t>
      </w:r>
      <w:ins w:id="525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2</w:t>
      </w:r>
      <w:ins w:id="5255" w:author="Kumar Baral" w:date="2023-02-13T14:27:00Z">
        <w:r w:rsidR="00B132C2">
          <w:fldChar w:fldCharType="end"/>
        </w:r>
      </w:ins>
      <w:del w:id="5256"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5251"/>
      <w:r w:rsidR="005F6047">
        <w:t xml:space="preserve">: Mean Monthly Flow of </w:t>
      </w:r>
      <w:del w:id="5257" w:author="Kumar Baral" w:date="2023-02-10T16:17:00Z">
        <w:r w:rsidR="005F6047" w:rsidDel="00352BC0">
          <w:delText>Jhimruk River</w:delText>
        </w:r>
      </w:del>
      <w:ins w:id="5258" w:author="Kumar Baral" w:date="2023-02-10T16:17:00Z">
        <w:r w:rsidR="00352BC0">
          <w:t>Andhikhola River</w:t>
        </w:r>
      </w:ins>
      <w:bookmarkEnd w:id="5252"/>
    </w:p>
    <w:tbl>
      <w:tblPr>
        <w:tblW w:w="7799" w:type="dxa"/>
        <w:tblInd w:w="-5" w:type="dxa"/>
        <w:tblLook w:val="04A0" w:firstRow="1" w:lastRow="0" w:firstColumn="1" w:lastColumn="0" w:noHBand="0" w:noVBand="1"/>
      </w:tblPr>
      <w:tblGrid>
        <w:gridCol w:w="3959"/>
        <w:gridCol w:w="3840"/>
      </w:tblGrid>
      <w:tr w:rsidR="009019C8" w:rsidRPr="009019C8" w14:paraId="1DD9BCEE" w14:textId="77777777" w:rsidTr="009019C8">
        <w:trPr>
          <w:trHeight w:val="351"/>
          <w:tblHeader/>
        </w:trPr>
        <w:tc>
          <w:tcPr>
            <w:tcW w:w="395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366434D" w14:textId="2A98B2A5"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Month</w:t>
            </w:r>
          </w:p>
        </w:tc>
        <w:tc>
          <w:tcPr>
            <w:tcW w:w="384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6530D7F5" w14:textId="3559A00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Discharge</w:t>
            </w:r>
            <w:r>
              <w:rPr>
                <w:rFonts w:cs="Calibri"/>
                <w:color w:val="000000"/>
                <w:szCs w:val="22"/>
                <w:lang w:bidi="ne-NP"/>
              </w:rPr>
              <w:t xml:space="preserve"> (m3/s)</w:t>
            </w:r>
          </w:p>
        </w:tc>
      </w:tr>
      <w:tr w:rsidR="009019C8" w:rsidRPr="009019C8" w14:paraId="4924C5BE" w14:textId="77777777" w:rsidTr="009019C8">
        <w:trPr>
          <w:trHeight w:val="351"/>
        </w:trPr>
        <w:tc>
          <w:tcPr>
            <w:tcW w:w="3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C5B68"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Baishakh</w:t>
            </w:r>
          </w:p>
        </w:tc>
        <w:tc>
          <w:tcPr>
            <w:tcW w:w="3840" w:type="dxa"/>
            <w:tcBorders>
              <w:top w:val="single" w:sz="4" w:space="0" w:color="auto"/>
              <w:left w:val="nil"/>
              <w:bottom w:val="single" w:sz="4" w:space="0" w:color="auto"/>
              <w:right w:val="single" w:sz="4" w:space="0" w:color="auto"/>
            </w:tcBorders>
            <w:shd w:val="clear" w:color="auto" w:fill="auto"/>
            <w:noWrap/>
            <w:vAlign w:val="center"/>
            <w:hideMark/>
          </w:tcPr>
          <w:p w14:paraId="75FB6A2A"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3.7</w:t>
            </w:r>
          </w:p>
        </w:tc>
      </w:tr>
      <w:tr w:rsidR="009019C8" w:rsidRPr="009019C8" w14:paraId="10F72A0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2C2E6DD"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Jestha</w:t>
            </w:r>
          </w:p>
        </w:tc>
        <w:tc>
          <w:tcPr>
            <w:tcW w:w="3840" w:type="dxa"/>
            <w:tcBorders>
              <w:top w:val="nil"/>
              <w:left w:val="nil"/>
              <w:bottom w:val="single" w:sz="4" w:space="0" w:color="auto"/>
              <w:right w:val="single" w:sz="4" w:space="0" w:color="auto"/>
            </w:tcBorders>
            <w:shd w:val="clear" w:color="auto" w:fill="auto"/>
            <w:noWrap/>
            <w:vAlign w:val="center"/>
            <w:hideMark/>
          </w:tcPr>
          <w:p w14:paraId="2A1F61C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13.5</w:t>
            </w:r>
          </w:p>
        </w:tc>
      </w:tr>
      <w:tr w:rsidR="009019C8" w:rsidRPr="009019C8" w14:paraId="784FA8EF"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7513DF06"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Ashadh</w:t>
            </w:r>
          </w:p>
        </w:tc>
        <w:tc>
          <w:tcPr>
            <w:tcW w:w="3840" w:type="dxa"/>
            <w:tcBorders>
              <w:top w:val="nil"/>
              <w:left w:val="nil"/>
              <w:bottom w:val="single" w:sz="4" w:space="0" w:color="auto"/>
              <w:right w:val="single" w:sz="4" w:space="0" w:color="auto"/>
            </w:tcBorders>
            <w:shd w:val="clear" w:color="auto" w:fill="auto"/>
            <w:noWrap/>
            <w:vAlign w:val="center"/>
            <w:hideMark/>
          </w:tcPr>
          <w:p w14:paraId="165FE7E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63.5</w:t>
            </w:r>
          </w:p>
        </w:tc>
      </w:tr>
      <w:tr w:rsidR="009019C8" w:rsidRPr="009019C8" w14:paraId="0789824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310BEE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Shrawan</w:t>
            </w:r>
          </w:p>
        </w:tc>
        <w:tc>
          <w:tcPr>
            <w:tcW w:w="3840" w:type="dxa"/>
            <w:tcBorders>
              <w:top w:val="nil"/>
              <w:left w:val="nil"/>
              <w:bottom w:val="single" w:sz="4" w:space="0" w:color="auto"/>
              <w:right w:val="single" w:sz="4" w:space="0" w:color="auto"/>
            </w:tcBorders>
            <w:shd w:val="clear" w:color="auto" w:fill="auto"/>
            <w:noWrap/>
            <w:vAlign w:val="center"/>
            <w:hideMark/>
          </w:tcPr>
          <w:p w14:paraId="54778080"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85.1</w:t>
            </w:r>
          </w:p>
        </w:tc>
      </w:tr>
      <w:tr w:rsidR="009019C8" w:rsidRPr="009019C8" w14:paraId="56F07CE0"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1576DC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Bhadra</w:t>
            </w:r>
          </w:p>
        </w:tc>
        <w:tc>
          <w:tcPr>
            <w:tcW w:w="3840" w:type="dxa"/>
            <w:tcBorders>
              <w:top w:val="nil"/>
              <w:left w:val="nil"/>
              <w:bottom w:val="single" w:sz="4" w:space="0" w:color="auto"/>
              <w:right w:val="single" w:sz="4" w:space="0" w:color="auto"/>
            </w:tcBorders>
            <w:shd w:val="clear" w:color="auto" w:fill="auto"/>
            <w:noWrap/>
            <w:vAlign w:val="center"/>
            <w:hideMark/>
          </w:tcPr>
          <w:p w14:paraId="521A530A"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79.3</w:t>
            </w:r>
          </w:p>
        </w:tc>
      </w:tr>
      <w:tr w:rsidR="009019C8" w:rsidRPr="009019C8" w14:paraId="5EAA3C3B"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62F379D6"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Ashwin</w:t>
            </w:r>
          </w:p>
        </w:tc>
        <w:tc>
          <w:tcPr>
            <w:tcW w:w="3840" w:type="dxa"/>
            <w:tcBorders>
              <w:top w:val="nil"/>
              <w:left w:val="nil"/>
              <w:bottom w:val="single" w:sz="4" w:space="0" w:color="auto"/>
              <w:right w:val="single" w:sz="4" w:space="0" w:color="auto"/>
            </w:tcBorders>
            <w:shd w:val="clear" w:color="auto" w:fill="auto"/>
            <w:noWrap/>
            <w:vAlign w:val="center"/>
            <w:hideMark/>
          </w:tcPr>
          <w:p w14:paraId="3195E62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44.1</w:t>
            </w:r>
          </w:p>
        </w:tc>
      </w:tr>
      <w:tr w:rsidR="009019C8" w:rsidRPr="009019C8" w14:paraId="28AADCA6"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3D57EC5"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Kartik</w:t>
            </w:r>
          </w:p>
        </w:tc>
        <w:tc>
          <w:tcPr>
            <w:tcW w:w="3840" w:type="dxa"/>
            <w:tcBorders>
              <w:top w:val="nil"/>
              <w:left w:val="nil"/>
              <w:bottom w:val="single" w:sz="4" w:space="0" w:color="auto"/>
              <w:right w:val="single" w:sz="4" w:space="0" w:color="auto"/>
            </w:tcBorders>
            <w:shd w:val="clear" w:color="auto" w:fill="auto"/>
            <w:noWrap/>
            <w:vAlign w:val="center"/>
            <w:hideMark/>
          </w:tcPr>
          <w:p w14:paraId="706D358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14.0</w:t>
            </w:r>
          </w:p>
        </w:tc>
      </w:tr>
      <w:tr w:rsidR="009019C8" w:rsidRPr="009019C8" w14:paraId="73D7FAD3"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3DDFA21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Mangsir</w:t>
            </w:r>
          </w:p>
        </w:tc>
        <w:tc>
          <w:tcPr>
            <w:tcW w:w="3840" w:type="dxa"/>
            <w:tcBorders>
              <w:top w:val="nil"/>
              <w:left w:val="nil"/>
              <w:bottom w:val="single" w:sz="4" w:space="0" w:color="auto"/>
              <w:right w:val="single" w:sz="4" w:space="0" w:color="auto"/>
            </w:tcBorders>
            <w:shd w:val="clear" w:color="auto" w:fill="auto"/>
            <w:noWrap/>
            <w:vAlign w:val="center"/>
            <w:hideMark/>
          </w:tcPr>
          <w:p w14:paraId="475A721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7.0</w:t>
            </w:r>
          </w:p>
        </w:tc>
      </w:tr>
      <w:tr w:rsidR="009019C8" w:rsidRPr="009019C8" w14:paraId="7005940D"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3FBE7760"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Poush</w:t>
            </w:r>
          </w:p>
        </w:tc>
        <w:tc>
          <w:tcPr>
            <w:tcW w:w="3840" w:type="dxa"/>
            <w:tcBorders>
              <w:top w:val="nil"/>
              <w:left w:val="nil"/>
              <w:bottom w:val="single" w:sz="4" w:space="0" w:color="auto"/>
              <w:right w:val="single" w:sz="4" w:space="0" w:color="auto"/>
            </w:tcBorders>
            <w:shd w:val="clear" w:color="auto" w:fill="auto"/>
            <w:noWrap/>
            <w:vAlign w:val="center"/>
            <w:hideMark/>
          </w:tcPr>
          <w:p w14:paraId="08F66822"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4.6</w:t>
            </w:r>
          </w:p>
        </w:tc>
      </w:tr>
      <w:tr w:rsidR="009019C8" w:rsidRPr="009019C8" w14:paraId="336A8F39"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210D9D4D" w14:textId="439F7E20"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Magh</w:t>
            </w:r>
          </w:p>
        </w:tc>
        <w:tc>
          <w:tcPr>
            <w:tcW w:w="3840" w:type="dxa"/>
            <w:tcBorders>
              <w:top w:val="nil"/>
              <w:left w:val="nil"/>
              <w:bottom w:val="single" w:sz="4" w:space="0" w:color="auto"/>
              <w:right w:val="single" w:sz="4" w:space="0" w:color="auto"/>
            </w:tcBorders>
            <w:shd w:val="clear" w:color="auto" w:fill="auto"/>
            <w:noWrap/>
            <w:vAlign w:val="center"/>
            <w:hideMark/>
          </w:tcPr>
          <w:p w14:paraId="22586013"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4.0</w:t>
            </w:r>
          </w:p>
        </w:tc>
      </w:tr>
      <w:tr w:rsidR="009019C8" w:rsidRPr="009019C8" w14:paraId="597DCFC8"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1A053AC7"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lastRenderedPageBreak/>
              <w:t>Falgun</w:t>
            </w:r>
          </w:p>
        </w:tc>
        <w:tc>
          <w:tcPr>
            <w:tcW w:w="3840" w:type="dxa"/>
            <w:tcBorders>
              <w:top w:val="nil"/>
              <w:left w:val="nil"/>
              <w:bottom w:val="single" w:sz="4" w:space="0" w:color="auto"/>
              <w:right w:val="single" w:sz="4" w:space="0" w:color="auto"/>
            </w:tcBorders>
            <w:shd w:val="clear" w:color="auto" w:fill="auto"/>
            <w:noWrap/>
            <w:vAlign w:val="center"/>
            <w:hideMark/>
          </w:tcPr>
          <w:p w14:paraId="55AC9931"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3.1</w:t>
            </w:r>
          </w:p>
        </w:tc>
      </w:tr>
      <w:tr w:rsidR="009019C8" w:rsidRPr="009019C8" w14:paraId="545C758A" w14:textId="77777777" w:rsidTr="009019C8">
        <w:trPr>
          <w:trHeight w:val="351"/>
        </w:trPr>
        <w:tc>
          <w:tcPr>
            <w:tcW w:w="3959" w:type="dxa"/>
            <w:tcBorders>
              <w:top w:val="nil"/>
              <w:left w:val="single" w:sz="4" w:space="0" w:color="auto"/>
              <w:bottom w:val="single" w:sz="4" w:space="0" w:color="auto"/>
              <w:right w:val="single" w:sz="4" w:space="0" w:color="auto"/>
            </w:tcBorders>
            <w:shd w:val="clear" w:color="auto" w:fill="auto"/>
            <w:noWrap/>
            <w:vAlign w:val="center"/>
            <w:hideMark/>
          </w:tcPr>
          <w:p w14:paraId="4A990379"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Chaitra</w:t>
            </w:r>
          </w:p>
        </w:tc>
        <w:tc>
          <w:tcPr>
            <w:tcW w:w="3840" w:type="dxa"/>
            <w:tcBorders>
              <w:top w:val="nil"/>
              <w:left w:val="nil"/>
              <w:bottom w:val="single" w:sz="4" w:space="0" w:color="auto"/>
              <w:right w:val="single" w:sz="4" w:space="0" w:color="auto"/>
            </w:tcBorders>
            <w:shd w:val="clear" w:color="auto" w:fill="auto"/>
            <w:noWrap/>
            <w:vAlign w:val="center"/>
            <w:hideMark/>
          </w:tcPr>
          <w:p w14:paraId="6B270E4C" w14:textId="77777777" w:rsidR="009019C8" w:rsidRPr="009019C8" w:rsidRDefault="009019C8" w:rsidP="009019C8">
            <w:pPr>
              <w:spacing w:before="0" w:after="0" w:line="240" w:lineRule="auto"/>
              <w:jc w:val="center"/>
              <w:rPr>
                <w:rFonts w:cs="Calibri"/>
                <w:color w:val="000000"/>
                <w:szCs w:val="22"/>
                <w:lang w:bidi="ne-NP"/>
              </w:rPr>
            </w:pPr>
            <w:r w:rsidRPr="009019C8">
              <w:rPr>
                <w:rFonts w:cs="Calibri"/>
                <w:color w:val="000000"/>
                <w:szCs w:val="22"/>
                <w:lang w:bidi="ne-NP"/>
              </w:rPr>
              <w:t>2.5</w:t>
            </w:r>
          </w:p>
        </w:tc>
      </w:tr>
    </w:tbl>
    <w:p w14:paraId="460EBDEC" w14:textId="77777777" w:rsidR="005C2E26" w:rsidRDefault="005C2E26" w:rsidP="005C2E26"/>
    <w:p w14:paraId="3E98E585" w14:textId="627828A1" w:rsidR="005C2E26" w:rsidDel="00F94B2D" w:rsidRDefault="005C2E26">
      <w:pPr>
        <w:rPr>
          <w:del w:id="5259" w:author="Kumar Baral" w:date="2023-02-13T14:47:00Z"/>
        </w:rPr>
      </w:pPr>
      <w:del w:id="5260"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5261" w:author="Kumar Baral" w:date="2023-02-13T14:47:00Z"/>
        </w:rPr>
        <w:pPrChange w:id="5262" w:author="Kumar Baral" w:date="2023-02-13T14:47:00Z">
          <w:pPr>
            <w:pStyle w:val="Caption"/>
          </w:pPr>
        </w:pPrChange>
      </w:pPr>
      <w:del w:id="5263" w:author="Kumar Baral" w:date="2023-02-13T14:47:00Z">
        <w:r w:rsidDel="00F94B2D">
          <w:delText xml:space="preserve">Figure </w:delText>
        </w:r>
      </w:del>
      <w:ins w:id="5264" w:author="Kumar Baral" w:date="2023-02-13T14:03:00Z">
        <w:del w:id="5265" w:author="Kumar Baral" w:date="2023-02-13T14:47:00Z">
          <w:r w:rsidR="00927B5D" w:rsidDel="00F94B2D">
            <w:fldChar w:fldCharType="begin"/>
          </w:r>
          <w:r w:rsidR="00927B5D" w:rsidDel="00F94B2D">
            <w:delInstrText xml:space="preserve"> STYLEREF 1 \s </w:delInstrText>
          </w:r>
        </w:del>
      </w:ins>
      <w:del w:id="5266" w:author="Kumar Baral" w:date="2023-02-13T14:47:00Z">
        <w:r w:rsidR="00927B5D" w:rsidDel="00F94B2D">
          <w:fldChar w:fldCharType="separate"/>
        </w:r>
        <w:r w:rsidR="00927B5D" w:rsidDel="00F94B2D">
          <w:rPr>
            <w:noProof/>
          </w:rPr>
          <w:delText>1</w:delText>
        </w:r>
      </w:del>
      <w:ins w:id="5267" w:author="Kumar Baral" w:date="2023-02-13T14:03:00Z">
        <w:del w:id="5268"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5269" w:author="Kumar Baral" w:date="2023-02-13T14:47:00Z">
        <w:r w:rsidR="00927B5D" w:rsidDel="00F94B2D">
          <w:fldChar w:fldCharType="separate"/>
        </w:r>
      </w:del>
      <w:ins w:id="5270" w:author="Kumar Baral" w:date="2023-02-13T14:03:00Z">
        <w:del w:id="5271" w:author="Kumar Baral" w:date="2023-02-13T14:47:00Z">
          <w:r w:rsidR="00927B5D" w:rsidDel="00F94B2D">
            <w:rPr>
              <w:noProof/>
            </w:rPr>
            <w:delText>4</w:delText>
          </w:r>
          <w:r w:rsidR="00927B5D" w:rsidDel="00F94B2D">
            <w:fldChar w:fldCharType="end"/>
          </w:r>
        </w:del>
      </w:ins>
      <w:del w:id="5272"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del>
    </w:p>
    <w:p w14:paraId="49DF86BF" w14:textId="77777777" w:rsidR="005C2E26" w:rsidRPr="005C2E26" w:rsidRDefault="005C2E26" w:rsidP="005C2E26"/>
    <w:bookmarkEnd w:id="5196"/>
    <w:bookmarkEnd w:id="5197"/>
    <w:p w14:paraId="5E0F430A" w14:textId="28AA0B79" w:rsidR="002E2821" w:rsidRDefault="002A46D1" w:rsidP="002E2821">
      <w:pPr>
        <w:pStyle w:val="Heading3"/>
      </w:pPr>
      <w:del w:id="5273" w:author="Kumar Baral" w:date="2023-02-13T10:57:00Z">
        <w:r w:rsidDel="00CC2D59">
          <w:delText>Comparision</w:delText>
        </w:r>
      </w:del>
      <w:bookmarkStart w:id="5274" w:name="_Toc127370354"/>
      <w:ins w:id="5275" w:author="Kumar Baral" w:date="2023-02-13T10:57:00Z">
        <w:r w:rsidR="00CC2D59">
          <w:t>Comparison</w:t>
        </w:r>
      </w:ins>
      <w:r>
        <w:t xml:space="preserve"> </w:t>
      </w:r>
      <w:del w:id="5276" w:author="Kumar Baral" w:date="2023-02-13T14:59:00Z">
        <w:r w:rsidDel="00E44CBF">
          <w:delText>with implemented</w:delText>
        </w:r>
      </w:del>
      <w:ins w:id="5277" w:author="Kumar Baral" w:date="2023-02-13T14:59:00Z">
        <w:r w:rsidR="00E44CBF">
          <w:t>o</w:t>
        </w:r>
      </w:ins>
      <w:ins w:id="5278" w:author="Kumar Baral" w:date="2023-02-13T15:00:00Z">
        <w:r w:rsidR="00E44CBF">
          <w:t>f</w:t>
        </w:r>
      </w:ins>
      <w:r>
        <w:t xml:space="preserve"> Mean Monthly Flow</w:t>
      </w:r>
      <w:r w:rsidR="00F70819">
        <w:t xml:space="preserve"> with that of during UFSR, 2008</w:t>
      </w:r>
      <w:bookmarkEnd w:id="5274"/>
      <w:ins w:id="5279" w:author="Kumar Baral" w:date="2023-02-13T15:00:00Z">
        <w:r w:rsidR="00E44CBF">
          <w:t xml:space="preserve"> </w:t>
        </w:r>
      </w:ins>
    </w:p>
    <w:p w14:paraId="3EAC6266" w14:textId="134D0DF5" w:rsidR="00E57F4C" w:rsidRDefault="00E57F4C" w:rsidP="00E57F4C">
      <w:r>
        <w:fldChar w:fldCharType="begin"/>
      </w:r>
      <w:r>
        <w:instrText xml:space="preserve"> REF _Ref127193758 \h </w:instrText>
      </w:r>
      <w:r>
        <w:fldChar w:fldCharType="separate"/>
      </w:r>
      <w:r w:rsidR="00851CC9">
        <w:t xml:space="preserve">Figure </w:t>
      </w:r>
      <w:r w:rsidR="00851CC9">
        <w:rPr>
          <w:noProof/>
        </w:rPr>
        <w:t>1</w:t>
      </w:r>
      <w:ins w:id="5280" w:author="Kumar Baral" w:date="2023-02-13T14:03:00Z">
        <w:r w:rsidR="00851CC9">
          <w:noBreakHyphen/>
        </w:r>
      </w:ins>
      <w:r w:rsidR="00851CC9">
        <w:rPr>
          <w:noProof/>
        </w:rPr>
        <w:t>4</w:t>
      </w:r>
      <w:r>
        <w:fldChar w:fldCharType="end"/>
      </w:r>
      <w:r>
        <w:t xml:space="preserve"> shows the comparison of mean monthly flow of Andhi Khola as per the UFSR, 2008 and as per the data collected at the intake of the Andhi Khola. </w:t>
      </w:r>
    </w:p>
    <w:p w14:paraId="1E407E24" w14:textId="4570327D" w:rsidR="0020114A" w:rsidRPr="00E57F4C" w:rsidRDefault="0020114A" w:rsidP="00E57F4C">
      <w:pPr>
        <w:rPr>
          <w:ins w:id="5281" w:author="Kumar Baral" w:date="2023-02-13T14:48:00Z"/>
        </w:rPr>
      </w:pPr>
      <w:r>
        <w:rPr>
          <w:noProof/>
          <w:lang w:bidi="ne-NP"/>
        </w:rPr>
        <w:drawing>
          <wp:inline distT="0" distB="0" distL="0" distR="0" wp14:anchorId="7C4DBC66" wp14:editId="6CAD54D9">
            <wp:extent cx="5960745" cy="4408805"/>
            <wp:effectExtent l="0" t="0" r="190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892AD0" w14:textId="1CF8E3BC" w:rsidR="002E2821" w:rsidRPr="002E2821" w:rsidDel="00D042D7" w:rsidRDefault="00170DF3" w:rsidP="002E2821">
      <w:pPr>
        <w:rPr>
          <w:del w:id="5282" w:author="Kumar Baral" w:date="2023-02-13T14:53:00Z"/>
        </w:rPr>
      </w:pPr>
      <w:del w:id="5283" w:author="Kumar Baral" w:date="2023-02-13T14:50:00Z">
        <w:r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5284" w:author="Kumar Baral" w:date="2022-12-12T16:39:00Z"/>
        </w:rPr>
      </w:pPr>
    </w:p>
    <w:p w14:paraId="2CC001FD" w14:textId="24397D9A" w:rsidR="00347AC2" w:rsidRDefault="002E2821" w:rsidP="002E2821">
      <w:pPr>
        <w:pStyle w:val="Caption"/>
      </w:pPr>
      <w:bookmarkStart w:id="5285" w:name="_Ref127193758"/>
      <w:bookmarkStart w:id="5286" w:name="_Toc127370374"/>
      <w:bookmarkStart w:id="5287" w:name="_Toc90989301"/>
      <w:bookmarkStart w:id="5288" w:name="_Toc91255217"/>
      <w:r>
        <w:t xml:space="preserve">Figure </w:t>
      </w:r>
      <w:ins w:id="5289" w:author="Kumar Baral" w:date="2023-02-13T14:03:00Z">
        <w:r w:rsidR="00927B5D">
          <w:fldChar w:fldCharType="begin"/>
        </w:r>
        <w:r w:rsidR="00927B5D">
          <w:instrText xml:space="preserve"> STYLEREF 1 \s </w:instrText>
        </w:r>
      </w:ins>
      <w:r w:rsidR="00927B5D">
        <w:fldChar w:fldCharType="separate"/>
      </w:r>
      <w:r w:rsidR="00851CC9">
        <w:rPr>
          <w:noProof/>
        </w:rPr>
        <w:t>1</w:t>
      </w:r>
      <w:ins w:id="529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4</w:t>
      </w:r>
      <w:ins w:id="5291" w:author="Kumar Baral" w:date="2023-02-13T14:03:00Z">
        <w:r w:rsidR="00927B5D">
          <w:fldChar w:fldCharType="end"/>
        </w:r>
      </w:ins>
      <w:bookmarkEnd w:id="5285"/>
      <w:del w:id="5292"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5293" w:author="Kumar Baral" w:date="2023-02-13T12:11:00Z">
        <w:r w:rsidDel="00A2565C">
          <w:delText xml:space="preserve">implemented </w:delText>
        </w:r>
      </w:del>
      <w:r>
        <w:t>mean monthly flow</w:t>
      </w:r>
      <w:ins w:id="5294" w:author="Kumar Baral" w:date="2023-02-13T12:11:00Z">
        <w:r w:rsidR="00A2565C">
          <w:t>( UFSR)</w:t>
        </w:r>
      </w:ins>
      <w:r>
        <w:t xml:space="preserve"> and measured mean monthly flow</w:t>
      </w:r>
      <w:bookmarkEnd w:id="5286"/>
    </w:p>
    <w:p w14:paraId="415AB596" w14:textId="1AC78A53" w:rsidR="00170DF3" w:rsidRDefault="00E57F4C" w:rsidP="00170DF3">
      <w:r>
        <w:t xml:space="preserve">It is observed that </w:t>
      </w:r>
      <w:r w:rsidR="00F70819">
        <w:t xml:space="preserve">only </w:t>
      </w:r>
      <w:r>
        <w:t xml:space="preserve">the </w:t>
      </w:r>
      <w:r w:rsidR="00170DF3">
        <w:t>month of Shrawan</w:t>
      </w:r>
      <w:r>
        <w:t xml:space="preserve"> has lesser discharge than that of UFSR,2008</w:t>
      </w:r>
      <w:r w:rsidR="008E057B">
        <w:t>.</w:t>
      </w:r>
      <w:r w:rsidR="00170DF3">
        <w:t xml:space="preserve"> In the dry months the measured data is almost similar as that of estimated data</w:t>
      </w:r>
      <w:r w:rsidR="00F70819">
        <w:t xml:space="preserve"> as per UFSR</w:t>
      </w:r>
      <w:r w:rsidR="00170DF3">
        <w:t xml:space="preserve">. For the wet months (Jestha, Ashadh, Bhadra, Ashwin) the measured data are greater than the estimated flow during UFSR. </w:t>
      </w:r>
    </w:p>
    <w:p w14:paraId="1D7938E2" w14:textId="70B38B9B" w:rsidR="00170DF3" w:rsidRDefault="00170DF3">
      <w:pPr>
        <w:pStyle w:val="Heading3"/>
        <w:pPrChange w:id="5295" w:author="Kumar Baral" w:date="2022-12-12T17:30:00Z">
          <w:pPr>
            <w:pStyle w:val="Heading2"/>
            <w:keepLines/>
            <w:numPr>
              <w:ilvl w:val="2"/>
              <w:numId w:val="51"/>
            </w:numPr>
            <w:spacing w:before="40" w:line="276" w:lineRule="auto"/>
            <w:ind w:left="709" w:right="-46" w:hanging="709"/>
            <w:jc w:val="both"/>
          </w:pPr>
        </w:pPrChange>
      </w:pPr>
      <w:bookmarkStart w:id="5296" w:name="_Toc127370355"/>
      <w:r>
        <w:t>Water Sharing in Andhi Khola</w:t>
      </w:r>
      <w:bookmarkEnd w:id="5296"/>
    </w:p>
    <w:p w14:paraId="32FFB431" w14:textId="0F0C45D6" w:rsidR="00170DF3" w:rsidRPr="00170DF3" w:rsidRDefault="00170DF3" w:rsidP="00170DF3">
      <w:pPr>
        <w:rPr>
          <w:ins w:id="5297" w:author="Kumar Baral" w:date="2022-12-12T16:39:00Z"/>
        </w:rPr>
      </w:pPr>
      <w:r>
        <w:t>There are some irrigation systems in the Andhi Khola River Basin. Dahathum</w:t>
      </w:r>
      <w:r w:rsidR="0083305E">
        <w:t xml:space="preserve"> Changchangdi Irrigation scheme, Damuwa Phant Proposed scheme, Sataun Tapu Irrigation scheme, Kulbandh Irrigation schme, Lamage Phant Irrigation scheme, Thuli Benshi Irrigation Scheme, Tikaja Phant Irrigation scheme are the in </w:t>
      </w:r>
      <w:r w:rsidR="0083305E">
        <w:lastRenderedPageBreak/>
        <w:t>operation. Some of them are in normal operation whereas some of them are damaged and operate in monsoon season only. The above mentioned irrigation systems are located in the upstream of the intake of Andhi khola. T</w:t>
      </w:r>
      <w:r w:rsidR="00E85EA6">
        <w:t>here are no schemes in the down</w:t>
      </w:r>
      <w:r w:rsidR="0083305E">
        <w:t>stream of the Intake of the project.</w:t>
      </w:r>
    </w:p>
    <w:p w14:paraId="63CE71CD" w14:textId="77777777" w:rsidR="00170DF3" w:rsidRPr="00170DF3" w:rsidRDefault="00170DF3" w:rsidP="00170DF3">
      <w:pPr>
        <w:rPr>
          <w:ins w:id="5298" w:author="Kumar Baral" w:date="2022-12-12T16:39:00Z"/>
        </w:rPr>
      </w:pPr>
    </w:p>
    <w:p w14:paraId="1AC75B9D" w14:textId="77777777" w:rsidR="00347AC2" w:rsidRDefault="00347AC2">
      <w:pPr>
        <w:pStyle w:val="Heading3"/>
        <w:rPr>
          <w:ins w:id="5299" w:author="Kumar Baral" w:date="2022-12-12T16:39:00Z"/>
        </w:rPr>
        <w:pPrChange w:id="5300" w:author="Kumar Baral" w:date="2022-12-12T17:30:00Z">
          <w:pPr>
            <w:pStyle w:val="Heading2"/>
            <w:keepLines/>
            <w:numPr>
              <w:ilvl w:val="2"/>
              <w:numId w:val="51"/>
            </w:numPr>
            <w:spacing w:before="40" w:line="276" w:lineRule="auto"/>
            <w:ind w:left="709" w:right="-46" w:hanging="709"/>
            <w:jc w:val="both"/>
          </w:pPr>
        </w:pPrChange>
      </w:pPr>
      <w:bookmarkStart w:id="5301" w:name="_Toc90989303"/>
      <w:bookmarkStart w:id="5302" w:name="_Toc91255219"/>
      <w:bookmarkStart w:id="5303" w:name="_Toc92369062"/>
      <w:bookmarkStart w:id="5304" w:name="_Toc92876307"/>
      <w:bookmarkStart w:id="5305" w:name="_Toc127370356"/>
      <w:bookmarkEnd w:id="5287"/>
      <w:bookmarkEnd w:id="5288"/>
      <w:ins w:id="5306" w:author="Kumar Baral" w:date="2022-12-12T16:39:00Z">
        <w:r w:rsidRPr="001C0EA0">
          <w:t>Riparian Release</w:t>
        </w:r>
        <w:bookmarkEnd w:id="5301"/>
        <w:bookmarkEnd w:id="5302"/>
        <w:bookmarkEnd w:id="5303"/>
        <w:bookmarkEnd w:id="5304"/>
        <w:bookmarkEnd w:id="5305"/>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3D5D60" w:rsidDel="001F6995" w:rsidRDefault="005C2E26" w:rsidP="005C2E26">
      <w:pPr>
        <w:rPr>
          <w:del w:id="5307" w:author="Kumar Baral" w:date="2023-02-13T11:33:00Z"/>
          <w:rFonts w:eastAsiaTheme="minorHAnsi" w:cstheme="minorBidi"/>
          <w:szCs w:val="22"/>
        </w:rPr>
      </w:pPr>
      <w:del w:id="5308" w:author="Kumar Baral" w:date="2023-02-13T11:33:00Z">
        <w:r w:rsidRPr="003D5D60" w:rsidDel="001F6995">
          <w:rPr>
            <w:rFonts w:eastAsiaTheme="minorHAnsi" w:cstheme="minorBidi"/>
            <w:szCs w:val="22"/>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3D5D60" w:rsidDel="00F66651" w:rsidRDefault="005C2E26" w:rsidP="005C2E26">
      <w:pPr>
        <w:rPr>
          <w:del w:id="5309" w:author="Kumar Baral" w:date="2023-02-13T10:57:00Z"/>
          <w:rFonts w:eastAsiaTheme="minorHAnsi" w:cstheme="minorBidi"/>
          <w:szCs w:val="22"/>
        </w:rPr>
      </w:pPr>
      <w:del w:id="5310" w:author="Kumar Baral" w:date="2023-02-13T10:57:00Z">
        <w:r w:rsidRPr="003D5D60" w:rsidDel="00F66651">
          <w:rPr>
            <w:rFonts w:eastAsiaTheme="minorHAnsi" w:cstheme="minorBidi"/>
            <w:szCs w:val="22"/>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3D5D60" w:rsidDel="00F66651" w:rsidRDefault="005C2E26" w:rsidP="005C2E26">
      <w:pPr>
        <w:rPr>
          <w:del w:id="5311" w:author="Kumar Baral" w:date="2023-02-13T10:57:00Z"/>
          <w:rFonts w:eastAsiaTheme="minorHAnsi" w:cstheme="minorBidi"/>
          <w:szCs w:val="22"/>
        </w:rPr>
      </w:pPr>
      <w:del w:id="5312" w:author="Kumar Baral" w:date="2023-02-13T10:57:00Z">
        <w:r w:rsidRPr="003D5D60" w:rsidDel="00F66651">
          <w:rPr>
            <w:rFonts w:eastAsiaTheme="minorHAnsi" w:cstheme="minorBidi"/>
            <w:szCs w:val="22"/>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3D5D60" w:rsidDel="00F66651" w:rsidRDefault="005C2E26" w:rsidP="005C2E26">
      <w:pPr>
        <w:rPr>
          <w:del w:id="5313" w:author="Kumar Baral" w:date="2023-02-13T10:57:00Z"/>
          <w:rFonts w:eastAsiaTheme="minorHAnsi" w:cstheme="minorBidi"/>
          <w:szCs w:val="22"/>
        </w:rPr>
      </w:pPr>
      <w:del w:id="5314" w:author="Kumar Baral" w:date="2023-02-13T10:57:00Z">
        <w:r w:rsidRPr="003D5D60" w:rsidDel="00F66651">
          <w:rPr>
            <w:rFonts w:eastAsiaTheme="minorHAnsi" w:cstheme="minorBidi"/>
            <w:szCs w:val="22"/>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75E7E6BA" w14:textId="3AED962B" w:rsidR="00347AC2" w:rsidRPr="00C9316A" w:rsidRDefault="0083305E" w:rsidP="00347AC2">
      <w:pPr>
        <w:ind w:right="-46"/>
        <w:rPr>
          <w:ins w:id="5315" w:author="Kumar Baral" w:date="2022-12-12T16:39:00Z"/>
        </w:rPr>
      </w:pPr>
      <w:r>
        <w:t>As per UFSR, t</w:t>
      </w:r>
      <w:ins w:id="5316" w:author="Kumar Baral" w:date="2022-12-12T16:39:00Z">
        <w:r w:rsidR="00347AC2" w:rsidRPr="001C0EA0">
          <w:t xml:space="preserve">he long-term mean monthly flow for driest month, </w:t>
        </w:r>
      </w:ins>
      <w:r>
        <w:t>Chaitra</w:t>
      </w:r>
      <w:ins w:id="5317" w:author="Kumar Baral" w:date="2022-12-12T16:39:00Z">
        <w:r w:rsidR="00347AC2" w:rsidRPr="001C0EA0">
          <w:t xml:space="preserve"> at the </w:t>
        </w:r>
        <w:r w:rsidR="00347AC2">
          <w:t>intake</w:t>
        </w:r>
        <w:r w:rsidR="00347AC2" w:rsidRPr="001C0EA0">
          <w:t xml:space="preserve"> of is </w:t>
        </w:r>
      </w:ins>
      <w:r>
        <w:t>2.63</w:t>
      </w:r>
      <w:ins w:id="5318"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5319"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5320" w:author="Kumar Baral" w:date="2022-12-12T16:37:00Z">
          <w:pPr>
            <w:pStyle w:val="Heading2"/>
          </w:pPr>
        </w:pPrChange>
      </w:pPr>
    </w:p>
    <w:p w14:paraId="00BB1DE7" w14:textId="5016C290" w:rsidR="006238CC" w:rsidRDefault="006238CC" w:rsidP="00573E74">
      <w:pPr>
        <w:pStyle w:val="Heading2"/>
        <w:rPr>
          <w:ins w:id="5321" w:author="Kumar Baral" w:date="2022-12-12T16:41:00Z"/>
        </w:rPr>
      </w:pPr>
      <w:bookmarkStart w:id="5322" w:name="_Toc402364316"/>
      <w:bookmarkStart w:id="5323" w:name="_Toc474766066"/>
      <w:bookmarkStart w:id="5324" w:name="_Toc62563956"/>
      <w:del w:id="5325" w:author="Kumar Baral" w:date="2022-12-12T16:41:00Z">
        <w:r w:rsidRPr="006238CC" w:rsidDel="00347AC2">
          <w:delText>Stream Flow</w:delText>
        </w:r>
      </w:del>
      <w:bookmarkStart w:id="5326" w:name="_Toc127370357"/>
      <w:bookmarkEnd w:id="5322"/>
      <w:bookmarkEnd w:id="5323"/>
      <w:bookmarkEnd w:id="5324"/>
      <w:ins w:id="5327" w:author="Kumar Baral" w:date="2022-12-12T16:41:00Z">
        <w:r w:rsidR="00347AC2">
          <w:t>Flow Duration Curve (FDC) and Design Discharge</w:t>
        </w:r>
        <w:bookmarkEnd w:id="5326"/>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5328" w:author="Kumar Baral" w:date="2023-02-13T10:58:00Z"/>
          <w:rFonts w:eastAsiaTheme="minorHAnsi" w:cstheme="minorBidi"/>
          <w:szCs w:val="22"/>
        </w:rPr>
      </w:pPr>
      <w:del w:id="5329"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2B9B3B4" w:rsidR="005C2E26" w:rsidDel="00F66651" w:rsidRDefault="005C2E26" w:rsidP="005C2E26">
      <w:pPr>
        <w:rPr>
          <w:del w:id="5330" w:author="Kumar Baral" w:date="2023-02-13T10:58:00Z"/>
          <w:rFonts w:eastAsiaTheme="minorHAnsi" w:cstheme="minorBidi"/>
          <w:szCs w:val="22"/>
        </w:rPr>
      </w:pPr>
      <w:del w:id="5331" w:author="Kumar Baral" w:date="2023-02-13T10:58:00Z">
        <w:r w:rsidRPr="003D5D60"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70C6B636" w14:textId="298C9AEF" w:rsidR="003A45A2" w:rsidDel="00C172A6" w:rsidRDefault="003A45A2" w:rsidP="003A45A2">
      <w:pPr>
        <w:rPr>
          <w:del w:id="5332" w:author="Kumar Baral" w:date="2023-02-13T14:39:00Z"/>
          <w:rFonts w:eastAsiaTheme="minorHAnsi" w:cstheme="minorBidi"/>
          <w:szCs w:val="22"/>
        </w:rPr>
      </w:pPr>
      <w:r>
        <w:rPr>
          <w:rFonts w:eastAsiaTheme="minorHAnsi" w:cstheme="minorBidi"/>
          <w:szCs w:val="22"/>
        </w:rPr>
        <w:t>As per USFR</w:t>
      </w:r>
      <w:ins w:id="5333" w:author="Kumar Baral" w:date="2023-02-13T14:36:00Z">
        <w:r w:rsidR="00C172A6">
          <w:rPr>
            <w:rFonts w:eastAsiaTheme="minorHAnsi" w:cstheme="minorBidi"/>
            <w:szCs w:val="22"/>
          </w:rPr>
          <w:t xml:space="preserve"> 2008</w:t>
        </w:r>
      </w:ins>
      <w:r w:rsidR="00C94200">
        <w:rPr>
          <w:rFonts w:eastAsiaTheme="minorHAnsi" w:cstheme="minorBidi"/>
          <w:szCs w:val="22"/>
        </w:rPr>
        <w:t xml:space="preserve">, the design discharge </w:t>
      </w:r>
      <w:r>
        <w:rPr>
          <w:rFonts w:eastAsiaTheme="minorHAnsi" w:cstheme="minorBidi"/>
          <w:szCs w:val="22"/>
        </w:rPr>
        <w:t xml:space="preserve">4.87 m3/s </w:t>
      </w:r>
      <w:del w:id="5334" w:author="Kumar Baral" w:date="2023-02-13T14:38:00Z">
        <w:r w:rsidDel="00C172A6">
          <w:rPr>
            <w:rFonts w:eastAsiaTheme="minorHAnsi" w:cstheme="minorBidi"/>
            <w:szCs w:val="22"/>
          </w:rPr>
          <w:delText xml:space="preserve">which </w:delText>
        </w:r>
      </w:del>
      <w:r w:rsidR="00C94200">
        <w:rPr>
          <w:rFonts w:eastAsiaTheme="minorHAnsi" w:cstheme="minorBidi"/>
          <w:szCs w:val="22"/>
        </w:rPr>
        <w:t>wa</w:t>
      </w:r>
      <w:r>
        <w:rPr>
          <w:rFonts w:eastAsiaTheme="minorHAnsi" w:cstheme="minorBidi"/>
          <w:szCs w:val="22"/>
        </w:rPr>
        <w:t xml:space="preserve">s </w:t>
      </w:r>
      <w:del w:id="5335" w:author="Kumar Baral" w:date="2023-02-13T14:38:00Z">
        <w:r w:rsidDel="00C172A6">
          <w:rPr>
            <w:rFonts w:eastAsiaTheme="minorHAnsi" w:cstheme="minorBidi"/>
            <w:szCs w:val="22"/>
          </w:rPr>
          <w:delText xml:space="preserve">available for </w:delText>
        </w:r>
      </w:del>
      <w:r>
        <w:rPr>
          <w:rFonts w:eastAsiaTheme="minorHAnsi" w:cstheme="minorBidi"/>
          <w:szCs w:val="22"/>
        </w:rPr>
        <w:t xml:space="preserve">65% </w:t>
      </w:r>
      <w:ins w:id="5336" w:author="Kumar Baral" w:date="2023-02-13T14:38:00Z">
        <w:r w:rsidR="00C172A6">
          <w:rPr>
            <w:rFonts w:eastAsiaTheme="minorHAnsi" w:cstheme="minorBidi"/>
            <w:szCs w:val="22"/>
          </w:rPr>
          <w:t>exceedance flow.</w:t>
        </w:r>
      </w:ins>
      <w:del w:id="5337" w:author="Kumar Baral" w:date="2023-02-13T14:38:00Z">
        <w:r w:rsidDel="00C172A6">
          <w:rPr>
            <w:rFonts w:eastAsiaTheme="minorHAnsi" w:cstheme="minorBidi"/>
            <w:szCs w:val="22"/>
          </w:rPr>
          <w:delText>of the time in the certain year.</w:delText>
        </w:r>
      </w:del>
      <w:ins w:id="5338" w:author="Kumar Baral" w:date="2023-02-13T14:28:00Z">
        <w:r w:rsidR="00B132C2">
          <w:rPr>
            <w:rFonts w:eastAsiaTheme="minorHAnsi" w:cstheme="minorBidi"/>
            <w:szCs w:val="22"/>
          </w:rPr>
          <w:t xml:space="preserve"> Now, </w:t>
        </w:r>
      </w:ins>
      <w:ins w:id="5339" w:author="Kumar Baral" w:date="2023-02-13T14:29:00Z">
        <w:r w:rsidR="00B132C2">
          <w:rPr>
            <w:rFonts w:eastAsiaTheme="minorHAnsi" w:cstheme="minorBidi"/>
            <w:szCs w:val="22"/>
          </w:rPr>
          <w:t>the discharge which is available for 65</w:t>
        </w:r>
      </w:ins>
      <w:ins w:id="5340" w:author="Kumar Baral" w:date="2023-02-13T14:30:00Z">
        <w:r w:rsidR="00B132C2">
          <w:rPr>
            <w:rFonts w:eastAsiaTheme="minorHAnsi" w:cstheme="minorBidi"/>
            <w:szCs w:val="22"/>
          </w:rPr>
          <w:t>% of the time in year is 4.72 m3/s. The design discharge 4.87 m3/s</w:t>
        </w:r>
      </w:ins>
      <w:ins w:id="5341" w:author="Kumar Baral" w:date="2023-02-13T14:37:00Z">
        <w:r w:rsidR="00C172A6">
          <w:rPr>
            <w:rFonts w:eastAsiaTheme="minorHAnsi" w:cstheme="minorBidi"/>
            <w:szCs w:val="22"/>
          </w:rPr>
          <w:t xml:space="preserve"> now becomes</w:t>
        </w:r>
      </w:ins>
      <w:ins w:id="5342" w:author="Kumar Baral" w:date="2023-02-13T14:30:00Z">
        <w:r w:rsidR="00C172A6">
          <w:rPr>
            <w:rFonts w:eastAsiaTheme="minorHAnsi" w:cstheme="minorBidi"/>
            <w:szCs w:val="22"/>
          </w:rPr>
          <w:t xml:space="preserve"> </w:t>
        </w:r>
      </w:ins>
      <w:ins w:id="5343" w:author="Kumar Baral" w:date="2023-02-13T14:33:00Z">
        <w:r w:rsidR="00B132C2">
          <w:rPr>
            <w:rFonts w:eastAsiaTheme="minorHAnsi" w:cstheme="minorBidi"/>
            <w:szCs w:val="22"/>
          </w:rPr>
          <w:t>63.64</w:t>
        </w:r>
      </w:ins>
      <w:ins w:id="5344" w:author="Kumar Baral" w:date="2023-02-13T14:34:00Z">
        <w:r w:rsidR="00B132C2">
          <w:rPr>
            <w:rFonts w:eastAsiaTheme="minorHAnsi" w:cstheme="minorBidi"/>
            <w:szCs w:val="22"/>
          </w:rPr>
          <w:t xml:space="preserve">% </w:t>
        </w:r>
      </w:ins>
      <w:ins w:id="5345" w:author="Kumar Baral" w:date="2023-02-13T14:38:00Z">
        <w:r w:rsidR="00C172A6">
          <w:rPr>
            <w:rFonts w:eastAsiaTheme="minorHAnsi" w:cstheme="minorBidi"/>
            <w:szCs w:val="22"/>
          </w:rPr>
          <w:t>exceedance</w:t>
        </w:r>
      </w:ins>
      <w:ins w:id="5346" w:author="Kumar Baral" w:date="2023-02-13T14:37:00Z">
        <w:r w:rsidR="00C172A6">
          <w:rPr>
            <w:rFonts w:eastAsiaTheme="minorHAnsi" w:cstheme="minorBidi"/>
            <w:szCs w:val="22"/>
          </w:rPr>
          <w:t xml:space="preserve"> flow</w:t>
        </w:r>
      </w:ins>
      <w:ins w:id="5347" w:author="Kumar Baral" w:date="2023-02-13T14:38:00Z">
        <w:r w:rsidR="00C172A6">
          <w:rPr>
            <w:rFonts w:eastAsiaTheme="minorHAnsi" w:cstheme="minorBidi"/>
            <w:szCs w:val="22"/>
          </w:rPr>
          <w:t xml:space="preserve"> as shown in </w:t>
        </w:r>
      </w:ins>
      <w:ins w:id="5348" w:author="Kumar Baral" w:date="2023-02-13T14:39:00Z">
        <w:r w:rsidR="00C172A6">
          <w:rPr>
            <w:rFonts w:eastAsiaTheme="minorHAnsi" w:cstheme="minorBidi"/>
            <w:szCs w:val="22"/>
          </w:rPr>
          <w:fldChar w:fldCharType="begin"/>
        </w:r>
        <w:r w:rsidR="00C172A6">
          <w:rPr>
            <w:rFonts w:eastAsiaTheme="minorHAnsi" w:cstheme="minorBidi"/>
            <w:szCs w:val="22"/>
          </w:rPr>
          <w:instrText xml:space="preserve"> REF _Ref127191580 \h </w:instrText>
        </w:r>
      </w:ins>
      <w:r w:rsidR="00C172A6">
        <w:rPr>
          <w:rFonts w:eastAsiaTheme="minorHAnsi" w:cstheme="minorBidi"/>
          <w:szCs w:val="22"/>
        </w:rPr>
      </w:r>
      <w:r w:rsidR="00C172A6">
        <w:rPr>
          <w:rFonts w:eastAsiaTheme="minorHAnsi" w:cstheme="minorBidi"/>
          <w:szCs w:val="22"/>
        </w:rPr>
        <w:fldChar w:fldCharType="separate"/>
      </w:r>
      <w:ins w:id="5349" w:author="Kumar Baral" w:date="2023-02-13T12:05:00Z">
        <w:r w:rsidR="00851CC9">
          <w:t xml:space="preserve">Figure </w:t>
        </w:r>
      </w:ins>
      <w:r w:rsidR="00851CC9">
        <w:rPr>
          <w:noProof/>
        </w:rPr>
        <w:t>1</w:t>
      </w:r>
      <w:ins w:id="5350" w:author="Kumar Baral" w:date="2023-02-13T14:03:00Z">
        <w:r w:rsidR="00851CC9">
          <w:noBreakHyphen/>
        </w:r>
      </w:ins>
      <w:r w:rsidR="00851CC9">
        <w:rPr>
          <w:noProof/>
        </w:rPr>
        <w:t>5</w:t>
      </w:r>
      <w:ins w:id="5351" w:author="Kumar Baral" w:date="2023-02-13T14:39:00Z">
        <w:r w:rsidR="00C172A6">
          <w:rPr>
            <w:rFonts w:eastAsiaTheme="minorHAnsi" w:cstheme="minorBidi"/>
            <w:szCs w:val="22"/>
          </w:rPr>
          <w:fldChar w:fldCharType="end"/>
        </w:r>
      </w:ins>
      <w:ins w:id="5352" w:author="Kumar Baral" w:date="2023-02-13T14:38:00Z">
        <w:r w:rsidR="00C172A6">
          <w:rPr>
            <w:rFonts w:eastAsiaTheme="minorHAnsi" w:cstheme="minorBidi"/>
            <w:szCs w:val="22"/>
          </w:rPr>
          <w:t>.</w:t>
        </w:r>
      </w:ins>
      <w:del w:id="5353" w:author="Kumar Baral" w:date="2023-02-13T14:34:00Z">
        <w:r w:rsidDel="00B132C2">
          <w:rPr>
            <w:rFonts w:eastAsiaTheme="minorHAnsi" w:cstheme="minorBidi"/>
            <w:szCs w:val="22"/>
          </w:rPr>
          <w:delText xml:space="preserve"> </w:delText>
        </w:r>
      </w:del>
    </w:p>
    <w:p w14:paraId="6C6470F4" w14:textId="77777777" w:rsidR="003A45A2" w:rsidRPr="003D5D60" w:rsidRDefault="003A45A2" w:rsidP="005C2E26">
      <w:pPr>
        <w:rPr>
          <w:rFonts w:eastAsiaTheme="minorHAnsi" w:cstheme="minorBidi"/>
          <w:szCs w:val="22"/>
        </w:rPr>
      </w:pPr>
    </w:p>
    <w:p w14:paraId="6E70EBA0" w14:textId="62899DE8" w:rsidR="00347AC2" w:rsidDel="001F6995" w:rsidRDefault="002A46D1">
      <w:pPr>
        <w:pStyle w:val="Heading3"/>
        <w:rPr>
          <w:del w:id="5354" w:author="Kumar Baral" w:date="2023-02-13T11:33:00Z"/>
        </w:rPr>
        <w:pPrChange w:id="5355" w:author="Kumar Baral" w:date="2022-12-12T17:30:00Z">
          <w:pPr>
            <w:pStyle w:val="Heading2"/>
            <w:keepLines/>
            <w:numPr>
              <w:ilvl w:val="2"/>
              <w:numId w:val="51"/>
            </w:numPr>
            <w:spacing w:before="40" w:line="276" w:lineRule="auto"/>
            <w:ind w:left="709" w:right="-46" w:hanging="709"/>
            <w:jc w:val="both"/>
          </w:pPr>
        </w:pPrChange>
      </w:pPr>
      <w:del w:id="5356" w:author="Kumar Baral" w:date="2023-02-13T11:33:00Z">
        <w:r w:rsidDel="001F6995">
          <w:lastRenderedPageBreak/>
          <w:delText>FDC from the measured data</w:delText>
        </w:r>
      </w:del>
    </w:p>
    <w:p w14:paraId="40C161F6" w14:textId="610AC986" w:rsidR="00347AC2" w:rsidDel="00A642B3" w:rsidRDefault="002A46D1">
      <w:pPr>
        <w:pStyle w:val="Heading3"/>
        <w:rPr>
          <w:del w:id="5357" w:author="Kumar Baral" w:date="2023-02-13T09:55:00Z"/>
        </w:rPr>
        <w:pPrChange w:id="5358" w:author="Kumar Baral" w:date="2022-12-12T17:30:00Z">
          <w:pPr>
            <w:pStyle w:val="Heading2"/>
            <w:keepLines/>
            <w:numPr>
              <w:ilvl w:val="2"/>
              <w:numId w:val="51"/>
            </w:numPr>
            <w:spacing w:before="40" w:line="276" w:lineRule="auto"/>
            <w:ind w:left="709" w:right="-46" w:hanging="709"/>
            <w:jc w:val="both"/>
          </w:pPr>
        </w:pPrChange>
      </w:pPr>
      <w:del w:id="5359" w:author="Kumar Baral" w:date="2023-02-13T09:55:00Z">
        <w:r w:rsidDel="00A642B3">
          <w:delText>Comparision of FDC</w:delText>
        </w:r>
        <w:r w:rsidR="00215E71" w:rsidDel="00A642B3">
          <w:delText xml:space="preserve"> of UFSR</w:delText>
        </w:r>
      </w:del>
    </w:p>
    <w:p w14:paraId="184C3E08" w14:textId="255A07B2" w:rsidR="00215E71" w:rsidRPr="00215E71" w:rsidRDefault="007D39AF" w:rsidP="00215E71">
      <w:r>
        <w:rPr>
          <w:noProof/>
          <w:lang w:bidi="ne-NP"/>
        </w:rPr>
        <w:drawing>
          <wp:inline distT="0" distB="0" distL="0" distR="0" wp14:anchorId="09E60152" wp14:editId="570C9FA7">
            <wp:extent cx="5613991" cy="3710762"/>
            <wp:effectExtent l="0" t="0" r="635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BA8712E" w14:textId="53F2D6FB" w:rsidR="003965AE" w:rsidRPr="003965AE" w:rsidRDefault="00A2565C">
      <w:pPr>
        <w:pStyle w:val="Caption"/>
        <w:rPr>
          <w:ins w:id="5360" w:author="Kumar Baral" w:date="2022-12-12T16:42:00Z"/>
        </w:rPr>
        <w:pPrChange w:id="5361" w:author="Kumar Baral" w:date="2023-02-13T12:05:00Z">
          <w:pPr/>
        </w:pPrChange>
      </w:pPr>
      <w:bookmarkStart w:id="5362" w:name="_Ref127191580"/>
      <w:bookmarkStart w:id="5363" w:name="_Toc127370375"/>
      <w:ins w:id="5364" w:author="Kumar Baral" w:date="2023-02-13T12:05:00Z">
        <w:r>
          <w:t xml:space="preserve">Figure </w:t>
        </w:r>
      </w:ins>
      <w:ins w:id="5365" w:author="Kumar Baral" w:date="2023-02-13T14:03:00Z">
        <w:r w:rsidR="00927B5D">
          <w:fldChar w:fldCharType="begin"/>
        </w:r>
        <w:r w:rsidR="00927B5D">
          <w:instrText xml:space="preserve"> STYLEREF 1 \s </w:instrText>
        </w:r>
      </w:ins>
      <w:r w:rsidR="00927B5D">
        <w:fldChar w:fldCharType="separate"/>
      </w:r>
      <w:r w:rsidR="00851CC9">
        <w:rPr>
          <w:noProof/>
        </w:rPr>
        <w:t>1</w:t>
      </w:r>
      <w:ins w:id="5366"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5</w:t>
      </w:r>
      <w:ins w:id="5367" w:author="Kumar Baral" w:date="2023-02-13T14:03:00Z">
        <w:r w:rsidR="00927B5D">
          <w:fldChar w:fldCharType="end"/>
        </w:r>
      </w:ins>
      <w:bookmarkEnd w:id="5362"/>
      <w:ins w:id="5368" w:author="Kumar Baral" w:date="2023-02-13T12:06:00Z">
        <w:r>
          <w:t>: Flow duration Curve of Andhi Khola</w:t>
        </w:r>
      </w:ins>
      <w:bookmarkEnd w:id="5363"/>
      <w:r w:rsidR="00427898">
        <w:t xml:space="preserve"> at Intake</w:t>
      </w:r>
    </w:p>
    <w:p w14:paraId="527D8DAB" w14:textId="77777777" w:rsidR="006238CC" w:rsidRPr="006238CC" w:rsidRDefault="006238CC" w:rsidP="001F4328">
      <w:pPr>
        <w:pStyle w:val="Heading2"/>
      </w:pPr>
      <w:bookmarkStart w:id="5369" w:name="_Toc351715576"/>
      <w:bookmarkStart w:id="5370" w:name="_Toc393365361"/>
      <w:bookmarkStart w:id="5371" w:name="_Toc402364322"/>
      <w:bookmarkStart w:id="5372" w:name="_Toc474766071"/>
      <w:bookmarkStart w:id="5373" w:name="_Toc62563960"/>
      <w:bookmarkStart w:id="5374" w:name="_Toc127370358"/>
      <w:r w:rsidRPr="006238CC">
        <w:t>Flood Analysis</w:t>
      </w:r>
      <w:bookmarkEnd w:id="5369"/>
      <w:bookmarkEnd w:id="5370"/>
      <w:bookmarkEnd w:id="5371"/>
      <w:bookmarkEnd w:id="5372"/>
      <w:bookmarkEnd w:id="5373"/>
      <w:bookmarkEnd w:id="5374"/>
    </w:p>
    <w:p w14:paraId="1DBBCDF0" w14:textId="034DD071" w:rsidR="005C2E26" w:rsidRDefault="005C2E26" w:rsidP="005C2E26">
      <w:pPr>
        <w:rPr>
          <w:rFonts w:cstheme="minorBidi"/>
        </w:rPr>
      </w:pPr>
      <w:bookmarkStart w:id="5375" w:name="_Toc483917658"/>
      <w:r w:rsidRPr="003D5D60">
        <w:rPr>
          <w:rFonts w:cstheme="minorBidi"/>
        </w:rPr>
        <w:t>Flood flow is the maximum flow of water that occurs in a river, usually caused by heavy rainfall</w:t>
      </w:r>
      <w:del w:id="5376"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55268FE2" w:rsidR="00637482" w:rsidRDefault="00637482" w:rsidP="005C2E26">
      <w:r>
        <w:fldChar w:fldCharType="begin"/>
      </w:r>
      <w:r>
        <w:instrText xml:space="preserve"> REF _Ref127194732 \h </w:instrText>
      </w:r>
      <w:r>
        <w:fldChar w:fldCharType="separate"/>
      </w:r>
      <w:ins w:id="5377" w:author="Kumar Baral" w:date="2023-02-13T14:27:00Z">
        <w:r w:rsidR="00851CC9">
          <w:t xml:space="preserve">Table </w:t>
        </w:r>
      </w:ins>
      <w:r w:rsidR="00851CC9">
        <w:rPr>
          <w:noProof/>
        </w:rPr>
        <w:t>1</w:t>
      </w:r>
      <w:ins w:id="5378" w:author="Kumar Baral" w:date="2023-02-13T14:27:00Z">
        <w:r w:rsidR="00851CC9">
          <w:noBreakHyphen/>
        </w:r>
      </w:ins>
      <w:r w:rsidR="00851CC9">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5379" w:author="Kumar Baral" w:date="2023-02-13T11:08:00Z"/>
          <w:rFonts w:eastAsiaTheme="minorHAnsi" w:cstheme="minorBidi"/>
          <w:szCs w:val="22"/>
        </w:rPr>
      </w:pPr>
      <w:del w:id="5380"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5381" w:author="Kumar Baral" w:date="2023-02-02T16:49:00Z"/>
          <w:rFonts w:eastAsiaTheme="minorHAnsi" w:cstheme="minorBidi"/>
          <w:szCs w:val="22"/>
        </w:rPr>
        <w:pPrChange w:id="5382" w:author="Kumar Baral" w:date="2023-02-13T14:26:00Z">
          <w:pPr>
            <w:spacing w:before="0" w:after="160" w:line="259" w:lineRule="auto"/>
          </w:pPr>
        </w:pPrChange>
      </w:pPr>
    </w:p>
    <w:p w14:paraId="1B9DA5C3" w14:textId="1410C92F" w:rsidR="00C442D0" w:rsidRDefault="00B132C2">
      <w:pPr>
        <w:pStyle w:val="Caption"/>
        <w:rPr>
          <w:rFonts w:eastAsiaTheme="minorHAnsi" w:cstheme="minorBidi"/>
          <w:szCs w:val="22"/>
        </w:rPr>
        <w:pPrChange w:id="5383" w:author="Kumar Baral" w:date="2023-02-13T14:27:00Z">
          <w:pPr>
            <w:spacing w:before="0" w:after="160" w:line="259" w:lineRule="auto"/>
          </w:pPr>
        </w:pPrChange>
      </w:pPr>
      <w:bookmarkStart w:id="5384" w:name="_Ref127194732"/>
      <w:bookmarkStart w:id="5385" w:name="_Toc127370381"/>
      <w:ins w:id="5386" w:author="Kumar Baral" w:date="2023-02-13T14:27:00Z">
        <w:r>
          <w:t xml:space="preserve">Table </w:t>
        </w:r>
        <w:r>
          <w:fldChar w:fldCharType="begin"/>
        </w:r>
        <w:r>
          <w:instrText xml:space="preserve"> STYLEREF 1 \s </w:instrText>
        </w:r>
      </w:ins>
      <w:r>
        <w:fldChar w:fldCharType="separate"/>
      </w:r>
      <w:r w:rsidR="00851CC9">
        <w:rPr>
          <w:noProof/>
        </w:rPr>
        <w:t>1</w:t>
      </w:r>
      <w:ins w:id="5387" w:author="Kumar Baral" w:date="2023-02-13T14:27:00Z">
        <w:r>
          <w:fldChar w:fldCharType="end"/>
        </w:r>
        <w:r>
          <w:noBreakHyphen/>
        </w:r>
        <w:r>
          <w:fldChar w:fldCharType="begin"/>
        </w:r>
        <w:r>
          <w:instrText xml:space="preserve"> SEQ Table \* ARABIC \s 1 </w:instrText>
        </w:r>
      </w:ins>
      <w:r>
        <w:fldChar w:fldCharType="separate"/>
      </w:r>
      <w:r w:rsidR="00851CC9">
        <w:rPr>
          <w:noProof/>
        </w:rPr>
        <w:t>3</w:t>
      </w:r>
      <w:ins w:id="5388" w:author="Kumar Baral" w:date="2023-02-13T14:27:00Z">
        <w:r>
          <w:fldChar w:fldCharType="end"/>
        </w:r>
        <w:bookmarkEnd w:id="5384"/>
        <w:r>
          <w:t>: Estimation of flood flow</w:t>
        </w:r>
        <w:bookmarkEnd w:id="5385"/>
        <w:r>
          <w:t xml:space="preserve"> </w:t>
        </w:r>
      </w:ins>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8E057B">
        <w:trPr>
          <w:tblHeader/>
        </w:trPr>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3CCCF2B9" w:rsidR="00C442D0" w:rsidRPr="00C442D0" w:rsidRDefault="00637482" w:rsidP="005341F5">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C442D0" w14:paraId="5117D641" w14:textId="77777777" w:rsidTr="008E057B">
        <w:trPr>
          <w:tblHeader/>
        </w:trPr>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lastRenderedPageBreak/>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2E8E6FC2" w:rsidR="00C442D0" w:rsidRDefault="00C442D0" w:rsidP="005C2E26">
      <w:pPr>
        <w:spacing w:before="0" w:after="160" w:line="259" w:lineRule="auto"/>
        <w:rPr>
          <w:ins w:id="5389" w:author="Kumar Baral" w:date="2023-02-13T14:28:00Z"/>
          <w:rFonts w:eastAsiaTheme="minorHAnsi" w:cstheme="minorBidi"/>
          <w:szCs w:val="22"/>
        </w:rPr>
      </w:pPr>
    </w:p>
    <w:bookmarkStart w:id="5390" w:name="_Ref127195416"/>
    <w:p w14:paraId="0AF2F21A" w14:textId="5AE70999" w:rsidR="00C6324B" w:rsidRPr="00C6324B" w:rsidRDefault="00152889" w:rsidP="00152889">
      <w:pPr>
        <w:rPr>
          <w:rFonts w:eastAsiaTheme="minorHAnsi" w:cstheme="minorBidi"/>
          <w:szCs w:val="22"/>
        </w:rPr>
      </w:pPr>
      <w:r>
        <w:rPr>
          <w:rFonts w:eastAsiaTheme="minorHAnsi" w:cstheme="minorBidi"/>
          <w:szCs w:val="22"/>
        </w:rPr>
        <w:fldChar w:fldCharType="begin"/>
      </w:r>
      <w:r>
        <w:rPr>
          <w:rFonts w:eastAsiaTheme="minorHAnsi" w:cstheme="minorBidi"/>
          <w:szCs w:val="22"/>
        </w:rPr>
        <w:instrText xml:space="preserve"> REF _Ref127198023 \h </w:instrText>
      </w:r>
      <w:r>
        <w:rPr>
          <w:rFonts w:eastAsiaTheme="minorHAnsi" w:cstheme="minorBidi"/>
          <w:szCs w:val="22"/>
        </w:rPr>
      </w:r>
      <w:r>
        <w:rPr>
          <w:rFonts w:eastAsiaTheme="minorHAnsi" w:cstheme="minorBidi"/>
          <w:szCs w:val="22"/>
        </w:rPr>
        <w:fldChar w:fldCharType="separate"/>
      </w:r>
      <w:ins w:id="5391" w:author="Kumar Baral" w:date="2023-02-13T14:26:00Z">
        <w:r w:rsidR="00851CC9">
          <w:t xml:space="preserve">Table </w:t>
        </w:r>
      </w:ins>
      <w:r w:rsidR="00851CC9">
        <w:rPr>
          <w:noProof/>
        </w:rPr>
        <w:t>1</w:t>
      </w:r>
      <w:ins w:id="5392" w:author="Kumar Baral" w:date="2023-02-13T14:27:00Z">
        <w:r w:rsidR="00851CC9">
          <w:noBreakHyphen/>
        </w:r>
      </w:ins>
      <w:r w:rsidR="00851CC9">
        <w:rPr>
          <w:noProof/>
        </w:rPr>
        <w:t>4</w:t>
      </w:r>
      <w:r>
        <w:rPr>
          <w:rFonts w:eastAsiaTheme="minorHAnsi" w:cstheme="minorBidi"/>
          <w:szCs w:val="22"/>
        </w:rPr>
        <w:fldChar w:fldCharType="end"/>
      </w:r>
      <w:r>
        <w:rPr>
          <w:rFonts w:eastAsiaTheme="minorHAnsi" w:cstheme="minorBidi"/>
          <w:szCs w:val="22"/>
        </w:rPr>
        <w:t xml:space="preserve"> summarizes the flood flow as per UFSR, 2008, in which the flood flows calculated from Log Normal 2 distribution was considered as the standard error of Log Normal 2 distribution was minimum among other all distributions.</w:t>
      </w:r>
    </w:p>
    <w:p w14:paraId="657888BD" w14:textId="5C64F25E" w:rsidR="00637482" w:rsidRDefault="00637482">
      <w:pPr>
        <w:pStyle w:val="Caption"/>
        <w:rPr>
          <w:rFonts w:eastAsiaTheme="minorHAnsi" w:cstheme="minorBidi"/>
          <w:szCs w:val="22"/>
        </w:rPr>
        <w:pPrChange w:id="5393" w:author="Kumar Baral" w:date="2023-02-13T14:26:00Z">
          <w:pPr>
            <w:spacing w:before="0" w:after="160" w:line="259" w:lineRule="auto"/>
          </w:pPr>
        </w:pPrChange>
      </w:pPr>
      <w:bookmarkStart w:id="5394" w:name="_Ref127198023"/>
      <w:bookmarkStart w:id="5395" w:name="_Toc127370382"/>
      <w:ins w:id="5396" w:author="Kumar Baral" w:date="2023-02-13T14:26:00Z">
        <w:r>
          <w:t xml:space="preserve">Table </w:t>
        </w:r>
      </w:ins>
      <w:ins w:id="5397" w:author="Kumar Baral" w:date="2023-02-13T14:27:00Z">
        <w:r>
          <w:fldChar w:fldCharType="begin"/>
        </w:r>
        <w:r>
          <w:instrText xml:space="preserve"> STYLEREF 1 \s </w:instrText>
        </w:r>
      </w:ins>
      <w:r>
        <w:fldChar w:fldCharType="separate"/>
      </w:r>
      <w:r w:rsidR="00851CC9">
        <w:rPr>
          <w:noProof/>
        </w:rPr>
        <w:t>1</w:t>
      </w:r>
      <w:ins w:id="5398" w:author="Kumar Baral" w:date="2023-02-13T14:27:00Z">
        <w:r>
          <w:fldChar w:fldCharType="end"/>
        </w:r>
        <w:r>
          <w:noBreakHyphen/>
        </w:r>
        <w:r>
          <w:fldChar w:fldCharType="begin"/>
        </w:r>
        <w:r>
          <w:instrText xml:space="preserve"> SEQ Table \* ARABIC \s 1 </w:instrText>
        </w:r>
      </w:ins>
      <w:r>
        <w:fldChar w:fldCharType="separate"/>
      </w:r>
      <w:r w:rsidR="00851CC9">
        <w:rPr>
          <w:noProof/>
        </w:rPr>
        <w:t>4</w:t>
      </w:r>
      <w:ins w:id="5399" w:author="Kumar Baral" w:date="2023-02-13T14:27:00Z">
        <w:r>
          <w:fldChar w:fldCharType="end"/>
        </w:r>
      </w:ins>
      <w:bookmarkEnd w:id="5390"/>
      <w:bookmarkEnd w:id="5394"/>
      <w:ins w:id="5400" w:author="Kumar Baral" w:date="2023-02-13T14:26:00Z">
        <w:r>
          <w:t xml:space="preserve">: Estimation of flood flow </w:t>
        </w:r>
      </w:ins>
      <w:ins w:id="5401" w:author="Kumar Baral" w:date="2023-02-13T14:41:00Z">
        <w:r>
          <w:t>(</w:t>
        </w:r>
      </w:ins>
      <w:ins w:id="5402" w:author="Kumar Baral" w:date="2023-02-13T14:26:00Z">
        <w:r>
          <w:t>UFSR, 2008</w:t>
        </w:r>
      </w:ins>
      <w:ins w:id="5403" w:author="Kumar Baral" w:date="2023-02-13T14:41:00Z">
        <w:r>
          <w:t>)</w:t>
        </w:r>
      </w:ins>
      <w:bookmarkEnd w:id="5395"/>
    </w:p>
    <w:tbl>
      <w:tblPr>
        <w:tblStyle w:val="TableGrid"/>
        <w:tblW w:w="0" w:type="auto"/>
        <w:tblLook w:val="04A0" w:firstRow="1" w:lastRow="0" w:firstColumn="1" w:lastColumn="0" w:noHBand="0" w:noVBand="1"/>
      </w:tblPr>
      <w:tblGrid>
        <w:gridCol w:w="2155"/>
        <w:gridCol w:w="1595"/>
        <w:gridCol w:w="1875"/>
        <w:gridCol w:w="1876"/>
        <w:gridCol w:w="1876"/>
      </w:tblGrid>
      <w:tr w:rsidR="00637482" w14:paraId="18D73A35" w14:textId="77777777" w:rsidTr="00F70819">
        <w:trPr>
          <w:tblHeader/>
        </w:trPr>
        <w:tc>
          <w:tcPr>
            <w:tcW w:w="2155" w:type="dxa"/>
            <w:vMerge w:val="restart"/>
            <w:shd w:val="clear" w:color="auto" w:fill="BFBFBF" w:themeFill="background1" w:themeFillShade="BF"/>
            <w:vAlign w:val="center"/>
          </w:tcPr>
          <w:p w14:paraId="5C22B790" w14:textId="77777777" w:rsidR="00637482" w:rsidRPr="00C442D0" w:rsidRDefault="00637482" w:rsidP="00F70819">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AE907A6" w14:textId="694070B8" w:rsidR="00637482" w:rsidRPr="00C442D0" w:rsidRDefault="00637482" w:rsidP="00F70819">
            <w:pPr>
              <w:spacing w:before="0" w:after="160" w:line="259" w:lineRule="auto"/>
              <w:jc w:val="center"/>
              <w:rPr>
                <w:rFonts w:eastAsiaTheme="minorHAnsi" w:cstheme="minorBidi"/>
                <w:b/>
                <w:bCs/>
                <w:szCs w:val="22"/>
              </w:rPr>
            </w:pPr>
            <w:r>
              <w:rPr>
                <w:rFonts w:eastAsiaTheme="minorHAnsi" w:cstheme="minorBidi"/>
                <w:b/>
                <w:bCs/>
                <w:szCs w:val="22"/>
              </w:rPr>
              <w:t>Flood flow (m3/s)</w:t>
            </w:r>
          </w:p>
        </w:tc>
      </w:tr>
      <w:tr w:rsidR="00637482" w14:paraId="376A424F" w14:textId="77777777" w:rsidTr="00F70819">
        <w:trPr>
          <w:tblHeader/>
        </w:trPr>
        <w:tc>
          <w:tcPr>
            <w:tcW w:w="2155" w:type="dxa"/>
            <w:vMerge/>
            <w:shd w:val="clear" w:color="auto" w:fill="BFBFBF" w:themeFill="background1" w:themeFillShade="BF"/>
          </w:tcPr>
          <w:p w14:paraId="13E0C0FF" w14:textId="77777777" w:rsidR="00637482" w:rsidRPr="00C442D0" w:rsidRDefault="00637482" w:rsidP="00F70819">
            <w:pPr>
              <w:spacing w:before="0" w:after="160" w:line="259" w:lineRule="auto"/>
              <w:rPr>
                <w:rFonts w:eastAsiaTheme="minorHAnsi" w:cstheme="minorBidi"/>
                <w:b/>
                <w:bCs/>
                <w:szCs w:val="22"/>
              </w:rPr>
            </w:pPr>
          </w:p>
        </w:tc>
        <w:tc>
          <w:tcPr>
            <w:tcW w:w="1595" w:type="dxa"/>
            <w:shd w:val="clear" w:color="auto" w:fill="BFBFBF" w:themeFill="background1" w:themeFillShade="BF"/>
          </w:tcPr>
          <w:p w14:paraId="3058C3E4"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85FBFB8"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6C4AD107"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0D41FBEC" w14:textId="77777777" w:rsidR="00637482" w:rsidRPr="00C442D0" w:rsidRDefault="00637482" w:rsidP="00F70819">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37482" w14:paraId="02232E48" w14:textId="77777777" w:rsidTr="00F70819">
        <w:tc>
          <w:tcPr>
            <w:tcW w:w="2155" w:type="dxa"/>
          </w:tcPr>
          <w:p w14:paraId="027EA5AC" w14:textId="19596B44" w:rsidR="00637482" w:rsidRDefault="00637482" w:rsidP="00F70819">
            <w:pPr>
              <w:spacing w:before="0" w:after="160" w:line="259" w:lineRule="auto"/>
              <w:rPr>
                <w:rFonts w:eastAsiaTheme="minorHAnsi" w:cstheme="minorBidi"/>
                <w:szCs w:val="22"/>
              </w:rPr>
            </w:pPr>
            <w:r>
              <w:rPr>
                <w:rFonts w:eastAsiaTheme="minorHAnsi" w:cstheme="minorBidi"/>
                <w:szCs w:val="22"/>
              </w:rPr>
              <w:t>Normal</w:t>
            </w:r>
          </w:p>
        </w:tc>
        <w:tc>
          <w:tcPr>
            <w:tcW w:w="1595" w:type="dxa"/>
          </w:tcPr>
          <w:p w14:paraId="4FA66A3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3E457256"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09401A1F"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7B36D8AC" w14:textId="77777777" w:rsidR="00637482" w:rsidRDefault="00637482" w:rsidP="00F70819">
            <w:pPr>
              <w:spacing w:before="0" w:after="160" w:line="259" w:lineRule="auto"/>
              <w:rPr>
                <w:rFonts w:eastAsiaTheme="minorHAnsi" w:cstheme="minorBidi"/>
                <w:szCs w:val="22"/>
              </w:rPr>
            </w:pPr>
            <w:r>
              <w:rPr>
                <w:rFonts w:eastAsiaTheme="minorHAnsi" w:cstheme="minorBidi"/>
                <w:szCs w:val="22"/>
              </w:rPr>
              <w:t>1189</w:t>
            </w:r>
          </w:p>
        </w:tc>
      </w:tr>
      <w:tr w:rsidR="00C6324B" w14:paraId="0A864823" w14:textId="77777777" w:rsidTr="00F70819">
        <w:tc>
          <w:tcPr>
            <w:tcW w:w="2155" w:type="dxa"/>
          </w:tcPr>
          <w:p w14:paraId="0A0CFAB4" w14:textId="259B5E52" w:rsidR="00C6324B" w:rsidRDefault="00C6324B" w:rsidP="00F70819">
            <w:pPr>
              <w:spacing w:before="0" w:after="160" w:line="259" w:lineRule="auto"/>
              <w:rPr>
                <w:rFonts w:eastAsiaTheme="minorHAnsi" w:cstheme="minorBidi"/>
                <w:szCs w:val="22"/>
              </w:rPr>
            </w:pPr>
            <w:r>
              <w:rPr>
                <w:rFonts w:eastAsiaTheme="minorHAnsi" w:cstheme="minorBidi"/>
                <w:szCs w:val="22"/>
              </w:rPr>
              <w:t>Log-Normal-2</w:t>
            </w:r>
          </w:p>
        </w:tc>
        <w:tc>
          <w:tcPr>
            <w:tcW w:w="1595" w:type="dxa"/>
          </w:tcPr>
          <w:p w14:paraId="2EFA7C78" w14:textId="4C42AA3F"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A85E075" w14:textId="2A8E193A" w:rsidR="00C6324B" w:rsidRDefault="00C6324B" w:rsidP="00F70819">
            <w:pPr>
              <w:spacing w:before="0" w:after="160" w:line="259" w:lineRule="auto"/>
              <w:rPr>
                <w:rFonts w:eastAsiaTheme="minorHAnsi" w:cstheme="minorBidi"/>
                <w:szCs w:val="22"/>
              </w:rPr>
            </w:pPr>
            <w:r>
              <w:rPr>
                <w:rFonts w:eastAsiaTheme="minorHAnsi" w:cstheme="minorBidi"/>
                <w:szCs w:val="22"/>
              </w:rPr>
              <w:t>900</w:t>
            </w:r>
          </w:p>
        </w:tc>
        <w:tc>
          <w:tcPr>
            <w:tcW w:w="1876" w:type="dxa"/>
          </w:tcPr>
          <w:p w14:paraId="5D00D2AD" w14:textId="2F01A73B" w:rsidR="00C6324B" w:rsidRDefault="00C6324B" w:rsidP="00F70819">
            <w:pPr>
              <w:spacing w:before="0" w:after="160" w:line="259" w:lineRule="auto"/>
              <w:rPr>
                <w:rFonts w:eastAsiaTheme="minorHAnsi" w:cstheme="minorBidi"/>
                <w:szCs w:val="22"/>
              </w:rPr>
            </w:pPr>
            <w:r>
              <w:rPr>
                <w:rFonts w:eastAsiaTheme="minorHAnsi" w:cstheme="minorBidi"/>
                <w:szCs w:val="22"/>
              </w:rPr>
              <w:t>1058</w:t>
            </w:r>
          </w:p>
        </w:tc>
        <w:tc>
          <w:tcPr>
            <w:tcW w:w="1876" w:type="dxa"/>
          </w:tcPr>
          <w:p w14:paraId="039F1F74" w14:textId="7CD0788C" w:rsidR="00C6324B" w:rsidRDefault="00C6324B" w:rsidP="00F70819">
            <w:pPr>
              <w:spacing w:before="0" w:after="160" w:line="259" w:lineRule="auto"/>
              <w:rPr>
                <w:rFonts w:eastAsiaTheme="minorHAnsi" w:cstheme="minorBidi"/>
                <w:szCs w:val="22"/>
              </w:rPr>
            </w:pPr>
            <w:r>
              <w:rPr>
                <w:rFonts w:eastAsiaTheme="minorHAnsi" w:cstheme="minorBidi"/>
                <w:szCs w:val="22"/>
              </w:rPr>
              <w:t>1432</w:t>
            </w:r>
          </w:p>
        </w:tc>
      </w:tr>
      <w:tr w:rsidR="00C6324B" w14:paraId="27FF3208" w14:textId="77777777" w:rsidTr="00F70819">
        <w:tc>
          <w:tcPr>
            <w:tcW w:w="2155" w:type="dxa"/>
          </w:tcPr>
          <w:p w14:paraId="4576A42C" w14:textId="6FCE23D4" w:rsidR="00C6324B" w:rsidRDefault="00C6324B" w:rsidP="00F70819">
            <w:pPr>
              <w:spacing w:before="0" w:after="160" w:line="259" w:lineRule="auto"/>
              <w:rPr>
                <w:rFonts w:eastAsiaTheme="minorHAnsi" w:cstheme="minorBidi"/>
                <w:szCs w:val="22"/>
              </w:rPr>
            </w:pPr>
            <w:r>
              <w:rPr>
                <w:rFonts w:eastAsiaTheme="minorHAnsi" w:cstheme="minorBidi"/>
                <w:szCs w:val="22"/>
              </w:rPr>
              <w:t>Log-Normal-3</w:t>
            </w:r>
          </w:p>
        </w:tc>
        <w:tc>
          <w:tcPr>
            <w:tcW w:w="1595" w:type="dxa"/>
          </w:tcPr>
          <w:p w14:paraId="73850812" w14:textId="3EB1B3AE" w:rsidR="00C6324B" w:rsidRDefault="00C6324B" w:rsidP="00F70819">
            <w:pPr>
              <w:spacing w:before="0" w:after="160" w:line="259" w:lineRule="auto"/>
              <w:rPr>
                <w:rFonts w:eastAsiaTheme="minorHAnsi" w:cstheme="minorBidi"/>
                <w:szCs w:val="22"/>
              </w:rPr>
            </w:pPr>
            <w:r>
              <w:rPr>
                <w:rFonts w:eastAsiaTheme="minorHAnsi" w:cstheme="minorBidi"/>
                <w:szCs w:val="22"/>
              </w:rPr>
              <w:t>509</w:t>
            </w:r>
          </w:p>
        </w:tc>
        <w:tc>
          <w:tcPr>
            <w:tcW w:w="1875" w:type="dxa"/>
          </w:tcPr>
          <w:p w14:paraId="51937D72" w14:textId="60CA8A37" w:rsidR="00C6324B" w:rsidRDefault="00C6324B" w:rsidP="00F70819">
            <w:pPr>
              <w:spacing w:before="0" w:after="160" w:line="259" w:lineRule="auto"/>
              <w:rPr>
                <w:rFonts w:eastAsiaTheme="minorHAnsi" w:cstheme="minorBidi"/>
                <w:szCs w:val="22"/>
              </w:rPr>
            </w:pPr>
            <w:r>
              <w:rPr>
                <w:rFonts w:eastAsiaTheme="minorHAnsi" w:cstheme="minorBidi"/>
                <w:szCs w:val="22"/>
              </w:rPr>
              <w:t>899</w:t>
            </w:r>
          </w:p>
        </w:tc>
        <w:tc>
          <w:tcPr>
            <w:tcW w:w="1876" w:type="dxa"/>
          </w:tcPr>
          <w:p w14:paraId="22404F44" w14:textId="0C195363" w:rsidR="00C6324B" w:rsidRDefault="00C6324B" w:rsidP="00F70819">
            <w:pPr>
              <w:spacing w:before="0" w:after="160" w:line="259" w:lineRule="auto"/>
              <w:rPr>
                <w:rFonts w:eastAsiaTheme="minorHAnsi" w:cstheme="minorBidi"/>
                <w:szCs w:val="22"/>
              </w:rPr>
            </w:pPr>
            <w:r>
              <w:rPr>
                <w:rFonts w:eastAsiaTheme="minorHAnsi" w:cstheme="minorBidi"/>
                <w:szCs w:val="22"/>
              </w:rPr>
              <w:t>1057</w:t>
            </w:r>
          </w:p>
        </w:tc>
        <w:tc>
          <w:tcPr>
            <w:tcW w:w="1876" w:type="dxa"/>
          </w:tcPr>
          <w:p w14:paraId="182D96CF" w14:textId="30A5BE13" w:rsidR="00C6324B" w:rsidRDefault="00C6324B" w:rsidP="00F70819">
            <w:pPr>
              <w:spacing w:before="0" w:after="160" w:line="259" w:lineRule="auto"/>
              <w:rPr>
                <w:rFonts w:eastAsiaTheme="minorHAnsi" w:cstheme="minorBidi"/>
                <w:szCs w:val="22"/>
              </w:rPr>
            </w:pPr>
            <w:r>
              <w:rPr>
                <w:rFonts w:eastAsiaTheme="minorHAnsi" w:cstheme="minorBidi"/>
                <w:szCs w:val="22"/>
              </w:rPr>
              <w:t>1430</w:t>
            </w:r>
          </w:p>
        </w:tc>
      </w:tr>
      <w:tr w:rsidR="00C6324B" w14:paraId="6A2FDE80" w14:textId="77777777" w:rsidTr="00F70819">
        <w:tc>
          <w:tcPr>
            <w:tcW w:w="2155" w:type="dxa"/>
          </w:tcPr>
          <w:p w14:paraId="01F6E04F" w14:textId="486918B3" w:rsidR="00C6324B" w:rsidRDefault="00C6324B" w:rsidP="00C6324B">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7707EC1F" w14:textId="02E5713C" w:rsidR="00C6324B" w:rsidRDefault="00C6324B" w:rsidP="00C6324B">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05FA4EAA" w14:textId="3735B4FB" w:rsidR="00C6324B" w:rsidRDefault="00C6324B" w:rsidP="00C6324B">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EA87B70" w14:textId="226CE524" w:rsidR="00C6324B" w:rsidRDefault="00C6324B" w:rsidP="00C6324B">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509473EB" w14:textId="469F6C65" w:rsidR="00C6324B" w:rsidRDefault="00C6324B" w:rsidP="00C6324B">
            <w:pPr>
              <w:spacing w:before="0" w:after="160" w:line="259" w:lineRule="auto"/>
              <w:rPr>
                <w:rFonts w:eastAsiaTheme="minorHAnsi" w:cstheme="minorBidi"/>
                <w:szCs w:val="22"/>
              </w:rPr>
            </w:pPr>
            <w:r>
              <w:rPr>
                <w:rFonts w:eastAsiaTheme="minorHAnsi" w:cstheme="minorBidi"/>
                <w:szCs w:val="22"/>
              </w:rPr>
              <w:t>1297</w:t>
            </w:r>
          </w:p>
        </w:tc>
      </w:tr>
      <w:tr w:rsidR="00C6324B" w14:paraId="7F670ADB" w14:textId="77777777" w:rsidTr="00F70819">
        <w:tc>
          <w:tcPr>
            <w:tcW w:w="2155" w:type="dxa"/>
          </w:tcPr>
          <w:p w14:paraId="1AB333EF" w14:textId="3B76A28F" w:rsidR="00C6324B" w:rsidRDefault="00C6324B" w:rsidP="00C6324B">
            <w:pPr>
              <w:spacing w:before="0" w:after="160" w:line="259" w:lineRule="auto"/>
              <w:rPr>
                <w:rFonts w:eastAsiaTheme="minorHAnsi" w:cstheme="minorBidi"/>
                <w:szCs w:val="22"/>
              </w:rPr>
            </w:pPr>
            <w:r>
              <w:rPr>
                <w:rFonts w:eastAsiaTheme="minorHAnsi" w:cstheme="minorBidi"/>
                <w:szCs w:val="22"/>
              </w:rPr>
              <w:t>Pearson Type III</w:t>
            </w:r>
          </w:p>
        </w:tc>
        <w:tc>
          <w:tcPr>
            <w:tcW w:w="1595" w:type="dxa"/>
          </w:tcPr>
          <w:p w14:paraId="67DC1F02" w14:textId="593A66C5" w:rsidR="00C6324B" w:rsidRDefault="00C6324B" w:rsidP="00C6324B">
            <w:pPr>
              <w:spacing w:before="0" w:after="160" w:line="259" w:lineRule="auto"/>
              <w:rPr>
                <w:rFonts w:eastAsiaTheme="minorHAnsi" w:cstheme="minorBidi"/>
                <w:szCs w:val="22"/>
              </w:rPr>
            </w:pPr>
            <w:r>
              <w:rPr>
                <w:rFonts w:eastAsiaTheme="minorHAnsi" w:cstheme="minorBidi"/>
                <w:szCs w:val="22"/>
              </w:rPr>
              <w:t>517</w:t>
            </w:r>
          </w:p>
        </w:tc>
        <w:tc>
          <w:tcPr>
            <w:tcW w:w="1875" w:type="dxa"/>
          </w:tcPr>
          <w:p w14:paraId="029E6FA4" w14:textId="3FEBB61F" w:rsidR="00C6324B" w:rsidRDefault="00C6324B" w:rsidP="00C6324B">
            <w:pPr>
              <w:spacing w:before="0" w:after="160" w:line="259" w:lineRule="auto"/>
              <w:rPr>
                <w:rFonts w:eastAsiaTheme="minorHAnsi" w:cstheme="minorBidi"/>
                <w:szCs w:val="22"/>
              </w:rPr>
            </w:pPr>
            <w:r>
              <w:rPr>
                <w:rFonts w:eastAsiaTheme="minorHAnsi" w:cstheme="minorBidi"/>
                <w:szCs w:val="22"/>
              </w:rPr>
              <w:t>895</w:t>
            </w:r>
          </w:p>
        </w:tc>
        <w:tc>
          <w:tcPr>
            <w:tcW w:w="1876" w:type="dxa"/>
          </w:tcPr>
          <w:p w14:paraId="132D86E0" w14:textId="489DBA96" w:rsidR="00C6324B" w:rsidRDefault="00C6324B" w:rsidP="00C6324B">
            <w:pPr>
              <w:spacing w:before="0" w:after="160" w:line="259" w:lineRule="auto"/>
              <w:rPr>
                <w:rFonts w:eastAsiaTheme="minorHAnsi" w:cstheme="minorBidi"/>
                <w:szCs w:val="22"/>
              </w:rPr>
            </w:pPr>
            <w:r>
              <w:rPr>
                <w:rFonts w:eastAsiaTheme="minorHAnsi" w:cstheme="minorBidi"/>
                <w:szCs w:val="22"/>
              </w:rPr>
              <w:t>1033</w:t>
            </w:r>
          </w:p>
        </w:tc>
        <w:tc>
          <w:tcPr>
            <w:tcW w:w="1876" w:type="dxa"/>
          </w:tcPr>
          <w:p w14:paraId="549BFDDE" w14:textId="5DE11BB2" w:rsidR="00C6324B" w:rsidRDefault="00C6324B" w:rsidP="00C6324B">
            <w:pPr>
              <w:spacing w:before="0" w:after="160" w:line="259" w:lineRule="auto"/>
              <w:rPr>
                <w:rFonts w:eastAsiaTheme="minorHAnsi" w:cstheme="minorBidi"/>
                <w:szCs w:val="22"/>
              </w:rPr>
            </w:pPr>
            <w:r>
              <w:rPr>
                <w:rFonts w:eastAsiaTheme="minorHAnsi" w:cstheme="minorBidi"/>
                <w:szCs w:val="22"/>
              </w:rPr>
              <w:t>1334</w:t>
            </w:r>
          </w:p>
        </w:tc>
      </w:tr>
      <w:tr w:rsidR="00C6324B" w14:paraId="7C32D1A4" w14:textId="77777777" w:rsidTr="00F70819">
        <w:tc>
          <w:tcPr>
            <w:tcW w:w="2155" w:type="dxa"/>
          </w:tcPr>
          <w:p w14:paraId="2F187244" w14:textId="4D0FB380" w:rsidR="00C6324B" w:rsidRDefault="00C6324B" w:rsidP="00C6324B">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7E4542C" w14:textId="5F4CECE9" w:rsidR="00C6324B" w:rsidRDefault="00C6324B" w:rsidP="00C6324B">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6D7E0209" w14:textId="45C5549D" w:rsidR="00C6324B" w:rsidRDefault="00C6324B" w:rsidP="00C6324B">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1620FC3F" w14:textId="004D7A6A" w:rsidR="00C6324B" w:rsidRDefault="00C6324B" w:rsidP="00C6324B">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0A79C2CC" w14:textId="27578EB5" w:rsidR="00C6324B" w:rsidRDefault="00C6324B" w:rsidP="00C6324B">
            <w:pPr>
              <w:spacing w:before="0" w:after="160" w:line="259" w:lineRule="auto"/>
              <w:rPr>
                <w:rFonts w:eastAsiaTheme="minorHAnsi" w:cstheme="minorBidi"/>
                <w:szCs w:val="22"/>
              </w:rPr>
            </w:pPr>
            <w:r>
              <w:rPr>
                <w:rFonts w:eastAsiaTheme="minorHAnsi" w:cstheme="minorBidi"/>
                <w:szCs w:val="22"/>
              </w:rPr>
              <w:t>1434</w:t>
            </w:r>
          </w:p>
        </w:tc>
      </w:tr>
    </w:tbl>
    <w:p w14:paraId="5D4B1D1C" w14:textId="77777777" w:rsidR="00D31C78" w:rsidRDefault="00D31C78" w:rsidP="00D31C78">
      <w:pPr>
        <w:spacing w:before="0" w:after="160" w:line="259" w:lineRule="auto"/>
        <w:rPr>
          <w:rFonts w:eastAsiaTheme="minorHAnsi" w:cstheme="minorBidi"/>
          <w:szCs w:val="22"/>
        </w:rPr>
      </w:pPr>
    </w:p>
    <w:p w14:paraId="40B36283" w14:textId="0BC0F343" w:rsidR="0020114A" w:rsidRDefault="0020114A">
      <w:pPr>
        <w:spacing w:before="0" w:after="160" w:line="259" w:lineRule="auto"/>
        <w:rPr>
          <w:rFonts w:eastAsiaTheme="minorHAnsi" w:cstheme="minorBidi"/>
          <w:szCs w:val="22"/>
        </w:rPr>
        <w:pPrChange w:id="5404" w:author="Kumar Baral" w:date="2023-02-13T11:33:00Z">
          <w:pPr/>
        </w:pPrChange>
      </w:pPr>
      <w:r>
        <w:rPr>
          <w:rFonts w:eastAsiaTheme="minorHAnsi" w:cstheme="minorBidi"/>
          <w:szCs w:val="22"/>
        </w:rPr>
        <w:t xml:space="preserve">Since, the flood flow </w:t>
      </w:r>
      <w:r w:rsidR="00D31C78">
        <w:rPr>
          <w:rFonts w:eastAsiaTheme="minorHAnsi" w:cstheme="minorBidi"/>
          <w:szCs w:val="22"/>
        </w:rPr>
        <w:t xml:space="preserve">calculated now is found to be in lower side, the flood flow in the previous report is still recommended for the further application to design, modification or any other purpose. </w:t>
      </w:r>
    </w:p>
    <w:p w14:paraId="0440FEAD" w14:textId="76159A4D" w:rsidR="00D31C78" w:rsidRPr="003D5D60" w:rsidDel="001F6995" w:rsidRDefault="00D31C78" w:rsidP="00D31C78">
      <w:pPr>
        <w:spacing w:before="0" w:after="160" w:line="259" w:lineRule="auto"/>
        <w:rPr>
          <w:del w:id="5405" w:author="Kumar Baral" w:date="2023-02-13T11:33:00Z"/>
          <w:rFonts w:eastAsiaTheme="minorHAnsi" w:cstheme="minorBidi"/>
          <w:szCs w:val="22"/>
        </w:rPr>
      </w:pPr>
      <w:r>
        <w:rPr>
          <w:rFonts w:eastAsiaTheme="minorHAnsi" w:cstheme="minorBidi"/>
          <w:szCs w:val="22"/>
        </w:rPr>
        <w:t>The lower values of flood flows in this hydrological study could be the result of the sample size. As per UFSR, 2008, during hydrological analysis, past 26 years’ data (from 1964 to 1990) was incorporated. In this study</w:t>
      </w:r>
      <w:r w:rsidR="008569B8">
        <w:rPr>
          <w:rFonts w:eastAsiaTheme="minorHAnsi" w:cstheme="minorBidi"/>
          <w:szCs w:val="22"/>
        </w:rPr>
        <w:t xml:space="preserve"> only 19-years data is used including the missing data during upgrading work.</w:t>
      </w:r>
    </w:p>
    <w:p w14:paraId="565B03C3" w14:textId="77777777" w:rsidR="00766887" w:rsidRPr="00741F02" w:rsidDel="001F6995" w:rsidRDefault="00766887" w:rsidP="00766887">
      <w:pPr>
        <w:rPr>
          <w:del w:id="5406" w:author="Kumar Baral" w:date="2023-02-13T11:33:00Z"/>
        </w:rPr>
      </w:pPr>
    </w:p>
    <w:p w14:paraId="7CAC2601" w14:textId="722FBF8A" w:rsidR="00766887" w:rsidRPr="00741F02" w:rsidDel="001F6995" w:rsidRDefault="00766887">
      <w:pPr>
        <w:pStyle w:val="Heading3"/>
        <w:rPr>
          <w:del w:id="5407" w:author="Kumar Baral" w:date="2023-02-13T11:33:00Z"/>
        </w:rPr>
        <w:pPrChange w:id="5408" w:author="Kumar Baral" w:date="2022-12-12T17:30:00Z">
          <w:pPr>
            <w:pStyle w:val="Heading3"/>
            <w:tabs>
              <w:tab w:val="num" w:pos="0"/>
            </w:tabs>
            <w:spacing w:before="120" w:line="280" w:lineRule="atLeast"/>
          </w:pPr>
        </w:pPrChange>
      </w:pPr>
      <w:bookmarkStart w:id="5409" w:name="_Toc108707411"/>
      <w:del w:id="5410" w:author="Kumar Baral" w:date="2023-02-13T11:33:00Z">
        <w:r w:rsidRPr="00741F02" w:rsidDel="001F6995">
          <w:delText>Diversion during Construction Flood</w:delText>
        </w:r>
        <w:bookmarkEnd w:id="5375"/>
        <w:bookmarkEnd w:id="5409"/>
      </w:del>
    </w:p>
    <w:p w14:paraId="25EA8A75" w14:textId="11F407FB" w:rsidR="005C2E26" w:rsidRPr="003D5D60" w:rsidDel="001F6995" w:rsidRDefault="005C2E26" w:rsidP="005C2E26">
      <w:pPr>
        <w:rPr>
          <w:del w:id="5411" w:author="Kumar Baral" w:date="2023-02-13T11:33:00Z"/>
          <w:rFonts w:eastAsiaTheme="minorHAnsi" w:cstheme="minorBidi"/>
          <w:szCs w:val="22"/>
        </w:rPr>
      </w:pPr>
      <w:del w:id="5412"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5413" w:author="Kumar Baral" w:date="2023-02-13T11:33:00Z"/>
          <w:rFonts w:eastAsiaTheme="minorHAnsi" w:cstheme="minorBidi"/>
          <w:szCs w:val="22"/>
        </w:rPr>
      </w:pPr>
      <w:del w:id="5414"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5415" w:author="Kumar Baral" w:date="2023-02-13T11:33:00Z"/>
          <w:rFonts w:eastAsiaTheme="minorHAnsi" w:cstheme="minorBidi"/>
          <w:szCs w:val="22"/>
        </w:rPr>
      </w:pPr>
      <w:del w:id="5416"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5417" w:author="Kumar Baral" w:date="2022-12-12T14:04:00Z"/>
        </w:rPr>
      </w:pPr>
    </w:p>
    <w:p w14:paraId="3783DED9" w14:textId="4117B6D8" w:rsidR="00766887" w:rsidDel="00766887" w:rsidRDefault="00766887" w:rsidP="006238CC">
      <w:pPr>
        <w:rPr>
          <w:del w:id="5418" w:author="Kumar Baral" w:date="2022-12-12T14:04:00Z"/>
        </w:rPr>
      </w:pPr>
    </w:p>
    <w:p w14:paraId="1CE6051E" w14:textId="45CE61FF" w:rsidR="006238CC" w:rsidRPr="006238CC" w:rsidDel="00766887" w:rsidRDefault="006238CC" w:rsidP="00056B0E">
      <w:pPr>
        <w:pStyle w:val="Caption"/>
        <w:rPr>
          <w:del w:id="5419" w:author="Kumar Baral" w:date="2022-12-12T14:04:00Z"/>
        </w:rPr>
      </w:pPr>
    </w:p>
    <w:p w14:paraId="6691BAC7" w14:textId="19925233" w:rsidR="006238CC" w:rsidRPr="006238CC" w:rsidDel="00766887" w:rsidRDefault="006238CC" w:rsidP="00056B0E">
      <w:pPr>
        <w:pStyle w:val="Caption"/>
        <w:rPr>
          <w:del w:id="5420" w:author="Kumar Baral" w:date="2022-12-12T14:04:00Z"/>
        </w:rPr>
      </w:pPr>
    </w:p>
    <w:p w14:paraId="75227B13" w14:textId="5AA322C2" w:rsidR="006238CC" w:rsidRDefault="006238CC">
      <w:pPr>
        <w:spacing w:before="0" w:after="160" w:line="259" w:lineRule="auto"/>
        <w:pPrChange w:id="5421" w:author="Kumar Baral" w:date="2023-02-13T11:33:00Z">
          <w:pPr/>
        </w:pPrChange>
      </w:pPr>
    </w:p>
    <w:p w14:paraId="7AF3F4D3" w14:textId="16730E12" w:rsidR="00727053" w:rsidRDefault="006238CC" w:rsidP="005C2E26">
      <w:pPr>
        <w:pStyle w:val="Heading2"/>
      </w:pPr>
      <w:bookmarkStart w:id="5422" w:name="_Toc444150616"/>
      <w:bookmarkStart w:id="5423" w:name="_Toc454649671"/>
      <w:bookmarkStart w:id="5424" w:name="_Toc477261938"/>
      <w:bookmarkStart w:id="5425" w:name="_Toc23762134"/>
      <w:bookmarkStart w:id="5426" w:name="_Toc68879976"/>
      <w:bookmarkStart w:id="5427" w:name="_Toc127370359"/>
      <w:r w:rsidRPr="006238CC">
        <w:t>Low Flow</w:t>
      </w:r>
      <w:bookmarkEnd w:id="5422"/>
      <w:bookmarkEnd w:id="5423"/>
      <w:bookmarkEnd w:id="5424"/>
      <w:bookmarkEnd w:id="5425"/>
      <w:bookmarkEnd w:id="5426"/>
      <w:bookmarkEnd w:id="5427"/>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5428" w:author="Kumar Baral" w:date="2023-02-13T14:22:00Z"/>
          <w:rFonts w:eastAsiaTheme="minorHAnsi" w:cstheme="minorBidi"/>
          <w:szCs w:val="22"/>
        </w:rPr>
      </w:pPr>
      <w:del w:id="5429"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470FE7DB" w:rsidR="00FD753C" w:rsidRPr="001C0EA0" w:rsidRDefault="005C2E26" w:rsidP="00FD753C">
      <w:pPr>
        <w:ind w:right="-45"/>
        <w:rPr>
          <w:ins w:id="5430" w:author="Kumar Baral" w:date="2023-02-13T14:21:00Z"/>
        </w:rPr>
      </w:pPr>
      <w:del w:id="5431"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5432" w:author="Kumar Baral" w:date="2023-02-13T14:21:00Z">
        <w:r w:rsidR="00FD753C" w:rsidRPr="001C0EA0">
          <w:t>Low flow analysis has been carried out using the d</w:t>
        </w:r>
        <w:r w:rsidR="00FD753C">
          <w:t>erived daily inflow series (2061/62-2079/80</w:t>
        </w:r>
        <w:r w:rsidR="00FD753C" w:rsidRPr="001C0EA0">
          <w:t xml:space="preserve">) of </w:t>
        </w:r>
      </w:ins>
      <w:ins w:id="5433" w:author="Kumar Baral" w:date="2023-02-13T14:22:00Z">
        <w:r w:rsidR="00FD753C">
          <w:t>Andhi Khola</w:t>
        </w:r>
      </w:ins>
      <w:ins w:id="5434" w:author="Kumar Baral" w:date="2023-02-13T14:21:00Z">
        <w:r w:rsidR="00FD753C" w:rsidRPr="001C0EA0">
          <w:t xml:space="preserve"> at the intake. </w:t>
        </w:r>
      </w:ins>
    </w:p>
    <w:p w14:paraId="0D03EA5A" w14:textId="1E125B8F" w:rsidR="00FD753C" w:rsidRDefault="00FD753C" w:rsidP="005C2E26">
      <w:pPr>
        <w:spacing w:before="0" w:after="160" w:line="259" w:lineRule="auto"/>
        <w:rPr>
          <w:bCs/>
        </w:rPr>
      </w:pPr>
      <w:ins w:id="5435" w:author="Kumar Baral" w:date="2023-02-13T14:21:00Z">
        <w:r w:rsidRPr="001C0EA0">
          <w:lastRenderedPageBreak/>
          <w:t xml:space="preserve">Using the daily flow series data, 1-day, 7-day, 15-day and 30-day average flow series has been developed to extract the corresponding duration minimum flows. Then using the minimum flow series data of </w:t>
        </w:r>
      </w:ins>
      <w:ins w:id="5436" w:author="Kumar Baral" w:date="2023-02-13T14:24:00Z">
        <w:r>
          <w:t>18</w:t>
        </w:r>
      </w:ins>
      <w:ins w:id="5437"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5438" w:author="Kumar Baral" w:date="2023-02-13T14:24:00Z">
        <w:r w:rsidR="00851CC9">
          <w:t xml:space="preserve">Table </w:t>
        </w:r>
      </w:ins>
      <w:r w:rsidR="00851CC9">
        <w:rPr>
          <w:noProof/>
        </w:rPr>
        <w:t>1</w:t>
      </w:r>
      <w:ins w:id="5439" w:author="Kumar Baral" w:date="2023-02-13T14:27:00Z">
        <w:r w:rsidR="00851CC9">
          <w:noBreakHyphen/>
        </w:r>
      </w:ins>
      <w:r w:rsidR="00851CC9">
        <w:rPr>
          <w:noProof/>
        </w:rPr>
        <w:t>5</w:t>
      </w:r>
      <w:r w:rsidR="002D09A2">
        <w:rPr>
          <w:bCs/>
        </w:rPr>
        <w:fldChar w:fldCharType="end"/>
      </w:r>
      <w:ins w:id="5440" w:author="Kumar Baral" w:date="2023-02-13T14:24:00Z">
        <w:del w:id="5441" w:author="Kumar Baral" w:date="2023-02-13T14:43:00Z">
          <w:r w:rsidDel="00746DBF">
            <w:rPr>
              <w:bCs/>
            </w:rPr>
            <w:delText xml:space="preserve"> </w:delText>
          </w:r>
        </w:del>
      </w:ins>
      <w:ins w:id="5442" w:author="Kumar Baral" w:date="2023-02-13T14:25:00Z">
        <w:del w:id="5443" w:author="Kumar Baral" w:date="2023-02-13T14:43:00Z">
          <w:r w:rsidDel="00746DBF">
            <w:rPr>
              <w:bCs/>
            </w:rPr>
            <w:fldChar w:fldCharType="begin"/>
          </w:r>
          <w:r w:rsidDel="00746DBF">
            <w:rPr>
              <w:bCs/>
            </w:rPr>
            <w:delInstrText xml:space="preserve"> REF _Ref127190722 \h </w:delInstrText>
          </w:r>
        </w:del>
      </w:ins>
      <w:del w:id="5444" w:author="Kumar Baral" w:date="2023-02-13T14:43:00Z">
        <w:r w:rsidDel="00746DBF">
          <w:rPr>
            <w:bCs/>
          </w:rPr>
        </w:r>
        <w:r w:rsidDel="00746DBF">
          <w:rPr>
            <w:bCs/>
          </w:rPr>
          <w:fldChar w:fldCharType="separate"/>
        </w:r>
      </w:del>
      <w:ins w:id="5445" w:author="Kumar Baral" w:date="2023-02-13T14:25:00Z">
        <w:del w:id="5446"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1B0C1AD7" w14:textId="77777777" w:rsidR="002D09A2" w:rsidRDefault="002D09A2" w:rsidP="005C2E26">
      <w:pPr>
        <w:spacing w:before="0" w:after="160" w:line="259" w:lineRule="auto"/>
        <w:rPr>
          <w:ins w:id="5447" w:author="Kumar Baral" w:date="2023-02-13T14:24:00Z"/>
          <w:bCs/>
        </w:rPr>
      </w:pPr>
    </w:p>
    <w:p w14:paraId="169BED39" w14:textId="507835C8" w:rsidR="00FD753C" w:rsidRPr="003D5D60" w:rsidRDefault="00FD753C">
      <w:pPr>
        <w:pStyle w:val="Caption"/>
        <w:rPr>
          <w:rFonts w:eastAsiaTheme="minorHAnsi" w:cstheme="minorBidi"/>
          <w:szCs w:val="22"/>
        </w:rPr>
        <w:pPrChange w:id="5448" w:author="Kumar Baral" w:date="2023-02-13T14:24:00Z">
          <w:pPr>
            <w:spacing w:before="0" w:after="160" w:line="259" w:lineRule="auto"/>
          </w:pPr>
        </w:pPrChange>
      </w:pPr>
      <w:bookmarkStart w:id="5449" w:name="_Ref127190722"/>
      <w:bookmarkStart w:id="5450" w:name="_Toc127370383"/>
      <w:ins w:id="5451" w:author="Kumar Baral" w:date="2023-02-13T14:24:00Z">
        <w:r>
          <w:t xml:space="preserve">Table </w:t>
        </w:r>
      </w:ins>
      <w:ins w:id="5452" w:author="Kumar Baral" w:date="2023-02-13T14:27:00Z">
        <w:r w:rsidR="00B132C2">
          <w:fldChar w:fldCharType="begin"/>
        </w:r>
        <w:r w:rsidR="00B132C2">
          <w:instrText xml:space="preserve"> STYLEREF 1 \s </w:instrText>
        </w:r>
      </w:ins>
      <w:r w:rsidR="00B132C2">
        <w:fldChar w:fldCharType="separate"/>
      </w:r>
      <w:r w:rsidR="00851CC9">
        <w:rPr>
          <w:noProof/>
        </w:rPr>
        <w:t>1</w:t>
      </w:r>
      <w:ins w:id="5453"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5</w:t>
      </w:r>
      <w:ins w:id="5454" w:author="Kumar Baral" w:date="2023-02-13T14:27:00Z">
        <w:r w:rsidR="00B132C2">
          <w:fldChar w:fldCharType="end"/>
        </w:r>
      </w:ins>
      <w:bookmarkEnd w:id="5449"/>
      <w:ins w:id="5455" w:author="Kumar Baral" w:date="2023-02-13T14:24:00Z">
        <w:r>
          <w:t>: Estimated Low Flow at the Intake of Andhi Khola</w:t>
        </w:r>
      </w:ins>
      <w:bookmarkEnd w:id="5450"/>
    </w:p>
    <w:p w14:paraId="56EF756C" w14:textId="0D4A2142" w:rsidR="005C2E26" w:rsidDel="006D5C6C" w:rsidRDefault="005C2E26" w:rsidP="005C2E26">
      <w:pPr>
        <w:rPr>
          <w:del w:id="5456" w:author="Windows User" w:date="2022-12-12T22:16:00Z"/>
          <w:rFonts w:eastAsiaTheme="minorHAnsi" w:cstheme="minorBidi"/>
          <w:szCs w:val="22"/>
        </w:rPr>
      </w:pPr>
      <w:del w:id="5457"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458" w:author="Kumar Baral" w:date="2023-02-13T14:18:00Z">
          <w:tblPr>
            <w:tblW w:w="8485" w:type="dxa"/>
            <w:tblLook w:val="04A0" w:firstRow="1" w:lastRow="0" w:firstColumn="1" w:lastColumn="0" w:noHBand="0" w:noVBand="1"/>
          </w:tblPr>
        </w:tblPrChange>
      </w:tblPr>
      <w:tblGrid>
        <w:gridCol w:w="2335"/>
        <w:gridCol w:w="1440"/>
        <w:gridCol w:w="1420"/>
        <w:gridCol w:w="1644"/>
        <w:gridCol w:w="1646"/>
        <w:tblGridChange w:id="5459">
          <w:tblGrid>
            <w:gridCol w:w="2335"/>
            <w:gridCol w:w="1440"/>
            <w:gridCol w:w="1420"/>
            <w:gridCol w:w="1644"/>
            <w:gridCol w:w="1646"/>
          </w:tblGrid>
        </w:tblGridChange>
      </w:tblGrid>
      <w:tr w:rsidR="00FD753C" w:rsidRPr="00FD753C" w14:paraId="01DD59B5" w14:textId="77777777" w:rsidTr="00152889">
        <w:trPr>
          <w:trHeight w:val="396"/>
          <w:ins w:id="5460" w:author="Kumar Baral" w:date="2023-02-13T14:16:00Z"/>
          <w:trPrChange w:id="5461" w:author="Kumar Baral" w:date="2023-02-13T14:18:00Z">
            <w:trPr>
              <w:trHeight w:val="396"/>
            </w:trPr>
          </w:trPrChange>
        </w:trPr>
        <w:tc>
          <w:tcPr>
            <w:tcW w:w="2335" w:type="dxa"/>
            <w:vMerge w:val="restart"/>
            <w:shd w:val="clear" w:color="auto" w:fill="BFBFBF" w:themeFill="background1" w:themeFillShade="BF"/>
            <w:vAlign w:val="center"/>
            <w:hideMark/>
            <w:tcPrChange w:id="5462" w:author="Kumar Baral" w:date="2023-02-13T14:18:00Z">
              <w:tcPr>
                <w:tcW w:w="2335"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tcPrChange>
          </w:tcPr>
          <w:p w14:paraId="17D9F0C8" w14:textId="77777777" w:rsidR="006D5C6C" w:rsidRPr="00FD753C" w:rsidRDefault="006D5C6C">
            <w:pPr>
              <w:spacing w:before="0" w:after="0" w:line="240" w:lineRule="auto"/>
              <w:jc w:val="center"/>
              <w:rPr>
                <w:ins w:id="5463" w:author="Kumar Baral" w:date="2023-02-13T14:16:00Z"/>
                <w:szCs w:val="22"/>
                <w:lang w:bidi="ne-NP"/>
                <w:rPrChange w:id="5464" w:author="Kumar Baral" w:date="2023-02-13T14:17:00Z">
                  <w:rPr>
                    <w:ins w:id="5465" w:author="Kumar Baral" w:date="2023-02-13T14:16:00Z"/>
                    <w:b/>
                    <w:bCs/>
                    <w:szCs w:val="22"/>
                    <w:lang w:bidi="ne-NP"/>
                  </w:rPr>
                </w:rPrChange>
              </w:rPr>
              <w:pPrChange w:id="5466" w:author="Kumar Baral" w:date="2023-02-13T14:17:00Z">
                <w:pPr>
                  <w:spacing w:before="0" w:after="0" w:line="240" w:lineRule="auto"/>
                  <w:jc w:val="left"/>
                </w:pPr>
              </w:pPrChange>
            </w:pPr>
            <w:ins w:id="5467" w:author="Kumar Baral" w:date="2023-02-13T14:16:00Z">
              <w:r w:rsidRPr="00FD753C">
                <w:rPr>
                  <w:szCs w:val="22"/>
                  <w:lang w:bidi="ne-NP"/>
                  <w:rPrChange w:id="5468" w:author="Kumar Baral" w:date="2023-02-13T14:17:00Z">
                    <w:rPr>
                      <w:b/>
                      <w:bCs/>
                      <w:szCs w:val="22"/>
                      <w:lang w:bidi="ne-NP"/>
                    </w:rPr>
                  </w:rPrChange>
                </w:rPr>
                <w:t>Return period (T-year)</w:t>
              </w:r>
            </w:ins>
          </w:p>
        </w:tc>
        <w:tc>
          <w:tcPr>
            <w:tcW w:w="6150" w:type="dxa"/>
            <w:gridSpan w:val="4"/>
            <w:shd w:val="clear" w:color="auto" w:fill="BFBFBF" w:themeFill="background1" w:themeFillShade="BF"/>
            <w:noWrap/>
            <w:vAlign w:val="bottom"/>
            <w:hideMark/>
            <w:tcPrChange w:id="5469" w:author="Kumar Baral" w:date="2023-02-13T14:18:00Z">
              <w:tcPr>
                <w:tcW w:w="6150" w:type="dxa"/>
                <w:gridSpan w:val="4"/>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tcPrChange>
          </w:tcPr>
          <w:p w14:paraId="1EF6EC8B" w14:textId="77777777" w:rsidR="006D5C6C" w:rsidRPr="00FD753C" w:rsidRDefault="006D5C6C" w:rsidP="006D5C6C">
            <w:pPr>
              <w:spacing w:before="0" w:after="0" w:line="240" w:lineRule="auto"/>
              <w:jc w:val="center"/>
              <w:rPr>
                <w:ins w:id="5470" w:author="Kumar Baral" w:date="2023-02-13T14:16:00Z"/>
                <w:szCs w:val="22"/>
                <w:lang w:bidi="ne-NP"/>
                <w:rPrChange w:id="5471" w:author="Kumar Baral" w:date="2023-02-13T14:17:00Z">
                  <w:rPr>
                    <w:ins w:id="5472" w:author="Kumar Baral" w:date="2023-02-13T14:16:00Z"/>
                    <w:b/>
                    <w:bCs/>
                    <w:szCs w:val="22"/>
                    <w:lang w:bidi="ne-NP"/>
                  </w:rPr>
                </w:rPrChange>
              </w:rPr>
            </w:pPr>
            <w:ins w:id="5473" w:author="Kumar Baral" w:date="2023-02-13T14:16:00Z">
              <w:r w:rsidRPr="00FD753C">
                <w:rPr>
                  <w:szCs w:val="22"/>
                  <w:lang w:bidi="ne-NP"/>
                  <w:rPrChange w:id="5474" w:author="Kumar Baral" w:date="2023-02-13T14:17:00Z">
                    <w:rPr>
                      <w:b/>
                      <w:bCs/>
                      <w:szCs w:val="22"/>
                      <w:lang w:bidi="ne-NP"/>
                    </w:rPr>
                  </w:rPrChange>
                </w:rPr>
                <w:t>Minimum Daily flows, m</w:t>
              </w:r>
              <w:r w:rsidRPr="00FD753C">
                <w:rPr>
                  <w:szCs w:val="22"/>
                  <w:vertAlign w:val="superscript"/>
                  <w:lang w:bidi="ne-NP"/>
                  <w:rPrChange w:id="5475" w:author="Kumar Baral" w:date="2023-02-13T14:17:00Z">
                    <w:rPr>
                      <w:b/>
                      <w:bCs/>
                      <w:szCs w:val="22"/>
                      <w:vertAlign w:val="superscript"/>
                      <w:lang w:bidi="ne-NP"/>
                    </w:rPr>
                  </w:rPrChange>
                </w:rPr>
                <w:t>3</w:t>
              </w:r>
              <w:r w:rsidRPr="00FD753C">
                <w:rPr>
                  <w:szCs w:val="22"/>
                  <w:lang w:bidi="ne-NP"/>
                  <w:rPrChange w:id="5476" w:author="Kumar Baral" w:date="2023-02-13T14:17:00Z">
                    <w:rPr>
                      <w:b/>
                      <w:bCs/>
                      <w:szCs w:val="22"/>
                      <w:lang w:bidi="ne-NP"/>
                    </w:rPr>
                  </w:rPrChange>
                </w:rPr>
                <w:t>/s</w:t>
              </w:r>
            </w:ins>
          </w:p>
        </w:tc>
      </w:tr>
      <w:tr w:rsidR="00FD753C" w:rsidRPr="00FD753C" w14:paraId="400BD69B" w14:textId="77777777" w:rsidTr="00152889">
        <w:trPr>
          <w:trHeight w:val="365"/>
          <w:ins w:id="5477" w:author="Kumar Baral" w:date="2023-02-13T14:16:00Z"/>
          <w:trPrChange w:id="5478" w:author="Kumar Baral" w:date="2023-02-13T14:18:00Z">
            <w:trPr>
              <w:trHeight w:val="365"/>
            </w:trPr>
          </w:trPrChange>
        </w:trPr>
        <w:tc>
          <w:tcPr>
            <w:tcW w:w="2335" w:type="dxa"/>
            <w:vMerge/>
            <w:shd w:val="clear" w:color="auto" w:fill="BFBFBF" w:themeFill="background1" w:themeFillShade="BF"/>
            <w:vAlign w:val="center"/>
            <w:hideMark/>
            <w:tcPrChange w:id="5479" w:author="Kumar Baral" w:date="2023-02-13T14:18:00Z">
              <w:tcPr>
                <w:tcW w:w="2335" w:type="dxa"/>
                <w:vMerge/>
                <w:tcBorders>
                  <w:top w:val="single" w:sz="4" w:space="0" w:color="auto"/>
                  <w:left w:val="single" w:sz="4" w:space="0" w:color="auto"/>
                  <w:bottom w:val="single" w:sz="4" w:space="0" w:color="auto"/>
                  <w:right w:val="single" w:sz="4" w:space="0" w:color="auto"/>
                </w:tcBorders>
                <w:vAlign w:val="center"/>
                <w:hideMark/>
              </w:tcPr>
            </w:tcPrChange>
          </w:tcPr>
          <w:p w14:paraId="23C713A0" w14:textId="77777777" w:rsidR="006D5C6C" w:rsidRPr="00FD753C" w:rsidRDefault="006D5C6C" w:rsidP="006D5C6C">
            <w:pPr>
              <w:spacing w:before="0" w:after="0" w:line="240" w:lineRule="auto"/>
              <w:jc w:val="left"/>
              <w:rPr>
                <w:ins w:id="5480" w:author="Kumar Baral" w:date="2023-02-13T14:16:00Z"/>
                <w:szCs w:val="22"/>
                <w:lang w:bidi="ne-NP"/>
                <w:rPrChange w:id="5481" w:author="Kumar Baral" w:date="2023-02-13T14:17:00Z">
                  <w:rPr>
                    <w:ins w:id="5482" w:author="Kumar Baral" w:date="2023-02-13T14:16:00Z"/>
                    <w:b/>
                    <w:bCs/>
                    <w:szCs w:val="22"/>
                    <w:lang w:bidi="ne-NP"/>
                  </w:rPr>
                </w:rPrChange>
              </w:rPr>
            </w:pPr>
          </w:p>
        </w:tc>
        <w:tc>
          <w:tcPr>
            <w:tcW w:w="1440" w:type="dxa"/>
            <w:shd w:val="clear" w:color="auto" w:fill="BFBFBF" w:themeFill="background1" w:themeFillShade="BF"/>
            <w:noWrap/>
            <w:vAlign w:val="bottom"/>
            <w:hideMark/>
            <w:tcPrChange w:id="5483"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748B4AD" w14:textId="77777777" w:rsidR="006D5C6C" w:rsidRPr="00FD753C" w:rsidRDefault="006D5C6C" w:rsidP="006D5C6C">
            <w:pPr>
              <w:spacing w:before="0" w:after="0" w:line="240" w:lineRule="auto"/>
              <w:jc w:val="center"/>
              <w:rPr>
                <w:ins w:id="5484" w:author="Kumar Baral" w:date="2023-02-13T14:16:00Z"/>
                <w:szCs w:val="22"/>
                <w:lang w:bidi="ne-NP"/>
                <w:rPrChange w:id="5485" w:author="Kumar Baral" w:date="2023-02-13T14:17:00Z">
                  <w:rPr>
                    <w:ins w:id="5486" w:author="Kumar Baral" w:date="2023-02-13T14:16:00Z"/>
                    <w:b/>
                    <w:bCs/>
                    <w:szCs w:val="22"/>
                    <w:lang w:bidi="ne-NP"/>
                  </w:rPr>
                </w:rPrChange>
              </w:rPr>
            </w:pPr>
            <w:ins w:id="5487" w:author="Kumar Baral" w:date="2023-02-13T14:16:00Z">
              <w:r w:rsidRPr="00FD753C">
                <w:rPr>
                  <w:szCs w:val="22"/>
                  <w:lang w:bidi="ne-NP"/>
                  <w:rPrChange w:id="5488" w:author="Kumar Baral" w:date="2023-02-13T14:17:00Z">
                    <w:rPr>
                      <w:b/>
                      <w:bCs/>
                      <w:szCs w:val="22"/>
                      <w:lang w:bidi="ne-NP"/>
                    </w:rPr>
                  </w:rPrChange>
                </w:rPr>
                <w:t>1-day</w:t>
              </w:r>
            </w:ins>
          </w:p>
        </w:tc>
        <w:tc>
          <w:tcPr>
            <w:tcW w:w="1420" w:type="dxa"/>
            <w:shd w:val="clear" w:color="auto" w:fill="BFBFBF" w:themeFill="background1" w:themeFillShade="BF"/>
            <w:noWrap/>
            <w:vAlign w:val="bottom"/>
            <w:hideMark/>
            <w:tcPrChange w:id="5489"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2B480945" w14:textId="77777777" w:rsidR="006D5C6C" w:rsidRPr="00FD753C" w:rsidRDefault="006D5C6C" w:rsidP="006D5C6C">
            <w:pPr>
              <w:spacing w:before="0" w:after="0" w:line="240" w:lineRule="auto"/>
              <w:jc w:val="center"/>
              <w:rPr>
                <w:ins w:id="5490" w:author="Kumar Baral" w:date="2023-02-13T14:16:00Z"/>
                <w:szCs w:val="22"/>
                <w:lang w:bidi="ne-NP"/>
                <w:rPrChange w:id="5491" w:author="Kumar Baral" w:date="2023-02-13T14:17:00Z">
                  <w:rPr>
                    <w:ins w:id="5492" w:author="Kumar Baral" w:date="2023-02-13T14:16:00Z"/>
                    <w:b/>
                    <w:bCs/>
                    <w:szCs w:val="22"/>
                    <w:lang w:bidi="ne-NP"/>
                  </w:rPr>
                </w:rPrChange>
              </w:rPr>
            </w:pPr>
            <w:ins w:id="5493" w:author="Kumar Baral" w:date="2023-02-13T14:16:00Z">
              <w:r w:rsidRPr="00FD753C">
                <w:rPr>
                  <w:szCs w:val="22"/>
                  <w:lang w:bidi="ne-NP"/>
                  <w:rPrChange w:id="5494" w:author="Kumar Baral" w:date="2023-02-13T14:17:00Z">
                    <w:rPr>
                      <w:b/>
                      <w:bCs/>
                      <w:szCs w:val="22"/>
                      <w:lang w:bidi="ne-NP"/>
                    </w:rPr>
                  </w:rPrChange>
                </w:rPr>
                <w:t>7-day</w:t>
              </w:r>
            </w:ins>
          </w:p>
        </w:tc>
        <w:tc>
          <w:tcPr>
            <w:tcW w:w="1644" w:type="dxa"/>
            <w:shd w:val="clear" w:color="auto" w:fill="BFBFBF" w:themeFill="background1" w:themeFillShade="BF"/>
            <w:noWrap/>
            <w:vAlign w:val="bottom"/>
            <w:hideMark/>
            <w:tcPrChange w:id="5495"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5986D4B" w14:textId="77777777" w:rsidR="006D5C6C" w:rsidRPr="00FD753C" w:rsidRDefault="006D5C6C" w:rsidP="006D5C6C">
            <w:pPr>
              <w:spacing w:before="0" w:after="0" w:line="240" w:lineRule="auto"/>
              <w:jc w:val="center"/>
              <w:rPr>
                <w:ins w:id="5496" w:author="Kumar Baral" w:date="2023-02-13T14:16:00Z"/>
                <w:szCs w:val="22"/>
                <w:lang w:bidi="ne-NP"/>
                <w:rPrChange w:id="5497" w:author="Kumar Baral" w:date="2023-02-13T14:17:00Z">
                  <w:rPr>
                    <w:ins w:id="5498" w:author="Kumar Baral" w:date="2023-02-13T14:16:00Z"/>
                    <w:b/>
                    <w:bCs/>
                    <w:szCs w:val="22"/>
                    <w:lang w:bidi="ne-NP"/>
                  </w:rPr>
                </w:rPrChange>
              </w:rPr>
            </w:pPr>
            <w:ins w:id="5499" w:author="Kumar Baral" w:date="2023-02-13T14:16:00Z">
              <w:r w:rsidRPr="00FD753C">
                <w:rPr>
                  <w:szCs w:val="22"/>
                  <w:lang w:bidi="ne-NP"/>
                  <w:rPrChange w:id="5500" w:author="Kumar Baral" w:date="2023-02-13T14:17:00Z">
                    <w:rPr>
                      <w:b/>
                      <w:bCs/>
                      <w:szCs w:val="22"/>
                      <w:lang w:bidi="ne-NP"/>
                    </w:rPr>
                  </w:rPrChange>
                </w:rPr>
                <w:t>15-day</w:t>
              </w:r>
            </w:ins>
          </w:p>
        </w:tc>
        <w:tc>
          <w:tcPr>
            <w:tcW w:w="1646" w:type="dxa"/>
            <w:shd w:val="clear" w:color="auto" w:fill="BFBFBF" w:themeFill="background1" w:themeFillShade="BF"/>
            <w:noWrap/>
            <w:vAlign w:val="bottom"/>
            <w:hideMark/>
            <w:tcPrChange w:id="5501"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3A585D3" w14:textId="77777777" w:rsidR="006D5C6C" w:rsidRPr="00FD753C" w:rsidRDefault="006D5C6C" w:rsidP="006D5C6C">
            <w:pPr>
              <w:spacing w:before="0" w:after="0" w:line="240" w:lineRule="auto"/>
              <w:jc w:val="center"/>
              <w:rPr>
                <w:ins w:id="5502" w:author="Kumar Baral" w:date="2023-02-13T14:16:00Z"/>
                <w:szCs w:val="22"/>
                <w:lang w:bidi="ne-NP"/>
                <w:rPrChange w:id="5503" w:author="Kumar Baral" w:date="2023-02-13T14:17:00Z">
                  <w:rPr>
                    <w:ins w:id="5504" w:author="Kumar Baral" w:date="2023-02-13T14:16:00Z"/>
                    <w:b/>
                    <w:bCs/>
                    <w:szCs w:val="22"/>
                    <w:lang w:bidi="ne-NP"/>
                  </w:rPr>
                </w:rPrChange>
              </w:rPr>
            </w:pPr>
            <w:ins w:id="5505" w:author="Kumar Baral" w:date="2023-02-13T14:16:00Z">
              <w:r w:rsidRPr="00FD753C">
                <w:rPr>
                  <w:szCs w:val="22"/>
                  <w:lang w:bidi="ne-NP"/>
                  <w:rPrChange w:id="5506" w:author="Kumar Baral" w:date="2023-02-13T14:17:00Z">
                    <w:rPr>
                      <w:b/>
                      <w:bCs/>
                      <w:szCs w:val="22"/>
                      <w:lang w:bidi="ne-NP"/>
                    </w:rPr>
                  </w:rPrChange>
                </w:rPr>
                <w:t>30-day</w:t>
              </w:r>
            </w:ins>
          </w:p>
        </w:tc>
      </w:tr>
      <w:tr w:rsidR="00FD753C" w:rsidRPr="00FD753C" w14:paraId="289BDA9F" w14:textId="77777777" w:rsidTr="00152889">
        <w:trPr>
          <w:trHeight w:val="365"/>
          <w:ins w:id="5507" w:author="Kumar Baral" w:date="2023-02-13T14:16:00Z"/>
          <w:trPrChange w:id="5508" w:author="Kumar Baral" w:date="2023-02-13T14:18:00Z">
            <w:trPr>
              <w:trHeight w:val="365"/>
            </w:trPr>
          </w:trPrChange>
        </w:trPr>
        <w:tc>
          <w:tcPr>
            <w:tcW w:w="2335" w:type="dxa"/>
            <w:shd w:val="clear" w:color="auto" w:fill="auto"/>
            <w:noWrap/>
            <w:vAlign w:val="bottom"/>
            <w:hideMark/>
            <w:tcPrChange w:id="5509"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34C1D1" w14:textId="77777777" w:rsidR="006D5C6C" w:rsidRPr="00FD753C" w:rsidRDefault="006D5C6C" w:rsidP="006D5C6C">
            <w:pPr>
              <w:spacing w:before="0" w:after="0" w:line="240" w:lineRule="auto"/>
              <w:jc w:val="left"/>
              <w:rPr>
                <w:ins w:id="5510" w:author="Kumar Baral" w:date="2023-02-13T14:16:00Z"/>
                <w:szCs w:val="22"/>
                <w:lang w:bidi="ne-NP"/>
                <w:rPrChange w:id="5511" w:author="Kumar Baral" w:date="2023-02-13T14:17:00Z">
                  <w:rPr>
                    <w:ins w:id="5512" w:author="Kumar Baral" w:date="2023-02-13T14:16:00Z"/>
                    <w:b/>
                    <w:bCs/>
                    <w:szCs w:val="22"/>
                    <w:lang w:bidi="ne-NP"/>
                  </w:rPr>
                </w:rPrChange>
              </w:rPr>
            </w:pPr>
            <w:ins w:id="5513" w:author="Kumar Baral" w:date="2023-02-13T14:16:00Z">
              <w:r w:rsidRPr="00FD753C">
                <w:rPr>
                  <w:szCs w:val="22"/>
                  <w:lang w:bidi="ne-NP"/>
                  <w:rPrChange w:id="5514" w:author="Kumar Baral" w:date="2023-02-13T14:17:00Z">
                    <w:rPr>
                      <w:b/>
                      <w:bCs/>
                      <w:szCs w:val="22"/>
                      <w:lang w:bidi="ne-NP"/>
                    </w:rPr>
                  </w:rPrChange>
                </w:rPr>
                <w:t>2</w:t>
              </w:r>
            </w:ins>
          </w:p>
        </w:tc>
        <w:tc>
          <w:tcPr>
            <w:tcW w:w="1440" w:type="dxa"/>
            <w:shd w:val="clear" w:color="auto" w:fill="auto"/>
            <w:noWrap/>
            <w:vAlign w:val="bottom"/>
            <w:hideMark/>
            <w:tcPrChange w:id="5515"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7FFC29AA" w14:textId="77777777" w:rsidR="006D5C6C" w:rsidRPr="00FD753C" w:rsidRDefault="006D5C6C" w:rsidP="006D5C6C">
            <w:pPr>
              <w:spacing w:before="0" w:after="0" w:line="240" w:lineRule="auto"/>
              <w:jc w:val="center"/>
              <w:rPr>
                <w:ins w:id="5516" w:author="Kumar Baral" w:date="2023-02-13T14:16:00Z"/>
                <w:szCs w:val="22"/>
                <w:lang w:bidi="ne-NP"/>
                <w:rPrChange w:id="5517" w:author="Kumar Baral" w:date="2023-02-13T14:17:00Z">
                  <w:rPr>
                    <w:ins w:id="5518" w:author="Kumar Baral" w:date="2023-02-13T14:16:00Z"/>
                    <w:b/>
                    <w:bCs/>
                    <w:szCs w:val="22"/>
                    <w:lang w:bidi="ne-NP"/>
                  </w:rPr>
                </w:rPrChange>
              </w:rPr>
            </w:pPr>
            <w:ins w:id="5519" w:author="Kumar Baral" w:date="2023-02-13T14:16:00Z">
              <w:r w:rsidRPr="00FD753C">
                <w:rPr>
                  <w:szCs w:val="22"/>
                  <w:lang w:bidi="ne-NP"/>
                  <w:rPrChange w:id="5520" w:author="Kumar Baral" w:date="2023-02-13T14:17:00Z">
                    <w:rPr>
                      <w:b/>
                      <w:bCs/>
                      <w:szCs w:val="22"/>
                      <w:lang w:bidi="ne-NP"/>
                    </w:rPr>
                  </w:rPrChange>
                </w:rPr>
                <w:t>1.17</w:t>
              </w:r>
            </w:ins>
          </w:p>
        </w:tc>
        <w:tc>
          <w:tcPr>
            <w:tcW w:w="1420" w:type="dxa"/>
            <w:shd w:val="clear" w:color="auto" w:fill="auto"/>
            <w:noWrap/>
            <w:vAlign w:val="bottom"/>
            <w:hideMark/>
            <w:tcPrChange w:id="5521"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07D76E8D" w14:textId="77777777" w:rsidR="006D5C6C" w:rsidRPr="00FD753C" w:rsidRDefault="006D5C6C" w:rsidP="006D5C6C">
            <w:pPr>
              <w:spacing w:before="0" w:after="0" w:line="240" w:lineRule="auto"/>
              <w:jc w:val="center"/>
              <w:rPr>
                <w:ins w:id="5522" w:author="Kumar Baral" w:date="2023-02-13T14:16:00Z"/>
                <w:szCs w:val="22"/>
                <w:lang w:bidi="ne-NP"/>
                <w:rPrChange w:id="5523" w:author="Kumar Baral" w:date="2023-02-13T14:17:00Z">
                  <w:rPr>
                    <w:ins w:id="5524" w:author="Kumar Baral" w:date="2023-02-13T14:16:00Z"/>
                    <w:b/>
                    <w:bCs/>
                    <w:szCs w:val="22"/>
                    <w:lang w:bidi="ne-NP"/>
                  </w:rPr>
                </w:rPrChange>
              </w:rPr>
            </w:pPr>
            <w:ins w:id="5525" w:author="Kumar Baral" w:date="2023-02-13T14:16:00Z">
              <w:r w:rsidRPr="00FD753C">
                <w:rPr>
                  <w:szCs w:val="22"/>
                  <w:lang w:bidi="ne-NP"/>
                  <w:rPrChange w:id="5526" w:author="Kumar Baral" w:date="2023-02-13T14:17:00Z">
                    <w:rPr>
                      <w:b/>
                      <w:bCs/>
                      <w:szCs w:val="22"/>
                      <w:lang w:bidi="ne-NP"/>
                    </w:rPr>
                  </w:rPrChange>
                </w:rPr>
                <w:t>1.61</w:t>
              </w:r>
            </w:ins>
          </w:p>
        </w:tc>
        <w:tc>
          <w:tcPr>
            <w:tcW w:w="1644" w:type="dxa"/>
            <w:shd w:val="clear" w:color="auto" w:fill="auto"/>
            <w:noWrap/>
            <w:vAlign w:val="bottom"/>
            <w:hideMark/>
            <w:tcPrChange w:id="5527"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6EB8BA36" w14:textId="77777777" w:rsidR="006D5C6C" w:rsidRPr="00FD753C" w:rsidRDefault="006D5C6C" w:rsidP="006D5C6C">
            <w:pPr>
              <w:spacing w:before="0" w:after="0" w:line="240" w:lineRule="auto"/>
              <w:jc w:val="center"/>
              <w:rPr>
                <w:ins w:id="5528" w:author="Kumar Baral" w:date="2023-02-13T14:16:00Z"/>
                <w:szCs w:val="22"/>
                <w:lang w:bidi="ne-NP"/>
                <w:rPrChange w:id="5529" w:author="Kumar Baral" w:date="2023-02-13T14:17:00Z">
                  <w:rPr>
                    <w:ins w:id="5530" w:author="Kumar Baral" w:date="2023-02-13T14:16:00Z"/>
                    <w:b/>
                    <w:bCs/>
                    <w:szCs w:val="22"/>
                    <w:lang w:bidi="ne-NP"/>
                  </w:rPr>
                </w:rPrChange>
              </w:rPr>
            </w:pPr>
            <w:ins w:id="5531" w:author="Kumar Baral" w:date="2023-02-13T14:16:00Z">
              <w:r w:rsidRPr="00FD753C">
                <w:rPr>
                  <w:szCs w:val="22"/>
                  <w:lang w:bidi="ne-NP"/>
                  <w:rPrChange w:id="5532" w:author="Kumar Baral" w:date="2023-02-13T14:17:00Z">
                    <w:rPr>
                      <w:b/>
                      <w:bCs/>
                      <w:szCs w:val="22"/>
                      <w:lang w:bidi="ne-NP"/>
                    </w:rPr>
                  </w:rPrChange>
                </w:rPr>
                <w:t>1.96</w:t>
              </w:r>
            </w:ins>
          </w:p>
        </w:tc>
        <w:tc>
          <w:tcPr>
            <w:tcW w:w="1646" w:type="dxa"/>
            <w:shd w:val="clear" w:color="auto" w:fill="auto"/>
            <w:noWrap/>
            <w:vAlign w:val="bottom"/>
            <w:hideMark/>
            <w:tcPrChange w:id="5533"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3FCCA327" w14:textId="77777777" w:rsidR="006D5C6C" w:rsidRPr="00FD753C" w:rsidRDefault="006D5C6C" w:rsidP="006D5C6C">
            <w:pPr>
              <w:spacing w:before="0" w:after="0" w:line="240" w:lineRule="auto"/>
              <w:jc w:val="center"/>
              <w:rPr>
                <w:ins w:id="5534" w:author="Kumar Baral" w:date="2023-02-13T14:16:00Z"/>
                <w:szCs w:val="22"/>
                <w:lang w:bidi="ne-NP"/>
                <w:rPrChange w:id="5535" w:author="Kumar Baral" w:date="2023-02-13T14:17:00Z">
                  <w:rPr>
                    <w:ins w:id="5536" w:author="Kumar Baral" w:date="2023-02-13T14:16:00Z"/>
                    <w:b/>
                    <w:bCs/>
                    <w:szCs w:val="22"/>
                    <w:lang w:bidi="ne-NP"/>
                  </w:rPr>
                </w:rPrChange>
              </w:rPr>
            </w:pPr>
            <w:ins w:id="5537" w:author="Kumar Baral" w:date="2023-02-13T14:16:00Z">
              <w:r w:rsidRPr="00FD753C">
                <w:rPr>
                  <w:szCs w:val="22"/>
                  <w:lang w:bidi="ne-NP"/>
                  <w:rPrChange w:id="5538" w:author="Kumar Baral" w:date="2023-02-13T14:17:00Z">
                    <w:rPr>
                      <w:b/>
                      <w:bCs/>
                      <w:szCs w:val="22"/>
                      <w:lang w:bidi="ne-NP"/>
                    </w:rPr>
                  </w:rPrChange>
                </w:rPr>
                <w:t>2.24</w:t>
              </w:r>
            </w:ins>
          </w:p>
        </w:tc>
      </w:tr>
      <w:tr w:rsidR="00FD753C" w:rsidRPr="00FD753C" w14:paraId="2BDDD82D" w14:textId="77777777" w:rsidTr="00152889">
        <w:trPr>
          <w:trHeight w:val="365"/>
          <w:ins w:id="5539" w:author="Kumar Baral" w:date="2023-02-13T14:16:00Z"/>
          <w:trPrChange w:id="5540" w:author="Kumar Baral" w:date="2023-02-13T14:18:00Z">
            <w:trPr>
              <w:trHeight w:val="365"/>
            </w:trPr>
          </w:trPrChange>
        </w:trPr>
        <w:tc>
          <w:tcPr>
            <w:tcW w:w="2335" w:type="dxa"/>
            <w:shd w:val="clear" w:color="auto" w:fill="auto"/>
            <w:noWrap/>
            <w:vAlign w:val="bottom"/>
            <w:hideMark/>
            <w:tcPrChange w:id="5541"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1EDC3A" w14:textId="77777777" w:rsidR="006D5C6C" w:rsidRPr="00FD753C" w:rsidRDefault="006D5C6C" w:rsidP="006D5C6C">
            <w:pPr>
              <w:spacing w:before="0" w:after="0" w:line="240" w:lineRule="auto"/>
              <w:jc w:val="left"/>
              <w:rPr>
                <w:ins w:id="5542" w:author="Kumar Baral" w:date="2023-02-13T14:16:00Z"/>
                <w:szCs w:val="22"/>
                <w:lang w:bidi="ne-NP"/>
                <w:rPrChange w:id="5543" w:author="Kumar Baral" w:date="2023-02-13T14:17:00Z">
                  <w:rPr>
                    <w:ins w:id="5544" w:author="Kumar Baral" w:date="2023-02-13T14:16:00Z"/>
                    <w:b/>
                    <w:bCs/>
                    <w:szCs w:val="22"/>
                    <w:lang w:bidi="ne-NP"/>
                  </w:rPr>
                </w:rPrChange>
              </w:rPr>
            </w:pPr>
            <w:ins w:id="5545" w:author="Kumar Baral" w:date="2023-02-13T14:16:00Z">
              <w:r w:rsidRPr="00FD753C">
                <w:rPr>
                  <w:szCs w:val="22"/>
                  <w:lang w:bidi="ne-NP"/>
                  <w:rPrChange w:id="5546" w:author="Kumar Baral" w:date="2023-02-13T14:17:00Z">
                    <w:rPr>
                      <w:b/>
                      <w:bCs/>
                      <w:szCs w:val="22"/>
                      <w:lang w:bidi="ne-NP"/>
                    </w:rPr>
                  </w:rPrChange>
                </w:rPr>
                <w:t>5</w:t>
              </w:r>
            </w:ins>
          </w:p>
        </w:tc>
        <w:tc>
          <w:tcPr>
            <w:tcW w:w="1440" w:type="dxa"/>
            <w:shd w:val="clear" w:color="auto" w:fill="auto"/>
            <w:noWrap/>
            <w:vAlign w:val="bottom"/>
            <w:hideMark/>
            <w:tcPrChange w:id="5547"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00F38E71" w14:textId="77777777" w:rsidR="006D5C6C" w:rsidRPr="00FD753C" w:rsidRDefault="006D5C6C" w:rsidP="006D5C6C">
            <w:pPr>
              <w:spacing w:before="0" w:after="0" w:line="240" w:lineRule="auto"/>
              <w:jc w:val="center"/>
              <w:rPr>
                <w:ins w:id="5548" w:author="Kumar Baral" w:date="2023-02-13T14:16:00Z"/>
                <w:szCs w:val="22"/>
                <w:lang w:bidi="ne-NP"/>
                <w:rPrChange w:id="5549" w:author="Kumar Baral" w:date="2023-02-13T14:17:00Z">
                  <w:rPr>
                    <w:ins w:id="5550" w:author="Kumar Baral" w:date="2023-02-13T14:16:00Z"/>
                    <w:b/>
                    <w:bCs/>
                    <w:szCs w:val="22"/>
                    <w:lang w:bidi="ne-NP"/>
                  </w:rPr>
                </w:rPrChange>
              </w:rPr>
            </w:pPr>
            <w:ins w:id="5551" w:author="Kumar Baral" w:date="2023-02-13T14:16:00Z">
              <w:r w:rsidRPr="00FD753C">
                <w:rPr>
                  <w:szCs w:val="22"/>
                  <w:lang w:bidi="ne-NP"/>
                  <w:rPrChange w:id="5552" w:author="Kumar Baral" w:date="2023-02-13T14:17:00Z">
                    <w:rPr>
                      <w:b/>
                      <w:bCs/>
                      <w:szCs w:val="22"/>
                      <w:lang w:bidi="ne-NP"/>
                    </w:rPr>
                  </w:rPrChange>
                </w:rPr>
                <w:t>2.80</w:t>
              </w:r>
            </w:ins>
          </w:p>
        </w:tc>
        <w:tc>
          <w:tcPr>
            <w:tcW w:w="1420" w:type="dxa"/>
            <w:shd w:val="clear" w:color="auto" w:fill="auto"/>
            <w:noWrap/>
            <w:vAlign w:val="bottom"/>
            <w:hideMark/>
            <w:tcPrChange w:id="5553"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AAC31C9" w14:textId="77777777" w:rsidR="006D5C6C" w:rsidRPr="00FD753C" w:rsidRDefault="006D5C6C" w:rsidP="006D5C6C">
            <w:pPr>
              <w:spacing w:before="0" w:after="0" w:line="240" w:lineRule="auto"/>
              <w:jc w:val="center"/>
              <w:rPr>
                <w:ins w:id="5554" w:author="Kumar Baral" w:date="2023-02-13T14:16:00Z"/>
                <w:szCs w:val="22"/>
                <w:lang w:bidi="ne-NP"/>
                <w:rPrChange w:id="5555" w:author="Kumar Baral" w:date="2023-02-13T14:17:00Z">
                  <w:rPr>
                    <w:ins w:id="5556" w:author="Kumar Baral" w:date="2023-02-13T14:16:00Z"/>
                    <w:b/>
                    <w:bCs/>
                    <w:szCs w:val="22"/>
                    <w:lang w:bidi="ne-NP"/>
                  </w:rPr>
                </w:rPrChange>
              </w:rPr>
            </w:pPr>
            <w:ins w:id="5557" w:author="Kumar Baral" w:date="2023-02-13T14:16:00Z">
              <w:r w:rsidRPr="00FD753C">
                <w:rPr>
                  <w:szCs w:val="22"/>
                  <w:lang w:bidi="ne-NP"/>
                  <w:rPrChange w:id="5558" w:author="Kumar Baral" w:date="2023-02-13T14:17:00Z">
                    <w:rPr>
                      <w:b/>
                      <w:bCs/>
                      <w:szCs w:val="22"/>
                      <w:lang w:bidi="ne-NP"/>
                    </w:rPr>
                  </w:rPrChange>
                </w:rPr>
                <w:t>3.24</w:t>
              </w:r>
            </w:ins>
          </w:p>
        </w:tc>
        <w:tc>
          <w:tcPr>
            <w:tcW w:w="1644" w:type="dxa"/>
            <w:shd w:val="clear" w:color="auto" w:fill="auto"/>
            <w:noWrap/>
            <w:vAlign w:val="bottom"/>
            <w:hideMark/>
            <w:tcPrChange w:id="5559"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5AFEB05B" w14:textId="77777777" w:rsidR="006D5C6C" w:rsidRPr="00FD753C" w:rsidRDefault="006D5C6C" w:rsidP="006D5C6C">
            <w:pPr>
              <w:spacing w:before="0" w:after="0" w:line="240" w:lineRule="auto"/>
              <w:jc w:val="center"/>
              <w:rPr>
                <w:ins w:id="5560" w:author="Kumar Baral" w:date="2023-02-13T14:16:00Z"/>
                <w:szCs w:val="22"/>
                <w:lang w:bidi="ne-NP"/>
                <w:rPrChange w:id="5561" w:author="Kumar Baral" w:date="2023-02-13T14:17:00Z">
                  <w:rPr>
                    <w:ins w:id="5562" w:author="Kumar Baral" w:date="2023-02-13T14:16:00Z"/>
                    <w:b/>
                    <w:bCs/>
                    <w:szCs w:val="22"/>
                    <w:lang w:bidi="ne-NP"/>
                  </w:rPr>
                </w:rPrChange>
              </w:rPr>
            </w:pPr>
            <w:ins w:id="5563" w:author="Kumar Baral" w:date="2023-02-13T14:16:00Z">
              <w:r w:rsidRPr="00FD753C">
                <w:rPr>
                  <w:szCs w:val="22"/>
                  <w:lang w:bidi="ne-NP"/>
                  <w:rPrChange w:id="5564" w:author="Kumar Baral" w:date="2023-02-13T14:17:00Z">
                    <w:rPr>
                      <w:b/>
                      <w:bCs/>
                      <w:szCs w:val="22"/>
                      <w:lang w:bidi="ne-NP"/>
                    </w:rPr>
                  </w:rPrChange>
                </w:rPr>
                <w:t>2.89</w:t>
              </w:r>
            </w:ins>
          </w:p>
        </w:tc>
        <w:tc>
          <w:tcPr>
            <w:tcW w:w="1646" w:type="dxa"/>
            <w:shd w:val="clear" w:color="auto" w:fill="auto"/>
            <w:noWrap/>
            <w:vAlign w:val="bottom"/>
            <w:hideMark/>
            <w:tcPrChange w:id="5565"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77C06B35" w14:textId="77777777" w:rsidR="006D5C6C" w:rsidRPr="00FD753C" w:rsidRDefault="006D5C6C" w:rsidP="006D5C6C">
            <w:pPr>
              <w:spacing w:before="0" w:after="0" w:line="240" w:lineRule="auto"/>
              <w:jc w:val="center"/>
              <w:rPr>
                <w:ins w:id="5566" w:author="Kumar Baral" w:date="2023-02-13T14:16:00Z"/>
                <w:szCs w:val="22"/>
                <w:lang w:bidi="ne-NP"/>
                <w:rPrChange w:id="5567" w:author="Kumar Baral" w:date="2023-02-13T14:17:00Z">
                  <w:rPr>
                    <w:ins w:id="5568" w:author="Kumar Baral" w:date="2023-02-13T14:16:00Z"/>
                    <w:b/>
                    <w:bCs/>
                    <w:szCs w:val="22"/>
                    <w:lang w:bidi="ne-NP"/>
                  </w:rPr>
                </w:rPrChange>
              </w:rPr>
            </w:pPr>
            <w:ins w:id="5569" w:author="Kumar Baral" w:date="2023-02-13T14:16:00Z">
              <w:r w:rsidRPr="00FD753C">
                <w:rPr>
                  <w:szCs w:val="22"/>
                  <w:lang w:bidi="ne-NP"/>
                  <w:rPrChange w:id="5570" w:author="Kumar Baral" w:date="2023-02-13T14:17:00Z">
                    <w:rPr>
                      <w:b/>
                      <w:bCs/>
                      <w:szCs w:val="22"/>
                      <w:lang w:bidi="ne-NP"/>
                    </w:rPr>
                  </w:rPrChange>
                </w:rPr>
                <w:t>3.20</w:t>
              </w:r>
            </w:ins>
          </w:p>
        </w:tc>
      </w:tr>
      <w:tr w:rsidR="00FD753C" w:rsidRPr="00FD753C" w14:paraId="5368A98A" w14:textId="77777777" w:rsidTr="00152889">
        <w:trPr>
          <w:trHeight w:val="365"/>
          <w:ins w:id="5571" w:author="Kumar Baral" w:date="2023-02-13T14:16:00Z"/>
          <w:trPrChange w:id="5572" w:author="Kumar Baral" w:date="2023-02-13T14:18:00Z">
            <w:trPr>
              <w:trHeight w:val="365"/>
            </w:trPr>
          </w:trPrChange>
        </w:trPr>
        <w:tc>
          <w:tcPr>
            <w:tcW w:w="2335" w:type="dxa"/>
            <w:shd w:val="clear" w:color="auto" w:fill="auto"/>
            <w:noWrap/>
            <w:vAlign w:val="bottom"/>
            <w:hideMark/>
            <w:tcPrChange w:id="5573"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BAFD00" w14:textId="77777777" w:rsidR="006D5C6C" w:rsidRPr="00FD753C" w:rsidRDefault="006D5C6C" w:rsidP="006D5C6C">
            <w:pPr>
              <w:spacing w:before="0" w:after="0" w:line="240" w:lineRule="auto"/>
              <w:jc w:val="left"/>
              <w:rPr>
                <w:ins w:id="5574" w:author="Kumar Baral" w:date="2023-02-13T14:16:00Z"/>
                <w:szCs w:val="22"/>
                <w:lang w:bidi="ne-NP"/>
                <w:rPrChange w:id="5575" w:author="Kumar Baral" w:date="2023-02-13T14:17:00Z">
                  <w:rPr>
                    <w:ins w:id="5576" w:author="Kumar Baral" w:date="2023-02-13T14:16:00Z"/>
                    <w:b/>
                    <w:bCs/>
                    <w:szCs w:val="22"/>
                    <w:lang w:bidi="ne-NP"/>
                  </w:rPr>
                </w:rPrChange>
              </w:rPr>
            </w:pPr>
            <w:ins w:id="5577" w:author="Kumar Baral" w:date="2023-02-13T14:16:00Z">
              <w:r w:rsidRPr="00FD753C">
                <w:rPr>
                  <w:szCs w:val="22"/>
                  <w:lang w:bidi="ne-NP"/>
                  <w:rPrChange w:id="5578" w:author="Kumar Baral" w:date="2023-02-13T14:17:00Z">
                    <w:rPr>
                      <w:b/>
                      <w:bCs/>
                      <w:szCs w:val="22"/>
                      <w:lang w:bidi="ne-NP"/>
                    </w:rPr>
                  </w:rPrChange>
                </w:rPr>
                <w:t>10</w:t>
              </w:r>
            </w:ins>
          </w:p>
        </w:tc>
        <w:tc>
          <w:tcPr>
            <w:tcW w:w="1440" w:type="dxa"/>
            <w:shd w:val="clear" w:color="auto" w:fill="auto"/>
            <w:noWrap/>
            <w:vAlign w:val="bottom"/>
            <w:hideMark/>
            <w:tcPrChange w:id="5579"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3888F438" w14:textId="77777777" w:rsidR="006D5C6C" w:rsidRPr="00FD753C" w:rsidRDefault="006D5C6C" w:rsidP="006D5C6C">
            <w:pPr>
              <w:spacing w:before="0" w:after="0" w:line="240" w:lineRule="auto"/>
              <w:jc w:val="center"/>
              <w:rPr>
                <w:ins w:id="5580" w:author="Kumar Baral" w:date="2023-02-13T14:16:00Z"/>
                <w:szCs w:val="22"/>
                <w:lang w:bidi="ne-NP"/>
                <w:rPrChange w:id="5581" w:author="Kumar Baral" w:date="2023-02-13T14:17:00Z">
                  <w:rPr>
                    <w:ins w:id="5582" w:author="Kumar Baral" w:date="2023-02-13T14:16:00Z"/>
                    <w:b/>
                    <w:bCs/>
                    <w:szCs w:val="22"/>
                    <w:lang w:bidi="ne-NP"/>
                  </w:rPr>
                </w:rPrChange>
              </w:rPr>
            </w:pPr>
            <w:ins w:id="5583" w:author="Kumar Baral" w:date="2023-02-13T14:16:00Z">
              <w:r w:rsidRPr="00FD753C">
                <w:rPr>
                  <w:szCs w:val="22"/>
                  <w:lang w:bidi="ne-NP"/>
                  <w:rPrChange w:id="5584" w:author="Kumar Baral" w:date="2023-02-13T14:17:00Z">
                    <w:rPr>
                      <w:b/>
                      <w:bCs/>
                      <w:szCs w:val="22"/>
                      <w:lang w:bidi="ne-NP"/>
                    </w:rPr>
                  </w:rPrChange>
                </w:rPr>
                <w:t>4.97</w:t>
              </w:r>
            </w:ins>
          </w:p>
        </w:tc>
        <w:tc>
          <w:tcPr>
            <w:tcW w:w="1420" w:type="dxa"/>
            <w:shd w:val="clear" w:color="auto" w:fill="auto"/>
            <w:noWrap/>
            <w:vAlign w:val="bottom"/>
            <w:hideMark/>
            <w:tcPrChange w:id="5585"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90DCEB3" w14:textId="77777777" w:rsidR="006D5C6C" w:rsidRPr="00FD753C" w:rsidRDefault="006D5C6C" w:rsidP="006D5C6C">
            <w:pPr>
              <w:spacing w:before="0" w:after="0" w:line="240" w:lineRule="auto"/>
              <w:jc w:val="center"/>
              <w:rPr>
                <w:ins w:id="5586" w:author="Kumar Baral" w:date="2023-02-13T14:16:00Z"/>
                <w:szCs w:val="22"/>
                <w:lang w:bidi="ne-NP"/>
                <w:rPrChange w:id="5587" w:author="Kumar Baral" w:date="2023-02-13T14:17:00Z">
                  <w:rPr>
                    <w:ins w:id="5588" w:author="Kumar Baral" w:date="2023-02-13T14:16:00Z"/>
                    <w:b/>
                    <w:bCs/>
                    <w:szCs w:val="22"/>
                    <w:lang w:bidi="ne-NP"/>
                  </w:rPr>
                </w:rPrChange>
              </w:rPr>
            </w:pPr>
            <w:ins w:id="5589" w:author="Kumar Baral" w:date="2023-02-13T14:16:00Z">
              <w:r w:rsidRPr="00FD753C">
                <w:rPr>
                  <w:szCs w:val="22"/>
                  <w:lang w:bidi="ne-NP"/>
                  <w:rPrChange w:id="5590" w:author="Kumar Baral" w:date="2023-02-13T14:17:00Z">
                    <w:rPr>
                      <w:b/>
                      <w:bCs/>
                      <w:szCs w:val="22"/>
                      <w:lang w:bidi="ne-NP"/>
                    </w:rPr>
                  </w:rPrChange>
                </w:rPr>
                <w:t>5.15</w:t>
              </w:r>
            </w:ins>
          </w:p>
        </w:tc>
        <w:tc>
          <w:tcPr>
            <w:tcW w:w="1644" w:type="dxa"/>
            <w:shd w:val="clear" w:color="auto" w:fill="auto"/>
            <w:noWrap/>
            <w:vAlign w:val="bottom"/>
            <w:hideMark/>
            <w:tcPrChange w:id="5591"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21BF985F" w14:textId="77777777" w:rsidR="006D5C6C" w:rsidRPr="00FD753C" w:rsidRDefault="006D5C6C" w:rsidP="006D5C6C">
            <w:pPr>
              <w:spacing w:before="0" w:after="0" w:line="240" w:lineRule="auto"/>
              <w:jc w:val="center"/>
              <w:rPr>
                <w:ins w:id="5592" w:author="Kumar Baral" w:date="2023-02-13T14:16:00Z"/>
                <w:szCs w:val="22"/>
                <w:lang w:bidi="ne-NP"/>
                <w:rPrChange w:id="5593" w:author="Kumar Baral" w:date="2023-02-13T14:17:00Z">
                  <w:rPr>
                    <w:ins w:id="5594" w:author="Kumar Baral" w:date="2023-02-13T14:16:00Z"/>
                    <w:b/>
                    <w:bCs/>
                    <w:szCs w:val="22"/>
                    <w:lang w:bidi="ne-NP"/>
                  </w:rPr>
                </w:rPrChange>
              </w:rPr>
            </w:pPr>
            <w:ins w:id="5595" w:author="Kumar Baral" w:date="2023-02-13T14:16:00Z">
              <w:r w:rsidRPr="00FD753C">
                <w:rPr>
                  <w:szCs w:val="22"/>
                  <w:lang w:bidi="ne-NP"/>
                  <w:rPrChange w:id="5596" w:author="Kumar Baral" w:date="2023-02-13T14:17:00Z">
                    <w:rPr>
                      <w:b/>
                      <w:bCs/>
                      <w:szCs w:val="22"/>
                      <w:lang w:bidi="ne-NP"/>
                    </w:rPr>
                  </w:rPrChange>
                </w:rPr>
                <w:t>3.74</w:t>
              </w:r>
            </w:ins>
          </w:p>
        </w:tc>
        <w:tc>
          <w:tcPr>
            <w:tcW w:w="1646" w:type="dxa"/>
            <w:shd w:val="clear" w:color="auto" w:fill="auto"/>
            <w:noWrap/>
            <w:vAlign w:val="bottom"/>
            <w:hideMark/>
            <w:tcPrChange w:id="5597"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4E454B5A" w14:textId="77777777" w:rsidR="006D5C6C" w:rsidRPr="00FD753C" w:rsidRDefault="006D5C6C" w:rsidP="006D5C6C">
            <w:pPr>
              <w:spacing w:before="0" w:after="0" w:line="240" w:lineRule="auto"/>
              <w:jc w:val="center"/>
              <w:rPr>
                <w:ins w:id="5598" w:author="Kumar Baral" w:date="2023-02-13T14:16:00Z"/>
                <w:szCs w:val="22"/>
                <w:lang w:bidi="ne-NP"/>
                <w:rPrChange w:id="5599" w:author="Kumar Baral" w:date="2023-02-13T14:17:00Z">
                  <w:rPr>
                    <w:ins w:id="5600" w:author="Kumar Baral" w:date="2023-02-13T14:16:00Z"/>
                    <w:b/>
                    <w:bCs/>
                    <w:szCs w:val="22"/>
                    <w:lang w:bidi="ne-NP"/>
                  </w:rPr>
                </w:rPrChange>
              </w:rPr>
            </w:pPr>
            <w:ins w:id="5601" w:author="Kumar Baral" w:date="2023-02-13T14:16:00Z">
              <w:r w:rsidRPr="00FD753C">
                <w:rPr>
                  <w:szCs w:val="22"/>
                  <w:lang w:bidi="ne-NP"/>
                  <w:rPrChange w:id="5602" w:author="Kumar Baral" w:date="2023-02-13T14:17:00Z">
                    <w:rPr>
                      <w:b/>
                      <w:bCs/>
                      <w:szCs w:val="22"/>
                      <w:lang w:bidi="ne-NP"/>
                    </w:rPr>
                  </w:rPrChange>
                </w:rPr>
                <w:t>4.05</w:t>
              </w:r>
            </w:ins>
          </w:p>
        </w:tc>
      </w:tr>
      <w:tr w:rsidR="00FD753C" w:rsidRPr="00FD753C" w14:paraId="055A5BDE" w14:textId="77777777" w:rsidTr="00152889">
        <w:trPr>
          <w:trHeight w:val="365"/>
          <w:ins w:id="5603" w:author="Kumar Baral" w:date="2023-02-13T14:16:00Z"/>
          <w:trPrChange w:id="5604" w:author="Kumar Baral" w:date="2023-02-13T14:18:00Z">
            <w:trPr>
              <w:trHeight w:val="365"/>
            </w:trPr>
          </w:trPrChange>
        </w:trPr>
        <w:tc>
          <w:tcPr>
            <w:tcW w:w="2335" w:type="dxa"/>
            <w:shd w:val="clear" w:color="auto" w:fill="auto"/>
            <w:noWrap/>
            <w:vAlign w:val="bottom"/>
            <w:hideMark/>
            <w:tcPrChange w:id="5605"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3CF7E9" w14:textId="77777777" w:rsidR="006D5C6C" w:rsidRPr="00FD753C" w:rsidRDefault="006D5C6C" w:rsidP="006D5C6C">
            <w:pPr>
              <w:spacing w:before="0" w:after="0" w:line="240" w:lineRule="auto"/>
              <w:jc w:val="left"/>
              <w:rPr>
                <w:ins w:id="5606" w:author="Kumar Baral" w:date="2023-02-13T14:16:00Z"/>
                <w:szCs w:val="22"/>
                <w:lang w:bidi="ne-NP"/>
                <w:rPrChange w:id="5607" w:author="Kumar Baral" w:date="2023-02-13T14:17:00Z">
                  <w:rPr>
                    <w:ins w:id="5608" w:author="Kumar Baral" w:date="2023-02-13T14:16:00Z"/>
                    <w:b/>
                    <w:bCs/>
                    <w:szCs w:val="22"/>
                    <w:lang w:bidi="ne-NP"/>
                  </w:rPr>
                </w:rPrChange>
              </w:rPr>
            </w:pPr>
            <w:ins w:id="5609" w:author="Kumar Baral" w:date="2023-02-13T14:16:00Z">
              <w:r w:rsidRPr="00FD753C">
                <w:rPr>
                  <w:szCs w:val="22"/>
                  <w:lang w:bidi="ne-NP"/>
                  <w:rPrChange w:id="5610" w:author="Kumar Baral" w:date="2023-02-13T14:17:00Z">
                    <w:rPr>
                      <w:b/>
                      <w:bCs/>
                      <w:szCs w:val="22"/>
                      <w:lang w:bidi="ne-NP"/>
                    </w:rPr>
                  </w:rPrChange>
                </w:rPr>
                <w:t>20</w:t>
              </w:r>
            </w:ins>
          </w:p>
        </w:tc>
        <w:tc>
          <w:tcPr>
            <w:tcW w:w="1440" w:type="dxa"/>
            <w:shd w:val="clear" w:color="auto" w:fill="auto"/>
            <w:noWrap/>
            <w:vAlign w:val="bottom"/>
            <w:hideMark/>
            <w:tcPrChange w:id="5611"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4AFF8B3F" w14:textId="77777777" w:rsidR="006D5C6C" w:rsidRPr="00FD753C" w:rsidRDefault="006D5C6C" w:rsidP="006D5C6C">
            <w:pPr>
              <w:spacing w:before="0" w:after="0" w:line="240" w:lineRule="auto"/>
              <w:jc w:val="center"/>
              <w:rPr>
                <w:ins w:id="5612" w:author="Kumar Baral" w:date="2023-02-13T14:16:00Z"/>
                <w:szCs w:val="22"/>
                <w:lang w:bidi="ne-NP"/>
                <w:rPrChange w:id="5613" w:author="Kumar Baral" w:date="2023-02-13T14:17:00Z">
                  <w:rPr>
                    <w:ins w:id="5614" w:author="Kumar Baral" w:date="2023-02-13T14:16:00Z"/>
                    <w:b/>
                    <w:bCs/>
                    <w:szCs w:val="22"/>
                    <w:lang w:bidi="ne-NP"/>
                  </w:rPr>
                </w:rPrChange>
              </w:rPr>
            </w:pPr>
            <w:ins w:id="5615" w:author="Kumar Baral" w:date="2023-02-13T14:16:00Z">
              <w:r w:rsidRPr="00FD753C">
                <w:rPr>
                  <w:szCs w:val="22"/>
                  <w:lang w:bidi="ne-NP"/>
                  <w:rPrChange w:id="5616" w:author="Kumar Baral" w:date="2023-02-13T14:17:00Z">
                    <w:rPr>
                      <w:b/>
                      <w:bCs/>
                      <w:szCs w:val="22"/>
                      <w:lang w:bidi="ne-NP"/>
                    </w:rPr>
                  </w:rPrChange>
                </w:rPr>
                <w:t>8.63</w:t>
              </w:r>
            </w:ins>
          </w:p>
        </w:tc>
        <w:tc>
          <w:tcPr>
            <w:tcW w:w="1420" w:type="dxa"/>
            <w:shd w:val="clear" w:color="auto" w:fill="auto"/>
            <w:noWrap/>
            <w:vAlign w:val="bottom"/>
            <w:hideMark/>
            <w:tcPrChange w:id="5617"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488DD56A" w14:textId="77777777" w:rsidR="006D5C6C" w:rsidRPr="00FD753C" w:rsidRDefault="006D5C6C" w:rsidP="006D5C6C">
            <w:pPr>
              <w:spacing w:before="0" w:after="0" w:line="240" w:lineRule="auto"/>
              <w:jc w:val="center"/>
              <w:rPr>
                <w:ins w:id="5618" w:author="Kumar Baral" w:date="2023-02-13T14:16:00Z"/>
                <w:szCs w:val="22"/>
                <w:lang w:bidi="ne-NP"/>
                <w:rPrChange w:id="5619" w:author="Kumar Baral" w:date="2023-02-13T14:17:00Z">
                  <w:rPr>
                    <w:ins w:id="5620" w:author="Kumar Baral" w:date="2023-02-13T14:16:00Z"/>
                    <w:b/>
                    <w:bCs/>
                    <w:szCs w:val="22"/>
                    <w:lang w:bidi="ne-NP"/>
                  </w:rPr>
                </w:rPrChange>
              </w:rPr>
            </w:pPr>
            <w:ins w:id="5621" w:author="Kumar Baral" w:date="2023-02-13T14:16:00Z">
              <w:r w:rsidRPr="00FD753C">
                <w:rPr>
                  <w:szCs w:val="22"/>
                  <w:lang w:bidi="ne-NP"/>
                  <w:rPrChange w:id="5622" w:author="Kumar Baral" w:date="2023-02-13T14:17:00Z">
                    <w:rPr>
                      <w:b/>
                      <w:bCs/>
                      <w:szCs w:val="22"/>
                      <w:lang w:bidi="ne-NP"/>
                    </w:rPr>
                  </w:rPrChange>
                </w:rPr>
                <w:t>8.04</w:t>
              </w:r>
            </w:ins>
          </w:p>
        </w:tc>
        <w:tc>
          <w:tcPr>
            <w:tcW w:w="1644" w:type="dxa"/>
            <w:shd w:val="clear" w:color="auto" w:fill="auto"/>
            <w:noWrap/>
            <w:vAlign w:val="bottom"/>
            <w:hideMark/>
            <w:tcPrChange w:id="5623"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04412212" w14:textId="77777777" w:rsidR="006D5C6C" w:rsidRPr="00FD753C" w:rsidRDefault="006D5C6C" w:rsidP="006D5C6C">
            <w:pPr>
              <w:spacing w:before="0" w:after="0" w:line="240" w:lineRule="auto"/>
              <w:jc w:val="center"/>
              <w:rPr>
                <w:ins w:id="5624" w:author="Kumar Baral" w:date="2023-02-13T14:16:00Z"/>
                <w:szCs w:val="22"/>
                <w:lang w:bidi="ne-NP"/>
                <w:rPrChange w:id="5625" w:author="Kumar Baral" w:date="2023-02-13T14:17:00Z">
                  <w:rPr>
                    <w:ins w:id="5626" w:author="Kumar Baral" w:date="2023-02-13T14:16:00Z"/>
                    <w:b/>
                    <w:bCs/>
                    <w:szCs w:val="22"/>
                    <w:lang w:bidi="ne-NP"/>
                  </w:rPr>
                </w:rPrChange>
              </w:rPr>
            </w:pPr>
            <w:ins w:id="5627" w:author="Kumar Baral" w:date="2023-02-13T14:16:00Z">
              <w:r w:rsidRPr="00FD753C">
                <w:rPr>
                  <w:szCs w:val="22"/>
                  <w:lang w:bidi="ne-NP"/>
                  <w:rPrChange w:id="5628" w:author="Kumar Baral" w:date="2023-02-13T14:17:00Z">
                    <w:rPr>
                      <w:b/>
                      <w:bCs/>
                      <w:szCs w:val="22"/>
                      <w:lang w:bidi="ne-NP"/>
                    </w:rPr>
                  </w:rPrChange>
                </w:rPr>
                <w:t>4.79</w:t>
              </w:r>
            </w:ins>
          </w:p>
        </w:tc>
        <w:tc>
          <w:tcPr>
            <w:tcW w:w="1646" w:type="dxa"/>
            <w:shd w:val="clear" w:color="auto" w:fill="auto"/>
            <w:noWrap/>
            <w:vAlign w:val="bottom"/>
            <w:hideMark/>
            <w:tcPrChange w:id="5629"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51C4C8DB" w14:textId="77777777" w:rsidR="006D5C6C" w:rsidRPr="00FD753C" w:rsidRDefault="006D5C6C" w:rsidP="006D5C6C">
            <w:pPr>
              <w:spacing w:before="0" w:after="0" w:line="240" w:lineRule="auto"/>
              <w:jc w:val="center"/>
              <w:rPr>
                <w:ins w:id="5630" w:author="Kumar Baral" w:date="2023-02-13T14:16:00Z"/>
                <w:szCs w:val="22"/>
                <w:lang w:bidi="ne-NP"/>
                <w:rPrChange w:id="5631" w:author="Kumar Baral" w:date="2023-02-13T14:17:00Z">
                  <w:rPr>
                    <w:ins w:id="5632" w:author="Kumar Baral" w:date="2023-02-13T14:16:00Z"/>
                    <w:b/>
                    <w:bCs/>
                    <w:szCs w:val="22"/>
                    <w:lang w:bidi="ne-NP"/>
                  </w:rPr>
                </w:rPrChange>
              </w:rPr>
            </w:pPr>
            <w:ins w:id="5633" w:author="Kumar Baral" w:date="2023-02-13T14:16:00Z">
              <w:r w:rsidRPr="00FD753C">
                <w:rPr>
                  <w:szCs w:val="22"/>
                  <w:lang w:bidi="ne-NP"/>
                  <w:rPrChange w:id="5634" w:author="Kumar Baral" w:date="2023-02-13T14:17:00Z">
                    <w:rPr>
                      <w:b/>
                      <w:bCs/>
                      <w:szCs w:val="22"/>
                      <w:lang w:bidi="ne-NP"/>
                    </w:rPr>
                  </w:rPrChange>
                </w:rPr>
                <w:t>5.07</w:t>
              </w:r>
            </w:ins>
          </w:p>
        </w:tc>
      </w:tr>
      <w:tr w:rsidR="00FD753C" w:rsidRPr="00FD753C" w14:paraId="0C2D3EE3" w14:textId="77777777" w:rsidTr="00152889">
        <w:trPr>
          <w:trHeight w:val="365"/>
          <w:ins w:id="5635" w:author="Kumar Baral" w:date="2023-02-13T14:16:00Z"/>
          <w:trPrChange w:id="5636" w:author="Kumar Baral" w:date="2023-02-13T14:18:00Z">
            <w:trPr>
              <w:trHeight w:val="365"/>
            </w:trPr>
          </w:trPrChange>
        </w:trPr>
        <w:tc>
          <w:tcPr>
            <w:tcW w:w="2335" w:type="dxa"/>
            <w:shd w:val="clear" w:color="auto" w:fill="auto"/>
            <w:noWrap/>
            <w:vAlign w:val="bottom"/>
            <w:hideMark/>
            <w:tcPrChange w:id="5637"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83131C" w14:textId="77777777" w:rsidR="006D5C6C" w:rsidRPr="00FD753C" w:rsidRDefault="006D5C6C" w:rsidP="006D5C6C">
            <w:pPr>
              <w:spacing w:before="0" w:after="0" w:line="240" w:lineRule="auto"/>
              <w:jc w:val="left"/>
              <w:rPr>
                <w:ins w:id="5638" w:author="Kumar Baral" w:date="2023-02-13T14:16:00Z"/>
                <w:szCs w:val="22"/>
                <w:lang w:bidi="ne-NP"/>
                <w:rPrChange w:id="5639" w:author="Kumar Baral" w:date="2023-02-13T14:17:00Z">
                  <w:rPr>
                    <w:ins w:id="5640" w:author="Kumar Baral" w:date="2023-02-13T14:16:00Z"/>
                    <w:b/>
                    <w:bCs/>
                    <w:szCs w:val="22"/>
                    <w:lang w:bidi="ne-NP"/>
                  </w:rPr>
                </w:rPrChange>
              </w:rPr>
            </w:pPr>
            <w:ins w:id="5641" w:author="Kumar Baral" w:date="2023-02-13T14:16:00Z">
              <w:r w:rsidRPr="00FD753C">
                <w:rPr>
                  <w:szCs w:val="22"/>
                  <w:lang w:bidi="ne-NP"/>
                  <w:rPrChange w:id="5642" w:author="Kumar Baral" w:date="2023-02-13T14:17:00Z">
                    <w:rPr>
                      <w:b/>
                      <w:bCs/>
                      <w:szCs w:val="22"/>
                      <w:lang w:bidi="ne-NP"/>
                    </w:rPr>
                  </w:rPrChange>
                </w:rPr>
                <w:t>50</w:t>
              </w:r>
            </w:ins>
          </w:p>
        </w:tc>
        <w:tc>
          <w:tcPr>
            <w:tcW w:w="1440" w:type="dxa"/>
            <w:shd w:val="clear" w:color="auto" w:fill="auto"/>
            <w:noWrap/>
            <w:vAlign w:val="bottom"/>
            <w:hideMark/>
            <w:tcPrChange w:id="5643"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1D81139B" w14:textId="77777777" w:rsidR="006D5C6C" w:rsidRPr="00FD753C" w:rsidRDefault="006D5C6C" w:rsidP="006D5C6C">
            <w:pPr>
              <w:spacing w:before="0" w:after="0" w:line="240" w:lineRule="auto"/>
              <w:jc w:val="center"/>
              <w:rPr>
                <w:ins w:id="5644" w:author="Kumar Baral" w:date="2023-02-13T14:16:00Z"/>
                <w:szCs w:val="22"/>
                <w:lang w:bidi="ne-NP"/>
                <w:rPrChange w:id="5645" w:author="Kumar Baral" w:date="2023-02-13T14:17:00Z">
                  <w:rPr>
                    <w:ins w:id="5646" w:author="Kumar Baral" w:date="2023-02-13T14:16:00Z"/>
                    <w:b/>
                    <w:bCs/>
                    <w:szCs w:val="22"/>
                    <w:lang w:bidi="ne-NP"/>
                  </w:rPr>
                </w:rPrChange>
              </w:rPr>
            </w:pPr>
            <w:ins w:id="5647" w:author="Kumar Baral" w:date="2023-02-13T14:16:00Z">
              <w:r w:rsidRPr="00FD753C">
                <w:rPr>
                  <w:szCs w:val="22"/>
                  <w:lang w:bidi="ne-NP"/>
                  <w:rPrChange w:id="5648" w:author="Kumar Baral" w:date="2023-02-13T14:17:00Z">
                    <w:rPr>
                      <w:b/>
                      <w:bCs/>
                      <w:szCs w:val="22"/>
                      <w:lang w:bidi="ne-NP"/>
                    </w:rPr>
                  </w:rPrChange>
                </w:rPr>
                <w:t>17.61</w:t>
              </w:r>
            </w:ins>
          </w:p>
        </w:tc>
        <w:tc>
          <w:tcPr>
            <w:tcW w:w="1420" w:type="dxa"/>
            <w:shd w:val="clear" w:color="auto" w:fill="auto"/>
            <w:noWrap/>
            <w:vAlign w:val="bottom"/>
            <w:hideMark/>
            <w:tcPrChange w:id="5649"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7BD9F3A7" w14:textId="77777777" w:rsidR="006D5C6C" w:rsidRPr="00FD753C" w:rsidRDefault="006D5C6C" w:rsidP="006D5C6C">
            <w:pPr>
              <w:spacing w:before="0" w:after="0" w:line="240" w:lineRule="auto"/>
              <w:jc w:val="center"/>
              <w:rPr>
                <w:ins w:id="5650" w:author="Kumar Baral" w:date="2023-02-13T14:16:00Z"/>
                <w:szCs w:val="22"/>
                <w:lang w:bidi="ne-NP"/>
                <w:rPrChange w:id="5651" w:author="Kumar Baral" w:date="2023-02-13T14:17:00Z">
                  <w:rPr>
                    <w:ins w:id="5652" w:author="Kumar Baral" w:date="2023-02-13T14:16:00Z"/>
                    <w:b/>
                    <w:bCs/>
                    <w:szCs w:val="22"/>
                    <w:lang w:bidi="ne-NP"/>
                  </w:rPr>
                </w:rPrChange>
              </w:rPr>
            </w:pPr>
            <w:ins w:id="5653" w:author="Kumar Baral" w:date="2023-02-13T14:16:00Z">
              <w:r w:rsidRPr="00FD753C">
                <w:rPr>
                  <w:szCs w:val="22"/>
                  <w:lang w:bidi="ne-NP"/>
                  <w:rPrChange w:id="5654" w:author="Kumar Baral" w:date="2023-02-13T14:17:00Z">
                    <w:rPr>
                      <w:b/>
                      <w:bCs/>
                      <w:szCs w:val="22"/>
                      <w:lang w:bidi="ne-NP"/>
                    </w:rPr>
                  </w:rPrChange>
                </w:rPr>
                <w:t>14.29</w:t>
              </w:r>
            </w:ins>
          </w:p>
        </w:tc>
        <w:tc>
          <w:tcPr>
            <w:tcW w:w="1644" w:type="dxa"/>
            <w:shd w:val="clear" w:color="auto" w:fill="auto"/>
            <w:noWrap/>
            <w:vAlign w:val="bottom"/>
            <w:hideMark/>
            <w:tcPrChange w:id="5655"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73653F68" w14:textId="77777777" w:rsidR="006D5C6C" w:rsidRPr="00FD753C" w:rsidRDefault="006D5C6C" w:rsidP="006D5C6C">
            <w:pPr>
              <w:spacing w:before="0" w:after="0" w:line="240" w:lineRule="auto"/>
              <w:jc w:val="center"/>
              <w:rPr>
                <w:ins w:id="5656" w:author="Kumar Baral" w:date="2023-02-13T14:16:00Z"/>
                <w:szCs w:val="22"/>
                <w:lang w:bidi="ne-NP"/>
                <w:rPrChange w:id="5657" w:author="Kumar Baral" w:date="2023-02-13T14:17:00Z">
                  <w:rPr>
                    <w:ins w:id="5658" w:author="Kumar Baral" w:date="2023-02-13T14:16:00Z"/>
                    <w:b/>
                    <w:bCs/>
                    <w:szCs w:val="22"/>
                    <w:lang w:bidi="ne-NP"/>
                  </w:rPr>
                </w:rPrChange>
              </w:rPr>
            </w:pPr>
            <w:ins w:id="5659" w:author="Kumar Baral" w:date="2023-02-13T14:16:00Z">
              <w:r w:rsidRPr="00FD753C">
                <w:rPr>
                  <w:szCs w:val="22"/>
                  <w:lang w:bidi="ne-NP"/>
                  <w:rPrChange w:id="5660" w:author="Kumar Baral" w:date="2023-02-13T14:17:00Z">
                    <w:rPr>
                      <w:b/>
                      <w:bCs/>
                      <w:szCs w:val="22"/>
                      <w:lang w:bidi="ne-NP"/>
                    </w:rPr>
                  </w:rPrChange>
                </w:rPr>
                <w:t>6.60</w:t>
              </w:r>
            </w:ins>
          </w:p>
        </w:tc>
        <w:tc>
          <w:tcPr>
            <w:tcW w:w="1646" w:type="dxa"/>
            <w:shd w:val="clear" w:color="auto" w:fill="auto"/>
            <w:noWrap/>
            <w:vAlign w:val="bottom"/>
            <w:hideMark/>
            <w:tcPrChange w:id="5661"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0E3E6ECC" w14:textId="77777777" w:rsidR="006D5C6C" w:rsidRPr="00FD753C" w:rsidRDefault="006D5C6C" w:rsidP="006D5C6C">
            <w:pPr>
              <w:spacing w:before="0" w:after="0" w:line="240" w:lineRule="auto"/>
              <w:jc w:val="center"/>
              <w:rPr>
                <w:ins w:id="5662" w:author="Kumar Baral" w:date="2023-02-13T14:16:00Z"/>
                <w:szCs w:val="22"/>
                <w:lang w:bidi="ne-NP"/>
                <w:rPrChange w:id="5663" w:author="Kumar Baral" w:date="2023-02-13T14:17:00Z">
                  <w:rPr>
                    <w:ins w:id="5664" w:author="Kumar Baral" w:date="2023-02-13T14:16:00Z"/>
                    <w:b/>
                    <w:bCs/>
                    <w:szCs w:val="22"/>
                    <w:lang w:bidi="ne-NP"/>
                  </w:rPr>
                </w:rPrChange>
              </w:rPr>
            </w:pPr>
            <w:ins w:id="5665" w:author="Kumar Baral" w:date="2023-02-13T14:16:00Z">
              <w:r w:rsidRPr="00FD753C">
                <w:rPr>
                  <w:szCs w:val="22"/>
                  <w:lang w:bidi="ne-NP"/>
                  <w:rPrChange w:id="5666" w:author="Kumar Baral" w:date="2023-02-13T14:17:00Z">
                    <w:rPr>
                      <w:b/>
                      <w:bCs/>
                      <w:szCs w:val="22"/>
                      <w:lang w:bidi="ne-NP"/>
                    </w:rPr>
                  </w:rPrChange>
                </w:rPr>
                <w:t>6.79</w:t>
              </w:r>
            </w:ins>
          </w:p>
        </w:tc>
      </w:tr>
      <w:tr w:rsidR="00FD753C" w:rsidRPr="00FD753C" w14:paraId="4126C0B1" w14:textId="77777777" w:rsidTr="00152889">
        <w:trPr>
          <w:trHeight w:val="365"/>
          <w:ins w:id="5667" w:author="Kumar Baral" w:date="2023-02-13T14:16:00Z"/>
          <w:trPrChange w:id="5668" w:author="Kumar Baral" w:date="2023-02-13T14:18:00Z">
            <w:trPr>
              <w:trHeight w:val="365"/>
            </w:trPr>
          </w:trPrChange>
        </w:trPr>
        <w:tc>
          <w:tcPr>
            <w:tcW w:w="2335" w:type="dxa"/>
            <w:shd w:val="clear" w:color="auto" w:fill="auto"/>
            <w:noWrap/>
            <w:vAlign w:val="bottom"/>
            <w:hideMark/>
            <w:tcPrChange w:id="5669" w:author="Kumar Baral" w:date="2023-02-13T14:18:00Z">
              <w:tcPr>
                <w:tcW w:w="233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D23579" w14:textId="77777777" w:rsidR="006D5C6C" w:rsidRPr="00FD753C" w:rsidRDefault="006D5C6C" w:rsidP="006D5C6C">
            <w:pPr>
              <w:spacing w:before="0" w:after="0" w:line="240" w:lineRule="auto"/>
              <w:jc w:val="left"/>
              <w:rPr>
                <w:ins w:id="5670" w:author="Kumar Baral" w:date="2023-02-13T14:16:00Z"/>
                <w:szCs w:val="22"/>
                <w:lang w:bidi="ne-NP"/>
                <w:rPrChange w:id="5671" w:author="Kumar Baral" w:date="2023-02-13T14:17:00Z">
                  <w:rPr>
                    <w:ins w:id="5672" w:author="Kumar Baral" w:date="2023-02-13T14:16:00Z"/>
                    <w:b/>
                    <w:bCs/>
                    <w:szCs w:val="22"/>
                    <w:lang w:bidi="ne-NP"/>
                  </w:rPr>
                </w:rPrChange>
              </w:rPr>
            </w:pPr>
            <w:ins w:id="5673" w:author="Kumar Baral" w:date="2023-02-13T14:16:00Z">
              <w:r w:rsidRPr="00FD753C">
                <w:rPr>
                  <w:szCs w:val="22"/>
                  <w:lang w:bidi="ne-NP"/>
                  <w:rPrChange w:id="5674" w:author="Kumar Baral" w:date="2023-02-13T14:17:00Z">
                    <w:rPr>
                      <w:b/>
                      <w:bCs/>
                      <w:szCs w:val="22"/>
                      <w:lang w:bidi="ne-NP"/>
                    </w:rPr>
                  </w:rPrChange>
                </w:rPr>
                <w:t>100</w:t>
              </w:r>
            </w:ins>
          </w:p>
        </w:tc>
        <w:tc>
          <w:tcPr>
            <w:tcW w:w="1440" w:type="dxa"/>
            <w:shd w:val="clear" w:color="auto" w:fill="auto"/>
            <w:noWrap/>
            <w:vAlign w:val="bottom"/>
            <w:hideMark/>
            <w:tcPrChange w:id="5675" w:author="Kumar Baral" w:date="2023-02-13T14:18:00Z">
              <w:tcPr>
                <w:tcW w:w="1440" w:type="dxa"/>
                <w:tcBorders>
                  <w:top w:val="nil"/>
                  <w:left w:val="nil"/>
                  <w:bottom w:val="single" w:sz="4" w:space="0" w:color="auto"/>
                  <w:right w:val="single" w:sz="4" w:space="0" w:color="auto"/>
                </w:tcBorders>
                <w:shd w:val="clear" w:color="auto" w:fill="auto"/>
                <w:noWrap/>
                <w:vAlign w:val="bottom"/>
                <w:hideMark/>
              </w:tcPr>
            </w:tcPrChange>
          </w:tcPr>
          <w:p w14:paraId="215A46D7" w14:textId="77777777" w:rsidR="006D5C6C" w:rsidRPr="00FD753C" w:rsidRDefault="006D5C6C" w:rsidP="006D5C6C">
            <w:pPr>
              <w:spacing w:before="0" w:after="0" w:line="240" w:lineRule="auto"/>
              <w:jc w:val="center"/>
              <w:rPr>
                <w:ins w:id="5676" w:author="Kumar Baral" w:date="2023-02-13T14:16:00Z"/>
                <w:szCs w:val="22"/>
                <w:lang w:bidi="ne-NP"/>
                <w:rPrChange w:id="5677" w:author="Kumar Baral" w:date="2023-02-13T14:17:00Z">
                  <w:rPr>
                    <w:ins w:id="5678" w:author="Kumar Baral" w:date="2023-02-13T14:16:00Z"/>
                    <w:b/>
                    <w:bCs/>
                    <w:szCs w:val="22"/>
                    <w:lang w:bidi="ne-NP"/>
                  </w:rPr>
                </w:rPrChange>
              </w:rPr>
            </w:pPr>
            <w:ins w:id="5679" w:author="Kumar Baral" w:date="2023-02-13T14:16:00Z">
              <w:r w:rsidRPr="00FD753C">
                <w:rPr>
                  <w:szCs w:val="22"/>
                  <w:lang w:bidi="ne-NP"/>
                  <w:rPrChange w:id="5680" w:author="Kumar Baral" w:date="2023-02-13T14:17:00Z">
                    <w:rPr>
                      <w:b/>
                      <w:bCs/>
                      <w:szCs w:val="22"/>
                      <w:lang w:bidi="ne-NP"/>
                    </w:rPr>
                  </w:rPrChange>
                </w:rPr>
                <w:t>30.05</w:t>
              </w:r>
            </w:ins>
          </w:p>
        </w:tc>
        <w:tc>
          <w:tcPr>
            <w:tcW w:w="1420" w:type="dxa"/>
            <w:shd w:val="clear" w:color="auto" w:fill="auto"/>
            <w:noWrap/>
            <w:vAlign w:val="bottom"/>
            <w:hideMark/>
            <w:tcPrChange w:id="5681" w:author="Kumar Baral" w:date="2023-02-13T14:18:00Z">
              <w:tcPr>
                <w:tcW w:w="1420" w:type="dxa"/>
                <w:tcBorders>
                  <w:top w:val="nil"/>
                  <w:left w:val="nil"/>
                  <w:bottom w:val="single" w:sz="4" w:space="0" w:color="auto"/>
                  <w:right w:val="single" w:sz="4" w:space="0" w:color="auto"/>
                </w:tcBorders>
                <w:shd w:val="clear" w:color="auto" w:fill="auto"/>
                <w:noWrap/>
                <w:vAlign w:val="bottom"/>
                <w:hideMark/>
              </w:tcPr>
            </w:tcPrChange>
          </w:tcPr>
          <w:p w14:paraId="1F5C5E74" w14:textId="77777777" w:rsidR="006D5C6C" w:rsidRPr="00FD753C" w:rsidRDefault="006D5C6C" w:rsidP="006D5C6C">
            <w:pPr>
              <w:spacing w:before="0" w:after="0" w:line="240" w:lineRule="auto"/>
              <w:jc w:val="center"/>
              <w:rPr>
                <w:ins w:id="5682" w:author="Kumar Baral" w:date="2023-02-13T14:16:00Z"/>
                <w:szCs w:val="22"/>
                <w:lang w:bidi="ne-NP"/>
                <w:rPrChange w:id="5683" w:author="Kumar Baral" w:date="2023-02-13T14:17:00Z">
                  <w:rPr>
                    <w:ins w:id="5684" w:author="Kumar Baral" w:date="2023-02-13T14:16:00Z"/>
                    <w:b/>
                    <w:bCs/>
                    <w:szCs w:val="22"/>
                    <w:lang w:bidi="ne-NP"/>
                  </w:rPr>
                </w:rPrChange>
              </w:rPr>
            </w:pPr>
            <w:ins w:id="5685" w:author="Kumar Baral" w:date="2023-02-13T14:16:00Z">
              <w:r w:rsidRPr="00FD753C">
                <w:rPr>
                  <w:szCs w:val="22"/>
                  <w:lang w:bidi="ne-NP"/>
                  <w:rPrChange w:id="5686" w:author="Kumar Baral" w:date="2023-02-13T14:17:00Z">
                    <w:rPr>
                      <w:b/>
                      <w:bCs/>
                      <w:szCs w:val="22"/>
                      <w:lang w:bidi="ne-NP"/>
                    </w:rPr>
                  </w:rPrChange>
                </w:rPr>
                <w:t>22.00</w:t>
              </w:r>
            </w:ins>
          </w:p>
        </w:tc>
        <w:tc>
          <w:tcPr>
            <w:tcW w:w="1644" w:type="dxa"/>
            <w:shd w:val="clear" w:color="auto" w:fill="auto"/>
            <w:noWrap/>
            <w:vAlign w:val="bottom"/>
            <w:hideMark/>
            <w:tcPrChange w:id="5687" w:author="Kumar Baral" w:date="2023-02-13T14:18:00Z">
              <w:tcPr>
                <w:tcW w:w="1644" w:type="dxa"/>
                <w:tcBorders>
                  <w:top w:val="nil"/>
                  <w:left w:val="nil"/>
                  <w:bottom w:val="single" w:sz="4" w:space="0" w:color="auto"/>
                  <w:right w:val="single" w:sz="4" w:space="0" w:color="auto"/>
                </w:tcBorders>
                <w:shd w:val="clear" w:color="auto" w:fill="auto"/>
                <w:noWrap/>
                <w:vAlign w:val="bottom"/>
                <w:hideMark/>
              </w:tcPr>
            </w:tcPrChange>
          </w:tcPr>
          <w:p w14:paraId="35A05265" w14:textId="77777777" w:rsidR="006D5C6C" w:rsidRPr="00FD753C" w:rsidRDefault="006D5C6C" w:rsidP="006D5C6C">
            <w:pPr>
              <w:spacing w:before="0" w:after="0" w:line="240" w:lineRule="auto"/>
              <w:jc w:val="center"/>
              <w:rPr>
                <w:ins w:id="5688" w:author="Kumar Baral" w:date="2023-02-13T14:16:00Z"/>
                <w:szCs w:val="22"/>
                <w:lang w:bidi="ne-NP"/>
                <w:rPrChange w:id="5689" w:author="Kumar Baral" w:date="2023-02-13T14:17:00Z">
                  <w:rPr>
                    <w:ins w:id="5690" w:author="Kumar Baral" w:date="2023-02-13T14:16:00Z"/>
                    <w:b/>
                    <w:bCs/>
                    <w:szCs w:val="22"/>
                    <w:lang w:bidi="ne-NP"/>
                  </w:rPr>
                </w:rPrChange>
              </w:rPr>
            </w:pPr>
            <w:ins w:id="5691" w:author="Kumar Baral" w:date="2023-02-13T14:16:00Z">
              <w:r w:rsidRPr="00FD753C">
                <w:rPr>
                  <w:szCs w:val="22"/>
                  <w:lang w:bidi="ne-NP"/>
                  <w:rPrChange w:id="5692" w:author="Kumar Baral" w:date="2023-02-13T14:17:00Z">
                    <w:rPr>
                      <w:b/>
                      <w:bCs/>
                      <w:szCs w:val="22"/>
                      <w:lang w:bidi="ne-NP"/>
                    </w:rPr>
                  </w:rPrChange>
                </w:rPr>
                <w:t>8.38</w:t>
              </w:r>
            </w:ins>
          </w:p>
        </w:tc>
        <w:tc>
          <w:tcPr>
            <w:tcW w:w="1646" w:type="dxa"/>
            <w:shd w:val="clear" w:color="auto" w:fill="auto"/>
            <w:noWrap/>
            <w:vAlign w:val="bottom"/>
            <w:hideMark/>
            <w:tcPrChange w:id="5693" w:author="Kumar Baral" w:date="2023-02-13T14:18:00Z">
              <w:tcPr>
                <w:tcW w:w="1646" w:type="dxa"/>
                <w:tcBorders>
                  <w:top w:val="nil"/>
                  <w:left w:val="nil"/>
                  <w:bottom w:val="single" w:sz="4" w:space="0" w:color="auto"/>
                  <w:right w:val="single" w:sz="4" w:space="0" w:color="auto"/>
                </w:tcBorders>
                <w:shd w:val="clear" w:color="auto" w:fill="auto"/>
                <w:noWrap/>
                <w:vAlign w:val="bottom"/>
                <w:hideMark/>
              </w:tcPr>
            </w:tcPrChange>
          </w:tcPr>
          <w:p w14:paraId="6285C6C1" w14:textId="77777777" w:rsidR="006D5C6C" w:rsidRPr="00FD753C" w:rsidRDefault="006D5C6C" w:rsidP="006D5C6C">
            <w:pPr>
              <w:spacing w:before="0" w:after="0" w:line="240" w:lineRule="auto"/>
              <w:jc w:val="center"/>
              <w:rPr>
                <w:ins w:id="5694" w:author="Kumar Baral" w:date="2023-02-13T14:16:00Z"/>
                <w:szCs w:val="22"/>
                <w:lang w:bidi="ne-NP"/>
                <w:rPrChange w:id="5695" w:author="Kumar Baral" w:date="2023-02-13T14:17:00Z">
                  <w:rPr>
                    <w:ins w:id="5696" w:author="Kumar Baral" w:date="2023-02-13T14:16:00Z"/>
                    <w:b/>
                    <w:bCs/>
                    <w:szCs w:val="22"/>
                    <w:lang w:bidi="ne-NP"/>
                  </w:rPr>
                </w:rPrChange>
              </w:rPr>
            </w:pPr>
            <w:ins w:id="5697" w:author="Kumar Baral" w:date="2023-02-13T14:16:00Z">
              <w:r w:rsidRPr="00FD753C">
                <w:rPr>
                  <w:szCs w:val="22"/>
                  <w:lang w:bidi="ne-NP"/>
                  <w:rPrChange w:id="5698" w:author="Kumar Baral" w:date="2023-02-13T14:17:00Z">
                    <w:rPr>
                      <w:b/>
                      <w:bCs/>
                      <w:szCs w:val="22"/>
                      <w:lang w:bidi="ne-NP"/>
                    </w:rPr>
                  </w:rPrChange>
                </w:rPr>
                <w:t>8.44</w:t>
              </w:r>
            </w:ins>
          </w:p>
        </w:tc>
      </w:tr>
    </w:tbl>
    <w:p w14:paraId="7B9F2E68" w14:textId="1365CA73" w:rsidR="006D5C6C" w:rsidRDefault="006D5C6C" w:rsidP="005C2E26">
      <w:pPr>
        <w:spacing w:before="0" w:after="160" w:line="259" w:lineRule="auto"/>
        <w:rPr>
          <w:ins w:id="5699" w:author="Kumar Baral" w:date="2023-02-13T14:19:00Z"/>
          <w:rFonts w:eastAsiaTheme="minorHAnsi" w:cstheme="minorBidi"/>
          <w:szCs w:val="22"/>
        </w:rPr>
      </w:pPr>
    </w:p>
    <w:p w14:paraId="2D35D7AA" w14:textId="6820261E" w:rsidR="00BC6CD0" w:rsidRPr="00FD753C" w:rsidDel="00343816" w:rsidRDefault="00FD753C">
      <w:pPr>
        <w:spacing w:before="0" w:after="160" w:line="259" w:lineRule="auto"/>
        <w:rPr>
          <w:del w:id="5700" w:author="Windows User" w:date="2022-12-12T22:16:00Z"/>
          <w:rFonts w:eastAsiaTheme="minorHAnsi" w:cstheme="minorBidi"/>
          <w:szCs w:val="22"/>
          <w:rPrChange w:id="5701" w:author="Kumar Baral" w:date="2023-02-13T14:25:00Z">
            <w:rPr>
              <w:del w:id="5702" w:author="Windows User" w:date="2022-12-12T22:16:00Z"/>
            </w:rPr>
          </w:rPrChange>
        </w:rPr>
        <w:pPrChange w:id="5703" w:author="Kumar Baral" w:date="2023-02-13T14:25:00Z">
          <w:pPr/>
        </w:pPrChange>
      </w:pPr>
      <w:ins w:id="5704" w:author="Kumar Baral" w:date="2023-02-13T14:22:00Z">
        <w:r w:rsidRPr="005B6688">
          <w:rPr>
            <w:lang w:eastAsia="x-none"/>
          </w:rPr>
          <w:t xml:space="preserve">According to the aforementioned calculation approach, the </w:t>
        </w:r>
      </w:ins>
      <w:r w:rsidR="00C94200">
        <w:rPr>
          <w:lang w:eastAsia="x-none"/>
        </w:rPr>
        <w:t>calculated</w:t>
      </w:r>
      <w:ins w:id="5705" w:author="Kumar Baral" w:date="2023-02-13T14:22:00Z">
        <w:r w:rsidRPr="005B6688">
          <w:rPr>
            <w:lang w:eastAsia="x-none"/>
          </w:rPr>
          <w:t xml:space="preserve"> low flows at the </w:t>
        </w:r>
      </w:ins>
      <w:r w:rsidR="00C94200">
        <w:rPr>
          <w:lang w:eastAsia="x-none"/>
        </w:rPr>
        <w:t xml:space="preserve">Andhi Khola </w:t>
      </w:r>
      <w:ins w:id="5706" w:author="Kumar Baral" w:date="2023-02-13T14:22:00Z">
        <w:r w:rsidRPr="005B6688">
          <w:rPr>
            <w:lang w:eastAsia="x-none"/>
          </w:rPr>
          <w:t xml:space="preserve"> intake for the 1-day, 7-day, 15-day, and 30-day periods are </w:t>
        </w:r>
      </w:ins>
      <w:ins w:id="5707" w:author="Kumar Baral" w:date="2023-02-13T14:25:00Z">
        <w:r>
          <w:rPr>
            <w:lang w:eastAsia="x-none"/>
          </w:rPr>
          <w:t>1.17</w:t>
        </w:r>
      </w:ins>
      <w:ins w:id="5708" w:author="Kumar Baral" w:date="2023-02-13T14:22:00Z">
        <w:r w:rsidRPr="005B6688">
          <w:rPr>
            <w:lang w:eastAsia="x-none"/>
          </w:rPr>
          <w:t xml:space="preserve"> m3/s, </w:t>
        </w:r>
      </w:ins>
      <w:ins w:id="5709" w:author="Kumar Baral" w:date="2023-02-13T14:25:00Z">
        <w:r>
          <w:rPr>
            <w:lang w:eastAsia="x-none"/>
          </w:rPr>
          <w:t>1.61</w:t>
        </w:r>
      </w:ins>
      <w:ins w:id="5710" w:author="Kumar Baral" w:date="2023-02-13T14:22:00Z">
        <w:r w:rsidRPr="005B6688">
          <w:rPr>
            <w:lang w:eastAsia="x-none"/>
          </w:rPr>
          <w:t xml:space="preserve"> m3/s, </w:t>
        </w:r>
      </w:ins>
      <w:ins w:id="5711" w:author="Kumar Baral" w:date="2023-02-13T14:25:00Z">
        <w:r>
          <w:rPr>
            <w:lang w:eastAsia="x-none"/>
          </w:rPr>
          <w:t>1.96</w:t>
        </w:r>
      </w:ins>
      <w:ins w:id="5712" w:author="Kumar Baral" w:date="2023-02-13T14:22:00Z">
        <w:r w:rsidRPr="005B6688">
          <w:rPr>
            <w:lang w:eastAsia="x-none"/>
          </w:rPr>
          <w:t xml:space="preserve"> m3/s, and </w:t>
        </w:r>
      </w:ins>
      <w:ins w:id="5713" w:author="Kumar Baral" w:date="2023-02-13T14:25:00Z">
        <w:r>
          <w:rPr>
            <w:lang w:eastAsia="x-none"/>
          </w:rPr>
          <w:t>2.24</w:t>
        </w:r>
      </w:ins>
      <w:ins w:id="5714" w:author="Kumar Baral" w:date="2023-02-13T14:22:00Z">
        <w:r w:rsidRPr="005B6688">
          <w:rPr>
            <w:lang w:eastAsia="x-none"/>
          </w:rPr>
          <w:t xml:space="preserve"> m3/s, respectively</w:t>
        </w:r>
        <w:r>
          <w:rPr>
            <w:lang w:eastAsia="x-none"/>
          </w:rPr>
          <w:t xml:space="preserve"> as shown in</w:t>
        </w:r>
      </w:ins>
      <w:ins w:id="5715"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5716" w:author="Kumar Baral" w:date="2023-02-13T14:24:00Z">
        <w:r w:rsidR="00851CC9">
          <w:t xml:space="preserve">Table </w:t>
        </w:r>
      </w:ins>
      <w:r w:rsidR="00851CC9">
        <w:rPr>
          <w:noProof/>
        </w:rPr>
        <w:t>1</w:t>
      </w:r>
      <w:ins w:id="5717" w:author="Kumar Baral" w:date="2023-02-13T14:27:00Z">
        <w:r w:rsidR="00851CC9">
          <w:noBreakHyphen/>
        </w:r>
      </w:ins>
      <w:r w:rsidR="00851CC9">
        <w:rPr>
          <w:noProof/>
        </w:rPr>
        <w:t>5</w:t>
      </w:r>
      <w:ins w:id="5718" w:author="Kumar Baral" w:date="2023-02-13T14:25:00Z">
        <w:r>
          <w:rPr>
            <w:lang w:eastAsia="x-none"/>
          </w:rPr>
          <w:fldChar w:fldCharType="end"/>
        </w:r>
      </w:ins>
      <w:ins w:id="5719"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5720" w:author="Kumar Baral" w:date="2023-02-10T16:54:00Z"/>
        </w:rPr>
      </w:pPr>
      <w:del w:id="5721" w:author="Kumar Baral" w:date="2023-02-10T16:54:00Z">
        <w:r w:rsidRPr="006238CC" w:rsidDel="00DE1440">
          <w:delText>Glacier Lake Outburst Flood (GLOF)</w:delText>
        </w:r>
        <w:bookmarkStart w:id="5722" w:name="_Toc127182410"/>
        <w:bookmarkStart w:id="5723" w:name="_Toc127182747"/>
        <w:bookmarkStart w:id="5724" w:name="_Toc127191931"/>
        <w:bookmarkStart w:id="5725" w:name="_Toc127353360"/>
        <w:bookmarkStart w:id="5726" w:name="_Toc127370360"/>
        <w:bookmarkEnd w:id="4971"/>
        <w:bookmarkEnd w:id="4972"/>
        <w:bookmarkEnd w:id="4973"/>
        <w:bookmarkEnd w:id="4974"/>
        <w:bookmarkEnd w:id="5722"/>
        <w:bookmarkEnd w:id="5723"/>
        <w:bookmarkEnd w:id="5724"/>
        <w:bookmarkEnd w:id="5725"/>
        <w:bookmarkEnd w:id="5726"/>
      </w:del>
    </w:p>
    <w:p w14:paraId="42BF3013" w14:textId="0888DD94" w:rsidR="002A46D1" w:rsidRDefault="002A46D1" w:rsidP="002A46D1">
      <w:pPr>
        <w:pStyle w:val="Heading2"/>
      </w:pPr>
      <w:bookmarkStart w:id="5727" w:name="_Toc127370361"/>
      <w:r>
        <w:t>Trend Analysis</w:t>
      </w:r>
      <w:bookmarkEnd w:id="5727"/>
    </w:p>
    <w:p w14:paraId="05A931E3" w14:textId="1814EA93" w:rsidR="005F6047" w:rsidRPr="005F6047" w:rsidRDefault="005F6047" w:rsidP="005F6047">
      <w:pPr>
        <w:pStyle w:val="Heading3"/>
      </w:pPr>
      <w:bookmarkStart w:id="5728" w:name="_Toc127370362"/>
      <w:r>
        <w:t>Methodology</w:t>
      </w:r>
      <w:bookmarkEnd w:id="5728"/>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5729" w:author="Kumar Baral" w:date="2023-02-10T14:08:00Z">
        <w:r w:rsidRPr="00976A12" w:rsidDel="00C537C5">
          <w:delText>05</w:delText>
        </w:r>
      </w:del>
      <w:ins w:id="5730"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 xml:space="preserve">The Mann-Kendall test is a nonparametric statistical test used to determine if there is a monotonic trend in a time series. The p-value is the probability of obtaining a test statistic as extreme or more extreme </w:t>
      </w:r>
      <w:r w:rsidRPr="00976A12">
        <w:lastRenderedPageBreak/>
        <w:t>than the one calculated from the sample, assuming that the null hypothesis is true. A small p-value (typically less than 0.</w:t>
      </w:r>
      <w:del w:id="5731" w:author="Kumar Baral" w:date="2023-02-10T14:09:00Z">
        <w:r w:rsidRPr="00976A12" w:rsidDel="00C537C5">
          <w:delText>05</w:delText>
        </w:r>
      </w:del>
      <w:ins w:id="5732"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Calculate the standard normal deviate, Z. This is given by: Z = (S - (n * (n - 1) / 4)) / sqrt((n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4F24851"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w:t>
      </w:r>
      <w:r w:rsidR="00F7374B">
        <w:t>1</w:t>
      </w:r>
      <w:r w:rsidRPr="00976A12">
        <w:t>) indicates that the trend is statistically significant, and the null hypothesis can be rejected.</w:t>
      </w:r>
    </w:p>
    <w:p w14:paraId="2AD3A07B" w14:textId="0E314C2E" w:rsidR="005C2E26" w:rsidRDefault="005C2E26" w:rsidP="005C2E26">
      <w:pPr>
        <w:rPr>
          <w:ins w:id="5733"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5734" w:author="Kumar Baral" w:date="2023-02-10T14:02:00Z"/>
        </w:rPr>
      </w:pPr>
      <w:ins w:id="5735" w:author="Kumar Baral" w:date="2023-02-13T14:57:00Z">
        <w:r>
          <w:t xml:space="preserve">The detail manual calculation is presented in the annex of this report. </w:t>
        </w:r>
      </w:ins>
    </w:p>
    <w:p w14:paraId="32ABD87E" w14:textId="14AD7DDA" w:rsidR="00C537C5" w:rsidRDefault="00C537C5" w:rsidP="005C2E26">
      <w:pPr>
        <w:rPr>
          <w:ins w:id="5736" w:author="Kumar Baral" w:date="2023-02-10T13:28:00Z"/>
        </w:rPr>
      </w:pPr>
      <w:ins w:id="5737" w:author="Kumar Baral" w:date="2023-02-10T14:02:00Z">
        <w:r>
          <w:t xml:space="preserve">Here in this analysis a java based software DScreen is used to analyze the </w:t>
        </w:r>
      </w:ins>
      <w:ins w:id="5738" w:author="Kumar Baral" w:date="2023-02-10T16:20:00Z">
        <w:r w:rsidR="0030313B">
          <w:t>data series</w:t>
        </w:r>
      </w:ins>
      <w:ins w:id="5739" w:author="Kumar Baral" w:date="2023-02-10T14:02:00Z">
        <w:r>
          <w:t xml:space="preserve">. The user manual of Dscreen is provided in the annex of this report. </w:t>
        </w:r>
      </w:ins>
    </w:p>
    <w:p w14:paraId="0FD434F0" w14:textId="76FD21FE" w:rsidR="000F55AB" w:rsidRPr="00976A12" w:rsidRDefault="000F55AB">
      <w:pPr>
        <w:pStyle w:val="Heading3"/>
        <w:pPrChange w:id="5740" w:author="Kumar Baral" w:date="2023-02-10T13:29:00Z">
          <w:pPr/>
        </w:pPrChange>
      </w:pPr>
      <w:bookmarkStart w:id="5741" w:name="_Toc127370363"/>
      <w:ins w:id="5742" w:author="Kumar Baral" w:date="2023-02-10T13:28:00Z">
        <w:r>
          <w:t>Result</w:t>
        </w:r>
      </w:ins>
      <w:bookmarkEnd w:id="5741"/>
    </w:p>
    <w:p w14:paraId="19DFE3EA" w14:textId="74A7EBDA" w:rsidR="005C2E26" w:rsidRDefault="00C537C5" w:rsidP="005C2E26">
      <w:pPr>
        <w:rPr>
          <w:ins w:id="5743" w:author="Kumar Baral" w:date="2023-02-13T10:29:00Z"/>
        </w:rPr>
      </w:pPr>
      <w:ins w:id="5744" w:author="Kumar Baral" w:date="2023-02-10T14:10:00Z">
        <w:r>
          <w:t>The mean annual discharge</w:t>
        </w:r>
        <w:r w:rsidR="00E5574C">
          <w:t>, 5-years moving average and 10-years moving</w:t>
        </w:r>
      </w:ins>
      <w:ins w:id="5745" w:author="Kumar Baral" w:date="2023-02-10T14:11:00Z">
        <w:r w:rsidR="00E5574C">
          <w:t xml:space="preserve"> average is calculated and presented in </w:t>
        </w:r>
      </w:ins>
      <w:ins w:id="5746" w:author="Kumar Baral" w:date="2023-02-13T10:33:00Z">
        <w:r w:rsidR="00C34729">
          <w:t xml:space="preserve">the </w:t>
        </w:r>
      </w:ins>
      <w:ins w:id="5747" w:author="Kumar Baral" w:date="2023-02-13T10:34:00Z">
        <w:r w:rsidR="00C34729">
          <w:fldChar w:fldCharType="begin"/>
        </w:r>
        <w:r w:rsidR="00C34729">
          <w:instrText xml:space="preserve"> REF _Ref127176859 \h </w:instrText>
        </w:r>
      </w:ins>
      <w:r w:rsidR="00C34729">
        <w:fldChar w:fldCharType="separate"/>
      </w:r>
      <w:ins w:id="5748" w:author="Kumar Baral" w:date="2023-02-13T10:29:00Z">
        <w:r w:rsidR="00851CC9">
          <w:t xml:space="preserve">Table </w:t>
        </w:r>
      </w:ins>
      <w:r w:rsidR="00851CC9">
        <w:rPr>
          <w:noProof/>
        </w:rPr>
        <w:t>1</w:t>
      </w:r>
      <w:ins w:id="5749" w:author="Kumar Baral" w:date="2023-02-13T14:27:00Z">
        <w:r w:rsidR="00851CC9">
          <w:noBreakHyphen/>
        </w:r>
      </w:ins>
      <w:r w:rsidR="00851CC9">
        <w:rPr>
          <w:noProof/>
        </w:rPr>
        <w:t>6</w:t>
      </w:r>
      <w:ins w:id="5750" w:author="Kumar Baral" w:date="2023-02-13T10:34:00Z">
        <w:r w:rsidR="00C34729">
          <w:fldChar w:fldCharType="end"/>
        </w:r>
      </w:ins>
      <w:ins w:id="5751" w:author="Kumar Baral" w:date="2023-02-10T14:11:00Z">
        <w:r w:rsidR="00E5574C">
          <w:t xml:space="preserve">. This series is </w:t>
        </w:r>
      </w:ins>
      <w:ins w:id="5752" w:author="Kumar Baral" w:date="2023-02-13T10:36:00Z">
        <w:r w:rsidR="00C34729">
          <w:t>employed</w:t>
        </w:r>
      </w:ins>
      <w:ins w:id="5753" w:author="Kumar Baral" w:date="2023-02-10T14:11:00Z">
        <w:r w:rsidR="00E5574C">
          <w:t xml:space="preserve"> for the trend analysis to find if there is </w:t>
        </w:r>
      </w:ins>
      <w:ins w:id="5754" w:author="Kumar Baral" w:date="2023-02-13T10:36:00Z">
        <w:r w:rsidR="00C34729">
          <w:t xml:space="preserve">significant </w:t>
        </w:r>
      </w:ins>
      <w:ins w:id="5755" w:author="Kumar Baral" w:date="2023-02-10T14:11:00Z">
        <w:r w:rsidR="00E5574C">
          <w:t>trend or not in the data series.</w:t>
        </w:r>
      </w:ins>
    </w:p>
    <w:p w14:paraId="0A9446C0" w14:textId="5A77C3E0" w:rsidR="00C34729" w:rsidRDefault="00C34729">
      <w:pPr>
        <w:pStyle w:val="Caption"/>
        <w:rPr>
          <w:ins w:id="5756" w:author="Kumar Baral" w:date="2023-02-10T13:29:00Z"/>
        </w:rPr>
        <w:pPrChange w:id="5757" w:author="Kumar Baral" w:date="2023-02-13T10:29:00Z">
          <w:pPr/>
        </w:pPrChange>
      </w:pPr>
      <w:bookmarkStart w:id="5758" w:name="_Ref127176859"/>
      <w:bookmarkStart w:id="5759" w:name="_Toc127370384"/>
      <w:ins w:id="5760" w:author="Kumar Baral" w:date="2023-02-13T10:29:00Z">
        <w:r>
          <w:t xml:space="preserve">Table </w:t>
        </w:r>
      </w:ins>
      <w:ins w:id="5761" w:author="Kumar Baral" w:date="2023-02-13T14:27:00Z">
        <w:r w:rsidR="00B132C2">
          <w:fldChar w:fldCharType="begin"/>
        </w:r>
        <w:r w:rsidR="00B132C2">
          <w:instrText xml:space="preserve"> STYLEREF 1 \s </w:instrText>
        </w:r>
      </w:ins>
      <w:r w:rsidR="00B132C2">
        <w:fldChar w:fldCharType="separate"/>
      </w:r>
      <w:r w:rsidR="00851CC9">
        <w:rPr>
          <w:noProof/>
        </w:rPr>
        <w:t>1</w:t>
      </w:r>
      <w:ins w:id="5762"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6</w:t>
      </w:r>
      <w:ins w:id="5763" w:author="Kumar Baral" w:date="2023-02-13T14:27:00Z">
        <w:r w:rsidR="00B132C2">
          <w:fldChar w:fldCharType="end"/>
        </w:r>
      </w:ins>
      <w:bookmarkEnd w:id="5758"/>
      <w:ins w:id="5764" w:author="Kumar Baral" w:date="2023-02-13T10:29:00Z">
        <w:r>
          <w:t xml:space="preserve">: Mean annual discharge, </w:t>
        </w:r>
      </w:ins>
      <w:ins w:id="5765" w:author="Kumar Baral" w:date="2023-02-13T10:30:00Z">
        <w:r>
          <w:t>5-years moving average,</w:t>
        </w:r>
      </w:ins>
      <w:ins w:id="5766" w:author="Kumar Baral" w:date="2023-02-13T10:33:00Z">
        <w:r>
          <w:t xml:space="preserve"> 10-years moving average</w:t>
        </w:r>
      </w:ins>
      <w:bookmarkEnd w:id="5759"/>
    </w:p>
    <w:tbl>
      <w:tblPr>
        <w:tblW w:w="8725" w:type="dxa"/>
        <w:tblLook w:val="04A0" w:firstRow="1" w:lastRow="0" w:firstColumn="1" w:lastColumn="0" w:noHBand="0" w:noVBand="1"/>
      </w:tblPr>
      <w:tblGrid>
        <w:gridCol w:w="1491"/>
        <w:gridCol w:w="1719"/>
        <w:gridCol w:w="1931"/>
        <w:gridCol w:w="1694"/>
        <w:gridCol w:w="1890"/>
      </w:tblGrid>
      <w:tr w:rsidR="00E5574C" w:rsidRPr="00E5574C" w14:paraId="6DA441BA" w14:textId="53A96986" w:rsidTr="00E5574C">
        <w:trPr>
          <w:trHeight w:val="433"/>
          <w:tblHeader/>
          <w:ins w:id="5767"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pPr>
              <w:spacing w:before="0" w:after="0" w:line="240" w:lineRule="auto"/>
              <w:jc w:val="left"/>
              <w:rPr>
                <w:ins w:id="5768" w:author="Kumar Baral" w:date="2023-02-10T13:39:00Z"/>
                <w:rFonts w:cs="Calibri"/>
                <w:color w:val="000000"/>
                <w:szCs w:val="22"/>
                <w:lang w:bidi="ne-NP"/>
              </w:rPr>
            </w:pPr>
            <w:ins w:id="5769" w:author="Kumar Baral" w:date="2023-02-10T13:39:00Z">
              <w:r w:rsidRPr="00E5574C">
                <w:rPr>
                  <w:rFonts w:cs="Calibri"/>
                  <w:color w:val="000000"/>
                  <w:szCs w:val="22"/>
                  <w:lang w:bidi="ne-NP"/>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pPr>
              <w:spacing w:before="0" w:after="0" w:line="240" w:lineRule="auto"/>
              <w:jc w:val="left"/>
              <w:rPr>
                <w:ins w:id="5770" w:author="Kumar Baral" w:date="2023-02-10T13:39:00Z"/>
                <w:rFonts w:cs="Calibri"/>
                <w:color w:val="000000"/>
                <w:szCs w:val="22"/>
                <w:lang w:bidi="ne-NP"/>
              </w:rPr>
            </w:pPr>
            <w:ins w:id="5771" w:author="Kumar Baral" w:date="2023-02-10T13:39:00Z">
              <w:r w:rsidRPr="00E5574C">
                <w:rPr>
                  <w:rFonts w:cs="Calibri"/>
                  <w:color w:val="000000"/>
                  <w:szCs w:val="22"/>
                  <w:lang w:bidi="ne-NP"/>
                </w:rPr>
                <w:t>Mean annual discharge</w:t>
              </w:r>
            </w:ins>
            <w:ins w:id="5772" w:author="Kumar Baral" w:date="2023-02-10T14:10:00Z">
              <w:r w:rsidR="00C537C5" w:rsidRPr="00E5574C">
                <w:rPr>
                  <w:rFonts w:cs="Calibri"/>
                  <w:color w:val="000000"/>
                  <w:szCs w:val="22"/>
                  <w:lang w:bidi="ne-NP"/>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pPr>
              <w:spacing w:before="0" w:after="0" w:line="240" w:lineRule="auto"/>
              <w:jc w:val="left"/>
              <w:rPr>
                <w:ins w:id="5773" w:author="Kumar Baral" w:date="2023-02-10T13:39:00Z"/>
                <w:rFonts w:cs="Calibri"/>
                <w:color w:val="000000"/>
                <w:szCs w:val="22"/>
                <w:lang w:bidi="ne-NP"/>
              </w:rPr>
            </w:pPr>
            <w:ins w:id="5774" w:author="Kumar Baral" w:date="2023-02-10T13:39:00Z">
              <w:r w:rsidRPr="00E5574C">
                <w:rPr>
                  <w:rFonts w:cs="Calibri"/>
                  <w:color w:val="000000"/>
                  <w:szCs w:val="22"/>
                  <w:lang w:bidi="ne-NP"/>
                </w:rPr>
                <w:t>5-years moving average</w:t>
              </w:r>
            </w:ins>
            <w:ins w:id="5775" w:author="Kumar Baral" w:date="2023-02-10T14:10:00Z">
              <w:r w:rsidR="00E5574C" w:rsidRPr="00E5574C">
                <w:rPr>
                  <w:rFonts w:cs="Calibri"/>
                  <w:color w:val="000000"/>
                  <w:szCs w:val="22"/>
                  <w:lang w:bidi="ne-NP"/>
                </w:rPr>
                <w:t xml:space="preserve"> (m3/s)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pPr>
              <w:spacing w:before="0" w:after="0" w:line="240" w:lineRule="auto"/>
              <w:jc w:val="left"/>
              <w:rPr>
                <w:ins w:id="5776" w:author="Kumar Baral" w:date="2023-02-10T13:39:00Z"/>
                <w:rFonts w:cs="Calibri"/>
                <w:color w:val="000000"/>
                <w:szCs w:val="22"/>
                <w:lang w:bidi="ne-NP"/>
              </w:rPr>
            </w:pPr>
            <w:ins w:id="5777" w:author="Kumar Baral" w:date="2023-02-10T13:39:00Z">
              <w:r w:rsidRPr="00E5574C">
                <w:rPr>
                  <w:rFonts w:cs="Calibri"/>
                  <w:color w:val="000000"/>
                  <w:szCs w:val="22"/>
                  <w:lang w:bidi="ne-NP"/>
                </w:rPr>
                <w:t>10-years moving average</w:t>
              </w:r>
            </w:ins>
            <w:ins w:id="5778" w:author="Kumar Baral" w:date="2023-02-10T14:10:00Z">
              <w:r w:rsidR="00E5574C" w:rsidRPr="00E5574C">
                <w:rPr>
                  <w:rFonts w:cs="Calibri"/>
                  <w:color w:val="000000"/>
                  <w:szCs w:val="22"/>
                  <w:lang w:bidi="ne-NP"/>
                </w:rPr>
                <w:t xml:space="preserve"> (m3/s)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pPr>
              <w:spacing w:before="0" w:after="0" w:line="240" w:lineRule="auto"/>
              <w:jc w:val="left"/>
              <w:rPr>
                <w:ins w:id="5779" w:author="Kumar Baral" w:date="2023-02-10T13:40:00Z"/>
                <w:rFonts w:cs="Calibri"/>
                <w:color w:val="000000"/>
                <w:szCs w:val="22"/>
                <w:lang w:bidi="ne-NP"/>
              </w:rPr>
            </w:pPr>
            <w:ins w:id="5780" w:author="Kumar Baral" w:date="2023-02-10T13:40:00Z">
              <w:r w:rsidRPr="00E5574C">
                <w:rPr>
                  <w:rFonts w:cs="Calibri"/>
                  <w:color w:val="000000"/>
                  <w:szCs w:val="22"/>
                  <w:lang w:bidi="ne-NP"/>
                </w:rPr>
                <w:t>Remarks</w:t>
              </w:r>
            </w:ins>
          </w:p>
        </w:tc>
      </w:tr>
      <w:tr w:rsidR="00E5574C" w:rsidRPr="00E5574C" w14:paraId="41942005" w14:textId="759FC835" w:rsidTr="00E5574C">
        <w:trPr>
          <w:trHeight w:val="234"/>
          <w:ins w:id="578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5782" w:author="Kumar Baral" w:date="2023-02-10T13:39:00Z"/>
                <w:rFonts w:cs="Calibri"/>
                <w:color w:val="000000"/>
                <w:szCs w:val="22"/>
                <w:lang w:bidi="ne-NP"/>
              </w:rPr>
            </w:pPr>
            <w:ins w:id="5783" w:author="Kumar Baral" w:date="2023-02-10T13:39:00Z">
              <w:r w:rsidRPr="00E5574C">
                <w:rPr>
                  <w:rFonts w:cs="Calibri"/>
                  <w:color w:val="000000"/>
                  <w:szCs w:val="22"/>
                  <w:lang w:bidi="ne-NP"/>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5784" w:author="Kumar Baral" w:date="2023-02-10T13:39:00Z"/>
                <w:rFonts w:cs="Calibri"/>
                <w:color w:val="000000"/>
                <w:szCs w:val="22"/>
                <w:lang w:bidi="ne-NP"/>
              </w:rPr>
            </w:pPr>
            <w:ins w:id="5785" w:author="Kumar Baral" w:date="2023-02-10T13:39:00Z">
              <w:r w:rsidRPr="00E5574C">
                <w:rPr>
                  <w:rFonts w:cs="Calibri"/>
                  <w:color w:val="000000"/>
                  <w:szCs w:val="22"/>
                  <w:lang w:bidi="ne-NP"/>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5786" w:author="Kumar Baral" w:date="2023-02-10T13:39:00Z"/>
                <w:rFonts w:cs="Calibri"/>
                <w:color w:val="000000"/>
                <w:szCs w:val="22"/>
                <w:lang w:bidi="ne-NP"/>
                <w:rPrChange w:id="5787" w:author="Kumar Baral" w:date="2023-02-10T14:10:00Z">
                  <w:rPr>
                    <w:ins w:id="5788" w:author="Kumar Baral" w:date="2023-02-10T13:39:00Z"/>
                    <w:rFonts w:ascii="Calibri" w:hAnsi="Calibri" w:cs="Calibri"/>
                    <w:color w:val="000000"/>
                    <w:szCs w:val="22"/>
                    <w:lang w:bidi="ne-NP"/>
                  </w:rPr>
                </w:rPrChange>
              </w:rPr>
            </w:pPr>
            <w:ins w:id="5789" w:author="Kumar Baral" w:date="2023-02-10T13:39:00Z">
              <w:r w:rsidRPr="00E5574C">
                <w:rPr>
                  <w:rFonts w:cs="Calibri"/>
                  <w:color w:val="000000"/>
                  <w:szCs w:val="22"/>
                  <w:lang w:bidi="ne-NP"/>
                  <w:rPrChange w:id="5790"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5791" w:author="Kumar Baral" w:date="2023-02-10T13:39:00Z"/>
                <w:rFonts w:cs="Calibri"/>
                <w:color w:val="000000"/>
                <w:szCs w:val="22"/>
                <w:lang w:bidi="ne-NP"/>
                <w:rPrChange w:id="5792" w:author="Kumar Baral" w:date="2023-02-10T14:10:00Z">
                  <w:rPr>
                    <w:ins w:id="5793" w:author="Kumar Baral" w:date="2023-02-10T13:39:00Z"/>
                    <w:rFonts w:ascii="Calibri" w:hAnsi="Calibri" w:cs="Calibri"/>
                    <w:color w:val="000000"/>
                    <w:szCs w:val="22"/>
                    <w:lang w:bidi="ne-NP"/>
                  </w:rPr>
                </w:rPrChange>
              </w:rPr>
            </w:pPr>
            <w:ins w:id="5794" w:author="Kumar Baral" w:date="2023-02-10T13:39:00Z">
              <w:r w:rsidRPr="00E5574C">
                <w:rPr>
                  <w:rFonts w:cs="Calibri"/>
                  <w:color w:val="000000"/>
                  <w:szCs w:val="22"/>
                  <w:lang w:bidi="ne-NP"/>
                  <w:rPrChange w:id="5795"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pPr>
              <w:spacing w:before="0" w:after="0" w:line="240" w:lineRule="auto"/>
              <w:jc w:val="left"/>
              <w:rPr>
                <w:ins w:id="5796" w:author="Kumar Baral" w:date="2023-02-10T13:40:00Z"/>
                <w:rFonts w:cs="Calibri"/>
                <w:color w:val="000000"/>
                <w:szCs w:val="22"/>
                <w:lang w:bidi="ne-NP"/>
                <w:rPrChange w:id="5797" w:author="Kumar Baral" w:date="2023-02-10T14:10:00Z">
                  <w:rPr>
                    <w:ins w:id="5798" w:author="Kumar Baral" w:date="2023-02-10T13:40:00Z"/>
                    <w:rFonts w:ascii="Calibri" w:hAnsi="Calibri" w:cs="Calibri"/>
                    <w:color w:val="000000"/>
                    <w:szCs w:val="22"/>
                    <w:lang w:bidi="ne-NP"/>
                  </w:rPr>
                </w:rPrChange>
              </w:rPr>
            </w:pPr>
          </w:p>
        </w:tc>
      </w:tr>
      <w:tr w:rsidR="00E5574C" w:rsidRPr="00E5574C" w14:paraId="5FD66640" w14:textId="13491589" w:rsidTr="00E5574C">
        <w:trPr>
          <w:trHeight w:val="234"/>
          <w:ins w:id="579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5800" w:author="Kumar Baral" w:date="2023-02-10T13:39:00Z"/>
                <w:rFonts w:cs="Calibri"/>
                <w:color w:val="000000"/>
                <w:szCs w:val="22"/>
                <w:lang w:bidi="ne-NP"/>
              </w:rPr>
            </w:pPr>
            <w:ins w:id="5801" w:author="Kumar Baral" w:date="2023-02-10T13:39:00Z">
              <w:r w:rsidRPr="00E5574C">
                <w:rPr>
                  <w:rFonts w:cs="Calibri"/>
                  <w:color w:val="000000"/>
                  <w:szCs w:val="22"/>
                  <w:lang w:bidi="ne-NP"/>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5802" w:author="Kumar Baral" w:date="2023-02-10T13:39:00Z"/>
                <w:rFonts w:cs="Calibri"/>
                <w:color w:val="000000"/>
                <w:szCs w:val="22"/>
                <w:lang w:bidi="ne-NP"/>
              </w:rPr>
            </w:pPr>
            <w:ins w:id="5803" w:author="Kumar Baral" w:date="2023-02-10T13:39:00Z">
              <w:r w:rsidRPr="00E5574C">
                <w:rPr>
                  <w:rFonts w:cs="Calibri"/>
                  <w:color w:val="000000"/>
                  <w:szCs w:val="22"/>
                  <w:lang w:bidi="ne-NP"/>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5804" w:author="Kumar Baral" w:date="2023-02-10T13:39:00Z"/>
                <w:rFonts w:cs="Calibri"/>
                <w:color w:val="000000"/>
                <w:szCs w:val="22"/>
                <w:lang w:bidi="ne-NP"/>
                <w:rPrChange w:id="5805" w:author="Kumar Baral" w:date="2023-02-10T14:10:00Z">
                  <w:rPr>
                    <w:ins w:id="5806" w:author="Kumar Baral" w:date="2023-02-10T13:39:00Z"/>
                    <w:rFonts w:ascii="Calibri" w:hAnsi="Calibri" w:cs="Calibri"/>
                    <w:color w:val="000000"/>
                    <w:szCs w:val="22"/>
                    <w:lang w:bidi="ne-NP"/>
                  </w:rPr>
                </w:rPrChange>
              </w:rPr>
            </w:pPr>
            <w:ins w:id="5807" w:author="Kumar Baral" w:date="2023-02-10T13:39:00Z">
              <w:r w:rsidRPr="00E5574C">
                <w:rPr>
                  <w:rFonts w:cs="Calibri"/>
                  <w:color w:val="000000"/>
                  <w:szCs w:val="22"/>
                  <w:lang w:bidi="ne-NP"/>
                  <w:rPrChange w:id="5808"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5809" w:author="Kumar Baral" w:date="2023-02-10T13:39:00Z"/>
                <w:rFonts w:cs="Calibri"/>
                <w:color w:val="000000"/>
                <w:szCs w:val="22"/>
                <w:lang w:bidi="ne-NP"/>
                <w:rPrChange w:id="5810" w:author="Kumar Baral" w:date="2023-02-10T14:10:00Z">
                  <w:rPr>
                    <w:ins w:id="5811" w:author="Kumar Baral" w:date="2023-02-10T13:39:00Z"/>
                    <w:rFonts w:ascii="Calibri" w:hAnsi="Calibri" w:cs="Calibri"/>
                    <w:color w:val="000000"/>
                    <w:szCs w:val="22"/>
                    <w:lang w:bidi="ne-NP"/>
                  </w:rPr>
                </w:rPrChange>
              </w:rPr>
            </w:pPr>
            <w:ins w:id="5812" w:author="Kumar Baral" w:date="2023-02-10T13:39:00Z">
              <w:r w:rsidRPr="00E5574C">
                <w:rPr>
                  <w:rFonts w:cs="Calibri"/>
                  <w:color w:val="000000"/>
                  <w:szCs w:val="22"/>
                  <w:lang w:bidi="ne-NP"/>
                  <w:rPrChange w:id="5813"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pPr>
              <w:spacing w:before="0" w:after="0" w:line="240" w:lineRule="auto"/>
              <w:jc w:val="left"/>
              <w:rPr>
                <w:ins w:id="5814" w:author="Kumar Baral" w:date="2023-02-10T13:40:00Z"/>
                <w:rFonts w:cs="Calibri"/>
                <w:color w:val="000000"/>
                <w:szCs w:val="22"/>
                <w:lang w:bidi="ne-NP"/>
                <w:rPrChange w:id="5815" w:author="Kumar Baral" w:date="2023-02-10T14:10:00Z">
                  <w:rPr>
                    <w:ins w:id="5816" w:author="Kumar Baral" w:date="2023-02-10T13:40:00Z"/>
                    <w:rFonts w:ascii="Calibri" w:hAnsi="Calibri" w:cs="Calibri"/>
                    <w:color w:val="000000"/>
                    <w:szCs w:val="22"/>
                    <w:lang w:bidi="ne-NP"/>
                  </w:rPr>
                </w:rPrChange>
              </w:rPr>
            </w:pPr>
          </w:p>
        </w:tc>
      </w:tr>
      <w:tr w:rsidR="00E5574C" w:rsidRPr="00E5574C" w14:paraId="582A8416" w14:textId="289C50C2" w:rsidTr="00E5574C">
        <w:trPr>
          <w:trHeight w:val="234"/>
          <w:ins w:id="581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5818" w:author="Kumar Baral" w:date="2023-02-10T13:39:00Z"/>
                <w:rFonts w:cs="Calibri"/>
                <w:color w:val="000000"/>
                <w:szCs w:val="22"/>
                <w:lang w:bidi="ne-NP"/>
              </w:rPr>
            </w:pPr>
            <w:ins w:id="5819" w:author="Kumar Baral" w:date="2023-02-10T13:39:00Z">
              <w:r w:rsidRPr="00E5574C">
                <w:rPr>
                  <w:rFonts w:cs="Calibri"/>
                  <w:color w:val="000000"/>
                  <w:szCs w:val="22"/>
                  <w:lang w:bidi="ne-NP"/>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5820" w:author="Kumar Baral" w:date="2023-02-10T13:39:00Z"/>
                <w:rFonts w:cs="Calibri"/>
                <w:color w:val="000000"/>
                <w:szCs w:val="22"/>
                <w:lang w:bidi="ne-NP"/>
              </w:rPr>
            </w:pPr>
            <w:ins w:id="5821" w:author="Kumar Baral" w:date="2023-02-10T13:39:00Z">
              <w:r w:rsidRPr="00E5574C">
                <w:rPr>
                  <w:rFonts w:cs="Calibri"/>
                  <w:color w:val="000000"/>
                  <w:szCs w:val="22"/>
                  <w:lang w:bidi="ne-NP"/>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5822" w:author="Kumar Baral" w:date="2023-02-10T13:39:00Z"/>
                <w:rFonts w:cs="Calibri"/>
                <w:color w:val="000000"/>
                <w:szCs w:val="22"/>
                <w:lang w:bidi="ne-NP"/>
                <w:rPrChange w:id="5823" w:author="Kumar Baral" w:date="2023-02-10T14:10:00Z">
                  <w:rPr>
                    <w:ins w:id="5824" w:author="Kumar Baral" w:date="2023-02-10T13:39:00Z"/>
                    <w:rFonts w:ascii="Calibri" w:hAnsi="Calibri" w:cs="Calibri"/>
                    <w:color w:val="000000"/>
                    <w:szCs w:val="22"/>
                    <w:lang w:bidi="ne-NP"/>
                  </w:rPr>
                </w:rPrChange>
              </w:rPr>
            </w:pPr>
            <w:ins w:id="5825" w:author="Kumar Baral" w:date="2023-02-10T13:39:00Z">
              <w:r w:rsidRPr="00E5574C">
                <w:rPr>
                  <w:rFonts w:cs="Calibri"/>
                  <w:color w:val="000000"/>
                  <w:szCs w:val="22"/>
                  <w:lang w:bidi="ne-NP"/>
                  <w:rPrChange w:id="5826"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5827" w:author="Kumar Baral" w:date="2023-02-10T13:39:00Z"/>
                <w:rFonts w:cs="Calibri"/>
                <w:color w:val="000000"/>
                <w:szCs w:val="22"/>
                <w:lang w:bidi="ne-NP"/>
                <w:rPrChange w:id="5828" w:author="Kumar Baral" w:date="2023-02-10T14:10:00Z">
                  <w:rPr>
                    <w:ins w:id="5829" w:author="Kumar Baral" w:date="2023-02-10T13:39:00Z"/>
                    <w:rFonts w:ascii="Calibri" w:hAnsi="Calibri" w:cs="Calibri"/>
                    <w:color w:val="000000"/>
                    <w:szCs w:val="22"/>
                    <w:lang w:bidi="ne-NP"/>
                  </w:rPr>
                </w:rPrChange>
              </w:rPr>
            </w:pPr>
            <w:ins w:id="5830" w:author="Kumar Baral" w:date="2023-02-10T13:39:00Z">
              <w:r w:rsidRPr="00E5574C">
                <w:rPr>
                  <w:rFonts w:cs="Calibri"/>
                  <w:color w:val="000000"/>
                  <w:szCs w:val="22"/>
                  <w:lang w:bidi="ne-NP"/>
                  <w:rPrChange w:id="583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pPr>
              <w:spacing w:before="0" w:after="0" w:line="240" w:lineRule="auto"/>
              <w:jc w:val="left"/>
              <w:rPr>
                <w:ins w:id="5832" w:author="Kumar Baral" w:date="2023-02-10T13:40:00Z"/>
                <w:rFonts w:cs="Calibri"/>
                <w:color w:val="000000"/>
                <w:szCs w:val="22"/>
                <w:lang w:bidi="ne-NP"/>
                <w:rPrChange w:id="5833" w:author="Kumar Baral" w:date="2023-02-10T14:10:00Z">
                  <w:rPr>
                    <w:ins w:id="5834" w:author="Kumar Baral" w:date="2023-02-10T13:40:00Z"/>
                    <w:rFonts w:ascii="Calibri" w:hAnsi="Calibri" w:cs="Calibri"/>
                    <w:color w:val="000000"/>
                    <w:szCs w:val="22"/>
                    <w:lang w:bidi="ne-NP"/>
                  </w:rPr>
                </w:rPrChange>
              </w:rPr>
            </w:pPr>
          </w:p>
        </w:tc>
      </w:tr>
      <w:tr w:rsidR="00E5574C" w:rsidRPr="00E5574C" w14:paraId="6BB0D177" w14:textId="2B184D41" w:rsidTr="00E5574C">
        <w:trPr>
          <w:trHeight w:val="234"/>
          <w:ins w:id="583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5836" w:author="Kumar Baral" w:date="2023-02-10T13:39:00Z"/>
                <w:rFonts w:cs="Calibri"/>
                <w:color w:val="000000"/>
                <w:szCs w:val="22"/>
                <w:lang w:bidi="ne-NP"/>
              </w:rPr>
            </w:pPr>
            <w:ins w:id="5837" w:author="Kumar Baral" w:date="2023-02-10T13:39:00Z">
              <w:r w:rsidRPr="00E5574C">
                <w:rPr>
                  <w:rFonts w:cs="Calibri"/>
                  <w:color w:val="000000"/>
                  <w:szCs w:val="22"/>
                  <w:lang w:bidi="ne-NP"/>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5838" w:author="Kumar Baral" w:date="2023-02-10T13:39:00Z"/>
                <w:rFonts w:cs="Calibri"/>
                <w:color w:val="000000"/>
                <w:szCs w:val="22"/>
                <w:lang w:bidi="ne-NP"/>
              </w:rPr>
            </w:pPr>
            <w:ins w:id="5839" w:author="Kumar Baral" w:date="2023-02-10T13:39:00Z">
              <w:r w:rsidRPr="00E5574C">
                <w:rPr>
                  <w:rFonts w:cs="Calibri"/>
                  <w:color w:val="000000"/>
                  <w:szCs w:val="22"/>
                  <w:lang w:bidi="ne-NP"/>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5840" w:author="Kumar Baral" w:date="2023-02-10T13:39:00Z"/>
                <w:rFonts w:cs="Calibri"/>
                <w:color w:val="000000"/>
                <w:szCs w:val="22"/>
                <w:lang w:bidi="ne-NP"/>
                <w:rPrChange w:id="5841" w:author="Kumar Baral" w:date="2023-02-10T14:10:00Z">
                  <w:rPr>
                    <w:ins w:id="5842" w:author="Kumar Baral" w:date="2023-02-10T13:39:00Z"/>
                    <w:rFonts w:ascii="Calibri" w:hAnsi="Calibri" w:cs="Calibri"/>
                    <w:color w:val="000000"/>
                    <w:szCs w:val="22"/>
                    <w:lang w:bidi="ne-NP"/>
                  </w:rPr>
                </w:rPrChange>
              </w:rPr>
            </w:pPr>
            <w:ins w:id="5843" w:author="Kumar Baral" w:date="2023-02-10T13:39:00Z">
              <w:r w:rsidRPr="00E5574C">
                <w:rPr>
                  <w:rFonts w:cs="Calibri"/>
                  <w:color w:val="000000"/>
                  <w:szCs w:val="22"/>
                  <w:lang w:bidi="ne-NP"/>
                  <w:rPrChange w:id="5844"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5845" w:author="Kumar Baral" w:date="2023-02-10T13:39:00Z"/>
                <w:rFonts w:cs="Calibri"/>
                <w:color w:val="000000"/>
                <w:szCs w:val="22"/>
                <w:lang w:bidi="ne-NP"/>
                <w:rPrChange w:id="5846" w:author="Kumar Baral" w:date="2023-02-10T14:10:00Z">
                  <w:rPr>
                    <w:ins w:id="5847" w:author="Kumar Baral" w:date="2023-02-10T13:39:00Z"/>
                    <w:rFonts w:ascii="Calibri" w:hAnsi="Calibri" w:cs="Calibri"/>
                    <w:color w:val="000000"/>
                    <w:szCs w:val="22"/>
                    <w:lang w:bidi="ne-NP"/>
                  </w:rPr>
                </w:rPrChange>
              </w:rPr>
            </w:pPr>
            <w:ins w:id="5848" w:author="Kumar Baral" w:date="2023-02-10T13:39:00Z">
              <w:r w:rsidRPr="00E5574C">
                <w:rPr>
                  <w:rFonts w:cs="Calibri"/>
                  <w:color w:val="000000"/>
                  <w:szCs w:val="22"/>
                  <w:lang w:bidi="ne-NP"/>
                  <w:rPrChange w:id="5849"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pPr>
              <w:spacing w:before="0" w:after="0" w:line="240" w:lineRule="auto"/>
              <w:jc w:val="left"/>
              <w:rPr>
                <w:ins w:id="5850" w:author="Kumar Baral" w:date="2023-02-10T13:40:00Z"/>
                <w:rFonts w:cs="Calibri"/>
                <w:color w:val="000000"/>
                <w:szCs w:val="22"/>
                <w:lang w:bidi="ne-NP"/>
                <w:rPrChange w:id="5851" w:author="Kumar Baral" w:date="2023-02-10T14:10:00Z">
                  <w:rPr>
                    <w:ins w:id="5852" w:author="Kumar Baral" w:date="2023-02-10T13:40:00Z"/>
                    <w:rFonts w:ascii="Calibri" w:hAnsi="Calibri" w:cs="Calibri"/>
                    <w:color w:val="000000"/>
                    <w:szCs w:val="22"/>
                    <w:lang w:bidi="ne-NP"/>
                  </w:rPr>
                </w:rPrChange>
              </w:rPr>
            </w:pPr>
          </w:p>
        </w:tc>
      </w:tr>
      <w:tr w:rsidR="00E5574C" w:rsidRPr="00E5574C" w14:paraId="4605AA7F" w14:textId="0728FE20" w:rsidTr="00E5574C">
        <w:trPr>
          <w:trHeight w:val="234"/>
          <w:ins w:id="585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5854" w:author="Kumar Baral" w:date="2023-02-10T13:39:00Z"/>
                <w:rFonts w:cs="Calibri"/>
                <w:color w:val="000000"/>
                <w:szCs w:val="22"/>
                <w:lang w:bidi="ne-NP"/>
              </w:rPr>
            </w:pPr>
            <w:ins w:id="5855" w:author="Kumar Baral" w:date="2023-02-10T13:39:00Z">
              <w:r w:rsidRPr="00E5574C">
                <w:rPr>
                  <w:rFonts w:cs="Calibri"/>
                  <w:color w:val="000000"/>
                  <w:szCs w:val="22"/>
                  <w:lang w:bidi="ne-NP"/>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5856" w:author="Kumar Baral" w:date="2023-02-10T13:39:00Z"/>
                <w:rFonts w:cs="Calibri"/>
                <w:color w:val="000000"/>
                <w:szCs w:val="22"/>
                <w:lang w:bidi="ne-NP"/>
              </w:rPr>
            </w:pPr>
            <w:ins w:id="5857" w:author="Kumar Baral" w:date="2023-02-10T13:39:00Z">
              <w:r w:rsidRPr="00E5574C">
                <w:rPr>
                  <w:rFonts w:cs="Calibri"/>
                  <w:color w:val="000000"/>
                  <w:szCs w:val="22"/>
                  <w:lang w:bidi="ne-NP"/>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5858" w:author="Kumar Baral" w:date="2023-02-10T13:39:00Z"/>
                <w:rFonts w:cs="Calibri"/>
                <w:color w:val="000000"/>
                <w:szCs w:val="22"/>
                <w:lang w:bidi="ne-NP"/>
                <w:rPrChange w:id="5859" w:author="Kumar Baral" w:date="2023-02-10T14:10:00Z">
                  <w:rPr>
                    <w:ins w:id="5860" w:author="Kumar Baral" w:date="2023-02-10T13:39:00Z"/>
                    <w:rFonts w:ascii="Calibri" w:hAnsi="Calibri" w:cs="Calibri"/>
                    <w:color w:val="000000"/>
                    <w:szCs w:val="22"/>
                    <w:lang w:bidi="ne-NP"/>
                  </w:rPr>
                </w:rPrChange>
              </w:rPr>
            </w:pPr>
            <w:ins w:id="5861" w:author="Kumar Baral" w:date="2023-02-10T13:39:00Z">
              <w:r w:rsidRPr="00E5574C">
                <w:rPr>
                  <w:rFonts w:cs="Calibri"/>
                  <w:color w:val="000000"/>
                  <w:szCs w:val="22"/>
                  <w:lang w:bidi="ne-NP"/>
                  <w:rPrChange w:id="5862"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5863" w:author="Kumar Baral" w:date="2023-02-10T13:39:00Z"/>
                <w:rFonts w:cs="Calibri"/>
                <w:color w:val="000000"/>
                <w:szCs w:val="22"/>
                <w:lang w:bidi="ne-NP"/>
                <w:rPrChange w:id="5864" w:author="Kumar Baral" w:date="2023-02-10T14:10:00Z">
                  <w:rPr>
                    <w:ins w:id="5865" w:author="Kumar Baral" w:date="2023-02-10T13:39:00Z"/>
                    <w:rFonts w:ascii="Calibri" w:hAnsi="Calibri" w:cs="Calibri"/>
                    <w:color w:val="000000"/>
                    <w:szCs w:val="22"/>
                    <w:lang w:bidi="ne-NP"/>
                  </w:rPr>
                </w:rPrChange>
              </w:rPr>
            </w:pPr>
            <w:ins w:id="5866" w:author="Kumar Baral" w:date="2023-02-10T13:39:00Z">
              <w:r w:rsidRPr="00E5574C">
                <w:rPr>
                  <w:rFonts w:cs="Calibri"/>
                  <w:color w:val="000000"/>
                  <w:szCs w:val="22"/>
                  <w:lang w:bidi="ne-NP"/>
                  <w:rPrChange w:id="5867"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pPr>
              <w:spacing w:before="0" w:after="0" w:line="240" w:lineRule="auto"/>
              <w:jc w:val="left"/>
              <w:rPr>
                <w:ins w:id="5868" w:author="Kumar Baral" w:date="2023-02-10T13:40:00Z"/>
                <w:rFonts w:cs="Calibri"/>
                <w:color w:val="000000"/>
                <w:szCs w:val="22"/>
                <w:lang w:bidi="ne-NP"/>
                <w:rPrChange w:id="5869" w:author="Kumar Baral" w:date="2023-02-10T14:10:00Z">
                  <w:rPr>
                    <w:ins w:id="5870" w:author="Kumar Baral" w:date="2023-02-10T13:40:00Z"/>
                    <w:rFonts w:ascii="Calibri" w:hAnsi="Calibri" w:cs="Calibri"/>
                    <w:color w:val="000000"/>
                    <w:szCs w:val="22"/>
                    <w:lang w:bidi="ne-NP"/>
                  </w:rPr>
                </w:rPrChange>
              </w:rPr>
            </w:pPr>
          </w:p>
        </w:tc>
      </w:tr>
      <w:tr w:rsidR="00E5574C" w:rsidRPr="00E5574C" w14:paraId="15A56E0F" w14:textId="6F7C76C9" w:rsidTr="00E5574C">
        <w:trPr>
          <w:trHeight w:val="234"/>
          <w:ins w:id="587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5872" w:author="Kumar Baral" w:date="2023-02-10T13:39:00Z"/>
                <w:rFonts w:cs="Calibri"/>
                <w:color w:val="000000"/>
                <w:szCs w:val="22"/>
                <w:lang w:bidi="ne-NP"/>
              </w:rPr>
            </w:pPr>
            <w:ins w:id="5873" w:author="Kumar Baral" w:date="2023-02-10T13:39:00Z">
              <w:r w:rsidRPr="00E5574C">
                <w:rPr>
                  <w:rFonts w:cs="Calibri"/>
                  <w:color w:val="000000"/>
                  <w:szCs w:val="22"/>
                  <w:lang w:bidi="ne-NP"/>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5874" w:author="Kumar Baral" w:date="2023-02-10T13:39:00Z"/>
                <w:rFonts w:cs="Calibri"/>
                <w:color w:val="000000"/>
                <w:szCs w:val="22"/>
                <w:lang w:bidi="ne-NP"/>
              </w:rPr>
            </w:pPr>
            <w:ins w:id="5875" w:author="Kumar Baral" w:date="2023-02-10T13:39:00Z">
              <w:r w:rsidRPr="00E5574C">
                <w:rPr>
                  <w:rFonts w:cs="Calibri"/>
                  <w:color w:val="000000"/>
                  <w:szCs w:val="22"/>
                  <w:lang w:bidi="ne-NP"/>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5876" w:author="Kumar Baral" w:date="2023-02-10T13:39:00Z"/>
                <w:rFonts w:cs="Calibri"/>
                <w:color w:val="000000"/>
                <w:szCs w:val="22"/>
                <w:lang w:bidi="ne-NP"/>
                <w:rPrChange w:id="5877" w:author="Kumar Baral" w:date="2023-02-10T14:10:00Z">
                  <w:rPr>
                    <w:ins w:id="5878" w:author="Kumar Baral" w:date="2023-02-10T13:39:00Z"/>
                    <w:rFonts w:ascii="Calibri" w:hAnsi="Calibri" w:cs="Calibri"/>
                    <w:color w:val="000000"/>
                    <w:szCs w:val="22"/>
                    <w:lang w:bidi="ne-NP"/>
                  </w:rPr>
                </w:rPrChange>
              </w:rPr>
            </w:pPr>
            <w:ins w:id="5879" w:author="Kumar Baral" w:date="2023-02-10T13:39:00Z">
              <w:r w:rsidRPr="00E5574C">
                <w:rPr>
                  <w:rFonts w:cs="Calibri"/>
                  <w:color w:val="000000"/>
                  <w:szCs w:val="22"/>
                  <w:lang w:bidi="ne-NP"/>
                  <w:rPrChange w:id="5880"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5881" w:author="Kumar Baral" w:date="2023-02-10T13:39:00Z"/>
                <w:rFonts w:cs="Calibri"/>
                <w:color w:val="000000"/>
                <w:szCs w:val="22"/>
                <w:lang w:bidi="ne-NP"/>
                <w:rPrChange w:id="5882" w:author="Kumar Baral" w:date="2023-02-10T14:10:00Z">
                  <w:rPr>
                    <w:ins w:id="5883" w:author="Kumar Baral" w:date="2023-02-10T13:39:00Z"/>
                    <w:rFonts w:ascii="Calibri" w:hAnsi="Calibri" w:cs="Calibri"/>
                    <w:color w:val="000000"/>
                    <w:szCs w:val="22"/>
                    <w:lang w:bidi="ne-NP"/>
                  </w:rPr>
                </w:rPrChange>
              </w:rPr>
            </w:pPr>
            <w:ins w:id="5884" w:author="Kumar Baral" w:date="2023-02-10T13:39:00Z">
              <w:r w:rsidRPr="00E5574C">
                <w:rPr>
                  <w:rFonts w:cs="Calibri"/>
                  <w:color w:val="000000"/>
                  <w:szCs w:val="22"/>
                  <w:lang w:bidi="ne-NP"/>
                  <w:rPrChange w:id="5885"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pPr>
              <w:spacing w:before="0" w:after="0" w:line="240" w:lineRule="auto"/>
              <w:jc w:val="left"/>
              <w:rPr>
                <w:ins w:id="5886" w:author="Kumar Baral" w:date="2023-02-10T13:40:00Z"/>
                <w:rFonts w:cs="Calibri"/>
                <w:color w:val="000000"/>
                <w:szCs w:val="22"/>
                <w:lang w:bidi="ne-NP"/>
                <w:rPrChange w:id="5887" w:author="Kumar Baral" w:date="2023-02-10T14:10:00Z">
                  <w:rPr>
                    <w:ins w:id="5888" w:author="Kumar Baral" w:date="2023-02-10T13:40:00Z"/>
                    <w:rFonts w:ascii="Calibri" w:hAnsi="Calibri" w:cs="Calibri"/>
                    <w:color w:val="000000"/>
                    <w:szCs w:val="22"/>
                    <w:lang w:bidi="ne-NP"/>
                  </w:rPr>
                </w:rPrChange>
              </w:rPr>
            </w:pPr>
          </w:p>
        </w:tc>
      </w:tr>
      <w:tr w:rsidR="00E5574C" w:rsidRPr="00E5574C" w14:paraId="09A3F7D5" w14:textId="53DA605A" w:rsidTr="00E5574C">
        <w:trPr>
          <w:trHeight w:val="234"/>
          <w:ins w:id="5889"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5890" w:author="Kumar Baral" w:date="2023-02-10T13:39:00Z"/>
                <w:rFonts w:cs="Calibri"/>
                <w:color w:val="000000"/>
                <w:szCs w:val="22"/>
                <w:lang w:bidi="ne-NP"/>
              </w:rPr>
            </w:pPr>
            <w:ins w:id="5891" w:author="Kumar Baral" w:date="2023-02-10T13:39:00Z">
              <w:r w:rsidRPr="00E5574C">
                <w:rPr>
                  <w:rFonts w:cs="Calibri"/>
                  <w:color w:val="000000"/>
                  <w:szCs w:val="22"/>
                  <w:lang w:bidi="ne-NP"/>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5892" w:author="Kumar Baral" w:date="2023-02-10T13:39:00Z"/>
                <w:rFonts w:cs="Calibri"/>
                <w:color w:val="000000"/>
                <w:szCs w:val="22"/>
                <w:lang w:bidi="ne-NP"/>
              </w:rPr>
            </w:pPr>
            <w:ins w:id="5893" w:author="Kumar Baral" w:date="2023-02-10T13:39:00Z">
              <w:r w:rsidRPr="00E5574C">
                <w:rPr>
                  <w:rFonts w:cs="Calibri"/>
                  <w:color w:val="000000"/>
                  <w:szCs w:val="22"/>
                  <w:lang w:bidi="ne-NP"/>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5894" w:author="Kumar Baral" w:date="2023-02-10T13:39:00Z"/>
                <w:rFonts w:cs="Calibri"/>
                <w:color w:val="000000"/>
                <w:szCs w:val="22"/>
                <w:lang w:bidi="ne-NP"/>
                <w:rPrChange w:id="5895" w:author="Kumar Baral" w:date="2023-02-10T14:10:00Z">
                  <w:rPr>
                    <w:ins w:id="5896" w:author="Kumar Baral" w:date="2023-02-10T13:39:00Z"/>
                    <w:rFonts w:ascii="Calibri" w:hAnsi="Calibri" w:cs="Calibri"/>
                    <w:color w:val="000000"/>
                    <w:szCs w:val="22"/>
                    <w:lang w:bidi="ne-NP"/>
                  </w:rPr>
                </w:rPrChange>
              </w:rPr>
            </w:pPr>
            <w:ins w:id="5897" w:author="Kumar Baral" w:date="2023-02-10T13:39:00Z">
              <w:r w:rsidRPr="00E5574C">
                <w:rPr>
                  <w:rFonts w:cs="Calibri"/>
                  <w:color w:val="000000"/>
                  <w:szCs w:val="22"/>
                  <w:lang w:bidi="ne-NP"/>
                  <w:rPrChange w:id="5898"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5899" w:author="Kumar Baral" w:date="2023-02-10T13:39:00Z"/>
                <w:rFonts w:cs="Calibri"/>
                <w:color w:val="000000"/>
                <w:szCs w:val="22"/>
                <w:lang w:bidi="ne-NP"/>
                <w:rPrChange w:id="5900" w:author="Kumar Baral" w:date="2023-02-10T14:10:00Z">
                  <w:rPr>
                    <w:ins w:id="5901" w:author="Kumar Baral" w:date="2023-02-10T13:39:00Z"/>
                    <w:rFonts w:ascii="Calibri" w:hAnsi="Calibri" w:cs="Calibri"/>
                    <w:color w:val="000000"/>
                    <w:szCs w:val="22"/>
                    <w:lang w:bidi="ne-NP"/>
                  </w:rPr>
                </w:rPrChange>
              </w:rPr>
            </w:pPr>
            <w:ins w:id="5902" w:author="Kumar Baral" w:date="2023-02-10T13:39:00Z">
              <w:r w:rsidRPr="00E5574C">
                <w:rPr>
                  <w:rFonts w:cs="Calibri"/>
                  <w:color w:val="000000"/>
                  <w:szCs w:val="22"/>
                  <w:lang w:bidi="ne-NP"/>
                  <w:rPrChange w:id="5903"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pPr>
              <w:spacing w:before="0" w:after="0" w:line="240" w:lineRule="auto"/>
              <w:jc w:val="left"/>
              <w:rPr>
                <w:ins w:id="5904" w:author="Kumar Baral" w:date="2023-02-10T13:40:00Z"/>
                <w:rFonts w:cs="Calibri"/>
                <w:color w:val="000000"/>
                <w:szCs w:val="22"/>
                <w:lang w:bidi="ne-NP"/>
                <w:rPrChange w:id="5905" w:author="Kumar Baral" w:date="2023-02-10T14:10:00Z">
                  <w:rPr>
                    <w:ins w:id="5906" w:author="Kumar Baral" w:date="2023-02-10T13:40:00Z"/>
                    <w:rFonts w:ascii="Calibri" w:hAnsi="Calibri" w:cs="Calibri"/>
                    <w:color w:val="000000"/>
                    <w:szCs w:val="22"/>
                    <w:lang w:bidi="ne-NP"/>
                  </w:rPr>
                </w:rPrChange>
              </w:rPr>
            </w:pPr>
          </w:p>
        </w:tc>
      </w:tr>
      <w:tr w:rsidR="00E5574C" w:rsidRPr="00E5574C" w14:paraId="5795A9D9" w14:textId="0EBFF56F" w:rsidTr="00E5574C">
        <w:trPr>
          <w:trHeight w:val="234"/>
          <w:ins w:id="590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5908" w:author="Kumar Baral" w:date="2023-02-10T13:39:00Z"/>
                <w:rFonts w:cs="Calibri"/>
                <w:color w:val="000000"/>
                <w:szCs w:val="22"/>
                <w:lang w:bidi="ne-NP"/>
              </w:rPr>
            </w:pPr>
            <w:ins w:id="5909" w:author="Kumar Baral" w:date="2023-02-10T13:39:00Z">
              <w:r w:rsidRPr="00E5574C">
                <w:rPr>
                  <w:rFonts w:cs="Calibri"/>
                  <w:color w:val="000000"/>
                  <w:szCs w:val="22"/>
                  <w:lang w:bidi="ne-NP"/>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5910" w:author="Kumar Baral" w:date="2023-02-10T13:39:00Z"/>
                <w:rFonts w:cs="Calibri"/>
                <w:color w:val="000000"/>
                <w:szCs w:val="22"/>
                <w:lang w:bidi="ne-NP"/>
              </w:rPr>
            </w:pPr>
            <w:ins w:id="5911" w:author="Kumar Baral" w:date="2023-02-10T13:39:00Z">
              <w:r w:rsidRPr="00E5574C">
                <w:rPr>
                  <w:rFonts w:cs="Calibri"/>
                  <w:color w:val="000000"/>
                  <w:szCs w:val="22"/>
                  <w:lang w:bidi="ne-NP"/>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5912" w:author="Kumar Baral" w:date="2023-02-10T13:39:00Z"/>
                <w:rFonts w:cs="Calibri"/>
                <w:color w:val="000000"/>
                <w:szCs w:val="22"/>
                <w:lang w:bidi="ne-NP"/>
                <w:rPrChange w:id="5913" w:author="Kumar Baral" w:date="2023-02-10T14:10:00Z">
                  <w:rPr>
                    <w:ins w:id="5914" w:author="Kumar Baral" w:date="2023-02-10T13:39:00Z"/>
                    <w:rFonts w:ascii="Calibri" w:hAnsi="Calibri" w:cs="Calibri"/>
                    <w:color w:val="000000"/>
                    <w:szCs w:val="22"/>
                    <w:lang w:bidi="ne-NP"/>
                  </w:rPr>
                </w:rPrChange>
              </w:rPr>
            </w:pPr>
            <w:ins w:id="5915" w:author="Kumar Baral" w:date="2023-02-10T13:39:00Z">
              <w:r w:rsidRPr="00E5574C">
                <w:rPr>
                  <w:rFonts w:cs="Calibri"/>
                  <w:color w:val="000000"/>
                  <w:szCs w:val="22"/>
                  <w:lang w:bidi="ne-NP"/>
                  <w:rPrChange w:id="5916"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5917" w:author="Kumar Baral" w:date="2023-02-10T13:39:00Z"/>
                <w:rFonts w:cs="Calibri"/>
                <w:color w:val="000000"/>
                <w:szCs w:val="22"/>
                <w:lang w:bidi="ne-NP"/>
                <w:rPrChange w:id="5918" w:author="Kumar Baral" w:date="2023-02-10T14:10:00Z">
                  <w:rPr>
                    <w:ins w:id="5919" w:author="Kumar Baral" w:date="2023-02-10T13:39:00Z"/>
                    <w:rFonts w:ascii="Calibri" w:hAnsi="Calibri" w:cs="Calibri"/>
                    <w:color w:val="000000"/>
                    <w:szCs w:val="22"/>
                    <w:lang w:bidi="ne-NP"/>
                  </w:rPr>
                </w:rPrChange>
              </w:rPr>
            </w:pPr>
            <w:ins w:id="5920" w:author="Kumar Baral" w:date="2023-02-10T13:39:00Z">
              <w:r w:rsidRPr="00E5574C">
                <w:rPr>
                  <w:rFonts w:cs="Calibri"/>
                  <w:color w:val="000000"/>
                  <w:szCs w:val="22"/>
                  <w:lang w:bidi="ne-NP"/>
                  <w:rPrChange w:id="592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pPr>
              <w:spacing w:before="0" w:after="0" w:line="240" w:lineRule="auto"/>
              <w:jc w:val="left"/>
              <w:rPr>
                <w:ins w:id="5922" w:author="Kumar Baral" w:date="2023-02-10T13:40:00Z"/>
                <w:rFonts w:cs="Calibri"/>
                <w:color w:val="000000"/>
                <w:szCs w:val="22"/>
                <w:lang w:bidi="ne-NP"/>
                <w:rPrChange w:id="5923" w:author="Kumar Baral" w:date="2023-02-10T14:10:00Z">
                  <w:rPr>
                    <w:ins w:id="5924" w:author="Kumar Baral" w:date="2023-02-10T13:40:00Z"/>
                    <w:rFonts w:ascii="Calibri" w:hAnsi="Calibri" w:cs="Calibri"/>
                    <w:color w:val="000000"/>
                    <w:szCs w:val="22"/>
                    <w:lang w:bidi="ne-NP"/>
                  </w:rPr>
                </w:rPrChange>
              </w:rPr>
            </w:pPr>
          </w:p>
        </w:tc>
      </w:tr>
      <w:tr w:rsidR="00E5574C" w:rsidRPr="00E5574C" w14:paraId="6F692AAD" w14:textId="65889979" w:rsidTr="00E5574C">
        <w:trPr>
          <w:trHeight w:val="234"/>
          <w:ins w:id="592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5926" w:author="Kumar Baral" w:date="2023-02-10T13:39:00Z"/>
                <w:rFonts w:cs="Calibri"/>
                <w:color w:val="000000"/>
                <w:szCs w:val="22"/>
                <w:lang w:bidi="ne-NP"/>
              </w:rPr>
            </w:pPr>
            <w:ins w:id="5927" w:author="Kumar Baral" w:date="2023-02-10T13:39:00Z">
              <w:r w:rsidRPr="00E5574C">
                <w:rPr>
                  <w:rFonts w:cs="Calibri"/>
                  <w:color w:val="000000"/>
                  <w:szCs w:val="22"/>
                  <w:lang w:bidi="ne-NP"/>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5928" w:author="Kumar Baral" w:date="2023-02-10T13:39:00Z"/>
                <w:rFonts w:cs="Calibri"/>
                <w:color w:val="000000"/>
                <w:szCs w:val="22"/>
                <w:lang w:bidi="ne-NP"/>
              </w:rPr>
            </w:pPr>
            <w:ins w:id="5929" w:author="Kumar Baral" w:date="2023-02-10T13:39:00Z">
              <w:r w:rsidRPr="00E5574C">
                <w:rPr>
                  <w:rFonts w:cs="Calibri"/>
                  <w:color w:val="000000"/>
                  <w:szCs w:val="22"/>
                  <w:lang w:bidi="ne-NP"/>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5930" w:author="Kumar Baral" w:date="2023-02-10T13:39:00Z"/>
                <w:rFonts w:cs="Calibri"/>
                <w:color w:val="000000"/>
                <w:szCs w:val="22"/>
                <w:lang w:bidi="ne-NP"/>
                <w:rPrChange w:id="5931" w:author="Kumar Baral" w:date="2023-02-10T14:10:00Z">
                  <w:rPr>
                    <w:ins w:id="5932" w:author="Kumar Baral" w:date="2023-02-10T13:39:00Z"/>
                    <w:rFonts w:ascii="Calibri" w:hAnsi="Calibri" w:cs="Calibri"/>
                    <w:color w:val="000000"/>
                    <w:szCs w:val="22"/>
                    <w:lang w:bidi="ne-NP"/>
                  </w:rPr>
                </w:rPrChange>
              </w:rPr>
            </w:pPr>
            <w:ins w:id="5933" w:author="Kumar Baral" w:date="2023-02-10T13:39:00Z">
              <w:r w:rsidRPr="00E5574C">
                <w:rPr>
                  <w:rFonts w:cs="Calibri"/>
                  <w:color w:val="000000"/>
                  <w:szCs w:val="22"/>
                  <w:lang w:bidi="ne-NP"/>
                  <w:rPrChange w:id="5934"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5935" w:author="Kumar Baral" w:date="2023-02-10T13:39:00Z"/>
                <w:rFonts w:cs="Calibri"/>
                <w:color w:val="000000"/>
                <w:szCs w:val="22"/>
                <w:lang w:bidi="ne-NP"/>
                <w:rPrChange w:id="5936" w:author="Kumar Baral" w:date="2023-02-10T14:10:00Z">
                  <w:rPr>
                    <w:ins w:id="5937" w:author="Kumar Baral" w:date="2023-02-10T13:39:00Z"/>
                    <w:rFonts w:ascii="Calibri" w:hAnsi="Calibri" w:cs="Calibri"/>
                    <w:color w:val="000000"/>
                    <w:szCs w:val="22"/>
                    <w:lang w:bidi="ne-NP"/>
                  </w:rPr>
                </w:rPrChange>
              </w:rPr>
            </w:pPr>
            <w:ins w:id="5938" w:author="Kumar Baral" w:date="2023-02-10T13:39:00Z">
              <w:r w:rsidRPr="00E5574C">
                <w:rPr>
                  <w:rFonts w:cs="Calibri"/>
                  <w:color w:val="000000"/>
                  <w:szCs w:val="22"/>
                  <w:lang w:bidi="ne-NP"/>
                  <w:rPrChange w:id="5939"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pPr>
              <w:spacing w:before="0" w:after="0" w:line="240" w:lineRule="auto"/>
              <w:jc w:val="left"/>
              <w:rPr>
                <w:ins w:id="5940" w:author="Kumar Baral" w:date="2023-02-10T13:40:00Z"/>
                <w:rFonts w:cs="Calibri"/>
                <w:color w:val="000000"/>
                <w:szCs w:val="22"/>
                <w:lang w:bidi="ne-NP"/>
                <w:rPrChange w:id="5941" w:author="Kumar Baral" w:date="2023-02-10T14:10:00Z">
                  <w:rPr>
                    <w:ins w:id="5942" w:author="Kumar Baral" w:date="2023-02-10T13:40:00Z"/>
                    <w:rFonts w:ascii="Calibri" w:hAnsi="Calibri" w:cs="Calibri"/>
                    <w:color w:val="000000"/>
                    <w:szCs w:val="22"/>
                    <w:lang w:bidi="ne-NP"/>
                  </w:rPr>
                </w:rPrChange>
              </w:rPr>
            </w:pPr>
            <w:ins w:id="5943" w:author="Kumar Baral" w:date="2023-02-10T13:41:00Z">
              <w:r w:rsidRPr="00E5574C">
                <w:rPr>
                  <w:rFonts w:cs="Calibri"/>
                  <w:color w:val="000000"/>
                  <w:szCs w:val="22"/>
                  <w:lang w:bidi="ne-NP"/>
                  <w:rPrChange w:id="5944"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594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5946" w:author="Kumar Baral" w:date="2023-02-10T13:39:00Z"/>
                <w:rFonts w:cs="Calibri"/>
                <w:color w:val="000000"/>
                <w:szCs w:val="22"/>
                <w:lang w:bidi="ne-NP"/>
              </w:rPr>
            </w:pPr>
            <w:ins w:id="5947" w:author="Kumar Baral" w:date="2023-02-10T13:39:00Z">
              <w:r w:rsidRPr="00E5574C">
                <w:rPr>
                  <w:rFonts w:cs="Calibri"/>
                  <w:color w:val="000000"/>
                  <w:szCs w:val="22"/>
                  <w:lang w:bidi="ne-NP"/>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5948" w:author="Kumar Baral" w:date="2023-02-10T13:39:00Z"/>
                <w:rFonts w:cs="Calibri"/>
                <w:color w:val="000000"/>
                <w:szCs w:val="22"/>
                <w:lang w:bidi="ne-NP"/>
              </w:rPr>
            </w:pPr>
            <w:ins w:id="5949" w:author="Kumar Baral" w:date="2023-02-10T13:39:00Z">
              <w:r w:rsidRPr="00E5574C">
                <w:rPr>
                  <w:rFonts w:cs="Calibri"/>
                  <w:color w:val="000000"/>
                  <w:szCs w:val="22"/>
                  <w:lang w:bidi="ne-NP"/>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5950" w:author="Kumar Baral" w:date="2023-02-10T13:39:00Z"/>
                <w:rFonts w:cs="Calibri"/>
                <w:color w:val="000000"/>
                <w:szCs w:val="22"/>
                <w:lang w:bidi="ne-NP"/>
                <w:rPrChange w:id="5951" w:author="Kumar Baral" w:date="2023-02-10T14:10:00Z">
                  <w:rPr>
                    <w:ins w:id="5952" w:author="Kumar Baral" w:date="2023-02-10T13:39:00Z"/>
                    <w:rFonts w:ascii="Calibri" w:hAnsi="Calibri" w:cs="Calibri"/>
                    <w:color w:val="000000"/>
                    <w:szCs w:val="22"/>
                    <w:lang w:bidi="ne-NP"/>
                  </w:rPr>
                </w:rPrChange>
              </w:rPr>
            </w:pPr>
            <w:ins w:id="5953" w:author="Kumar Baral" w:date="2023-02-10T13:39:00Z">
              <w:r w:rsidRPr="00E5574C">
                <w:rPr>
                  <w:rFonts w:cs="Calibri"/>
                  <w:color w:val="000000"/>
                  <w:szCs w:val="22"/>
                  <w:lang w:bidi="ne-NP"/>
                  <w:rPrChange w:id="5954"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5955" w:author="Kumar Baral" w:date="2023-02-10T13:39:00Z"/>
                <w:rFonts w:cs="Calibri"/>
                <w:color w:val="000000"/>
                <w:szCs w:val="22"/>
                <w:lang w:bidi="ne-NP"/>
                <w:rPrChange w:id="5956" w:author="Kumar Baral" w:date="2023-02-10T14:10:00Z">
                  <w:rPr>
                    <w:ins w:id="5957" w:author="Kumar Baral" w:date="2023-02-10T13:39:00Z"/>
                    <w:rFonts w:ascii="Calibri" w:hAnsi="Calibri" w:cs="Calibri"/>
                    <w:color w:val="000000"/>
                    <w:szCs w:val="22"/>
                    <w:lang w:bidi="ne-NP"/>
                  </w:rPr>
                </w:rPrChange>
              </w:rPr>
            </w:pPr>
            <w:ins w:id="5958" w:author="Kumar Baral" w:date="2023-02-10T13:39:00Z">
              <w:r w:rsidRPr="00E5574C">
                <w:rPr>
                  <w:rFonts w:cs="Calibri"/>
                  <w:color w:val="000000"/>
                  <w:szCs w:val="22"/>
                  <w:lang w:bidi="ne-NP"/>
                  <w:rPrChange w:id="5959"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pPr>
              <w:spacing w:before="0" w:after="0" w:line="240" w:lineRule="auto"/>
              <w:jc w:val="left"/>
              <w:rPr>
                <w:ins w:id="5960" w:author="Kumar Baral" w:date="2023-02-10T13:40:00Z"/>
                <w:rFonts w:cs="Calibri"/>
                <w:color w:val="000000"/>
                <w:szCs w:val="22"/>
                <w:lang w:bidi="ne-NP"/>
                <w:rPrChange w:id="5961" w:author="Kumar Baral" w:date="2023-02-10T14:10:00Z">
                  <w:rPr>
                    <w:ins w:id="5962" w:author="Kumar Baral" w:date="2023-02-10T13:40:00Z"/>
                    <w:rFonts w:ascii="Calibri" w:hAnsi="Calibri" w:cs="Calibri"/>
                    <w:color w:val="000000"/>
                    <w:szCs w:val="22"/>
                    <w:lang w:bidi="ne-NP"/>
                  </w:rPr>
                </w:rPrChange>
              </w:rPr>
              <w:pPrChange w:id="5963" w:author="Kumar Baral" w:date="2023-02-10T13:42:00Z">
                <w:pPr>
                  <w:spacing w:before="0" w:after="0" w:line="240" w:lineRule="auto"/>
                  <w:jc w:val="right"/>
                </w:pPr>
              </w:pPrChange>
            </w:pPr>
            <w:ins w:id="5964" w:author="Kumar Baral" w:date="2023-02-10T13:40:00Z">
              <w:r w:rsidRPr="00E5574C">
                <w:rPr>
                  <w:rFonts w:cs="Calibri"/>
                  <w:color w:val="000000"/>
                  <w:szCs w:val="22"/>
                  <w:lang w:bidi="ne-NP"/>
                  <w:rPrChange w:id="5965"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596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5967" w:author="Kumar Baral" w:date="2023-02-10T13:39:00Z"/>
                <w:rFonts w:cs="Calibri"/>
                <w:color w:val="000000"/>
                <w:szCs w:val="22"/>
                <w:lang w:bidi="ne-NP"/>
              </w:rPr>
            </w:pPr>
            <w:ins w:id="5968" w:author="Kumar Baral" w:date="2023-02-10T13:39:00Z">
              <w:r w:rsidRPr="00E5574C">
                <w:rPr>
                  <w:rFonts w:cs="Calibri"/>
                  <w:color w:val="000000"/>
                  <w:szCs w:val="22"/>
                  <w:lang w:bidi="ne-NP"/>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5969" w:author="Kumar Baral" w:date="2023-02-10T13:39:00Z"/>
                <w:rFonts w:cs="Calibri"/>
                <w:color w:val="000000"/>
                <w:szCs w:val="22"/>
                <w:lang w:bidi="ne-NP"/>
              </w:rPr>
            </w:pPr>
            <w:ins w:id="5970" w:author="Kumar Baral" w:date="2023-02-10T13:39:00Z">
              <w:r w:rsidRPr="00E5574C">
                <w:rPr>
                  <w:rFonts w:cs="Calibri"/>
                  <w:color w:val="000000"/>
                  <w:szCs w:val="22"/>
                  <w:lang w:bidi="ne-NP"/>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5971" w:author="Kumar Baral" w:date="2023-02-10T13:39:00Z"/>
                <w:rFonts w:cs="Calibri"/>
                <w:color w:val="000000"/>
                <w:szCs w:val="22"/>
                <w:lang w:bidi="ne-NP"/>
                <w:rPrChange w:id="5972" w:author="Kumar Baral" w:date="2023-02-10T14:10:00Z">
                  <w:rPr>
                    <w:ins w:id="5973" w:author="Kumar Baral" w:date="2023-02-10T13:39:00Z"/>
                    <w:rFonts w:ascii="Calibri" w:hAnsi="Calibri" w:cs="Calibri"/>
                    <w:color w:val="000000"/>
                    <w:szCs w:val="22"/>
                    <w:lang w:bidi="ne-NP"/>
                  </w:rPr>
                </w:rPrChange>
              </w:rPr>
            </w:pPr>
            <w:ins w:id="5974" w:author="Kumar Baral" w:date="2023-02-10T13:39:00Z">
              <w:r w:rsidRPr="00E5574C">
                <w:rPr>
                  <w:rFonts w:cs="Calibri"/>
                  <w:color w:val="000000"/>
                  <w:szCs w:val="22"/>
                  <w:lang w:bidi="ne-NP"/>
                  <w:rPrChange w:id="5975"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5976" w:author="Kumar Baral" w:date="2023-02-10T13:39:00Z"/>
                <w:rFonts w:cs="Calibri"/>
                <w:color w:val="000000"/>
                <w:szCs w:val="22"/>
                <w:lang w:bidi="ne-NP"/>
                <w:rPrChange w:id="5977" w:author="Kumar Baral" w:date="2023-02-10T14:10:00Z">
                  <w:rPr>
                    <w:ins w:id="5978" w:author="Kumar Baral" w:date="2023-02-10T13:39:00Z"/>
                    <w:rFonts w:ascii="Calibri" w:hAnsi="Calibri" w:cs="Calibri"/>
                    <w:color w:val="000000"/>
                    <w:szCs w:val="22"/>
                    <w:lang w:bidi="ne-NP"/>
                  </w:rPr>
                </w:rPrChange>
              </w:rPr>
            </w:pPr>
            <w:ins w:id="5979" w:author="Kumar Baral" w:date="2023-02-10T13:39:00Z">
              <w:r w:rsidRPr="00E5574C">
                <w:rPr>
                  <w:rFonts w:cs="Calibri"/>
                  <w:color w:val="000000"/>
                  <w:szCs w:val="22"/>
                  <w:lang w:bidi="ne-NP"/>
                  <w:rPrChange w:id="5980"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pPr>
              <w:spacing w:before="0" w:after="0" w:line="240" w:lineRule="auto"/>
              <w:jc w:val="left"/>
              <w:rPr>
                <w:ins w:id="5981" w:author="Kumar Baral" w:date="2023-02-10T13:40:00Z"/>
                <w:rFonts w:cs="Calibri"/>
                <w:color w:val="000000"/>
                <w:szCs w:val="22"/>
                <w:lang w:bidi="ne-NP"/>
                <w:rPrChange w:id="5982" w:author="Kumar Baral" w:date="2023-02-10T14:10:00Z">
                  <w:rPr>
                    <w:ins w:id="5983" w:author="Kumar Baral" w:date="2023-02-10T13:40:00Z"/>
                    <w:rFonts w:ascii="Calibri" w:hAnsi="Calibri" w:cs="Calibri"/>
                    <w:color w:val="000000"/>
                    <w:szCs w:val="22"/>
                    <w:lang w:bidi="ne-NP"/>
                  </w:rPr>
                </w:rPrChange>
              </w:rPr>
              <w:pPrChange w:id="5984" w:author="Kumar Baral" w:date="2023-02-10T13:42:00Z">
                <w:pPr>
                  <w:spacing w:before="0" w:after="0" w:line="240" w:lineRule="auto"/>
                  <w:jc w:val="right"/>
                </w:pPr>
              </w:pPrChange>
            </w:pPr>
            <w:ins w:id="5985" w:author="Kumar Baral" w:date="2023-02-10T13:41:00Z">
              <w:r w:rsidRPr="00E5574C">
                <w:rPr>
                  <w:rFonts w:cs="Calibri"/>
                  <w:color w:val="000000"/>
                  <w:szCs w:val="22"/>
                  <w:lang w:bidi="ne-NP"/>
                  <w:rPrChange w:id="5986"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598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5988" w:author="Kumar Baral" w:date="2023-02-10T13:39:00Z"/>
                <w:rFonts w:cs="Calibri"/>
                <w:color w:val="000000"/>
                <w:szCs w:val="22"/>
                <w:lang w:bidi="ne-NP"/>
              </w:rPr>
            </w:pPr>
            <w:ins w:id="5989" w:author="Kumar Baral" w:date="2023-02-10T13:39:00Z">
              <w:r w:rsidRPr="00E5574C">
                <w:rPr>
                  <w:rFonts w:cs="Calibri"/>
                  <w:color w:val="000000"/>
                  <w:szCs w:val="22"/>
                  <w:lang w:bidi="ne-NP"/>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5990" w:author="Kumar Baral" w:date="2023-02-10T13:39:00Z"/>
                <w:rFonts w:cs="Calibri"/>
                <w:color w:val="000000"/>
                <w:szCs w:val="22"/>
                <w:lang w:bidi="ne-NP"/>
              </w:rPr>
            </w:pPr>
            <w:ins w:id="5991" w:author="Kumar Baral" w:date="2023-02-10T13:39:00Z">
              <w:r w:rsidRPr="00E5574C">
                <w:rPr>
                  <w:rFonts w:cs="Calibri"/>
                  <w:color w:val="000000"/>
                  <w:szCs w:val="22"/>
                  <w:lang w:bidi="ne-NP"/>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5992" w:author="Kumar Baral" w:date="2023-02-10T13:39:00Z"/>
                <w:rFonts w:cs="Calibri"/>
                <w:color w:val="000000"/>
                <w:szCs w:val="22"/>
                <w:lang w:bidi="ne-NP"/>
                <w:rPrChange w:id="5993" w:author="Kumar Baral" w:date="2023-02-10T14:10:00Z">
                  <w:rPr>
                    <w:ins w:id="5994" w:author="Kumar Baral" w:date="2023-02-10T13:39:00Z"/>
                    <w:rFonts w:ascii="Calibri" w:hAnsi="Calibri" w:cs="Calibri"/>
                    <w:color w:val="000000"/>
                    <w:szCs w:val="22"/>
                    <w:lang w:bidi="ne-NP"/>
                  </w:rPr>
                </w:rPrChange>
              </w:rPr>
            </w:pPr>
            <w:ins w:id="5995" w:author="Kumar Baral" w:date="2023-02-10T13:39:00Z">
              <w:r w:rsidRPr="00E5574C">
                <w:rPr>
                  <w:rFonts w:cs="Calibri"/>
                  <w:color w:val="000000"/>
                  <w:szCs w:val="22"/>
                  <w:lang w:bidi="ne-NP"/>
                  <w:rPrChange w:id="5996"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5997" w:author="Kumar Baral" w:date="2023-02-10T13:39:00Z"/>
                <w:rFonts w:cs="Calibri"/>
                <w:color w:val="000000"/>
                <w:szCs w:val="22"/>
                <w:lang w:bidi="ne-NP"/>
                <w:rPrChange w:id="5998" w:author="Kumar Baral" w:date="2023-02-10T14:10:00Z">
                  <w:rPr>
                    <w:ins w:id="5999" w:author="Kumar Baral" w:date="2023-02-10T13:39:00Z"/>
                    <w:rFonts w:ascii="Calibri" w:hAnsi="Calibri" w:cs="Calibri"/>
                    <w:color w:val="000000"/>
                    <w:szCs w:val="22"/>
                    <w:lang w:bidi="ne-NP"/>
                  </w:rPr>
                </w:rPrChange>
              </w:rPr>
            </w:pPr>
            <w:ins w:id="6000" w:author="Kumar Baral" w:date="2023-02-10T13:39:00Z">
              <w:r w:rsidRPr="00E5574C">
                <w:rPr>
                  <w:rFonts w:cs="Calibri"/>
                  <w:color w:val="000000"/>
                  <w:szCs w:val="22"/>
                  <w:lang w:bidi="ne-NP"/>
                  <w:rPrChange w:id="6001"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pPr>
              <w:spacing w:before="0" w:after="0" w:line="240" w:lineRule="auto"/>
              <w:jc w:val="left"/>
              <w:rPr>
                <w:ins w:id="6002" w:author="Kumar Baral" w:date="2023-02-10T13:40:00Z"/>
                <w:rFonts w:cs="Calibri"/>
                <w:color w:val="000000"/>
                <w:szCs w:val="22"/>
                <w:lang w:bidi="ne-NP"/>
                <w:rPrChange w:id="6003" w:author="Kumar Baral" w:date="2023-02-10T14:10:00Z">
                  <w:rPr>
                    <w:ins w:id="6004" w:author="Kumar Baral" w:date="2023-02-10T13:40:00Z"/>
                    <w:rFonts w:ascii="Calibri" w:hAnsi="Calibri" w:cs="Calibri"/>
                    <w:color w:val="000000"/>
                    <w:szCs w:val="22"/>
                    <w:lang w:bidi="ne-NP"/>
                  </w:rPr>
                </w:rPrChange>
              </w:rPr>
              <w:pPrChange w:id="6005" w:author="Kumar Baral" w:date="2023-02-10T13:42:00Z">
                <w:pPr>
                  <w:spacing w:before="0" w:after="0" w:line="240" w:lineRule="auto"/>
                  <w:jc w:val="right"/>
                </w:pPr>
              </w:pPrChange>
            </w:pPr>
          </w:p>
        </w:tc>
      </w:tr>
      <w:tr w:rsidR="00E5574C" w:rsidRPr="00E5574C" w14:paraId="2EDF4CA8" w14:textId="7A2F6724" w:rsidTr="00E5574C">
        <w:trPr>
          <w:trHeight w:val="234"/>
          <w:ins w:id="600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6007" w:author="Kumar Baral" w:date="2023-02-10T13:39:00Z"/>
                <w:rFonts w:cs="Calibri"/>
                <w:color w:val="000000"/>
                <w:szCs w:val="22"/>
                <w:lang w:bidi="ne-NP"/>
              </w:rPr>
            </w:pPr>
            <w:ins w:id="6008" w:author="Kumar Baral" w:date="2023-02-10T13:39:00Z">
              <w:r w:rsidRPr="00E5574C">
                <w:rPr>
                  <w:rFonts w:cs="Calibri"/>
                  <w:color w:val="000000"/>
                  <w:szCs w:val="22"/>
                  <w:lang w:bidi="ne-NP"/>
                </w:rPr>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6009" w:author="Kumar Baral" w:date="2023-02-10T13:39:00Z"/>
                <w:rFonts w:cs="Calibri"/>
                <w:color w:val="000000"/>
                <w:szCs w:val="22"/>
                <w:lang w:bidi="ne-NP"/>
              </w:rPr>
            </w:pPr>
            <w:ins w:id="6010" w:author="Kumar Baral" w:date="2023-02-10T13:39:00Z">
              <w:r w:rsidRPr="00E5574C">
                <w:rPr>
                  <w:rFonts w:cs="Calibri"/>
                  <w:color w:val="000000"/>
                  <w:szCs w:val="22"/>
                  <w:lang w:bidi="ne-NP"/>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6011" w:author="Kumar Baral" w:date="2023-02-10T13:39:00Z"/>
                <w:rFonts w:cs="Calibri"/>
                <w:color w:val="000000"/>
                <w:szCs w:val="22"/>
                <w:lang w:bidi="ne-NP"/>
                <w:rPrChange w:id="6012" w:author="Kumar Baral" w:date="2023-02-10T14:10:00Z">
                  <w:rPr>
                    <w:ins w:id="6013" w:author="Kumar Baral" w:date="2023-02-10T13:39:00Z"/>
                    <w:rFonts w:ascii="Calibri" w:hAnsi="Calibri" w:cs="Calibri"/>
                    <w:color w:val="000000"/>
                    <w:szCs w:val="22"/>
                    <w:lang w:bidi="ne-NP"/>
                  </w:rPr>
                </w:rPrChange>
              </w:rPr>
            </w:pPr>
            <w:ins w:id="6014" w:author="Kumar Baral" w:date="2023-02-10T13:39:00Z">
              <w:r w:rsidRPr="00E5574C">
                <w:rPr>
                  <w:rFonts w:cs="Calibri"/>
                  <w:color w:val="000000"/>
                  <w:szCs w:val="22"/>
                  <w:lang w:bidi="ne-NP"/>
                  <w:rPrChange w:id="6015"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6016" w:author="Kumar Baral" w:date="2023-02-10T13:39:00Z"/>
                <w:rFonts w:cs="Calibri"/>
                <w:color w:val="000000"/>
                <w:szCs w:val="22"/>
                <w:lang w:bidi="ne-NP"/>
                <w:rPrChange w:id="6017" w:author="Kumar Baral" w:date="2023-02-10T14:10:00Z">
                  <w:rPr>
                    <w:ins w:id="6018" w:author="Kumar Baral" w:date="2023-02-10T13:39:00Z"/>
                    <w:rFonts w:ascii="Calibri" w:hAnsi="Calibri" w:cs="Calibri"/>
                    <w:color w:val="000000"/>
                    <w:szCs w:val="22"/>
                    <w:lang w:bidi="ne-NP"/>
                  </w:rPr>
                </w:rPrChange>
              </w:rPr>
            </w:pPr>
            <w:ins w:id="6019" w:author="Kumar Baral" w:date="2023-02-10T13:39:00Z">
              <w:r w:rsidRPr="00E5574C">
                <w:rPr>
                  <w:rFonts w:cs="Calibri"/>
                  <w:color w:val="000000"/>
                  <w:szCs w:val="22"/>
                  <w:lang w:bidi="ne-NP"/>
                  <w:rPrChange w:id="6020"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pPr>
              <w:spacing w:before="0" w:after="0" w:line="240" w:lineRule="auto"/>
              <w:jc w:val="left"/>
              <w:rPr>
                <w:ins w:id="6021" w:author="Kumar Baral" w:date="2023-02-10T13:40:00Z"/>
                <w:rFonts w:cs="Calibri"/>
                <w:color w:val="000000"/>
                <w:szCs w:val="22"/>
                <w:lang w:bidi="ne-NP"/>
                <w:rPrChange w:id="6022" w:author="Kumar Baral" w:date="2023-02-10T14:10:00Z">
                  <w:rPr>
                    <w:ins w:id="6023" w:author="Kumar Baral" w:date="2023-02-10T13:40:00Z"/>
                    <w:rFonts w:ascii="Calibri" w:hAnsi="Calibri" w:cs="Calibri"/>
                    <w:color w:val="000000"/>
                    <w:szCs w:val="22"/>
                    <w:lang w:bidi="ne-NP"/>
                  </w:rPr>
                </w:rPrChange>
              </w:rPr>
              <w:pPrChange w:id="6024" w:author="Kumar Baral" w:date="2023-02-10T13:42:00Z">
                <w:pPr>
                  <w:spacing w:before="0" w:after="0" w:line="240" w:lineRule="auto"/>
                  <w:jc w:val="right"/>
                </w:pPr>
              </w:pPrChange>
            </w:pPr>
          </w:p>
        </w:tc>
      </w:tr>
      <w:tr w:rsidR="00E5574C" w:rsidRPr="00E5574C" w14:paraId="739F540C" w14:textId="71551F5B" w:rsidTr="00E5574C">
        <w:trPr>
          <w:trHeight w:val="234"/>
          <w:ins w:id="6025"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6026" w:author="Kumar Baral" w:date="2023-02-10T13:39:00Z"/>
                <w:rFonts w:cs="Calibri"/>
                <w:color w:val="000000"/>
                <w:szCs w:val="22"/>
                <w:lang w:bidi="ne-NP"/>
              </w:rPr>
            </w:pPr>
            <w:ins w:id="6027" w:author="Kumar Baral" w:date="2023-02-10T13:39:00Z">
              <w:r w:rsidRPr="00E5574C">
                <w:rPr>
                  <w:rFonts w:cs="Calibri"/>
                  <w:color w:val="000000"/>
                  <w:szCs w:val="22"/>
                  <w:lang w:bidi="ne-NP"/>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6028" w:author="Kumar Baral" w:date="2023-02-10T13:39:00Z"/>
                <w:rFonts w:cs="Calibri"/>
                <w:color w:val="000000"/>
                <w:szCs w:val="22"/>
                <w:lang w:bidi="ne-NP"/>
              </w:rPr>
            </w:pPr>
            <w:ins w:id="6029" w:author="Kumar Baral" w:date="2023-02-10T13:39:00Z">
              <w:r w:rsidRPr="00E5574C">
                <w:rPr>
                  <w:rFonts w:cs="Calibri"/>
                  <w:color w:val="000000"/>
                  <w:szCs w:val="22"/>
                  <w:lang w:bidi="ne-NP"/>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6030" w:author="Kumar Baral" w:date="2023-02-10T13:39:00Z"/>
                <w:rFonts w:cs="Calibri"/>
                <w:color w:val="000000"/>
                <w:szCs w:val="22"/>
                <w:lang w:bidi="ne-NP"/>
                <w:rPrChange w:id="6031" w:author="Kumar Baral" w:date="2023-02-10T14:10:00Z">
                  <w:rPr>
                    <w:ins w:id="6032" w:author="Kumar Baral" w:date="2023-02-10T13:39:00Z"/>
                    <w:rFonts w:ascii="Calibri" w:hAnsi="Calibri" w:cs="Calibri"/>
                    <w:color w:val="000000"/>
                    <w:szCs w:val="22"/>
                    <w:lang w:bidi="ne-NP"/>
                  </w:rPr>
                </w:rPrChange>
              </w:rPr>
            </w:pPr>
            <w:ins w:id="6033" w:author="Kumar Baral" w:date="2023-02-10T13:39:00Z">
              <w:r w:rsidRPr="00E5574C">
                <w:rPr>
                  <w:rFonts w:cs="Calibri"/>
                  <w:color w:val="000000"/>
                  <w:szCs w:val="22"/>
                  <w:lang w:bidi="ne-NP"/>
                  <w:rPrChange w:id="6034"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6035" w:author="Kumar Baral" w:date="2023-02-10T13:39:00Z"/>
                <w:rFonts w:cs="Calibri"/>
                <w:color w:val="000000"/>
                <w:szCs w:val="22"/>
                <w:lang w:bidi="ne-NP"/>
                <w:rPrChange w:id="6036" w:author="Kumar Baral" w:date="2023-02-10T14:10:00Z">
                  <w:rPr>
                    <w:ins w:id="6037" w:author="Kumar Baral" w:date="2023-02-10T13:39:00Z"/>
                    <w:rFonts w:ascii="Calibri" w:hAnsi="Calibri" w:cs="Calibri"/>
                    <w:color w:val="000000"/>
                    <w:szCs w:val="22"/>
                    <w:lang w:bidi="ne-NP"/>
                  </w:rPr>
                </w:rPrChange>
              </w:rPr>
            </w:pPr>
            <w:ins w:id="6038" w:author="Kumar Baral" w:date="2023-02-10T13:39:00Z">
              <w:r w:rsidRPr="00E5574C">
                <w:rPr>
                  <w:rFonts w:cs="Calibri"/>
                  <w:color w:val="000000"/>
                  <w:szCs w:val="22"/>
                  <w:lang w:bidi="ne-NP"/>
                  <w:rPrChange w:id="6039"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pPr>
              <w:spacing w:before="0" w:after="0" w:line="240" w:lineRule="auto"/>
              <w:jc w:val="left"/>
              <w:rPr>
                <w:ins w:id="6040" w:author="Kumar Baral" w:date="2023-02-10T13:40:00Z"/>
                <w:rFonts w:cs="Calibri"/>
                <w:color w:val="000000"/>
                <w:szCs w:val="22"/>
                <w:lang w:bidi="ne-NP"/>
                <w:rPrChange w:id="6041" w:author="Kumar Baral" w:date="2023-02-10T14:10:00Z">
                  <w:rPr>
                    <w:ins w:id="6042" w:author="Kumar Baral" w:date="2023-02-10T13:40:00Z"/>
                    <w:rFonts w:ascii="Calibri" w:hAnsi="Calibri" w:cs="Calibri"/>
                    <w:color w:val="000000"/>
                    <w:szCs w:val="22"/>
                    <w:lang w:bidi="ne-NP"/>
                  </w:rPr>
                </w:rPrChange>
              </w:rPr>
              <w:pPrChange w:id="6043" w:author="Kumar Baral" w:date="2023-02-10T13:42:00Z">
                <w:pPr>
                  <w:spacing w:before="0" w:after="0" w:line="240" w:lineRule="auto"/>
                  <w:jc w:val="right"/>
                </w:pPr>
              </w:pPrChange>
            </w:pPr>
          </w:p>
        </w:tc>
      </w:tr>
      <w:tr w:rsidR="00E5574C" w:rsidRPr="00E5574C" w14:paraId="35E52FD2" w14:textId="58223E8A" w:rsidTr="00E5574C">
        <w:trPr>
          <w:trHeight w:val="234"/>
          <w:ins w:id="6044"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6045" w:author="Kumar Baral" w:date="2023-02-10T13:39:00Z"/>
                <w:rFonts w:cs="Calibri"/>
                <w:color w:val="000000"/>
                <w:szCs w:val="22"/>
                <w:lang w:bidi="ne-NP"/>
              </w:rPr>
            </w:pPr>
            <w:ins w:id="6046" w:author="Kumar Baral" w:date="2023-02-10T13:39:00Z">
              <w:r w:rsidRPr="00E5574C">
                <w:rPr>
                  <w:rFonts w:cs="Calibri"/>
                  <w:color w:val="000000"/>
                  <w:szCs w:val="22"/>
                  <w:lang w:bidi="ne-NP"/>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6047" w:author="Kumar Baral" w:date="2023-02-10T13:39:00Z"/>
                <w:rFonts w:cs="Calibri"/>
                <w:color w:val="000000"/>
                <w:szCs w:val="22"/>
                <w:lang w:bidi="ne-NP"/>
              </w:rPr>
            </w:pPr>
            <w:ins w:id="6048" w:author="Kumar Baral" w:date="2023-02-10T13:39:00Z">
              <w:r w:rsidRPr="00E5574C">
                <w:rPr>
                  <w:rFonts w:cs="Calibri"/>
                  <w:color w:val="000000"/>
                  <w:szCs w:val="22"/>
                  <w:lang w:bidi="ne-NP"/>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6049" w:author="Kumar Baral" w:date="2023-02-10T13:39:00Z"/>
                <w:rFonts w:cs="Calibri"/>
                <w:color w:val="000000"/>
                <w:szCs w:val="22"/>
                <w:lang w:bidi="ne-NP"/>
                <w:rPrChange w:id="6050" w:author="Kumar Baral" w:date="2023-02-10T14:10:00Z">
                  <w:rPr>
                    <w:ins w:id="6051" w:author="Kumar Baral" w:date="2023-02-10T13:39:00Z"/>
                    <w:rFonts w:ascii="Calibri" w:hAnsi="Calibri" w:cs="Calibri"/>
                    <w:color w:val="000000"/>
                    <w:szCs w:val="22"/>
                    <w:lang w:bidi="ne-NP"/>
                  </w:rPr>
                </w:rPrChange>
              </w:rPr>
            </w:pPr>
            <w:ins w:id="6052" w:author="Kumar Baral" w:date="2023-02-10T13:39:00Z">
              <w:r w:rsidRPr="00E5574C">
                <w:rPr>
                  <w:rFonts w:cs="Calibri"/>
                  <w:color w:val="000000"/>
                  <w:szCs w:val="22"/>
                  <w:lang w:bidi="ne-NP"/>
                  <w:rPrChange w:id="6053"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6054" w:author="Kumar Baral" w:date="2023-02-10T13:39:00Z"/>
                <w:rFonts w:cs="Calibri"/>
                <w:color w:val="000000"/>
                <w:szCs w:val="22"/>
                <w:lang w:bidi="ne-NP"/>
                <w:rPrChange w:id="6055" w:author="Kumar Baral" w:date="2023-02-10T14:10:00Z">
                  <w:rPr>
                    <w:ins w:id="6056" w:author="Kumar Baral" w:date="2023-02-10T13:39:00Z"/>
                    <w:rFonts w:ascii="Calibri" w:hAnsi="Calibri" w:cs="Calibri"/>
                    <w:color w:val="000000"/>
                    <w:szCs w:val="22"/>
                    <w:lang w:bidi="ne-NP"/>
                  </w:rPr>
                </w:rPrChange>
              </w:rPr>
            </w:pPr>
            <w:ins w:id="6057" w:author="Kumar Baral" w:date="2023-02-10T13:39:00Z">
              <w:r w:rsidRPr="00E5574C">
                <w:rPr>
                  <w:rFonts w:cs="Calibri"/>
                  <w:color w:val="000000"/>
                  <w:szCs w:val="22"/>
                  <w:lang w:bidi="ne-NP"/>
                  <w:rPrChange w:id="6058"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pPr>
              <w:spacing w:before="0" w:after="0" w:line="240" w:lineRule="auto"/>
              <w:jc w:val="left"/>
              <w:rPr>
                <w:ins w:id="6059" w:author="Kumar Baral" w:date="2023-02-10T13:40:00Z"/>
                <w:rFonts w:cs="Calibri"/>
                <w:color w:val="000000"/>
                <w:szCs w:val="22"/>
                <w:lang w:bidi="ne-NP"/>
                <w:rPrChange w:id="6060" w:author="Kumar Baral" w:date="2023-02-10T14:10:00Z">
                  <w:rPr>
                    <w:ins w:id="6061" w:author="Kumar Baral" w:date="2023-02-10T13:40:00Z"/>
                    <w:rFonts w:ascii="Calibri" w:hAnsi="Calibri" w:cs="Calibri"/>
                    <w:color w:val="000000"/>
                    <w:szCs w:val="22"/>
                    <w:lang w:bidi="ne-NP"/>
                  </w:rPr>
                </w:rPrChange>
              </w:rPr>
              <w:pPrChange w:id="6062" w:author="Kumar Baral" w:date="2023-02-10T13:42:00Z">
                <w:pPr>
                  <w:spacing w:before="0" w:after="0" w:line="240" w:lineRule="auto"/>
                  <w:jc w:val="right"/>
                </w:pPr>
              </w:pPrChange>
            </w:pPr>
          </w:p>
        </w:tc>
      </w:tr>
      <w:tr w:rsidR="00E5574C" w:rsidRPr="00E5574C" w14:paraId="1D3D5EF8" w14:textId="2C410492" w:rsidTr="00E5574C">
        <w:trPr>
          <w:trHeight w:val="234"/>
          <w:ins w:id="606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6064" w:author="Kumar Baral" w:date="2023-02-10T13:39:00Z"/>
                <w:rFonts w:cs="Calibri"/>
                <w:color w:val="000000"/>
                <w:szCs w:val="22"/>
                <w:lang w:bidi="ne-NP"/>
              </w:rPr>
            </w:pPr>
            <w:ins w:id="6065" w:author="Kumar Baral" w:date="2023-02-10T13:39:00Z">
              <w:r w:rsidRPr="00E5574C">
                <w:rPr>
                  <w:rFonts w:cs="Calibri"/>
                  <w:color w:val="000000"/>
                  <w:szCs w:val="22"/>
                  <w:lang w:bidi="ne-NP"/>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6066" w:author="Kumar Baral" w:date="2023-02-10T13:39:00Z"/>
                <w:rFonts w:cs="Calibri"/>
                <w:color w:val="000000"/>
                <w:szCs w:val="22"/>
                <w:lang w:bidi="ne-NP"/>
              </w:rPr>
            </w:pPr>
            <w:ins w:id="6067" w:author="Kumar Baral" w:date="2023-02-10T13:39:00Z">
              <w:r w:rsidRPr="00E5574C">
                <w:rPr>
                  <w:rFonts w:cs="Calibri"/>
                  <w:color w:val="000000"/>
                  <w:szCs w:val="22"/>
                  <w:lang w:bidi="ne-NP"/>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6068" w:author="Kumar Baral" w:date="2023-02-10T13:39:00Z"/>
                <w:rFonts w:cs="Calibri"/>
                <w:color w:val="000000"/>
                <w:szCs w:val="22"/>
                <w:lang w:bidi="ne-NP"/>
                <w:rPrChange w:id="6069" w:author="Kumar Baral" w:date="2023-02-10T14:10:00Z">
                  <w:rPr>
                    <w:ins w:id="6070" w:author="Kumar Baral" w:date="2023-02-10T13:39:00Z"/>
                    <w:rFonts w:ascii="Calibri" w:hAnsi="Calibri" w:cs="Calibri"/>
                    <w:color w:val="000000"/>
                    <w:szCs w:val="22"/>
                    <w:lang w:bidi="ne-NP"/>
                  </w:rPr>
                </w:rPrChange>
              </w:rPr>
            </w:pPr>
            <w:ins w:id="6071" w:author="Kumar Baral" w:date="2023-02-10T13:39:00Z">
              <w:r w:rsidRPr="00E5574C">
                <w:rPr>
                  <w:rFonts w:cs="Calibri"/>
                  <w:color w:val="000000"/>
                  <w:szCs w:val="22"/>
                  <w:lang w:bidi="ne-NP"/>
                  <w:rPrChange w:id="6072"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6073" w:author="Kumar Baral" w:date="2023-02-10T13:39:00Z"/>
                <w:rFonts w:cs="Calibri"/>
                <w:color w:val="000000"/>
                <w:szCs w:val="22"/>
                <w:lang w:bidi="ne-NP"/>
                <w:rPrChange w:id="6074" w:author="Kumar Baral" w:date="2023-02-10T14:10:00Z">
                  <w:rPr>
                    <w:ins w:id="6075" w:author="Kumar Baral" w:date="2023-02-10T13:39:00Z"/>
                    <w:rFonts w:ascii="Calibri" w:hAnsi="Calibri" w:cs="Calibri"/>
                    <w:color w:val="000000"/>
                    <w:szCs w:val="22"/>
                    <w:lang w:bidi="ne-NP"/>
                  </w:rPr>
                </w:rPrChange>
              </w:rPr>
            </w:pPr>
            <w:ins w:id="6076" w:author="Kumar Baral" w:date="2023-02-10T13:39:00Z">
              <w:r w:rsidRPr="00E5574C">
                <w:rPr>
                  <w:rFonts w:cs="Calibri"/>
                  <w:color w:val="000000"/>
                  <w:szCs w:val="22"/>
                  <w:lang w:bidi="ne-NP"/>
                  <w:rPrChange w:id="6077"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pPr>
              <w:spacing w:before="0" w:after="0" w:line="240" w:lineRule="auto"/>
              <w:jc w:val="left"/>
              <w:rPr>
                <w:ins w:id="6078" w:author="Kumar Baral" w:date="2023-02-10T13:40:00Z"/>
                <w:rFonts w:cs="Calibri"/>
                <w:color w:val="000000"/>
                <w:szCs w:val="22"/>
                <w:lang w:bidi="ne-NP"/>
                <w:rPrChange w:id="6079" w:author="Kumar Baral" w:date="2023-02-10T14:10:00Z">
                  <w:rPr>
                    <w:ins w:id="6080" w:author="Kumar Baral" w:date="2023-02-10T13:40:00Z"/>
                    <w:rFonts w:ascii="Calibri" w:hAnsi="Calibri" w:cs="Calibri"/>
                    <w:color w:val="000000"/>
                    <w:szCs w:val="22"/>
                    <w:lang w:bidi="ne-NP"/>
                  </w:rPr>
                </w:rPrChange>
              </w:rPr>
              <w:pPrChange w:id="6081" w:author="Kumar Baral" w:date="2023-02-10T13:42:00Z">
                <w:pPr>
                  <w:spacing w:before="0" w:after="0" w:line="240" w:lineRule="auto"/>
                  <w:jc w:val="right"/>
                </w:pPr>
              </w:pPrChange>
            </w:pPr>
          </w:p>
        </w:tc>
      </w:tr>
      <w:tr w:rsidR="00E5574C" w:rsidRPr="00E5574C" w14:paraId="7B77C308" w14:textId="586E2AA9" w:rsidTr="00E5574C">
        <w:trPr>
          <w:trHeight w:val="234"/>
          <w:ins w:id="608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6083" w:author="Kumar Baral" w:date="2023-02-10T13:39:00Z"/>
                <w:rFonts w:cs="Calibri"/>
                <w:color w:val="000000"/>
                <w:szCs w:val="22"/>
                <w:lang w:bidi="ne-NP"/>
              </w:rPr>
            </w:pPr>
            <w:ins w:id="6084" w:author="Kumar Baral" w:date="2023-02-10T13:39:00Z">
              <w:r w:rsidRPr="00E5574C">
                <w:rPr>
                  <w:rFonts w:cs="Calibri"/>
                  <w:color w:val="000000"/>
                  <w:szCs w:val="22"/>
                  <w:lang w:bidi="ne-NP"/>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6085" w:author="Kumar Baral" w:date="2023-02-10T13:39:00Z"/>
                <w:rFonts w:cs="Calibri"/>
                <w:color w:val="000000"/>
                <w:szCs w:val="22"/>
                <w:lang w:bidi="ne-NP"/>
              </w:rPr>
            </w:pPr>
            <w:ins w:id="6086" w:author="Kumar Baral" w:date="2023-02-10T13:39:00Z">
              <w:r w:rsidRPr="00E5574C">
                <w:rPr>
                  <w:rFonts w:cs="Calibri"/>
                  <w:color w:val="000000"/>
                  <w:szCs w:val="22"/>
                  <w:lang w:bidi="ne-NP"/>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6087" w:author="Kumar Baral" w:date="2023-02-10T13:39:00Z"/>
                <w:rFonts w:cs="Calibri"/>
                <w:color w:val="000000"/>
                <w:szCs w:val="22"/>
                <w:lang w:bidi="ne-NP"/>
                <w:rPrChange w:id="6088" w:author="Kumar Baral" w:date="2023-02-10T14:10:00Z">
                  <w:rPr>
                    <w:ins w:id="6089" w:author="Kumar Baral" w:date="2023-02-10T13:39:00Z"/>
                    <w:rFonts w:ascii="Calibri" w:hAnsi="Calibri" w:cs="Calibri"/>
                    <w:color w:val="000000"/>
                    <w:szCs w:val="22"/>
                    <w:lang w:bidi="ne-NP"/>
                  </w:rPr>
                </w:rPrChange>
              </w:rPr>
            </w:pPr>
            <w:ins w:id="6090" w:author="Kumar Baral" w:date="2023-02-10T13:39:00Z">
              <w:r w:rsidRPr="00E5574C">
                <w:rPr>
                  <w:rFonts w:cs="Calibri"/>
                  <w:color w:val="000000"/>
                  <w:szCs w:val="22"/>
                  <w:lang w:bidi="ne-NP"/>
                  <w:rPrChange w:id="6091"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6092" w:author="Kumar Baral" w:date="2023-02-10T13:39:00Z"/>
                <w:rFonts w:cs="Calibri"/>
                <w:color w:val="000000"/>
                <w:szCs w:val="22"/>
                <w:lang w:bidi="ne-NP"/>
                <w:rPrChange w:id="6093" w:author="Kumar Baral" w:date="2023-02-10T14:10:00Z">
                  <w:rPr>
                    <w:ins w:id="6094" w:author="Kumar Baral" w:date="2023-02-10T13:39:00Z"/>
                    <w:rFonts w:ascii="Calibri" w:hAnsi="Calibri" w:cs="Calibri"/>
                    <w:color w:val="000000"/>
                    <w:szCs w:val="22"/>
                    <w:lang w:bidi="ne-NP"/>
                  </w:rPr>
                </w:rPrChange>
              </w:rPr>
            </w:pPr>
            <w:ins w:id="6095" w:author="Kumar Baral" w:date="2023-02-10T13:39:00Z">
              <w:r w:rsidRPr="00E5574C">
                <w:rPr>
                  <w:rFonts w:cs="Calibri"/>
                  <w:color w:val="000000"/>
                  <w:szCs w:val="22"/>
                  <w:lang w:bidi="ne-NP"/>
                  <w:rPrChange w:id="6096"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pPr>
              <w:spacing w:before="0" w:after="0" w:line="240" w:lineRule="auto"/>
              <w:jc w:val="left"/>
              <w:rPr>
                <w:ins w:id="6097" w:author="Kumar Baral" w:date="2023-02-10T13:40:00Z"/>
                <w:rFonts w:cs="Calibri"/>
                <w:color w:val="000000"/>
                <w:szCs w:val="22"/>
                <w:lang w:bidi="ne-NP"/>
                <w:rPrChange w:id="6098" w:author="Kumar Baral" w:date="2023-02-10T14:10:00Z">
                  <w:rPr>
                    <w:ins w:id="6099" w:author="Kumar Baral" w:date="2023-02-10T13:40:00Z"/>
                    <w:rFonts w:ascii="Calibri" w:hAnsi="Calibri" w:cs="Calibri"/>
                    <w:color w:val="000000"/>
                    <w:szCs w:val="22"/>
                    <w:lang w:bidi="ne-NP"/>
                  </w:rPr>
                </w:rPrChange>
              </w:rPr>
              <w:pPrChange w:id="6100" w:author="Kumar Baral" w:date="2023-02-10T13:42:00Z">
                <w:pPr>
                  <w:spacing w:before="0" w:after="0" w:line="240" w:lineRule="auto"/>
                  <w:jc w:val="right"/>
                </w:pPr>
              </w:pPrChange>
            </w:pPr>
          </w:p>
        </w:tc>
      </w:tr>
      <w:tr w:rsidR="00E5574C" w:rsidRPr="00E5574C" w14:paraId="70905C97" w14:textId="3E0EAC5B" w:rsidTr="00E5574C">
        <w:trPr>
          <w:trHeight w:val="234"/>
          <w:ins w:id="610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6102" w:author="Kumar Baral" w:date="2023-02-10T13:39:00Z"/>
                <w:rFonts w:cs="Calibri"/>
                <w:color w:val="000000"/>
                <w:szCs w:val="22"/>
                <w:lang w:bidi="ne-NP"/>
              </w:rPr>
            </w:pPr>
            <w:ins w:id="6103" w:author="Kumar Baral" w:date="2023-02-10T13:39:00Z">
              <w:r w:rsidRPr="00E5574C">
                <w:rPr>
                  <w:rFonts w:cs="Calibri"/>
                  <w:color w:val="000000"/>
                  <w:szCs w:val="22"/>
                  <w:lang w:bidi="ne-NP"/>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6104" w:author="Kumar Baral" w:date="2023-02-10T13:39:00Z"/>
                <w:rFonts w:cs="Calibri"/>
                <w:color w:val="000000"/>
                <w:szCs w:val="22"/>
                <w:lang w:bidi="ne-NP"/>
              </w:rPr>
            </w:pPr>
            <w:ins w:id="6105" w:author="Kumar Baral" w:date="2023-02-10T13:39:00Z">
              <w:r w:rsidRPr="00E5574C">
                <w:rPr>
                  <w:rFonts w:cs="Calibri"/>
                  <w:color w:val="000000"/>
                  <w:szCs w:val="22"/>
                  <w:lang w:bidi="ne-NP"/>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6106" w:author="Kumar Baral" w:date="2023-02-10T13:39:00Z"/>
                <w:rFonts w:cs="Calibri"/>
                <w:color w:val="000000"/>
                <w:szCs w:val="22"/>
                <w:lang w:bidi="ne-NP"/>
                <w:rPrChange w:id="6107" w:author="Kumar Baral" w:date="2023-02-10T14:10:00Z">
                  <w:rPr>
                    <w:ins w:id="6108" w:author="Kumar Baral" w:date="2023-02-10T13:39:00Z"/>
                    <w:rFonts w:ascii="Calibri" w:hAnsi="Calibri" w:cs="Calibri"/>
                    <w:color w:val="000000"/>
                    <w:szCs w:val="22"/>
                    <w:lang w:bidi="ne-NP"/>
                  </w:rPr>
                </w:rPrChange>
              </w:rPr>
            </w:pPr>
            <w:ins w:id="6109" w:author="Kumar Baral" w:date="2023-02-10T13:39:00Z">
              <w:r w:rsidRPr="00E5574C">
                <w:rPr>
                  <w:rFonts w:cs="Calibri"/>
                  <w:color w:val="000000"/>
                  <w:szCs w:val="22"/>
                  <w:lang w:bidi="ne-NP"/>
                  <w:rPrChange w:id="6110"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6111" w:author="Kumar Baral" w:date="2023-02-10T13:39:00Z"/>
                <w:rFonts w:cs="Calibri"/>
                <w:color w:val="000000"/>
                <w:szCs w:val="22"/>
                <w:lang w:bidi="ne-NP"/>
                <w:rPrChange w:id="6112" w:author="Kumar Baral" w:date="2023-02-10T14:10:00Z">
                  <w:rPr>
                    <w:ins w:id="6113" w:author="Kumar Baral" w:date="2023-02-10T13:39:00Z"/>
                    <w:rFonts w:ascii="Calibri" w:hAnsi="Calibri" w:cs="Calibri"/>
                    <w:color w:val="000000"/>
                    <w:szCs w:val="22"/>
                    <w:lang w:bidi="ne-NP"/>
                  </w:rPr>
                </w:rPrChange>
              </w:rPr>
            </w:pPr>
            <w:ins w:id="6114" w:author="Kumar Baral" w:date="2023-02-10T13:39:00Z">
              <w:r w:rsidRPr="00E5574C">
                <w:rPr>
                  <w:rFonts w:cs="Calibri"/>
                  <w:color w:val="000000"/>
                  <w:szCs w:val="22"/>
                  <w:lang w:bidi="ne-NP"/>
                  <w:rPrChange w:id="6115"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pPr>
              <w:spacing w:before="0" w:after="0" w:line="240" w:lineRule="auto"/>
              <w:jc w:val="left"/>
              <w:rPr>
                <w:ins w:id="6116" w:author="Kumar Baral" w:date="2023-02-10T13:40:00Z"/>
                <w:rFonts w:cs="Calibri"/>
                <w:color w:val="000000"/>
                <w:szCs w:val="22"/>
                <w:lang w:bidi="ne-NP"/>
                <w:rPrChange w:id="6117" w:author="Kumar Baral" w:date="2023-02-10T14:10:00Z">
                  <w:rPr>
                    <w:ins w:id="6118" w:author="Kumar Baral" w:date="2023-02-10T13:40:00Z"/>
                    <w:rFonts w:ascii="Calibri" w:hAnsi="Calibri" w:cs="Calibri"/>
                    <w:color w:val="000000"/>
                    <w:szCs w:val="22"/>
                    <w:lang w:bidi="ne-NP"/>
                  </w:rPr>
                </w:rPrChange>
              </w:rPr>
              <w:pPrChange w:id="6119" w:author="Kumar Baral" w:date="2023-02-10T13:42:00Z">
                <w:pPr>
                  <w:spacing w:before="0" w:after="0" w:line="240" w:lineRule="auto"/>
                  <w:jc w:val="right"/>
                </w:pPr>
              </w:pPrChange>
            </w:pPr>
          </w:p>
        </w:tc>
      </w:tr>
      <w:tr w:rsidR="00E5574C" w:rsidRPr="00E5574C" w14:paraId="34F433A1" w14:textId="4286DA72" w:rsidTr="00E5574C">
        <w:trPr>
          <w:trHeight w:val="234"/>
          <w:ins w:id="612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6121" w:author="Kumar Baral" w:date="2023-02-10T13:39:00Z"/>
                <w:rFonts w:cs="Calibri"/>
                <w:color w:val="000000"/>
                <w:szCs w:val="22"/>
                <w:lang w:bidi="ne-NP"/>
              </w:rPr>
            </w:pPr>
            <w:ins w:id="6122" w:author="Kumar Baral" w:date="2023-02-10T13:39:00Z">
              <w:r w:rsidRPr="00E5574C">
                <w:rPr>
                  <w:rFonts w:cs="Calibri"/>
                  <w:color w:val="000000"/>
                  <w:szCs w:val="22"/>
                  <w:lang w:bidi="ne-NP"/>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6123" w:author="Kumar Baral" w:date="2023-02-10T13:39:00Z"/>
                <w:rFonts w:cs="Calibri"/>
                <w:color w:val="000000"/>
                <w:szCs w:val="22"/>
                <w:lang w:bidi="ne-NP"/>
              </w:rPr>
            </w:pPr>
            <w:ins w:id="6124" w:author="Kumar Baral" w:date="2023-02-10T13:39:00Z">
              <w:r w:rsidRPr="00E5574C">
                <w:rPr>
                  <w:rFonts w:cs="Calibri"/>
                  <w:color w:val="000000"/>
                  <w:szCs w:val="22"/>
                  <w:lang w:bidi="ne-NP"/>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6125" w:author="Kumar Baral" w:date="2023-02-10T13:39:00Z"/>
                <w:rFonts w:cs="Calibri"/>
                <w:color w:val="000000"/>
                <w:szCs w:val="22"/>
                <w:lang w:bidi="ne-NP"/>
                <w:rPrChange w:id="6126" w:author="Kumar Baral" w:date="2023-02-10T14:10:00Z">
                  <w:rPr>
                    <w:ins w:id="6127" w:author="Kumar Baral" w:date="2023-02-10T13:39:00Z"/>
                    <w:rFonts w:ascii="Calibri" w:hAnsi="Calibri" w:cs="Calibri"/>
                    <w:color w:val="000000"/>
                    <w:szCs w:val="22"/>
                    <w:lang w:bidi="ne-NP"/>
                  </w:rPr>
                </w:rPrChange>
              </w:rPr>
            </w:pPr>
            <w:ins w:id="6128" w:author="Kumar Baral" w:date="2023-02-10T13:39:00Z">
              <w:r w:rsidRPr="00E5574C">
                <w:rPr>
                  <w:rFonts w:cs="Calibri"/>
                  <w:color w:val="000000"/>
                  <w:szCs w:val="22"/>
                  <w:lang w:bidi="ne-NP"/>
                  <w:rPrChange w:id="6129"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6130" w:author="Kumar Baral" w:date="2023-02-10T13:39:00Z"/>
                <w:rFonts w:cs="Calibri"/>
                <w:color w:val="000000"/>
                <w:szCs w:val="22"/>
                <w:lang w:bidi="ne-NP"/>
                <w:rPrChange w:id="6131" w:author="Kumar Baral" w:date="2023-02-10T14:10:00Z">
                  <w:rPr>
                    <w:ins w:id="6132" w:author="Kumar Baral" w:date="2023-02-10T13:39:00Z"/>
                    <w:rFonts w:ascii="Calibri" w:hAnsi="Calibri" w:cs="Calibri"/>
                    <w:color w:val="000000"/>
                    <w:szCs w:val="22"/>
                    <w:lang w:bidi="ne-NP"/>
                  </w:rPr>
                </w:rPrChange>
              </w:rPr>
            </w:pPr>
            <w:ins w:id="6133" w:author="Kumar Baral" w:date="2023-02-10T13:39:00Z">
              <w:r w:rsidRPr="00E5574C">
                <w:rPr>
                  <w:rFonts w:cs="Calibri"/>
                  <w:color w:val="000000"/>
                  <w:szCs w:val="22"/>
                  <w:lang w:bidi="ne-NP"/>
                  <w:rPrChange w:id="6134"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pPr>
              <w:spacing w:before="0" w:after="0" w:line="240" w:lineRule="auto"/>
              <w:jc w:val="left"/>
              <w:rPr>
                <w:ins w:id="6135" w:author="Kumar Baral" w:date="2023-02-10T13:40:00Z"/>
                <w:rFonts w:cs="Calibri"/>
                <w:color w:val="000000"/>
                <w:szCs w:val="22"/>
                <w:lang w:bidi="ne-NP"/>
                <w:rPrChange w:id="6136" w:author="Kumar Baral" w:date="2023-02-10T14:10:00Z">
                  <w:rPr>
                    <w:ins w:id="6137" w:author="Kumar Baral" w:date="2023-02-10T13:40:00Z"/>
                    <w:rFonts w:ascii="Calibri" w:hAnsi="Calibri" w:cs="Calibri"/>
                    <w:color w:val="000000"/>
                    <w:szCs w:val="22"/>
                    <w:lang w:bidi="ne-NP"/>
                  </w:rPr>
                </w:rPrChange>
              </w:rPr>
              <w:pPrChange w:id="6138" w:author="Kumar Baral" w:date="2023-02-10T13:42:00Z">
                <w:pPr>
                  <w:spacing w:before="0" w:after="0" w:line="240" w:lineRule="auto"/>
                  <w:jc w:val="right"/>
                </w:pPr>
              </w:pPrChange>
            </w:pPr>
            <w:ins w:id="6139" w:author="Kumar Baral" w:date="2023-02-10T13:41:00Z">
              <w:r w:rsidRPr="00E5574C">
                <w:rPr>
                  <w:rFonts w:cs="Calibri"/>
                  <w:color w:val="000000"/>
                  <w:szCs w:val="22"/>
                  <w:lang w:bidi="ne-NP"/>
                  <w:rPrChange w:id="6140" w:author="Kumar Baral" w:date="2023-02-10T14:10:00Z">
                    <w:rPr>
                      <w:rFonts w:ascii="Calibri" w:hAnsi="Calibri" w:cs="Calibri"/>
                      <w:color w:val="000000"/>
                      <w:szCs w:val="22"/>
                      <w:lang w:bidi="ne-NP"/>
                    </w:rPr>
                  </w:rPrChange>
                </w:rPr>
                <w:t>Incomplete data</w:t>
              </w:r>
            </w:ins>
          </w:p>
        </w:tc>
      </w:tr>
    </w:tbl>
    <w:p w14:paraId="464E5750" w14:textId="54BDF04E" w:rsidR="007A7967" w:rsidRDefault="00F3344A" w:rsidP="00E5574C">
      <w:pPr>
        <w:rPr>
          <w:ins w:id="6141" w:author="Kumar Baral" w:date="2023-02-13T10:37:00Z"/>
        </w:rPr>
      </w:pPr>
      <w:ins w:id="6142" w:author="Kumar Baral" w:date="2023-02-10T13:42:00Z">
        <w:r>
          <w:lastRenderedPageBreak/>
          <w:t xml:space="preserve">The </w:t>
        </w:r>
      </w:ins>
      <w:ins w:id="6143" w:author="Kumar Baral" w:date="2023-02-10T14:11:00Z">
        <w:r w:rsidR="00E5574C">
          <w:t xml:space="preserve">mean </w:t>
        </w:r>
      </w:ins>
      <w:ins w:id="6144" w:author="Kumar Baral" w:date="2023-02-10T13:42:00Z">
        <w:r>
          <w:t>annual data series</w:t>
        </w:r>
      </w:ins>
      <w:ins w:id="6145" w:author="Kumar Baral" w:date="2023-02-10T14:12:00Z">
        <w:r w:rsidR="00E5574C">
          <w:t xml:space="preserve">, 5-years moving average and 10-years moving average </w:t>
        </w:r>
      </w:ins>
      <w:ins w:id="6146" w:author="Kumar Baral" w:date="2023-02-10T14:13:00Z">
        <w:r w:rsidR="00E5574C">
          <w:t>are</w:t>
        </w:r>
      </w:ins>
      <w:ins w:id="6147" w:author="Kumar Baral" w:date="2023-02-10T14:12:00Z">
        <w:r w:rsidR="00E5574C">
          <w:t xml:space="preserve"> </w:t>
        </w:r>
      </w:ins>
      <w:ins w:id="6148" w:author="Kumar Baral" w:date="2023-02-10T14:13:00Z">
        <w:r w:rsidR="00E5574C">
          <w:t>plotted in</w:t>
        </w:r>
      </w:ins>
      <w:ins w:id="6149" w:author="Kumar Baral" w:date="2023-02-10T14:12:00Z">
        <w:r w:rsidR="007A7967">
          <w:t xml:space="preserve"> the </w:t>
        </w:r>
      </w:ins>
      <w:ins w:id="6150" w:author="Kumar Baral" w:date="2023-02-13T10:38:00Z">
        <w:r w:rsidR="007A7967">
          <w:fldChar w:fldCharType="begin"/>
        </w:r>
        <w:r w:rsidR="007A7967">
          <w:instrText xml:space="preserve"> REF _Ref127177104 \h </w:instrText>
        </w:r>
      </w:ins>
      <w:r w:rsidR="007A7967">
        <w:fldChar w:fldCharType="separate"/>
      </w:r>
      <w:ins w:id="6151" w:author="Kumar Baral" w:date="2023-02-13T10:37:00Z">
        <w:r w:rsidR="00851CC9">
          <w:t xml:space="preserve">Figure </w:t>
        </w:r>
      </w:ins>
      <w:r w:rsidR="00851CC9">
        <w:rPr>
          <w:noProof/>
        </w:rPr>
        <w:t>1</w:t>
      </w:r>
      <w:ins w:id="6152" w:author="Kumar Baral" w:date="2023-02-13T14:03:00Z">
        <w:r w:rsidR="00851CC9">
          <w:noBreakHyphen/>
        </w:r>
      </w:ins>
      <w:r w:rsidR="00851CC9">
        <w:rPr>
          <w:noProof/>
        </w:rPr>
        <w:t>6</w:t>
      </w:r>
      <w:ins w:id="6153" w:author="Kumar Baral" w:date="2023-02-13T10:38:00Z">
        <w:r w:rsidR="007A7967">
          <w:fldChar w:fldCharType="end"/>
        </w:r>
      </w:ins>
      <w:ins w:id="6154" w:author="Kumar Baral" w:date="2023-02-10T14:12:00Z">
        <w:r w:rsidR="00E5574C">
          <w:t>.</w:t>
        </w:r>
      </w:ins>
      <w:ins w:id="6155" w:author="Kumar Baral" w:date="2023-02-13T10:51:00Z">
        <w:r w:rsidR="00CC2D59">
          <w:t xml:space="preserve"> The presence of gap in the plot of mean annual discharge indicates the upgrading work in Andhi Khola. The data is not available in that period of time. 5-year moving average and 10-year moving average is also plotted in the plot. </w:t>
        </w:r>
      </w:ins>
    </w:p>
    <w:p w14:paraId="6722581D" w14:textId="3CF9C9AC" w:rsidR="00C34729" w:rsidRDefault="00C34729" w:rsidP="00E5574C">
      <w:pPr>
        <w:rPr>
          <w:ins w:id="6156" w:author="Kumar Baral" w:date="2023-02-10T14:15:00Z"/>
        </w:rPr>
      </w:pPr>
      <w:ins w:id="6157" w:author="Kumar Baral" w:date="2023-02-13T10:37:00Z">
        <w:r>
          <w:rPr>
            <w:noProof/>
            <w:lang w:bidi="ne-NP"/>
          </w:rPr>
          <w:drawing>
            <wp:inline distT="0" distB="0" distL="0" distR="0" wp14:anchorId="55BAA6AC" wp14:editId="63B19D64">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4831CF98" w14:textId="5C1F74DE" w:rsidR="007A7967" w:rsidRDefault="007A7967">
      <w:pPr>
        <w:pStyle w:val="Caption"/>
        <w:rPr>
          <w:ins w:id="6158" w:author="Kumar Baral" w:date="2023-02-13T10:37:00Z"/>
        </w:rPr>
        <w:pPrChange w:id="6159" w:author="Kumar Baral" w:date="2023-02-13T10:37:00Z">
          <w:pPr/>
        </w:pPrChange>
      </w:pPr>
      <w:bookmarkStart w:id="6160" w:name="_Ref127177104"/>
      <w:bookmarkStart w:id="6161" w:name="_Toc127370376"/>
      <w:ins w:id="6162" w:author="Kumar Baral" w:date="2023-02-13T10:37:00Z">
        <w:r>
          <w:t xml:space="preserve">Figure </w:t>
        </w:r>
      </w:ins>
      <w:ins w:id="6163" w:author="Kumar Baral" w:date="2023-02-13T14:03:00Z">
        <w:r w:rsidR="00927B5D">
          <w:fldChar w:fldCharType="begin"/>
        </w:r>
        <w:r w:rsidR="00927B5D">
          <w:instrText xml:space="preserve"> STYLEREF 1 \s </w:instrText>
        </w:r>
      </w:ins>
      <w:r w:rsidR="00927B5D">
        <w:fldChar w:fldCharType="separate"/>
      </w:r>
      <w:r w:rsidR="00851CC9">
        <w:rPr>
          <w:noProof/>
        </w:rPr>
        <w:t>1</w:t>
      </w:r>
      <w:ins w:id="6164"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6</w:t>
      </w:r>
      <w:ins w:id="6165" w:author="Kumar Baral" w:date="2023-02-13T14:03:00Z">
        <w:r w:rsidR="00927B5D">
          <w:fldChar w:fldCharType="end"/>
        </w:r>
      </w:ins>
      <w:bookmarkEnd w:id="6160"/>
      <w:ins w:id="6166" w:author="Kumar Baral" w:date="2023-02-13T10:37:00Z">
        <w:r>
          <w:t>: Plot of Mean annual discharge, 5-years moving average, 10-years moving average</w:t>
        </w:r>
        <w:bookmarkEnd w:id="6161"/>
      </w:ins>
    </w:p>
    <w:p w14:paraId="697CFC28" w14:textId="71E82B44" w:rsidR="00CC2D59" w:rsidRDefault="007A7967" w:rsidP="00E5574C">
      <w:pPr>
        <w:rPr>
          <w:ins w:id="6167" w:author="Kumar Baral" w:date="2023-02-13T10:50:00Z"/>
        </w:rPr>
      </w:pPr>
      <w:ins w:id="6168" w:author="Kumar Baral" w:date="2023-02-13T10:45:00Z">
        <w:r>
          <w:fldChar w:fldCharType="begin"/>
        </w:r>
        <w:r>
          <w:instrText xml:space="preserve"> REF _Ref127177546 \h </w:instrText>
        </w:r>
      </w:ins>
      <w:r>
        <w:fldChar w:fldCharType="separate"/>
      </w:r>
      <w:ins w:id="6169" w:author="Kumar Baral" w:date="2023-02-13T10:44:00Z">
        <w:r w:rsidR="00851CC9">
          <w:t xml:space="preserve">Figure </w:t>
        </w:r>
      </w:ins>
      <w:r w:rsidR="00851CC9">
        <w:rPr>
          <w:noProof/>
        </w:rPr>
        <w:t>1</w:t>
      </w:r>
      <w:ins w:id="6170" w:author="Kumar Baral" w:date="2023-02-13T14:03:00Z">
        <w:r w:rsidR="00851CC9">
          <w:noBreakHyphen/>
        </w:r>
      </w:ins>
      <w:r w:rsidR="00851CC9">
        <w:rPr>
          <w:noProof/>
        </w:rPr>
        <w:t>7</w:t>
      </w:r>
      <w:ins w:id="6171" w:author="Kumar Baral" w:date="2023-02-13T10:45:00Z">
        <w:r>
          <w:fldChar w:fldCharType="end"/>
        </w:r>
        <w:r>
          <w:t xml:space="preserve"> shows the plot of auto</w:t>
        </w:r>
      </w:ins>
      <w:r w:rsidR="00B7569D">
        <w:t xml:space="preserve"> </w:t>
      </w:r>
      <w:ins w:id="6172" w:author="Kumar Baral" w:date="2023-02-13T10:45:00Z">
        <w:r>
          <w:t>correlation function (ACF)</w:t>
        </w:r>
      </w:ins>
      <w:ins w:id="6173" w:author="Kumar Baral" w:date="2023-02-13T10:46:00Z">
        <w:r>
          <w:t xml:space="preserve"> </w:t>
        </w:r>
      </w:ins>
      <w:ins w:id="6174" w:author="Kumar Baral" w:date="2023-02-13T10:45:00Z">
        <w:r>
          <w:t>vs</w:t>
        </w:r>
      </w:ins>
      <w:ins w:id="6175" w:author="Kumar Baral" w:date="2023-02-13T10:46:00Z">
        <w:r>
          <w:t xml:space="preserve"> different lag</w:t>
        </w:r>
      </w:ins>
      <w:ins w:id="6176" w:author="Kumar Baral" w:date="2023-02-13T10:47:00Z">
        <w:r>
          <w:t xml:space="preserve"> for the mean annual discharge of Andhikhola</w:t>
        </w:r>
      </w:ins>
      <w:ins w:id="6177" w:author="Kumar Baral" w:date="2023-02-13T10:46:00Z">
        <w:r>
          <w:t xml:space="preserve">. </w:t>
        </w:r>
      </w:ins>
      <w:ins w:id="6178" w:author="Kumar Baral" w:date="2023-02-13T10:47:00Z">
        <w:r w:rsidR="00CC2D59">
          <w:t xml:space="preserve">Here in the plot, the shaded </w:t>
        </w:r>
      </w:ins>
      <w:r w:rsidR="002D09A2">
        <w:t>region in y-axis</w:t>
      </w:r>
      <w:ins w:id="6179" w:author="Kumar Baral" w:date="2023-02-13T10:47:00Z">
        <w:r w:rsidR="00CC2D59">
          <w:t xml:space="preserve"> </w:t>
        </w:r>
      </w:ins>
      <w:ins w:id="6180" w:author="Kumar Baral" w:date="2023-02-13T10:48:00Z">
        <w:r w:rsidR="00CC2D59">
          <w:t xml:space="preserve">from [-0.5 0.5] is the confidence limit. </w:t>
        </w:r>
      </w:ins>
      <w:r w:rsidR="001E3856">
        <w:t xml:space="preserve">Since, </w:t>
      </w:r>
      <w:ins w:id="6181" w:author="Kumar Baral" w:date="2023-02-13T10:48:00Z">
        <w:r w:rsidR="00CC2D59">
          <w:t>Lag</w:t>
        </w:r>
      </w:ins>
      <w:ins w:id="6182" w:author="Kumar Baral" w:date="2023-02-13T10:49:00Z">
        <w:r w:rsidR="00CC2D59">
          <w:t xml:space="preserve"> </w:t>
        </w:r>
      </w:ins>
      <w:ins w:id="6183" w:author="Kumar Baral" w:date="2023-02-13T10:48:00Z">
        <w:r w:rsidR="00CC2D59">
          <w:t>(1) lies within the confidence limit</w:t>
        </w:r>
      </w:ins>
      <w:r w:rsidR="001E3856">
        <w:t xml:space="preserve"> it is concluded that </w:t>
      </w:r>
      <w:ins w:id="6184" w:author="Kumar Baral" w:date="2023-02-13T10:48:00Z">
        <w:r w:rsidR="00CC2D59">
          <w:t xml:space="preserve">there is no persistence in the series of mean annual </w:t>
        </w:r>
      </w:ins>
      <w:ins w:id="6185" w:author="Kumar Baral" w:date="2023-02-13T10:49:00Z">
        <w:r w:rsidR="00CC2D59">
          <w:t>discharge</w:t>
        </w:r>
      </w:ins>
      <w:ins w:id="6186" w:author="Kumar Baral" w:date="2023-02-13T10:48:00Z">
        <w:r w:rsidR="00CC2D59">
          <w:t>.</w:t>
        </w:r>
      </w:ins>
      <w:ins w:id="6187" w:author="Kumar Baral" w:date="2023-02-13T10:49:00Z">
        <w:r w:rsidR="00CC2D59">
          <w:t xml:space="preserve"> </w:t>
        </w:r>
      </w:ins>
      <w:ins w:id="6188" w:author="Kumar Baral" w:date="2023-02-13T10:48:00Z">
        <w:r w:rsidR="00CC2D59">
          <w:t xml:space="preserve"> </w:t>
        </w:r>
      </w:ins>
      <w:ins w:id="6189" w:author="Kumar Baral" w:date="2023-02-13T10:49:00Z">
        <w:r w:rsidR="00CC2D59">
          <w:t xml:space="preserve">The persistence in the data is said to be present </w:t>
        </w:r>
      </w:ins>
      <w:r w:rsidR="00163039">
        <w:t xml:space="preserve">only </w:t>
      </w:r>
      <w:ins w:id="6190" w:author="Kumar Baral" w:date="2023-02-13T10:49:00Z">
        <w:r w:rsidR="00CC2D59">
          <w:t xml:space="preserve">if the correlation of the lag (1) lies outside of the confidence limit. </w:t>
        </w:r>
      </w:ins>
      <w:ins w:id="6191" w:author="Kumar Baral" w:date="2023-02-10T14:34:00Z">
        <w:r w:rsidR="00D878B3">
          <w:t>On such case, pre whitening of data is necessary</w:t>
        </w:r>
      </w:ins>
      <w:ins w:id="6192" w:author="Kumar Baral" w:date="2023-02-13T10:49:00Z">
        <w:r w:rsidR="00CC2D59">
          <w:t xml:space="preserve"> to remove the </w:t>
        </w:r>
      </w:ins>
      <w:ins w:id="6193" w:author="Kumar Baral" w:date="2023-02-13T10:50:00Z">
        <w:r w:rsidR="00CC2D59">
          <w:t xml:space="preserve">persistence. </w:t>
        </w:r>
      </w:ins>
    </w:p>
    <w:p w14:paraId="6B7A0ADD" w14:textId="30312C4B" w:rsidR="00EE5920" w:rsidRDefault="00D878B3" w:rsidP="00E5574C">
      <w:pPr>
        <w:rPr>
          <w:ins w:id="6194" w:author="Kumar Baral" w:date="2023-02-10T14:37:00Z"/>
        </w:rPr>
      </w:pPr>
      <w:ins w:id="6195" w:author="Kumar Baral" w:date="2023-02-10T14:35:00Z">
        <w:r>
          <w:t>Now, the Man-</w:t>
        </w:r>
      </w:ins>
      <w:ins w:id="6196" w:author="Kumar Baral" w:date="2023-02-12T12:11:00Z">
        <w:r w:rsidR="00694E10">
          <w:t>Kendall</w:t>
        </w:r>
      </w:ins>
      <w:ins w:id="6197" w:author="Kumar Baral" w:date="2023-02-10T14:35:00Z">
        <w:r>
          <w:t xml:space="preserve"> test can be </w:t>
        </w:r>
      </w:ins>
      <w:ins w:id="6198" w:author="Kumar Baral" w:date="2023-02-10T14:36:00Z">
        <w:r>
          <w:t>proceeded</w:t>
        </w:r>
      </w:ins>
      <w:ins w:id="6199" w:author="Kumar Baral" w:date="2023-02-10T14:35:00Z">
        <w:r>
          <w:t xml:space="preserve">. </w:t>
        </w:r>
      </w:ins>
      <w:ins w:id="6200" w:author="Kumar Baral" w:date="2023-02-10T14:36:00Z">
        <w:r>
          <w:t xml:space="preserve"> The result of Man-Kendall test is simple and represented by MK test statistics, tau and probability of exceedance values. </w:t>
        </w:r>
      </w:ins>
    </w:p>
    <w:p w14:paraId="6FB7638F" w14:textId="13C8E859" w:rsidR="00EE5920" w:rsidRDefault="00EE5920" w:rsidP="00E5574C">
      <w:pPr>
        <w:rPr>
          <w:ins w:id="6201" w:author="Kumar Baral" w:date="2023-02-10T14:24:00Z"/>
        </w:rPr>
      </w:pPr>
    </w:p>
    <w:p w14:paraId="6E23692E" w14:textId="278493AE" w:rsidR="00EE5920" w:rsidRDefault="00EE5920" w:rsidP="00E5574C">
      <w:pPr>
        <w:rPr>
          <w:ins w:id="6202" w:author="Kumar Baral" w:date="2023-02-10T14:25:00Z"/>
        </w:rPr>
      </w:pPr>
      <w:ins w:id="6203" w:author="Kumar Baral" w:date="2023-02-10T14:24:00Z">
        <w:r w:rsidRPr="00EE5920">
          <w:rPr>
            <w:noProof/>
            <w:lang w:bidi="ne-NP"/>
          </w:rPr>
          <w:lastRenderedPageBreak/>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093" cy="3691384"/>
                      </a:xfrm>
                      <a:prstGeom prst="rect">
                        <a:avLst/>
                      </a:prstGeom>
                      <a:ln>
                        <a:solidFill>
                          <a:schemeClr val="tx1"/>
                        </a:solidFill>
                      </a:ln>
                    </pic:spPr>
                  </pic:pic>
                </a:graphicData>
              </a:graphic>
            </wp:inline>
          </w:drawing>
        </w:r>
      </w:ins>
    </w:p>
    <w:p w14:paraId="2F5E0F46" w14:textId="230C314E" w:rsidR="00EE5920" w:rsidRDefault="007A7967">
      <w:pPr>
        <w:pStyle w:val="Caption"/>
        <w:rPr>
          <w:ins w:id="6204" w:author="Kumar Baral" w:date="2023-02-10T14:25:00Z"/>
        </w:rPr>
        <w:pPrChange w:id="6205" w:author="Kumar Baral" w:date="2023-02-13T10:44:00Z">
          <w:pPr/>
        </w:pPrChange>
      </w:pPr>
      <w:bookmarkStart w:id="6206" w:name="_Ref127177546"/>
      <w:bookmarkStart w:id="6207" w:name="_Toc127370377"/>
      <w:ins w:id="6208" w:author="Kumar Baral" w:date="2023-02-13T10:44:00Z">
        <w:r>
          <w:t xml:space="preserve">Figure </w:t>
        </w:r>
      </w:ins>
      <w:ins w:id="6209" w:author="Kumar Baral" w:date="2023-02-13T14:03:00Z">
        <w:r w:rsidR="00927B5D">
          <w:fldChar w:fldCharType="begin"/>
        </w:r>
        <w:r w:rsidR="00927B5D">
          <w:instrText xml:space="preserve"> STYLEREF 1 \s </w:instrText>
        </w:r>
      </w:ins>
      <w:r w:rsidR="00927B5D">
        <w:fldChar w:fldCharType="separate"/>
      </w:r>
      <w:r w:rsidR="00851CC9">
        <w:rPr>
          <w:noProof/>
        </w:rPr>
        <w:t>1</w:t>
      </w:r>
      <w:ins w:id="6210"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51CC9">
        <w:rPr>
          <w:noProof/>
        </w:rPr>
        <w:t>7</w:t>
      </w:r>
      <w:ins w:id="6211" w:author="Kumar Baral" w:date="2023-02-13T14:03:00Z">
        <w:r w:rsidR="00927B5D">
          <w:fldChar w:fldCharType="end"/>
        </w:r>
      </w:ins>
      <w:bookmarkEnd w:id="6206"/>
      <w:ins w:id="6212" w:author="Kumar Baral" w:date="2023-02-13T10:44:00Z">
        <w:r>
          <w:t xml:space="preserve">: </w:t>
        </w:r>
      </w:ins>
      <w:ins w:id="6213" w:author="Kumar Baral" w:date="2023-02-10T14:25:00Z">
        <w:r w:rsidR="00EE5920">
          <w:t>Auto correlation function</w:t>
        </w:r>
      </w:ins>
      <w:ins w:id="6214" w:author="Kumar Baral" w:date="2023-02-13T10:44:00Z">
        <w:r>
          <w:t xml:space="preserve"> of mean </w:t>
        </w:r>
      </w:ins>
      <w:ins w:id="6215" w:author="Kumar Baral" w:date="2023-02-13T10:45:00Z">
        <w:r>
          <w:t>annual</w:t>
        </w:r>
      </w:ins>
      <w:ins w:id="6216" w:author="Kumar Baral" w:date="2023-02-13T10:44:00Z">
        <w:r>
          <w:t xml:space="preserve"> </w:t>
        </w:r>
      </w:ins>
      <w:ins w:id="6217" w:author="Kumar Baral" w:date="2023-02-13T10:45:00Z">
        <w:r>
          <w:t>discharge series of Andhikhola</w:t>
        </w:r>
      </w:ins>
      <w:ins w:id="6218" w:author="Kumar Baral" w:date="2023-02-10T14:25:00Z">
        <w:r w:rsidR="00EE5920">
          <w:t>.</w:t>
        </w:r>
        <w:bookmarkEnd w:id="6207"/>
        <w:r w:rsidR="00EE5920">
          <w:t xml:space="preserve"> </w:t>
        </w:r>
      </w:ins>
    </w:p>
    <w:p w14:paraId="59D20549" w14:textId="76171D21" w:rsidR="00CC2D59" w:rsidRDefault="008211B4">
      <w:pPr>
        <w:rPr>
          <w:ins w:id="6219" w:author="Kumar Baral" w:date="2023-02-13T10:54:00Z"/>
        </w:rPr>
      </w:pPr>
      <w:ins w:id="6220" w:author="Kumar Baral" w:date="2023-02-10T15:01:00Z">
        <w:r>
          <w:t xml:space="preserve">The monthly average </w:t>
        </w:r>
      </w:ins>
      <w:ins w:id="6221" w:author="Kumar Baral" w:date="2023-02-10T15:02:00Z">
        <w:r>
          <w:t xml:space="preserve">of each </w:t>
        </w:r>
      </w:ins>
      <w:ins w:id="6222" w:author="Kumar Baral" w:date="2023-02-10T15:05:00Z">
        <w:r>
          <w:t>month</w:t>
        </w:r>
      </w:ins>
      <w:ins w:id="6223" w:author="Kumar Baral" w:date="2023-02-10T15:02:00Z">
        <w:r>
          <w:t xml:space="preserve"> for</w:t>
        </w:r>
      </w:ins>
      <w:ins w:id="6224" w:author="Kumar Baral" w:date="2023-02-10T15:01:00Z">
        <w:r>
          <w:t xml:space="preserve"> different years is </w:t>
        </w:r>
      </w:ins>
      <w:ins w:id="6225" w:author="Kumar Baral" w:date="2023-02-10T15:02:00Z">
        <w:r>
          <w:t>also analyzed</w:t>
        </w:r>
      </w:ins>
      <w:r w:rsidR="00163039">
        <w:t xml:space="preserve"> and obtained as the series</w:t>
      </w:r>
      <w:ins w:id="6226" w:author="Kumar Baral" w:date="2023-02-10T15:02:00Z">
        <w:r>
          <w:t xml:space="preserve">. </w:t>
        </w:r>
      </w:ins>
      <w:ins w:id="6227" w:author="Kumar Baral" w:date="2023-02-10T15:05:00Z">
        <w:r>
          <w:t>The result of the M</w:t>
        </w:r>
        <w:r w:rsidR="00E47F01">
          <w:t>an</w:t>
        </w:r>
        <w:r>
          <w:t>-Kendall test is tabulated</w:t>
        </w:r>
      </w:ins>
      <w:ins w:id="6228"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6229" w:author="Kumar Baral" w:date="2023-02-13T10:54:00Z">
        <w:r w:rsidR="00851CC9">
          <w:t xml:space="preserve">Table </w:t>
        </w:r>
      </w:ins>
      <w:r w:rsidR="00851CC9">
        <w:rPr>
          <w:noProof/>
        </w:rPr>
        <w:t>1</w:t>
      </w:r>
      <w:ins w:id="6230" w:author="Kumar Baral" w:date="2023-02-13T14:27:00Z">
        <w:r w:rsidR="00851CC9">
          <w:noBreakHyphen/>
        </w:r>
      </w:ins>
      <w:r w:rsidR="00851CC9">
        <w:rPr>
          <w:noProof/>
        </w:rPr>
        <w:t>7</w:t>
      </w:r>
      <w:ins w:id="6231" w:author="Kumar Baral" w:date="2023-02-13T12:22:00Z">
        <w:r w:rsidR="008E1FA3">
          <w:fldChar w:fldCharType="end"/>
        </w:r>
      </w:ins>
      <w:ins w:id="6232" w:author="Kumar Baral" w:date="2023-02-10T15:05:00Z">
        <w:r>
          <w:t xml:space="preserve">. </w:t>
        </w:r>
      </w:ins>
      <w:ins w:id="6233" w:author="Kumar Baral" w:date="2023-02-13T10:52:00Z">
        <w:r w:rsidR="00CC2D59">
          <w:t xml:space="preserve">The correction of pre-whitening is only performed for 5-years moving average and 10-years moving average series. </w:t>
        </w:r>
      </w:ins>
      <w:ins w:id="6234" w:author="Kumar Baral" w:date="2023-02-13T10:53:00Z">
        <w:r w:rsidR="00CC2D59">
          <w:t>These series are originated from the mean annual discharge series so there is trace of the original data</w:t>
        </w:r>
      </w:ins>
      <w:ins w:id="6235" w:author="Kumar Baral" w:date="2023-02-13T12:23:00Z">
        <w:r w:rsidR="008E1FA3">
          <w:t xml:space="preserve"> in the series</w:t>
        </w:r>
      </w:ins>
      <w:ins w:id="6236" w:author="Kumar Baral" w:date="2023-02-13T10:53:00Z">
        <w:r w:rsidR="00CC2D59">
          <w:t>.</w:t>
        </w:r>
      </w:ins>
      <w:ins w:id="6237" w:author="Kumar Baral" w:date="2023-02-13T10:52:00Z">
        <w:r w:rsidR="00CC2D59">
          <w:t xml:space="preserve"> </w:t>
        </w:r>
      </w:ins>
      <w:ins w:id="6238" w:author="Kumar Baral" w:date="2023-02-10T15:05:00Z">
        <w:r>
          <w:t xml:space="preserve">The </w:t>
        </w:r>
      </w:ins>
      <w:ins w:id="6239" w:author="Kumar Baral" w:date="2023-02-10T15:06:00Z">
        <w:r w:rsidR="008E1FA3">
          <w:t>detail</w:t>
        </w:r>
        <w:r w:rsidR="00053B33">
          <w:t xml:space="preserve"> calculation and result</w:t>
        </w:r>
        <w:r>
          <w:t xml:space="preserve"> are presented in the annex of this report. </w:t>
        </w:r>
      </w:ins>
    </w:p>
    <w:p w14:paraId="36FEA0BD" w14:textId="1E93F19A" w:rsidR="00CC2D59" w:rsidRDefault="00CC2D59">
      <w:pPr>
        <w:pStyle w:val="Caption"/>
        <w:rPr>
          <w:ins w:id="6240" w:author="Kumar Baral" w:date="2023-02-10T15:18:00Z"/>
        </w:rPr>
        <w:pPrChange w:id="6241" w:author="Kumar Baral" w:date="2023-02-13T10:54:00Z">
          <w:pPr/>
        </w:pPrChange>
      </w:pPr>
      <w:bookmarkStart w:id="6242" w:name="_Ref127183355"/>
      <w:bookmarkStart w:id="6243" w:name="_Toc127370385"/>
      <w:ins w:id="6244" w:author="Kumar Baral" w:date="2023-02-13T10:54:00Z">
        <w:r>
          <w:t xml:space="preserve">Table </w:t>
        </w:r>
      </w:ins>
      <w:ins w:id="6245" w:author="Kumar Baral" w:date="2023-02-13T14:27:00Z">
        <w:r w:rsidR="00B132C2">
          <w:fldChar w:fldCharType="begin"/>
        </w:r>
        <w:r w:rsidR="00B132C2">
          <w:instrText xml:space="preserve"> STYLEREF 1 \s </w:instrText>
        </w:r>
      </w:ins>
      <w:r w:rsidR="00B132C2">
        <w:fldChar w:fldCharType="separate"/>
      </w:r>
      <w:r w:rsidR="00851CC9">
        <w:rPr>
          <w:noProof/>
        </w:rPr>
        <w:t>1</w:t>
      </w:r>
      <w:ins w:id="624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51CC9">
        <w:rPr>
          <w:noProof/>
        </w:rPr>
        <w:t>7</w:t>
      </w:r>
      <w:ins w:id="6247" w:author="Kumar Baral" w:date="2023-02-13T14:27:00Z">
        <w:r w:rsidR="00B132C2">
          <w:fldChar w:fldCharType="end"/>
        </w:r>
      </w:ins>
      <w:bookmarkEnd w:id="6242"/>
      <w:ins w:id="6248" w:author="Kumar Baral" w:date="2023-02-13T10:54:00Z">
        <w:r>
          <w:t>: Result of Man-</w:t>
        </w:r>
      </w:ins>
      <w:ins w:id="6249" w:author="Kumar Baral" w:date="2023-02-13T10:55:00Z">
        <w:r>
          <w:t>Kendall</w:t>
        </w:r>
      </w:ins>
      <w:ins w:id="6250" w:author="Kumar Baral" w:date="2023-02-13T10:54:00Z">
        <w:r>
          <w:t xml:space="preserve"> test for different discharge series</w:t>
        </w:r>
      </w:ins>
      <w:bookmarkEnd w:id="6243"/>
    </w:p>
    <w:tbl>
      <w:tblPr>
        <w:tblW w:w="9895" w:type="dxa"/>
        <w:tblLook w:val="04A0" w:firstRow="1" w:lastRow="0" w:firstColumn="1" w:lastColumn="0" w:noHBand="0" w:noVBand="1"/>
        <w:tblPrChange w:id="6251"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6252">
          <w:tblGrid>
            <w:gridCol w:w="2515"/>
            <w:gridCol w:w="1890"/>
            <w:gridCol w:w="102"/>
            <w:gridCol w:w="1788"/>
            <w:gridCol w:w="92"/>
            <w:gridCol w:w="2277"/>
            <w:gridCol w:w="1095"/>
          </w:tblGrid>
        </w:tblGridChange>
      </w:tblGrid>
      <w:tr w:rsidR="00065B02" w:rsidRPr="00065B02" w14:paraId="3ECE6E92" w14:textId="77777777" w:rsidTr="00E47F01">
        <w:trPr>
          <w:trHeight w:val="495"/>
          <w:ins w:id="6253" w:author="Kumar Baral" w:date="2023-02-10T15:32:00Z"/>
          <w:trPrChange w:id="6254"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6255"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61FFEC2" w:rsidR="00065B02" w:rsidRPr="00065B02" w:rsidRDefault="00065B02" w:rsidP="00065B02">
            <w:pPr>
              <w:spacing w:before="0" w:after="0" w:line="240" w:lineRule="auto"/>
              <w:jc w:val="left"/>
              <w:rPr>
                <w:ins w:id="6256" w:author="Kumar Baral" w:date="2023-02-10T15:32:00Z"/>
                <w:rFonts w:cs="Calibri"/>
                <w:color w:val="000000"/>
                <w:szCs w:val="22"/>
                <w:lang w:bidi="ne-NP"/>
              </w:rPr>
            </w:pPr>
            <w:ins w:id="6257" w:author="Kumar Baral" w:date="2023-02-10T15:32:00Z">
              <w:r w:rsidRPr="00065B02">
                <w:rPr>
                  <w:rFonts w:cs="Calibri"/>
                  <w:color w:val="000000"/>
                  <w:szCs w:val="22"/>
                  <w:lang w:bidi="ne-NP"/>
                </w:rPr>
                <w:t>Description</w:t>
              </w:r>
            </w:ins>
            <w:r w:rsidR="001E3856">
              <w:rPr>
                <w:rFonts w:cs="Calibri"/>
                <w:color w:val="000000"/>
                <w:szCs w:val="22"/>
                <w:lang w:bidi="ne-NP"/>
              </w:rPr>
              <w:t>/Data Series</w:t>
            </w:r>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6258"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6259" w:author="Kumar Baral" w:date="2023-02-10T15:32:00Z"/>
                <w:rFonts w:cs="Calibri"/>
                <w:color w:val="000000"/>
                <w:szCs w:val="22"/>
                <w:lang w:bidi="ne-NP"/>
              </w:rPr>
            </w:pPr>
            <w:ins w:id="6260"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6261"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6262" w:author="Kumar Baral" w:date="2023-02-10T17:28:00Z"/>
                <w:rFonts w:cs="Calibri"/>
                <w:color w:val="000000"/>
                <w:szCs w:val="22"/>
                <w:lang w:bidi="ne-NP"/>
              </w:rPr>
            </w:pPr>
            <w:ins w:id="6263"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6264" w:author="Kumar Baral" w:date="2023-02-10T15:32:00Z"/>
                <w:rFonts w:cs="Calibri"/>
                <w:color w:val="000000"/>
                <w:szCs w:val="22"/>
                <w:lang w:bidi="ne-NP"/>
              </w:rPr>
            </w:pPr>
            <w:ins w:id="6265"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6266"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6267" w:author="Kumar Baral" w:date="2023-02-10T15:34:00Z"/>
                <w:rFonts w:cs="Calibri"/>
                <w:color w:val="000000"/>
                <w:szCs w:val="22"/>
                <w:lang w:bidi="ne-NP"/>
              </w:rPr>
            </w:pPr>
            <w:ins w:id="6268"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6269" w:author="Kumar Baral" w:date="2023-02-10T15:32:00Z"/>
                <w:rFonts w:cs="Calibri"/>
                <w:color w:val="000000"/>
                <w:szCs w:val="22"/>
                <w:lang w:bidi="ne-NP"/>
              </w:rPr>
            </w:pPr>
            <w:ins w:id="6270"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6271"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6272" w:author="Kumar Baral" w:date="2023-02-10T15:32:00Z"/>
                <w:rFonts w:cs="Calibri"/>
                <w:color w:val="000000"/>
                <w:szCs w:val="22"/>
                <w:lang w:bidi="ne-NP"/>
              </w:rPr>
            </w:pPr>
            <w:ins w:id="6273"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6274" w:author="Kumar Baral" w:date="2023-02-10T15:32:00Z"/>
          <w:trPrChange w:id="627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7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6277" w:author="Kumar Baral" w:date="2023-02-10T15:32:00Z"/>
                <w:rFonts w:cs="Calibri"/>
                <w:color w:val="000000"/>
                <w:szCs w:val="22"/>
                <w:lang w:bidi="ne-NP"/>
              </w:rPr>
            </w:pPr>
            <w:ins w:id="6278"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627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6280" w:author="Kumar Baral" w:date="2023-02-10T15:32:00Z"/>
                <w:rFonts w:cs="Calibri"/>
                <w:color w:val="000000"/>
                <w:szCs w:val="22"/>
                <w:lang w:bidi="ne-NP"/>
              </w:rPr>
            </w:pPr>
            <w:ins w:id="6281"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628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6283" w:author="Kumar Baral" w:date="2023-02-10T15:32:00Z"/>
                <w:rFonts w:cs="Calibri"/>
                <w:color w:val="000000"/>
                <w:szCs w:val="22"/>
                <w:lang w:bidi="ne-NP"/>
              </w:rPr>
            </w:pPr>
            <w:ins w:id="6284"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628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6286" w:author="Kumar Baral" w:date="2023-02-10T15:32:00Z"/>
                <w:rFonts w:cs="Calibri"/>
                <w:color w:val="000000"/>
                <w:szCs w:val="22"/>
                <w:lang w:bidi="ne-NP"/>
              </w:rPr>
            </w:pPr>
            <w:ins w:id="6287"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628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6289" w:author="Kumar Baral" w:date="2023-02-10T15:32:00Z"/>
                <w:rFonts w:cs="Calibri"/>
                <w:color w:val="000000"/>
                <w:szCs w:val="22"/>
                <w:lang w:bidi="ne-NP"/>
              </w:rPr>
            </w:pPr>
            <w:ins w:id="6290" w:author="Kumar Baral" w:date="2023-02-10T15:32:00Z">
              <w:r w:rsidRPr="00065B02">
                <w:rPr>
                  <w:rFonts w:cs="Calibri"/>
                  <w:color w:val="000000"/>
                  <w:szCs w:val="22"/>
                  <w:lang w:bidi="ne-NP"/>
                </w:rPr>
                <w:t>-0.405</w:t>
              </w:r>
            </w:ins>
            <w:ins w:id="6291"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6292" w:author="Kumar Baral" w:date="2023-02-10T15:32:00Z"/>
          <w:trPrChange w:id="629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29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6295" w:author="Kumar Baral" w:date="2023-02-10T15:32:00Z"/>
                <w:rFonts w:cs="Calibri"/>
                <w:color w:val="000000"/>
                <w:szCs w:val="22"/>
                <w:lang w:bidi="ne-NP"/>
              </w:rPr>
            </w:pPr>
            <w:ins w:id="6296"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29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6298" w:author="Kumar Baral" w:date="2023-02-10T15:32:00Z"/>
                <w:rFonts w:cs="Calibri"/>
                <w:color w:val="000000"/>
                <w:szCs w:val="22"/>
                <w:lang w:bidi="ne-NP"/>
              </w:rPr>
            </w:pPr>
            <w:ins w:id="6299"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630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6301" w:author="Kumar Baral" w:date="2023-02-10T15:32:00Z"/>
                <w:rFonts w:cs="Calibri"/>
                <w:color w:val="000000"/>
                <w:szCs w:val="22"/>
                <w:lang w:bidi="ne-NP"/>
              </w:rPr>
            </w:pPr>
            <w:ins w:id="6302"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30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6304" w:author="Kumar Baral" w:date="2023-02-10T15:32:00Z"/>
                <w:rFonts w:cs="Calibri"/>
                <w:color w:val="000000"/>
                <w:szCs w:val="22"/>
                <w:lang w:bidi="ne-NP"/>
              </w:rPr>
            </w:pPr>
            <w:ins w:id="6305"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630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4DDB5198" w:rsidR="00065B02" w:rsidRPr="00065B02" w:rsidRDefault="00065B02" w:rsidP="00065B02">
            <w:pPr>
              <w:spacing w:before="0" w:after="0" w:line="240" w:lineRule="auto"/>
              <w:jc w:val="right"/>
              <w:rPr>
                <w:ins w:id="6307" w:author="Kumar Baral" w:date="2023-02-10T15:32:00Z"/>
                <w:rFonts w:cs="Calibri"/>
                <w:color w:val="000000"/>
                <w:szCs w:val="22"/>
                <w:lang w:bidi="ne-NP"/>
              </w:rPr>
            </w:pPr>
            <w:ins w:id="6308" w:author="Kumar Baral" w:date="2023-02-10T15:32:00Z">
              <w:r w:rsidRPr="00065B02">
                <w:rPr>
                  <w:rFonts w:cs="Calibri"/>
                  <w:color w:val="000000"/>
                  <w:szCs w:val="22"/>
                  <w:lang w:bidi="ne-NP"/>
                </w:rPr>
                <w:t>-0.851</w:t>
              </w:r>
            </w:ins>
            <w:ins w:id="6309" w:author="Kumar Baral" w:date="2023-02-10T17:29:00Z">
              <w:r w:rsidR="007330F3">
                <w:rPr>
                  <w:rFonts w:cs="Calibri"/>
                  <w:color w:val="000000"/>
                  <w:szCs w:val="22"/>
                  <w:lang w:bidi="ne-NP"/>
                </w:rPr>
                <w:t>/</w:t>
              </w:r>
              <w:r w:rsidR="00E47F01">
                <w:rPr>
                  <w:rFonts w:cs="Calibri"/>
                  <w:color w:val="000000"/>
                  <w:szCs w:val="22"/>
                  <w:lang w:bidi="ne-NP"/>
                </w:rPr>
                <w:t>y</w:t>
              </w:r>
            </w:ins>
            <w:ins w:id="6310" w:author="Kumar Baral" w:date="2023-02-12T10:41:00Z">
              <w:r w:rsidR="007330F3">
                <w:rPr>
                  <w:rFonts w:cs="Calibri"/>
                  <w:color w:val="000000"/>
                  <w:szCs w:val="22"/>
                  <w:lang w:bidi="ne-NP"/>
                </w:rPr>
                <w:t>ea</w:t>
              </w:r>
            </w:ins>
            <w:ins w:id="6311" w:author="Kumar Baral" w:date="2023-02-10T17:29:00Z">
              <w:r w:rsidR="00E47F01">
                <w:rPr>
                  <w:rFonts w:cs="Calibri"/>
                  <w:color w:val="000000"/>
                  <w:szCs w:val="22"/>
                  <w:lang w:bidi="ne-NP"/>
                </w:rPr>
                <w:t>r</w:t>
              </w:r>
            </w:ins>
          </w:p>
        </w:tc>
      </w:tr>
      <w:tr w:rsidR="00065B02" w:rsidRPr="00065B02" w14:paraId="013AE9AC" w14:textId="77777777" w:rsidTr="00E47F01">
        <w:trPr>
          <w:trHeight w:val="247"/>
          <w:ins w:id="6312" w:author="Kumar Baral" w:date="2023-02-10T15:32:00Z"/>
          <w:trPrChange w:id="631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31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6315" w:author="Kumar Baral" w:date="2023-02-10T15:32:00Z"/>
                <w:rFonts w:cs="Calibri"/>
                <w:color w:val="000000"/>
                <w:szCs w:val="22"/>
                <w:lang w:bidi="ne-NP"/>
              </w:rPr>
            </w:pPr>
            <w:ins w:id="6316"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631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6318" w:author="Kumar Baral" w:date="2023-02-10T15:32:00Z"/>
                <w:rFonts w:cs="Calibri"/>
                <w:color w:val="000000"/>
                <w:szCs w:val="22"/>
                <w:lang w:bidi="ne-NP"/>
              </w:rPr>
            </w:pPr>
            <w:ins w:id="6319"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632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6321" w:author="Kumar Baral" w:date="2023-02-10T15:32:00Z"/>
                <w:rFonts w:cs="Calibri"/>
                <w:color w:val="000000"/>
                <w:szCs w:val="22"/>
                <w:lang w:bidi="ne-NP"/>
              </w:rPr>
            </w:pPr>
            <w:ins w:id="6322"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632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6324" w:author="Kumar Baral" w:date="2023-02-10T15:32:00Z"/>
                <w:rFonts w:cs="Calibri"/>
                <w:color w:val="000000"/>
                <w:szCs w:val="22"/>
                <w:lang w:bidi="ne-NP"/>
              </w:rPr>
            </w:pPr>
            <w:ins w:id="6325"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632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7646260B" w:rsidR="00065B02" w:rsidRPr="00065B02" w:rsidRDefault="00065B02" w:rsidP="00065B02">
            <w:pPr>
              <w:spacing w:before="0" w:after="0" w:line="240" w:lineRule="auto"/>
              <w:jc w:val="right"/>
              <w:rPr>
                <w:ins w:id="6327" w:author="Kumar Baral" w:date="2023-02-10T15:32:00Z"/>
                <w:rFonts w:cs="Calibri"/>
                <w:color w:val="000000"/>
                <w:szCs w:val="22"/>
                <w:lang w:bidi="ne-NP"/>
              </w:rPr>
            </w:pPr>
            <w:ins w:id="6328" w:author="Kumar Baral" w:date="2023-02-10T15:32:00Z">
              <w:r w:rsidRPr="00065B02">
                <w:rPr>
                  <w:rFonts w:cs="Calibri"/>
                  <w:color w:val="000000"/>
                  <w:szCs w:val="22"/>
                  <w:lang w:bidi="ne-NP"/>
                </w:rPr>
                <w:t>-0.726</w:t>
              </w:r>
            </w:ins>
            <w:ins w:id="6329" w:author="Kumar Baral" w:date="2023-02-10T17:29:00Z">
              <w:r w:rsidR="007330F3">
                <w:rPr>
                  <w:rFonts w:cs="Calibri"/>
                  <w:color w:val="000000"/>
                  <w:szCs w:val="22"/>
                  <w:lang w:bidi="ne-NP"/>
                </w:rPr>
                <w:t>/</w:t>
              </w:r>
              <w:r w:rsidR="00E47F01">
                <w:rPr>
                  <w:rFonts w:cs="Calibri"/>
                  <w:color w:val="000000"/>
                  <w:szCs w:val="22"/>
                  <w:lang w:bidi="ne-NP"/>
                </w:rPr>
                <w:t>y</w:t>
              </w:r>
            </w:ins>
            <w:ins w:id="6330" w:author="Kumar Baral" w:date="2023-02-12T10:41:00Z">
              <w:r w:rsidR="007330F3">
                <w:rPr>
                  <w:rFonts w:cs="Calibri"/>
                  <w:color w:val="000000"/>
                  <w:szCs w:val="22"/>
                  <w:lang w:bidi="ne-NP"/>
                </w:rPr>
                <w:t>ea</w:t>
              </w:r>
            </w:ins>
            <w:ins w:id="6331" w:author="Kumar Baral" w:date="2023-02-10T17:29:00Z">
              <w:r w:rsidR="00E47F01">
                <w:rPr>
                  <w:rFonts w:cs="Calibri"/>
                  <w:color w:val="000000"/>
                  <w:szCs w:val="22"/>
                  <w:lang w:bidi="ne-NP"/>
                </w:rPr>
                <w:t>r</w:t>
              </w:r>
            </w:ins>
          </w:p>
        </w:tc>
      </w:tr>
      <w:tr w:rsidR="00065B02" w:rsidRPr="00065B02" w14:paraId="630C72A6" w14:textId="77777777" w:rsidTr="00E47F01">
        <w:trPr>
          <w:trHeight w:val="247"/>
          <w:ins w:id="6332" w:author="Kumar Baral" w:date="2023-02-10T15:32:00Z"/>
          <w:trPrChange w:id="633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33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6335" w:author="Kumar Baral" w:date="2023-02-10T15:32:00Z"/>
                <w:rFonts w:cs="Calibri"/>
                <w:color w:val="000000"/>
                <w:szCs w:val="22"/>
                <w:lang w:bidi="ne-NP"/>
              </w:rPr>
            </w:pPr>
            <w:ins w:id="6336" w:author="Kumar Baral" w:date="2023-02-10T15:32:00Z">
              <w:r w:rsidRPr="00065B02">
                <w:rPr>
                  <w:rFonts w:cs="Calibri"/>
                  <w:color w:val="000000"/>
                  <w:szCs w:val="22"/>
                  <w:lang w:bidi="ne-NP"/>
                </w:rPr>
                <w:t>Baishakh</w:t>
              </w:r>
            </w:ins>
          </w:p>
        </w:tc>
        <w:tc>
          <w:tcPr>
            <w:tcW w:w="1800" w:type="dxa"/>
            <w:tcBorders>
              <w:top w:val="nil"/>
              <w:left w:val="nil"/>
              <w:bottom w:val="single" w:sz="4" w:space="0" w:color="auto"/>
              <w:right w:val="single" w:sz="4" w:space="0" w:color="auto"/>
            </w:tcBorders>
            <w:shd w:val="clear" w:color="auto" w:fill="auto"/>
            <w:noWrap/>
            <w:vAlign w:val="bottom"/>
            <w:hideMark/>
            <w:tcPrChange w:id="633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6338" w:author="Kumar Baral" w:date="2023-02-10T15:32:00Z"/>
                <w:rFonts w:cs="Calibri"/>
                <w:color w:val="000000"/>
                <w:szCs w:val="22"/>
                <w:lang w:bidi="ne-NP"/>
              </w:rPr>
            </w:pPr>
            <w:ins w:id="6339"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634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6341" w:author="Kumar Baral" w:date="2023-02-10T15:32:00Z"/>
                <w:rFonts w:cs="Calibri"/>
                <w:color w:val="000000"/>
                <w:szCs w:val="22"/>
                <w:lang w:bidi="ne-NP"/>
              </w:rPr>
            </w:pPr>
            <w:ins w:id="6342"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634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6344" w:author="Kumar Baral" w:date="2023-02-10T15:32:00Z"/>
                <w:rFonts w:cs="Calibri"/>
                <w:color w:val="000000"/>
                <w:szCs w:val="22"/>
                <w:lang w:bidi="ne-NP"/>
              </w:rPr>
            </w:pPr>
            <w:ins w:id="6345"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634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6347" w:author="Kumar Baral" w:date="2023-02-10T15:32:00Z"/>
                <w:rFonts w:cs="Calibri"/>
                <w:color w:val="000000"/>
                <w:szCs w:val="22"/>
                <w:lang w:bidi="ne-NP"/>
              </w:rPr>
            </w:pPr>
            <w:ins w:id="6348" w:author="Kumar Baral" w:date="2023-02-10T15:32:00Z">
              <w:r w:rsidRPr="00065B02">
                <w:rPr>
                  <w:rFonts w:cs="Calibri"/>
                  <w:color w:val="000000"/>
                  <w:szCs w:val="22"/>
                  <w:lang w:bidi="ne-NP"/>
                </w:rPr>
                <w:t>0.149</w:t>
              </w:r>
            </w:ins>
            <w:ins w:id="6349"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6350" w:author="Kumar Baral" w:date="2023-02-10T15:32:00Z"/>
          <w:trPrChange w:id="635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35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6353" w:author="Kumar Baral" w:date="2023-02-10T15:32:00Z"/>
                <w:rFonts w:cs="Calibri"/>
                <w:color w:val="000000"/>
                <w:szCs w:val="22"/>
                <w:lang w:bidi="ne-NP"/>
              </w:rPr>
            </w:pPr>
            <w:ins w:id="6354" w:author="Kumar Baral" w:date="2023-02-10T15:32:00Z">
              <w:r w:rsidRPr="00065B02">
                <w:rPr>
                  <w:rFonts w:cs="Calibri"/>
                  <w:color w:val="000000"/>
                  <w:szCs w:val="22"/>
                  <w:lang w:bidi="ne-NP"/>
                </w:rPr>
                <w:t>Jestha</w:t>
              </w:r>
            </w:ins>
          </w:p>
        </w:tc>
        <w:tc>
          <w:tcPr>
            <w:tcW w:w="1800" w:type="dxa"/>
            <w:tcBorders>
              <w:top w:val="nil"/>
              <w:left w:val="nil"/>
              <w:bottom w:val="single" w:sz="4" w:space="0" w:color="auto"/>
              <w:right w:val="single" w:sz="4" w:space="0" w:color="auto"/>
            </w:tcBorders>
            <w:shd w:val="clear" w:color="auto" w:fill="auto"/>
            <w:noWrap/>
            <w:vAlign w:val="bottom"/>
            <w:hideMark/>
            <w:tcPrChange w:id="635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6356" w:author="Kumar Baral" w:date="2023-02-10T15:32:00Z"/>
                <w:rFonts w:cs="Calibri"/>
                <w:color w:val="000000"/>
                <w:szCs w:val="22"/>
                <w:lang w:bidi="ne-NP"/>
              </w:rPr>
            </w:pPr>
            <w:ins w:id="6357"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635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6359" w:author="Kumar Baral" w:date="2023-02-10T15:32:00Z"/>
                <w:rFonts w:cs="Calibri"/>
                <w:color w:val="000000"/>
                <w:szCs w:val="22"/>
                <w:lang w:bidi="ne-NP"/>
              </w:rPr>
            </w:pPr>
            <w:ins w:id="6360"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636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6362" w:author="Kumar Baral" w:date="2023-02-10T15:32:00Z"/>
                <w:rFonts w:cs="Calibri"/>
                <w:color w:val="000000"/>
                <w:szCs w:val="22"/>
                <w:lang w:bidi="ne-NP"/>
              </w:rPr>
            </w:pPr>
            <w:ins w:id="6363"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636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6365" w:author="Kumar Baral" w:date="2023-02-10T15:32:00Z"/>
                <w:rFonts w:cs="Calibri"/>
                <w:color w:val="000000"/>
                <w:szCs w:val="22"/>
                <w:lang w:bidi="ne-NP"/>
              </w:rPr>
            </w:pPr>
            <w:ins w:id="6366" w:author="Kumar Baral" w:date="2023-02-10T15:32:00Z">
              <w:r w:rsidRPr="00065B02">
                <w:rPr>
                  <w:rFonts w:cs="Calibri"/>
                  <w:color w:val="000000"/>
                  <w:szCs w:val="22"/>
                  <w:lang w:bidi="ne-NP"/>
                </w:rPr>
                <w:t>-0.017</w:t>
              </w:r>
            </w:ins>
            <w:ins w:id="6367"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6368" w:author="Kumar Baral" w:date="2023-02-10T15:32:00Z"/>
          <w:trPrChange w:id="636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37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6371" w:author="Kumar Baral" w:date="2023-02-10T15:32:00Z"/>
                <w:rFonts w:cs="Calibri"/>
                <w:color w:val="000000"/>
                <w:szCs w:val="22"/>
                <w:lang w:bidi="ne-NP"/>
              </w:rPr>
            </w:pPr>
            <w:ins w:id="6372" w:author="Kumar Baral" w:date="2023-02-10T15:32:00Z">
              <w:r w:rsidRPr="00065B02">
                <w:rPr>
                  <w:rFonts w:cs="Calibri"/>
                  <w:color w:val="000000"/>
                  <w:szCs w:val="22"/>
                  <w:lang w:bidi="ne-NP"/>
                </w:rPr>
                <w:t>Ashadh</w:t>
              </w:r>
            </w:ins>
          </w:p>
        </w:tc>
        <w:tc>
          <w:tcPr>
            <w:tcW w:w="1800" w:type="dxa"/>
            <w:tcBorders>
              <w:top w:val="nil"/>
              <w:left w:val="nil"/>
              <w:bottom w:val="single" w:sz="4" w:space="0" w:color="auto"/>
              <w:right w:val="single" w:sz="4" w:space="0" w:color="auto"/>
            </w:tcBorders>
            <w:shd w:val="clear" w:color="auto" w:fill="auto"/>
            <w:noWrap/>
            <w:vAlign w:val="bottom"/>
            <w:hideMark/>
            <w:tcPrChange w:id="637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6374" w:author="Kumar Baral" w:date="2023-02-10T15:32:00Z"/>
                <w:rFonts w:cs="Calibri"/>
                <w:color w:val="000000"/>
                <w:szCs w:val="22"/>
                <w:lang w:bidi="ne-NP"/>
              </w:rPr>
            </w:pPr>
            <w:ins w:id="6375"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637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6377" w:author="Kumar Baral" w:date="2023-02-10T15:32:00Z"/>
                <w:rFonts w:cs="Calibri"/>
                <w:color w:val="000000"/>
                <w:szCs w:val="22"/>
                <w:lang w:bidi="ne-NP"/>
              </w:rPr>
            </w:pPr>
            <w:ins w:id="6378"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637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6380" w:author="Kumar Baral" w:date="2023-02-10T15:32:00Z"/>
                <w:rFonts w:cs="Calibri"/>
                <w:color w:val="000000"/>
                <w:szCs w:val="22"/>
                <w:lang w:bidi="ne-NP"/>
              </w:rPr>
            </w:pPr>
            <w:ins w:id="6381"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638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6383" w:author="Kumar Baral" w:date="2023-02-10T15:32:00Z"/>
                <w:rFonts w:cs="Calibri"/>
                <w:color w:val="000000"/>
                <w:szCs w:val="22"/>
                <w:lang w:bidi="ne-NP"/>
              </w:rPr>
            </w:pPr>
            <w:ins w:id="6384" w:author="Kumar Baral" w:date="2023-02-10T15:32:00Z">
              <w:r w:rsidRPr="00065B02">
                <w:rPr>
                  <w:rFonts w:cs="Calibri"/>
                  <w:color w:val="000000"/>
                  <w:szCs w:val="22"/>
                  <w:lang w:bidi="ne-NP"/>
                </w:rPr>
                <w:t>0.343</w:t>
              </w:r>
            </w:ins>
            <w:ins w:id="6385"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6386" w:author="Kumar Baral" w:date="2023-02-10T15:32:00Z"/>
          <w:trPrChange w:id="638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38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6389" w:author="Kumar Baral" w:date="2023-02-10T15:32:00Z"/>
                <w:rFonts w:cs="Calibri"/>
                <w:color w:val="000000"/>
                <w:szCs w:val="22"/>
                <w:lang w:bidi="ne-NP"/>
              </w:rPr>
            </w:pPr>
            <w:ins w:id="6390" w:author="Kumar Baral" w:date="2023-02-10T15:32:00Z">
              <w:r w:rsidRPr="00065B02">
                <w:rPr>
                  <w:rFonts w:cs="Calibri"/>
                  <w:color w:val="000000"/>
                  <w:szCs w:val="22"/>
                  <w:lang w:bidi="ne-NP"/>
                </w:rPr>
                <w:t>Shrawan</w:t>
              </w:r>
            </w:ins>
          </w:p>
        </w:tc>
        <w:tc>
          <w:tcPr>
            <w:tcW w:w="1800" w:type="dxa"/>
            <w:tcBorders>
              <w:top w:val="nil"/>
              <w:left w:val="nil"/>
              <w:bottom w:val="single" w:sz="4" w:space="0" w:color="auto"/>
              <w:right w:val="single" w:sz="4" w:space="0" w:color="auto"/>
            </w:tcBorders>
            <w:shd w:val="clear" w:color="auto" w:fill="auto"/>
            <w:noWrap/>
            <w:vAlign w:val="bottom"/>
            <w:hideMark/>
            <w:tcPrChange w:id="639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6392" w:author="Kumar Baral" w:date="2023-02-10T15:32:00Z"/>
                <w:rFonts w:cs="Calibri"/>
                <w:color w:val="000000"/>
                <w:szCs w:val="22"/>
                <w:lang w:bidi="ne-NP"/>
              </w:rPr>
            </w:pPr>
            <w:ins w:id="6393"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639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6395" w:author="Kumar Baral" w:date="2023-02-10T15:32:00Z"/>
                <w:rFonts w:cs="Calibri"/>
                <w:color w:val="000000"/>
                <w:szCs w:val="22"/>
                <w:lang w:bidi="ne-NP"/>
              </w:rPr>
            </w:pPr>
            <w:ins w:id="6396"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639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6398" w:author="Kumar Baral" w:date="2023-02-10T15:32:00Z"/>
                <w:rFonts w:cs="Calibri"/>
                <w:color w:val="000000"/>
                <w:szCs w:val="22"/>
                <w:lang w:bidi="ne-NP"/>
              </w:rPr>
            </w:pPr>
            <w:ins w:id="6399"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640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6401" w:author="Kumar Baral" w:date="2023-02-10T15:32:00Z"/>
                <w:rFonts w:cs="Calibri"/>
                <w:color w:val="000000"/>
                <w:szCs w:val="22"/>
                <w:lang w:bidi="ne-NP"/>
              </w:rPr>
            </w:pPr>
            <w:ins w:id="6402" w:author="Kumar Baral" w:date="2023-02-10T15:32:00Z">
              <w:r w:rsidRPr="00065B02">
                <w:rPr>
                  <w:rFonts w:cs="Calibri"/>
                  <w:color w:val="000000"/>
                  <w:szCs w:val="22"/>
                  <w:lang w:bidi="ne-NP"/>
                </w:rPr>
                <w:t>-1.535</w:t>
              </w:r>
            </w:ins>
            <w:ins w:id="6403"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6404" w:author="Kumar Baral" w:date="2023-02-10T15:32:00Z"/>
          <w:trPrChange w:id="640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0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6407" w:author="Kumar Baral" w:date="2023-02-10T15:32:00Z"/>
                <w:rFonts w:cs="Calibri"/>
                <w:color w:val="000000"/>
                <w:szCs w:val="22"/>
                <w:lang w:bidi="ne-NP"/>
              </w:rPr>
            </w:pPr>
            <w:ins w:id="6408" w:author="Kumar Baral" w:date="2023-02-10T15:32:00Z">
              <w:r w:rsidRPr="00065B02">
                <w:rPr>
                  <w:rFonts w:cs="Calibri"/>
                  <w:color w:val="000000"/>
                  <w:szCs w:val="22"/>
                  <w:lang w:bidi="ne-NP"/>
                </w:rPr>
                <w:t>Bhadra</w:t>
              </w:r>
            </w:ins>
          </w:p>
        </w:tc>
        <w:tc>
          <w:tcPr>
            <w:tcW w:w="1800" w:type="dxa"/>
            <w:tcBorders>
              <w:top w:val="nil"/>
              <w:left w:val="nil"/>
              <w:bottom w:val="single" w:sz="4" w:space="0" w:color="auto"/>
              <w:right w:val="single" w:sz="4" w:space="0" w:color="auto"/>
            </w:tcBorders>
            <w:shd w:val="clear" w:color="auto" w:fill="auto"/>
            <w:noWrap/>
            <w:vAlign w:val="bottom"/>
            <w:hideMark/>
            <w:tcPrChange w:id="640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6410" w:author="Kumar Baral" w:date="2023-02-10T15:32:00Z"/>
                <w:rFonts w:cs="Calibri"/>
                <w:color w:val="000000"/>
                <w:szCs w:val="22"/>
                <w:lang w:bidi="ne-NP"/>
              </w:rPr>
            </w:pPr>
            <w:ins w:id="6411"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641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6413" w:author="Kumar Baral" w:date="2023-02-10T15:32:00Z"/>
                <w:rFonts w:cs="Calibri"/>
                <w:color w:val="000000"/>
                <w:szCs w:val="22"/>
                <w:lang w:bidi="ne-NP"/>
              </w:rPr>
            </w:pPr>
            <w:ins w:id="6414"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641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6416" w:author="Kumar Baral" w:date="2023-02-10T15:32:00Z"/>
                <w:rFonts w:cs="Calibri"/>
                <w:color w:val="000000"/>
                <w:szCs w:val="22"/>
                <w:lang w:bidi="ne-NP"/>
              </w:rPr>
            </w:pPr>
            <w:ins w:id="6417"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641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6419" w:author="Kumar Baral" w:date="2023-02-10T15:32:00Z"/>
                <w:rFonts w:cs="Calibri"/>
                <w:color w:val="000000"/>
                <w:szCs w:val="22"/>
                <w:lang w:bidi="ne-NP"/>
              </w:rPr>
            </w:pPr>
            <w:ins w:id="6420" w:author="Kumar Baral" w:date="2023-02-10T15:32:00Z">
              <w:r w:rsidRPr="00065B02">
                <w:rPr>
                  <w:rFonts w:cs="Calibri"/>
                  <w:color w:val="000000"/>
                  <w:szCs w:val="22"/>
                  <w:lang w:bidi="ne-NP"/>
                </w:rPr>
                <w:t>-4.174</w:t>
              </w:r>
            </w:ins>
            <w:ins w:id="6421"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6422" w:author="Kumar Baral" w:date="2023-02-10T15:32:00Z"/>
          <w:trPrChange w:id="642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2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6425" w:author="Kumar Baral" w:date="2023-02-10T15:32:00Z"/>
                <w:rFonts w:cs="Calibri"/>
                <w:color w:val="000000"/>
                <w:szCs w:val="22"/>
                <w:lang w:bidi="ne-NP"/>
              </w:rPr>
            </w:pPr>
            <w:ins w:id="6426" w:author="Kumar Baral" w:date="2023-02-10T15:32:00Z">
              <w:r w:rsidRPr="00065B02">
                <w:rPr>
                  <w:rFonts w:cs="Calibri"/>
                  <w:color w:val="000000"/>
                  <w:szCs w:val="22"/>
                  <w:lang w:bidi="ne-NP"/>
                </w:rPr>
                <w:t>Ashwin</w:t>
              </w:r>
            </w:ins>
          </w:p>
        </w:tc>
        <w:tc>
          <w:tcPr>
            <w:tcW w:w="1800" w:type="dxa"/>
            <w:tcBorders>
              <w:top w:val="nil"/>
              <w:left w:val="nil"/>
              <w:bottom w:val="single" w:sz="4" w:space="0" w:color="auto"/>
              <w:right w:val="single" w:sz="4" w:space="0" w:color="auto"/>
            </w:tcBorders>
            <w:shd w:val="clear" w:color="auto" w:fill="auto"/>
            <w:noWrap/>
            <w:vAlign w:val="bottom"/>
            <w:hideMark/>
            <w:tcPrChange w:id="642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6428" w:author="Kumar Baral" w:date="2023-02-10T15:32:00Z"/>
                <w:rFonts w:cs="Calibri"/>
                <w:color w:val="000000"/>
                <w:szCs w:val="22"/>
                <w:lang w:bidi="ne-NP"/>
              </w:rPr>
            </w:pPr>
            <w:ins w:id="6429"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643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6431" w:author="Kumar Baral" w:date="2023-02-10T15:32:00Z"/>
                <w:rFonts w:cs="Calibri"/>
                <w:color w:val="000000"/>
                <w:szCs w:val="22"/>
                <w:lang w:bidi="ne-NP"/>
              </w:rPr>
            </w:pPr>
            <w:ins w:id="6432"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643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6434" w:author="Kumar Baral" w:date="2023-02-10T15:32:00Z"/>
                <w:rFonts w:cs="Calibri"/>
                <w:color w:val="000000"/>
                <w:szCs w:val="22"/>
                <w:lang w:bidi="ne-NP"/>
              </w:rPr>
            </w:pPr>
            <w:ins w:id="6435"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643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6437" w:author="Kumar Baral" w:date="2023-02-10T15:32:00Z"/>
                <w:rFonts w:cs="Calibri"/>
                <w:color w:val="000000"/>
                <w:szCs w:val="22"/>
                <w:lang w:bidi="ne-NP"/>
              </w:rPr>
            </w:pPr>
            <w:ins w:id="6438" w:author="Kumar Baral" w:date="2023-02-10T15:32:00Z">
              <w:r w:rsidRPr="00065B02">
                <w:rPr>
                  <w:rFonts w:cs="Calibri"/>
                  <w:color w:val="000000"/>
                  <w:szCs w:val="22"/>
                  <w:lang w:bidi="ne-NP"/>
                </w:rPr>
                <w:t>0.050</w:t>
              </w:r>
            </w:ins>
            <w:ins w:id="6439"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6440" w:author="Kumar Baral" w:date="2023-02-10T15:32:00Z"/>
          <w:trPrChange w:id="644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4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6443" w:author="Kumar Baral" w:date="2023-02-10T15:32:00Z"/>
                <w:rFonts w:cs="Calibri"/>
                <w:color w:val="000000"/>
                <w:szCs w:val="22"/>
                <w:lang w:bidi="ne-NP"/>
              </w:rPr>
            </w:pPr>
            <w:ins w:id="6444" w:author="Kumar Baral" w:date="2023-02-10T15:32:00Z">
              <w:r w:rsidRPr="00065B02">
                <w:rPr>
                  <w:rFonts w:cs="Calibri"/>
                  <w:color w:val="000000"/>
                  <w:szCs w:val="22"/>
                  <w:lang w:bidi="ne-NP"/>
                </w:rPr>
                <w:t>Karkit</w:t>
              </w:r>
            </w:ins>
          </w:p>
        </w:tc>
        <w:tc>
          <w:tcPr>
            <w:tcW w:w="1800" w:type="dxa"/>
            <w:tcBorders>
              <w:top w:val="nil"/>
              <w:left w:val="nil"/>
              <w:bottom w:val="single" w:sz="4" w:space="0" w:color="auto"/>
              <w:right w:val="single" w:sz="4" w:space="0" w:color="auto"/>
            </w:tcBorders>
            <w:shd w:val="clear" w:color="auto" w:fill="auto"/>
            <w:noWrap/>
            <w:vAlign w:val="bottom"/>
            <w:hideMark/>
            <w:tcPrChange w:id="644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6446" w:author="Kumar Baral" w:date="2023-02-10T15:32:00Z"/>
                <w:rFonts w:cs="Calibri"/>
                <w:color w:val="000000"/>
                <w:szCs w:val="22"/>
                <w:lang w:bidi="ne-NP"/>
              </w:rPr>
            </w:pPr>
            <w:ins w:id="6447"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44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6449" w:author="Kumar Baral" w:date="2023-02-10T15:32:00Z"/>
                <w:rFonts w:cs="Calibri"/>
                <w:color w:val="000000"/>
                <w:szCs w:val="22"/>
                <w:lang w:bidi="ne-NP"/>
              </w:rPr>
            </w:pPr>
            <w:ins w:id="6450"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645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6452" w:author="Kumar Baral" w:date="2023-02-10T15:32:00Z"/>
                <w:rFonts w:cs="Calibri"/>
                <w:color w:val="000000"/>
                <w:szCs w:val="22"/>
                <w:lang w:bidi="ne-NP"/>
              </w:rPr>
            </w:pPr>
            <w:ins w:id="6453"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645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6455" w:author="Kumar Baral" w:date="2023-02-10T15:32:00Z"/>
                <w:rFonts w:cs="Calibri"/>
                <w:color w:val="000000"/>
                <w:szCs w:val="22"/>
                <w:lang w:bidi="ne-NP"/>
              </w:rPr>
            </w:pPr>
            <w:ins w:id="6456" w:author="Kumar Baral" w:date="2023-02-10T15:32:00Z">
              <w:r w:rsidRPr="00065B02">
                <w:rPr>
                  <w:rFonts w:cs="Calibri"/>
                  <w:color w:val="000000"/>
                  <w:szCs w:val="22"/>
                  <w:lang w:bidi="ne-NP"/>
                </w:rPr>
                <w:t>0.027</w:t>
              </w:r>
            </w:ins>
            <w:ins w:id="6457"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6458" w:author="Kumar Baral" w:date="2023-02-10T15:32:00Z"/>
          <w:trPrChange w:id="6459"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60"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6461" w:author="Kumar Baral" w:date="2023-02-10T15:32:00Z"/>
                <w:rFonts w:cs="Calibri"/>
                <w:color w:val="000000"/>
                <w:szCs w:val="22"/>
                <w:lang w:bidi="ne-NP"/>
              </w:rPr>
            </w:pPr>
            <w:ins w:id="6462" w:author="Kumar Baral" w:date="2023-02-10T15:32:00Z">
              <w:r w:rsidRPr="00065B02">
                <w:rPr>
                  <w:rFonts w:cs="Calibri"/>
                  <w:color w:val="000000"/>
                  <w:szCs w:val="22"/>
                  <w:lang w:bidi="ne-NP"/>
                </w:rPr>
                <w:t>Mangsir</w:t>
              </w:r>
            </w:ins>
          </w:p>
        </w:tc>
        <w:tc>
          <w:tcPr>
            <w:tcW w:w="1800" w:type="dxa"/>
            <w:tcBorders>
              <w:top w:val="nil"/>
              <w:left w:val="nil"/>
              <w:bottom w:val="single" w:sz="4" w:space="0" w:color="auto"/>
              <w:right w:val="single" w:sz="4" w:space="0" w:color="auto"/>
            </w:tcBorders>
            <w:shd w:val="clear" w:color="auto" w:fill="auto"/>
            <w:noWrap/>
            <w:vAlign w:val="bottom"/>
            <w:hideMark/>
            <w:tcPrChange w:id="6463"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6464" w:author="Kumar Baral" w:date="2023-02-10T15:32:00Z"/>
                <w:rFonts w:cs="Calibri"/>
                <w:color w:val="000000"/>
                <w:szCs w:val="22"/>
                <w:lang w:bidi="ne-NP"/>
              </w:rPr>
            </w:pPr>
            <w:ins w:id="6465"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6466"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6467" w:author="Kumar Baral" w:date="2023-02-10T15:32:00Z"/>
                <w:rFonts w:cs="Calibri"/>
                <w:color w:val="000000"/>
                <w:szCs w:val="22"/>
                <w:lang w:bidi="ne-NP"/>
              </w:rPr>
            </w:pPr>
            <w:ins w:id="6468"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6469"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6470" w:author="Kumar Baral" w:date="2023-02-10T15:32:00Z"/>
                <w:rFonts w:cs="Calibri"/>
                <w:color w:val="000000"/>
                <w:szCs w:val="22"/>
                <w:lang w:bidi="ne-NP"/>
              </w:rPr>
            </w:pPr>
            <w:ins w:id="6471"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6472"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6473" w:author="Kumar Baral" w:date="2023-02-10T15:32:00Z"/>
                <w:rFonts w:cs="Calibri"/>
                <w:color w:val="000000"/>
                <w:szCs w:val="22"/>
                <w:lang w:bidi="ne-NP"/>
              </w:rPr>
            </w:pPr>
            <w:ins w:id="6474" w:author="Kumar Baral" w:date="2023-02-10T15:32:00Z">
              <w:r w:rsidRPr="00065B02">
                <w:rPr>
                  <w:rFonts w:cs="Calibri"/>
                  <w:color w:val="000000"/>
                  <w:szCs w:val="22"/>
                  <w:lang w:bidi="ne-NP"/>
                </w:rPr>
                <w:t>-0.005</w:t>
              </w:r>
            </w:ins>
            <w:ins w:id="6475"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6476" w:author="Kumar Baral" w:date="2023-02-10T15:32:00Z"/>
          <w:trPrChange w:id="6477"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78"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6479" w:author="Kumar Baral" w:date="2023-02-10T15:32:00Z"/>
                <w:rFonts w:cs="Calibri"/>
                <w:color w:val="000000"/>
                <w:szCs w:val="22"/>
                <w:lang w:bidi="ne-NP"/>
              </w:rPr>
            </w:pPr>
            <w:ins w:id="6480" w:author="Kumar Baral" w:date="2023-02-10T15:32:00Z">
              <w:r w:rsidRPr="00065B02">
                <w:rPr>
                  <w:rFonts w:cs="Calibri"/>
                  <w:color w:val="000000"/>
                  <w:szCs w:val="22"/>
                  <w:lang w:bidi="ne-NP"/>
                </w:rPr>
                <w:t>Poush</w:t>
              </w:r>
            </w:ins>
          </w:p>
        </w:tc>
        <w:tc>
          <w:tcPr>
            <w:tcW w:w="1800" w:type="dxa"/>
            <w:tcBorders>
              <w:top w:val="nil"/>
              <w:left w:val="nil"/>
              <w:bottom w:val="single" w:sz="4" w:space="0" w:color="auto"/>
              <w:right w:val="single" w:sz="4" w:space="0" w:color="auto"/>
            </w:tcBorders>
            <w:shd w:val="clear" w:color="auto" w:fill="auto"/>
            <w:noWrap/>
            <w:vAlign w:val="bottom"/>
            <w:hideMark/>
            <w:tcPrChange w:id="6481"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6482" w:author="Kumar Baral" w:date="2023-02-10T15:32:00Z"/>
                <w:rFonts w:cs="Calibri"/>
                <w:color w:val="000000"/>
                <w:szCs w:val="22"/>
                <w:lang w:bidi="ne-NP"/>
              </w:rPr>
            </w:pPr>
            <w:ins w:id="6483"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6484"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6485" w:author="Kumar Baral" w:date="2023-02-10T15:32:00Z"/>
                <w:rFonts w:cs="Calibri"/>
                <w:color w:val="000000"/>
                <w:szCs w:val="22"/>
                <w:lang w:bidi="ne-NP"/>
              </w:rPr>
            </w:pPr>
            <w:ins w:id="6486"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6487"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6488" w:author="Kumar Baral" w:date="2023-02-10T15:32:00Z"/>
                <w:rFonts w:cs="Calibri"/>
                <w:color w:val="000000"/>
                <w:szCs w:val="22"/>
                <w:lang w:bidi="ne-NP"/>
              </w:rPr>
            </w:pPr>
            <w:ins w:id="6489"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6490"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6491" w:author="Kumar Baral" w:date="2023-02-10T15:32:00Z"/>
                <w:rFonts w:cs="Calibri"/>
                <w:color w:val="000000"/>
                <w:szCs w:val="22"/>
                <w:lang w:bidi="ne-NP"/>
              </w:rPr>
            </w:pPr>
            <w:ins w:id="6492" w:author="Kumar Baral" w:date="2023-02-10T15:32:00Z">
              <w:r w:rsidRPr="00065B02">
                <w:rPr>
                  <w:rFonts w:cs="Calibri"/>
                  <w:color w:val="000000"/>
                  <w:szCs w:val="22"/>
                  <w:lang w:bidi="ne-NP"/>
                </w:rPr>
                <w:t>0.033</w:t>
              </w:r>
            </w:ins>
            <w:ins w:id="6493"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6494" w:author="Kumar Baral" w:date="2023-02-10T15:32:00Z"/>
          <w:trPrChange w:id="6495"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496"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6497" w:author="Kumar Baral" w:date="2023-02-10T15:32:00Z"/>
                <w:rFonts w:cs="Calibri"/>
                <w:color w:val="000000"/>
                <w:szCs w:val="22"/>
                <w:lang w:bidi="ne-NP"/>
              </w:rPr>
            </w:pPr>
            <w:ins w:id="6498" w:author="Kumar Baral" w:date="2023-02-10T15:32:00Z">
              <w:r w:rsidRPr="00065B02">
                <w:rPr>
                  <w:rFonts w:cs="Calibri"/>
                  <w:color w:val="000000"/>
                  <w:szCs w:val="22"/>
                  <w:lang w:bidi="ne-NP"/>
                </w:rPr>
                <w:t>Magh</w:t>
              </w:r>
            </w:ins>
          </w:p>
        </w:tc>
        <w:tc>
          <w:tcPr>
            <w:tcW w:w="1800" w:type="dxa"/>
            <w:tcBorders>
              <w:top w:val="nil"/>
              <w:left w:val="nil"/>
              <w:bottom w:val="single" w:sz="4" w:space="0" w:color="auto"/>
              <w:right w:val="single" w:sz="4" w:space="0" w:color="auto"/>
            </w:tcBorders>
            <w:shd w:val="clear" w:color="auto" w:fill="auto"/>
            <w:noWrap/>
            <w:vAlign w:val="bottom"/>
            <w:hideMark/>
            <w:tcPrChange w:id="6499"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6500" w:author="Kumar Baral" w:date="2023-02-10T15:32:00Z"/>
                <w:rFonts w:cs="Calibri"/>
                <w:color w:val="000000"/>
                <w:szCs w:val="22"/>
                <w:lang w:bidi="ne-NP"/>
              </w:rPr>
            </w:pPr>
            <w:ins w:id="6501"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502"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6503" w:author="Kumar Baral" w:date="2023-02-10T15:32:00Z"/>
                <w:rFonts w:cs="Calibri"/>
                <w:color w:val="000000"/>
                <w:szCs w:val="22"/>
                <w:lang w:bidi="ne-NP"/>
              </w:rPr>
            </w:pPr>
            <w:ins w:id="6504"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6505"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6506" w:author="Kumar Baral" w:date="2023-02-10T15:32:00Z"/>
                <w:rFonts w:cs="Calibri"/>
                <w:color w:val="000000"/>
                <w:szCs w:val="22"/>
                <w:lang w:bidi="ne-NP"/>
              </w:rPr>
            </w:pPr>
            <w:ins w:id="6507"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6508"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6509" w:author="Kumar Baral" w:date="2023-02-10T15:32:00Z"/>
                <w:rFonts w:cs="Calibri"/>
                <w:color w:val="000000"/>
                <w:szCs w:val="22"/>
                <w:lang w:bidi="ne-NP"/>
              </w:rPr>
            </w:pPr>
            <w:ins w:id="6510" w:author="Kumar Baral" w:date="2023-02-10T15:32:00Z">
              <w:r w:rsidRPr="00065B02">
                <w:rPr>
                  <w:rFonts w:cs="Calibri"/>
                  <w:color w:val="000000"/>
                  <w:szCs w:val="22"/>
                  <w:lang w:bidi="ne-NP"/>
                </w:rPr>
                <w:t>0.072</w:t>
              </w:r>
            </w:ins>
            <w:ins w:id="6511"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6512" w:author="Kumar Baral" w:date="2023-02-10T15:32:00Z"/>
          <w:trPrChange w:id="6513"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514"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6515" w:author="Kumar Baral" w:date="2023-02-10T15:32:00Z"/>
                <w:rFonts w:cs="Calibri"/>
                <w:color w:val="000000"/>
                <w:szCs w:val="22"/>
                <w:lang w:bidi="ne-NP"/>
              </w:rPr>
            </w:pPr>
            <w:ins w:id="6516" w:author="Kumar Baral" w:date="2023-02-10T15:32:00Z">
              <w:r w:rsidRPr="00065B02">
                <w:rPr>
                  <w:rFonts w:cs="Calibri"/>
                  <w:color w:val="000000"/>
                  <w:szCs w:val="22"/>
                  <w:lang w:bidi="ne-NP"/>
                </w:rPr>
                <w:t>Falgun</w:t>
              </w:r>
            </w:ins>
          </w:p>
        </w:tc>
        <w:tc>
          <w:tcPr>
            <w:tcW w:w="1800" w:type="dxa"/>
            <w:tcBorders>
              <w:top w:val="nil"/>
              <w:left w:val="nil"/>
              <w:bottom w:val="single" w:sz="4" w:space="0" w:color="auto"/>
              <w:right w:val="single" w:sz="4" w:space="0" w:color="auto"/>
            </w:tcBorders>
            <w:shd w:val="clear" w:color="auto" w:fill="auto"/>
            <w:noWrap/>
            <w:vAlign w:val="bottom"/>
            <w:hideMark/>
            <w:tcPrChange w:id="6517"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6518" w:author="Kumar Baral" w:date="2023-02-10T15:32:00Z"/>
                <w:rFonts w:cs="Calibri"/>
                <w:color w:val="000000"/>
                <w:szCs w:val="22"/>
                <w:lang w:bidi="ne-NP"/>
              </w:rPr>
            </w:pPr>
            <w:ins w:id="6519"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6520"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6521" w:author="Kumar Baral" w:date="2023-02-10T15:32:00Z"/>
                <w:rFonts w:cs="Calibri"/>
                <w:color w:val="000000"/>
                <w:szCs w:val="22"/>
                <w:lang w:bidi="ne-NP"/>
              </w:rPr>
            </w:pPr>
            <w:ins w:id="6522"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6523"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6524" w:author="Kumar Baral" w:date="2023-02-10T15:32:00Z"/>
                <w:rFonts w:cs="Calibri"/>
                <w:color w:val="000000"/>
                <w:szCs w:val="22"/>
                <w:lang w:bidi="ne-NP"/>
              </w:rPr>
            </w:pPr>
            <w:ins w:id="6525"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6526"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6527" w:author="Kumar Baral" w:date="2023-02-10T15:32:00Z"/>
                <w:rFonts w:cs="Calibri"/>
                <w:color w:val="000000"/>
                <w:szCs w:val="22"/>
                <w:lang w:bidi="ne-NP"/>
              </w:rPr>
            </w:pPr>
            <w:ins w:id="6528" w:author="Kumar Baral" w:date="2023-02-10T15:32:00Z">
              <w:r w:rsidRPr="00065B02">
                <w:rPr>
                  <w:rFonts w:cs="Calibri"/>
                  <w:color w:val="000000"/>
                  <w:szCs w:val="22"/>
                  <w:lang w:bidi="ne-NP"/>
                </w:rPr>
                <w:t>0.040</w:t>
              </w:r>
            </w:ins>
            <w:ins w:id="6529"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6530" w:author="Kumar Baral" w:date="2023-02-10T15:32:00Z"/>
          <w:trPrChange w:id="6531"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6532"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6533" w:author="Kumar Baral" w:date="2023-02-10T15:32:00Z"/>
                <w:rFonts w:cs="Calibri"/>
                <w:color w:val="000000"/>
                <w:szCs w:val="22"/>
                <w:lang w:bidi="ne-NP"/>
              </w:rPr>
            </w:pPr>
            <w:ins w:id="6534"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6535"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6536" w:author="Kumar Baral" w:date="2023-02-10T15:32:00Z"/>
                <w:rFonts w:cs="Calibri"/>
                <w:color w:val="000000"/>
                <w:szCs w:val="22"/>
                <w:lang w:bidi="ne-NP"/>
              </w:rPr>
            </w:pPr>
            <w:ins w:id="6537"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6538"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6539" w:author="Kumar Baral" w:date="2023-02-10T15:32:00Z"/>
                <w:rFonts w:cs="Calibri"/>
                <w:color w:val="000000"/>
                <w:szCs w:val="22"/>
                <w:lang w:bidi="ne-NP"/>
              </w:rPr>
            </w:pPr>
            <w:ins w:id="6540"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6541"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6542" w:author="Kumar Baral" w:date="2023-02-10T15:32:00Z"/>
                <w:rFonts w:cs="Calibri"/>
                <w:color w:val="000000"/>
                <w:szCs w:val="22"/>
                <w:lang w:bidi="ne-NP"/>
              </w:rPr>
            </w:pPr>
            <w:ins w:id="6543"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6544"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6545" w:author="Kumar Baral" w:date="2023-02-10T15:32:00Z"/>
                <w:rFonts w:cs="Calibri"/>
                <w:color w:val="000000"/>
                <w:szCs w:val="22"/>
                <w:lang w:bidi="ne-NP"/>
              </w:rPr>
            </w:pPr>
            <w:ins w:id="6546" w:author="Kumar Baral" w:date="2023-02-10T15:32:00Z">
              <w:r w:rsidRPr="00065B02">
                <w:rPr>
                  <w:rFonts w:cs="Calibri"/>
                  <w:color w:val="000000"/>
                  <w:szCs w:val="22"/>
                  <w:lang w:bidi="ne-NP"/>
                </w:rPr>
                <w:t>0.039</w:t>
              </w:r>
            </w:ins>
            <w:ins w:id="6547" w:author="Kumar Baral" w:date="2023-02-10T17:29:00Z">
              <w:r w:rsidR="00E47F01">
                <w:rPr>
                  <w:rFonts w:cs="Calibri"/>
                  <w:color w:val="000000"/>
                  <w:szCs w:val="22"/>
                  <w:lang w:bidi="ne-NP"/>
                </w:rPr>
                <w:t>/year</w:t>
              </w:r>
            </w:ins>
          </w:p>
        </w:tc>
      </w:tr>
    </w:tbl>
    <w:p w14:paraId="7AADD0E5" w14:textId="5A612DA9" w:rsidR="00CE7042" w:rsidRDefault="00694E10" w:rsidP="005C2E26">
      <w:pPr>
        <w:rPr>
          <w:ins w:id="6548" w:author="Kumar Baral" w:date="2023-02-13T09:24:00Z"/>
        </w:rPr>
      </w:pPr>
      <w:ins w:id="6549" w:author="Kumar Baral" w:date="2023-02-12T12:06:00Z">
        <w:r>
          <w:t xml:space="preserve">The </w:t>
        </w:r>
      </w:ins>
      <w:ins w:id="6550" w:author="Kumar Baral" w:date="2023-02-13T09:27:00Z">
        <w:r w:rsidR="00E0509C">
          <w:t xml:space="preserve">rate of </w:t>
        </w:r>
      </w:ins>
      <w:ins w:id="6551" w:author="Kumar Baral" w:date="2023-02-12T12:06:00Z">
        <w:r>
          <w:t>change</w:t>
        </w:r>
      </w:ins>
      <w:ins w:id="6552" w:author="Kumar Baral" w:date="2023-02-13T09:27:00Z">
        <w:r w:rsidR="00E0509C">
          <w:t xml:space="preserve"> </w:t>
        </w:r>
      </w:ins>
      <w:r w:rsidR="001E3856">
        <w:t xml:space="preserve">of </w:t>
      </w:r>
      <w:ins w:id="6553" w:author="Kumar Baral" w:date="2023-02-13T09:27:00Z">
        <w:r w:rsidR="00E0509C">
          <w:t>discharge per year</w:t>
        </w:r>
      </w:ins>
      <w:ins w:id="6554" w:author="Kumar Baral" w:date="2023-02-12T12:06:00Z">
        <w:r>
          <w:t xml:space="preserve"> </w:t>
        </w:r>
      </w:ins>
      <w:ins w:id="6555" w:author="Kumar Baral" w:date="2023-02-12T12:07:00Z">
        <w:r w:rsidR="00CC2D59">
          <w:t>is given in</w:t>
        </w:r>
      </w:ins>
      <w:ins w:id="6556" w:author="Kumar Baral" w:date="2023-02-13T10:55:00Z">
        <w:r w:rsidR="00CC2D59">
          <w:t xml:space="preserve"> </w:t>
        </w:r>
      </w:ins>
      <w:ins w:id="6557" w:author="Kumar Baral" w:date="2023-02-13T12:22:00Z">
        <w:r w:rsidR="008E1FA3">
          <w:fldChar w:fldCharType="begin"/>
        </w:r>
        <w:r w:rsidR="008E1FA3">
          <w:instrText xml:space="preserve"> REF _Ref127183355 \h </w:instrText>
        </w:r>
      </w:ins>
      <w:r w:rsidR="008E1FA3">
        <w:fldChar w:fldCharType="separate"/>
      </w:r>
      <w:ins w:id="6558" w:author="Kumar Baral" w:date="2023-02-13T10:54:00Z">
        <w:r w:rsidR="00851CC9">
          <w:t xml:space="preserve">Table </w:t>
        </w:r>
      </w:ins>
      <w:r w:rsidR="00851CC9">
        <w:rPr>
          <w:noProof/>
        </w:rPr>
        <w:t>1</w:t>
      </w:r>
      <w:ins w:id="6559" w:author="Kumar Baral" w:date="2023-02-13T14:27:00Z">
        <w:r w:rsidR="00851CC9">
          <w:noBreakHyphen/>
        </w:r>
      </w:ins>
      <w:r w:rsidR="00851CC9">
        <w:rPr>
          <w:noProof/>
        </w:rPr>
        <w:t>7</w:t>
      </w:r>
      <w:ins w:id="6560" w:author="Kumar Baral" w:date="2023-02-13T12:22:00Z">
        <w:r w:rsidR="008E1FA3">
          <w:fldChar w:fldCharType="end"/>
        </w:r>
      </w:ins>
      <w:r w:rsidR="002D09A2">
        <w:t xml:space="preserve"> in the column called “Apparent trend”</w:t>
      </w:r>
      <w:ins w:id="6561" w:author="Kumar Baral" w:date="2023-02-13T12:22:00Z">
        <w:r w:rsidR="008E1FA3">
          <w:t xml:space="preserve">. </w:t>
        </w:r>
      </w:ins>
      <w:ins w:id="6562" w:author="Kumar Baral" w:date="2023-02-12T12:09:00Z">
        <w:r>
          <w:t>This trend is expected</w:t>
        </w:r>
      </w:ins>
      <w:ins w:id="6563" w:author="Kumar Baral" w:date="2023-02-13T10:56:00Z">
        <w:r w:rsidR="00CC2D59">
          <w:t xml:space="preserve"> to be present</w:t>
        </w:r>
      </w:ins>
      <w:ins w:id="6564" w:author="Kumar Baral" w:date="2023-02-12T12:09:00Z">
        <w:r w:rsidR="00CC2D59">
          <w:t xml:space="preserve"> in the next </w:t>
        </w:r>
      </w:ins>
      <w:r w:rsidR="002D09A2">
        <w:t xml:space="preserve">few </w:t>
      </w:r>
      <w:ins w:id="6565" w:author="Kumar Baral" w:date="2023-02-12T12:09:00Z">
        <w:r w:rsidR="00CC2D59">
          <w:t>years</w:t>
        </w:r>
        <w:r>
          <w:t xml:space="preserve">. </w:t>
        </w:r>
      </w:ins>
    </w:p>
    <w:p w14:paraId="7D12E6D9" w14:textId="5970D99C" w:rsidR="008211B4" w:rsidRDefault="00053B33" w:rsidP="005C2E26">
      <w:ins w:id="6566" w:author="Kumar Baral" w:date="2023-02-13T12:25:00Z">
        <w:r>
          <w:lastRenderedPageBreak/>
          <w:t xml:space="preserve">However, </w:t>
        </w:r>
      </w:ins>
      <w:ins w:id="6567" w:author="Kumar Baral" w:date="2023-02-13T12:24:00Z">
        <w:r>
          <w:t xml:space="preserve">the sample size of discharge data </w:t>
        </w:r>
      </w:ins>
      <w:r w:rsidR="002D09A2">
        <w:t xml:space="preserve">will </w:t>
      </w:r>
      <w:ins w:id="6568" w:author="Kumar Baral" w:date="2023-02-13T12:24:00Z">
        <w:r>
          <w:t>increase</w:t>
        </w:r>
      </w:ins>
      <w:r w:rsidR="002D09A2">
        <w:t xml:space="preserve"> in coming</w:t>
      </w:r>
      <w:ins w:id="6569" w:author="Kumar Baral" w:date="2023-02-13T12:24:00Z">
        <w:r>
          <w:t xml:space="preserve"> </w:t>
        </w:r>
      </w:ins>
      <w:ins w:id="6570" w:author="Kumar Baral" w:date="2023-02-13T12:25:00Z">
        <w:r>
          <w:t>year</w:t>
        </w:r>
      </w:ins>
      <w:r w:rsidR="002D09A2">
        <w:t>s</w:t>
      </w:r>
      <w:ins w:id="6571" w:author="Kumar Baral" w:date="2023-02-13T12:25:00Z">
        <w:r>
          <w:t xml:space="preserve"> </w:t>
        </w:r>
      </w:ins>
      <w:ins w:id="6572" w:author="Kumar Baral" w:date="2023-02-13T12:24:00Z">
        <w:r>
          <w:t xml:space="preserve">because there is continuous measurement of discharge in the intake of Andhikhola. With the increment in sample size the numerical value of apparent trend may change slightly in the future years. </w:t>
        </w:r>
      </w:ins>
    </w:p>
    <w:p w14:paraId="0BCAC76B" w14:textId="0A5A521C" w:rsidR="005433E9" w:rsidRDefault="00A31B7A">
      <w:pPr>
        <w:pStyle w:val="Heading3"/>
        <w:rPr>
          <w:ins w:id="6573" w:author="Kumar Baral" w:date="2023-02-10T14:01:00Z"/>
        </w:rPr>
        <w:pPrChange w:id="6574" w:author="Kumar Baral" w:date="2023-02-10T14:03:00Z">
          <w:pPr/>
        </w:pPrChange>
      </w:pPr>
      <w:del w:id="6575" w:author="Kumar Baral" w:date="2023-02-10T14:03:00Z">
        <w:r w:rsidDel="00C537C5">
          <w:delText xml:space="preserve">Result and </w:delText>
        </w:r>
      </w:del>
      <w:del w:id="6576" w:author="Kumar Baral" w:date="2023-02-10T15:55:00Z">
        <w:r w:rsidDel="00E8212E">
          <w:delText>d</w:delText>
        </w:r>
      </w:del>
      <w:bookmarkStart w:id="6577" w:name="_Toc127370364"/>
      <w:ins w:id="6578" w:author="Kumar Baral" w:date="2023-02-10T15:55:00Z">
        <w:r w:rsidR="00E8212E">
          <w:t>Discussion</w:t>
        </w:r>
      </w:ins>
      <w:bookmarkEnd w:id="6577"/>
      <w:del w:id="6579" w:author="Kumar Baral" w:date="2023-02-10T15:55:00Z">
        <w:r w:rsidDel="00E8212E">
          <w:delText>iscussion</w:delText>
        </w:r>
      </w:del>
    </w:p>
    <w:p w14:paraId="677F5D6B" w14:textId="5A04FF2D" w:rsidR="009B6D49" w:rsidRDefault="009B6D49" w:rsidP="005C2E26">
      <w:pPr>
        <w:rPr>
          <w:ins w:id="6580" w:author="Kumar Baral" w:date="2023-02-10T15:24:00Z"/>
        </w:rPr>
      </w:pPr>
      <w:ins w:id="6581"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6582" w:author="Kumar Baral" w:date="2023-02-10T15:46:00Z">
        <w:r w:rsidR="00A00263">
          <w:t xml:space="preserve">environmental changes such as </w:t>
        </w:r>
      </w:ins>
      <w:ins w:id="6583" w:author="Kumar Baral" w:date="2023-02-10T15:22:00Z">
        <w:r>
          <w:t>deforestation</w:t>
        </w:r>
      </w:ins>
      <w:ins w:id="6584" w:author="Kumar Baral" w:date="2023-02-10T15:54:00Z">
        <w:r w:rsidR="00E8212E">
          <w:t>, plantation etc</w:t>
        </w:r>
      </w:ins>
      <w:ins w:id="6585" w:author="Kumar Baral" w:date="2023-02-10T15:22:00Z">
        <w:r>
          <w:t xml:space="preserve">. Moreover, the change </w:t>
        </w:r>
      </w:ins>
      <w:ins w:id="6586" w:author="Kumar Baral" w:date="2023-02-12T10:37:00Z">
        <w:r w:rsidR="007330F3">
          <w:t>could be</w:t>
        </w:r>
      </w:ins>
      <w:ins w:id="6587" w:author="Kumar Baral" w:date="2023-02-10T15:22:00Z">
        <w:r>
          <w:t xml:space="preserve"> the i</w:t>
        </w:r>
        <w:r w:rsidR="007E2B9F" w:rsidRPr="009B6D49">
          <w:t>nfluence from physical changes at the land surface</w:t>
        </w:r>
      </w:ins>
      <w:ins w:id="6588" w:author="Kumar Baral" w:date="2023-02-10T15:23:00Z">
        <w:r>
          <w:t xml:space="preserve"> such as </w:t>
        </w:r>
      </w:ins>
      <w:ins w:id="6589" w:author="Kumar Baral" w:date="2023-02-10T15:22:00Z">
        <w:r w:rsidR="007E2B9F" w:rsidRPr="009B6D49">
          <w:t>Land us</w:t>
        </w:r>
        <w:r>
          <w:t xml:space="preserve">e, infrastructure, water use etc. </w:t>
        </w:r>
      </w:ins>
      <w:ins w:id="6590" w:author="Kumar Baral" w:date="2023-02-10T15:20:00Z">
        <w:r>
          <w:t xml:space="preserve">In order to determine the impacts on the hydrology, continuous, long record and good quality data are required. </w:t>
        </w:r>
      </w:ins>
    </w:p>
    <w:p w14:paraId="6AEC6A79" w14:textId="16B58B94" w:rsidR="001E3856" w:rsidRDefault="009B6D49" w:rsidP="005C2E26">
      <w:ins w:id="6591" w:author="Kumar Baral" w:date="2023-02-10T15:21:00Z">
        <w:r>
          <w:t>From the analysis</w:t>
        </w:r>
      </w:ins>
      <w:ins w:id="6592" w:author="Kumar Baral" w:date="2023-02-10T15:24:00Z">
        <w:r>
          <w:t xml:space="preserve"> of the data series of Andhi Khola</w:t>
        </w:r>
      </w:ins>
      <w:ins w:id="6593" w:author="Kumar Baral" w:date="2023-02-10T15:21:00Z">
        <w:r>
          <w:t>, it is clearly seen that most of the series do not have significant trend</w:t>
        </w:r>
      </w:ins>
      <w:ins w:id="6594" w:author="Kumar Baral" w:date="2023-02-10T15:24:00Z">
        <w:r>
          <w:t xml:space="preserve"> as suggested by the </w:t>
        </w:r>
      </w:ins>
      <w:ins w:id="6595" w:author="Kumar Baral" w:date="2023-02-10T15:25:00Z">
        <w:r>
          <w:t xml:space="preserve">Mann-Kendall’s test. </w:t>
        </w:r>
      </w:ins>
      <w:r w:rsidR="00C94200">
        <w:t>The conclusion is made based on p-value. T</w:t>
      </w:r>
      <w:ins w:id="6596" w:author="Kumar Baral" w:date="2023-02-12T10:47:00Z">
        <w:r w:rsidR="004E1579">
          <w:t>he p-value is greater than the significance level, which is taken as 0.01</w:t>
        </w:r>
      </w:ins>
      <w:r w:rsidR="001E3856">
        <w:t xml:space="preserve"> for this study</w:t>
      </w:r>
      <w:ins w:id="6597" w:author="Kumar Baral" w:date="2023-02-12T10:47:00Z">
        <w:r w:rsidR="004E1579">
          <w:t xml:space="preserve">. </w:t>
        </w:r>
      </w:ins>
      <w:ins w:id="6598" w:author="Kumar Baral" w:date="2023-02-12T10:48:00Z">
        <w:r w:rsidR="004E1579">
          <w:t xml:space="preserve">This means we are </w:t>
        </w:r>
      </w:ins>
      <w:ins w:id="6599" w:author="Kumar Baral" w:date="2023-02-13T09:29:00Z">
        <w:r w:rsidR="00E0509C">
          <w:t xml:space="preserve">99 percent </w:t>
        </w:r>
      </w:ins>
      <w:ins w:id="6600" w:author="Kumar Baral" w:date="2023-02-12T10:48:00Z">
        <w:r w:rsidR="004E1579">
          <w:t>sure that there is no trend</w:t>
        </w:r>
      </w:ins>
      <w:ins w:id="6601" w:author="Kumar Baral" w:date="2023-02-13T09:30:00Z">
        <w:r w:rsidR="00E0509C">
          <w:t>.</w:t>
        </w:r>
      </w:ins>
      <w:ins w:id="6602" w:author="Kumar Baral" w:date="2023-02-12T10:48:00Z">
        <w:r w:rsidR="00E0509C">
          <w:t xml:space="preserve"> </w:t>
        </w:r>
      </w:ins>
      <w:ins w:id="6603" w:author="Kumar Baral" w:date="2023-02-13T09:30:00Z">
        <w:r w:rsidR="00E0509C">
          <w:t>H</w:t>
        </w:r>
      </w:ins>
      <w:ins w:id="6604" w:author="Kumar Baral" w:date="2023-02-12T10:48:00Z">
        <w:r w:rsidR="004E1579">
          <w:t>owever</w:t>
        </w:r>
      </w:ins>
      <w:ins w:id="6605" w:author="Kumar Baral" w:date="2023-02-13T09:30:00Z">
        <w:r w:rsidR="00E0509C">
          <w:t>,</w:t>
        </w:r>
      </w:ins>
      <w:ins w:id="6606" w:author="Kumar Baral" w:date="2023-02-12T10:48:00Z">
        <w:r w:rsidR="004E1579">
          <w:t xml:space="preserve"> it indicates there is still 1</w:t>
        </w:r>
      </w:ins>
      <w:ins w:id="6607" w:author="Kumar Baral" w:date="2023-02-12T10:49:00Z">
        <w:r w:rsidR="004E1579">
          <w:t xml:space="preserve">% </w:t>
        </w:r>
      </w:ins>
      <w:ins w:id="6608" w:author="Kumar Baral" w:date="2023-02-13T09:30:00Z">
        <w:r w:rsidR="00E0509C">
          <w:t xml:space="preserve">chance </w:t>
        </w:r>
      </w:ins>
      <w:ins w:id="6609" w:author="Kumar Baral" w:date="2023-02-12T10:49:00Z">
        <w:r w:rsidR="004E1579">
          <w:t xml:space="preserve">of having </w:t>
        </w:r>
      </w:ins>
      <w:ins w:id="6610" w:author="Kumar Baral" w:date="2023-02-13T09:17:00Z">
        <w:r w:rsidR="00CE7042">
          <w:t>significant</w:t>
        </w:r>
      </w:ins>
      <w:ins w:id="6611" w:author="Kumar Baral" w:date="2023-02-12T10:49:00Z">
        <w:r w:rsidR="004E1579">
          <w:t xml:space="preserve"> </w:t>
        </w:r>
      </w:ins>
      <w:ins w:id="6612" w:author="Kumar Baral" w:date="2023-02-13T09:31:00Z">
        <w:r w:rsidR="00E0509C">
          <w:t>trend</w:t>
        </w:r>
      </w:ins>
      <w:ins w:id="6613" w:author="Kumar Baral" w:date="2023-02-12T10:49:00Z">
        <w:r w:rsidR="004E1579">
          <w:t xml:space="preserve">. </w:t>
        </w:r>
      </w:ins>
      <w:ins w:id="6614" w:author="Kumar Baral" w:date="2023-02-10T15:25:00Z">
        <w:r>
          <w:t xml:space="preserve"> </w:t>
        </w:r>
      </w:ins>
    </w:p>
    <w:p w14:paraId="58936F10" w14:textId="41526650" w:rsidR="009B6D49" w:rsidRDefault="001E3856" w:rsidP="005C2E26">
      <w:r>
        <w:t>On the other hand</w:t>
      </w:r>
      <w:ins w:id="6615" w:author="Kumar Baral" w:date="2023-02-10T15:27:00Z">
        <w:r w:rsidR="00065B02">
          <w:t xml:space="preserve">, in case of </w:t>
        </w:r>
      </w:ins>
      <w:ins w:id="6616" w:author="Kumar Baral" w:date="2023-02-10T15:25:00Z">
        <w:r w:rsidR="009B6D49">
          <w:t>10-years moving average</w:t>
        </w:r>
      </w:ins>
      <w:ins w:id="6617" w:author="Kumar Baral" w:date="2023-02-10T15:27:00Z">
        <w:r w:rsidR="00065B02">
          <w:t xml:space="preserve"> series</w:t>
        </w:r>
      </w:ins>
      <w:ins w:id="6618" w:author="Kumar Baral" w:date="2023-02-10T15:36:00Z">
        <w:r w:rsidR="00A00263">
          <w:t xml:space="preserve"> </w:t>
        </w:r>
      </w:ins>
      <w:r w:rsidR="00163039">
        <w:t xml:space="preserve">shows </w:t>
      </w:r>
      <w:ins w:id="6619" w:author="Kumar Baral" w:date="2023-02-10T15:27:00Z">
        <w:r w:rsidR="00065B02">
          <w:t>tha</w:t>
        </w:r>
        <w:r w:rsidR="00A00263">
          <w:t xml:space="preserve">t there is significant trend of decreasing discharge. </w:t>
        </w:r>
      </w:ins>
      <w:ins w:id="6620" w:author="Kumar Baral" w:date="2023-02-13T09:31:00Z">
        <w:r w:rsidR="00E0509C">
          <w:t>Since</w:t>
        </w:r>
      </w:ins>
      <w:ins w:id="6621" w:author="Kumar Baral" w:date="2023-02-12T10:38:00Z">
        <w:r w:rsidR="007330F3">
          <w:t xml:space="preserve">, </w:t>
        </w:r>
      </w:ins>
      <w:ins w:id="6622" w:author="Kumar Baral" w:date="2023-02-10T15:54:00Z">
        <w:r w:rsidR="00E8212E">
          <w:t xml:space="preserve">10- years moving average series has only 10 number of data in the series, the result is not </w:t>
        </w:r>
      </w:ins>
      <w:ins w:id="6623" w:author="Kumar Baral" w:date="2023-02-10T15:55:00Z">
        <w:r w:rsidR="00E8212E">
          <w:t>reliable</w:t>
        </w:r>
      </w:ins>
      <w:ins w:id="6624" w:author="Kumar Baral" w:date="2023-02-10T15:54:00Z">
        <w:r w:rsidR="00E8212E">
          <w:t>.</w:t>
        </w:r>
      </w:ins>
      <w:ins w:id="6625" w:author="Kumar Baral" w:date="2023-02-13T09:31:00Z">
        <w:r w:rsidR="00E0509C">
          <w:t xml:space="preserve"> It cannot be concluded there is decreasing trend.</w:t>
        </w:r>
      </w:ins>
      <w:ins w:id="6626" w:author="Kumar Baral" w:date="2023-02-10T15:55:00Z">
        <w:r w:rsidR="00E8212E">
          <w:t xml:space="preserve"> </w:t>
        </w:r>
      </w:ins>
    </w:p>
    <w:p w14:paraId="4B8D707B" w14:textId="6565C822" w:rsidR="00C94200" w:rsidRDefault="00C94200" w:rsidP="005C2E26">
      <w:pPr>
        <w:rPr>
          <w:ins w:id="6627" w:author="Kumar Baral" w:date="2023-02-10T15:41:00Z"/>
        </w:rPr>
      </w:pPr>
      <w:r>
        <w:t xml:space="preserve">The data series of Andhi khola is comprised of missing data as well as incomplete data as indicated in the </w:t>
      </w:r>
      <w:r w:rsidR="00163039">
        <w:fldChar w:fldCharType="begin"/>
      </w:r>
      <w:r w:rsidR="00163039">
        <w:instrText xml:space="preserve"> REF _Ref127176859 \h </w:instrText>
      </w:r>
      <w:r w:rsidR="00163039">
        <w:fldChar w:fldCharType="separate"/>
      </w:r>
      <w:ins w:id="6628" w:author="Kumar Baral" w:date="2023-02-13T10:29:00Z">
        <w:r w:rsidR="00163039">
          <w:t xml:space="preserve">Table </w:t>
        </w:r>
      </w:ins>
      <w:r w:rsidR="00163039">
        <w:rPr>
          <w:noProof/>
        </w:rPr>
        <w:t>1</w:t>
      </w:r>
      <w:ins w:id="6629" w:author="Kumar Baral" w:date="2023-02-13T14:27:00Z">
        <w:r w:rsidR="00163039">
          <w:noBreakHyphen/>
        </w:r>
      </w:ins>
      <w:r w:rsidR="00163039">
        <w:rPr>
          <w:noProof/>
        </w:rPr>
        <w:t>6</w:t>
      </w:r>
      <w:r w:rsidR="00163039">
        <w:fldChar w:fldCharType="end"/>
      </w:r>
      <w:r>
        <w:t xml:space="preserve">. As a result, the result of this analysis may have been influenced to some extent. </w:t>
      </w:r>
    </w:p>
    <w:p w14:paraId="36C31E87" w14:textId="27107749" w:rsidR="006B6441" w:rsidRPr="005C2E26" w:rsidRDefault="00A00263" w:rsidP="005C2E26">
      <w:ins w:id="6630" w:author="Kumar Baral" w:date="2023-02-10T15:41:00Z">
        <w:r>
          <w:t xml:space="preserve">For the months Jesth, </w:t>
        </w:r>
      </w:ins>
      <w:ins w:id="6631" w:author="Kumar Baral" w:date="2023-02-10T15:42:00Z">
        <w:r>
          <w:t xml:space="preserve">Shrawan, Bhadra and Mangsir, the apparent trend of discharge </w:t>
        </w:r>
      </w:ins>
      <w:ins w:id="6632" w:author="Kumar Baral" w:date="2023-02-10T16:32:00Z">
        <w:r w:rsidR="006308C0">
          <w:t>appe</w:t>
        </w:r>
      </w:ins>
      <w:ins w:id="6633" w:author="Kumar Baral" w:date="2023-02-10T16:33:00Z">
        <w:r w:rsidR="006308C0">
          <w:t>a</w:t>
        </w:r>
      </w:ins>
      <w:ins w:id="6634" w:author="Kumar Baral" w:date="2023-02-10T16:32:00Z">
        <w:r w:rsidR="006308C0">
          <w:t>r</w:t>
        </w:r>
      </w:ins>
      <w:ins w:id="6635" w:author="Kumar Baral" w:date="2023-02-10T16:33:00Z">
        <w:r w:rsidR="006308C0">
          <w:t>s to be</w:t>
        </w:r>
      </w:ins>
      <w:ins w:id="6636" w:author="Kumar Baral" w:date="2023-02-10T15:42:00Z">
        <w:r>
          <w:t xml:space="preserve"> </w:t>
        </w:r>
      </w:ins>
      <w:ins w:id="6637" w:author="Kumar Baral" w:date="2023-02-13T09:17:00Z">
        <w:r w:rsidR="00CE7042">
          <w:t>decreasing</w:t>
        </w:r>
      </w:ins>
      <w:ins w:id="6638" w:author="Kumar Baral" w:date="2023-02-10T15:42:00Z">
        <w:r>
          <w:t xml:space="preserve"> whereas for the rest of the months the apparent trend </w:t>
        </w:r>
      </w:ins>
      <w:ins w:id="6639" w:author="Kumar Baral" w:date="2023-02-10T16:34:00Z">
        <w:r w:rsidR="006308C0">
          <w:t>appears to be increasing</w:t>
        </w:r>
      </w:ins>
      <w:ins w:id="6640" w:author="Kumar Baral" w:date="2023-02-10T15:43:00Z">
        <w:r>
          <w:t xml:space="preserve">. </w:t>
        </w:r>
      </w:ins>
    </w:p>
    <w:p w14:paraId="5280F6EA" w14:textId="11D1AE63" w:rsidR="002A46D1" w:rsidRDefault="002A46D1" w:rsidP="002A46D1">
      <w:pPr>
        <w:pStyle w:val="Heading2"/>
      </w:pPr>
      <w:bookmarkStart w:id="6641" w:name="_Toc127370365"/>
      <w:r w:rsidRPr="006238CC">
        <w:t>Glacier Lake Outburst Flood (GLOF)</w:t>
      </w:r>
      <w:bookmarkEnd w:id="6641"/>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6642" w:name="_Toc444150620"/>
      <w:bookmarkStart w:id="6643" w:name="_Toc454649676"/>
      <w:bookmarkStart w:id="6644" w:name="_Toc477261951"/>
      <w:bookmarkStart w:id="6645" w:name="_Toc23762146"/>
      <w:bookmarkStart w:id="6646" w:name="_Toc68879987"/>
      <w:bookmarkStart w:id="6647" w:name="_Toc127370366"/>
      <w:r w:rsidRPr="006238CC">
        <w:t>Conclusions</w:t>
      </w:r>
      <w:bookmarkEnd w:id="6642"/>
      <w:bookmarkEnd w:id="6643"/>
      <w:bookmarkEnd w:id="6644"/>
      <w:bookmarkEnd w:id="6645"/>
      <w:bookmarkEnd w:id="6646"/>
      <w:bookmarkEnd w:id="6647"/>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447CCF4E" w:rsidR="006238CC" w:rsidRPr="006238CC" w:rsidRDefault="006238CC" w:rsidP="00F96D25">
      <w:pPr>
        <w:numPr>
          <w:ilvl w:val="0"/>
          <w:numId w:val="23"/>
        </w:numPr>
      </w:pPr>
      <w:r w:rsidRPr="006238CC">
        <w:t xml:space="preserve">The </w:t>
      </w:r>
      <w:ins w:id="6648" w:author="Kumar Baral" w:date="2023-02-10T15:44:00Z">
        <w:r w:rsidR="00A00263">
          <w:t xml:space="preserve">available </w:t>
        </w:r>
      </w:ins>
      <w:del w:id="6649"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6650"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6651" w:author="Kumar Baral" w:date="2023-02-10T15:44:00Z">
        <w:r w:rsidR="00A00263">
          <w:t xml:space="preserve">discharge data </w:t>
        </w:r>
      </w:ins>
      <w:ins w:id="6652" w:author="Kumar Baral" w:date="2023-02-10T15:45:00Z">
        <w:r w:rsidR="00A00263">
          <w:t xml:space="preserve">of Andhi Khola </w:t>
        </w:r>
      </w:ins>
      <w:ins w:id="6653" w:author="Kumar Baral" w:date="2023-02-10T15:44:00Z">
        <w:r w:rsidR="00A00263">
          <w:t>reveals that there is no significant trend of changing discharge</w:t>
        </w:r>
      </w:ins>
      <w:ins w:id="6654" w:author="Kumar Baral" w:date="2023-02-10T15:45:00Z">
        <w:r w:rsidR="00A00263">
          <w:t xml:space="preserve"> either increasing or decreasing</w:t>
        </w:r>
      </w:ins>
      <w:ins w:id="6655" w:author="Kumar Baral" w:date="2023-02-10T15:44:00Z">
        <w:r w:rsidR="00A00263">
          <w:t xml:space="preserve"> because</w:t>
        </w:r>
      </w:ins>
      <w:ins w:id="6656" w:author="Kumar Baral" w:date="2023-02-10T15:45:00Z">
        <w:r w:rsidR="00A00263">
          <w:t xml:space="preserve"> of the climatic reason, </w:t>
        </w:r>
      </w:ins>
      <w:ins w:id="6657" w:author="Kumar Baral" w:date="2023-02-10T15:46:00Z">
        <w:r w:rsidR="00A00263">
          <w:t xml:space="preserve">environmental reason and physical changes. </w:t>
        </w:r>
      </w:ins>
      <w:ins w:id="6658" w:author="Kumar Baral" w:date="2023-02-10T15:52:00Z">
        <w:r w:rsidR="00E8212E">
          <w:t>However,</w:t>
        </w:r>
      </w:ins>
      <w:ins w:id="6659" w:author="Kumar Baral" w:date="2023-02-10T15:46:00Z">
        <w:r w:rsidR="00A00263">
          <w:t xml:space="preserve"> for the </w:t>
        </w:r>
      </w:ins>
      <w:ins w:id="6660" w:author="Kumar Baral" w:date="2023-02-12T11:35:00Z">
        <w:r w:rsidR="006B6441">
          <w:t>data of 10-years moving average</w:t>
        </w:r>
      </w:ins>
      <w:ins w:id="6661" w:author="Kumar Baral" w:date="2023-02-10T15:46:00Z">
        <w:r w:rsidR="00A00263">
          <w:t xml:space="preserve">, there is significant trend. </w:t>
        </w:r>
      </w:ins>
    </w:p>
    <w:p w14:paraId="3BCE3D71" w14:textId="5D772985" w:rsidR="00C94200" w:rsidRPr="006F37BC" w:rsidRDefault="00C94200" w:rsidP="00C94200">
      <w:pPr>
        <w:numPr>
          <w:ilvl w:val="0"/>
          <w:numId w:val="23"/>
        </w:numPr>
      </w:pPr>
      <w:r>
        <w:rPr>
          <w:rFonts w:cs="Calibri"/>
          <w:color w:val="000000"/>
          <w:lang w:bidi="ne-NP"/>
        </w:rPr>
        <w:t>The mean annual flow for the considered data series is found to be 27.05 m3/s.</w:t>
      </w:r>
    </w:p>
    <w:p w14:paraId="43715E47" w14:textId="3E82C265" w:rsidR="00C94200" w:rsidRPr="00C94200" w:rsidRDefault="00C94200" w:rsidP="00F96D25">
      <w:pPr>
        <w:numPr>
          <w:ilvl w:val="0"/>
          <w:numId w:val="23"/>
        </w:numPr>
      </w:pPr>
      <w:ins w:id="6662" w:author="Kumar Baral" w:date="2023-02-13T14:30:00Z">
        <w:r>
          <w:rPr>
            <w:rFonts w:eastAsiaTheme="minorHAnsi" w:cstheme="minorBidi"/>
            <w:szCs w:val="22"/>
          </w:rPr>
          <w:t>The design discharge 4.87 m3/s</w:t>
        </w:r>
      </w:ins>
      <w:ins w:id="6663" w:author="Kumar Baral" w:date="2023-02-13T14:37:00Z">
        <w:r>
          <w:rPr>
            <w:rFonts w:eastAsiaTheme="minorHAnsi" w:cstheme="minorBidi"/>
            <w:szCs w:val="22"/>
          </w:rPr>
          <w:t xml:space="preserve"> now becomes</w:t>
        </w:r>
      </w:ins>
      <w:ins w:id="6664" w:author="Kumar Baral" w:date="2023-02-13T14:30:00Z">
        <w:r>
          <w:rPr>
            <w:rFonts w:eastAsiaTheme="minorHAnsi" w:cstheme="minorBidi"/>
            <w:szCs w:val="22"/>
          </w:rPr>
          <w:t xml:space="preserve"> </w:t>
        </w:r>
      </w:ins>
      <w:ins w:id="6665" w:author="Kumar Baral" w:date="2023-02-13T14:33:00Z">
        <w:r>
          <w:rPr>
            <w:rFonts w:eastAsiaTheme="minorHAnsi" w:cstheme="minorBidi"/>
            <w:szCs w:val="22"/>
          </w:rPr>
          <w:t>63.64</w:t>
        </w:r>
      </w:ins>
      <w:ins w:id="6666" w:author="Kumar Baral" w:date="2023-02-13T14:34:00Z">
        <w:r>
          <w:rPr>
            <w:rFonts w:eastAsiaTheme="minorHAnsi" w:cstheme="minorBidi"/>
            <w:szCs w:val="22"/>
          </w:rPr>
          <w:t xml:space="preserve">% </w:t>
        </w:r>
      </w:ins>
      <w:ins w:id="6667" w:author="Kumar Baral" w:date="2023-02-13T14:38:00Z">
        <w:r>
          <w:rPr>
            <w:rFonts w:eastAsiaTheme="minorHAnsi" w:cstheme="minorBidi"/>
            <w:szCs w:val="22"/>
          </w:rPr>
          <w:t>exceedance</w:t>
        </w:r>
      </w:ins>
      <w:ins w:id="6668" w:author="Kumar Baral" w:date="2023-02-13T14:37:00Z">
        <w:r>
          <w:rPr>
            <w:rFonts w:eastAsiaTheme="minorHAnsi" w:cstheme="minorBidi"/>
            <w:szCs w:val="22"/>
          </w:rPr>
          <w:t xml:space="preserve"> flow</w:t>
        </w:r>
      </w:ins>
      <w:r>
        <w:rPr>
          <w:rFonts w:eastAsiaTheme="minorHAnsi" w:cstheme="minorBidi"/>
          <w:szCs w:val="22"/>
        </w:rPr>
        <w:t>. As per USFR</w:t>
      </w:r>
      <w:ins w:id="6669" w:author="Kumar Baral" w:date="2023-02-13T14:36:00Z">
        <w:r>
          <w:rPr>
            <w:rFonts w:eastAsiaTheme="minorHAnsi" w:cstheme="minorBidi"/>
            <w:szCs w:val="22"/>
          </w:rPr>
          <w:t xml:space="preserve"> 2008</w:t>
        </w:r>
      </w:ins>
      <w:r>
        <w:rPr>
          <w:rFonts w:eastAsiaTheme="minorHAnsi" w:cstheme="minorBidi"/>
          <w:szCs w:val="22"/>
        </w:rPr>
        <w:t xml:space="preserve">, the design discharge 4.87 m3/s </w:t>
      </w:r>
      <w:del w:id="6670" w:author="Kumar Baral" w:date="2023-02-13T14:38:00Z">
        <w:r w:rsidDel="00C172A6">
          <w:rPr>
            <w:rFonts w:eastAsiaTheme="minorHAnsi" w:cstheme="minorBidi"/>
            <w:szCs w:val="22"/>
          </w:rPr>
          <w:delText xml:space="preserve">which </w:delText>
        </w:r>
      </w:del>
      <w:r>
        <w:rPr>
          <w:rFonts w:eastAsiaTheme="minorHAnsi" w:cstheme="minorBidi"/>
          <w:szCs w:val="22"/>
        </w:rPr>
        <w:t xml:space="preserve">was </w:t>
      </w:r>
      <w:del w:id="6671" w:author="Kumar Baral" w:date="2023-02-13T14:38:00Z">
        <w:r w:rsidDel="00C172A6">
          <w:rPr>
            <w:rFonts w:eastAsiaTheme="minorHAnsi" w:cstheme="minorBidi"/>
            <w:szCs w:val="22"/>
          </w:rPr>
          <w:delText xml:space="preserve">available for </w:delText>
        </w:r>
      </w:del>
      <w:r>
        <w:rPr>
          <w:rFonts w:eastAsiaTheme="minorHAnsi" w:cstheme="minorBidi"/>
          <w:szCs w:val="22"/>
        </w:rPr>
        <w:t xml:space="preserve">65% </w:t>
      </w:r>
      <w:ins w:id="6672" w:author="Kumar Baral" w:date="2023-02-13T14:38:00Z">
        <w:r>
          <w:rPr>
            <w:rFonts w:eastAsiaTheme="minorHAnsi" w:cstheme="minorBidi"/>
            <w:szCs w:val="22"/>
          </w:rPr>
          <w:t>exceedance flow</w:t>
        </w:r>
      </w:ins>
      <w:r>
        <w:rPr>
          <w:rFonts w:eastAsiaTheme="minorHAnsi" w:cstheme="minorBidi"/>
          <w:szCs w:val="22"/>
        </w:rPr>
        <w:t>.</w:t>
      </w:r>
    </w:p>
    <w:p w14:paraId="396864D9" w14:textId="304E9457" w:rsidR="00C94200" w:rsidRDefault="00C94200" w:rsidP="00F96D25">
      <w:pPr>
        <w:numPr>
          <w:ilvl w:val="0"/>
          <w:numId w:val="23"/>
        </w:numPr>
      </w:pPr>
      <w:r>
        <w:rPr>
          <w:lang w:eastAsia="x-none"/>
        </w:rPr>
        <w:t>T</w:t>
      </w:r>
      <w:ins w:id="6673" w:author="Kumar Baral" w:date="2023-02-13T14:22:00Z">
        <w:r w:rsidRPr="005B6688">
          <w:rPr>
            <w:lang w:eastAsia="x-none"/>
          </w:rPr>
          <w:t xml:space="preserve">he </w:t>
        </w:r>
      </w:ins>
      <w:r>
        <w:rPr>
          <w:lang w:eastAsia="x-none"/>
        </w:rPr>
        <w:t>calculated</w:t>
      </w:r>
      <w:ins w:id="6674" w:author="Kumar Baral" w:date="2023-02-13T14:22:00Z">
        <w:r w:rsidRPr="005B6688">
          <w:rPr>
            <w:lang w:eastAsia="x-none"/>
          </w:rPr>
          <w:t xml:space="preserve"> low flows at the </w:t>
        </w:r>
      </w:ins>
      <w:r>
        <w:rPr>
          <w:lang w:eastAsia="x-none"/>
        </w:rPr>
        <w:t xml:space="preserve">Andhi </w:t>
      </w:r>
      <w:r w:rsidR="00DB4E77">
        <w:rPr>
          <w:lang w:eastAsia="x-none"/>
        </w:rPr>
        <w:t xml:space="preserve">Khola </w:t>
      </w:r>
      <w:r w:rsidR="00DB4E77" w:rsidRPr="005B6688">
        <w:rPr>
          <w:lang w:eastAsia="x-none"/>
        </w:rPr>
        <w:t>intake</w:t>
      </w:r>
      <w:ins w:id="6675" w:author="Kumar Baral" w:date="2023-02-13T14:22:00Z">
        <w:r w:rsidRPr="005B6688">
          <w:rPr>
            <w:lang w:eastAsia="x-none"/>
          </w:rPr>
          <w:t xml:space="preserve"> for the 1-day, 7-day, 15-day, and 30-day periods are </w:t>
        </w:r>
      </w:ins>
      <w:ins w:id="6676" w:author="Kumar Baral" w:date="2023-02-13T14:25:00Z">
        <w:r>
          <w:rPr>
            <w:lang w:eastAsia="x-none"/>
          </w:rPr>
          <w:t>1.17</w:t>
        </w:r>
      </w:ins>
      <w:ins w:id="6677" w:author="Kumar Baral" w:date="2023-02-13T14:22:00Z">
        <w:r w:rsidRPr="005B6688">
          <w:rPr>
            <w:lang w:eastAsia="x-none"/>
          </w:rPr>
          <w:t xml:space="preserve"> m3/s, </w:t>
        </w:r>
      </w:ins>
      <w:ins w:id="6678" w:author="Kumar Baral" w:date="2023-02-13T14:25:00Z">
        <w:r>
          <w:rPr>
            <w:lang w:eastAsia="x-none"/>
          </w:rPr>
          <w:t>1.61</w:t>
        </w:r>
      </w:ins>
      <w:ins w:id="6679" w:author="Kumar Baral" w:date="2023-02-13T14:22:00Z">
        <w:r w:rsidRPr="005B6688">
          <w:rPr>
            <w:lang w:eastAsia="x-none"/>
          </w:rPr>
          <w:t xml:space="preserve"> m3/s, </w:t>
        </w:r>
      </w:ins>
      <w:ins w:id="6680" w:author="Kumar Baral" w:date="2023-02-13T14:25:00Z">
        <w:r>
          <w:rPr>
            <w:lang w:eastAsia="x-none"/>
          </w:rPr>
          <w:t>1.96</w:t>
        </w:r>
      </w:ins>
      <w:ins w:id="6681" w:author="Kumar Baral" w:date="2023-02-13T14:22:00Z">
        <w:r w:rsidRPr="005B6688">
          <w:rPr>
            <w:lang w:eastAsia="x-none"/>
          </w:rPr>
          <w:t xml:space="preserve"> m3/s, and </w:t>
        </w:r>
      </w:ins>
      <w:ins w:id="6682" w:author="Kumar Baral" w:date="2023-02-13T14:25:00Z">
        <w:r>
          <w:rPr>
            <w:lang w:eastAsia="x-none"/>
          </w:rPr>
          <w:t>2.24</w:t>
        </w:r>
      </w:ins>
      <w:ins w:id="6683" w:author="Kumar Baral" w:date="2023-02-13T14:22:00Z">
        <w:r w:rsidRPr="005B6688">
          <w:rPr>
            <w:lang w:eastAsia="x-none"/>
          </w:rPr>
          <w:t xml:space="preserve"> m3/s, respectively</w:t>
        </w:r>
      </w:ins>
      <w:r>
        <w:rPr>
          <w:lang w:eastAsia="x-none"/>
        </w:rPr>
        <w:t>.</w:t>
      </w:r>
    </w:p>
    <w:p w14:paraId="3AA9033B" w14:textId="7E25C5D5" w:rsidR="006238CC" w:rsidRPr="006238CC" w:rsidRDefault="00DB4E77" w:rsidP="00DB4E77">
      <w:pPr>
        <w:numPr>
          <w:ilvl w:val="0"/>
          <w:numId w:val="23"/>
        </w:numPr>
      </w:pPr>
      <w:r>
        <w:t>The flood flow is calculated as per Log Pearson Type III distribution. The flows with return period 2 years, 10 years, 20 years and 100 years is found to be 332 m3/s, 672</w:t>
      </w:r>
      <w:r w:rsidRPr="006F37BC">
        <w:t xml:space="preserve"> </w:t>
      </w:r>
      <w:r>
        <w:t>m3/s, 815</w:t>
      </w:r>
      <w:r w:rsidRPr="006F37BC">
        <w:t xml:space="preserve"> </w:t>
      </w:r>
      <w:r>
        <w:t>m3/s and 1158</w:t>
      </w:r>
      <w:r w:rsidRPr="006F37BC">
        <w:t xml:space="preserve"> </w:t>
      </w:r>
      <w:r>
        <w:t xml:space="preserve">m3/s. </w:t>
      </w:r>
      <w:del w:id="6684" w:author="Kumar Baral" w:date="2023-02-10T15:52:00Z">
        <w:r w:rsidR="006238CC" w:rsidRPr="006238CC" w:rsidDel="00E8212E">
          <w:delText>100 years return period flood at the proposed intake</w:delText>
        </w:r>
        <w:r w:rsidR="001D4996" w:rsidDel="00E8212E">
          <w:delText xml:space="preserve"> of Myagdi river is 49</w:delText>
        </w:r>
      </w:del>
      <w:del w:id="6685" w:author="Kumar Baral" w:date="2022-12-12T16:47:00Z">
        <w:r w:rsidR="001D4996" w:rsidDel="00A04755">
          <w:delText>6.54</w:delText>
        </w:r>
      </w:del>
      <w:del w:id="6686" w:author="Kumar Baral" w:date="2023-02-10T15:52:00Z">
        <w:r w:rsidR="001D4996" w:rsidDel="00E8212E">
          <w:delText>m</w:delText>
        </w:r>
        <w:r w:rsidR="001D4996" w:rsidRPr="00DB4E77" w:rsidDel="00E8212E">
          <w:rPr>
            <w:vertAlign w:val="superscript"/>
          </w:rPr>
          <w:delText>3</w:delText>
        </w:r>
        <w:r w:rsidR="001D4996" w:rsidDel="00E8212E">
          <w:delText>/s, at intake of Kunaban river is 170.32 m</w:delText>
        </w:r>
        <w:r w:rsidR="001D4996" w:rsidRPr="00DB4E77" w:rsidDel="00E8212E">
          <w:rPr>
            <w:vertAlign w:val="superscript"/>
          </w:rPr>
          <w:delText>3</w:delText>
        </w:r>
        <w:r w:rsidR="001D4996" w:rsidDel="00E8212E">
          <w:delText>/s</w:delText>
        </w:r>
        <w:r w:rsidR="006238CC" w:rsidRPr="006238CC" w:rsidDel="00E8212E">
          <w:delText xml:space="preserve"> and tailrace site of the project is </w:delText>
        </w:r>
      </w:del>
      <w:del w:id="6687" w:author="Kumar Baral" w:date="2022-12-12T16:48:00Z">
        <w:r w:rsidR="006238CC" w:rsidRPr="001D4996" w:rsidDel="00A04755">
          <w:delText>731.49</w:delText>
        </w:r>
      </w:del>
      <w:del w:id="6688" w:author="Kumar Baral" w:date="2023-02-10T15:52:00Z">
        <w:r w:rsidR="006238CC" w:rsidRPr="001D4996" w:rsidDel="00E8212E">
          <w:delText xml:space="preserve"> m</w:delText>
        </w:r>
        <w:r w:rsidR="006238CC" w:rsidRPr="00DB4E77" w:rsidDel="00E8212E">
          <w:rPr>
            <w:vertAlign w:val="superscript"/>
          </w:rPr>
          <w:delText>3</w:delText>
        </w:r>
        <w:r w:rsidR="006238CC" w:rsidRPr="001D4996" w:rsidDel="00E8212E">
          <w:delText>/s respectively.</w:delText>
        </w:r>
      </w:del>
      <w:ins w:id="6689" w:author="Kumar Baral" w:date="2023-02-10T15:52:00Z">
        <w:r w:rsidR="00E8212E">
          <w:t xml:space="preserve">The flood extreme values are less than the values obtained for UFSR, so it is </w:t>
        </w:r>
      </w:ins>
      <w:ins w:id="6690" w:author="Kumar Baral" w:date="2023-02-13T11:34:00Z">
        <w:r w:rsidR="001F6995">
          <w:t>recommended</w:t>
        </w:r>
      </w:ins>
      <w:ins w:id="6691" w:author="Kumar Baral" w:date="2023-02-10T15:52:00Z">
        <w:r w:rsidR="00E8212E">
          <w:t xml:space="preserve"> to stay with the same </w:t>
        </w:r>
      </w:ins>
      <w:ins w:id="6692" w:author="Kumar Baral" w:date="2023-02-10T15:53:00Z">
        <w:r w:rsidR="00E8212E">
          <w:t>values</w:t>
        </w:r>
      </w:ins>
      <w:ins w:id="6693" w:author="Kumar Baral" w:date="2023-02-10T15:52:00Z">
        <w:r w:rsidR="00E8212E">
          <w:t xml:space="preserve"> </w:t>
        </w:r>
      </w:ins>
      <w:ins w:id="6694"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6695" w:author="Kumar Baral" w:date="2023-02-10T15:53:00Z"/>
        </w:rPr>
      </w:pPr>
      <w:del w:id="6696" w:author="Kumar Baral" w:date="2023-02-10T15:53:00Z">
        <w:r w:rsidRPr="006238CC" w:rsidDel="00E8212E">
          <w:lastRenderedPageBreak/>
          <w:delText>The construction flood of 1 in 20 years return period at the proposed headworks site</w:delText>
        </w:r>
        <w:r w:rsidDel="00E8212E">
          <w:delText>s</w:delText>
        </w:r>
        <w:r w:rsidRPr="006238CC" w:rsidDel="00E8212E">
          <w:delText xml:space="preserve"> of the project is </w:delText>
        </w:r>
      </w:del>
      <w:del w:id="6697" w:author="Kumar Baral" w:date="2022-12-12T16:47:00Z">
        <w:r w:rsidR="00F22BE5" w:rsidDel="00A04755">
          <w:delText>19.40</w:delText>
        </w:r>
      </w:del>
      <w:del w:id="6698"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6699" w:author="Kumar Baral" w:date="2022-12-12T16:47:00Z">
        <w:r w:rsidRPr="00BE1CE9" w:rsidDel="00A04755">
          <w:delText>1</w:delText>
        </w:r>
        <w:r w:rsidR="00F22BE5" w:rsidDel="00A04755">
          <w:delText>0.14</w:delText>
        </w:r>
      </w:del>
      <w:del w:id="6700"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6701" w:name="_Toc127182417"/>
        <w:bookmarkStart w:id="6702" w:name="_Toc127182754"/>
        <w:bookmarkStart w:id="6703" w:name="_Toc127191938"/>
        <w:bookmarkStart w:id="6704" w:name="_Toc127353367"/>
        <w:bookmarkStart w:id="6705" w:name="_Toc127370367"/>
        <w:bookmarkEnd w:id="6701"/>
        <w:bookmarkEnd w:id="6702"/>
        <w:bookmarkEnd w:id="6703"/>
        <w:bookmarkEnd w:id="6704"/>
        <w:bookmarkEnd w:id="6705"/>
      </w:del>
    </w:p>
    <w:p w14:paraId="328ED49E" w14:textId="39D9B4ED" w:rsidR="006238CC" w:rsidRPr="006238CC" w:rsidDel="00E8212E" w:rsidRDefault="006238CC">
      <w:pPr>
        <w:numPr>
          <w:ilvl w:val="0"/>
          <w:numId w:val="23"/>
        </w:numPr>
        <w:rPr>
          <w:del w:id="6706" w:author="Kumar Baral" w:date="2023-02-10T15:53:00Z"/>
        </w:rPr>
        <w:pPrChange w:id="6707" w:author="Kumar Baral" w:date="2022-12-12T16:48:00Z">
          <w:pPr/>
        </w:pPrChange>
      </w:pPr>
      <w:del w:id="6708"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6709" w:name="_Toc127182418"/>
        <w:bookmarkStart w:id="6710" w:name="_Toc127182755"/>
        <w:bookmarkStart w:id="6711" w:name="_Toc127191939"/>
        <w:bookmarkStart w:id="6712" w:name="_Toc127353368"/>
        <w:bookmarkStart w:id="6713" w:name="_Toc127370368"/>
        <w:bookmarkStart w:id="6714" w:name="_Toc444150621"/>
        <w:bookmarkEnd w:id="6709"/>
        <w:bookmarkEnd w:id="6710"/>
        <w:bookmarkEnd w:id="6711"/>
        <w:bookmarkEnd w:id="6712"/>
        <w:bookmarkEnd w:id="6713"/>
      </w:del>
    </w:p>
    <w:p w14:paraId="2C7F73DD" w14:textId="77777777" w:rsidR="006238CC" w:rsidRPr="006238CC" w:rsidRDefault="006238CC" w:rsidP="001F4328">
      <w:pPr>
        <w:pStyle w:val="Heading2"/>
      </w:pPr>
      <w:bookmarkStart w:id="6715" w:name="_Toc454649677"/>
      <w:bookmarkStart w:id="6716" w:name="_Toc477261952"/>
      <w:bookmarkStart w:id="6717" w:name="_Toc23762147"/>
      <w:bookmarkStart w:id="6718" w:name="_Toc68879988"/>
      <w:bookmarkStart w:id="6719" w:name="_Toc127370369"/>
      <w:r w:rsidRPr="006238CC">
        <w:t>Recommendations</w:t>
      </w:r>
      <w:bookmarkEnd w:id="6714"/>
      <w:bookmarkEnd w:id="6715"/>
      <w:bookmarkEnd w:id="6716"/>
      <w:bookmarkEnd w:id="6717"/>
      <w:bookmarkEnd w:id="6718"/>
      <w:bookmarkEnd w:id="6719"/>
    </w:p>
    <w:p w14:paraId="59E123E1" w14:textId="77777777" w:rsidR="00E8212E" w:rsidRDefault="006238CC">
      <w:pPr>
        <w:rPr>
          <w:ins w:id="6720" w:author="Kumar Baral" w:date="2023-02-10T15:52:00Z"/>
        </w:rPr>
        <w:pPrChange w:id="6721" w:author="Kumar Baral" w:date="2023-02-10T15:51:00Z">
          <w:pPr>
            <w:spacing w:before="0" w:after="0" w:line="240" w:lineRule="auto"/>
            <w:jc w:val="left"/>
          </w:pPr>
        </w:pPrChange>
      </w:pPr>
      <w:del w:id="6722" w:author="Kumar Baral" w:date="2023-02-10T15:47:00Z">
        <w:r w:rsidRPr="006238CC" w:rsidDel="00E8212E">
          <w:delText>For reliability of the adopted monthly flow at proposed intake site of the project, it</w:delText>
        </w:r>
      </w:del>
      <w:ins w:id="6723" w:author="Kumar Baral" w:date="2023-02-10T15:47:00Z">
        <w:r w:rsidR="00E8212E">
          <w:t>It</w:t>
        </w:r>
      </w:ins>
      <w:r w:rsidRPr="006238CC">
        <w:t xml:space="preserve"> is recommended </w:t>
      </w:r>
      <w:del w:id="6724" w:author="Kumar Baral" w:date="2023-02-10T15:47:00Z">
        <w:r w:rsidRPr="006238CC" w:rsidDel="00E8212E">
          <w:delText>for further work prior to the detail design as</w:delText>
        </w:r>
      </w:del>
      <w:ins w:id="6725" w:author="Kumar Baral" w:date="2023-02-10T15:47:00Z">
        <w:r w:rsidR="00E8212E">
          <w:t xml:space="preserve">to continue to measure the daily average data of Andhi </w:t>
        </w:r>
      </w:ins>
      <w:ins w:id="6726" w:author="Kumar Baral" w:date="2023-02-10T15:48:00Z">
        <w:r w:rsidR="00E8212E">
          <w:t xml:space="preserve">Khola. </w:t>
        </w:r>
      </w:ins>
    </w:p>
    <w:p w14:paraId="308C9D2F" w14:textId="63467CB5" w:rsidR="006238CC" w:rsidRPr="006238CC" w:rsidDel="00E8212E" w:rsidRDefault="00054459" w:rsidP="006238CC">
      <w:pPr>
        <w:rPr>
          <w:del w:id="6727" w:author="Kumar Baral" w:date="2023-02-10T15:51:00Z"/>
        </w:rPr>
      </w:pPr>
      <w:ins w:id="6728" w:author="Kumar Baral" w:date="2023-02-13T11:37:00Z">
        <w:r>
          <w:t>Moreover</w:t>
        </w:r>
      </w:ins>
      <w:ins w:id="6729" w:author="Kumar Baral" w:date="2023-02-10T15:52:00Z">
        <w:r w:rsidR="00E8212E">
          <w:t>,</w:t>
        </w:r>
      </w:ins>
      <w:ins w:id="6730" w:author="Kumar Baral" w:date="2023-02-10T15:48:00Z">
        <w:r w:rsidR="00E8212E">
          <w:t xml:space="preserve"> the monthly average of Bhadra shows significan</w:t>
        </w:r>
        <w:r>
          <w:t xml:space="preserve">t trend of decreasing discharge. </w:t>
        </w:r>
      </w:ins>
      <w:ins w:id="6731" w:author="Kumar Baral" w:date="2023-02-13T11:37:00Z">
        <w:r>
          <w:t>Hence,</w:t>
        </w:r>
      </w:ins>
      <w:ins w:id="6732" w:author="Kumar Baral" w:date="2023-02-10T15:48:00Z">
        <w:r w:rsidR="00E8212E">
          <w:t xml:space="preserve"> it is recommended to opt the detailed analysis of impact of climate change using climate model such as </w:t>
        </w:r>
      </w:ins>
      <w:ins w:id="6733" w:author="Kumar Baral" w:date="2023-02-12T12:03:00Z">
        <w:r w:rsidR="00694E10">
          <w:t>General Circulation Model (</w:t>
        </w:r>
      </w:ins>
      <w:ins w:id="6734" w:author="Kumar Baral" w:date="2023-02-10T15:49:00Z">
        <w:r w:rsidR="00694E10">
          <w:t>G</w:t>
        </w:r>
      </w:ins>
      <w:ins w:id="6735" w:author="Kumar Baral" w:date="2023-02-12T12:03:00Z">
        <w:r w:rsidR="00694E10">
          <w:t>C</w:t>
        </w:r>
      </w:ins>
      <w:ins w:id="6736" w:author="Kumar Baral" w:date="2023-02-10T15:49:00Z">
        <w:r w:rsidR="00E8212E">
          <w:t>M</w:t>
        </w:r>
      </w:ins>
      <w:ins w:id="6737" w:author="Kumar Baral" w:date="2023-02-12T12:03:00Z">
        <w:r w:rsidR="00694E10">
          <w:t>)</w:t>
        </w:r>
      </w:ins>
      <w:ins w:id="6738" w:author="Kumar Baral" w:date="2023-02-10T15:49:00Z">
        <w:r w:rsidR="00E8212E">
          <w:t>,</w:t>
        </w:r>
      </w:ins>
      <w:ins w:id="6739" w:author="Kumar Baral" w:date="2023-02-12T12:03:00Z">
        <w:r w:rsidR="00694E10">
          <w:t xml:space="preserve"> Regional Climate Model (</w:t>
        </w:r>
      </w:ins>
      <w:ins w:id="6740" w:author="Kumar Baral" w:date="2023-02-10T15:49:00Z">
        <w:r w:rsidR="00E8212E">
          <w:t>R</w:t>
        </w:r>
      </w:ins>
      <w:ins w:id="6741" w:author="Kumar Baral" w:date="2023-02-12T12:03:00Z">
        <w:r w:rsidR="00694E10">
          <w:t>CM)</w:t>
        </w:r>
      </w:ins>
      <w:ins w:id="6742" w:author="Kumar Baral" w:date="2023-02-10T15:49:00Z">
        <w:r w:rsidR="00E8212E">
          <w:t>. These model uses the availa</w:t>
        </w:r>
      </w:ins>
      <w:ins w:id="6743" w:author="Kumar Baral" w:date="2023-02-12T12:06:00Z">
        <w:r w:rsidR="00694E10">
          <w:t>b</w:t>
        </w:r>
      </w:ins>
      <w:ins w:id="6744" w:author="Kumar Baral" w:date="2023-02-10T15:49:00Z">
        <w:r w:rsidR="00E8212E">
          <w:t xml:space="preserve">le </w:t>
        </w:r>
      </w:ins>
      <w:ins w:id="6745" w:author="Kumar Baral" w:date="2023-02-10T15:50:00Z">
        <w:r w:rsidR="00E8212E">
          <w:t>temperature</w:t>
        </w:r>
      </w:ins>
      <w:ins w:id="6746" w:author="Kumar Baral" w:date="2023-02-10T15:49:00Z">
        <w:r w:rsidR="00E8212E">
          <w:t xml:space="preserve"> </w:t>
        </w:r>
      </w:ins>
      <w:ins w:id="6747" w:author="Kumar Baral" w:date="2023-02-10T15:50:00Z">
        <w:r w:rsidR="00E8212E">
          <w:t xml:space="preserve">and rainfall series to predict the future temperature and precipitation </w:t>
        </w:r>
      </w:ins>
      <w:r w:rsidR="001E3856">
        <w:t>series</w:t>
      </w:r>
      <w:ins w:id="6748" w:author="Kumar Baral" w:date="2023-02-10T15:50:00Z">
        <w:r w:rsidR="00E8212E">
          <w:t xml:space="preserve"> using predictor tools</w:t>
        </w:r>
      </w:ins>
      <w:ins w:id="6749" w:author="Kumar Baral" w:date="2023-02-12T12:04:00Z">
        <w:r w:rsidR="00694E10">
          <w:t xml:space="preserve">. </w:t>
        </w:r>
      </w:ins>
      <w:ins w:id="6750" w:author="Kumar Baral" w:date="2023-02-10T15:51:00Z">
        <w:r w:rsidR="00E8212E">
          <w:t xml:space="preserve">Ultimately, </w:t>
        </w:r>
      </w:ins>
      <w:ins w:id="6751" w:author="Kumar Baral" w:date="2023-02-10T17:05:00Z">
        <w:r w:rsidR="0043066A">
          <w:t xml:space="preserve">the predicted temperature and precipitation is </w:t>
        </w:r>
      </w:ins>
      <w:r w:rsidR="001E3856">
        <w:t xml:space="preserve">incorporated </w:t>
      </w:r>
      <w:ins w:id="6752" w:author="Kumar Baral" w:date="2023-02-10T17:05:00Z">
        <w:r w:rsidR="0043066A">
          <w:t xml:space="preserve">to obtain </w:t>
        </w:r>
      </w:ins>
      <w:r w:rsidR="001E3856">
        <w:t>runoff (</w:t>
      </w:r>
      <w:ins w:id="6753" w:author="Kumar Baral" w:date="2023-02-10T17:05:00Z">
        <w:r w:rsidR="0043066A">
          <w:t>discharge</w:t>
        </w:r>
      </w:ins>
      <w:r w:rsidR="001E3856">
        <w:t>)</w:t>
      </w:r>
      <w:ins w:id="6754" w:author="Kumar Baral" w:date="2023-02-10T17:05:00Z">
        <w:r w:rsidR="0043066A">
          <w:t xml:space="preserve"> </w:t>
        </w:r>
      </w:ins>
      <w:ins w:id="6755" w:author="Kumar Baral" w:date="2023-02-10T15:51:00Z">
        <w:r w:rsidR="00E8212E">
          <w:t>by using hydrological models such as HEC</w:t>
        </w:r>
      </w:ins>
      <w:r w:rsidR="00163039">
        <w:t>-</w:t>
      </w:r>
      <w:ins w:id="6756" w:author="Kumar Baral" w:date="2023-02-10T15:51:00Z">
        <w:r w:rsidR="00E8212E">
          <w:t>HMS, NAM, BHV</w:t>
        </w:r>
      </w:ins>
      <w:ins w:id="6757" w:author="Kumar Baral" w:date="2023-02-10T17:06:00Z">
        <w:r w:rsidR="0043066A">
          <w:t>.</w:t>
        </w:r>
      </w:ins>
      <w:del w:id="6758"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6759" w:author="Kumar Baral" w:date="2023-02-10T15:51:00Z"/>
        </w:rPr>
      </w:pPr>
      <w:del w:id="6760"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6761" w:author="Kumar Baral" w:date="2023-02-10T15:47:00Z"/>
        </w:rPr>
      </w:pPr>
      <w:del w:id="6762"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6763" w:author="Kumar Baral" w:date="2023-02-10T15:47:00Z"/>
        </w:rPr>
      </w:pPr>
      <w:del w:id="6764"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6765" w:author="Kumar Baral" w:date="2023-02-10T15:47:00Z"/>
        </w:rPr>
      </w:pPr>
      <w:del w:id="6766"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6767" w:author="Kumar Baral" w:date="2023-02-10T15:47:00Z"/>
        </w:rPr>
      </w:pPr>
      <w:del w:id="6768"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6769" w:author="Kumar Baral" w:date="2023-02-10T15:51:00Z">
          <w:pPr>
            <w:spacing w:before="0" w:after="0" w:line="240" w:lineRule="auto"/>
            <w:jc w:val="left"/>
          </w:pPr>
        </w:pPrChange>
      </w:pPr>
      <w:bookmarkStart w:id="6770" w:name="_Toc257037412"/>
      <w:bookmarkStart w:id="6771" w:name="_Toc269719496"/>
      <w:bookmarkStart w:id="6772" w:name="_Toc483425861"/>
      <w:bookmarkStart w:id="6773" w:name="_Toc483427538"/>
      <w:bookmarkStart w:id="6774" w:name="_Toc483462498"/>
      <w:bookmarkStart w:id="6775" w:name="_Toc483468490"/>
      <w:bookmarkStart w:id="6776" w:name="_Toc483468636"/>
      <w:bookmarkStart w:id="6777" w:name="_Toc483475401"/>
      <w:bookmarkStart w:id="6778" w:name="_Toc483475451"/>
      <w:bookmarkStart w:id="6779" w:name="_Toc483482819"/>
      <w:bookmarkStart w:id="6780" w:name="_Toc483491643"/>
      <w:bookmarkEnd w:id="6770"/>
      <w:bookmarkEnd w:id="6771"/>
      <w:bookmarkEnd w:id="6772"/>
      <w:bookmarkEnd w:id="6773"/>
      <w:bookmarkEnd w:id="6774"/>
      <w:bookmarkEnd w:id="6775"/>
      <w:bookmarkEnd w:id="6776"/>
      <w:bookmarkEnd w:id="6777"/>
      <w:bookmarkEnd w:id="6778"/>
      <w:bookmarkEnd w:id="6779"/>
      <w:bookmarkEnd w:id="6780"/>
      <w:r>
        <w:br w:type="page"/>
      </w:r>
    </w:p>
    <w:p w14:paraId="5E8F5E6A" w14:textId="2AC61051" w:rsidR="00AA0E54" w:rsidRDefault="00AA0E54" w:rsidP="00545CE7">
      <w:pPr>
        <w:pStyle w:val="Heading1"/>
      </w:pPr>
      <w:bookmarkStart w:id="6781" w:name="_Toc127370370"/>
      <w:r w:rsidRPr="006D015F">
        <w:lastRenderedPageBreak/>
        <w:t>REFERENCES</w:t>
      </w:r>
      <w:bookmarkEnd w:id="6781"/>
    </w:p>
    <w:p w14:paraId="0B6CAA44" w14:textId="4F9F61AC" w:rsidR="00CB234B" w:rsidRDefault="0006200E" w:rsidP="0006200E">
      <w:pPr>
        <w:pStyle w:val="ListParagraph"/>
        <w:numPr>
          <w:ilvl w:val="0"/>
          <w:numId w:val="142"/>
        </w:numPr>
      </w:pPr>
      <w:r>
        <w:t>Updated Feasibility Study Report (9.4 MW), Volume 1 Main Report, June 2008 (Jestha 2065)</w:t>
      </w:r>
    </w:p>
    <w:p w14:paraId="3072DED3" w14:textId="1BE6F6F7" w:rsidR="00476DEF" w:rsidRDefault="00476DEF" w:rsidP="00476DEF">
      <w:pPr>
        <w:pStyle w:val="ListParagraph"/>
        <w:numPr>
          <w:ilvl w:val="0"/>
          <w:numId w:val="142"/>
        </w:numPr>
      </w:pPr>
      <w:r w:rsidRPr="006251B4">
        <w:t xml:space="preserve">DScreen User Manual, DScreen Version 1.0 $Exp, R. Venneker, UNESCO-IHE, Delft, The Netherlands, 2011 </w:t>
      </w:r>
    </w:p>
    <w:p w14:paraId="67450144" w14:textId="77777777" w:rsidR="0006200E" w:rsidRPr="00CB234B" w:rsidRDefault="0006200E" w:rsidP="0006200E"/>
    <w:sectPr w:rsidR="0006200E" w:rsidRPr="00CB234B" w:rsidSect="00F8264F">
      <w:headerReference w:type="default" r:id="rId28"/>
      <w:footerReference w:type="default" r:id="rId29"/>
      <w:pgSz w:w="11907" w:h="16839" w:code="9"/>
      <w:pgMar w:top="1296" w:right="1080" w:bottom="129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9C6BB" w14:textId="77777777" w:rsidR="00BF0555" w:rsidRDefault="00BF0555" w:rsidP="00E93729">
      <w:pPr>
        <w:spacing w:before="0" w:after="0" w:line="240" w:lineRule="auto"/>
      </w:pPr>
      <w:r>
        <w:separator/>
      </w:r>
    </w:p>
  </w:endnote>
  <w:endnote w:type="continuationSeparator" w:id="0">
    <w:p w14:paraId="4CC89416" w14:textId="77777777" w:rsidR="00BF0555" w:rsidRDefault="00BF0555"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77A3F1BE" w:rsidR="00E85EA6" w:rsidRPr="00FC10D0" w:rsidRDefault="00E85EA6"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0C7C79">
      <w:rPr>
        <w:rFonts w:ascii="Gill Sans MT" w:hAnsi="Gill Sans MT"/>
        <w:i/>
        <w:noProof/>
        <w:sz w:val="18"/>
        <w:szCs w:val="18"/>
      </w:rPr>
      <w:t>i</w:t>
    </w:r>
    <w:r w:rsidRPr="00FC10D0">
      <w:rPr>
        <w:rFonts w:ascii="Gill Sans MT" w:hAnsi="Gill Sans MT"/>
        <w:i/>
        <w:sz w:val="18"/>
        <w:szCs w:val="18"/>
      </w:rPr>
      <w:fldChar w:fldCharType="end"/>
    </w:r>
  </w:p>
  <w:p w14:paraId="74FB852C" w14:textId="77777777" w:rsidR="00E85EA6" w:rsidRDefault="00E85EA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3FA171A2" w:rsidR="00E85EA6" w:rsidRPr="00FC10D0" w:rsidRDefault="00E85EA6"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0C7C79">
      <w:rPr>
        <w:rFonts w:ascii="Gill Sans MT" w:hAnsi="Gill Sans MT"/>
        <w:i/>
        <w:noProof/>
        <w:sz w:val="18"/>
        <w:szCs w:val="18"/>
      </w:rPr>
      <w:t>3</w:t>
    </w:r>
    <w:r w:rsidRPr="00FC10D0">
      <w:rPr>
        <w:rFonts w:ascii="Gill Sans MT" w:hAnsi="Gill Sans MT"/>
        <w:i/>
        <w:sz w:val="18"/>
        <w:szCs w:val="18"/>
      </w:rPr>
      <w:fldChar w:fldCharType="end"/>
    </w:r>
  </w:p>
  <w:p w14:paraId="481986A1" w14:textId="77777777" w:rsidR="00E85EA6" w:rsidRPr="005118F5" w:rsidRDefault="00E85EA6"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8BA37" w14:textId="77777777" w:rsidR="00BF0555" w:rsidRDefault="00BF0555" w:rsidP="00E93729">
      <w:pPr>
        <w:spacing w:before="0" w:after="0" w:line="240" w:lineRule="auto"/>
      </w:pPr>
      <w:r>
        <w:separator/>
      </w:r>
    </w:p>
  </w:footnote>
  <w:footnote w:type="continuationSeparator" w:id="0">
    <w:p w14:paraId="2BB8E5CC" w14:textId="77777777" w:rsidR="00BF0555" w:rsidRDefault="00BF0555"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E85EA6" w:rsidRPr="002E23EF" w:rsidRDefault="00E85EA6"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539"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ins w:id="540" w:author="Kumar Baral" w:date="2023-01-30T16:39:00Z">
      <w:r>
        <w:rPr>
          <w:rFonts w:ascii="Gill Sans MT" w:hAnsi="Gill Sans MT"/>
          <w:i/>
          <w:sz w:val="20"/>
        </w:rPr>
        <w:t>Andhi Khola</w:t>
      </w:r>
      <w:r w:rsidRPr="00141336">
        <w:rPr>
          <w:rFonts w:ascii="Gill Sans MT" w:hAnsi="Gill Sans MT"/>
          <w:i/>
          <w:sz w:val="20"/>
        </w:rPr>
        <w:t xml:space="preserve"> </w:t>
      </w:r>
    </w:ins>
    <w:r w:rsidRPr="00141336">
      <w:rPr>
        <w:rFonts w:ascii="Gill Sans MT" w:hAnsi="Gill Sans MT"/>
        <w:i/>
        <w:sz w:val="20"/>
      </w:rPr>
      <w:t xml:space="preserve">Hydropower Project </w:t>
    </w:r>
    <w:del w:id="541" w:author="Kumar Baral" w:date="2023-01-30T16:39:00Z">
      <w:r w:rsidDel="008B66D5">
        <w:rPr>
          <w:rFonts w:ascii="Gill Sans MT" w:hAnsi="Gill Sans MT"/>
          <w:i/>
          <w:sz w:val="20"/>
        </w:rPr>
        <w:delText>(12</w:delText>
      </w:r>
    </w:del>
    <w:del w:id="542" w:author="Kumar Baral" w:date="2022-12-12T17:04:00Z">
      <w:r w:rsidDel="00BC56BD">
        <w:rPr>
          <w:rFonts w:ascii="Gill Sans MT" w:hAnsi="Gill Sans MT"/>
          <w:i/>
          <w:sz w:val="20"/>
        </w:rPr>
        <w:delText>57.3</w:delText>
      </w:r>
    </w:del>
    <w:del w:id="543" w:author="Kumar Baral" w:date="2023-01-30T16:39:00Z">
      <w:r w:rsidDel="008B66D5">
        <w:rPr>
          <w:rFonts w:ascii="Gill Sans MT" w:hAnsi="Gill Sans MT"/>
          <w:i/>
          <w:sz w:val="20"/>
        </w:rPr>
        <w:delText xml:space="preserve"> MW)</w:delText>
      </w:r>
    </w:del>
  </w:p>
  <w:p w14:paraId="371C9D60" w14:textId="32999542" w:rsidR="00E85EA6" w:rsidRPr="000E17ED" w:rsidRDefault="00E85EA6"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0A22FA78" w:rsidR="00E85EA6" w:rsidRPr="002E23EF" w:rsidRDefault="00E85EA6"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6782"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ins w:id="6783" w:author="Kumar Baral" w:date="2023-01-30T16:39:00Z">
      <w:r>
        <w:rPr>
          <w:rFonts w:ascii="Gill Sans MT" w:hAnsi="Gill Sans MT"/>
          <w:i/>
          <w:sz w:val="20"/>
        </w:rPr>
        <w:t>Andhi</w:t>
      </w:r>
    </w:ins>
    <w:ins w:id="6784" w:author="Kumar Baral" w:date="2023-02-13T12:12:00Z">
      <w:r>
        <w:rPr>
          <w:rFonts w:ascii="Gill Sans MT" w:hAnsi="Gill Sans MT"/>
          <w:i/>
          <w:sz w:val="20"/>
        </w:rPr>
        <w:t xml:space="preserve"> </w:t>
      </w:r>
    </w:ins>
    <w:ins w:id="6785" w:author="Kumar Baral" w:date="2023-01-30T16:39:00Z">
      <w:r>
        <w:rPr>
          <w:rFonts w:ascii="Gill Sans MT" w:hAnsi="Gill Sans MT"/>
          <w:i/>
          <w:sz w:val="20"/>
        </w:rPr>
        <w:t>Khola Hydropower Project (U)</w:t>
      </w:r>
    </w:ins>
    <w:r w:rsidRPr="00141336">
      <w:rPr>
        <w:rFonts w:ascii="Gill Sans MT" w:hAnsi="Gill Sans MT"/>
        <w:i/>
        <w:sz w:val="20"/>
      </w:rPr>
      <w:t xml:space="preserve"> </w:t>
    </w:r>
    <w:del w:id="6786" w:author="Kumar Baral" w:date="2023-01-30T16:39:00Z">
      <w:r w:rsidDel="008B66D5">
        <w:rPr>
          <w:rFonts w:ascii="Gill Sans MT" w:hAnsi="Gill Sans MT"/>
          <w:i/>
          <w:sz w:val="20"/>
        </w:rPr>
        <w:delText>(9</w:delText>
      </w:r>
    </w:del>
    <w:del w:id="6787" w:author="Kumar Baral" w:date="2022-12-13T09:53:00Z">
      <w:r w:rsidDel="009B7EF6">
        <w:rPr>
          <w:rFonts w:ascii="Gill Sans MT" w:hAnsi="Gill Sans MT"/>
          <w:i/>
          <w:sz w:val="20"/>
        </w:rPr>
        <w:delText>57.3</w:delText>
      </w:r>
    </w:del>
    <w:del w:id="6788" w:author="Kumar Baral" w:date="2023-01-30T16:39:00Z">
      <w:r w:rsidDel="008B66D5">
        <w:rPr>
          <w:rFonts w:ascii="Gill Sans MT" w:hAnsi="Gill Sans MT"/>
          <w:i/>
          <w:sz w:val="20"/>
        </w:rPr>
        <w:delText xml:space="preserve"> MW)</w:delText>
      </w:r>
    </w:del>
  </w:p>
  <w:p w14:paraId="7DAA1BC5" w14:textId="0C07242C" w:rsidR="00E85EA6" w:rsidRPr="00085B18" w:rsidRDefault="00E85EA6"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E85EA6" w:rsidRPr="005118F5" w:rsidRDefault="00E85EA6"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C79"/>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039"/>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856"/>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1D"/>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2702"/>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73C"/>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6CD4"/>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898"/>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6DEF"/>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1E14"/>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6C"/>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B79A5"/>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0C31"/>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1CC9"/>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4DA6"/>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9C8"/>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5DF2"/>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0E1E"/>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0555"/>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200"/>
    <w:rsid w:val="00C9465F"/>
    <w:rsid w:val="00C94742"/>
    <w:rsid w:val="00C94B03"/>
    <w:rsid w:val="00C94C7C"/>
    <w:rsid w:val="00C94D83"/>
    <w:rsid w:val="00C94F77"/>
    <w:rsid w:val="00C95279"/>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D7A"/>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4E77"/>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5EA6"/>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798C"/>
    <w:rsid w:val="00F67DE4"/>
    <w:rsid w:val="00F67E66"/>
    <w:rsid w:val="00F70819"/>
    <w:rsid w:val="00F70968"/>
    <w:rsid w:val="00F70B15"/>
    <w:rsid w:val="00F70BBB"/>
    <w:rsid w:val="00F717AA"/>
    <w:rsid w:val="00F729B6"/>
    <w:rsid w:val="00F72AA5"/>
    <w:rsid w:val="00F72CF6"/>
    <w:rsid w:val="00F73628"/>
    <w:rsid w:val="00F7374B"/>
    <w:rsid w:val="00F76F0D"/>
    <w:rsid w:val="00F77346"/>
    <w:rsid w:val="00F77B5E"/>
    <w:rsid w:val="00F803D0"/>
    <w:rsid w:val="00F81818"/>
    <w:rsid w:val="00F81F49"/>
    <w:rsid w:val="00F8264F"/>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62153232">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khola\Andhi%20Khola%20Final%20results\AndhiKhola%20Mean_monthly_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 Series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7666-41E9-9F9B-7D12F2717243}"/>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7666-41E9-9F9B-7D12F2717243}"/>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Time series, (</a:t>
                </a:r>
                <a:r>
                  <a:rPr lang="en-US" sz="1400" b="1"/>
                  <a:t>n</a:t>
                </a:r>
                <a:r>
                  <a:rPr lang="en-US" b="1" baseline="30000"/>
                  <a:t>th</a:t>
                </a:r>
                <a:r>
                  <a:rPr lang="en-US" b="1" baseline="0"/>
                  <a:t> M</a:t>
                </a:r>
                <a:r>
                  <a:rPr lang="en-US" b="1"/>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2419749766158462"/>
          <c:y val="2.1215626147370874E-2"/>
        </c:manualLayout>
      </c:layout>
      <c:overlay val="0"/>
      <c:spPr>
        <a:noFill/>
        <a:ln>
          <a:noFill/>
          <a:prstDash val="solid"/>
        </a:ln>
      </c:spPr>
    </c:title>
    <c:autoTitleDeleted val="0"/>
    <c:plotArea>
      <c:layout>
        <c:manualLayout>
          <c:layoutTarget val="inner"/>
          <c:xMode val="edge"/>
          <c:yMode val="edge"/>
          <c:x val="9.9817263526773378E-2"/>
          <c:y val="7.0420207594354259E-2"/>
          <c:w val="0.84738774514361537"/>
          <c:h val="0.76352479424143904"/>
        </c:manualLayout>
      </c:layout>
      <c:lineChart>
        <c:grouping val="standard"/>
        <c:varyColors val="0"/>
        <c:ser>
          <c:idx val="0"/>
          <c:order val="0"/>
          <c:tx>
            <c:v>Average Monthly  Flow (Measured Data)</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2B59-4793-BD0B-8847E75042CF}"/>
            </c:ext>
          </c:extLst>
        </c:ser>
        <c:ser>
          <c:idx val="1"/>
          <c:order val="1"/>
          <c:tx>
            <c:v>Average Montlhy Flow (UFSR,2008)</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2B59-4793-BD0B-8847E75042CF}"/>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2B59-4793-BD0B-8847E75042CF}"/>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4543551183618821"/>
          <c:y val="8.2691114712490119E-2"/>
          <c:w val="0.38943854156784619"/>
          <c:h val="0.1954790470433598"/>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D1AD-49E5-BC73-568C34E17E29}"/>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D1AD-49E5-BC73-568C34E17E29}"/>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D1AD-49E5-BC73-568C34E17E29}"/>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16C3B-5C4A-412A-A4E2-6947CD706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25</Pages>
  <Words>8649</Words>
  <Characters>49304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57838</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Kumar Baral</cp:lastModifiedBy>
  <cp:revision>12</cp:revision>
  <cp:lastPrinted>2023-02-14T10:10:00Z</cp:lastPrinted>
  <dcterms:created xsi:type="dcterms:W3CDTF">2023-02-15T03:57:00Z</dcterms:created>
  <dcterms:modified xsi:type="dcterms:W3CDTF">2023-02-16T11:52:00Z</dcterms:modified>
</cp:coreProperties>
</file>